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mbeddings/Microsoft_Visio_2003-2010___4.vsd" ContentType="application/vnd.visio"/>
  <Override PartName="/word/embeddings/Microsoft_Visio_2003-2010___5.vsd" ContentType="application/vnd.visio"/>
  <Override PartName="/word/embeddings/Microsoft_Visio___1.vsdx" ContentType="application/vnd.ms-visio.drawing"/>
  <Override PartName="/word/embeddings/Microsoft_Visio___2.vsdx" ContentType="application/vnd.ms-visio.drawing"/>
  <Override PartName="/word/embeddings/Microsoft_Visio___3.vsdx" ContentType="application/vnd.ms-visio.drawing"/>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776BAF">
      <w:pPr>
        <w:pStyle w:val="391"/>
        <w:ind w:firstLine="643"/>
        <w:jc w:val="both"/>
        <w:rPr>
          <w:rFonts w:ascii="Times New Roman"/>
        </w:rPr>
      </w:pPr>
      <w:r>
        <mc:AlternateContent>
          <mc:Choice Requires="wps">
            <w:drawing>
              <wp:anchor distT="0" distB="0" distL="114300" distR="114300" simplePos="0" relativeHeight="251671552" behindDoc="0" locked="0" layoutInCell="1" allowOverlap="1">
                <wp:simplePos x="0" y="0"/>
                <wp:positionH relativeFrom="column">
                  <wp:posOffset>-24130</wp:posOffset>
                </wp:positionH>
                <wp:positionV relativeFrom="paragraph">
                  <wp:posOffset>41910</wp:posOffset>
                </wp:positionV>
                <wp:extent cx="4011295" cy="777875"/>
                <wp:effectExtent l="0" t="1905" r="0" b="1270"/>
                <wp:wrapNone/>
                <wp:docPr id="13" name="文本框 30"/>
                <wp:cNvGraphicFramePr/>
                <a:graphic xmlns:a="http://schemas.openxmlformats.org/drawingml/2006/main">
                  <a:graphicData uri="http://schemas.microsoft.com/office/word/2010/wordprocessingShape">
                    <wps:wsp>
                      <wps:cNvSpPr txBox="1">
                        <a:spLocks noChangeArrowheads="1"/>
                      </wps:cNvSpPr>
                      <wps:spPr bwMode="auto">
                        <a:xfrm>
                          <a:off x="0" y="0"/>
                          <a:ext cx="4011295" cy="777875"/>
                        </a:xfrm>
                        <a:prstGeom prst="rect">
                          <a:avLst/>
                        </a:prstGeom>
                        <a:solidFill>
                          <a:srgbClr val="FFFFFF"/>
                        </a:solidFill>
                        <a:ln>
                          <a:noFill/>
                        </a:ln>
                        <a:effectLst/>
                      </wps:spPr>
                      <wps:txbx>
                        <w:txbxContent>
                          <w:p w14:paraId="1431219E">
                            <w:pPr>
                              <w:pStyle w:val="4"/>
                              <w:numPr>
                                <w:ilvl w:val="-1"/>
                                <w:numId w:val="0"/>
                              </w:numPr>
                              <w:ind w:left="0" w:firstLineChars="0"/>
                              <w:jc w:val="left"/>
                              <w:rPr>
                                <w:rFonts w:hint="eastAsia" w:ascii="黑体" w:hAnsi="黑体" w:eastAsia="黑体" w:cs="黑体"/>
                                <w:sz w:val="21"/>
                                <w:szCs w:val="24"/>
                              </w:rPr>
                            </w:pPr>
                            <w:bookmarkStart w:id="474" w:name="docnum"/>
                            <w:r>
                              <w:rPr>
                                <w:rFonts w:hint="eastAsia" w:ascii="黑体" w:hAnsi="黑体" w:eastAsia="黑体" w:cs="黑体"/>
                                <w:sz w:val="21"/>
                                <w:szCs w:val="24"/>
                              </w:rPr>
                              <w:t>办生技〔2021〕23号</w:t>
                            </w:r>
                            <w:bookmarkEnd w:id="474"/>
                            <w:r>
                              <w:rPr>
                                <w:rFonts w:hint="eastAsia" w:ascii="黑体" w:hAnsi="黑体" w:eastAsia="黑体" w:cs="黑体"/>
                                <w:sz w:val="21"/>
                                <w:szCs w:val="24"/>
                              </w:rPr>
                              <w:t>附件3</w:t>
                            </w:r>
                          </w:p>
                          <w:p w14:paraId="1E602B7C">
                            <w:pPr>
                              <w:ind w:firstLine="0" w:firstLineChars="0"/>
                              <w:rPr>
                                <w:rFonts w:ascii="黑体" w:hAnsi="黑体" w:eastAsia="黑体" w:cs="黑体"/>
                                <w:sz w:val="32"/>
                                <w:szCs w:val="32"/>
                              </w:rPr>
                            </w:pPr>
                          </w:p>
                        </w:txbxContent>
                      </wps:txbx>
                      <wps:bodyPr rot="0" vert="horz" wrap="square" lIns="91440" tIns="45720" rIns="91440" bIns="45720" anchor="t" anchorCtr="0" upright="1">
                        <a:noAutofit/>
                      </wps:bodyPr>
                    </wps:wsp>
                  </a:graphicData>
                </a:graphic>
              </wp:anchor>
            </w:drawing>
          </mc:Choice>
          <mc:Fallback>
            <w:pict>
              <v:shape id="文本框 30" o:spid="_x0000_s1026" o:spt="202" type="#_x0000_t202" style="position:absolute;left:0pt;margin-left:-1.9pt;margin-top:3.3pt;height:61.25pt;width:315.85pt;z-index:251671552;mso-width-relative:page;mso-height-relative:page;" fillcolor="#FFFFFF" filled="t" stroked="f" coordsize="21600,21600" o:gfxdata="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B7JZu81gAAAAgBAAAPAAAAAAAAAAEAIAAAACIAAABkcnMvZG93bnJldi54bWxQ&#10;SwECFAAUAAAACACHTuJAFQBv6TICAABOBAAADgAAAAAAAAABACAAAAAlAQAAZHJzL2Uyb0RvYy54&#10;bWxQSwUGAAAAAAYABgBZAQAAyQUAAAAA&#10;">
                <v:fill on="t" focussize="0,0"/>
                <v:stroke on="f"/>
                <v:imagedata o:title=""/>
                <o:lock v:ext="edit" aspectratio="f"/>
                <v:textbox>
                  <w:txbxContent>
                    <w:p w14:paraId="1431219E">
                      <w:pPr>
                        <w:pStyle w:val="4"/>
                        <w:numPr>
                          <w:ilvl w:val="-1"/>
                          <w:numId w:val="0"/>
                        </w:numPr>
                        <w:ind w:left="0" w:firstLineChars="0"/>
                        <w:jc w:val="left"/>
                        <w:rPr>
                          <w:rFonts w:hint="eastAsia" w:ascii="黑体" w:hAnsi="黑体" w:eastAsia="黑体" w:cs="黑体"/>
                          <w:sz w:val="21"/>
                          <w:szCs w:val="24"/>
                        </w:rPr>
                      </w:pPr>
                      <w:bookmarkStart w:id="474" w:name="docnum"/>
                      <w:r>
                        <w:rPr>
                          <w:rFonts w:hint="eastAsia" w:ascii="黑体" w:hAnsi="黑体" w:eastAsia="黑体" w:cs="黑体"/>
                          <w:sz w:val="21"/>
                          <w:szCs w:val="24"/>
                        </w:rPr>
                        <w:t>办生技〔2021〕23号</w:t>
                      </w:r>
                      <w:bookmarkEnd w:id="474"/>
                      <w:r>
                        <w:rPr>
                          <w:rFonts w:hint="eastAsia" w:ascii="黑体" w:hAnsi="黑体" w:eastAsia="黑体" w:cs="黑体"/>
                          <w:sz w:val="21"/>
                          <w:szCs w:val="24"/>
                        </w:rPr>
                        <w:t>附件3</w:t>
                      </w:r>
                    </w:p>
                    <w:p w14:paraId="1E602B7C">
                      <w:pPr>
                        <w:ind w:firstLine="0" w:firstLineChars="0"/>
                        <w:rPr>
                          <w:rFonts w:ascii="黑体" w:hAnsi="黑体" w:eastAsia="黑体" w:cs="黑体"/>
                          <w:sz w:val="32"/>
                          <w:szCs w:val="32"/>
                        </w:rPr>
                      </w:pPr>
                    </w:p>
                  </w:txbxContent>
                </v:textbox>
              </v:shape>
            </w:pict>
          </mc:Fallback>
        </mc:AlternateContent>
      </w:r>
      <w:r>
        <w:rPr>
          <w:rFonts w:ascii="Times New Roman" w:eastAsia="宋体"/>
        </w:rPr>
        <mc:AlternateContent>
          <mc:Choice Requires="wps">
            <w:drawing>
              <wp:anchor distT="0" distB="0" distL="114300" distR="114300" simplePos="0" relativeHeight="251662336" behindDoc="0" locked="0" layoutInCell="1" allowOverlap="1">
                <wp:simplePos x="0" y="0"/>
                <wp:positionH relativeFrom="column">
                  <wp:posOffset>2560320</wp:posOffset>
                </wp:positionH>
                <wp:positionV relativeFrom="paragraph">
                  <wp:posOffset>53975</wp:posOffset>
                </wp:positionV>
                <wp:extent cx="3240405" cy="900430"/>
                <wp:effectExtent l="2540" t="4445" r="0" b="0"/>
                <wp:wrapNone/>
                <wp:docPr id="12" name="首页自画框图3"/>
                <wp:cNvGraphicFramePr/>
                <a:graphic xmlns:a="http://schemas.openxmlformats.org/drawingml/2006/main">
                  <a:graphicData uri="http://schemas.microsoft.com/office/word/2010/wordprocessingShape">
                    <wps:wsp>
                      <wps:cNvSpPr txBox="1">
                        <a:spLocks noChangeArrowheads="1"/>
                      </wps:cNvSpPr>
                      <wps:spPr bwMode="auto">
                        <a:xfrm>
                          <a:off x="0" y="0"/>
                          <a:ext cx="3240405" cy="900430"/>
                        </a:xfrm>
                        <a:prstGeom prst="rect">
                          <a:avLst/>
                        </a:prstGeom>
                        <a:solidFill>
                          <a:srgbClr val="FFFFFF"/>
                        </a:solidFill>
                        <a:ln>
                          <a:noFill/>
                        </a:ln>
                      </wps:spPr>
                      <wps:txbx>
                        <w:txbxContent>
                          <w:p w14:paraId="4517AA06">
                            <w:pPr>
                              <w:ind w:firstLine="2400"/>
                              <w:jc w:val="right"/>
                              <w:rPr>
                                <w:rFonts w:ascii="黑体" w:eastAsia="黑体"/>
                                <w:sz w:val="104"/>
                              </w:rPr>
                            </w:pPr>
                            <w:r>
                              <w:rPr>
                                <w:rFonts w:ascii="黑体" w:eastAsia="黑体"/>
                                <w:sz w:val="120"/>
                                <w:szCs w:val="120"/>
                              </w:rPr>
                              <w:t>Q/</w:t>
                            </w:r>
                            <w:r>
                              <w:rPr>
                                <w:rFonts w:ascii="黑体" w:eastAsia="黑体"/>
                                <w:sz w:val="72"/>
                                <w:szCs w:val="120"/>
                              </w:rPr>
                              <w:t>CS</w:t>
                            </w:r>
                            <w:r>
                              <w:rPr>
                                <w:rFonts w:ascii="黑体" w:eastAsia="黑体"/>
                                <w:sz w:val="72"/>
                              </w:rPr>
                              <w:t>G</w:t>
                            </w:r>
                          </w:p>
                          <w:p w14:paraId="5FEF1F5A">
                            <w:pPr>
                              <w:ind w:firstLine="2088"/>
                              <w:jc w:val="right"/>
                              <w:rPr>
                                <w:rFonts w:ascii="黑体" w:eastAsia="黑体"/>
                                <w:b/>
                                <w:sz w:val="104"/>
                              </w:rPr>
                            </w:pPr>
                          </w:p>
                        </w:txbxContent>
                      </wps:txbx>
                      <wps:bodyPr rot="0" vert="horz" wrap="square" lIns="0" tIns="0" rIns="91440" bIns="45720" anchor="t" anchorCtr="0" upright="1">
                        <a:noAutofit/>
                      </wps:bodyPr>
                    </wps:wsp>
                  </a:graphicData>
                </a:graphic>
              </wp:anchor>
            </w:drawing>
          </mc:Choice>
          <mc:Fallback>
            <w:pict>
              <v:shape id="首页自画框图3" o:spid="_x0000_s1026" o:spt="202" type="#_x0000_t202" style="position:absolute;left:0pt;margin-left:201.6pt;margin-top:4.25pt;height:70.9pt;width:255.15pt;z-index:251662336;mso-width-relative:page;mso-height-relative:page;" fillcolor="#FFFFFF" filled="t" stroked="f" coordsize="21600,21600" o:gfxdata="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&#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1AHNe9kAAAAJAQAADwAAAAAAAAABACAAAAAiAAAAZHJz&#10;L2Rvd25yZXYueG1sUEsBAhQAFAAAAAgAh07iQJE3Q9A8AgAAPwQAAA4AAAAAAAAAAQAgAAAAKAEA&#10;AGRycy9lMm9Eb2MueG1sUEsFBgAAAAAGAAYAWQEAANYFAAAAAA==&#10;">
                <v:fill on="t" focussize="0,0"/>
                <v:stroke on="f"/>
                <v:imagedata o:title=""/>
                <o:lock v:ext="edit" aspectratio="f"/>
                <v:textbox inset="0mm,0mm,2.54mm,1.27mm">
                  <w:txbxContent>
                    <w:p w14:paraId="4517AA06">
                      <w:pPr>
                        <w:ind w:firstLine="2400"/>
                        <w:jc w:val="right"/>
                        <w:rPr>
                          <w:rFonts w:ascii="黑体" w:eastAsia="黑体"/>
                          <w:sz w:val="104"/>
                        </w:rPr>
                      </w:pPr>
                      <w:r>
                        <w:rPr>
                          <w:rFonts w:ascii="黑体" w:eastAsia="黑体"/>
                          <w:sz w:val="120"/>
                          <w:szCs w:val="120"/>
                        </w:rPr>
                        <w:t>Q/</w:t>
                      </w:r>
                      <w:r>
                        <w:rPr>
                          <w:rFonts w:ascii="黑体" w:eastAsia="黑体"/>
                          <w:sz w:val="72"/>
                          <w:szCs w:val="120"/>
                        </w:rPr>
                        <w:t>CS</w:t>
                      </w:r>
                      <w:r>
                        <w:rPr>
                          <w:rFonts w:ascii="黑体" w:eastAsia="黑体"/>
                          <w:sz w:val="72"/>
                        </w:rPr>
                        <w:t>G</w:t>
                      </w:r>
                    </w:p>
                    <w:p w14:paraId="5FEF1F5A">
                      <w:pPr>
                        <w:ind w:firstLine="2088"/>
                        <w:jc w:val="right"/>
                        <w:rPr>
                          <w:rFonts w:ascii="黑体" w:eastAsia="黑体"/>
                          <w:b/>
                          <w:sz w:val="104"/>
                        </w:rPr>
                      </w:pPr>
                    </w:p>
                  </w:txbxContent>
                </v:textbox>
              </v:shape>
            </w:pict>
          </mc:Fallback>
        </mc:AlternateContent>
      </w:r>
    </w:p>
    <w:p w14:paraId="02EB5943">
      <w:pPr>
        <w:pStyle w:val="85"/>
        <w:ind w:firstLine="420"/>
        <w:rPr>
          <w:rFonts w:ascii="Times New Roman"/>
        </w:rPr>
      </w:pPr>
      <w:r>
        <w:rPr>
          <w:rFonts w:ascii="Times New Roman"/>
        </w:rPr>
        <mc:AlternateContent>
          <mc:Choice Requires="wps">
            <w:drawing>
              <wp:anchor distT="0" distB="0" distL="114300" distR="114300" simplePos="0" relativeHeight="251663360" behindDoc="0" locked="0" layoutInCell="1" allowOverlap="1">
                <wp:simplePos x="0" y="0"/>
                <wp:positionH relativeFrom="column">
                  <wp:posOffset>-593725</wp:posOffset>
                </wp:positionH>
                <wp:positionV relativeFrom="paragraph">
                  <wp:posOffset>8890</wp:posOffset>
                </wp:positionV>
                <wp:extent cx="7272655" cy="431800"/>
                <wp:effectExtent l="1270" t="3810" r="3175" b="2540"/>
                <wp:wrapNone/>
                <wp:docPr id="11" name="首页自画框图4"/>
                <wp:cNvGraphicFramePr/>
                <a:graphic xmlns:a="http://schemas.openxmlformats.org/drawingml/2006/main">
                  <a:graphicData uri="http://schemas.microsoft.com/office/word/2010/wordprocessingShape">
                    <wps:wsp>
                      <wps:cNvSpPr txBox="1">
                        <a:spLocks noChangeArrowheads="1"/>
                      </wps:cNvSpPr>
                      <wps:spPr bwMode="auto">
                        <a:xfrm>
                          <a:off x="0" y="0"/>
                          <a:ext cx="7272655" cy="431800"/>
                        </a:xfrm>
                        <a:prstGeom prst="rect">
                          <a:avLst/>
                        </a:prstGeom>
                        <a:solidFill>
                          <a:srgbClr val="FFFFFF"/>
                        </a:solidFill>
                        <a:ln>
                          <a:noFill/>
                        </a:ln>
                      </wps:spPr>
                      <wps:txbx>
                        <w:txbxContent>
                          <w:p w14:paraId="2657BBF6">
                            <w:pPr>
                              <w:pStyle w:val="327"/>
                              <w:jc w:val="center"/>
                              <w:rPr>
                                <w:w w:val="100"/>
                              </w:rPr>
                            </w:pPr>
                            <w:r>
                              <w:rPr>
                                <w:rFonts w:hint="eastAsia"/>
                                <w:w w:val="100"/>
                              </w:rPr>
                              <w:t>中国南方电网有限责任公司企业标准</w:t>
                            </w:r>
                          </w:p>
                        </w:txbxContent>
                      </wps:txbx>
                      <wps:bodyPr rot="0" vert="horz" wrap="square" lIns="0" tIns="0" rIns="91440" bIns="45720" anchor="t" anchorCtr="0" upright="1">
                        <a:noAutofit/>
                      </wps:bodyPr>
                    </wps:wsp>
                  </a:graphicData>
                </a:graphic>
              </wp:anchor>
            </w:drawing>
          </mc:Choice>
          <mc:Fallback>
            <w:pict>
              <v:shape id="首页自画框图4" o:spid="_x0000_s1026" o:spt="202" type="#_x0000_t202" style="position:absolute;left:0pt;margin-left:-46.75pt;margin-top:0.7pt;height:34pt;width:572.65pt;z-index:251663360;mso-width-relative:page;mso-height-relative:page;" fillcolor="#FFFFFF" filled="t" stroked="f" coordsize="21600,21600" o:gfxdata="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OHq2KLZAAAACQEAAA8AAAAAAAAAAQAgAAAAIgAAAGRy&#10;cy9kb3ducmV2LnhtbFBLAQIUABQAAAAIAIdO4kCtEPfRPQIAAD8EAAAOAAAAAAAAAAEAIAAAACgB&#10;AABkcnMvZTJvRG9jLnhtbFBLBQYAAAAABgAGAFkBAADXBQAAAAA=&#10;">
                <v:fill on="t" focussize="0,0"/>
                <v:stroke on="f"/>
                <v:imagedata o:title=""/>
                <o:lock v:ext="edit" aspectratio="f"/>
                <v:textbox inset="0mm,0mm,2.54mm,1.27mm">
                  <w:txbxContent>
                    <w:p w14:paraId="2657BBF6">
                      <w:pPr>
                        <w:pStyle w:val="327"/>
                        <w:jc w:val="center"/>
                        <w:rPr>
                          <w:w w:val="100"/>
                        </w:rPr>
                      </w:pPr>
                      <w:r>
                        <w:rPr>
                          <w:rFonts w:hint="eastAsia"/>
                          <w:w w:val="100"/>
                        </w:rPr>
                        <w:t>中国南方电网有限责任公司企业标准</w:t>
                      </w:r>
                    </w:p>
                  </w:txbxContent>
                </v:textbox>
              </v:shape>
            </w:pict>
          </mc:Fallback>
        </mc:AlternateContent>
      </w:r>
    </w:p>
    <w:p w14:paraId="7A97E229">
      <w:pPr>
        <w:pStyle w:val="85"/>
        <w:ind w:firstLine="420"/>
        <w:rPr>
          <w:rFonts w:ascii="Times New Roman"/>
        </w:rPr>
      </w:pPr>
    </w:p>
    <w:p w14:paraId="60C127AC">
      <w:pPr>
        <w:pStyle w:val="85"/>
        <w:ind w:firstLine="420"/>
        <w:rPr>
          <w:rFonts w:ascii="Times New Roman"/>
        </w:rPr>
      </w:pPr>
    </w:p>
    <w:p w14:paraId="3817BA97">
      <w:pPr>
        <w:pStyle w:val="85"/>
        <w:ind w:firstLine="420"/>
        <w:rPr>
          <w:rFonts w:ascii="Times New Roman"/>
        </w:rPr>
      </w:pPr>
    </w:p>
    <w:p w14:paraId="685DF86F">
      <w:pPr>
        <w:pStyle w:val="85"/>
        <w:ind w:firstLine="420"/>
        <w:rPr>
          <w:rFonts w:ascii="Times New Roman"/>
        </w:rPr>
      </w:pPr>
      <w:r>
        <w:rPr>
          <w:rFonts w:ascii="Times New Roman"/>
        </w:rPr>
        <mc:AlternateContent>
          <mc:Choice Requires="wps">
            <w:drawing>
              <wp:anchor distT="0" distB="0" distL="114300" distR="114300" simplePos="0" relativeHeight="251664384" behindDoc="0" locked="0" layoutInCell="1" allowOverlap="1">
                <wp:simplePos x="0" y="0"/>
                <wp:positionH relativeFrom="column">
                  <wp:posOffset>1663700</wp:posOffset>
                </wp:positionH>
                <wp:positionV relativeFrom="paragraph">
                  <wp:posOffset>137160</wp:posOffset>
                </wp:positionV>
                <wp:extent cx="4320540" cy="720090"/>
                <wp:effectExtent l="1270" t="2540" r="2540" b="1270"/>
                <wp:wrapNone/>
                <wp:docPr id="10" name="首页自画框图5"/>
                <wp:cNvGraphicFramePr/>
                <a:graphic xmlns:a="http://schemas.openxmlformats.org/drawingml/2006/main">
                  <a:graphicData uri="http://schemas.microsoft.com/office/word/2010/wordprocessingShape">
                    <wps:wsp>
                      <wps:cNvSpPr txBox="1">
                        <a:spLocks noChangeArrowheads="1"/>
                      </wps:cNvSpPr>
                      <wps:spPr bwMode="auto">
                        <a:xfrm>
                          <a:off x="0" y="0"/>
                          <a:ext cx="4320540" cy="720090"/>
                        </a:xfrm>
                        <a:prstGeom prst="rect">
                          <a:avLst/>
                        </a:prstGeom>
                        <a:solidFill>
                          <a:srgbClr val="FFFFFF"/>
                        </a:solidFill>
                        <a:ln>
                          <a:noFill/>
                        </a:ln>
                      </wps:spPr>
                      <wps:txbx>
                        <w:txbxContent>
                          <w:p w14:paraId="416F3E6E">
                            <w:pPr>
                              <w:ind w:firstLine="560"/>
                              <w:jc w:val="right"/>
                              <w:rPr>
                                <w:rFonts w:hint="default" w:ascii="黑体" w:eastAsia="黑体"/>
                                <w:sz w:val="28"/>
                                <w:lang w:val="en-US" w:eastAsia="zh-CN"/>
                              </w:rPr>
                            </w:pPr>
                            <w:r>
                              <w:rPr>
                                <w:rFonts w:hint="eastAsia" w:ascii="黑体" w:eastAsia="黑体"/>
                                <w:sz w:val="28"/>
                              </w:rPr>
                              <w:t>Q</w:t>
                            </w:r>
                            <w:r>
                              <w:rPr>
                                <w:rFonts w:ascii="黑体" w:eastAsia="黑体"/>
                                <w:sz w:val="28"/>
                              </w:rPr>
                              <w:t>/CSG 1</w:t>
                            </w:r>
                            <w:r>
                              <w:rPr>
                                <w:rFonts w:hint="eastAsia" w:ascii="黑体" w:eastAsia="黑体"/>
                                <w:sz w:val="28"/>
                              </w:rPr>
                              <w:t>XXXXXX.</w:t>
                            </w:r>
                            <w:ins w:id="6" w:author="Gutingting " w:date="2026-02-11T14:46:53Z">
                              <w:r>
                                <w:rPr>
                                  <w:rFonts w:hint="eastAsia" w:ascii="黑体" w:eastAsia="黑体"/>
                                  <w:sz w:val="28"/>
                                  <w:lang w:val="en-US" w:eastAsia="zh-CN"/>
                                </w:rPr>
                                <w:t>3</w:t>
                              </w:r>
                            </w:ins>
                            <w:r>
                              <w:rPr>
                                <w:rFonts w:ascii="黑体" w:eastAsia="黑体"/>
                                <w:sz w:val="28"/>
                              </w:rPr>
                              <w:t>-20</w:t>
                            </w:r>
                            <w:ins w:id="7" w:author="Gutingting " w:date="2026-02-11T14:46:48Z">
                              <w:r>
                                <w:rPr>
                                  <w:rFonts w:hint="eastAsia" w:ascii="黑体" w:eastAsia="黑体"/>
                                  <w:sz w:val="28"/>
                                  <w:lang w:val="en-US" w:eastAsia="zh-CN"/>
                                </w:rPr>
                                <w:t>X</w:t>
                              </w:r>
                            </w:ins>
                            <w:ins w:id="8" w:author="Gutingting " w:date="2026-02-11T14:46:49Z">
                              <w:r>
                                <w:rPr>
                                  <w:rFonts w:hint="eastAsia" w:ascii="黑体" w:eastAsia="黑体"/>
                                  <w:sz w:val="28"/>
                                  <w:lang w:val="en-US" w:eastAsia="zh-CN"/>
                                </w:rPr>
                                <w:t>X</w:t>
                              </w:r>
                            </w:ins>
                          </w:p>
                          <w:p w14:paraId="0C53FEC6">
                            <w:pPr>
                              <w:ind w:firstLine="420"/>
                              <w:jc w:val="right"/>
                              <w:rPr>
                                <w:rFonts w:ascii="宋体" w:hAnsi="宋体"/>
                              </w:rPr>
                            </w:pPr>
                          </w:p>
                        </w:txbxContent>
                      </wps:txbx>
                      <wps:bodyPr rot="0" vert="horz" wrap="square" lIns="0" tIns="0" rIns="91440" bIns="45720" anchor="t" anchorCtr="0" upright="1">
                        <a:noAutofit/>
                      </wps:bodyPr>
                    </wps:wsp>
                  </a:graphicData>
                </a:graphic>
              </wp:anchor>
            </w:drawing>
          </mc:Choice>
          <mc:Fallback>
            <w:pict>
              <v:shape id="首页自画框图5" o:spid="_x0000_s1026" o:spt="202" type="#_x0000_t202" style="position:absolute;left:0pt;margin-left:131pt;margin-top:10.8pt;height:56.7pt;width:340.2pt;z-index:251664384;mso-width-relative:page;mso-height-relative:page;" fillcolor="#FFFFFF" filled="t" stroked="f" coordsize="21600,21600" o:gfxdata="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PYa9WnZAAAACgEAAA8AAAAAAAAAAQAgAAAAIgAAAGRycy9k&#10;b3ducmV2LnhtbFBLAQIUABQAAAAIAIdO4kA0VqHEOgIAAD8EAAAOAAAAAAAAAAEAIAAAACgBAABk&#10;cnMvZTJvRG9jLnhtbFBLBQYAAAAABgAGAFkBAADUBQAAAAA=&#10;">
                <v:fill on="t" focussize="0,0"/>
                <v:stroke on="f"/>
                <v:imagedata o:title=""/>
                <o:lock v:ext="edit" aspectratio="f"/>
                <v:textbox inset="0mm,0mm,2.54mm,1.27mm">
                  <w:txbxContent>
                    <w:p w14:paraId="416F3E6E">
                      <w:pPr>
                        <w:ind w:firstLine="560"/>
                        <w:jc w:val="right"/>
                        <w:rPr>
                          <w:rFonts w:hint="default" w:ascii="黑体" w:eastAsia="黑体"/>
                          <w:sz w:val="28"/>
                          <w:lang w:val="en-US" w:eastAsia="zh-CN"/>
                        </w:rPr>
                      </w:pPr>
                      <w:r>
                        <w:rPr>
                          <w:rFonts w:hint="eastAsia" w:ascii="黑体" w:eastAsia="黑体"/>
                          <w:sz w:val="28"/>
                        </w:rPr>
                        <w:t>Q</w:t>
                      </w:r>
                      <w:r>
                        <w:rPr>
                          <w:rFonts w:ascii="黑体" w:eastAsia="黑体"/>
                          <w:sz w:val="28"/>
                        </w:rPr>
                        <w:t>/CSG 1</w:t>
                      </w:r>
                      <w:r>
                        <w:rPr>
                          <w:rFonts w:hint="eastAsia" w:ascii="黑体" w:eastAsia="黑体"/>
                          <w:sz w:val="28"/>
                        </w:rPr>
                        <w:t>XXXXXX.</w:t>
                      </w:r>
                      <w:ins w:id="9" w:author="Gutingting " w:date="2026-02-11T14:46:53Z">
                        <w:r>
                          <w:rPr>
                            <w:rFonts w:hint="eastAsia" w:ascii="黑体" w:eastAsia="黑体"/>
                            <w:sz w:val="28"/>
                            <w:lang w:val="en-US" w:eastAsia="zh-CN"/>
                          </w:rPr>
                          <w:t>3</w:t>
                        </w:r>
                      </w:ins>
                      <w:r>
                        <w:rPr>
                          <w:rFonts w:ascii="黑体" w:eastAsia="黑体"/>
                          <w:sz w:val="28"/>
                        </w:rPr>
                        <w:t>-20</w:t>
                      </w:r>
                      <w:ins w:id="10" w:author="Gutingting " w:date="2026-02-11T14:46:48Z">
                        <w:r>
                          <w:rPr>
                            <w:rFonts w:hint="eastAsia" w:ascii="黑体" w:eastAsia="黑体"/>
                            <w:sz w:val="28"/>
                            <w:lang w:val="en-US" w:eastAsia="zh-CN"/>
                          </w:rPr>
                          <w:t>X</w:t>
                        </w:r>
                      </w:ins>
                      <w:ins w:id="11" w:author="Gutingting " w:date="2026-02-11T14:46:49Z">
                        <w:r>
                          <w:rPr>
                            <w:rFonts w:hint="eastAsia" w:ascii="黑体" w:eastAsia="黑体"/>
                            <w:sz w:val="28"/>
                            <w:lang w:val="en-US" w:eastAsia="zh-CN"/>
                          </w:rPr>
                          <w:t>X</w:t>
                        </w:r>
                      </w:ins>
                    </w:p>
                    <w:p w14:paraId="0C53FEC6">
                      <w:pPr>
                        <w:ind w:firstLine="420"/>
                        <w:jc w:val="right"/>
                        <w:rPr>
                          <w:rFonts w:ascii="宋体" w:hAnsi="宋体"/>
                        </w:rPr>
                      </w:pPr>
                    </w:p>
                  </w:txbxContent>
                </v:textbox>
              </v:shape>
            </w:pict>
          </mc:Fallback>
        </mc:AlternateContent>
      </w:r>
    </w:p>
    <w:p w14:paraId="515B4FA7">
      <w:pPr>
        <w:pStyle w:val="85"/>
        <w:ind w:firstLine="420"/>
        <w:rPr>
          <w:rFonts w:ascii="Times New Roman"/>
        </w:rPr>
      </w:pPr>
    </w:p>
    <w:p w14:paraId="3BF90250">
      <w:pPr>
        <w:pStyle w:val="85"/>
        <w:ind w:firstLine="420"/>
        <w:rPr>
          <w:rFonts w:ascii="Times New Roman"/>
        </w:rPr>
      </w:pPr>
    </w:p>
    <w:p w14:paraId="049E12EE">
      <w:pPr>
        <w:pStyle w:val="85"/>
        <w:ind w:firstLine="0" w:firstLineChars="0"/>
        <w:rPr>
          <w:rFonts w:ascii="Times New Roman"/>
        </w:rPr>
        <w:sectPr>
          <w:headerReference r:id="rId9" w:type="first"/>
          <w:footerReference r:id="rId12" w:type="first"/>
          <w:headerReference r:id="rId7" w:type="default"/>
          <w:footerReference r:id="rId10" w:type="default"/>
          <w:headerReference r:id="rId8" w:type="even"/>
          <w:footerReference r:id="rId11" w:type="even"/>
          <w:pgSz w:w="11907" w:h="16839"/>
          <w:pgMar w:top="567" w:right="1134" w:bottom="1134" w:left="1417" w:header="283" w:footer="1134" w:gutter="0"/>
          <w:pgNumType w:fmt="upperRoman" w:start="1"/>
          <w:cols w:space="720" w:num="1"/>
          <w:docGrid w:linePitch="312" w:charSpace="0"/>
        </w:sectPr>
      </w:pPr>
      <w:r>
        <w:rPr>
          <w:rFonts w:ascii="Times New Roman"/>
        </w:rPr>
        <mc:AlternateContent>
          <mc:Choice Requires="wps">
            <w:drawing>
              <wp:anchor distT="0" distB="0" distL="114300" distR="114300" simplePos="0" relativeHeight="251666432" behindDoc="0" locked="0" layoutInCell="1" allowOverlap="1">
                <wp:simplePos x="0" y="0"/>
                <wp:positionH relativeFrom="column">
                  <wp:posOffset>0</wp:posOffset>
                </wp:positionH>
                <wp:positionV relativeFrom="paragraph">
                  <wp:posOffset>1265555</wp:posOffset>
                </wp:positionV>
                <wp:extent cx="6120765" cy="4562475"/>
                <wp:effectExtent l="0" t="0" r="0" b="9525"/>
                <wp:wrapNone/>
                <wp:docPr id="5" name="首页自画框图7"/>
                <wp:cNvGraphicFramePr/>
                <a:graphic xmlns:a="http://schemas.openxmlformats.org/drawingml/2006/main">
                  <a:graphicData uri="http://schemas.microsoft.com/office/word/2010/wordprocessingShape">
                    <wps:wsp>
                      <wps:cNvSpPr txBox="1">
                        <a:spLocks noChangeArrowheads="1"/>
                      </wps:cNvSpPr>
                      <wps:spPr bwMode="auto">
                        <a:xfrm>
                          <a:off x="0" y="0"/>
                          <a:ext cx="6120765" cy="4562475"/>
                        </a:xfrm>
                        <a:prstGeom prst="rect">
                          <a:avLst/>
                        </a:prstGeom>
                        <a:solidFill>
                          <a:srgbClr val="FFFFFF"/>
                        </a:solidFill>
                        <a:ln>
                          <a:noFill/>
                        </a:ln>
                      </wps:spPr>
                      <wps:txbx>
                        <w:txbxContent>
                          <w:p w14:paraId="70EB6E2B">
                            <w:pPr>
                              <w:ind w:firstLine="1044"/>
                              <w:jc w:val="center"/>
                              <w:rPr>
                                <w:rFonts w:ascii="黑体" w:eastAsia="黑体"/>
                                <w:b/>
                                <w:sz w:val="52"/>
                              </w:rPr>
                            </w:pPr>
                          </w:p>
                          <w:p w14:paraId="05AE1CA0">
                            <w:pPr>
                              <w:spacing w:line="360" w:lineRule="auto"/>
                              <w:ind w:firstLine="0" w:firstLineChars="0"/>
                              <w:jc w:val="center"/>
                              <w:rPr>
                                <w:rFonts w:ascii="黑体" w:eastAsia="黑体"/>
                                <w:sz w:val="52"/>
                              </w:rPr>
                            </w:pPr>
                            <w:r>
                              <w:rPr>
                                <w:rFonts w:hint="eastAsia" w:ascii="黑体" w:eastAsia="黑体"/>
                                <w:sz w:val="52"/>
                              </w:rPr>
                              <w:t>通感一体化低压电力线宽带载波通信规约</w:t>
                            </w:r>
                          </w:p>
                          <w:p w14:paraId="054376AE">
                            <w:pPr>
                              <w:spacing w:line="360" w:lineRule="auto"/>
                              <w:ind w:firstLine="0" w:firstLineChars="0"/>
                              <w:jc w:val="center"/>
                              <w:rPr>
                                <w:rFonts w:ascii="黑体" w:eastAsia="黑体"/>
                                <w:sz w:val="52"/>
                              </w:rPr>
                            </w:pPr>
                            <w:r>
                              <w:rPr>
                                <w:rFonts w:hint="eastAsia" w:ascii="黑体" w:eastAsia="黑体"/>
                                <w:sz w:val="52"/>
                              </w:rPr>
                              <w:t>第</w:t>
                            </w:r>
                            <w:r>
                              <w:rPr>
                                <w:rFonts w:ascii="黑体" w:eastAsia="黑体"/>
                                <w:sz w:val="52"/>
                              </w:rPr>
                              <w:t>3</w:t>
                            </w:r>
                            <w:r>
                              <w:rPr>
                                <w:rFonts w:hint="eastAsia" w:ascii="黑体" w:eastAsia="黑体"/>
                                <w:sz w:val="52"/>
                              </w:rPr>
                              <w:t>部分：物理层通信协议（试行）</w:t>
                            </w:r>
                          </w:p>
                          <w:p w14:paraId="586A2800">
                            <w:pPr>
                              <w:spacing w:line="360" w:lineRule="auto"/>
                              <w:ind w:firstLine="0" w:firstLineChars="0"/>
                              <w:jc w:val="center"/>
                              <w:rPr>
                                <w:rFonts w:ascii="黑体" w:eastAsia="黑体"/>
                                <w:sz w:val="52"/>
                              </w:rPr>
                            </w:pPr>
                          </w:p>
                          <w:p w14:paraId="366B8EE6">
                            <w:pPr>
                              <w:spacing w:line="360" w:lineRule="auto"/>
                              <w:ind w:firstLine="0" w:firstLineChars="0"/>
                              <w:jc w:val="center"/>
                              <w:rPr>
                                <w:rFonts w:ascii="黑体" w:eastAsia="黑体"/>
                                <w:sz w:val="52"/>
                              </w:rPr>
                            </w:pPr>
                          </w:p>
                        </w:txbxContent>
                      </wps:txbx>
                      <wps:bodyPr rot="0" vert="horz" wrap="square" lIns="0" tIns="0" rIns="91440" bIns="45720" anchor="t" anchorCtr="0" upright="1">
                        <a:noAutofit/>
                      </wps:bodyPr>
                    </wps:wsp>
                  </a:graphicData>
                </a:graphic>
              </wp:anchor>
            </w:drawing>
          </mc:Choice>
          <mc:Fallback>
            <w:pict>
              <v:shape id="首页自画框图7" o:spid="_x0000_s1026" o:spt="202" type="#_x0000_t202" style="position:absolute;left:0pt;margin-left:0pt;margin-top:99.65pt;height:359.25pt;width:481.95pt;z-index:251666432;mso-width-relative:page;mso-height-relative:page;" fillcolor="#FFFFFF" filled="t" stroked="f" coordsize="21600,21600" o:gfxdata="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&#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K9bKhLZAAAACAEAAA8AAAAAAAAAAQAgAAAAIgAAAGRy&#10;cy9kb3ducmV2LnhtbFBLAQIUABQAAAAIAIdO4kBU5+4LPQIAAD8EAAAOAAAAAAAAAAEAIAAAACgB&#10;AABkcnMvZTJvRG9jLnhtbFBLBQYAAAAABgAGAFkBAADXBQAAAAA=&#10;">
                <v:fill on="t" focussize="0,0"/>
                <v:stroke on="f"/>
                <v:imagedata o:title=""/>
                <o:lock v:ext="edit" aspectratio="f"/>
                <v:textbox inset="0mm,0mm,2.54mm,1.27mm">
                  <w:txbxContent>
                    <w:p w14:paraId="70EB6E2B">
                      <w:pPr>
                        <w:ind w:firstLine="1044"/>
                        <w:jc w:val="center"/>
                        <w:rPr>
                          <w:rFonts w:ascii="黑体" w:eastAsia="黑体"/>
                          <w:b/>
                          <w:sz w:val="52"/>
                        </w:rPr>
                      </w:pPr>
                    </w:p>
                    <w:p w14:paraId="05AE1CA0">
                      <w:pPr>
                        <w:spacing w:line="360" w:lineRule="auto"/>
                        <w:ind w:firstLine="0" w:firstLineChars="0"/>
                        <w:jc w:val="center"/>
                        <w:rPr>
                          <w:rFonts w:ascii="黑体" w:eastAsia="黑体"/>
                          <w:sz w:val="52"/>
                        </w:rPr>
                      </w:pPr>
                      <w:r>
                        <w:rPr>
                          <w:rFonts w:hint="eastAsia" w:ascii="黑体" w:eastAsia="黑体"/>
                          <w:sz w:val="52"/>
                        </w:rPr>
                        <w:t>通感一体化低压电力线宽带载波通信规约</w:t>
                      </w:r>
                    </w:p>
                    <w:p w14:paraId="054376AE">
                      <w:pPr>
                        <w:spacing w:line="360" w:lineRule="auto"/>
                        <w:ind w:firstLine="0" w:firstLineChars="0"/>
                        <w:jc w:val="center"/>
                        <w:rPr>
                          <w:rFonts w:ascii="黑体" w:eastAsia="黑体"/>
                          <w:sz w:val="52"/>
                        </w:rPr>
                      </w:pPr>
                      <w:r>
                        <w:rPr>
                          <w:rFonts w:hint="eastAsia" w:ascii="黑体" w:eastAsia="黑体"/>
                          <w:sz w:val="52"/>
                        </w:rPr>
                        <w:t>第</w:t>
                      </w:r>
                      <w:r>
                        <w:rPr>
                          <w:rFonts w:ascii="黑体" w:eastAsia="黑体"/>
                          <w:sz w:val="52"/>
                        </w:rPr>
                        <w:t>3</w:t>
                      </w:r>
                      <w:r>
                        <w:rPr>
                          <w:rFonts w:hint="eastAsia" w:ascii="黑体" w:eastAsia="黑体"/>
                          <w:sz w:val="52"/>
                        </w:rPr>
                        <w:t>部分：物理层通信协议（试行）</w:t>
                      </w:r>
                    </w:p>
                    <w:p w14:paraId="586A2800">
                      <w:pPr>
                        <w:spacing w:line="360" w:lineRule="auto"/>
                        <w:ind w:firstLine="0" w:firstLineChars="0"/>
                        <w:jc w:val="center"/>
                        <w:rPr>
                          <w:rFonts w:ascii="黑体" w:eastAsia="黑体"/>
                          <w:sz w:val="52"/>
                        </w:rPr>
                      </w:pPr>
                    </w:p>
                    <w:p w14:paraId="366B8EE6">
                      <w:pPr>
                        <w:spacing w:line="360" w:lineRule="auto"/>
                        <w:ind w:firstLine="0" w:firstLineChars="0"/>
                        <w:jc w:val="center"/>
                        <w:rPr>
                          <w:rFonts w:ascii="黑体" w:eastAsia="黑体"/>
                          <w:sz w:val="52"/>
                        </w:rPr>
                      </w:pPr>
                    </w:p>
                  </w:txbxContent>
                </v:textbox>
              </v:shape>
            </w:pict>
          </mc:Fallback>
        </mc:AlternateContent>
      </w:r>
      <w:r>
        <w:rPr>
          <w:rFonts w:ascii="Times New Roman"/>
        </w:rPr>
        <mc:AlternateContent>
          <mc:Choice Requires="wps">
            <w:drawing>
              <wp:anchor distT="0" distB="0" distL="114300" distR="114300" simplePos="0" relativeHeight="251665408" behindDoc="0" locked="0" layoutInCell="1" allowOverlap="1">
                <wp:simplePos x="0" y="0"/>
                <wp:positionH relativeFrom="column">
                  <wp:posOffset>635</wp:posOffset>
                </wp:positionH>
                <wp:positionV relativeFrom="paragraph">
                  <wp:posOffset>216535</wp:posOffset>
                </wp:positionV>
                <wp:extent cx="6120765" cy="0"/>
                <wp:effectExtent l="5080" t="8255" r="8255" b="10795"/>
                <wp:wrapNone/>
                <wp:docPr id="9" name="首页自画框图6"/>
                <wp:cNvGraphicFramePr/>
                <a:graphic xmlns:a="http://schemas.openxmlformats.org/drawingml/2006/main">
                  <a:graphicData uri="http://schemas.microsoft.com/office/word/2010/wordprocessingShape">
                    <wps:wsp>
                      <wps:cNvCnPr>
                        <a:cxnSpLocks noChangeShapeType="1"/>
                      </wps:cNvCnPr>
                      <wps:spPr bwMode="auto">
                        <a:xfrm>
                          <a:off x="0" y="0"/>
                          <a:ext cx="6120765" cy="0"/>
                        </a:xfrm>
                        <a:prstGeom prst="line">
                          <a:avLst/>
                        </a:prstGeom>
                        <a:noFill/>
                        <a:ln w="9525">
                          <a:solidFill>
                            <a:srgbClr val="000000"/>
                          </a:solidFill>
                          <a:round/>
                        </a:ln>
                      </wps:spPr>
                      <wps:bodyPr/>
                    </wps:wsp>
                  </a:graphicData>
                </a:graphic>
              </wp:anchor>
            </w:drawing>
          </mc:Choice>
          <mc:Fallback>
            <w:pict>
              <v:line id="首页自画框图6" o:spid="_x0000_s1026" o:spt="20" style="position:absolute;left:0pt;margin-left:0.05pt;margin-top:17.05pt;height:0pt;width:481.95pt;z-index:251665408;mso-width-relative:page;mso-height-relative:page;" filled="f" stroked="t" coordsize="21600,21600" o:gfxdata="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4rHHD&#10;1AAAAAYBAAAPAAAAAAAAAAEAIAAAACIAAABkcnMvZG93bnJldi54bWxQSwECFAAUAAAACACHTuJA&#10;D7xZ7OwBAACsAwAADgAAAAAAAAABACAAAAAjAQAAZHJzL2Uyb0RvYy54bWxQSwUGAAAAAAYABgBZ&#10;AQAAgQUAAAAA&#10;">
                <v:fill on="f" focussize="0,0"/>
                <v:stroke color="#000000" joinstyle="round"/>
                <v:imagedata o:title=""/>
                <o:lock v:ext="edit" aspectratio="f"/>
              </v:line>
            </w:pict>
          </mc:Fallback>
        </mc:AlternateContent>
      </w:r>
      <w:r>
        <w:rPr>
          <w:rFonts w:ascii="Times New Roman"/>
        </w:rPr>
        <mc:AlternateContent>
          <mc:Choice Requires="wps">
            <w:drawing>
              <wp:anchor distT="0" distB="0" distL="114300" distR="114300" simplePos="0" relativeHeight="251667456" behindDoc="0" locked="0" layoutInCell="1" allowOverlap="1">
                <wp:simplePos x="0" y="0"/>
                <wp:positionH relativeFrom="column">
                  <wp:posOffset>-150495</wp:posOffset>
                </wp:positionH>
                <wp:positionV relativeFrom="paragraph">
                  <wp:posOffset>6527800</wp:posOffset>
                </wp:positionV>
                <wp:extent cx="2879725" cy="360045"/>
                <wp:effectExtent l="0" t="4445" r="0" b="0"/>
                <wp:wrapNone/>
                <wp:docPr id="8" name="首页自画框图8"/>
                <wp:cNvGraphicFramePr/>
                <a:graphic xmlns:a="http://schemas.openxmlformats.org/drawingml/2006/main">
                  <a:graphicData uri="http://schemas.microsoft.com/office/word/2010/wordprocessingShape">
                    <wps:wsp>
                      <wps:cNvSpPr txBox="1">
                        <a:spLocks noChangeArrowheads="1"/>
                      </wps:cNvSpPr>
                      <wps:spPr bwMode="auto">
                        <a:xfrm>
                          <a:off x="0" y="0"/>
                          <a:ext cx="2879725" cy="360045"/>
                        </a:xfrm>
                        <a:prstGeom prst="rect">
                          <a:avLst/>
                        </a:prstGeom>
                        <a:solidFill>
                          <a:srgbClr val="FFFFFF"/>
                        </a:solidFill>
                        <a:ln>
                          <a:noFill/>
                        </a:ln>
                      </wps:spPr>
                      <wps:txbx>
                        <w:txbxContent>
                          <w:p w14:paraId="6B44DAE0">
                            <w:pPr>
                              <w:ind w:firstLine="560"/>
                              <w:rPr>
                                <w:rFonts w:ascii="黑体" w:eastAsia="黑体"/>
                                <w:sz w:val="28"/>
                              </w:rPr>
                            </w:pPr>
                            <w:r>
                              <w:rPr>
                                <w:rFonts w:hint="eastAsia" w:ascii="黑体" w:eastAsia="黑体"/>
                                <w:sz w:val="28"/>
                              </w:rPr>
                              <w:t>202</w:t>
                            </w:r>
                            <w:r>
                              <w:rPr>
                                <w:rFonts w:ascii="黑体" w:eastAsia="黑体"/>
                                <w:sz w:val="28"/>
                              </w:rPr>
                              <w:t>6</w:t>
                            </w:r>
                            <w:r>
                              <w:rPr>
                                <w:rFonts w:hint="eastAsia" w:ascii="黑体" w:eastAsia="黑体"/>
                                <w:sz w:val="28"/>
                              </w:rPr>
                              <w:t>-XX-XX发布</w:t>
                            </w:r>
                          </w:p>
                        </w:txbxContent>
                      </wps:txbx>
                      <wps:bodyPr rot="0" vert="horz" wrap="square" lIns="0" tIns="0" rIns="91440" bIns="45720" anchor="t" anchorCtr="0" upright="1">
                        <a:noAutofit/>
                      </wps:bodyPr>
                    </wps:wsp>
                  </a:graphicData>
                </a:graphic>
              </wp:anchor>
            </w:drawing>
          </mc:Choice>
          <mc:Fallback>
            <w:pict>
              <v:shape id="首页自画框图8" o:spid="_x0000_s1026" o:spt="202" type="#_x0000_t202" style="position:absolute;left:0pt;margin-left:-11.85pt;margin-top:514pt;height:28.35pt;width:226.75pt;z-index:251667456;mso-width-relative:page;mso-height-relative:page;" fillcolor="#FFFFFF" filled="t" stroked="f" coordsize="21600,21600" o:gfxdata="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EgSegbcAAAADQEAAA8AAAAAAAAAAQAgAAAAIgAA&#10;AGRycy9kb3ducmV2LnhtbFBLAQIUABQAAAAIAIdO4kAyHHknPQIAAD4EAAAOAAAAAAAAAAEAIAAA&#10;ACsBAABkcnMvZTJvRG9jLnhtbFBLBQYAAAAABgAGAFkBAADaBQAAAAA=&#10;">
                <v:fill on="t" focussize="0,0"/>
                <v:stroke on="f"/>
                <v:imagedata o:title=""/>
                <o:lock v:ext="edit" aspectratio="f"/>
                <v:textbox inset="0mm,0mm,2.54mm,1.27mm">
                  <w:txbxContent>
                    <w:p w14:paraId="6B44DAE0">
                      <w:pPr>
                        <w:ind w:firstLine="560"/>
                        <w:rPr>
                          <w:rFonts w:ascii="黑体" w:eastAsia="黑体"/>
                          <w:sz w:val="28"/>
                        </w:rPr>
                      </w:pPr>
                      <w:r>
                        <w:rPr>
                          <w:rFonts w:hint="eastAsia" w:ascii="黑体" w:eastAsia="黑体"/>
                          <w:sz w:val="28"/>
                        </w:rPr>
                        <w:t>202</w:t>
                      </w:r>
                      <w:r>
                        <w:rPr>
                          <w:rFonts w:ascii="黑体" w:eastAsia="黑体"/>
                          <w:sz w:val="28"/>
                        </w:rPr>
                        <w:t>6</w:t>
                      </w:r>
                      <w:r>
                        <w:rPr>
                          <w:rFonts w:hint="eastAsia" w:ascii="黑体" w:eastAsia="黑体"/>
                          <w:sz w:val="28"/>
                        </w:rPr>
                        <w:t>-XX-XX发布</w:t>
                      </w:r>
                    </w:p>
                  </w:txbxContent>
                </v:textbox>
              </v:shape>
            </w:pict>
          </mc:Fallback>
        </mc:AlternateContent>
      </w:r>
      <w:r>
        <w:rPr>
          <w:rFonts w:ascii="Times New Roman"/>
        </w:rPr>
        <mc:AlternateContent>
          <mc:Choice Requires="wps">
            <w:drawing>
              <wp:anchor distT="0" distB="0" distL="114300" distR="114300" simplePos="0" relativeHeight="251668480" behindDoc="0" locked="0" layoutInCell="1" allowOverlap="1">
                <wp:simplePos x="0" y="0"/>
                <wp:positionH relativeFrom="column">
                  <wp:posOffset>3121660</wp:posOffset>
                </wp:positionH>
                <wp:positionV relativeFrom="paragraph">
                  <wp:posOffset>6527800</wp:posOffset>
                </wp:positionV>
                <wp:extent cx="2880995" cy="360045"/>
                <wp:effectExtent l="1905" t="4445" r="3175" b="0"/>
                <wp:wrapNone/>
                <wp:docPr id="7" name="首页自画框图9"/>
                <wp:cNvGraphicFramePr/>
                <a:graphic xmlns:a="http://schemas.openxmlformats.org/drawingml/2006/main">
                  <a:graphicData uri="http://schemas.microsoft.com/office/word/2010/wordprocessingShape">
                    <wps:wsp>
                      <wps:cNvSpPr txBox="1">
                        <a:spLocks noChangeArrowheads="1"/>
                      </wps:cNvSpPr>
                      <wps:spPr bwMode="auto">
                        <a:xfrm>
                          <a:off x="0" y="0"/>
                          <a:ext cx="2880995" cy="360045"/>
                        </a:xfrm>
                        <a:prstGeom prst="rect">
                          <a:avLst/>
                        </a:prstGeom>
                        <a:solidFill>
                          <a:srgbClr val="FFFFFF"/>
                        </a:solidFill>
                        <a:ln>
                          <a:noFill/>
                        </a:ln>
                      </wps:spPr>
                      <wps:txbx>
                        <w:txbxContent>
                          <w:p w14:paraId="2C73FF12">
                            <w:pPr>
                              <w:ind w:firstLine="560"/>
                              <w:jc w:val="right"/>
                              <w:rPr>
                                <w:rFonts w:ascii="黑体" w:eastAsia="黑体"/>
                                <w:sz w:val="28"/>
                              </w:rPr>
                            </w:pPr>
                            <w:r>
                              <w:rPr>
                                <w:rFonts w:hint="eastAsia" w:ascii="黑体" w:eastAsia="黑体"/>
                                <w:sz w:val="28"/>
                              </w:rPr>
                              <w:t>202</w:t>
                            </w:r>
                            <w:r>
                              <w:rPr>
                                <w:rFonts w:ascii="黑体" w:eastAsia="黑体"/>
                                <w:sz w:val="28"/>
                              </w:rPr>
                              <w:t>6</w:t>
                            </w:r>
                            <w:r>
                              <w:rPr>
                                <w:rFonts w:hint="eastAsia" w:ascii="黑体" w:eastAsia="黑体"/>
                                <w:sz w:val="28"/>
                              </w:rPr>
                              <w:t>-XX-XX 实施</w:t>
                            </w:r>
                          </w:p>
                        </w:txbxContent>
                      </wps:txbx>
                      <wps:bodyPr rot="0" vert="horz" wrap="square" lIns="0" tIns="0" rIns="91440" bIns="45720" anchor="t" anchorCtr="0" upright="1">
                        <a:noAutofit/>
                      </wps:bodyPr>
                    </wps:wsp>
                  </a:graphicData>
                </a:graphic>
              </wp:anchor>
            </w:drawing>
          </mc:Choice>
          <mc:Fallback>
            <w:pict>
              <v:shape id="首页自画框图9" o:spid="_x0000_s1026" o:spt="202" type="#_x0000_t202" style="position:absolute;left:0pt;margin-left:245.8pt;margin-top:514pt;height:28.35pt;width:226.85pt;z-index:251668480;mso-width-relative:page;mso-height-relative:page;" fillcolor="#FFFFFF" filled="t" stroked="f" coordsize="21600,21600" o:gfxdata="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DHRDvs3AAAAA0BAAAPAAAAAAAAAAEAIAAAACIA&#10;AABkcnMvZG93bnJldi54bWxQSwECFAAUAAAACACHTuJA5SSIYT4CAAA+BAAADgAAAAAAAAABACAA&#10;AAArAQAAZHJzL2Uyb0RvYy54bWxQSwUGAAAAAAYABgBZAQAA2wUAAAAA&#10;">
                <v:fill on="t" focussize="0,0"/>
                <v:stroke on="f"/>
                <v:imagedata o:title=""/>
                <o:lock v:ext="edit" aspectratio="f"/>
                <v:textbox inset="0mm,0mm,2.54mm,1.27mm">
                  <w:txbxContent>
                    <w:p w14:paraId="2C73FF12">
                      <w:pPr>
                        <w:ind w:firstLine="560"/>
                        <w:jc w:val="right"/>
                        <w:rPr>
                          <w:rFonts w:ascii="黑体" w:eastAsia="黑体"/>
                          <w:sz w:val="28"/>
                        </w:rPr>
                      </w:pPr>
                      <w:r>
                        <w:rPr>
                          <w:rFonts w:hint="eastAsia" w:ascii="黑体" w:eastAsia="黑体"/>
                          <w:sz w:val="28"/>
                        </w:rPr>
                        <w:t>202</w:t>
                      </w:r>
                      <w:r>
                        <w:rPr>
                          <w:rFonts w:ascii="黑体" w:eastAsia="黑体"/>
                          <w:sz w:val="28"/>
                        </w:rPr>
                        <w:t>6</w:t>
                      </w:r>
                      <w:r>
                        <w:rPr>
                          <w:rFonts w:hint="eastAsia" w:ascii="黑体" w:eastAsia="黑体"/>
                          <w:sz w:val="28"/>
                        </w:rPr>
                        <w:t>-XX-XX 实施</w:t>
                      </w:r>
                    </w:p>
                  </w:txbxContent>
                </v:textbox>
              </v:shape>
            </w:pict>
          </mc:Fallback>
        </mc:AlternateContent>
      </w:r>
      <w:r>
        <w:rPr>
          <w:rFonts w:ascii="Times New Roman"/>
        </w:rPr>
        <mc:AlternateContent>
          <mc:Choice Requires="wps">
            <w:drawing>
              <wp:anchor distT="0" distB="0" distL="114300" distR="114300" simplePos="0" relativeHeight="251669504" behindDoc="0" locked="0" layoutInCell="1" allowOverlap="1">
                <wp:simplePos x="0" y="0"/>
                <wp:positionH relativeFrom="column">
                  <wp:posOffset>150495</wp:posOffset>
                </wp:positionH>
                <wp:positionV relativeFrom="paragraph">
                  <wp:posOffset>6769100</wp:posOffset>
                </wp:positionV>
                <wp:extent cx="5830570" cy="0"/>
                <wp:effectExtent l="12065" t="7620" r="5715" b="11430"/>
                <wp:wrapNone/>
                <wp:docPr id="6" name="首页自画框图10"/>
                <wp:cNvGraphicFramePr/>
                <a:graphic xmlns:a="http://schemas.openxmlformats.org/drawingml/2006/main">
                  <a:graphicData uri="http://schemas.microsoft.com/office/word/2010/wordprocessingShape">
                    <wps:wsp>
                      <wps:cNvCnPr>
                        <a:cxnSpLocks noChangeShapeType="1"/>
                      </wps:cNvCnPr>
                      <wps:spPr bwMode="auto">
                        <a:xfrm>
                          <a:off x="0" y="0"/>
                          <a:ext cx="5830570" cy="0"/>
                        </a:xfrm>
                        <a:prstGeom prst="line">
                          <a:avLst/>
                        </a:prstGeom>
                        <a:noFill/>
                        <a:ln w="9525">
                          <a:solidFill>
                            <a:srgbClr val="000000"/>
                          </a:solidFill>
                          <a:round/>
                        </a:ln>
                      </wps:spPr>
                      <wps:bodyPr/>
                    </wps:wsp>
                  </a:graphicData>
                </a:graphic>
              </wp:anchor>
            </w:drawing>
          </mc:Choice>
          <mc:Fallback>
            <w:pict>
              <v:line id="首页自画框图10" o:spid="_x0000_s1026" o:spt="20" style="position:absolute;left:0pt;margin-left:11.85pt;margin-top:533pt;height:0pt;width:459.1pt;z-index:251669504;mso-width-relative:page;mso-height-relative:page;" filled="f" stroked="t" coordsize="21600,21600" o:gfxdata="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H0ui5jWAAAADAEAAA8AAAAAAAAAAQAgAAAAIgAAAGRycy9kb3ducmV2LnhtbFBLAQIUABQAAAAI&#10;AIdO4kCGalAK7wEAAK0DAAAOAAAAAAAAAAEAIAAAACUBAABkcnMvZTJvRG9jLnhtbFBLBQYAAAAA&#10;BgAGAFkBAACGBQAAAAA=&#10;">
                <v:fill on="f" focussize="0,0"/>
                <v:stroke color="#000000" joinstyle="round"/>
                <v:imagedata o:title=""/>
                <o:lock v:ext="edit" aspectratio="f"/>
              </v:line>
            </w:pict>
          </mc:Fallback>
        </mc:AlternateContent>
      </w:r>
      <w:r>
        <w:rPr>
          <w:rFonts w:ascii="Times New Roman"/>
        </w:rPr>
        <mc:AlternateContent>
          <mc:Choice Requires="wps">
            <w:drawing>
              <wp:anchor distT="0" distB="0" distL="114300" distR="114300" simplePos="0" relativeHeight="251670528" behindDoc="0" locked="0" layoutInCell="1" allowOverlap="1">
                <wp:simplePos x="0" y="0"/>
                <wp:positionH relativeFrom="column">
                  <wp:posOffset>-74930</wp:posOffset>
                </wp:positionH>
                <wp:positionV relativeFrom="paragraph">
                  <wp:posOffset>7089775</wp:posOffset>
                </wp:positionV>
                <wp:extent cx="6120765" cy="360045"/>
                <wp:effectExtent l="0" t="4445" r="0" b="0"/>
                <wp:wrapNone/>
                <wp:docPr id="4" name="首页自画框图11"/>
                <wp:cNvGraphicFramePr/>
                <a:graphic xmlns:a="http://schemas.openxmlformats.org/drawingml/2006/main">
                  <a:graphicData uri="http://schemas.microsoft.com/office/word/2010/wordprocessingShape">
                    <wps:wsp>
                      <wps:cNvSpPr txBox="1">
                        <a:spLocks noChangeArrowheads="1"/>
                      </wps:cNvSpPr>
                      <wps:spPr bwMode="auto">
                        <a:xfrm>
                          <a:off x="0" y="0"/>
                          <a:ext cx="6120765" cy="360045"/>
                        </a:xfrm>
                        <a:prstGeom prst="rect">
                          <a:avLst/>
                        </a:prstGeom>
                        <a:solidFill>
                          <a:srgbClr val="FFFFFF"/>
                        </a:solidFill>
                        <a:ln>
                          <a:noFill/>
                        </a:ln>
                      </wps:spPr>
                      <wps:txbx>
                        <w:txbxContent>
                          <w:p w14:paraId="346DE508">
                            <w:pPr>
                              <w:tabs>
                                <w:tab w:val="left" w:pos="1008"/>
                                <w:tab w:val="left" w:pos="8222"/>
                                <w:tab w:val="left" w:pos="8505"/>
                              </w:tabs>
                              <w:ind w:firstLine="940"/>
                              <w:jc w:val="center"/>
                              <w:rPr>
                                <w:rFonts w:ascii="黑体" w:eastAsia="黑体"/>
                                <w:spacing w:val="20"/>
                                <w:w w:val="135"/>
                                <w:sz w:val="28"/>
                              </w:rPr>
                            </w:pPr>
                            <w:r>
                              <w:rPr>
                                <w:rFonts w:hint="eastAsia" w:ascii="黑体" w:eastAsia="黑体"/>
                                <w:spacing w:val="20"/>
                                <w:w w:val="135"/>
                                <w:sz w:val="32"/>
                              </w:rPr>
                              <w:t>中国南方电网有限责任公司</w:t>
                            </w:r>
                            <w:r>
                              <w:rPr>
                                <w:rFonts w:hint="eastAsia" w:ascii="黑体" w:eastAsia="黑体"/>
                                <w:spacing w:val="20"/>
                                <w:w w:val="135"/>
                                <w:sz w:val="28"/>
                              </w:rPr>
                              <w:t xml:space="preserve">  </w:t>
                            </w:r>
                            <w:r>
                              <w:rPr>
                                <w:rFonts w:hint="eastAsia" w:ascii="黑体" w:eastAsia="黑体"/>
                                <w:sz w:val="28"/>
                              </w:rPr>
                              <w:t>发</w:t>
                            </w:r>
                            <w:r>
                              <w:rPr>
                                <w:rFonts w:hint="eastAsia" w:ascii="黑体" w:eastAsia="黑体"/>
                                <w:sz w:val="10"/>
                              </w:rPr>
                              <w:t xml:space="preserve"> </w:t>
                            </w:r>
                            <w:r>
                              <w:rPr>
                                <w:rFonts w:hint="eastAsia" w:ascii="黑体" w:eastAsia="黑体"/>
                                <w:sz w:val="28"/>
                              </w:rPr>
                              <w:t>布</w:t>
                            </w:r>
                          </w:p>
                        </w:txbxContent>
                      </wps:txbx>
                      <wps:bodyPr rot="0" vert="horz" wrap="square" lIns="0" tIns="0" rIns="91440" bIns="45720" anchor="t" anchorCtr="0" upright="1">
                        <a:noAutofit/>
                      </wps:bodyPr>
                    </wps:wsp>
                  </a:graphicData>
                </a:graphic>
              </wp:anchor>
            </w:drawing>
          </mc:Choice>
          <mc:Fallback>
            <w:pict>
              <v:shape id="首页自画框图11" o:spid="_x0000_s1026" o:spt="202" type="#_x0000_t202" style="position:absolute;left:0pt;margin-left:-5.9pt;margin-top:558.25pt;height:28.35pt;width:481.95pt;z-index:251670528;mso-width-relative:page;mso-height-relative:page;" fillcolor="#FFFFFF" filled="t" stroked="f" coordsize="21600,21600" o:gfxdata="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DPnnEd2wAAAA0BAAAPAAAAAAAAAAEAIAAAACIAAABk&#10;cnMvZG93bnJldi54bWxQSwECFAAUAAAACACHTuJAQbD9PDwCAAA/BAAADgAAAAAAAAABACAAAAAq&#10;AQAAZHJzL2Uyb0RvYy54bWxQSwUGAAAAAAYABgBZAQAA2AUAAAAA&#10;">
                <v:fill on="t" focussize="0,0"/>
                <v:stroke on="f"/>
                <v:imagedata o:title=""/>
                <o:lock v:ext="edit" aspectratio="f"/>
                <v:textbox inset="0mm,0mm,2.54mm,1.27mm">
                  <w:txbxContent>
                    <w:p w14:paraId="346DE508">
                      <w:pPr>
                        <w:tabs>
                          <w:tab w:val="left" w:pos="1008"/>
                          <w:tab w:val="left" w:pos="8222"/>
                          <w:tab w:val="left" w:pos="8505"/>
                        </w:tabs>
                        <w:ind w:firstLine="940"/>
                        <w:jc w:val="center"/>
                        <w:rPr>
                          <w:rFonts w:ascii="黑体" w:eastAsia="黑体"/>
                          <w:spacing w:val="20"/>
                          <w:w w:val="135"/>
                          <w:sz w:val="28"/>
                        </w:rPr>
                      </w:pPr>
                      <w:r>
                        <w:rPr>
                          <w:rFonts w:hint="eastAsia" w:ascii="黑体" w:eastAsia="黑体"/>
                          <w:spacing w:val="20"/>
                          <w:w w:val="135"/>
                          <w:sz w:val="32"/>
                        </w:rPr>
                        <w:t>中国南方电网有限责任公司</w:t>
                      </w:r>
                      <w:r>
                        <w:rPr>
                          <w:rFonts w:hint="eastAsia" w:ascii="黑体" w:eastAsia="黑体"/>
                          <w:spacing w:val="20"/>
                          <w:w w:val="135"/>
                          <w:sz w:val="28"/>
                        </w:rPr>
                        <w:t xml:space="preserve">  </w:t>
                      </w:r>
                      <w:r>
                        <w:rPr>
                          <w:rFonts w:hint="eastAsia" w:ascii="黑体" w:eastAsia="黑体"/>
                          <w:sz w:val="28"/>
                        </w:rPr>
                        <w:t>发</w:t>
                      </w:r>
                      <w:r>
                        <w:rPr>
                          <w:rFonts w:hint="eastAsia" w:ascii="黑体" w:eastAsia="黑体"/>
                          <w:sz w:val="10"/>
                        </w:rPr>
                        <w:t xml:space="preserve"> </w:t>
                      </w:r>
                      <w:r>
                        <w:rPr>
                          <w:rFonts w:hint="eastAsia" w:ascii="黑体" w:eastAsia="黑体"/>
                          <w:sz w:val="28"/>
                        </w:rPr>
                        <w:t>布</w:t>
                      </w:r>
                    </w:p>
                  </w:txbxContent>
                </v:textbox>
              </v:shape>
            </w:pict>
          </mc:Fallback>
        </mc:AlternateContent>
      </w:r>
    </w:p>
    <w:p w14:paraId="5C982E6E">
      <w:pPr>
        <w:pStyle w:val="39"/>
        <w:tabs>
          <w:tab w:val="left" w:pos="420"/>
          <w:tab w:val="right" w:leader="dot" w:pos="9346"/>
        </w:tabs>
        <w:jc w:val="center"/>
        <w:rPr>
          <w:rFonts w:ascii="黑体" w:hAnsi="黑体" w:eastAsia="黑体"/>
          <w:b/>
          <w:color w:val="000000"/>
          <w:sz w:val="32"/>
          <w:szCs w:val="32"/>
        </w:rPr>
      </w:pPr>
      <w:bookmarkStart w:id="0" w:name="_Toc497913548"/>
      <w:bookmarkStart w:id="1" w:name="_Toc487042842"/>
      <w:bookmarkStart w:id="2" w:name="_Toc473021448"/>
      <w:r>
        <w:rPr>
          <w:rFonts w:ascii="黑体" w:hAnsi="黑体" w:eastAsia="黑体"/>
          <w:b/>
          <w:color w:val="000000"/>
          <w:sz w:val="32"/>
          <w:szCs w:val="32"/>
        </w:rPr>
        <w:t>目  次</w:t>
      </w:r>
      <w:bookmarkEnd w:id="0"/>
      <w:bookmarkEnd w:id="1"/>
      <w:bookmarkEnd w:id="2"/>
    </w:p>
    <w:customXmlInsRangeStart w:id="12" w:author="Gutingting " w:date="2026-02-24T10:07:05Z"/>
    <w:sdt>
      <w:sdtPr>
        <w:rPr>
          <w:rFonts w:ascii="宋体" w:hAnsi="宋体" w:eastAsia="宋体" w:cs="Times New Roman"/>
          <w:kern w:val="2"/>
          <w:sz w:val="21"/>
          <w:szCs w:val="22"/>
          <w:lang w:val="en-US" w:eastAsia="zh-CN" w:bidi="ar-SA"/>
        </w:rPr>
        <w:id w:val="147479364"/>
        <w15:color w:val="DBDBDB"/>
        <w:docPartObj>
          <w:docPartGallery w:val="Table of Contents"/>
          <w:docPartUnique/>
        </w:docPartObj>
      </w:sdtPr>
      <w:sdtEndPr>
        <w:rPr>
          <w:rFonts w:ascii="宋体" w:hAnsi="宋体" w:eastAsia="宋体" w:cs="Times New Roman"/>
          <w:kern w:val="2"/>
          <w:sz w:val="21"/>
          <w:szCs w:val="22"/>
          <w:lang w:val="en-US" w:eastAsia="zh-CN" w:bidi="ar-SA"/>
        </w:rPr>
      </w:sdtEndPr>
      <w:sdtContent>
        <w:customXmlInsRangeEnd w:id="12"/>
        <w:p w14:paraId="4B285437">
          <w:pPr>
            <w:spacing w:before="0" w:beforeLines="0" w:after="0" w:afterLines="0" w:line="240" w:lineRule="auto"/>
            <w:ind w:left="0" w:leftChars="0" w:right="0" w:rightChars="0" w:firstLine="0" w:firstLineChars="0"/>
            <w:jc w:val="center"/>
            <w:rPr>
              <w:ins w:id="14" w:author="Gutingting " w:date="2026-02-24T10:07:05Z"/>
            </w:rPr>
          </w:pPr>
        </w:p>
        <w:p w14:paraId="1FFC076F">
          <w:pPr>
            <w:pStyle w:val="39"/>
            <w:tabs>
              <w:tab w:val="right" w:leader="dot" w:pos="9356"/>
            </w:tabs>
            <w:rPr>
              <w:rFonts w:hint="eastAsia" w:ascii="宋体" w:hAnsi="宋体" w:eastAsia="宋体" w:cs="宋体"/>
              <w:sz w:val="21"/>
              <w:szCs w:val="21"/>
            </w:rPr>
          </w:pPr>
          <w:ins w:id="16" w:author="Gutingting " w:date="2026-02-24T10:07:03Z">
            <w:r>
              <w:rPr>
                <w:rFonts w:hint="eastAsia" w:ascii="宋体" w:hAnsi="宋体" w:eastAsia="宋体" w:cs="宋体"/>
                <w:sz w:val="21"/>
                <w:szCs w:val="21"/>
              </w:rPr>
              <w:fldChar w:fldCharType="begin"/>
            </w:r>
          </w:ins>
          <w:ins w:id="17" w:author="Gutingting " w:date="2026-02-24T10:07:03Z">
            <w:r>
              <w:rPr>
                <w:rFonts w:hint="eastAsia" w:ascii="宋体" w:hAnsi="宋体" w:eastAsia="宋体" w:cs="宋体"/>
                <w:sz w:val="21"/>
                <w:szCs w:val="21"/>
              </w:rPr>
              <w:instrText xml:space="preserve">TOC \o "1-1" \h \u </w:instrText>
            </w:r>
          </w:ins>
          <w:ins w:id="18" w:author="Gutingting " w:date="2026-02-24T10:07:03Z">
            <w:r>
              <w:rPr>
                <w:rFonts w:hint="eastAsia" w:ascii="宋体" w:hAnsi="宋体" w:eastAsia="宋体" w:cs="宋体"/>
                <w:sz w:val="21"/>
                <w:szCs w:val="21"/>
              </w:rPr>
              <w:fldChar w:fldCharType="separate"/>
            </w:r>
          </w:ins>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_Toc23405 </w:instrText>
          </w:r>
          <w:r>
            <w:rPr>
              <w:rFonts w:hint="eastAsia" w:ascii="宋体" w:hAnsi="宋体" w:eastAsia="宋体" w:cs="宋体"/>
              <w:sz w:val="21"/>
              <w:szCs w:val="21"/>
            </w:rPr>
            <w:fldChar w:fldCharType="separate"/>
          </w:r>
          <w:r>
            <w:rPr>
              <w:rFonts w:hint="eastAsia" w:ascii="宋体" w:hAnsi="宋体" w:eastAsia="宋体" w:cs="宋体"/>
              <w:sz w:val="21"/>
              <w:szCs w:val="21"/>
            </w:rPr>
            <w:t>前    言</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_Toc23405 \h </w:instrText>
          </w:r>
          <w:r>
            <w:rPr>
              <w:rFonts w:hint="eastAsia" w:ascii="宋体" w:hAnsi="宋体" w:eastAsia="宋体" w:cs="宋体"/>
              <w:sz w:val="21"/>
              <w:szCs w:val="21"/>
            </w:rPr>
            <w:fldChar w:fldCharType="separate"/>
          </w:r>
          <w:r>
            <w:rPr>
              <w:rFonts w:hint="eastAsia" w:ascii="宋体" w:hAnsi="宋体" w:eastAsia="宋体" w:cs="宋体"/>
              <w:sz w:val="21"/>
              <w:szCs w:val="21"/>
            </w:rPr>
            <w:t>II</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422C8CBD">
          <w:pPr>
            <w:pStyle w:val="39"/>
            <w:tabs>
              <w:tab w:val="right" w:leader="dot" w:pos="935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_Toc2090 </w:instrText>
          </w:r>
          <w:r>
            <w:rPr>
              <w:rFonts w:hint="eastAsia" w:ascii="宋体" w:hAnsi="宋体" w:eastAsia="宋体" w:cs="宋体"/>
              <w:sz w:val="21"/>
              <w:szCs w:val="21"/>
            </w:rPr>
            <w:fldChar w:fldCharType="separate"/>
          </w:r>
          <w:r>
            <w:rPr>
              <w:rFonts w:hint="eastAsia" w:ascii="宋体" w:hAnsi="宋体" w:eastAsia="宋体" w:cs="宋体"/>
              <w:sz w:val="21"/>
              <w:szCs w:val="21"/>
            </w:rPr>
            <w:t>1 范围</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_Toc2090 \h </w:instrText>
          </w:r>
          <w:r>
            <w:rPr>
              <w:rFonts w:hint="eastAsia" w:ascii="宋体" w:hAnsi="宋体" w:eastAsia="宋体" w:cs="宋体"/>
              <w:sz w:val="21"/>
              <w:szCs w:val="21"/>
            </w:rPr>
            <w:fldChar w:fldCharType="separate"/>
          </w:r>
          <w:r>
            <w:rPr>
              <w:rFonts w:hint="eastAsia" w:ascii="宋体" w:hAnsi="宋体" w:eastAsia="宋体" w:cs="宋体"/>
              <w:sz w:val="21"/>
              <w:szCs w:val="21"/>
            </w:rPr>
            <w:t>1</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3B46B04B">
          <w:pPr>
            <w:pStyle w:val="39"/>
            <w:tabs>
              <w:tab w:val="right" w:leader="dot" w:pos="935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_Toc15392 </w:instrText>
          </w:r>
          <w:r>
            <w:rPr>
              <w:rFonts w:hint="eastAsia" w:ascii="宋体" w:hAnsi="宋体" w:eastAsia="宋体" w:cs="宋体"/>
              <w:sz w:val="21"/>
              <w:szCs w:val="21"/>
            </w:rPr>
            <w:fldChar w:fldCharType="separate"/>
          </w:r>
          <w:r>
            <w:rPr>
              <w:rFonts w:hint="eastAsia" w:ascii="宋体" w:hAnsi="宋体" w:eastAsia="宋体" w:cs="宋体"/>
              <w:sz w:val="21"/>
              <w:szCs w:val="21"/>
            </w:rPr>
            <w:t>2 规范性引用文件</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_Toc15392 \h </w:instrText>
          </w:r>
          <w:r>
            <w:rPr>
              <w:rFonts w:hint="eastAsia" w:ascii="宋体" w:hAnsi="宋体" w:eastAsia="宋体" w:cs="宋体"/>
              <w:sz w:val="21"/>
              <w:szCs w:val="21"/>
            </w:rPr>
            <w:fldChar w:fldCharType="separate"/>
          </w:r>
          <w:r>
            <w:rPr>
              <w:rFonts w:hint="eastAsia" w:ascii="宋体" w:hAnsi="宋体" w:eastAsia="宋体" w:cs="宋体"/>
              <w:sz w:val="21"/>
              <w:szCs w:val="21"/>
            </w:rPr>
            <w:t>1</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150C4157">
          <w:pPr>
            <w:pStyle w:val="39"/>
            <w:tabs>
              <w:tab w:val="right" w:leader="dot" w:pos="935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_Toc21023 </w:instrText>
          </w:r>
          <w:r>
            <w:rPr>
              <w:rFonts w:hint="eastAsia" w:ascii="宋体" w:hAnsi="宋体" w:eastAsia="宋体" w:cs="宋体"/>
              <w:sz w:val="21"/>
              <w:szCs w:val="21"/>
            </w:rPr>
            <w:fldChar w:fldCharType="separate"/>
          </w:r>
          <w:r>
            <w:rPr>
              <w:rFonts w:hint="eastAsia" w:ascii="宋体" w:hAnsi="宋体" w:eastAsia="宋体" w:cs="宋体"/>
              <w:sz w:val="21"/>
              <w:szCs w:val="21"/>
            </w:rPr>
            <w:t>3 术语和定义</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_Toc21023 \h </w:instrText>
          </w:r>
          <w:r>
            <w:rPr>
              <w:rFonts w:hint="eastAsia" w:ascii="宋体" w:hAnsi="宋体" w:eastAsia="宋体" w:cs="宋体"/>
              <w:sz w:val="21"/>
              <w:szCs w:val="21"/>
            </w:rPr>
            <w:fldChar w:fldCharType="separate"/>
          </w:r>
          <w:r>
            <w:rPr>
              <w:rFonts w:hint="eastAsia" w:ascii="宋体" w:hAnsi="宋体" w:eastAsia="宋体" w:cs="宋体"/>
              <w:sz w:val="21"/>
              <w:szCs w:val="21"/>
            </w:rPr>
            <w:t>1</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64D9E904">
          <w:pPr>
            <w:pStyle w:val="39"/>
            <w:tabs>
              <w:tab w:val="right" w:leader="dot" w:pos="935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_Toc3951 </w:instrText>
          </w:r>
          <w:r>
            <w:rPr>
              <w:rFonts w:hint="eastAsia" w:ascii="宋体" w:hAnsi="宋体" w:eastAsia="宋体" w:cs="宋体"/>
              <w:sz w:val="21"/>
              <w:szCs w:val="21"/>
            </w:rPr>
            <w:fldChar w:fldCharType="separate"/>
          </w:r>
          <w:r>
            <w:rPr>
              <w:rFonts w:hint="eastAsia" w:ascii="宋体" w:hAnsi="宋体" w:eastAsia="宋体" w:cs="宋体"/>
              <w:sz w:val="21"/>
              <w:szCs w:val="21"/>
            </w:rPr>
            <w:t>4 缩略语</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_Toc3951 \h </w:instrText>
          </w:r>
          <w:r>
            <w:rPr>
              <w:rFonts w:hint="eastAsia" w:ascii="宋体" w:hAnsi="宋体" w:eastAsia="宋体" w:cs="宋体"/>
              <w:sz w:val="21"/>
              <w:szCs w:val="21"/>
            </w:rPr>
            <w:fldChar w:fldCharType="separate"/>
          </w:r>
          <w:r>
            <w:rPr>
              <w:rFonts w:hint="eastAsia" w:ascii="宋体" w:hAnsi="宋体" w:eastAsia="宋体" w:cs="宋体"/>
              <w:sz w:val="21"/>
              <w:szCs w:val="21"/>
            </w:rPr>
            <w:t>2</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7DA87BCB">
          <w:pPr>
            <w:pStyle w:val="39"/>
            <w:tabs>
              <w:tab w:val="right" w:leader="dot" w:pos="935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_Toc23236 </w:instrText>
          </w:r>
          <w:r>
            <w:rPr>
              <w:rFonts w:hint="eastAsia" w:ascii="宋体" w:hAnsi="宋体" w:eastAsia="宋体" w:cs="宋体"/>
              <w:sz w:val="21"/>
              <w:szCs w:val="21"/>
            </w:rPr>
            <w:fldChar w:fldCharType="separate"/>
          </w:r>
          <w:r>
            <w:rPr>
              <w:rFonts w:hint="eastAsia" w:ascii="宋体" w:hAnsi="宋体" w:eastAsia="宋体" w:cs="宋体"/>
              <w:sz w:val="21"/>
              <w:szCs w:val="21"/>
            </w:rPr>
            <w:t>5 物理层一般要求和定义</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_Toc23236 \h </w:instrText>
          </w:r>
          <w:r>
            <w:rPr>
              <w:rFonts w:hint="eastAsia" w:ascii="宋体" w:hAnsi="宋体" w:eastAsia="宋体" w:cs="宋体"/>
              <w:sz w:val="21"/>
              <w:szCs w:val="21"/>
            </w:rPr>
            <w:fldChar w:fldCharType="separate"/>
          </w:r>
          <w:r>
            <w:rPr>
              <w:rFonts w:hint="eastAsia" w:ascii="宋体" w:hAnsi="宋体" w:eastAsia="宋体" w:cs="宋体"/>
              <w:sz w:val="21"/>
              <w:szCs w:val="21"/>
            </w:rPr>
            <w:t>2</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5584DEC0">
          <w:pPr>
            <w:pStyle w:val="39"/>
            <w:tabs>
              <w:tab w:val="right" w:leader="dot" w:pos="935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_Toc11113 </w:instrText>
          </w:r>
          <w:r>
            <w:rPr>
              <w:rFonts w:hint="eastAsia" w:ascii="宋体" w:hAnsi="宋体" w:eastAsia="宋体" w:cs="宋体"/>
              <w:sz w:val="21"/>
              <w:szCs w:val="21"/>
            </w:rPr>
            <w:fldChar w:fldCharType="separate"/>
          </w:r>
          <w:r>
            <w:rPr>
              <w:rFonts w:hint="eastAsia" w:ascii="宋体" w:hAnsi="宋体" w:eastAsia="宋体" w:cs="宋体"/>
              <w:sz w:val="21"/>
              <w:szCs w:val="21"/>
            </w:rPr>
            <w:t>6 物理层性能要求</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_Toc11113 \h </w:instrText>
          </w:r>
          <w:r>
            <w:rPr>
              <w:rFonts w:hint="eastAsia" w:ascii="宋体" w:hAnsi="宋体" w:eastAsia="宋体" w:cs="宋体"/>
              <w:sz w:val="21"/>
              <w:szCs w:val="21"/>
            </w:rPr>
            <w:fldChar w:fldCharType="separate"/>
          </w:r>
          <w:r>
            <w:rPr>
              <w:rFonts w:hint="eastAsia" w:ascii="宋体" w:hAnsi="宋体" w:eastAsia="宋体" w:cs="宋体"/>
              <w:sz w:val="21"/>
              <w:szCs w:val="21"/>
            </w:rPr>
            <w:t>23</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146413FE">
          <w:pPr>
            <w:pStyle w:val="39"/>
            <w:tabs>
              <w:tab w:val="right" w:leader="dot" w:pos="935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_Toc11329 </w:instrText>
          </w:r>
          <w:r>
            <w:rPr>
              <w:rFonts w:hint="eastAsia" w:ascii="宋体" w:hAnsi="宋体" w:eastAsia="宋体" w:cs="宋体"/>
              <w:sz w:val="21"/>
              <w:szCs w:val="21"/>
            </w:rPr>
            <w:fldChar w:fldCharType="separate"/>
          </w:r>
          <w:r>
            <w:rPr>
              <w:rFonts w:hint="eastAsia" w:ascii="宋体" w:hAnsi="宋体" w:eastAsia="宋体" w:cs="宋体"/>
              <w:sz w:val="21"/>
              <w:szCs w:val="21"/>
            </w:rPr>
            <w:t>7 物理层数据服务</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_Toc11329 \h </w:instrText>
          </w:r>
          <w:r>
            <w:rPr>
              <w:rFonts w:hint="eastAsia" w:ascii="宋体" w:hAnsi="宋体" w:eastAsia="宋体" w:cs="宋体"/>
              <w:sz w:val="21"/>
              <w:szCs w:val="21"/>
            </w:rPr>
            <w:fldChar w:fldCharType="separate"/>
          </w:r>
          <w:r>
            <w:rPr>
              <w:rFonts w:hint="eastAsia" w:ascii="宋体" w:hAnsi="宋体" w:eastAsia="宋体" w:cs="宋体"/>
              <w:sz w:val="21"/>
              <w:szCs w:val="21"/>
            </w:rPr>
            <w:t>24</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76F25BD6">
          <w:pPr>
            <w:pStyle w:val="39"/>
            <w:tabs>
              <w:tab w:val="right" w:leader="dot" w:pos="935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_Toc29012 </w:instrText>
          </w:r>
          <w:r>
            <w:rPr>
              <w:rFonts w:hint="eastAsia" w:ascii="宋体" w:hAnsi="宋体" w:eastAsia="宋体" w:cs="宋体"/>
              <w:sz w:val="21"/>
              <w:szCs w:val="21"/>
            </w:rPr>
            <w:fldChar w:fldCharType="separate"/>
          </w:r>
          <w:r>
            <w:rPr>
              <w:rFonts w:hint="eastAsia" w:ascii="宋体" w:hAnsi="宋体" w:eastAsia="宋体" w:cs="宋体"/>
              <w:kern w:val="0"/>
              <w:sz w:val="21"/>
              <w:szCs w:val="21"/>
            </w:rPr>
            <w:t>附录A （规范性附录） 变量运算</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_Toc29012 \h </w:instrText>
          </w:r>
          <w:r>
            <w:rPr>
              <w:rFonts w:hint="eastAsia" w:ascii="宋体" w:hAnsi="宋体" w:eastAsia="宋体" w:cs="宋体"/>
              <w:sz w:val="21"/>
              <w:szCs w:val="21"/>
            </w:rPr>
            <w:fldChar w:fldCharType="separate"/>
          </w:r>
          <w:r>
            <w:rPr>
              <w:rFonts w:hint="eastAsia" w:ascii="宋体" w:hAnsi="宋体" w:eastAsia="宋体" w:cs="宋体"/>
              <w:sz w:val="21"/>
              <w:szCs w:val="21"/>
            </w:rPr>
            <w:t>27</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2F0C05EA">
          <w:pPr>
            <w:pStyle w:val="39"/>
            <w:tabs>
              <w:tab w:val="right" w:leader="dot" w:pos="935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_Toc11131 </w:instrText>
          </w:r>
          <w:r>
            <w:rPr>
              <w:rFonts w:hint="eastAsia" w:ascii="宋体" w:hAnsi="宋体" w:eastAsia="宋体" w:cs="宋体"/>
              <w:sz w:val="21"/>
              <w:szCs w:val="21"/>
            </w:rPr>
            <w:fldChar w:fldCharType="separate"/>
          </w:r>
          <w:r>
            <w:rPr>
              <w:rFonts w:hint="eastAsia" w:ascii="宋体" w:hAnsi="宋体" w:eastAsia="宋体" w:cs="宋体"/>
              <w:kern w:val="0"/>
              <w:sz w:val="21"/>
              <w:szCs w:val="21"/>
            </w:rPr>
            <w:t>附录B （规范性附录） Cyclicshift参数运算</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_Toc11131 \h </w:instrText>
          </w:r>
          <w:r>
            <w:rPr>
              <w:rFonts w:hint="eastAsia" w:ascii="宋体" w:hAnsi="宋体" w:eastAsia="宋体" w:cs="宋体"/>
              <w:sz w:val="21"/>
              <w:szCs w:val="21"/>
            </w:rPr>
            <w:fldChar w:fldCharType="separate"/>
          </w:r>
          <w:r>
            <w:rPr>
              <w:rFonts w:hint="eastAsia" w:ascii="宋体" w:hAnsi="宋体" w:eastAsia="宋体" w:cs="宋体"/>
              <w:sz w:val="21"/>
              <w:szCs w:val="21"/>
            </w:rPr>
            <w:t>28</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73EC3C6E">
          <w:pPr>
            <w:pStyle w:val="39"/>
            <w:tabs>
              <w:tab w:val="right" w:leader="dot" w:pos="9356"/>
            </w:tabs>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_Toc82 </w:instrText>
          </w:r>
          <w:r>
            <w:rPr>
              <w:rFonts w:hint="eastAsia" w:ascii="宋体" w:hAnsi="宋体" w:eastAsia="宋体" w:cs="宋体"/>
              <w:sz w:val="21"/>
              <w:szCs w:val="21"/>
            </w:rPr>
            <w:fldChar w:fldCharType="separate"/>
          </w:r>
          <w:r>
            <w:rPr>
              <w:rFonts w:hint="eastAsia" w:ascii="宋体" w:hAnsi="宋体" w:eastAsia="宋体" w:cs="宋体"/>
              <w:kern w:val="0"/>
              <w:sz w:val="21"/>
              <w:szCs w:val="21"/>
            </w:rPr>
            <w:t>附录C （规范性附录） ROBO映射</w:t>
          </w:r>
          <w:r>
            <w:rPr>
              <w:rFonts w:hint="eastAsia" w:ascii="宋体" w:hAnsi="宋体" w:eastAsia="宋体" w:cs="宋体"/>
              <w:sz w:val="21"/>
              <w:szCs w:val="21"/>
            </w:rPr>
            <w:tab/>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PAGEREF _Toc82 \h </w:instrText>
          </w:r>
          <w:r>
            <w:rPr>
              <w:rFonts w:hint="eastAsia" w:ascii="宋体" w:hAnsi="宋体" w:eastAsia="宋体" w:cs="宋体"/>
              <w:sz w:val="21"/>
              <w:szCs w:val="21"/>
            </w:rPr>
            <w:fldChar w:fldCharType="separate"/>
          </w:r>
          <w:r>
            <w:rPr>
              <w:rFonts w:hint="eastAsia" w:ascii="宋体" w:hAnsi="宋体" w:eastAsia="宋体" w:cs="宋体"/>
              <w:sz w:val="21"/>
              <w:szCs w:val="21"/>
            </w:rPr>
            <w:t>29</w:t>
          </w:r>
          <w:r>
            <w:rPr>
              <w:rFonts w:hint="eastAsia" w:ascii="宋体" w:hAnsi="宋体" w:eastAsia="宋体" w:cs="宋体"/>
              <w:sz w:val="21"/>
              <w:szCs w:val="21"/>
            </w:rPr>
            <w:fldChar w:fldCharType="end"/>
          </w:r>
          <w:r>
            <w:rPr>
              <w:rFonts w:hint="eastAsia" w:ascii="宋体" w:hAnsi="宋体" w:eastAsia="宋体" w:cs="宋体"/>
              <w:sz w:val="21"/>
              <w:szCs w:val="21"/>
            </w:rPr>
            <w:fldChar w:fldCharType="end"/>
          </w:r>
        </w:p>
        <w:p w14:paraId="7385CE8E">
          <w:pPr>
            <w:outlineLvl w:val="9"/>
            <w:rPr>
              <w:ins w:id="19" w:author="Gutingting " w:date="2026-02-24T10:08:57Z"/>
            </w:rPr>
          </w:pPr>
          <w:ins w:id="20" w:author="Gutingting " w:date="2026-02-24T10:07:03Z">
            <w:r>
              <w:rPr>
                <w:rFonts w:hint="eastAsia" w:ascii="宋体" w:hAnsi="宋体" w:eastAsia="宋体" w:cs="宋体"/>
                <w:sz w:val="21"/>
                <w:szCs w:val="21"/>
              </w:rPr>
              <w:fldChar w:fldCharType="end"/>
            </w:r>
          </w:ins>
        </w:p>
        <w:customXmlInsRangeStart w:id="22" w:author="Gutingting " w:date="2026-02-24T10:07:05Z"/>
      </w:sdtContent>
    </w:sdt>
    <w:customXmlInsRangeEnd w:id="22"/>
    <w:p w14:paraId="1F5996BC">
      <w:pPr>
        <w:pStyle w:val="39"/>
        <w:tabs>
          <w:tab w:val="right" w:leader="dot" w:pos="9346"/>
        </w:tabs>
        <w:rPr>
          <w:rFonts w:asciiTheme="minorHAnsi" w:hAnsiTheme="minorHAnsi" w:eastAsiaTheme="minorEastAsia" w:cstheme="minorBidi"/>
        </w:rPr>
      </w:pPr>
    </w:p>
    <w:p w14:paraId="7CC6EB03">
      <w:pPr>
        <w:pStyle w:val="85"/>
        <w:ind w:firstLine="0" w:firstLineChars="0"/>
        <w:rPr>
          <w:rFonts w:ascii="Times New Roman"/>
        </w:rPr>
        <w:sectPr>
          <w:headerReference r:id="rId13" w:type="default"/>
          <w:footerReference r:id="rId15" w:type="default"/>
          <w:headerReference r:id="rId14" w:type="even"/>
          <w:footerReference r:id="rId16" w:type="even"/>
          <w:pgSz w:w="11907" w:h="16839"/>
          <w:pgMar w:top="1417" w:right="1134" w:bottom="1134" w:left="1417" w:header="1020" w:footer="1020" w:gutter="0"/>
          <w:pgNumType w:fmt="upperRoman" w:start="1"/>
          <w:cols w:space="720" w:num="1"/>
          <w:docGrid w:linePitch="312" w:charSpace="0"/>
        </w:sectPr>
      </w:pPr>
    </w:p>
    <w:p w14:paraId="6F740162">
      <w:pPr>
        <w:ind w:firstLine="640"/>
        <w:jc w:val="center"/>
        <w:outlineLvl w:val="0"/>
        <w:rPr>
          <w:rFonts w:ascii="黑体" w:hAnsi="黑体" w:eastAsia="黑体"/>
          <w:sz w:val="32"/>
          <w:szCs w:val="32"/>
        </w:rPr>
      </w:pPr>
      <w:bookmarkStart w:id="3" w:name="_Toc473018563"/>
      <w:bookmarkStart w:id="4" w:name="_Toc472956023"/>
      <w:bookmarkStart w:id="5" w:name="_Toc23405"/>
      <w:bookmarkStart w:id="6" w:name="_Toc30760"/>
      <w:bookmarkStart w:id="7" w:name="_Toc2885"/>
      <w:bookmarkStart w:id="8" w:name="_Toc472955797"/>
      <w:r>
        <w:rPr>
          <w:rFonts w:ascii="黑体" w:hAnsi="黑体" w:eastAsia="黑体"/>
          <w:sz w:val="32"/>
          <w:szCs w:val="32"/>
        </w:rPr>
        <w:t>前    言</w:t>
      </w:r>
      <w:bookmarkEnd w:id="3"/>
      <w:bookmarkEnd w:id="4"/>
      <w:bookmarkEnd w:id="5"/>
      <w:bookmarkEnd w:id="6"/>
      <w:bookmarkEnd w:id="7"/>
      <w:bookmarkEnd w:id="8"/>
    </w:p>
    <w:p w14:paraId="78FCBDFB">
      <w:pPr>
        <w:ind w:firstLine="420"/>
        <w:rPr>
          <w:rFonts w:ascii="宋体" w:hAnsi="宋体"/>
        </w:rPr>
      </w:pPr>
      <w:r>
        <w:rPr>
          <w:rFonts w:hint="eastAsia" w:ascii="宋体" w:hAnsi="宋体"/>
        </w:rPr>
        <w:t>为全面规范南方电网公司通感一体化低压电力线宽带载波通信技术总体要求、应用场景及功能、性能要求及通信规约等内容，制定本标准。</w:t>
      </w:r>
    </w:p>
    <w:p w14:paraId="0500DD00">
      <w:pPr>
        <w:ind w:firstLine="420"/>
        <w:rPr>
          <w:rFonts w:ascii="宋体" w:hAnsi="宋体"/>
        </w:rPr>
      </w:pPr>
      <w:r>
        <w:rPr>
          <w:rFonts w:hint="eastAsia" w:ascii="宋体" w:hAnsi="宋体"/>
        </w:rPr>
        <w:t>本部分是《通感一体化低压电力线宽带载波通信规约》标准的第</w:t>
      </w:r>
      <w:r>
        <w:rPr>
          <w:rFonts w:ascii="宋体" w:hAnsi="宋体"/>
        </w:rPr>
        <w:t>3</w:t>
      </w:r>
      <w:r>
        <w:rPr>
          <w:rFonts w:hint="eastAsia" w:ascii="宋体" w:hAnsi="宋体"/>
        </w:rPr>
        <w:t>部分：物理层通信协议，包括物理层一般要求和定义、物理层性能要求、物理层数据服务等内容，制定本部分。</w:t>
      </w:r>
    </w:p>
    <w:p w14:paraId="7581BFFB">
      <w:pPr>
        <w:ind w:firstLine="420"/>
        <w:rPr>
          <w:rFonts w:ascii="宋体" w:hAnsi="宋体"/>
        </w:rPr>
      </w:pPr>
      <w:r>
        <w:rPr>
          <w:rFonts w:hint="eastAsia" w:ascii="宋体" w:hAnsi="宋体"/>
        </w:rPr>
        <w:t>请注意本文件的某些内容可能涉及专利。本文件的发布机构不承担识别这些专利的责任。</w:t>
      </w:r>
    </w:p>
    <w:p w14:paraId="232E3A0B">
      <w:pPr>
        <w:ind w:firstLine="420"/>
        <w:rPr>
          <w:rFonts w:ascii="宋体" w:hAnsi="宋体"/>
        </w:rPr>
      </w:pPr>
      <w:r>
        <w:rPr>
          <w:rFonts w:ascii="宋体" w:hAnsi="宋体"/>
        </w:rPr>
        <w:t>本标准由</w:t>
      </w:r>
      <w:r>
        <w:rPr>
          <w:rFonts w:hint="eastAsia" w:ascii="宋体" w:hAnsi="宋体"/>
        </w:rPr>
        <w:t>中国南方电网有限责任公司生产技术部</w:t>
      </w:r>
      <w:r>
        <w:rPr>
          <w:rFonts w:ascii="宋体" w:hAnsi="宋体"/>
        </w:rPr>
        <w:t>提出、归口管理并负责解释。</w:t>
      </w:r>
    </w:p>
    <w:p w14:paraId="3DA3ED41">
      <w:pPr>
        <w:ind w:firstLine="420"/>
        <w:rPr>
          <w:rFonts w:ascii="宋体" w:hAnsi="宋体"/>
        </w:rPr>
      </w:pPr>
      <w:r>
        <w:rPr>
          <w:rFonts w:ascii="宋体" w:hAnsi="宋体"/>
        </w:rPr>
        <w:t xml:space="preserve">本标准主编单位： </w:t>
      </w:r>
    </w:p>
    <w:p w14:paraId="1B4F2FB1">
      <w:pPr>
        <w:ind w:firstLine="420"/>
        <w:rPr>
          <w:rFonts w:ascii="宋体" w:hAnsi="宋体"/>
        </w:rPr>
      </w:pPr>
      <w:r>
        <w:rPr>
          <w:rFonts w:ascii="宋体" w:hAnsi="宋体"/>
        </w:rPr>
        <w:t>本标准主要起草人：</w:t>
      </w:r>
    </w:p>
    <w:p w14:paraId="41A4416B">
      <w:pPr>
        <w:ind w:firstLine="420"/>
        <w:rPr>
          <w:rFonts w:ascii="宋体" w:hAnsi="宋体"/>
        </w:rPr>
      </w:pPr>
      <w:r>
        <w:rPr>
          <w:rFonts w:hint="eastAsia" w:ascii="宋体" w:hAnsi="宋体"/>
        </w:rPr>
        <w:t>本标准为首次发布。</w:t>
      </w:r>
    </w:p>
    <w:p w14:paraId="6B29912A">
      <w:pPr>
        <w:ind w:firstLine="420"/>
        <w:rPr>
          <w:rFonts w:ascii="宋体" w:hAnsi="宋体"/>
        </w:rPr>
        <w:sectPr>
          <w:headerReference r:id="rId17" w:type="default"/>
          <w:footerReference r:id="rId18" w:type="default"/>
          <w:pgSz w:w="11906" w:h="16838"/>
          <w:pgMar w:top="1418" w:right="1134" w:bottom="1134" w:left="1418" w:header="1020" w:footer="1020" w:gutter="0"/>
          <w:pgNumType w:fmt="upperRoman"/>
          <w:cols w:space="720" w:num="1"/>
          <w:docGrid w:type="lines" w:linePitch="312" w:charSpace="0"/>
        </w:sectPr>
      </w:pPr>
    </w:p>
    <w:p w14:paraId="0BEFD936">
      <w:pPr>
        <w:spacing w:after="312" w:afterLines="100"/>
        <w:ind w:firstLine="0" w:firstLineChars="0"/>
        <w:jc w:val="center"/>
        <w:outlineLvl w:val="0"/>
        <w:rPr>
          <w:rFonts w:hint="eastAsia" w:ascii="黑体" w:hAnsi="黑体" w:eastAsia="黑体"/>
          <w:bCs/>
          <w:color w:val="000000"/>
          <w:kern w:val="44"/>
          <w:sz w:val="32"/>
          <w:szCs w:val="28"/>
        </w:rPr>
      </w:pPr>
      <w:bookmarkStart w:id="9" w:name="_Toc3682"/>
      <w:bookmarkStart w:id="10" w:name="_Toc23460"/>
      <w:bookmarkStart w:id="11" w:name="_Toc30398"/>
      <w:bookmarkStart w:id="12" w:name="_Toc27683"/>
      <w:r>
        <w:rPr>
          <w:rFonts w:hint="eastAsia" w:ascii="黑体" w:hAnsi="黑体" w:eastAsia="黑体"/>
          <w:bCs/>
          <w:color w:val="000000"/>
          <w:kern w:val="44"/>
          <w:sz w:val="32"/>
          <w:szCs w:val="28"/>
        </w:rPr>
        <w:t>通感一体化低压电力线宽带载波通信规约</w:t>
      </w:r>
      <w:bookmarkEnd w:id="9"/>
      <w:bookmarkEnd w:id="10"/>
      <w:bookmarkEnd w:id="11"/>
      <w:bookmarkEnd w:id="12"/>
    </w:p>
    <w:p w14:paraId="52DB2C70">
      <w:pPr>
        <w:spacing w:after="312" w:afterLines="100"/>
        <w:ind w:firstLine="0" w:firstLineChars="0"/>
        <w:jc w:val="center"/>
        <w:outlineLvl w:val="0"/>
        <w:rPr>
          <w:rFonts w:hint="eastAsia" w:ascii="黑体" w:hAnsi="黑体" w:eastAsia="黑体"/>
          <w:bCs/>
          <w:color w:val="000000"/>
          <w:kern w:val="44"/>
          <w:sz w:val="32"/>
          <w:szCs w:val="28"/>
        </w:rPr>
      </w:pPr>
      <w:bookmarkStart w:id="13" w:name="_Toc4326"/>
      <w:bookmarkStart w:id="14" w:name="_Toc16710"/>
      <w:bookmarkStart w:id="15" w:name="_Toc23077"/>
      <w:bookmarkStart w:id="16" w:name="_Toc1466"/>
      <w:r>
        <w:rPr>
          <w:rFonts w:hint="eastAsia" w:ascii="黑体" w:hAnsi="黑体" w:eastAsia="黑体"/>
          <w:bCs/>
          <w:color w:val="000000"/>
          <w:kern w:val="44"/>
          <w:sz w:val="32"/>
          <w:szCs w:val="28"/>
        </w:rPr>
        <w:t>第</w:t>
      </w:r>
      <w:r>
        <w:rPr>
          <w:rFonts w:ascii="黑体" w:hAnsi="黑体" w:eastAsia="黑体"/>
          <w:bCs/>
          <w:color w:val="000000"/>
          <w:kern w:val="44"/>
          <w:sz w:val="32"/>
          <w:szCs w:val="28"/>
        </w:rPr>
        <w:t>3</w:t>
      </w:r>
      <w:r>
        <w:rPr>
          <w:rFonts w:hint="eastAsia" w:ascii="黑体" w:hAnsi="黑体" w:eastAsia="黑体"/>
          <w:bCs/>
          <w:color w:val="000000"/>
          <w:kern w:val="44"/>
          <w:sz w:val="32"/>
          <w:szCs w:val="28"/>
        </w:rPr>
        <w:t>部分：物理层通信协议（试行）</w:t>
      </w:r>
      <w:bookmarkEnd w:id="13"/>
      <w:bookmarkEnd w:id="14"/>
      <w:bookmarkEnd w:id="15"/>
      <w:bookmarkEnd w:id="16"/>
    </w:p>
    <w:p w14:paraId="0ED36C89">
      <w:pPr>
        <w:pStyle w:val="4"/>
        <w:ind w:left="0"/>
      </w:pPr>
      <w:bookmarkStart w:id="17" w:name="_Toc84854254"/>
      <w:bookmarkStart w:id="18" w:name="_Toc3125"/>
      <w:bookmarkStart w:id="19" w:name="_Toc219895879"/>
      <w:bookmarkStart w:id="20" w:name="_Toc30205"/>
      <w:bookmarkStart w:id="21" w:name="_Toc17921"/>
      <w:bookmarkStart w:id="22" w:name="_Toc25652"/>
      <w:bookmarkStart w:id="23" w:name="_Toc19059"/>
      <w:bookmarkStart w:id="24" w:name="_Toc81176436"/>
      <w:bookmarkStart w:id="25" w:name="_Toc8822"/>
      <w:bookmarkStart w:id="26" w:name="_Ref31630"/>
      <w:bookmarkStart w:id="27" w:name="_Toc2090"/>
      <w:bookmarkStart w:id="28" w:name="_Ref31640"/>
      <w:bookmarkStart w:id="29" w:name="_Toc16467"/>
      <w:bookmarkStart w:id="30" w:name="_Toc26036"/>
      <w:bookmarkStart w:id="31" w:name="_Ref31643"/>
      <w:bookmarkStart w:id="32" w:name="_Toc402534916"/>
      <w:r>
        <w:rPr>
          <w:rFonts w:hint="eastAsia"/>
        </w:rPr>
        <w:t>范围</w:t>
      </w:r>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p>
    <w:p w14:paraId="11B2B43C">
      <w:pPr>
        <w:ind w:firstLine="420"/>
      </w:pPr>
      <w:r>
        <w:rPr>
          <w:rFonts w:hint="eastAsia"/>
        </w:rPr>
        <w:t>本标准规定了南方电网公司通感一体化低压电力线宽带载波通信物理层通信协议及其相关要求。</w:t>
      </w:r>
    </w:p>
    <w:p w14:paraId="4E04D01C">
      <w:pPr>
        <w:ind w:firstLine="420"/>
      </w:pPr>
      <w:r>
        <w:rPr>
          <w:rFonts w:hint="eastAsia"/>
        </w:rPr>
        <w:t>本标准适用于南方电网公司通感一体化低压电力线宽带载波通信单元制造、性能检测、数据交换、运行维护和验收。</w:t>
      </w:r>
    </w:p>
    <w:p w14:paraId="3251529B">
      <w:pPr>
        <w:pStyle w:val="79"/>
      </w:pPr>
      <w:bookmarkStart w:id="33" w:name="_Toc16884"/>
      <w:bookmarkStart w:id="34" w:name="_Toc22214"/>
      <w:bookmarkStart w:id="35" w:name="_Toc17187"/>
      <w:bookmarkStart w:id="36" w:name="_Toc84854255"/>
      <w:bookmarkStart w:id="37" w:name="_Toc27362"/>
      <w:bookmarkStart w:id="38" w:name="_Toc81176437"/>
      <w:bookmarkStart w:id="39" w:name="_Toc15392"/>
      <w:bookmarkStart w:id="40" w:name="_Toc28835"/>
      <w:bookmarkStart w:id="41" w:name="_Toc30092"/>
      <w:bookmarkStart w:id="42" w:name="_Toc1202"/>
      <w:bookmarkStart w:id="43" w:name="_Toc219895880"/>
      <w:bookmarkStart w:id="44" w:name="_Toc15789"/>
      <w:r>
        <w:rPr>
          <w:rFonts w:hint="eastAsia"/>
        </w:rPr>
        <w:t>规范性引用文件</w:t>
      </w:r>
      <w:bookmarkEnd w:id="33"/>
      <w:bookmarkEnd w:id="34"/>
      <w:bookmarkEnd w:id="35"/>
      <w:bookmarkEnd w:id="36"/>
      <w:bookmarkEnd w:id="37"/>
      <w:bookmarkEnd w:id="38"/>
      <w:bookmarkEnd w:id="39"/>
      <w:bookmarkEnd w:id="40"/>
      <w:bookmarkEnd w:id="41"/>
      <w:bookmarkEnd w:id="42"/>
      <w:bookmarkEnd w:id="43"/>
      <w:bookmarkEnd w:id="44"/>
    </w:p>
    <w:p w14:paraId="366C9896">
      <w:pPr>
        <w:ind w:firstLine="420"/>
        <w:rPr>
          <w:ins w:id="23" w:author="黄博阳" w:date="2026-03-02T11:19:25Z"/>
          <w:rFonts w:hint="eastAsia"/>
        </w:rPr>
      </w:pPr>
      <w:r>
        <w:rPr>
          <w:rFonts w:hint="eastAsia"/>
        </w:rPr>
        <w:t>下列文件对于本</w:t>
      </w:r>
      <w:r>
        <w:rPr>
          <w:rFonts w:hint="eastAsia"/>
          <w:lang w:val="en-US" w:eastAsia="zh-CN"/>
        </w:rPr>
        <w:t>文件</w:t>
      </w:r>
      <w:r>
        <w:rPr>
          <w:rFonts w:hint="eastAsia"/>
        </w:rPr>
        <w:t>的应用是必不可少的。凡是注日期的引用文件，仅注明日期的版本适用于本</w:t>
      </w:r>
      <w:r>
        <w:rPr>
          <w:rFonts w:hint="eastAsia"/>
          <w:lang w:val="en-US" w:eastAsia="zh-CN"/>
        </w:rPr>
        <w:t>文件</w:t>
      </w:r>
      <w:r>
        <w:rPr>
          <w:rFonts w:hint="eastAsia"/>
        </w:rPr>
        <w:t>；凡是不注日期的引用文件，其最新版本（包括所有的修改单）适用于本</w:t>
      </w:r>
      <w:r>
        <w:rPr>
          <w:rFonts w:hint="eastAsia"/>
          <w:lang w:val="en-US" w:eastAsia="zh-CN"/>
        </w:rPr>
        <w:t>文件</w:t>
      </w:r>
      <w:r>
        <w:rPr>
          <w:rFonts w:hint="eastAsia"/>
        </w:rPr>
        <w:t>。</w:t>
      </w:r>
    </w:p>
    <w:tbl>
      <w:tblPr>
        <w:tblStyle w:val="55"/>
        <w:tblW w:w="9572" w:type="dxa"/>
        <w:tblInd w:w="0" w:type="dxa"/>
        <w:tblLayout w:type="fixed"/>
        <w:tblCellMar>
          <w:top w:w="0" w:type="dxa"/>
          <w:left w:w="108" w:type="dxa"/>
          <w:bottom w:w="0" w:type="dxa"/>
          <w:right w:w="108" w:type="dxa"/>
        </w:tblCellMar>
      </w:tblPr>
      <w:tblGrid>
        <w:gridCol w:w="3160"/>
        <w:gridCol w:w="6412"/>
      </w:tblGrid>
      <w:tr w14:paraId="2F359AA9">
        <w:tblPrEx>
          <w:tblCellMar>
            <w:top w:w="0" w:type="dxa"/>
            <w:left w:w="108" w:type="dxa"/>
            <w:bottom w:w="0" w:type="dxa"/>
            <w:right w:w="108" w:type="dxa"/>
          </w:tblCellMar>
        </w:tblPrEx>
        <w:trPr>
          <w:ins w:id="24" w:author="黄博阳" w:date="2026-03-02T11:19:29Z"/>
        </w:trPr>
        <w:tc>
          <w:tcPr>
            <w:tcW w:w="3160" w:type="dxa"/>
          </w:tcPr>
          <w:p w14:paraId="29B06E2C">
            <w:pPr>
              <w:topLinePunct/>
              <w:adjustRightInd w:val="0"/>
              <w:snapToGrid w:val="0"/>
              <w:ind w:firstLine="0" w:firstLineChars="0"/>
              <w:jc w:val="center"/>
              <w:rPr>
                <w:ins w:id="25" w:author="黄博阳" w:date="2026-03-02T11:19:29Z"/>
                <w:rFonts w:ascii="Times New Roman" w:hAnsi="Times New Roman" w:cs="Times New Roman"/>
                <w:szCs w:val="21"/>
              </w:rPr>
            </w:pPr>
            <w:ins w:id="26" w:author="黄博阳" w:date="2026-03-02T11:19:29Z">
              <w:r>
                <w:rPr>
                  <w:rFonts w:hint="eastAsia" w:ascii="Times New Roman" w:hAnsi="Times New Roman" w:cs="Times New Roman"/>
                  <w:szCs w:val="21"/>
                </w:rPr>
                <w:t>Q/CSG1204111.</w:t>
              </w:r>
            </w:ins>
            <w:ins w:id="27" w:author="黄博阳" w:date="2026-03-02T11:20:37Z">
              <w:r>
                <w:rPr>
                  <w:rFonts w:hint="eastAsia" w:ascii="Times New Roman" w:hAnsi="Times New Roman" w:cs="Times New Roman"/>
                  <w:szCs w:val="21"/>
                  <w:lang w:val="en-US" w:eastAsia="zh-CN"/>
                </w:rPr>
                <w:t>3</w:t>
              </w:r>
            </w:ins>
            <w:ins w:id="28" w:author="黄博阳" w:date="2026-03-02T11:19:29Z">
              <w:r>
                <w:rPr>
                  <w:rFonts w:hint="eastAsia" w:ascii="Times New Roman" w:hAnsi="Times New Roman" w:cs="Times New Roman"/>
                  <w:szCs w:val="21"/>
                </w:rPr>
                <w:t>-2022</w:t>
              </w:r>
            </w:ins>
          </w:p>
        </w:tc>
        <w:tc>
          <w:tcPr>
            <w:tcW w:w="6412" w:type="dxa"/>
          </w:tcPr>
          <w:p w14:paraId="54A424C5">
            <w:pPr>
              <w:topLinePunct/>
              <w:adjustRightInd w:val="0"/>
              <w:snapToGrid w:val="0"/>
              <w:ind w:firstLine="0" w:firstLineChars="0"/>
              <w:rPr>
                <w:ins w:id="29" w:author="黄博阳" w:date="2026-03-02T11:19:29Z"/>
                <w:rFonts w:ascii="Times New Roman" w:hAnsi="Times New Roman" w:cs="Times New Roman"/>
              </w:rPr>
            </w:pPr>
            <w:ins w:id="30" w:author="黄博阳" w:date="2026-03-02T11:20:45Z">
              <w:r>
                <w:rPr>
                  <w:rFonts w:hint="eastAsia" w:ascii="Times New Roman" w:hAnsi="Times New Roman" w:cs="Times New Roman"/>
                </w:rPr>
                <w:t>低压电力线宽带载波通信规约 第3部分：物理层通信协议</w:t>
              </w:r>
            </w:ins>
          </w:p>
        </w:tc>
      </w:tr>
    </w:tbl>
    <w:p w14:paraId="32ADE775">
      <w:pPr>
        <w:pStyle w:val="79"/>
      </w:pPr>
      <w:commentRangeStart w:id="0"/>
      <w:bookmarkStart w:id="45" w:name="_Toc84854256"/>
      <w:bookmarkEnd w:id="45"/>
      <w:bookmarkStart w:id="46" w:name="_Toc81176438"/>
      <w:bookmarkStart w:id="47" w:name="_Toc84854259"/>
      <w:bookmarkStart w:id="48" w:name="_Toc11855"/>
      <w:bookmarkStart w:id="49" w:name="_Toc8187"/>
      <w:bookmarkStart w:id="50" w:name="_Toc15345"/>
      <w:bookmarkStart w:id="51" w:name="_Toc6688"/>
      <w:bookmarkStart w:id="52" w:name="_Toc30881"/>
      <w:bookmarkStart w:id="53" w:name="_Toc21023"/>
      <w:bookmarkStart w:id="54" w:name="_Toc27369"/>
      <w:bookmarkStart w:id="55" w:name="_Toc20826"/>
      <w:bookmarkStart w:id="56" w:name="_Toc219895881"/>
      <w:bookmarkStart w:id="57" w:name="_Toc17624"/>
      <w:r>
        <w:rPr>
          <w:rFonts w:hint="eastAsia"/>
        </w:rPr>
        <w:t>术语和定义</w:t>
      </w:r>
      <w:commentRangeEnd w:id="0"/>
      <w:bookmarkEnd w:id="46"/>
      <w:bookmarkEnd w:id="47"/>
      <w:bookmarkEnd w:id="48"/>
      <w:bookmarkEnd w:id="49"/>
      <w:bookmarkEnd w:id="50"/>
      <w:bookmarkEnd w:id="51"/>
      <w:bookmarkEnd w:id="52"/>
      <w:bookmarkEnd w:id="53"/>
      <w:bookmarkEnd w:id="54"/>
      <w:bookmarkEnd w:id="55"/>
      <w:bookmarkEnd w:id="56"/>
      <w:bookmarkEnd w:id="57"/>
      <w:r>
        <w:commentReference w:id="0"/>
      </w:r>
    </w:p>
    <w:p w14:paraId="1771876B">
      <w:pPr>
        <w:ind w:firstLine="420"/>
      </w:pPr>
      <w:r>
        <w:rPr>
          <w:rFonts w:hint="eastAsia"/>
        </w:rPr>
        <w:t>下列术语和定义适用于本文件。</w:t>
      </w:r>
    </w:p>
    <w:p w14:paraId="3D180C84">
      <w:pPr>
        <w:pStyle w:val="78"/>
      </w:pPr>
    </w:p>
    <w:p w14:paraId="07B56FB0">
      <w:pPr>
        <w:ind w:firstLine="420" w:firstLineChars="0"/>
        <w:rPr>
          <w:rFonts w:ascii="黑体" w:hAnsi="黑体" w:eastAsia="黑体"/>
        </w:rPr>
      </w:pPr>
      <w:r>
        <w:rPr>
          <w:rFonts w:hint="eastAsia" w:ascii="黑体" w:hAnsi="黑体" w:eastAsia="黑体"/>
        </w:rPr>
        <w:t>通感一体化低压电力线宽带载波通信 Integrated Sensing and Communication over Low-Voltage Broadband Power Line Communication</w:t>
      </w:r>
    </w:p>
    <w:p w14:paraId="0A00DEAA">
      <w:pPr>
        <w:ind w:firstLine="420"/>
      </w:pPr>
      <w:r>
        <w:rPr>
          <w:rFonts w:hint="eastAsia"/>
        </w:rPr>
        <w:t>面向新型电力系统低压侧“通感算控”一体化需求，基于低压电力线宽带载波通信、双模通信技术演进形成的新一代载波通信技术。</w:t>
      </w:r>
    </w:p>
    <w:p w14:paraId="60C09F6E">
      <w:pPr>
        <w:pStyle w:val="78"/>
      </w:pPr>
    </w:p>
    <w:p w14:paraId="5805B3B2">
      <w:pPr>
        <w:ind w:firstLine="420"/>
        <w:rPr>
          <w:rFonts w:ascii="黑体" w:hAnsi="黑体" w:eastAsia="黑体"/>
        </w:rPr>
      </w:pPr>
      <w:r>
        <w:rPr>
          <w:rFonts w:hint="eastAsia" w:ascii="黑体" w:hAnsi="黑体" w:eastAsia="黑体"/>
        </w:rPr>
        <w:t xml:space="preserve">中央协调器 </w:t>
      </w:r>
      <w:r>
        <w:rPr>
          <w:rFonts w:ascii="黑体" w:hAnsi="黑体" w:eastAsia="黑体" w:cs="黑体"/>
        </w:rPr>
        <w:t>Central Coordinator</w:t>
      </w:r>
    </w:p>
    <w:p w14:paraId="626123BC">
      <w:pPr>
        <w:ind w:firstLine="420"/>
        <w:rPr>
          <w:highlight w:val="yellow"/>
        </w:rPr>
      </w:pPr>
      <w:r>
        <w:rPr>
          <w:rFonts w:hint="eastAsia"/>
          <w:highlight w:val="yellow"/>
        </w:rPr>
        <w:t>通信网络中的主节点角色</w:t>
      </w:r>
      <w:r>
        <w:rPr>
          <w:highlight w:val="yellow"/>
        </w:rPr>
        <w:commentReference w:id="1"/>
      </w:r>
      <w:r>
        <w:rPr>
          <w:rFonts w:hint="eastAsia"/>
          <w:highlight w:val="yellow"/>
        </w:rPr>
        <w:t>，负责完成组网控制、网络维护管理等功能，其对应的设备实体为安装在集中器的本地通信单元。</w:t>
      </w:r>
    </w:p>
    <w:p w14:paraId="6F8C646E">
      <w:pPr>
        <w:pStyle w:val="78"/>
      </w:pPr>
    </w:p>
    <w:p w14:paraId="0B6FA37D">
      <w:pPr>
        <w:ind w:firstLine="420"/>
        <w:rPr>
          <w:rFonts w:ascii="黑体" w:hAnsi="黑体" w:eastAsia="黑体"/>
        </w:rPr>
      </w:pPr>
      <w:r>
        <w:rPr>
          <w:rFonts w:hint="eastAsia" w:ascii="黑体" w:hAnsi="黑体" w:eastAsia="黑体"/>
        </w:rPr>
        <w:t xml:space="preserve">站点 </w:t>
      </w:r>
      <w:r>
        <w:rPr>
          <w:rFonts w:ascii="黑体" w:hAnsi="黑体" w:eastAsia="黑体"/>
        </w:rPr>
        <w:t>Station</w:t>
      </w:r>
    </w:p>
    <w:p w14:paraId="15EA08A4">
      <w:pPr>
        <w:ind w:firstLine="420"/>
        <w:rPr>
          <w:highlight w:val="yellow"/>
        </w:rPr>
      </w:pPr>
      <w:commentRangeStart w:id="2"/>
      <w:r>
        <w:rPr>
          <w:rFonts w:hint="eastAsia"/>
          <w:highlight w:val="yellow"/>
        </w:rPr>
        <w:t>通信网络中的从节点角色，其对应的设备实体包括电能表、采集器、低压分支开关、充电桩、分布式新能源、</w:t>
      </w:r>
      <w:ins w:id="31" w:author="Gutingting " w:date="2026-02-11T15:26:57Z">
        <w:r>
          <w:rPr>
            <w:rFonts w:hint="eastAsia"/>
            <w:highlight w:val="yellow"/>
            <w:lang w:val="en-US" w:eastAsia="zh-CN"/>
          </w:rPr>
          <w:t>用户</w:t>
        </w:r>
      </w:ins>
      <w:r>
        <w:rPr>
          <w:rFonts w:hint="eastAsia"/>
          <w:highlight w:val="yellow"/>
        </w:rPr>
        <w:t>侧可调负荷等设备中的通信单元。</w:t>
      </w:r>
      <w:commentRangeEnd w:id="2"/>
      <w:r>
        <w:rPr>
          <w:highlight w:val="yellow"/>
        </w:rPr>
        <w:commentReference w:id="2"/>
      </w:r>
    </w:p>
    <w:p w14:paraId="3993982E">
      <w:pPr>
        <w:pStyle w:val="78"/>
      </w:pPr>
    </w:p>
    <w:p w14:paraId="3F5C89DB">
      <w:pPr>
        <w:ind w:firstLine="0" w:firstLineChars="0"/>
        <w:rPr>
          <w:rFonts w:ascii="黑体" w:hAnsi="黑体" w:eastAsia="黑体"/>
        </w:rPr>
      </w:pPr>
      <w:ins w:id="32" w:author="Gutingting " w:date="2026-02-24T09:21:04Z">
        <w:r>
          <w:rPr>
            <w:rFonts w:hint="eastAsia"/>
            <w:lang w:val="en-US" w:eastAsia="zh-CN"/>
          </w:rPr>
          <w:t xml:space="preserve">  </w:t>
        </w:r>
      </w:ins>
      <w:ins w:id="33" w:author="Gutingting " w:date="2026-02-24T09:21:06Z">
        <w:r>
          <w:rPr>
            <w:rFonts w:hint="eastAsia"/>
            <w:lang w:val="en-US" w:eastAsia="zh-CN"/>
          </w:rPr>
          <w:t xml:space="preserve"> </w:t>
        </w:r>
      </w:ins>
      <w:ins w:id="34" w:author="Gutingting " w:date="2026-02-24T09:21:07Z">
        <w:r>
          <w:rPr>
            <w:rFonts w:hint="eastAsia"/>
            <w:lang w:val="en-US" w:eastAsia="zh-CN"/>
          </w:rPr>
          <w:t xml:space="preserve"> </w:t>
        </w:r>
      </w:ins>
      <w:r>
        <w:rPr>
          <w:rFonts w:hint="eastAsia" w:ascii="黑体" w:hAnsi="黑体" w:eastAsia="黑体"/>
        </w:rPr>
        <w:t>多输入多输出 Multiple-Input Multiple-Output</w:t>
      </w:r>
    </w:p>
    <w:p w14:paraId="250F1197">
      <w:pPr>
        <w:ind w:firstLine="420"/>
        <w:rPr>
          <w:rFonts w:ascii="宋体"/>
        </w:rPr>
      </w:pPr>
      <w:r>
        <w:rPr>
          <w:rFonts w:hint="eastAsia" w:ascii="宋体"/>
        </w:rPr>
        <w:t>在发送端和接收端都使用多端口，在收发之间构成多个信道的通信模式。</w:t>
      </w:r>
    </w:p>
    <w:p w14:paraId="29CF113E">
      <w:pPr>
        <w:pStyle w:val="78"/>
      </w:pPr>
    </w:p>
    <w:p w14:paraId="1FD1710C">
      <w:pPr>
        <w:ind w:firstLine="420"/>
        <w:rPr>
          <w:rFonts w:ascii="黑体" w:hAnsi="黑体" w:eastAsia="黑体"/>
        </w:rPr>
      </w:pPr>
      <w:r>
        <w:rPr>
          <w:rFonts w:hint="eastAsia" w:ascii="黑体" w:hAnsi="黑体" w:eastAsia="黑体"/>
        </w:rPr>
        <w:t>单输入单输出 Single-Input Single-Output</w:t>
      </w:r>
    </w:p>
    <w:p w14:paraId="47CF9111">
      <w:pPr>
        <w:pStyle w:val="85"/>
        <w:ind w:firstLine="420"/>
      </w:pPr>
      <w:r>
        <w:rPr>
          <w:rFonts w:hint="eastAsia"/>
        </w:rPr>
        <w:t>在发送端和接收端都使用</w:t>
      </w:r>
      <w:r>
        <w:rPr>
          <w:rFonts w:hint="eastAsia"/>
          <w:highlight w:val="yellow"/>
        </w:rPr>
        <w:t>单</w:t>
      </w:r>
      <w:ins w:id="35" w:author="Gutingting " w:date="2026-02-11T15:45:22Z">
        <w:r>
          <w:rPr>
            <w:rFonts w:hint="eastAsia"/>
            <w:highlight w:val="yellow"/>
            <w:lang w:val="en-US" w:eastAsia="zh-CN"/>
          </w:rPr>
          <w:t>一</w:t>
        </w:r>
      </w:ins>
      <w:r>
        <w:commentReference w:id="3"/>
      </w:r>
      <w:r>
        <w:rPr>
          <w:rFonts w:hint="eastAsia"/>
          <w:highlight w:val="yellow"/>
        </w:rPr>
        <w:t>端口</w:t>
      </w:r>
      <w:r>
        <w:rPr>
          <w:rFonts w:hint="eastAsia"/>
        </w:rPr>
        <w:t>，在收发之间构成单个信道的通信模式。</w:t>
      </w:r>
    </w:p>
    <w:p w14:paraId="3546370E">
      <w:pPr>
        <w:pStyle w:val="78"/>
      </w:pPr>
    </w:p>
    <w:p w14:paraId="3ED05B6E">
      <w:pPr>
        <w:ind w:firstLine="420"/>
        <w:rPr>
          <w:rFonts w:ascii="黑体" w:hAnsi="黑体" w:eastAsia="黑体"/>
        </w:rPr>
      </w:pPr>
      <w:r>
        <w:rPr>
          <w:rFonts w:hint="eastAsia" w:ascii="黑体" w:hAnsi="黑体" w:eastAsia="黑体"/>
        </w:rPr>
        <w:t>比特加载表 Bitloading</w:t>
      </w:r>
      <w:r>
        <w:rPr>
          <w:rFonts w:ascii="黑体" w:hAnsi="黑体" w:eastAsia="黑体"/>
        </w:rPr>
        <w:t xml:space="preserve"> Table</w:t>
      </w:r>
    </w:p>
    <w:p w14:paraId="7368F4CD">
      <w:pPr>
        <w:pStyle w:val="85"/>
        <w:ind w:firstLine="420"/>
      </w:pPr>
      <w:r>
        <w:rPr>
          <w:rFonts w:hint="eastAsia"/>
        </w:rPr>
        <w:t>多载波调制系统中使用的配置数据结构，用于定义每个子载波上调制的比特数。</w:t>
      </w:r>
    </w:p>
    <w:p w14:paraId="6F033F91">
      <w:pPr>
        <w:pStyle w:val="85"/>
        <w:ind w:firstLine="0" w:firstLineChars="0"/>
      </w:pPr>
    </w:p>
    <w:p w14:paraId="0A383759">
      <w:pPr>
        <w:pStyle w:val="79"/>
      </w:pPr>
      <w:bookmarkStart w:id="58" w:name="_Toc84888779"/>
      <w:bookmarkEnd w:id="58"/>
      <w:bookmarkStart w:id="59" w:name="_Toc84854260"/>
      <w:bookmarkStart w:id="60" w:name="_Toc5048"/>
      <w:bookmarkStart w:id="61" w:name="_Toc9021"/>
      <w:bookmarkStart w:id="62" w:name="_Toc30704"/>
      <w:bookmarkStart w:id="63" w:name="_Toc219895882"/>
      <w:bookmarkStart w:id="64" w:name="_Toc14084"/>
      <w:bookmarkStart w:id="65" w:name="_Toc161942580"/>
      <w:bookmarkStart w:id="66" w:name="_Toc5625"/>
      <w:bookmarkStart w:id="67" w:name="_Toc26862"/>
      <w:bookmarkStart w:id="68" w:name="_Toc14829"/>
      <w:bookmarkStart w:id="69" w:name="_Toc161998065"/>
      <w:bookmarkStart w:id="70" w:name="_Toc3951"/>
      <w:bookmarkStart w:id="71" w:name="_Toc84888780"/>
      <w:bookmarkStart w:id="72" w:name="_Toc22972"/>
      <w:r>
        <w:rPr>
          <w:rFonts w:hint="eastAsia"/>
        </w:rPr>
        <w:t>缩略语</w:t>
      </w:r>
      <w:bookmarkEnd w:id="59"/>
      <w:bookmarkEnd w:id="60"/>
      <w:bookmarkEnd w:id="61"/>
      <w:bookmarkEnd w:id="62"/>
      <w:bookmarkEnd w:id="63"/>
      <w:bookmarkEnd w:id="64"/>
      <w:bookmarkEnd w:id="65"/>
      <w:bookmarkEnd w:id="66"/>
      <w:bookmarkEnd w:id="67"/>
      <w:bookmarkEnd w:id="68"/>
      <w:bookmarkEnd w:id="69"/>
      <w:bookmarkEnd w:id="70"/>
      <w:bookmarkEnd w:id="71"/>
      <w:bookmarkEnd w:id="72"/>
    </w:p>
    <w:p w14:paraId="19CF4FC6">
      <w:pPr>
        <w:pStyle w:val="502"/>
        <w:adjustRightInd w:val="0"/>
        <w:snapToGrid w:val="0"/>
        <w:ind w:firstLine="420"/>
        <w:rPr>
          <w:ins w:id="36" w:author="黄博阳" w:date="2026-03-02T11:23:18Z"/>
          <w:rFonts w:hint="eastAsia"/>
        </w:rPr>
      </w:pPr>
      <w:r>
        <w:rPr>
          <w:rFonts w:hint="eastAsia"/>
        </w:rPr>
        <w:t>以下缩略语适用于</w:t>
      </w:r>
      <w:commentRangeStart w:id="4"/>
      <w:r>
        <w:rPr>
          <w:rFonts w:hint="eastAsia"/>
        </w:rPr>
        <w:t>本文件。</w:t>
      </w:r>
      <w:commentRangeEnd w:id="4"/>
      <w:r>
        <w:commentReference w:id="4"/>
      </w:r>
    </w:p>
    <w:tbl>
      <w:tblPr>
        <w:tblStyle w:val="55"/>
        <w:tblW w:w="7712" w:type="dxa"/>
        <w:jc w:val="center"/>
        <w:tblLayout w:type="fixed"/>
        <w:tblCellMar>
          <w:top w:w="0" w:type="dxa"/>
          <w:left w:w="108" w:type="dxa"/>
          <w:bottom w:w="0" w:type="dxa"/>
          <w:right w:w="108" w:type="dxa"/>
        </w:tblCellMar>
      </w:tblPr>
      <w:tblGrid>
        <w:gridCol w:w="1395"/>
        <w:gridCol w:w="3990"/>
        <w:gridCol w:w="2327"/>
      </w:tblGrid>
      <w:tr w14:paraId="67F5E08E">
        <w:tblPrEx>
          <w:tblCellMar>
            <w:top w:w="0" w:type="dxa"/>
            <w:left w:w="108" w:type="dxa"/>
            <w:bottom w:w="0" w:type="dxa"/>
            <w:right w:w="108" w:type="dxa"/>
          </w:tblCellMar>
        </w:tblPrEx>
        <w:trPr>
          <w:jc w:val="center"/>
          <w:ins w:id="37" w:author="黄博阳" w:date="2026-03-02T11:23:25Z"/>
        </w:trPr>
        <w:tc>
          <w:tcPr>
            <w:tcW w:w="1395" w:type="dxa"/>
            <w:vAlign w:val="center"/>
          </w:tcPr>
          <w:p w14:paraId="072A4D51">
            <w:pPr>
              <w:widowControl/>
              <w:adjustRightInd w:val="0"/>
              <w:snapToGrid w:val="0"/>
              <w:ind w:firstLine="0" w:firstLineChars="0"/>
              <w:jc w:val="center"/>
              <w:rPr>
                <w:ins w:id="38" w:author="黄博阳" w:date="2026-03-02T11:23:25Z"/>
                <w:rFonts w:hint="eastAsia" w:ascii="Times New Roman" w:hAnsi="Times New Roman" w:eastAsia="宋体" w:cs="Times New Roman"/>
                <w:kern w:val="0"/>
                <w:szCs w:val="21"/>
                <w:highlight w:val="yellow"/>
                <w:lang w:eastAsia="zh-CN"/>
              </w:rPr>
            </w:pPr>
            <w:ins w:id="39" w:author="黄博阳" w:date="2026-03-02T11:23:25Z">
              <w:r>
                <w:rPr>
                  <w:rFonts w:hint="eastAsia" w:ascii="Times New Roman" w:hAnsi="Times New Roman" w:cs="Times New Roman"/>
                  <w:kern w:val="0"/>
                  <w:szCs w:val="21"/>
                  <w:lang w:eastAsia="zh-CN"/>
                </w:rPr>
                <w:t>SPLC</w:t>
              </w:r>
            </w:ins>
          </w:p>
        </w:tc>
        <w:tc>
          <w:tcPr>
            <w:tcW w:w="3990" w:type="dxa"/>
            <w:vAlign w:val="center"/>
          </w:tcPr>
          <w:p w14:paraId="72818C0E">
            <w:pPr>
              <w:widowControl/>
              <w:adjustRightInd w:val="0"/>
              <w:snapToGrid w:val="0"/>
              <w:ind w:firstLine="0" w:firstLineChars="0"/>
              <w:jc w:val="center"/>
              <w:rPr>
                <w:ins w:id="40" w:author="黄博阳" w:date="2026-03-02T11:23:25Z"/>
                <w:rFonts w:ascii="Times New Roman" w:hAnsi="Times New Roman" w:cs="Times New Roman"/>
                <w:kern w:val="0"/>
                <w:szCs w:val="21"/>
                <w:highlight w:val="yellow"/>
              </w:rPr>
            </w:pPr>
            <w:ins w:id="41" w:author="黄博阳" w:date="2026-03-02T11:23:25Z">
              <w:r>
                <w:rPr>
                  <w:rFonts w:hint="eastAsia" w:ascii="Times New Roman" w:hAnsi="Times New Roman" w:cs="Times New Roman"/>
                </w:rPr>
                <w:t>Integrated Sensing and Communication over Low-Voltage Broadband Power Line Communication</w:t>
              </w:r>
            </w:ins>
          </w:p>
        </w:tc>
        <w:tc>
          <w:tcPr>
            <w:tcW w:w="2327" w:type="dxa"/>
            <w:vAlign w:val="center"/>
          </w:tcPr>
          <w:p w14:paraId="0BF5A0A0">
            <w:pPr>
              <w:widowControl/>
              <w:adjustRightInd w:val="0"/>
              <w:snapToGrid w:val="0"/>
              <w:ind w:firstLine="0" w:firstLineChars="0"/>
              <w:jc w:val="center"/>
              <w:rPr>
                <w:ins w:id="42" w:author="黄博阳" w:date="2026-03-02T11:23:25Z"/>
                <w:rFonts w:ascii="Times New Roman" w:hAnsi="Times New Roman" w:cs="Times New Roman"/>
                <w:kern w:val="0"/>
                <w:szCs w:val="21"/>
                <w:highlight w:val="yellow"/>
              </w:rPr>
            </w:pPr>
            <w:ins w:id="43" w:author="黄博阳" w:date="2026-03-02T11:23:25Z">
              <w:r>
                <w:rPr>
                  <w:rFonts w:hint="eastAsia" w:ascii="Times New Roman" w:hAnsi="Times New Roman" w:cs="Times New Roman"/>
                </w:rPr>
                <w:t>通感一体化低压电力线宽带载波通信</w:t>
              </w:r>
            </w:ins>
          </w:p>
        </w:tc>
      </w:tr>
      <w:tr w14:paraId="4283B4F3">
        <w:tblPrEx>
          <w:tblCellMar>
            <w:top w:w="0" w:type="dxa"/>
            <w:left w:w="108" w:type="dxa"/>
            <w:bottom w:w="0" w:type="dxa"/>
            <w:right w:w="108" w:type="dxa"/>
          </w:tblCellMar>
        </w:tblPrEx>
        <w:trPr>
          <w:jc w:val="center"/>
          <w:ins w:id="44" w:author="黄博阳" w:date="2026-03-02T11:23:25Z"/>
        </w:trPr>
        <w:tc>
          <w:tcPr>
            <w:tcW w:w="1395" w:type="dxa"/>
            <w:vAlign w:val="center"/>
          </w:tcPr>
          <w:p w14:paraId="1895C510">
            <w:pPr>
              <w:widowControl/>
              <w:adjustRightInd w:val="0"/>
              <w:snapToGrid w:val="0"/>
              <w:ind w:firstLine="0" w:firstLineChars="0"/>
              <w:jc w:val="center"/>
              <w:rPr>
                <w:ins w:id="45" w:author="黄博阳" w:date="2026-03-02T11:23:25Z"/>
                <w:rFonts w:ascii="Times New Roman" w:hAnsi="Times New Roman" w:cs="Times New Roman"/>
                <w:kern w:val="0"/>
                <w:szCs w:val="21"/>
                <w:highlight w:val="yellow"/>
              </w:rPr>
            </w:pPr>
          </w:p>
        </w:tc>
        <w:tc>
          <w:tcPr>
            <w:tcW w:w="3990" w:type="dxa"/>
            <w:vAlign w:val="center"/>
          </w:tcPr>
          <w:p w14:paraId="53EF6366">
            <w:pPr>
              <w:widowControl/>
              <w:adjustRightInd w:val="0"/>
              <w:snapToGrid w:val="0"/>
              <w:ind w:firstLine="0" w:firstLineChars="0"/>
              <w:jc w:val="center"/>
              <w:rPr>
                <w:ins w:id="46" w:author="黄博阳" w:date="2026-03-02T11:23:25Z"/>
                <w:rFonts w:ascii="Times New Roman" w:hAnsi="Times New Roman" w:cs="Times New Roman"/>
                <w:kern w:val="0"/>
                <w:szCs w:val="21"/>
                <w:highlight w:val="yellow"/>
              </w:rPr>
            </w:pPr>
          </w:p>
        </w:tc>
        <w:tc>
          <w:tcPr>
            <w:tcW w:w="2327" w:type="dxa"/>
            <w:vAlign w:val="center"/>
          </w:tcPr>
          <w:p w14:paraId="5DDEFA61">
            <w:pPr>
              <w:widowControl/>
              <w:adjustRightInd w:val="0"/>
              <w:snapToGrid w:val="0"/>
              <w:ind w:firstLine="0" w:firstLineChars="0"/>
              <w:jc w:val="center"/>
              <w:rPr>
                <w:ins w:id="47" w:author="黄博阳" w:date="2026-03-02T11:23:25Z"/>
                <w:rFonts w:ascii="Times New Roman" w:hAnsi="Times New Roman" w:cs="Times New Roman"/>
                <w:kern w:val="0"/>
                <w:szCs w:val="21"/>
                <w:highlight w:val="yellow"/>
              </w:rPr>
            </w:pPr>
          </w:p>
        </w:tc>
      </w:tr>
      <w:tr w14:paraId="00986DF1">
        <w:tblPrEx>
          <w:tblCellMar>
            <w:top w:w="0" w:type="dxa"/>
            <w:left w:w="108" w:type="dxa"/>
            <w:bottom w:w="0" w:type="dxa"/>
            <w:right w:w="108" w:type="dxa"/>
          </w:tblCellMar>
        </w:tblPrEx>
        <w:trPr>
          <w:jc w:val="center"/>
          <w:ins w:id="48" w:author="黄博阳" w:date="2026-03-02T11:23:25Z"/>
        </w:trPr>
        <w:tc>
          <w:tcPr>
            <w:tcW w:w="1395" w:type="dxa"/>
            <w:vAlign w:val="center"/>
          </w:tcPr>
          <w:p w14:paraId="5616D52A">
            <w:pPr>
              <w:widowControl/>
              <w:adjustRightInd w:val="0"/>
              <w:snapToGrid w:val="0"/>
              <w:ind w:firstLine="0" w:firstLineChars="0"/>
              <w:jc w:val="center"/>
              <w:rPr>
                <w:ins w:id="49" w:author="黄博阳" w:date="2026-03-02T11:23:25Z"/>
                <w:rFonts w:ascii="Times New Roman" w:hAnsi="Times New Roman" w:cs="Times New Roman"/>
                <w:kern w:val="0"/>
                <w:szCs w:val="21"/>
                <w:highlight w:val="yellow"/>
              </w:rPr>
            </w:pPr>
          </w:p>
        </w:tc>
        <w:tc>
          <w:tcPr>
            <w:tcW w:w="3990" w:type="dxa"/>
            <w:vAlign w:val="center"/>
          </w:tcPr>
          <w:p w14:paraId="21DE106E">
            <w:pPr>
              <w:widowControl/>
              <w:adjustRightInd w:val="0"/>
              <w:snapToGrid w:val="0"/>
              <w:ind w:firstLine="0" w:firstLineChars="0"/>
              <w:jc w:val="center"/>
              <w:rPr>
                <w:ins w:id="50" w:author="黄博阳" w:date="2026-03-02T11:23:25Z"/>
                <w:rFonts w:ascii="Times New Roman" w:hAnsi="Times New Roman" w:cs="Times New Roman"/>
                <w:kern w:val="0"/>
                <w:szCs w:val="21"/>
                <w:highlight w:val="yellow"/>
              </w:rPr>
            </w:pPr>
          </w:p>
        </w:tc>
        <w:tc>
          <w:tcPr>
            <w:tcW w:w="2327" w:type="dxa"/>
            <w:vAlign w:val="center"/>
          </w:tcPr>
          <w:p w14:paraId="7C09B794">
            <w:pPr>
              <w:widowControl/>
              <w:adjustRightInd w:val="0"/>
              <w:snapToGrid w:val="0"/>
              <w:ind w:firstLine="0" w:firstLineChars="0"/>
              <w:jc w:val="center"/>
              <w:rPr>
                <w:ins w:id="51" w:author="黄博阳" w:date="2026-03-02T11:23:25Z"/>
                <w:rFonts w:ascii="Times New Roman" w:hAnsi="Times New Roman" w:cs="Times New Roman"/>
                <w:kern w:val="0"/>
                <w:szCs w:val="21"/>
                <w:highlight w:val="yellow"/>
              </w:rPr>
            </w:pPr>
          </w:p>
        </w:tc>
      </w:tr>
      <w:tr w14:paraId="0D31E3F1">
        <w:tblPrEx>
          <w:tblCellMar>
            <w:top w:w="0" w:type="dxa"/>
            <w:left w:w="108" w:type="dxa"/>
            <w:bottom w:w="0" w:type="dxa"/>
            <w:right w:w="108" w:type="dxa"/>
          </w:tblCellMar>
        </w:tblPrEx>
        <w:trPr>
          <w:jc w:val="center"/>
          <w:ins w:id="52" w:author="黄博阳" w:date="2026-03-02T11:23:25Z"/>
        </w:trPr>
        <w:tc>
          <w:tcPr>
            <w:tcW w:w="1395" w:type="dxa"/>
            <w:vAlign w:val="center"/>
          </w:tcPr>
          <w:p w14:paraId="1FB4629D">
            <w:pPr>
              <w:widowControl/>
              <w:adjustRightInd w:val="0"/>
              <w:snapToGrid w:val="0"/>
              <w:ind w:firstLine="0" w:firstLineChars="0"/>
              <w:jc w:val="center"/>
              <w:rPr>
                <w:ins w:id="53" w:author="黄博阳" w:date="2026-03-02T11:23:25Z"/>
                <w:rFonts w:ascii="Times New Roman" w:hAnsi="Times New Roman" w:cs="Times New Roman"/>
              </w:rPr>
            </w:pPr>
          </w:p>
        </w:tc>
        <w:tc>
          <w:tcPr>
            <w:tcW w:w="3990" w:type="dxa"/>
            <w:vAlign w:val="center"/>
          </w:tcPr>
          <w:p w14:paraId="66E977ED">
            <w:pPr>
              <w:widowControl/>
              <w:adjustRightInd w:val="0"/>
              <w:snapToGrid w:val="0"/>
              <w:ind w:firstLine="0" w:firstLineChars="0"/>
              <w:jc w:val="center"/>
              <w:rPr>
                <w:ins w:id="54" w:author="黄博阳" w:date="2026-03-02T11:23:25Z"/>
                <w:rFonts w:ascii="Times New Roman" w:hAnsi="Times New Roman" w:cs="Times New Roman"/>
              </w:rPr>
            </w:pPr>
          </w:p>
        </w:tc>
        <w:tc>
          <w:tcPr>
            <w:tcW w:w="2327" w:type="dxa"/>
            <w:vAlign w:val="center"/>
          </w:tcPr>
          <w:p w14:paraId="5DBCC7C7">
            <w:pPr>
              <w:widowControl/>
              <w:adjustRightInd w:val="0"/>
              <w:snapToGrid w:val="0"/>
              <w:ind w:firstLine="0" w:firstLineChars="0"/>
              <w:jc w:val="center"/>
              <w:rPr>
                <w:ins w:id="55" w:author="黄博阳" w:date="2026-03-02T11:23:25Z"/>
                <w:rFonts w:ascii="Times New Roman" w:hAnsi="Times New Roman" w:cs="Times New Roman"/>
              </w:rPr>
            </w:pPr>
          </w:p>
        </w:tc>
      </w:tr>
      <w:tr w14:paraId="074807B9">
        <w:tblPrEx>
          <w:tblCellMar>
            <w:top w:w="0" w:type="dxa"/>
            <w:left w:w="108" w:type="dxa"/>
            <w:bottom w:w="0" w:type="dxa"/>
            <w:right w:w="108" w:type="dxa"/>
          </w:tblCellMar>
        </w:tblPrEx>
        <w:trPr>
          <w:jc w:val="center"/>
          <w:ins w:id="56" w:author="黄博阳" w:date="2026-03-02T11:23:25Z"/>
        </w:trPr>
        <w:tc>
          <w:tcPr>
            <w:tcW w:w="1395" w:type="dxa"/>
            <w:vAlign w:val="center"/>
          </w:tcPr>
          <w:p w14:paraId="092B9C89">
            <w:pPr>
              <w:widowControl/>
              <w:adjustRightInd w:val="0"/>
              <w:snapToGrid w:val="0"/>
              <w:ind w:firstLine="0" w:firstLineChars="0"/>
              <w:jc w:val="center"/>
              <w:rPr>
                <w:ins w:id="57" w:author="黄博阳" w:date="2026-03-02T11:23:25Z"/>
                <w:rFonts w:ascii="Times New Roman" w:hAnsi="Times New Roman" w:cs="Times New Roman"/>
              </w:rPr>
            </w:pPr>
          </w:p>
        </w:tc>
        <w:tc>
          <w:tcPr>
            <w:tcW w:w="3990" w:type="dxa"/>
            <w:vAlign w:val="center"/>
          </w:tcPr>
          <w:p w14:paraId="2E5397F3">
            <w:pPr>
              <w:widowControl/>
              <w:adjustRightInd w:val="0"/>
              <w:snapToGrid w:val="0"/>
              <w:ind w:firstLine="0" w:firstLineChars="0"/>
              <w:jc w:val="center"/>
              <w:rPr>
                <w:ins w:id="58" w:author="黄博阳" w:date="2026-03-02T11:23:25Z"/>
                <w:rFonts w:ascii="Times New Roman" w:hAnsi="Times New Roman" w:cs="Times New Roman"/>
              </w:rPr>
            </w:pPr>
          </w:p>
        </w:tc>
        <w:tc>
          <w:tcPr>
            <w:tcW w:w="2327" w:type="dxa"/>
            <w:vAlign w:val="center"/>
          </w:tcPr>
          <w:p w14:paraId="7704E71B">
            <w:pPr>
              <w:widowControl/>
              <w:adjustRightInd w:val="0"/>
              <w:snapToGrid w:val="0"/>
              <w:ind w:firstLine="0" w:firstLineChars="0"/>
              <w:jc w:val="center"/>
              <w:rPr>
                <w:ins w:id="59" w:author="黄博阳" w:date="2026-03-02T11:23:25Z"/>
                <w:rFonts w:ascii="Times New Roman" w:hAnsi="Times New Roman" w:cs="Times New Roman"/>
              </w:rPr>
            </w:pPr>
          </w:p>
        </w:tc>
      </w:tr>
      <w:tr w14:paraId="3C2F1568">
        <w:tblPrEx>
          <w:tblCellMar>
            <w:top w:w="0" w:type="dxa"/>
            <w:left w:w="108" w:type="dxa"/>
            <w:bottom w:w="0" w:type="dxa"/>
            <w:right w:w="108" w:type="dxa"/>
          </w:tblCellMar>
        </w:tblPrEx>
        <w:trPr>
          <w:jc w:val="center"/>
          <w:ins w:id="60" w:author="黄博阳" w:date="2026-03-02T11:23:25Z"/>
        </w:trPr>
        <w:tc>
          <w:tcPr>
            <w:tcW w:w="1395" w:type="dxa"/>
            <w:vAlign w:val="center"/>
          </w:tcPr>
          <w:p w14:paraId="60A2519D">
            <w:pPr>
              <w:widowControl/>
              <w:adjustRightInd w:val="0"/>
              <w:snapToGrid w:val="0"/>
              <w:ind w:firstLine="0" w:firstLineChars="0"/>
              <w:jc w:val="center"/>
              <w:rPr>
                <w:ins w:id="61" w:author="黄博阳" w:date="2026-03-02T11:23:25Z"/>
                <w:rFonts w:ascii="Times New Roman" w:hAnsi="Times New Roman" w:cs="Times New Roman"/>
              </w:rPr>
            </w:pPr>
          </w:p>
        </w:tc>
        <w:tc>
          <w:tcPr>
            <w:tcW w:w="3990" w:type="dxa"/>
            <w:vAlign w:val="center"/>
          </w:tcPr>
          <w:p w14:paraId="5E2C7EE8">
            <w:pPr>
              <w:widowControl/>
              <w:adjustRightInd w:val="0"/>
              <w:snapToGrid w:val="0"/>
              <w:ind w:firstLine="0" w:firstLineChars="0"/>
              <w:jc w:val="center"/>
              <w:rPr>
                <w:ins w:id="62" w:author="黄博阳" w:date="2026-03-02T11:23:25Z"/>
                <w:rFonts w:ascii="Times New Roman" w:hAnsi="Times New Roman" w:cs="Times New Roman"/>
              </w:rPr>
            </w:pPr>
          </w:p>
        </w:tc>
        <w:tc>
          <w:tcPr>
            <w:tcW w:w="2327" w:type="dxa"/>
            <w:vAlign w:val="center"/>
          </w:tcPr>
          <w:p w14:paraId="5D9130A6">
            <w:pPr>
              <w:widowControl/>
              <w:adjustRightInd w:val="0"/>
              <w:snapToGrid w:val="0"/>
              <w:ind w:firstLine="0" w:firstLineChars="0"/>
              <w:jc w:val="center"/>
              <w:rPr>
                <w:ins w:id="63" w:author="黄博阳" w:date="2026-03-02T11:23:25Z"/>
                <w:rFonts w:ascii="Times New Roman" w:hAnsi="Times New Roman" w:cs="Times New Roman"/>
              </w:rPr>
            </w:pPr>
          </w:p>
        </w:tc>
      </w:tr>
      <w:tr w14:paraId="398B6458">
        <w:tblPrEx>
          <w:tblCellMar>
            <w:top w:w="0" w:type="dxa"/>
            <w:left w:w="108" w:type="dxa"/>
            <w:bottom w:w="0" w:type="dxa"/>
            <w:right w:w="108" w:type="dxa"/>
          </w:tblCellMar>
        </w:tblPrEx>
        <w:trPr>
          <w:jc w:val="center"/>
          <w:ins w:id="64" w:author="黄博阳" w:date="2026-03-02T11:23:25Z"/>
        </w:trPr>
        <w:tc>
          <w:tcPr>
            <w:tcW w:w="1395" w:type="dxa"/>
            <w:vAlign w:val="center"/>
          </w:tcPr>
          <w:p w14:paraId="7375AAED">
            <w:pPr>
              <w:widowControl/>
              <w:adjustRightInd w:val="0"/>
              <w:snapToGrid w:val="0"/>
              <w:ind w:firstLine="0" w:firstLineChars="0"/>
              <w:jc w:val="center"/>
              <w:rPr>
                <w:ins w:id="65" w:author="黄博阳" w:date="2026-03-02T11:23:25Z"/>
                <w:rFonts w:hint="eastAsia" w:ascii="Times New Roman" w:hAnsi="Times New Roman" w:eastAsia="宋体" w:cs="Times New Roman"/>
                <w:lang w:val="en-US" w:eastAsia="zh-CN"/>
              </w:rPr>
            </w:pPr>
          </w:p>
        </w:tc>
        <w:tc>
          <w:tcPr>
            <w:tcW w:w="3990" w:type="dxa"/>
            <w:vAlign w:val="center"/>
          </w:tcPr>
          <w:p w14:paraId="4BAF48C9">
            <w:pPr>
              <w:widowControl/>
              <w:adjustRightInd w:val="0"/>
              <w:snapToGrid w:val="0"/>
              <w:ind w:firstLine="0" w:firstLineChars="0"/>
              <w:jc w:val="center"/>
              <w:rPr>
                <w:ins w:id="66" w:author="黄博阳" w:date="2026-03-02T11:23:25Z"/>
                <w:rFonts w:hint="eastAsia" w:ascii="Times New Roman" w:hAnsi="Times New Roman" w:cs="Times New Roman"/>
              </w:rPr>
            </w:pPr>
          </w:p>
        </w:tc>
        <w:tc>
          <w:tcPr>
            <w:tcW w:w="2327" w:type="dxa"/>
            <w:vAlign w:val="center"/>
          </w:tcPr>
          <w:p w14:paraId="64168203">
            <w:pPr>
              <w:widowControl/>
              <w:adjustRightInd w:val="0"/>
              <w:snapToGrid w:val="0"/>
              <w:ind w:firstLine="0" w:firstLineChars="0"/>
              <w:jc w:val="center"/>
              <w:rPr>
                <w:ins w:id="67" w:author="黄博阳" w:date="2026-03-02T11:23:25Z"/>
                <w:rFonts w:hint="eastAsia" w:ascii="Times New Roman" w:hAnsi="Times New Roman" w:cs="Times New Roman"/>
              </w:rPr>
            </w:pPr>
          </w:p>
        </w:tc>
      </w:tr>
      <w:tr w14:paraId="4EB77600">
        <w:tblPrEx>
          <w:tblCellMar>
            <w:top w:w="0" w:type="dxa"/>
            <w:left w:w="108" w:type="dxa"/>
            <w:bottom w:w="0" w:type="dxa"/>
            <w:right w:w="108" w:type="dxa"/>
          </w:tblCellMar>
        </w:tblPrEx>
        <w:trPr>
          <w:jc w:val="center"/>
          <w:ins w:id="68" w:author="黄博阳" w:date="2026-03-02T11:23:25Z"/>
        </w:trPr>
        <w:tc>
          <w:tcPr>
            <w:tcW w:w="1395" w:type="dxa"/>
            <w:vAlign w:val="center"/>
          </w:tcPr>
          <w:p w14:paraId="6BDACB44">
            <w:pPr>
              <w:widowControl/>
              <w:adjustRightInd w:val="0"/>
              <w:snapToGrid w:val="0"/>
              <w:ind w:firstLine="0" w:firstLineChars="0"/>
              <w:jc w:val="center"/>
              <w:rPr>
                <w:ins w:id="69" w:author="黄博阳" w:date="2026-03-02T11:23:25Z"/>
                <w:rFonts w:ascii="Times New Roman" w:hAnsi="Times New Roman" w:cs="Times New Roman"/>
              </w:rPr>
            </w:pPr>
          </w:p>
        </w:tc>
        <w:tc>
          <w:tcPr>
            <w:tcW w:w="3990" w:type="dxa"/>
            <w:vAlign w:val="center"/>
          </w:tcPr>
          <w:p w14:paraId="6FFE3254">
            <w:pPr>
              <w:widowControl/>
              <w:adjustRightInd w:val="0"/>
              <w:snapToGrid w:val="0"/>
              <w:ind w:firstLine="0" w:firstLineChars="0"/>
              <w:jc w:val="center"/>
              <w:rPr>
                <w:ins w:id="70" w:author="黄博阳" w:date="2026-03-02T11:23:25Z"/>
                <w:rFonts w:hint="eastAsia" w:ascii="Times New Roman" w:hAnsi="Times New Roman" w:cs="Times New Roman"/>
              </w:rPr>
            </w:pPr>
          </w:p>
        </w:tc>
        <w:tc>
          <w:tcPr>
            <w:tcW w:w="2327" w:type="dxa"/>
            <w:vAlign w:val="center"/>
          </w:tcPr>
          <w:p w14:paraId="1218C656">
            <w:pPr>
              <w:widowControl/>
              <w:adjustRightInd w:val="0"/>
              <w:snapToGrid w:val="0"/>
              <w:ind w:firstLine="0" w:firstLineChars="0"/>
              <w:jc w:val="center"/>
              <w:rPr>
                <w:ins w:id="71" w:author="黄博阳" w:date="2026-03-02T11:23:25Z"/>
                <w:rFonts w:hint="eastAsia" w:ascii="Times New Roman" w:hAnsi="Times New Roman" w:cs="Times New Roman"/>
              </w:rPr>
            </w:pPr>
          </w:p>
        </w:tc>
      </w:tr>
      <w:tr w14:paraId="60D0B175">
        <w:tblPrEx>
          <w:tblCellMar>
            <w:top w:w="0" w:type="dxa"/>
            <w:left w:w="108" w:type="dxa"/>
            <w:bottom w:w="0" w:type="dxa"/>
            <w:right w:w="108" w:type="dxa"/>
          </w:tblCellMar>
        </w:tblPrEx>
        <w:trPr>
          <w:jc w:val="center"/>
          <w:ins w:id="72" w:author="黄博阳" w:date="2026-03-02T11:23:25Z"/>
        </w:trPr>
        <w:tc>
          <w:tcPr>
            <w:tcW w:w="1395" w:type="dxa"/>
            <w:vAlign w:val="center"/>
          </w:tcPr>
          <w:p w14:paraId="0C4DD68D">
            <w:pPr>
              <w:widowControl/>
              <w:adjustRightInd w:val="0"/>
              <w:snapToGrid w:val="0"/>
              <w:ind w:firstLine="0" w:firstLineChars="0"/>
              <w:jc w:val="center"/>
              <w:rPr>
                <w:ins w:id="73" w:author="黄博阳" w:date="2026-03-02T11:23:25Z"/>
                <w:rFonts w:ascii="Times New Roman" w:hAnsi="Times New Roman" w:cs="Times New Roman"/>
              </w:rPr>
            </w:pPr>
          </w:p>
        </w:tc>
        <w:tc>
          <w:tcPr>
            <w:tcW w:w="3990" w:type="dxa"/>
            <w:vAlign w:val="center"/>
          </w:tcPr>
          <w:p w14:paraId="7144D23D">
            <w:pPr>
              <w:widowControl/>
              <w:adjustRightInd w:val="0"/>
              <w:snapToGrid w:val="0"/>
              <w:ind w:firstLine="0" w:firstLineChars="0"/>
              <w:jc w:val="center"/>
              <w:rPr>
                <w:ins w:id="74" w:author="黄博阳" w:date="2026-03-02T11:23:25Z"/>
                <w:rFonts w:hint="eastAsia" w:ascii="Times New Roman" w:hAnsi="Times New Roman" w:cs="Times New Roman"/>
              </w:rPr>
            </w:pPr>
          </w:p>
        </w:tc>
        <w:tc>
          <w:tcPr>
            <w:tcW w:w="2327" w:type="dxa"/>
            <w:vAlign w:val="center"/>
          </w:tcPr>
          <w:p w14:paraId="78438127">
            <w:pPr>
              <w:widowControl/>
              <w:adjustRightInd w:val="0"/>
              <w:snapToGrid w:val="0"/>
              <w:ind w:firstLine="0" w:firstLineChars="0"/>
              <w:jc w:val="center"/>
              <w:rPr>
                <w:ins w:id="75" w:author="黄博阳" w:date="2026-03-02T11:23:25Z"/>
                <w:rFonts w:hint="eastAsia" w:ascii="Times New Roman" w:hAnsi="Times New Roman" w:cs="Times New Roman"/>
              </w:rPr>
            </w:pPr>
          </w:p>
        </w:tc>
      </w:tr>
      <w:tr w14:paraId="0C506A46">
        <w:tblPrEx>
          <w:tblCellMar>
            <w:top w:w="0" w:type="dxa"/>
            <w:left w:w="108" w:type="dxa"/>
            <w:bottom w:w="0" w:type="dxa"/>
            <w:right w:w="108" w:type="dxa"/>
          </w:tblCellMar>
        </w:tblPrEx>
        <w:trPr>
          <w:jc w:val="center"/>
          <w:ins w:id="76" w:author="黄博阳" w:date="2026-03-02T11:23:25Z"/>
        </w:trPr>
        <w:tc>
          <w:tcPr>
            <w:tcW w:w="1395" w:type="dxa"/>
            <w:vAlign w:val="center"/>
          </w:tcPr>
          <w:p w14:paraId="17BD6947">
            <w:pPr>
              <w:widowControl/>
              <w:adjustRightInd w:val="0"/>
              <w:snapToGrid w:val="0"/>
              <w:ind w:firstLine="0" w:firstLineChars="0"/>
              <w:jc w:val="center"/>
              <w:rPr>
                <w:ins w:id="77" w:author="黄博阳" w:date="2026-03-02T11:23:25Z"/>
                <w:rFonts w:ascii="Times New Roman" w:hAnsi="Times New Roman" w:cs="Times New Roman"/>
              </w:rPr>
            </w:pPr>
            <w:ins w:id="78" w:author="黄博阳" w:date="2026-03-02T11:23:25Z">
              <w:r>
                <w:rPr>
                  <w:rFonts w:ascii="Times New Roman" w:hAnsi="Times New Roman" w:cs="Times New Roman"/>
                </w:rPr>
                <w:commentReference w:id="5"/>
              </w:r>
            </w:ins>
          </w:p>
        </w:tc>
        <w:tc>
          <w:tcPr>
            <w:tcW w:w="3990" w:type="dxa"/>
            <w:vAlign w:val="center"/>
          </w:tcPr>
          <w:p w14:paraId="68E6EDEA">
            <w:pPr>
              <w:widowControl/>
              <w:adjustRightInd w:val="0"/>
              <w:snapToGrid w:val="0"/>
              <w:ind w:firstLine="0" w:firstLineChars="0"/>
              <w:jc w:val="center"/>
              <w:rPr>
                <w:ins w:id="79" w:author="黄博阳" w:date="2026-03-02T11:23:25Z"/>
                <w:rFonts w:hint="eastAsia" w:ascii="Times New Roman" w:hAnsi="Times New Roman" w:cs="Times New Roman"/>
              </w:rPr>
            </w:pPr>
          </w:p>
        </w:tc>
        <w:tc>
          <w:tcPr>
            <w:tcW w:w="2327" w:type="dxa"/>
            <w:vAlign w:val="center"/>
          </w:tcPr>
          <w:p w14:paraId="2DA0E36E">
            <w:pPr>
              <w:widowControl/>
              <w:adjustRightInd w:val="0"/>
              <w:snapToGrid w:val="0"/>
              <w:ind w:firstLine="0" w:firstLineChars="0"/>
              <w:jc w:val="center"/>
              <w:rPr>
                <w:ins w:id="80" w:author="黄博阳" w:date="2026-03-02T11:23:25Z"/>
                <w:rFonts w:hint="eastAsia" w:ascii="Times New Roman" w:hAnsi="Times New Roman" w:cs="Times New Roman"/>
              </w:rPr>
            </w:pPr>
          </w:p>
        </w:tc>
      </w:tr>
    </w:tbl>
    <w:p w14:paraId="2E6E67FD">
      <w:pPr>
        <w:pStyle w:val="502"/>
        <w:adjustRightInd w:val="0"/>
        <w:snapToGrid w:val="0"/>
        <w:ind w:firstLine="420"/>
        <w:rPr>
          <w:rFonts w:hint="eastAsia"/>
        </w:rPr>
      </w:pPr>
    </w:p>
    <w:p w14:paraId="5F15EED9">
      <w:pPr>
        <w:pStyle w:val="85"/>
        <w:ind w:firstLine="420"/>
        <w:rPr>
          <w:ins w:id="81" w:author="Gutingting " w:date="2026-02-25T15:02:21Z"/>
          <w:rFonts w:hint="eastAsia" w:ascii="宋体" w:hAnsi="宋体" w:eastAsia="宋体" w:cs="宋体"/>
        </w:rPr>
      </w:pPr>
      <w:ins w:id="82" w:author="Gutingting " w:date="2026-02-25T15:02:21Z">
        <w:r>
          <w:rPr>
            <w:rFonts w:hint="eastAsia" w:ascii="宋体" w:hAnsi="宋体" w:eastAsia="宋体" w:cs="宋体"/>
          </w:rPr>
          <w:t>AGC</w:t>
        </w:r>
      </w:ins>
      <w:ins w:id="83" w:author="Gutingting " w:date="2026-02-25T15:02:21Z">
        <w:r>
          <w:rPr>
            <w:rFonts w:hint="eastAsia" w:ascii="宋体" w:hAnsi="宋体" w:eastAsia="宋体" w:cs="宋体"/>
            <w:lang w:val="en-US" w:eastAsia="zh-CN"/>
          </w:rPr>
          <w:t xml:space="preserve">:  </w:t>
        </w:r>
      </w:ins>
      <w:ins w:id="84" w:author="Gutingting " w:date="2026-02-25T15:02:21Z">
        <w:r>
          <w:rPr>
            <w:rFonts w:hint="eastAsia" w:ascii="宋体" w:hAnsi="宋体" w:eastAsia="宋体" w:cs="宋体"/>
          </w:rPr>
          <w:t>自动增益控制</w:t>
        </w:r>
      </w:ins>
      <w:ins w:id="85" w:author="Gutingting " w:date="2026-02-25T15:02:21Z">
        <w:r>
          <w:rPr>
            <w:rFonts w:hint="eastAsia" w:ascii="宋体" w:hAnsi="宋体" w:eastAsia="宋体" w:cs="宋体"/>
            <w:lang w:eastAsia="zh-CN"/>
          </w:rPr>
          <w:t>（</w:t>
        </w:r>
      </w:ins>
      <w:ins w:id="86" w:author="Gutingting " w:date="2026-02-25T15:02:21Z">
        <w:r>
          <w:rPr>
            <w:rFonts w:hint="eastAsia" w:ascii="宋体" w:hAnsi="宋体" w:eastAsia="宋体" w:cs="宋体"/>
          </w:rPr>
          <w:t>Automatic Gain Control</w:t>
        </w:r>
      </w:ins>
      <w:ins w:id="87" w:author="Gutingting " w:date="2026-02-25T15:02:21Z">
        <w:r>
          <w:rPr>
            <w:rFonts w:hint="eastAsia" w:ascii="宋体" w:hAnsi="宋体" w:eastAsia="宋体" w:cs="宋体"/>
            <w:lang w:eastAsia="zh-CN"/>
          </w:rPr>
          <w:t>）</w:t>
        </w:r>
      </w:ins>
      <w:ins w:id="88" w:author="Gutingting " w:date="2026-02-25T15:02:21Z">
        <w:r>
          <w:rPr>
            <w:rFonts w:hint="eastAsia" w:ascii="宋体" w:hAnsi="宋体" w:eastAsia="宋体" w:cs="宋体"/>
          </w:rPr>
          <w:tab/>
        </w:r>
      </w:ins>
    </w:p>
    <w:p w14:paraId="6733CC69">
      <w:pPr>
        <w:pStyle w:val="85"/>
        <w:ind w:firstLine="420"/>
        <w:rPr>
          <w:ins w:id="89" w:author="Gutingting " w:date="2026-02-25T15:02:21Z"/>
          <w:rFonts w:hint="eastAsia" w:ascii="宋体" w:hAnsi="宋体" w:eastAsia="宋体" w:cs="宋体"/>
          <w:highlight w:val="yellow"/>
          <w:lang w:eastAsia="zh-CN"/>
        </w:rPr>
      </w:pPr>
      <w:ins w:id="90" w:author="Gutingting " w:date="2026-02-25T15:02:21Z">
        <w:r>
          <w:rPr>
            <w:rFonts w:hint="eastAsia" w:ascii="宋体" w:hAnsi="宋体" w:eastAsia="宋体" w:cs="宋体"/>
            <w:color w:val="FF0000"/>
            <w:kern w:val="0"/>
            <w:szCs w:val="21"/>
            <w:highlight w:val="yellow"/>
          </w:rPr>
          <w:t>BPLC</w:t>
        </w:r>
      </w:ins>
      <w:ins w:id="91" w:author="Gutingting " w:date="2026-02-25T15:02:21Z">
        <w:r>
          <w:rPr>
            <w:rFonts w:hint="eastAsia" w:ascii="宋体" w:hAnsi="宋体" w:eastAsia="宋体" w:cs="宋体"/>
            <w:highlight w:val="yellow"/>
            <w:lang w:eastAsia="zh-CN"/>
          </w:rPr>
          <w:t>：</w:t>
        </w:r>
      </w:ins>
      <w:ins w:id="92" w:author="Gutingting " w:date="2026-02-25T15:02:21Z">
        <w:r>
          <w:rPr>
            <w:rFonts w:hint="eastAsia" w:ascii="宋体" w:hAnsi="宋体" w:eastAsia="宋体" w:cs="宋体"/>
            <w:color w:val="FF0000"/>
            <w:highlight w:val="yellow"/>
          </w:rPr>
          <w:t>宽带载波通信</w:t>
        </w:r>
      </w:ins>
      <w:ins w:id="93" w:author="Gutingting " w:date="2026-02-25T15:02:21Z">
        <w:r>
          <w:rPr>
            <w:rFonts w:hint="eastAsia" w:ascii="宋体" w:hAnsi="宋体" w:eastAsia="宋体" w:cs="宋体"/>
            <w:highlight w:val="yellow"/>
            <w:lang w:eastAsia="zh-CN"/>
          </w:rPr>
          <w:t>（</w:t>
        </w:r>
      </w:ins>
      <w:ins w:id="94" w:author="Gutingting " w:date="2026-02-25T15:02:21Z">
        <w:r>
          <w:rPr>
            <w:rFonts w:hint="eastAsia" w:ascii="宋体" w:hAnsi="宋体" w:eastAsia="宋体" w:cs="宋体"/>
            <w:color w:val="FF0000"/>
            <w:highlight w:val="yellow"/>
          </w:rPr>
          <w:t>Broadband Power Line Communication</w:t>
        </w:r>
      </w:ins>
      <w:ins w:id="95" w:author="Gutingting " w:date="2026-02-25T15:02:21Z">
        <w:r>
          <w:rPr>
            <w:rFonts w:hint="eastAsia" w:ascii="宋体" w:hAnsi="宋体" w:eastAsia="宋体" w:cs="宋体"/>
            <w:highlight w:val="yellow"/>
            <w:lang w:eastAsia="zh-CN"/>
          </w:rPr>
          <w:t>）</w:t>
        </w:r>
      </w:ins>
    </w:p>
    <w:p w14:paraId="6402E929">
      <w:pPr>
        <w:pStyle w:val="85"/>
        <w:ind w:firstLine="420"/>
        <w:rPr>
          <w:ins w:id="96" w:author="Gutingting " w:date="2026-02-25T15:02:21Z"/>
          <w:rFonts w:hint="eastAsia" w:ascii="宋体" w:hAnsi="宋体" w:eastAsia="宋体" w:cs="宋体"/>
          <w:lang w:eastAsia="zh-CN"/>
        </w:rPr>
      </w:pPr>
      <w:ins w:id="97" w:author="Gutingting " w:date="2026-02-25T15:02:21Z">
        <w:r>
          <w:rPr>
            <w:rFonts w:hint="eastAsia" w:ascii="宋体" w:hAnsi="宋体" w:eastAsia="宋体" w:cs="宋体"/>
          </w:rPr>
          <w:t>DL</w:t>
        </w:r>
      </w:ins>
      <w:ins w:id="98" w:author="Gutingting " w:date="2026-02-25T15:02:21Z">
        <w:r>
          <w:rPr>
            <w:rFonts w:hint="eastAsia" w:ascii="宋体" w:hAnsi="宋体" w:eastAsia="宋体" w:cs="宋体"/>
            <w:lang w:val="en-US" w:eastAsia="zh-CN"/>
          </w:rPr>
          <w:t>:</w:t>
        </w:r>
      </w:ins>
      <w:ins w:id="99" w:author="Gutingting " w:date="2026-02-25T15:02:21Z">
        <w:r>
          <w:rPr>
            <w:rFonts w:hint="eastAsia" w:ascii="宋体" w:hAnsi="宋体" w:eastAsia="宋体" w:cs="宋体"/>
          </w:rPr>
          <w:tab/>
        </w:r>
      </w:ins>
      <w:ins w:id="100" w:author="Gutingting " w:date="2026-02-25T15:02:21Z">
        <w:r>
          <w:rPr>
            <w:rFonts w:hint="eastAsia" w:ascii="宋体" w:hAnsi="宋体" w:eastAsia="宋体" w:cs="宋体"/>
            <w:lang w:val="en-US" w:eastAsia="zh-CN"/>
          </w:rPr>
          <w:t xml:space="preserve">  </w:t>
        </w:r>
      </w:ins>
      <w:ins w:id="101" w:author="Gutingting " w:date="2026-02-25T15:02:21Z">
        <w:r>
          <w:rPr>
            <w:rFonts w:hint="eastAsia" w:ascii="宋体" w:hAnsi="宋体" w:eastAsia="宋体" w:cs="宋体"/>
          </w:rPr>
          <w:t>下行</w:t>
        </w:r>
      </w:ins>
      <w:ins w:id="102" w:author="Gutingting " w:date="2026-02-25T15:02:21Z">
        <w:r>
          <w:rPr>
            <w:rFonts w:hint="eastAsia" w:ascii="宋体" w:hAnsi="宋体" w:eastAsia="宋体" w:cs="宋体"/>
            <w:lang w:eastAsia="zh-CN"/>
          </w:rPr>
          <w:t>（</w:t>
        </w:r>
      </w:ins>
      <w:ins w:id="103" w:author="Gutingting " w:date="2026-02-25T15:02:21Z">
        <w:r>
          <w:rPr>
            <w:rFonts w:hint="eastAsia" w:ascii="宋体" w:hAnsi="宋体" w:eastAsia="宋体" w:cs="宋体"/>
          </w:rPr>
          <w:t>Down Link</w:t>
        </w:r>
      </w:ins>
      <w:ins w:id="104" w:author="Gutingting " w:date="2026-02-25T15:02:21Z">
        <w:r>
          <w:rPr>
            <w:rFonts w:hint="eastAsia" w:ascii="宋体" w:hAnsi="宋体" w:eastAsia="宋体" w:cs="宋体"/>
            <w:lang w:eastAsia="zh-CN"/>
          </w:rPr>
          <w:t>）</w:t>
        </w:r>
      </w:ins>
    </w:p>
    <w:p w14:paraId="2025B6E5">
      <w:pPr>
        <w:pStyle w:val="85"/>
        <w:ind w:firstLine="420"/>
        <w:rPr>
          <w:ins w:id="105" w:author="Gutingting " w:date="2026-02-25T15:02:21Z"/>
          <w:rFonts w:hint="eastAsia" w:ascii="宋体" w:hAnsi="宋体" w:eastAsia="宋体" w:cs="宋体"/>
          <w:lang w:eastAsia="zh-CN"/>
        </w:rPr>
      </w:pPr>
      <w:ins w:id="106" w:author="Gutingting " w:date="2026-02-25T15:02:21Z">
        <w:r>
          <w:rPr>
            <w:rFonts w:hint="eastAsia" w:ascii="宋体" w:hAnsi="宋体" w:eastAsia="宋体" w:cs="宋体"/>
          </w:rPr>
          <w:t>eFC</w:t>
        </w:r>
      </w:ins>
      <w:ins w:id="107" w:author="Gutingting " w:date="2026-02-25T15:02:21Z">
        <w:r>
          <w:rPr>
            <w:rFonts w:hint="eastAsia" w:ascii="宋体" w:hAnsi="宋体" w:eastAsia="宋体" w:cs="宋体"/>
            <w:lang w:eastAsia="zh-CN"/>
          </w:rPr>
          <w:t>：</w:t>
        </w:r>
      </w:ins>
      <w:ins w:id="108" w:author="Gutingting " w:date="2026-02-25T15:02:21Z">
        <w:r>
          <w:rPr>
            <w:rFonts w:hint="eastAsia" w:ascii="宋体" w:hAnsi="宋体" w:eastAsia="宋体" w:cs="宋体"/>
            <w:lang w:val="en-US" w:eastAsia="zh-CN"/>
          </w:rPr>
          <w:t xml:space="preserve"> </w:t>
        </w:r>
      </w:ins>
      <w:ins w:id="109" w:author="Gutingting " w:date="2026-02-25T15:02:21Z">
        <w:r>
          <w:rPr>
            <w:rFonts w:hint="eastAsia" w:ascii="宋体" w:hAnsi="宋体" w:eastAsia="宋体" w:cs="宋体"/>
          </w:rPr>
          <w:t>扩展帧控制</w:t>
        </w:r>
      </w:ins>
      <w:ins w:id="110" w:author="Gutingting " w:date="2026-02-25T15:02:21Z">
        <w:r>
          <w:rPr>
            <w:rFonts w:hint="eastAsia" w:ascii="宋体" w:hAnsi="宋体" w:eastAsia="宋体" w:cs="宋体"/>
            <w:lang w:eastAsia="zh-CN"/>
          </w:rPr>
          <w:t>（</w:t>
        </w:r>
      </w:ins>
      <w:ins w:id="111" w:author="Gutingting " w:date="2026-02-25T15:02:21Z">
        <w:r>
          <w:rPr>
            <w:rFonts w:hint="eastAsia" w:ascii="宋体" w:hAnsi="宋体" w:eastAsia="宋体" w:cs="宋体"/>
          </w:rPr>
          <w:t>extended Frame Control</w:t>
        </w:r>
      </w:ins>
      <w:ins w:id="112" w:author="Gutingting " w:date="2026-02-25T15:02:21Z">
        <w:r>
          <w:rPr>
            <w:rFonts w:hint="eastAsia" w:ascii="宋体" w:hAnsi="宋体" w:eastAsia="宋体" w:cs="宋体"/>
            <w:lang w:eastAsia="zh-CN"/>
          </w:rPr>
          <w:t>）</w:t>
        </w:r>
      </w:ins>
    </w:p>
    <w:p w14:paraId="4DA60554">
      <w:pPr>
        <w:pStyle w:val="85"/>
        <w:ind w:firstLine="420"/>
        <w:rPr>
          <w:ins w:id="113" w:author="Gutingting " w:date="2026-02-25T15:02:21Z"/>
          <w:rFonts w:hint="eastAsia" w:ascii="宋体" w:hAnsi="宋体" w:eastAsia="宋体" w:cs="宋体"/>
        </w:rPr>
      </w:pPr>
      <w:ins w:id="114" w:author="Gutingting " w:date="2026-02-25T15:02:21Z">
        <w:r>
          <w:rPr>
            <w:rFonts w:hint="eastAsia" w:ascii="宋体" w:hAnsi="宋体" w:eastAsia="宋体" w:cs="宋体"/>
          </w:rPr>
          <w:t>FC</w:t>
        </w:r>
      </w:ins>
      <w:ins w:id="115" w:author="Gutingting " w:date="2026-02-25T15:02:21Z">
        <w:r>
          <w:rPr>
            <w:rFonts w:hint="eastAsia" w:ascii="宋体" w:hAnsi="宋体" w:eastAsia="宋体" w:cs="宋体"/>
            <w:lang w:val="en-US" w:eastAsia="zh-CN"/>
          </w:rPr>
          <w:t xml:space="preserve">:   </w:t>
        </w:r>
      </w:ins>
      <w:ins w:id="116" w:author="Gutingting " w:date="2026-02-25T15:02:21Z">
        <w:r>
          <w:rPr>
            <w:rFonts w:hint="eastAsia" w:ascii="宋体" w:hAnsi="宋体" w:eastAsia="宋体" w:cs="宋体"/>
          </w:rPr>
          <w:t>帧控制</w:t>
        </w:r>
      </w:ins>
      <w:ins w:id="117" w:author="Gutingting " w:date="2026-02-25T15:02:21Z">
        <w:r>
          <w:rPr>
            <w:rFonts w:hint="eastAsia" w:ascii="宋体" w:hAnsi="宋体" w:eastAsia="宋体" w:cs="宋体"/>
            <w:lang w:eastAsia="zh-CN"/>
          </w:rPr>
          <w:t>（</w:t>
        </w:r>
      </w:ins>
      <w:ins w:id="118" w:author="Gutingting " w:date="2026-02-25T15:02:21Z">
        <w:r>
          <w:rPr>
            <w:rFonts w:hint="eastAsia" w:ascii="宋体" w:hAnsi="宋体" w:eastAsia="宋体" w:cs="宋体"/>
          </w:rPr>
          <w:t>Frame Control</w:t>
        </w:r>
      </w:ins>
      <w:ins w:id="119" w:author="Gutingting " w:date="2026-02-25T15:02:21Z">
        <w:r>
          <w:rPr>
            <w:rFonts w:hint="eastAsia" w:ascii="宋体" w:hAnsi="宋体" w:eastAsia="宋体" w:cs="宋体"/>
            <w:lang w:eastAsia="zh-CN"/>
          </w:rPr>
          <w:t>）</w:t>
        </w:r>
      </w:ins>
      <w:ins w:id="120" w:author="Gutingting " w:date="2026-02-25T15:02:21Z">
        <w:r>
          <w:rPr>
            <w:rFonts w:hint="eastAsia" w:ascii="宋体" w:hAnsi="宋体" w:eastAsia="宋体" w:cs="宋体"/>
          </w:rPr>
          <w:tab/>
        </w:r>
      </w:ins>
    </w:p>
    <w:p w14:paraId="5ED345C2">
      <w:pPr>
        <w:pStyle w:val="85"/>
        <w:ind w:firstLine="420"/>
        <w:rPr>
          <w:ins w:id="121" w:author="Gutingting " w:date="2026-02-25T15:02:21Z"/>
          <w:rFonts w:hint="eastAsia" w:ascii="宋体" w:hAnsi="宋体" w:eastAsia="宋体" w:cs="宋体"/>
          <w:lang w:eastAsia="zh-CN"/>
        </w:rPr>
      </w:pPr>
      <w:ins w:id="122" w:author="Gutingting " w:date="2026-02-25T15:02:21Z">
        <w:r>
          <w:rPr>
            <w:rFonts w:hint="eastAsia" w:ascii="宋体" w:hAnsi="宋体" w:eastAsia="宋体" w:cs="宋体"/>
          </w:rPr>
          <w:t>FFT</w:t>
        </w:r>
      </w:ins>
      <w:ins w:id="123" w:author="Gutingting " w:date="2026-02-25T15:02:21Z">
        <w:r>
          <w:rPr>
            <w:rFonts w:hint="eastAsia" w:ascii="宋体" w:hAnsi="宋体" w:eastAsia="宋体" w:cs="宋体"/>
            <w:lang w:eastAsia="zh-CN"/>
          </w:rPr>
          <w:t>：</w:t>
        </w:r>
      </w:ins>
      <w:ins w:id="124" w:author="Gutingting " w:date="2026-02-25T15:02:21Z">
        <w:r>
          <w:rPr>
            <w:rFonts w:hint="eastAsia" w:ascii="宋体" w:hAnsi="宋体" w:eastAsia="宋体" w:cs="宋体"/>
            <w:lang w:val="en-US" w:eastAsia="zh-CN"/>
          </w:rPr>
          <w:t xml:space="preserve"> </w:t>
        </w:r>
      </w:ins>
      <w:ins w:id="125" w:author="Gutingting " w:date="2026-02-25T15:02:21Z">
        <w:r>
          <w:rPr>
            <w:rFonts w:hint="eastAsia" w:ascii="宋体" w:hAnsi="宋体" w:eastAsia="宋体" w:cs="宋体"/>
          </w:rPr>
          <w:t>快速傅里叶变换</w:t>
        </w:r>
      </w:ins>
      <w:ins w:id="126" w:author="Gutingting " w:date="2026-02-25T15:02:21Z">
        <w:r>
          <w:rPr>
            <w:rFonts w:hint="eastAsia" w:ascii="宋体" w:hAnsi="宋体" w:eastAsia="宋体" w:cs="宋体"/>
            <w:lang w:eastAsia="zh-CN"/>
          </w:rPr>
          <w:t>（</w:t>
        </w:r>
      </w:ins>
      <w:ins w:id="127" w:author="Gutingting " w:date="2026-02-25T15:02:21Z">
        <w:r>
          <w:rPr>
            <w:rFonts w:hint="eastAsia" w:ascii="宋体" w:hAnsi="宋体" w:eastAsia="宋体" w:cs="宋体"/>
          </w:rPr>
          <w:t>Fast Fourier Transformation</w:t>
        </w:r>
      </w:ins>
      <w:ins w:id="128" w:author="Gutingting " w:date="2026-02-25T15:02:21Z">
        <w:r>
          <w:rPr>
            <w:rFonts w:hint="eastAsia" w:ascii="宋体" w:hAnsi="宋体" w:eastAsia="宋体" w:cs="宋体"/>
            <w:lang w:eastAsia="zh-CN"/>
          </w:rPr>
          <w:t>）</w:t>
        </w:r>
      </w:ins>
    </w:p>
    <w:p w14:paraId="54D11C97">
      <w:pPr>
        <w:pStyle w:val="85"/>
        <w:ind w:firstLine="420"/>
        <w:rPr>
          <w:ins w:id="129" w:author="Gutingting " w:date="2026-02-25T15:02:21Z"/>
          <w:rFonts w:hint="eastAsia" w:ascii="宋体" w:hAnsi="宋体" w:eastAsia="宋体" w:cs="宋体"/>
          <w:lang w:eastAsia="zh-CN"/>
        </w:rPr>
      </w:pPr>
      <w:ins w:id="130" w:author="Gutingting " w:date="2026-02-25T15:02:21Z">
        <w:r>
          <w:rPr>
            <w:rFonts w:hint="eastAsia" w:ascii="宋体" w:hAnsi="宋体" w:eastAsia="宋体" w:cs="宋体"/>
          </w:rPr>
          <w:t>IFFT</w:t>
        </w:r>
      </w:ins>
      <w:ins w:id="131" w:author="Gutingting " w:date="2026-02-25T15:02:21Z">
        <w:r>
          <w:rPr>
            <w:rFonts w:hint="eastAsia" w:ascii="宋体" w:hAnsi="宋体" w:eastAsia="宋体" w:cs="宋体"/>
            <w:lang w:val="en-US" w:eastAsia="zh-CN"/>
          </w:rPr>
          <w:t xml:space="preserve">: </w:t>
        </w:r>
      </w:ins>
      <w:ins w:id="132" w:author="Gutingting " w:date="2026-02-25T15:02:21Z">
        <w:r>
          <w:rPr>
            <w:rFonts w:hint="eastAsia" w:ascii="宋体" w:hAnsi="宋体" w:eastAsia="宋体" w:cs="宋体"/>
          </w:rPr>
          <w:t>快速傅里叶逆变换</w:t>
        </w:r>
      </w:ins>
      <w:ins w:id="133" w:author="Gutingting " w:date="2026-02-25T15:02:21Z">
        <w:r>
          <w:rPr>
            <w:rFonts w:hint="eastAsia" w:ascii="宋体" w:hAnsi="宋体" w:eastAsia="宋体" w:cs="宋体"/>
            <w:lang w:eastAsia="zh-CN"/>
          </w:rPr>
          <w:t>（</w:t>
        </w:r>
      </w:ins>
      <w:ins w:id="134" w:author="Gutingting " w:date="2026-02-25T15:02:21Z">
        <w:r>
          <w:rPr>
            <w:rFonts w:hint="eastAsia" w:ascii="宋体" w:hAnsi="宋体" w:eastAsia="宋体" w:cs="宋体"/>
          </w:rPr>
          <w:t>Inverse Fast Fourier Transformation</w:t>
        </w:r>
      </w:ins>
      <w:ins w:id="135" w:author="Gutingting " w:date="2026-02-25T15:02:21Z">
        <w:r>
          <w:rPr>
            <w:rFonts w:hint="eastAsia" w:ascii="宋体" w:hAnsi="宋体" w:eastAsia="宋体" w:cs="宋体"/>
            <w:lang w:eastAsia="zh-CN"/>
          </w:rPr>
          <w:t>）</w:t>
        </w:r>
      </w:ins>
    </w:p>
    <w:p w14:paraId="37963BBA">
      <w:pPr>
        <w:pStyle w:val="85"/>
        <w:ind w:firstLine="420"/>
        <w:rPr>
          <w:ins w:id="136" w:author="Gutingting " w:date="2026-02-25T15:02:21Z"/>
          <w:rFonts w:hint="eastAsia" w:ascii="宋体" w:hAnsi="宋体" w:eastAsia="宋体" w:cs="宋体"/>
          <w:lang w:eastAsia="zh-CN"/>
        </w:rPr>
      </w:pPr>
      <w:ins w:id="137" w:author="黄博阳" w:date="2026-03-02T11:23:05Z">
        <w:r>
          <w:rPr>
            <w:rFonts w:hint="eastAsia" w:hAnsi="宋体" w:cs="宋体"/>
            <w:lang w:eastAsia="zh-CN"/>
          </w:rPr>
          <w:t>SPLC</w:t>
        </w:r>
      </w:ins>
      <w:ins w:id="138" w:author="Gutingting " w:date="2026-02-25T15:02:21Z">
        <w:r>
          <w:rPr>
            <w:rFonts w:hint="eastAsia" w:ascii="宋体" w:hAnsi="宋体" w:eastAsia="宋体" w:cs="宋体"/>
            <w:lang w:val="en-US" w:eastAsia="zh-CN"/>
          </w:rPr>
          <w:t xml:space="preserve">: </w:t>
        </w:r>
      </w:ins>
      <w:ins w:id="139" w:author="Gutingting " w:date="2026-02-25T15:02:21Z">
        <w:r>
          <w:rPr>
            <w:rFonts w:hint="eastAsia" w:ascii="宋体" w:hAnsi="宋体" w:eastAsia="宋体" w:cs="宋体"/>
          </w:rPr>
          <w:t>通感一体化低压电力线宽带载波通信</w:t>
        </w:r>
      </w:ins>
      <w:ins w:id="140" w:author="Gutingting " w:date="2026-02-25T15:02:21Z">
        <w:r>
          <w:rPr>
            <w:rFonts w:hint="eastAsia" w:ascii="宋体" w:hAnsi="宋体" w:eastAsia="宋体" w:cs="宋体"/>
            <w:lang w:eastAsia="zh-CN"/>
          </w:rPr>
          <w:t>（</w:t>
        </w:r>
      </w:ins>
      <w:ins w:id="141" w:author="Gutingting " w:date="2026-02-25T15:02:21Z">
        <w:r>
          <w:rPr>
            <w:rFonts w:hint="eastAsia" w:ascii="宋体" w:hAnsi="宋体" w:eastAsia="宋体" w:cs="宋体"/>
          </w:rPr>
          <w:t>Integrated Sensing and Communication over Low-Voltage Broadband Power Line Communication</w:t>
        </w:r>
      </w:ins>
      <w:ins w:id="142" w:author="Gutingting " w:date="2026-02-25T15:02:21Z">
        <w:r>
          <w:rPr>
            <w:rFonts w:hint="eastAsia" w:ascii="宋体" w:hAnsi="宋体" w:eastAsia="宋体" w:cs="宋体"/>
            <w:lang w:eastAsia="zh-CN"/>
          </w:rPr>
          <w:t>）</w:t>
        </w:r>
      </w:ins>
    </w:p>
    <w:p w14:paraId="5C80F3E3">
      <w:pPr>
        <w:pStyle w:val="85"/>
        <w:ind w:firstLine="420"/>
        <w:rPr>
          <w:ins w:id="143" w:author="Gutingting " w:date="2026-02-25T15:02:21Z"/>
          <w:rFonts w:hint="eastAsia" w:ascii="宋体" w:hAnsi="宋体" w:eastAsia="宋体" w:cs="宋体"/>
        </w:rPr>
      </w:pPr>
      <w:ins w:id="144" w:author="Gutingting " w:date="2026-02-25T15:02:21Z">
        <w:r>
          <w:rPr>
            <w:rFonts w:hint="eastAsia" w:ascii="宋体" w:hAnsi="宋体" w:eastAsia="宋体" w:cs="宋体"/>
          </w:rPr>
          <w:t>MIMO</w:t>
        </w:r>
      </w:ins>
      <w:ins w:id="145" w:author="Gutingting " w:date="2026-02-25T15:02:21Z">
        <w:r>
          <w:rPr>
            <w:rFonts w:hint="eastAsia" w:ascii="宋体" w:hAnsi="宋体" w:eastAsia="宋体" w:cs="宋体"/>
            <w:lang w:val="en-US" w:eastAsia="zh-CN"/>
          </w:rPr>
          <w:t xml:space="preserve">: </w:t>
        </w:r>
      </w:ins>
      <w:ins w:id="146" w:author="Gutingting " w:date="2026-02-25T15:02:21Z">
        <w:r>
          <w:rPr>
            <w:rFonts w:hint="eastAsia" w:ascii="宋体" w:hAnsi="宋体" w:eastAsia="宋体" w:cs="宋体"/>
          </w:rPr>
          <w:t>多</w:t>
        </w:r>
      </w:ins>
      <w:ins w:id="147" w:author="Gutingting " w:date="2026-02-25T15:07:18Z">
        <w:r>
          <w:rPr>
            <w:rFonts w:hint="eastAsia" w:hAnsi="宋体" w:cs="宋体"/>
            <w:highlight w:val="yellow"/>
            <w:lang w:val="en-US" w:eastAsia="zh-CN"/>
          </w:rPr>
          <w:t>输</w:t>
        </w:r>
      </w:ins>
      <w:ins w:id="148" w:author="Gutingting " w:date="2026-02-25T15:02:21Z">
        <w:r>
          <w:rPr>
            <w:rFonts w:hint="eastAsia" w:ascii="宋体" w:hAnsi="宋体" w:eastAsia="宋体" w:cs="宋体"/>
          </w:rPr>
          <w:t>入多</w:t>
        </w:r>
      </w:ins>
      <w:ins w:id="149" w:author="Gutingting " w:date="2026-02-25T15:07:21Z">
        <w:r>
          <w:rPr>
            <w:rFonts w:hint="eastAsia" w:hAnsi="宋体" w:cs="宋体"/>
            <w:highlight w:val="yellow"/>
            <w:lang w:val="en-US" w:eastAsia="zh-CN"/>
          </w:rPr>
          <w:t>输</w:t>
        </w:r>
      </w:ins>
      <w:ins w:id="150" w:author="Gutingting " w:date="2026-02-25T15:02:21Z">
        <w:r>
          <w:rPr>
            <w:rFonts w:hint="eastAsia" w:ascii="宋体" w:hAnsi="宋体" w:eastAsia="宋体" w:cs="宋体"/>
          </w:rPr>
          <w:t>出</w:t>
        </w:r>
      </w:ins>
      <w:ins w:id="151" w:author="Gutingting " w:date="2026-02-25T15:02:21Z">
        <w:r>
          <w:rPr>
            <w:rFonts w:hint="eastAsia" w:ascii="宋体" w:hAnsi="宋体" w:eastAsia="宋体" w:cs="宋体"/>
            <w:lang w:eastAsia="zh-CN"/>
          </w:rPr>
          <w:t>（</w:t>
        </w:r>
      </w:ins>
      <w:ins w:id="152" w:author="Gutingting " w:date="2026-02-25T15:02:21Z">
        <w:r>
          <w:rPr>
            <w:rFonts w:hint="eastAsia" w:ascii="宋体" w:hAnsi="宋体" w:eastAsia="宋体" w:cs="宋体"/>
          </w:rPr>
          <w:t>Multiple Input Multiple Output</w:t>
        </w:r>
      </w:ins>
      <w:ins w:id="153" w:author="Gutingting " w:date="2026-02-25T15:02:21Z">
        <w:r>
          <w:rPr>
            <w:rFonts w:hint="eastAsia" w:ascii="宋体" w:hAnsi="宋体" w:eastAsia="宋体" w:cs="宋体"/>
            <w:lang w:eastAsia="zh-CN"/>
          </w:rPr>
          <w:t>）</w:t>
        </w:r>
      </w:ins>
      <w:ins w:id="154" w:author="Gutingting " w:date="2026-02-25T15:02:21Z">
        <w:r>
          <w:rPr>
            <w:rFonts w:hint="eastAsia" w:ascii="宋体" w:hAnsi="宋体" w:eastAsia="宋体" w:cs="宋体"/>
          </w:rPr>
          <w:tab/>
        </w:r>
      </w:ins>
    </w:p>
    <w:p w14:paraId="13411F96">
      <w:pPr>
        <w:pStyle w:val="85"/>
        <w:ind w:firstLine="420"/>
        <w:rPr>
          <w:ins w:id="155" w:author="Gutingting " w:date="2026-02-25T15:02:21Z"/>
          <w:rFonts w:hint="eastAsia" w:ascii="宋体" w:hAnsi="宋体" w:eastAsia="宋体" w:cs="宋体"/>
          <w:lang w:eastAsia="zh-CN"/>
        </w:rPr>
      </w:pPr>
      <w:ins w:id="156" w:author="Gutingting " w:date="2026-02-25T15:02:21Z">
        <w:r>
          <w:rPr>
            <w:rFonts w:hint="eastAsia" w:ascii="宋体" w:hAnsi="宋体" w:eastAsia="宋体" w:cs="宋体"/>
          </w:rPr>
          <w:t>MAC</w:t>
        </w:r>
      </w:ins>
      <w:ins w:id="157" w:author="Gutingting " w:date="2026-02-25T15:02:21Z">
        <w:r>
          <w:rPr>
            <w:rFonts w:hint="eastAsia" w:ascii="宋体" w:hAnsi="宋体" w:eastAsia="宋体" w:cs="宋体"/>
            <w:lang w:eastAsia="zh-CN"/>
          </w:rPr>
          <w:t>：</w:t>
        </w:r>
      </w:ins>
      <w:ins w:id="158" w:author="Gutingting " w:date="2026-02-25T15:02:21Z">
        <w:r>
          <w:rPr>
            <w:rFonts w:hint="eastAsia" w:ascii="宋体" w:hAnsi="宋体" w:eastAsia="宋体" w:cs="宋体"/>
            <w:lang w:val="en-US" w:eastAsia="zh-CN"/>
          </w:rPr>
          <w:t xml:space="preserve"> </w:t>
        </w:r>
      </w:ins>
      <w:ins w:id="159" w:author="Gutingting " w:date="2026-02-25T15:02:21Z">
        <w:r>
          <w:rPr>
            <w:rFonts w:hint="eastAsia" w:ascii="宋体" w:hAnsi="宋体" w:eastAsia="宋体" w:cs="宋体"/>
          </w:rPr>
          <w:t>媒介</w:t>
        </w:r>
      </w:ins>
      <w:ins w:id="160" w:author="Gutingting " w:date="2026-02-25T15:02:21Z">
        <w:commentRangeStart w:id="6"/>
        <w:r>
          <w:rPr>
            <w:rFonts w:hint="eastAsia" w:hAnsi="宋体" w:cs="宋体"/>
            <w:highlight w:val="yellow"/>
            <w:lang w:val="en-US" w:eastAsia="zh-CN"/>
          </w:rPr>
          <w:t>接入</w:t>
        </w:r>
        <w:commentRangeEnd w:id="6"/>
      </w:ins>
      <w:r>
        <w:commentReference w:id="6"/>
      </w:r>
      <w:ins w:id="161" w:author="Gutingting " w:date="2026-02-25T15:02:21Z">
        <w:r>
          <w:rPr>
            <w:rFonts w:hint="eastAsia" w:ascii="宋体" w:hAnsi="宋体" w:eastAsia="宋体" w:cs="宋体"/>
          </w:rPr>
          <w:t>控制</w:t>
        </w:r>
      </w:ins>
      <w:ins w:id="162" w:author="Gutingting " w:date="2026-02-25T15:02:21Z">
        <w:r>
          <w:rPr>
            <w:rFonts w:hint="eastAsia" w:ascii="宋体" w:hAnsi="宋体" w:eastAsia="宋体" w:cs="宋体"/>
            <w:lang w:eastAsia="zh-CN"/>
          </w:rPr>
          <w:t>（</w:t>
        </w:r>
      </w:ins>
      <w:ins w:id="163" w:author="Gutingting " w:date="2026-02-25T15:02:21Z">
        <w:r>
          <w:rPr>
            <w:rFonts w:hint="eastAsia" w:ascii="宋体" w:hAnsi="宋体" w:eastAsia="宋体" w:cs="宋体"/>
          </w:rPr>
          <w:t>Media Access Control</w:t>
        </w:r>
      </w:ins>
      <w:ins w:id="164" w:author="Gutingting " w:date="2026-02-25T15:02:21Z">
        <w:r>
          <w:rPr>
            <w:rFonts w:hint="eastAsia" w:ascii="宋体" w:hAnsi="宋体" w:eastAsia="宋体" w:cs="宋体"/>
            <w:lang w:eastAsia="zh-CN"/>
          </w:rPr>
          <w:t>）</w:t>
        </w:r>
      </w:ins>
    </w:p>
    <w:p w14:paraId="058EE4E0">
      <w:pPr>
        <w:pStyle w:val="85"/>
        <w:ind w:firstLine="420"/>
        <w:rPr>
          <w:ins w:id="165" w:author="Gutingting " w:date="2026-02-25T15:02:21Z"/>
          <w:rFonts w:hint="eastAsia" w:ascii="宋体" w:hAnsi="宋体" w:eastAsia="宋体" w:cs="宋体"/>
        </w:rPr>
      </w:pPr>
      <w:ins w:id="166" w:author="Gutingting " w:date="2026-02-25T15:02:21Z">
        <w:r>
          <w:rPr>
            <w:rFonts w:hint="eastAsia" w:ascii="宋体" w:hAnsi="宋体" w:eastAsia="宋体" w:cs="宋体"/>
          </w:rPr>
          <w:t>MRC</w:t>
        </w:r>
      </w:ins>
      <w:ins w:id="167" w:author="Gutingting " w:date="2026-02-25T15:02:21Z">
        <w:r>
          <w:rPr>
            <w:rFonts w:hint="eastAsia" w:ascii="宋体" w:hAnsi="宋体" w:eastAsia="宋体" w:cs="宋体"/>
            <w:lang w:val="en-US" w:eastAsia="zh-CN"/>
          </w:rPr>
          <w:t xml:space="preserve">:  </w:t>
        </w:r>
      </w:ins>
      <w:ins w:id="168" w:author="Gutingting " w:date="2026-02-25T15:02:21Z">
        <w:r>
          <w:rPr>
            <w:rFonts w:hint="eastAsia" w:ascii="宋体" w:hAnsi="宋体" w:eastAsia="宋体" w:cs="宋体"/>
          </w:rPr>
          <w:t>最大比合并</w:t>
        </w:r>
      </w:ins>
      <w:ins w:id="169" w:author="Gutingting " w:date="2026-02-25T15:02:21Z">
        <w:r>
          <w:rPr>
            <w:rFonts w:hint="eastAsia" w:ascii="宋体" w:hAnsi="宋体" w:eastAsia="宋体" w:cs="宋体"/>
            <w:lang w:eastAsia="zh-CN"/>
          </w:rPr>
          <w:t>（</w:t>
        </w:r>
      </w:ins>
      <w:ins w:id="170" w:author="Gutingting " w:date="2026-02-25T15:02:21Z">
        <w:r>
          <w:rPr>
            <w:rFonts w:hint="eastAsia" w:ascii="宋体" w:hAnsi="宋体" w:eastAsia="宋体" w:cs="宋体"/>
          </w:rPr>
          <w:t>Maximum Ratio Combining</w:t>
        </w:r>
      </w:ins>
      <w:ins w:id="171" w:author="Gutingting " w:date="2026-02-25T15:02:21Z">
        <w:r>
          <w:rPr>
            <w:rFonts w:hint="eastAsia" w:ascii="宋体" w:hAnsi="宋体" w:eastAsia="宋体" w:cs="宋体"/>
            <w:lang w:eastAsia="zh-CN"/>
          </w:rPr>
          <w:t>）</w:t>
        </w:r>
      </w:ins>
      <w:ins w:id="172" w:author="Gutingting " w:date="2026-02-25T15:02:21Z">
        <w:r>
          <w:rPr>
            <w:rFonts w:hint="eastAsia" w:ascii="宋体" w:hAnsi="宋体" w:eastAsia="宋体" w:cs="宋体"/>
          </w:rPr>
          <w:tab/>
        </w:r>
      </w:ins>
    </w:p>
    <w:p w14:paraId="0F19CA53">
      <w:pPr>
        <w:pStyle w:val="85"/>
        <w:ind w:firstLine="420"/>
        <w:rPr>
          <w:ins w:id="173" w:author="Gutingting " w:date="2026-02-25T15:02:21Z"/>
          <w:rFonts w:hint="eastAsia" w:ascii="宋体" w:hAnsi="宋体" w:eastAsia="宋体" w:cs="宋体"/>
          <w:lang w:eastAsia="zh-CN"/>
        </w:rPr>
      </w:pPr>
      <w:ins w:id="174" w:author="Gutingting " w:date="2026-02-25T15:02:21Z">
        <w:r>
          <w:rPr>
            <w:rFonts w:hint="eastAsia" w:ascii="宋体" w:hAnsi="宋体" w:eastAsia="宋体" w:cs="宋体"/>
          </w:rPr>
          <w:t>OFDM</w:t>
        </w:r>
      </w:ins>
      <w:ins w:id="175" w:author="Gutingting " w:date="2026-02-25T15:02:21Z">
        <w:r>
          <w:rPr>
            <w:rFonts w:hint="eastAsia" w:ascii="宋体" w:hAnsi="宋体" w:eastAsia="宋体" w:cs="宋体"/>
            <w:lang w:eastAsia="zh-CN"/>
          </w:rPr>
          <w:t>：</w:t>
        </w:r>
      </w:ins>
      <w:ins w:id="176" w:author="Gutingting " w:date="2026-02-25T15:02:21Z">
        <w:r>
          <w:rPr>
            <w:rFonts w:hint="eastAsia" w:ascii="宋体" w:hAnsi="宋体" w:eastAsia="宋体" w:cs="宋体"/>
          </w:rPr>
          <w:t>正交频分复用</w:t>
        </w:r>
      </w:ins>
      <w:ins w:id="177" w:author="Gutingting " w:date="2026-02-25T15:02:21Z">
        <w:r>
          <w:rPr>
            <w:rFonts w:hint="eastAsia" w:ascii="宋体" w:hAnsi="宋体" w:eastAsia="宋体" w:cs="宋体"/>
            <w:lang w:eastAsia="zh-CN"/>
          </w:rPr>
          <w:t>（</w:t>
        </w:r>
      </w:ins>
      <w:ins w:id="178" w:author="Gutingting " w:date="2026-02-25T15:02:21Z">
        <w:r>
          <w:rPr>
            <w:rFonts w:hint="eastAsia" w:ascii="宋体" w:hAnsi="宋体" w:eastAsia="宋体" w:cs="宋体"/>
          </w:rPr>
          <w:t>Orthogonal Frequency Division Multiplexing</w:t>
        </w:r>
      </w:ins>
      <w:ins w:id="179" w:author="Gutingting " w:date="2026-02-25T15:02:21Z">
        <w:r>
          <w:rPr>
            <w:rFonts w:hint="eastAsia" w:ascii="宋体" w:hAnsi="宋体" w:eastAsia="宋体" w:cs="宋体"/>
            <w:lang w:eastAsia="zh-CN"/>
          </w:rPr>
          <w:t>）</w:t>
        </w:r>
      </w:ins>
    </w:p>
    <w:p w14:paraId="1B877F79">
      <w:pPr>
        <w:pStyle w:val="85"/>
        <w:ind w:firstLine="420"/>
        <w:rPr>
          <w:ins w:id="180" w:author="Gutingting " w:date="2026-02-25T15:02:21Z"/>
          <w:rFonts w:hint="eastAsia" w:ascii="宋体" w:hAnsi="宋体" w:eastAsia="宋体" w:cs="宋体"/>
          <w:lang w:eastAsia="zh-CN"/>
        </w:rPr>
      </w:pPr>
      <w:ins w:id="181" w:author="Gutingting " w:date="2026-02-25T15:02:21Z">
        <w:r>
          <w:rPr>
            <w:rFonts w:hint="eastAsia" w:ascii="宋体" w:hAnsi="宋体" w:eastAsia="宋体" w:cs="宋体"/>
          </w:rPr>
          <w:t>OFDMA</w:t>
        </w:r>
      </w:ins>
      <w:ins w:id="182" w:author="Gutingting " w:date="2026-02-25T15:02:21Z">
        <w:r>
          <w:rPr>
            <w:rFonts w:hint="eastAsia" w:ascii="宋体" w:hAnsi="宋体" w:eastAsia="宋体" w:cs="宋体"/>
            <w:lang w:val="en-US" w:eastAsia="zh-CN"/>
          </w:rPr>
          <w:t>:</w:t>
        </w:r>
      </w:ins>
      <w:ins w:id="183" w:author="Gutingting " w:date="2026-02-25T15:02:21Z">
        <w:r>
          <w:rPr>
            <w:rFonts w:hint="eastAsia" w:ascii="宋体" w:hAnsi="宋体" w:eastAsia="宋体" w:cs="宋体"/>
          </w:rPr>
          <w:t>正交频分多址接入</w:t>
        </w:r>
      </w:ins>
      <w:ins w:id="184" w:author="Gutingting " w:date="2026-02-25T15:02:21Z">
        <w:r>
          <w:rPr>
            <w:rFonts w:hint="eastAsia" w:ascii="宋体" w:hAnsi="宋体" w:eastAsia="宋体" w:cs="宋体"/>
            <w:lang w:eastAsia="zh-CN"/>
          </w:rPr>
          <w:t>（</w:t>
        </w:r>
      </w:ins>
      <w:ins w:id="185" w:author="Gutingting " w:date="2026-02-25T15:02:21Z">
        <w:r>
          <w:rPr>
            <w:rFonts w:hint="eastAsia" w:ascii="宋体" w:hAnsi="宋体" w:eastAsia="宋体" w:cs="宋体"/>
          </w:rPr>
          <w:t>Orthogonal Frequency Division Multiple Access</w:t>
        </w:r>
      </w:ins>
      <w:ins w:id="186" w:author="Gutingting " w:date="2026-02-25T15:02:21Z">
        <w:r>
          <w:rPr>
            <w:rFonts w:hint="eastAsia" w:ascii="宋体" w:hAnsi="宋体" w:eastAsia="宋体" w:cs="宋体"/>
            <w:lang w:eastAsia="zh-CN"/>
          </w:rPr>
          <w:t>）</w:t>
        </w:r>
      </w:ins>
    </w:p>
    <w:p w14:paraId="4C6E95D2">
      <w:pPr>
        <w:pStyle w:val="85"/>
        <w:ind w:left="0" w:leftChars="0" w:firstLine="420" w:firstLineChars="200"/>
        <w:rPr>
          <w:ins w:id="187" w:author="Gutingting " w:date="2026-02-25T15:02:21Z"/>
          <w:rFonts w:hint="eastAsia" w:ascii="宋体" w:hAnsi="宋体" w:eastAsia="宋体" w:cs="宋体"/>
          <w:lang w:eastAsia="zh-CN"/>
        </w:rPr>
      </w:pPr>
      <w:ins w:id="188" w:author="Gutingting " w:date="2026-02-25T15:02:21Z">
        <w:r>
          <w:rPr>
            <w:rFonts w:hint="eastAsia" w:ascii="宋体" w:hAnsi="宋体" w:eastAsia="宋体" w:cs="宋体"/>
          </w:rPr>
          <w:t>PB</w:t>
        </w:r>
      </w:ins>
      <w:ins w:id="189" w:author="Gutingting " w:date="2026-02-25T15:02:21Z">
        <w:r>
          <w:rPr>
            <w:rFonts w:hint="eastAsia" w:ascii="宋体" w:hAnsi="宋体" w:eastAsia="宋体" w:cs="宋体"/>
            <w:lang w:eastAsia="zh-CN"/>
          </w:rPr>
          <w:t>：</w:t>
        </w:r>
      </w:ins>
      <w:ins w:id="190" w:author="Gutingting " w:date="2026-02-25T15:02:21Z">
        <w:r>
          <w:rPr>
            <w:rFonts w:hint="eastAsia" w:ascii="宋体" w:hAnsi="宋体" w:eastAsia="宋体" w:cs="宋体"/>
            <w:lang w:val="en-US" w:eastAsia="zh-CN"/>
          </w:rPr>
          <w:t xml:space="preserve">  </w:t>
        </w:r>
      </w:ins>
      <w:ins w:id="191" w:author="Gutingting " w:date="2026-02-25T15:02:21Z">
        <w:r>
          <w:rPr>
            <w:rFonts w:hint="eastAsia" w:ascii="宋体" w:hAnsi="宋体" w:eastAsia="宋体" w:cs="宋体"/>
          </w:rPr>
          <w:t>物理块</w:t>
        </w:r>
      </w:ins>
      <w:ins w:id="192" w:author="Gutingting " w:date="2026-02-25T15:02:21Z">
        <w:r>
          <w:rPr>
            <w:rFonts w:hint="eastAsia" w:ascii="宋体" w:hAnsi="宋体" w:eastAsia="宋体" w:cs="宋体"/>
            <w:lang w:eastAsia="zh-CN"/>
          </w:rPr>
          <w:t>（</w:t>
        </w:r>
      </w:ins>
      <w:ins w:id="193" w:author="Gutingting " w:date="2026-02-25T15:02:21Z">
        <w:r>
          <w:rPr>
            <w:rFonts w:hint="eastAsia" w:ascii="宋体" w:hAnsi="宋体" w:eastAsia="宋体" w:cs="宋体"/>
          </w:rPr>
          <w:t>PHY Block</w:t>
        </w:r>
      </w:ins>
      <w:ins w:id="194" w:author="Gutingting " w:date="2026-02-25T15:02:21Z">
        <w:r>
          <w:rPr>
            <w:rFonts w:hint="eastAsia" w:ascii="宋体" w:hAnsi="宋体" w:eastAsia="宋体" w:cs="宋体"/>
            <w:lang w:eastAsia="zh-CN"/>
          </w:rPr>
          <w:t>）</w:t>
        </w:r>
      </w:ins>
    </w:p>
    <w:p w14:paraId="373E275F">
      <w:pPr>
        <w:pStyle w:val="85"/>
        <w:ind w:left="0" w:leftChars="0" w:firstLine="420" w:firstLineChars="200"/>
        <w:rPr>
          <w:ins w:id="195" w:author="Gutingting " w:date="2026-02-25T15:02:21Z"/>
          <w:rFonts w:hint="eastAsia" w:ascii="宋体" w:hAnsi="宋体" w:eastAsia="宋体" w:cs="宋体"/>
          <w:lang w:eastAsia="zh-CN"/>
        </w:rPr>
      </w:pPr>
      <w:ins w:id="196" w:author="Gutingting " w:date="2026-02-25T15:02:21Z">
        <w:r>
          <w:rPr>
            <w:rFonts w:hint="eastAsia" w:ascii="宋体" w:hAnsi="宋体" w:eastAsia="宋体" w:cs="宋体"/>
          </w:rPr>
          <w:t>PL</w:t>
        </w:r>
      </w:ins>
      <w:ins w:id="197" w:author="Gutingting " w:date="2026-02-25T15:02:21Z">
        <w:r>
          <w:rPr>
            <w:rFonts w:hint="eastAsia" w:ascii="宋体" w:hAnsi="宋体" w:eastAsia="宋体" w:cs="宋体"/>
            <w:lang w:val="en-US" w:eastAsia="zh-CN"/>
          </w:rPr>
          <w:t>:</w:t>
        </w:r>
      </w:ins>
      <w:ins w:id="198" w:author="Gutingting " w:date="2026-02-25T15:02:21Z">
        <w:r>
          <w:rPr>
            <w:rFonts w:hint="eastAsia" w:ascii="宋体" w:hAnsi="宋体" w:eastAsia="宋体" w:cs="宋体"/>
          </w:rPr>
          <w:tab/>
        </w:r>
      </w:ins>
      <w:ins w:id="199" w:author="Gutingting " w:date="2026-02-25T15:02:21Z">
        <w:r>
          <w:rPr>
            <w:rFonts w:hint="eastAsia" w:ascii="宋体" w:hAnsi="宋体" w:eastAsia="宋体" w:cs="宋体"/>
            <w:lang w:val="en-US" w:eastAsia="zh-CN"/>
          </w:rPr>
          <w:t xml:space="preserve">  </w:t>
        </w:r>
      </w:ins>
      <w:ins w:id="200" w:author="Gutingting " w:date="2026-02-25T15:02:21Z">
        <w:r>
          <w:rPr>
            <w:rFonts w:hint="eastAsia" w:ascii="宋体" w:hAnsi="宋体" w:eastAsia="宋体" w:cs="宋体"/>
          </w:rPr>
          <w:t>载荷</w:t>
        </w:r>
      </w:ins>
      <w:ins w:id="201" w:author="Gutingting " w:date="2026-02-25T15:02:21Z">
        <w:r>
          <w:rPr>
            <w:rFonts w:hint="eastAsia" w:ascii="宋体" w:hAnsi="宋体" w:eastAsia="宋体" w:cs="宋体"/>
            <w:lang w:eastAsia="zh-CN"/>
          </w:rPr>
          <w:t>（</w:t>
        </w:r>
      </w:ins>
      <w:ins w:id="202" w:author="Gutingting " w:date="2026-02-25T15:02:21Z">
        <w:r>
          <w:rPr>
            <w:rFonts w:hint="eastAsia" w:ascii="宋体" w:hAnsi="宋体" w:eastAsia="宋体" w:cs="宋体"/>
          </w:rPr>
          <w:t>Payload</w:t>
        </w:r>
      </w:ins>
      <w:ins w:id="203" w:author="Gutingting " w:date="2026-02-25T15:02:21Z">
        <w:r>
          <w:rPr>
            <w:rFonts w:hint="eastAsia" w:ascii="宋体" w:hAnsi="宋体" w:eastAsia="宋体" w:cs="宋体"/>
            <w:lang w:eastAsia="zh-CN"/>
          </w:rPr>
          <w:t>）</w:t>
        </w:r>
      </w:ins>
    </w:p>
    <w:p w14:paraId="59A39EC6">
      <w:pPr>
        <w:pStyle w:val="85"/>
        <w:ind w:left="0" w:leftChars="0" w:firstLine="420" w:firstLineChars="200"/>
        <w:rPr>
          <w:ins w:id="204" w:author="Gutingting " w:date="2026-02-25T15:02:21Z"/>
          <w:rFonts w:hint="eastAsia" w:ascii="宋体" w:hAnsi="宋体" w:eastAsia="宋体" w:cs="宋体"/>
          <w:lang w:eastAsia="zh-CN"/>
        </w:rPr>
      </w:pPr>
      <w:ins w:id="205" w:author="Gutingting " w:date="2026-02-25T15:02:21Z">
        <w:r>
          <w:rPr>
            <w:rFonts w:hint="eastAsia" w:ascii="宋体" w:hAnsi="宋体" w:eastAsia="宋体" w:cs="宋体"/>
          </w:rPr>
          <w:t>PLC</w:t>
        </w:r>
      </w:ins>
      <w:ins w:id="206" w:author="Gutingting " w:date="2026-02-25T15:02:21Z">
        <w:r>
          <w:rPr>
            <w:rFonts w:hint="eastAsia" w:ascii="宋体" w:hAnsi="宋体" w:eastAsia="宋体" w:cs="宋体"/>
            <w:lang w:val="en-US" w:eastAsia="zh-CN"/>
          </w:rPr>
          <w:t xml:space="preserve">:  </w:t>
        </w:r>
      </w:ins>
      <w:ins w:id="207" w:author="Gutingting " w:date="2026-02-25T15:02:21Z">
        <w:r>
          <w:rPr>
            <w:rFonts w:hint="eastAsia" w:ascii="宋体" w:hAnsi="宋体" w:eastAsia="宋体" w:cs="宋体"/>
          </w:rPr>
          <w:t>电力线通信</w:t>
        </w:r>
      </w:ins>
      <w:ins w:id="208" w:author="Gutingting " w:date="2026-02-25T15:02:21Z">
        <w:r>
          <w:rPr>
            <w:rFonts w:hint="eastAsia" w:ascii="宋体" w:hAnsi="宋体" w:eastAsia="宋体" w:cs="宋体"/>
            <w:lang w:eastAsia="zh-CN"/>
          </w:rPr>
          <w:t>（</w:t>
        </w:r>
      </w:ins>
      <w:ins w:id="209" w:author="Gutingting " w:date="2026-02-25T15:02:21Z">
        <w:r>
          <w:rPr>
            <w:rFonts w:hint="eastAsia" w:ascii="宋体" w:hAnsi="宋体" w:eastAsia="宋体" w:cs="宋体"/>
          </w:rPr>
          <w:t>Power Line Communication</w:t>
        </w:r>
      </w:ins>
      <w:ins w:id="210" w:author="Gutingting " w:date="2026-02-25T15:02:21Z">
        <w:r>
          <w:rPr>
            <w:rFonts w:hint="eastAsia" w:ascii="宋体" w:hAnsi="宋体" w:eastAsia="宋体" w:cs="宋体"/>
            <w:lang w:eastAsia="zh-CN"/>
          </w:rPr>
          <w:t>）</w:t>
        </w:r>
      </w:ins>
    </w:p>
    <w:p w14:paraId="23448E34">
      <w:pPr>
        <w:pStyle w:val="85"/>
        <w:ind w:left="0" w:leftChars="0" w:firstLine="420" w:firstLineChars="200"/>
        <w:rPr>
          <w:ins w:id="211" w:author="Gutingting " w:date="2026-02-25T15:02:21Z"/>
          <w:rFonts w:hint="eastAsia" w:ascii="宋体" w:hAnsi="宋体" w:eastAsia="宋体" w:cs="宋体"/>
          <w:lang w:val="en-US" w:eastAsia="zh-CN"/>
        </w:rPr>
      </w:pPr>
      <w:ins w:id="212" w:author="Gutingting " w:date="2026-02-25T15:02:21Z">
        <w:r>
          <w:rPr>
            <w:rFonts w:hint="eastAsia" w:ascii="宋体" w:hAnsi="宋体" w:eastAsia="宋体" w:cs="宋体"/>
          </w:rPr>
          <w:t>PPDU</w:t>
        </w:r>
      </w:ins>
      <w:ins w:id="213" w:author="Gutingting " w:date="2026-02-25T15:02:21Z">
        <w:r>
          <w:rPr>
            <w:rFonts w:hint="eastAsia" w:ascii="宋体" w:hAnsi="宋体" w:eastAsia="宋体" w:cs="宋体"/>
            <w:lang w:val="en-US" w:eastAsia="zh-CN"/>
          </w:rPr>
          <w:t xml:space="preserve">: </w:t>
        </w:r>
      </w:ins>
      <w:ins w:id="214" w:author="Gutingting " w:date="2026-02-25T15:02:21Z">
        <w:r>
          <w:rPr>
            <w:rFonts w:hint="eastAsia" w:ascii="宋体" w:hAnsi="宋体" w:eastAsia="宋体" w:cs="宋体"/>
          </w:rPr>
          <w:t>物理层协议数据单元</w:t>
        </w:r>
      </w:ins>
      <w:ins w:id="215" w:author="Gutingting " w:date="2026-02-25T15:02:21Z">
        <w:r>
          <w:rPr>
            <w:rFonts w:hint="eastAsia" w:ascii="宋体" w:hAnsi="宋体" w:eastAsia="宋体" w:cs="宋体"/>
            <w:lang w:eastAsia="zh-CN"/>
          </w:rPr>
          <w:t>（</w:t>
        </w:r>
      </w:ins>
      <w:ins w:id="216" w:author="Gutingting " w:date="2026-02-25T15:02:21Z">
        <w:r>
          <w:rPr>
            <w:rFonts w:hint="eastAsia" w:ascii="宋体" w:hAnsi="宋体" w:eastAsia="宋体" w:cs="宋体"/>
          </w:rPr>
          <w:t>Physical Layer Protocol Data Unit</w:t>
        </w:r>
      </w:ins>
      <w:ins w:id="217" w:author="Gutingting " w:date="2026-02-25T15:02:21Z">
        <w:r>
          <w:rPr>
            <w:rFonts w:hint="eastAsia" w:ascii="宋体" w:hAnsi="宋体" w:eastAsia="宋体" w:cs="宋体"/>
            <w:lang w:eastAsia="zh-CN"/>
          </w:rPr>
          <w:t>）</w:t>
        </w:r>
      </w:ins>
    </w:p>
    <w:p w14:paraId="171F2D7F">
      <w:pPr>
        <w:pStyle w:val="85"/>
        <w:ind w:firstLine="420"/>
        <w:rPr>
          <w:rFonts w:hint="eastAsia" w:ascii="宋体" w:hAnsi="宋体" w:eastAsia="宋体" w:cs="宋体"/>
          <w:lang w:eastAsia="zh-CN"/>
        </w:rPr>
      </w:pPr>
      <w:ins w:id="218" w:author="Gutingting " w:date="2026-02-25T15:02:21Z">
        <w:r>
          <w:rPr>
            <w:rFonts w:hint="eastAsia" w:ascii="宋体" w:hAnsi="宋体" w:eastAsia="宋体" w:cs="宋体"/>
          </w:rPr>
          <w:t>PREAM</w:t>
        </w:r>
      </w:ins>
      <w:ins w:id="219" w:author="Gutingting " w:date="2026-02-25T15:02:21Z">
        <w:r>
          <w:rPr>
            <w:rFonts w:hint="eastAsia" w:ascii="宋体" w:hAnsi="宋体" w:eastAsia="宋体" w:cs="宋体"/>
            <w:lang w:val="en-US" w:eastAsia="zh-CN"/>
          </w:rPr>
          <w:t>:</w:t>
        </w:r>
      </w:ins>
      <w:ins w:id="220" w:author="Gutingting " w:date="2026-02-25T15:02:21Z">
        <w:r>
          <w:rPr>
            <w:rFonts w:hint="eastAsia" w:ascii="宋体" w:hAnsi="宋体" w:eastAsia="宋体" w:cs="宋体"/>
          </w:rPr>
          <w:t>前导</w:t>
        </w:r>
      </w:ins>
      <w:ins w:id="221" w:author="Gutingting " w:date="2026-02-25T15:02:21Z">
        <w:r>
          <w:rPr>
            <w:rFonts w:hint="eastAsia" w:ascii="宋体" w:hAnsi="宋体" w:eastAsia="宋体" w:cs="宋体"/>
            <w:lang w:eastAsia="zh-CN"/>
          </w:rPr>
          <w:t>（</w:t>
        </w:r>
      </w:ins>
      <w:ins w:id="222" w:author="Gutingting " w:date="2026-02-25T15:02:21Z">
        <w:r>
          <w:rPr>
            <w:rFonts w:hint="eastAsia" w:ascii="宋体" w:hAnsi="宋体" w:eastAsia="宋体" w:cs="宋体"/>
          </w:rPr>
          <w:t>Preamble</w:t>
        </w:r>
      </w:ins>
      <w:ins w:id="223" w:author="Gutingting " w:date="2026-02-25T15:02:21Z">
        <w:r>
          <w:rPr>
            <w:rFonts w:hint="eastAsia" w:ascii="宋体" w:hAnsi="宋体" w:eastAsia="宋体" w:cs="宋体"/>
            <w:lang w:eastAsia="zh-CN"/>
          </w:rPr>
          <w:t>）</w:t>
        </w:r>
      </w:ins>
    </w:p>
    <w:p w14:paraId="1214B305">
      <w:pPr>
        <w:pStyle w:val="85"/>
        <w:ind w:firstLine="420"/>
        <w:rPr>
          <w:ins w:id="224" w:author="Gutingting " w:date="2026-02-25T15:02:21Z"/>
          <w:rFonts w:hint="eastAsia" w:ascii="宋体" w:hAnsi="宋体" w:eastAsia="宋体" w:cs="宋体"/>
          <w:lang w:eastAsia="zh-CN"/>
        </w:rPr>
      </w:pPr>
      <w:ins w:id="225" w:author="Gutingting " w:date="2026-02-25T15:02:21Z">
        <w:r>
          <w:rPr>
            <w:rFonts w:hint="eastAsia" w:ascii="宋体" w:hAnsi="宋体" w:eastAsia="宋体" w:cs="宋体"/>
          </w:rPr>
          <w:t>RU</w:t>
        </w:r>
      </w:ins>
      <w:ins w:id="226" w:author="Gutingting " w:date="2026-02-25T15:02:21Z">
        <w:r>
          <w:rPr>
            <w:rFonts w:hint="eastAsia" w:ascii="宋体" w:hAnsi="宋体" w:eastAsia="宋体" w:cs="宋体"/>
            <w:lang w:val="en-US" w:eastAsia="zh-CN"/>
          </w:rPr>
          <w:t xml:space="preserve">:   </w:t>
        </w:r>
      </w:ins>
      <w:ins w:id="227" w:author="Gutingting " w:date="2026-02-25T15:02:21Z">
        <w:r>
          <w:rPr>
            <w:rFonts w:hint="eastAsia" w:ascii="宋体" w:hAnsi="宋体" w:eastAsia="宋体" w:cs="宋体"/>
          </w:rPr>
          <w:t>资源单位</w:t>
        </w:r>
      </w:ins>
      <w:ins w:id="228" w:author="Gutingting " w:date="2026-02-25T15:02:21Z">
        <w:r>
          <w:rPr>
            <w:rFonts w:hint="eastAsia" w:ascii="宋体" w:hAnsi="宋体" w:eastAsia="宋体" w:cs="宋体"/>
            <w:lang w:eastAsia="zh-CN"/>
          </w:rPr>
          <w:t>（</w:t>
        </w:r>
      </w:ins>
      <w:ins w:id="229" w:author="Gutingting " w:date="2026-02-25T15:02:21Z">
        <w:r>
          <w:rPr>
            <w:rFonts w:hint="eastAsia" w:ascii="宋体" w:hAnsi="宋体" w:eastAsia="宋体" w:cs="宋体"/>
          </w:rPr>
          <w:t>Resource Unit</w:t>
        </w:r>
      </w:ins>
      <w:ins w:id="230" w:author="Gutingting " w:date="2026-02-25T15:02:21Z">
        <w:r>
          <w:rPr>
            <w:rFonts w:hint="eastAsia" w:ascii="宋体" w:hAnsi="宋体" w:eastAsia="宋体" w:cs="宋体"/>
            <w:lang w:eastAsia="zh-CN"/>
          </w:rPr>
          <w:t>）</w:t>
        </w:r>
      </w:ins>
    </w:p>
    <w:p w14:paraId="5D5481E1">
      <w:pPr>
        <w:pStyle w:val="85"/>
        <w:ind w:firstLine="420"/>
        <w:rPr>
          <w:ins w:id="231" w:author="Gutingting " w:date="2026-02-25T15:02:21Z"/>
          <w:rFonts w:hint="eastAsia" w:ascii="宋体" w:hAnsi="宋体" w:eastAsia="宋体" w:cs="宋体"/>
        </w:rPr>
      </w:pPr>
      <w:ins w:id="232" w:author="Gutingting " w:date="2026-02-25T15:02:21Z">
        <w:r>
          <w:rPr>
            <w:rFonts w:hint="eastAsia" w:ascii="宋体" w:hAnsi="宋体" w:eastAsia="宋体" w:cs="宋体"/>
            <w:color w:val="FF0000"/>
            <w:highlight w:val="yellow"/>
          </w:rPr>
          <w:t>ROBO</w:t>
        </w:r>
      </w:ins>
      <w:ins w:id="233" w:author="Gutingting " w:date="2026-02-25T15:02:21Z">
        <w:r>
          <w:rPr>
            <w:rFonts w:hint="eastAsia" w:ascii="宋体" w:hAnsi="宋体" w:eastAsia="宋体" w:cs="宋体"/>
            <w:color w:val="FF0000"/>
            <w:highlight w:val="yellow"/>
            <w:lang w:val="en-US" w:eastAsia="zh-CN"/>
          </w:rPr>
          <w:t xml:space="preserve">: </w:t>
        </w:r>
      </w:ins>
      <w:ins w:id="234" w:author="Gutingting " w:date="2026-02-25T15:02:21Z">
        <w:r>
          <w:rPr>
            <w:rFonts w:hint="eastAsia" w:ascii="宋体" w:hAnsi="宋体" w:eastAsia="宋体" w:cs="宋体"/>
            <w:color w:val="FF0000"/>
            <w:highlight w:val="yellow"/>
          </w:rPr>
          <w:t>鲁棒正交频分复用</w:t>
        </w:r>
      </w:ins>
      <w:ins w:id="235" w:author="Gutingting " w:date="2026-02-25T15:02:21Z">
        <w:r>
          <w:rPr>
            <w:rFonts w:hint="eastAsia" w:ascii="宋体" w:hAnsi="宋体" w:eastAsia="宋体" w:cs="宋体"/>
            <w:highlight w:val="yellow"/>
            <w:lang w:eastAsia="zh-CN"/>
          </w:rPr>
          <w:t>（</w:t>
        </w:r>
      </w:ins>
      <w:ins w:id="236" w:author="Gutingting " w:date="2026-02-25T15:02:21Z">
        <w:r>
          <w:rPr>
            <w:rFonts w:hint="eastAsia" w:ascii="宋体" w:hAnsi="宋体" w:eastAsia="宋体" w:cs="宋体"/>
            <w:color w:val="FF0000"/>
            <w:highlight w:val="yellow"/>
          </w:rPr>
          <w:t>Robust OFDM</w:t>
        </w:r>
      </w:ins>
      <w:ins w:id="237" w:author="Gutingting " w:date="2026-02-25T15:02:21Z">
        <w:r>
          <w:rPr>
            <w:rFonts w:hint="eastAsia" w:ascii="宋体" w:hAnsi="宋体" w:eastAsia="宋体" w:cs="宋体"/>
            <w:highlight w:val="yellow"/>
            <w:lang w:eastAsia="zh-CN"/>
          </w:rPr>
          <w:t>）</w:t>
        </w:r>
      </w:ins>
      <w:ins w:id="238" w:author="Gutingting " w:date="2026-02-25T15:02:21Z">
        <w:r>
          <w:rPr>
            <w:rFonts w:hint="eastAsia" w:ascii="宋体" w:hAnsi="宋体" w:eastAsia="宋体" w:cs="宋体"/>
          </w:rPr>
          <w:tab/>
        </w:r>
      </w:ins>
    </w:p>
    <w:p w14:paraId="4C07F60B">
      <w:pPr>
        <w:pStyle w:val="85"/>
        <w:ind w:firstLine="420"/>
        <w:rPr>
          <w:ins w:id="239" w:author="Gutingting " w:date="2026-02-25T15:02:21Z"/>
          <w:rFonts w:hint="eastAsia" w:ascii="宋体" w:hAnsi="宋体" w:eastAsia="宋体" w:cs="宋体"/>
          <w:lang w:val="en-US" w:eastAsia="zh-CN"/>
        </w:rPr>
      </w:pPr>
      <w:ins w:id="240" w:author="Gutingting " w:date="2026-02-25T15:02:21Z">
        <w:r>
          <w:rPr>
            <w:rFonts w:hint="eastAsia" w:ascii="宋体" w:hAnsi="宋体" w:eastAsia="宋体" w:cs="宋体"/>
          </w:rPr>
          <w:t>SISO</w:t>
        </w:r>
      </w:ins>
      <w:ins w:id="241" w:author="Gutingting " w:date="2026-02-25T15:02:21Z">
        <w:r>
          <w:rPr>
            <w:rFonts w:hint="eastAsia" w:ascii="宋体" w:hAnsi="宋体" w:eastAsia="宋体" w:cs="宋体"/>
            <w:lang w:val="en-US" w:eastAsia="zh-CN"/>
          </w:rPr>
          <w:t xml:space="preserve">: </w:t>
        </w:r>
      </w:ins>
      <w:ins w:id="242" w:author="Gutingting " w:date="2026-02-25T15:02:21Z">
        <w:r>
          <w:rPr>
            <w:rFonts w:hint="eastAsia" w:ascii="宋体" w:hAnsi="宋体" w:eastAsia="宋体" w:cs="宋体"/>
          </w:rPr>
          <w:t>单</w:t>
        </w:r>
      </w:ins>
      <w:ins w:id="243" w:author="Gutingting " w:date="2026-02-25T15:07:06Z">
        <w:r>
          <w:rPr>
            <w:rFonts w:hint="eastAsia" w:hAnsi="宋体" w:cs="宋体"/>
            <w:highlight w:val="yellow"/>
            <w:lang w:val="en-US" w:eastAsia="zh-CN"/>
          </w:rPr>
          <w:t>输</w:t>
        </w:r>
      </w:ins>
      <w:ins w:id="244" w:author="Gutingting " w:date="2026-02-25T15:02:21Z">
        <w:r>
          <w:rPr>
            <w:rFonts w:hint="eastAsia" w:ascii="宋体" w:hAnsi="宋体" w:eastAsia="宋体" w:cs="宋体"/>
          </w:rPr>
          <w:t>入单</w:t>
        </w:r>
      </w:ins>
      <w:ins w:id="245" w:author="Gutingting " w:date="2026-02-25T15:07:13Z">
        <w:r>
          <w:rPr>
            <w:rFonts w:hint="eastAsia" w:hAnsi="宋体" w:cs="宋体"/>
            <w:highlight w:val="yellow"/>
            <w:lang w:val="en-US" w:eastAsia="zh-CN"/>
          </w:rPr>
          <w:t>输</w:t>
        </w:r>
      </w:ins>
      <w:ins w:id="246" w:author="Gutingting " w:date="2026-02-25T15:02:21Z">
        <w:r>
          <w:rPr>
            <w:rFonts w:hint="eastAsia" w:ascii="宋体" w:hAnsi="宋体" w:eastAsia="宋体" w:cs="宋体"/>
          </w:rPr>
          <w:t>出</w:t>
        </w:r>
      </w:ins>
      <w:ins w:id="247" w:author="Gutingting " w:date="2026-02-25T15:02:21Z">
        <w:r>
          <w:rPr>
            <w:rFonts w:hint="eastAsia" w:ascii="宋体" w:hAnsi="宋体" w:eastAsia="宋体" w:cs="宋体"/>
            <w:lang w:eastAsia="zh-CN"/>
          </w:rPr>
          <w:t>（</w:t>
        </w:r>
      </w:ins>
      <w:ins w:id="248" w:author="Gutingting " w:date="2026-02-25T15:02:21Z">
        <w:r>
          <w:rPr>
            <w:rFonts w:hint="eastAsia" w:ascii="宋体" w:hAnsi="宋体" w:eastAsia="宋体" w:cs="宋体"/>
          </w:rPr>
          <w:t>Single Input Single Output</w:t>
        </w:r>
      </w:ins>
      <w:ins w:id="249" w:author="Gutingting " w:date="2026-02-25T15:02:21Z">
        <w:r>
          <w:rPr>
            <w:rFonts w:hint="eastAsia" w:ascii="宋体" w:hAnsi="宋体" w:eastAsia="宋体" w:cs="宋体"/>
            <w:lang w:eastAsia="zh-CN"/>
          </w:rPr>
          <w:t>）</w:t>
        </w:r>
      </w:ins>
    </w:p>
    <w:p w14:paraId="0C9E382C">
      <w:pPr>
        <w:pStyle w:val="85"/>
        <w:ind w:firstLine="420"/>
        <w:rPr>
          <w:ins w:id="250" w:author="Gutingting " w:date="2026-02-25T15:02:21Z"/>
          <w:rFonts w:hint="eastAsia" w:ascii="宋体" w:hAnsi="宋体" w:eastAsia="宋体" w:cs="宋体"/>
          <w:lang w:eastAsia="zh-CN"/>
        </w:rPr>
      </w:pPr>
      <w:ins w:id="251" w:author="Gutingting " w:date="2026-02-25T15:02:21Z">
        <w:r>
          <w:rPr>
            <w:rFonts w:hint="eastAsia" w:ascii="宋体" w:hAnsi="宋体" w:eastAsia="宋体" w:cs="宋体"/>
          </w:rPr>
          <w:t>SACK</w:t>
        </w:r>
      </w:ins>
      <w:ins w:id="252" w:author="Gutingting " w:date="2026-02-25T15:02:21Z">
        <w:r>
          <w:rPr>
            <w:rFonts w:hint="eastAsia" w:ascii="宋体" w:hAnsi="宋体" w:eastAsia="宋体" w:cs="宋体"/>
            <w:lang w:val="en-US" w:eastAsia="zh-CN"/>
          </w:rPr>
          <w:t xml:space="preserve">: </w:t>
        </w:r>
      </w:ins>
      <w:ins w:id="253" w:author="Gutingting " w:date="2026-02-25T15:02:21Z">
        <w:r>
          <w:rPr>
            <w:rFonts w:hint="eastAsia" w:ascii="宋体" w:hAnsi="宋体" w:eastAsia="宋体" w:cs="宋体"/>
          </w:rPr>
          <w:t>选择确认</w:t>
        </w:r>
      </w:ins>
      <w:ins w:id="254" w:author="Gutingting " w:date="2026-02-25T15:02:21Z">
        <w:r>
          <w:rPr>
            <w:rFonts w:hint="eastAsia" w:ascii="宋体" w:hAnsi="宋体" w:eastAsia="宋体" w:cs="宋体"/>
            <w:lang w:eastAsia="zh-CN"/>
          </w:rPr>
          <w:t>（</w:t>
        </w:r>
      </w:ins>
      <w:ins w:id="255" w:author="Gutingting " w:date="2026-02-25T15:02:21Z">
        <w:r>
          <w:rPr>
            <w:rFonts w:hint="eastAsia" w:ascii="宋体" w:hAnsi="宋体" w:eastAsia="宋体" w:cs="宋体"/>
          </w:rPr>
          <w:t>Selective Acknowledgement</w:t>
        </w:r>
      </w:ins>
      <w:ins w:id="256" w:author="Gutingting " w:date="2026-02-25T15:02:21Z">
        <w:r>
          <w:rPr>
            <w:rFonts w:hint="eastAsia" w:ascii="宋体" w:hAnsi="宋体" w:eastAsia="宋体" w:cs="宋体"/>
            <w:lang w:eastAsia="zh-CN"/>
          </w:rPr>
          <w:t>）</w:t>
        </w:r>
      </w:ins>
    </w:p>
    <w:p w14:paraId="38939759">
      <w:pPr>
        <w:pStyle w:val="85"/>
        <w:ind w:firstLine="420"/>
        <w:rPr>
          <w:ins w:id="257" w:author="Gutingting " w:date="2026-02-25T15:02:21Z"/>
          <w:rFonts w:hint="eastAsia" w:ascii="宋体" w:hAnsi="宋体" w:eastAsia="宋体" w:cs="宋体"/>
          <w:lang w:eastAsia="zh-CN"/>
        </w:rPr>
      </w:pPr>
      <w:ins w:id="258" w:author="Gutingting " w:date="2026-02-25T15:02:21Z">
        <w:r>
          <w:rPr>
            <w:rFonts w:hint="eastAsia" w:ascii="宋体" w:hAnsi="宋体" w:eastAsia="宋体" w:cs="宋体"/>
          </w:rPr>
          <w:t>SNR</w:t>
        </w:r>
      </w:ins>
      <w:ins w:id="259" w:author="Gutingting " w:date="2026-02-25T15:02:21Z">
        <w:r>
          <w:rPr>
            <w:rFonts w:hint="eastAsia" w:ascii="宋体" w:hAnsi="宋体" w:eastAsia="宋体" w:cs="宋体"/>
            <w:lang w:eastAsia="zh-CN"/>
          </w:rPr>
          <w:t>：</w:t>
        </w:r>
      </w:ins>
      <w:ins w:id="260" w:author="Gutingting " w:date="2026-02-25T15:02:21Z">
        <w:r>
          <w:rPr>
            <w:rFonts w:hint="eastAsia" w:ascii="宋体" w:hAnsi="宋体" w:eastAsia="宋体" w:cs="宋体"/>
            <w:lang w:val="en-US" w:eastAsia="zh-CN"/>
          </w:rPr>
          <w:t xml:space="preserve"> </w:t>
        </w:r>
      </w:ins>
      <w:ins w:id="261" w:author="Gutingting " w:date="2026-02-25T15:02:21Z">
        <w:r>
          <w:rPr>
            <w:rFonts w:hint="eastAsia" w:ascii="宋体" w:hAnsi="宋体" w:eastAsia="宋体" w:cs="宋体"/>
          </w:rPr>
          <w:t>信噪比</w:t>
        </w:r>
      </w:ins>
      <w:ins w:id="262" w:author="Gutingting " w:date="2026-02-25T15:02:21Z">
        <w:r>
          <w:rPr>
            <w:rFonts w:hint="eastAsia" w:ascii="宋体" w:hAnsi="宋体" w:eastAsia="宋体" w:cs="宋体"/>
            <w:lang w:eastAsia="zh-CN"/>
          </w:rPr>
          <w:t>（</w:t>
        </w:r>
      </w:ins>
      <w:ins w:id="263" w:author="Gutingting " w:date="2026-02-25T15:02:21Z">
        <w:r>
          <w:rPr>
            <w:rFonts w:hint="eastAsia" w:ascii="宋体" w:hAnsi="宋体" w:eastAsia="宋体" w:cs="宋体"/>
          </w:rPr>
          <w:t>Signal-to-Noise Ratio</w:t>
        </w:r>
      </w:ins>
      <w:ins w:id="264" w:author="Gutingting " w:date="2026-02-25T15:02:21Z">
        <w:r>
          <w:rPr>
            <w:rFonts w:hint="eastAsia" w:ascii="宋体" w:hAnsi="宋体" w:eastAsia="宋体" w:cs="宋体"/>
            <w:lang w:eastAsia="zh-CN"/>
          </w:rPr>
          <w:t>）</w:t>
        </w:r>
      </w:ins>
    </w:p>
    <w:p w14:paraId="19F02C4F">
      <w:pPr>
        <w:pStyle w:val="85"/>
        <w:ind w:firstLine="420"/>
        <w:rPr>
          <w:ins w:id="265" w:author="Gutingting " w:date="2026-02-25T15:02:21Z"/>
          <w:rFonts w:hint="eastAsia" w:ascii="宋体" w:hAnsi="宋体" w:eastAsia="宋体" w:cs="宋体"/>
          <w:lang w:val="en-US" w:eastAsia="zh-CN"/>
        </w:rPr>
      </w:pPr>
      <w:ins w:id="266" w:author="Gutingting " w:date="2026-02-25T15:02:21Z">
        <w:r>
          <w:rPr>
            <w:rFonts w:hint="eastAsia" w:ascii="宋体" w:hAnsi="宋体" w:eastAsia="宋体" w:cs="宋体"/>
          </w:rPr>
          <w:t>TEI</w:t>
        </w:r>
      </w:ins>
      <w:ins w:id="267" w:author="Gutingting " w:date="2026-02-25T15:02:21Z">
        <w:r>
          <w:rPr>
            <w:rFonts w:hint="eastAsia" w:ascii="宋体" w:hAnsi="宋体" w:eastAsia="宋体" w:cs="宋体"/>
            <w:lang w:val="en-US" w:eastAsia="zh-CN"/>
          </w:rPr>
          <w:t xml:space="preserve">:  </w:t>
        </w:r>
      </w:ins>
      <w:ins w:id="268" w:author="Gutingting " w:date="2026-02-25T15:02:21Z">
        <w:r>
          <w:rPr>
            <w:rFonts w:hint="eastAsia" w:ascii="宋体" w:hAnsi="宋体" w:eastAsia="宋体" w:cs="宋体"/>
          </w:rPr>
          <w:t>终端设备标识</w:t>
        </w:r>
      </w:ins>
      <w:ins w:id="269" w:author="Gutingting " w:date="2026-02-25T15:02:21Z">
        <w:r>
          <w:rPr>
            <w:rFonts w:hint="eastAsia" w:ascii="宋体" w:hAnsi="宋体" w:eastAsia="宋体" w:cs="宋体"/>
            <w:lang w:eastAsia="zh-CN"/>
          </w:rPr>
          <w:t>（</w:t>
        </w:r>
      </w:ins>
      <w:ins w:id="270" w:author="Gutingting " w:date="2026-02-25T15:02:21Z">
        <w:r>
          <w:rPr>
            <w:rFonts w:hint="eastAsia" w:ascii="宋体" w:hAnsi="宋体" w:eastAsia="宋体" w:cs="宋体"/>
          </w:rPr>
          <w:t>Terminal Equipment Identifier</w:t>
        </w:r>
      </w:ins>
      <w:ins w:id="271" w:author="Gutingting " w:date="2026-02-25T15:02:21Z">
        <w:r>
          <w:rPr>
            <w:rFonts w:hint="eastAsia" w:ascii="宋体" w:hAnsi="宋体" w:eastAsia="宋体" w:cs="宋体"/>
            <w:lang w:eastAsia="zh-CN"/>
          </w:rPr>
          <w:t>）</w:t>
        </w:r>
      </w:ins>
    </w:p>
    <w:p w14:paraId="4FD63801">
      <w:pPr>
        <w:pStyle w:val="85"/>
        <w:ind w:firstLine="420"/>
        <w:rPr>
          <w:ins w:id="272" w:author="Gutingting " w:date="2026-02-25T15:02:21Z"/>
          <w:rFonts w:hint="eastAsia" w:ascii="宋体" w:hAnsi="宋体" w:eastAsia="宋体" w:cs="宋体"/>
          <w:lang w:val="en-US" w:eastAsia="zh-CN"/>
        </w:rPr>
      </w:pPr>
      <w:ins w:id="273" w:author="Gutingting " w:date="2026-02-25T15:02:21Z">
        <w:r>
          <w:rPr>
            <w:rFonts w:hint="eastAsia" w:ascii="宋体" w:hAnsi="宋体" w:eastAsia="宋体" w:cs="宋体"/>
          </w:rPr>
          <w:t>TF</w:t>
        </w:r>
      </w:ins>
      <w:ins w:id="274" w:author="Gutingting " w:date="2026-02-25T15:02:21Z">
        <w:r>
          <w:rPr>
            <w:rFonts w:hint="eastAsia" w:ascii="宋体" w:hAnsi="宋体" w:eastAsia="宋体" w:cs="宋体"/>
            <w:lang w:val="en-US" w:eastAsia="zh-CN"/>
          </w:rPr>
          <w:t xml:space="preserve">:   </w:t>
        </w:r>
      </w:ins>
      <w:ins w:id="275" w:author="Gutingting " w:date="2026-02-25T15:02:21Z">
        <w:r>
          <w:rPr>
            <w:rFonts w:hint="eastAsia" w:ascii="宋体" w:hAnsi="宋体" w:eastAsia="宋体" w:cs="宋体"/>
          </w:rPr>
          <w:t>训练域</w:t>
        </w:r>
      </w:ins>
      <w:ins w:id="276" w:author="Gutingting " w:date="2026-02-25T15:02:21Z">
        <w:r>
          <w:rPr>
            <w:rFonts w:hint="eastAsia" w:ascii="宋体" w:hAnsi="宋体" w:eastAsia="宋体" w:cs="宋体"/>
            <w:lang w:eastAsia="zh-CN"/>
          </w:rPr>
          <w:t>（</w:t>
        </w:r>
      </w:ins>
      <w:ins w:id="277" w:author="Gutingting " w:date="2026-02-25T15:02:21Z">
        <w:r>
          <w:rPr>
            <w:rFonts w:hint="eastAsia" w:ascii="宋体" w:hAnsi="宋体" w:eastAsia="宋体" w:cs="宋体"/>
          </w:rPr>
          <w:t>Training Field</w:t>
        </w:r>
      </w:ins>
      <w:ins w:id="278" w:author="Gutingting " w:date="2026-02-25T15:02:21Z">
        <w:r>
          <w:rPr>
            <w:rFonts w:hint="eastAsia" w:ascii="宋体" w:hAnsi="宋体" w:eastAsia="宋体" w:cs="宋体"/>
            <w:lang w:eastAsia="zh-CN"/>
          </w:rPr>
          <w:t>）</w:t>
        </w:r>
      </w:ins>
    </w:p>
    <w:p w14:paraId="163F05DE">
      <w:pPr>
        <w:pStyle w:val="85"/>
        <w:ind w:firstLine="420"/>
        <w:rPr>
          <w:ins w:id="279" w:author="Gutingting " w:date="2026-02-25T15:02:21Z"/>
          <w:rFonts w:hint="eastAsia" w:ascii="宋体" w:hAnsi="宋体" w:eastAsia="宋体" w:cs="宋体"/>
          <w:lang w:val="en-US" w:eastAsia="zh-CN"/>
        </w:rPr>
      </w:pPr>
      <w:ins w:id="280" w:author="Gutingting " w:date="2026-02-25T15:02:21Z">
        <w:r>
          <w:rPr>
            <w:rFonts w:hint="eastAsia" w:ascii="宋体" w:hAnsi="宋体" w:eastAsia="宋体" w:cs="宋体"/>
          </w:rPr>
          <w:t>TMI</w:t>
        </w:r>
      </w:ins>
      <w:ins w:id="281" w:author="Gutingting " w:date="2026-02-25T15:02:21Z">
        <w:r>
          <w:rPr>
            <w:rFonts w:hint="eastAsia" w:ascii="宋体" w:hAnsi="宋体" w:eastAsia="宋体" w:cs="宋体"/>
            <w:lang w:eastAsia="zh-CN"/>
          </w:rPr>
          <w:t>：</w:t>
        </w:r>
      </w:ins>
      <w:ins w:id="282" w:author="Gutingting " w:date="2026-02-25T15:02:21Z">
        <w:r>
          <w:rPr>
            <w:rFonts w:hint="eastAsia" w:ascii="宋体" w:hAnsi="宋体" w:eastAsia="宋体" w:cs="宋体"/>
            <w:lang w:val="en-US" w:eastAsia="zh-CN"/>
          </w:rPr>
          <w:t xml:space="preserve"> </w:t>
        </w:r>
      </w:ins>
      <w:ins w:id="283" w:author="Gutingting " w:date="2026-02-25T15:02:21Z">
        <w:r>
          <w:rPr>
            <w:rFonts w:hint="eastAsia" w:ascii="宋体" w:hAnsi="宋体" w:eastAsia="宋体" w:cs="宋体"/>
          </w:rPr>
          <w:t>载波映射表索引</w:t>
        </w:r>
      </w:ins>
      <w:ins w:id="284" w:author="Gutingting " w:date="2026-02-25T15:02:21Z">
        <w:r>
          <w:rPr>
            <w:rFonts w:hint="eastAsia" w:ascii="宋体" w:hAnsi="宋体" w:eastAsia="宋体" w:cs="宋体"/>
            <w:lang w:eastAsia="zh-CN"/>
          </w:rPr>
          <w:t>（</w:t>
        </w:r>
      </w:ins>
      <w:ins w:id="285" w:author="Gutingting " w:date="2026-02-25T15:02:21Z">
        <w:r>
          <w:rPr>
            <w:rFonts w:hint="eastAsia" w:ascii="宋体" w:hAnsi="宋体" w:eastAsia="宋体" w:cs="宋体"/>
          </w:rPr>
          <w:t>Tone Map Index</w:t>
        </w:r>
      </w:ins>
      <w:ins w:id="286" w:author="Gutingting " w:date="2026-02-25T15:02:21Z">
        <w:r>
          <w:rPr>
            <w:rFonts w:hint="eastAsia" w:ascii="宋体" w:hAnsi="宋体" w:eastAsia="宋体" w:cs="宋体"/>
            <w:lang w:eastAsia="zh-CN"/>
          </w:rPr>
          <w:t>）</w:t>
        </w:r>
      </w:ins>
    </w:p>
    <w:p w14:paraId="023C24B4">
      <w:pPr>
        <w:pStyle w:val="85"/>
        <w:adjustRightInd w:val="0"/>
        <w:snapToGrid w:val="0"/>
        <w:ind w:firstLine="420"/>
        <w:rPr>
          <w:ins w:id="287" w:author="Gutingting " w:date="2026-02-25T15:02:21Z"/>
          <w:rFonts w:hint="eastAsia"/>
        </w:rPr>
      </w:pPr>
      <w:ins w:id="288" w:author="Gutingting " w:date="2026-02-25T15:02:21Z">
        <w:r>
          <w:rPr>
            <w:rFonts w:hint="eastAsia" w:ascii="宋体" w:hAnsi="宋体" w:eastAsia="宋体" w:cs="宋体"/>
          </w:rPr>
          <w:t>UL</w:t>
        </w:r>
      </w:ins>
      <w:ins w:id="289" w:author="Gutingting " w:date="2026-02-25T15:02:21Z">
        <w:r>
          <w:rPr>
            <w:rFonts w:hint="eastAsia" w:ascii="宋体" w:hAnsi="宋体" w:eastAsia="宋体" w:cs="宋体"/>
            <w:lang w:val="en-US" w:eastAsia="zh-CN"/>
          </w:rPr>
          <w:t xml:space="preserve">:   </w:t>
        </w:r>
      </w:ins>
      <w:ins w:id="290" w:author="Gutingting " w:date="2026-02-25T15:02:21Z">
        <w:r>
          <w:rPr>
            <w:rFonts w:hint="eastAsia" w:ascii="宋体" w:hAnsi="宋体" w:eastAsia="宋体" w:cs="宋体"/>
          </w:rPr>
          <w:t>上行</w:t>
        </w:r>
      </w:ins>
      <w:ins w:id="291" w:author="Gutingting " w:date="2026-02-25T15:02:21Z">
        <w:r>
          <w:rPr>
            <w:rFonts w:hint="eastAsia" w:ascii="宋体" w:hAnsi="宋体" w:eastAsia="宋体" w:cs="宋体"/>
            <w:lang w:eastAsia="zh-CN"/>
          </w:rPr>
          <w:t>（</w:t>
        </w:r>
      </w:ins>
      <w:ins w:id="292" w:author="Gutingting " w:date="2026-02-25T15:02:21Z">
        <w:r>
          <w:rPr>
            <w:rFonts w:hint="eastAsia" w:ascii="宋体" w:hAnsi="宋体" w:eastAsia="宋体" w:cs="宋体"/>
          </w:rPr>
          <w:t>Up Link</w:t>
        </w:r>
      </w:ins>
      <w:ins w:id="293" w:author="Gutingting " w:date="2026-02-25T15:02:21Z">
        <w:r>
          <w:rPr>
            <w:rFonts w:hint="eastAsia" w:ascii="宋体" w:hAnsi="宋体" w:eastAsia="宋体" w:cs="宋体"/>
            <w:lang w:eastAsia="zh-CN"/>
          </w:rPr>
          <w:t>）</w:t>
        </w:r>
      </w:ins>
    </w:p>
    <w:p w14:paraId="296108CB">
      <w:pPr>
        <w:pStyle w:val="502"/>
        <w:adjustRightInd w:val="0"/>
        <w:snapToGrid w:val="0"/>
        <w:ind w:firstLine="420"/>
        <w:rPr>
          <w:ins w:id="294" w:author="Gutingting " w:date="2026-02-25T09:46:16Z"/>
          <w:rFonts w:hint="eastAsia"/>
        </w:rPr>
      </w:pPr>
    </w:p>
    <w:p w14:paraId="62A47842">
      <w:pPr>
        <w:pStyle w:val="79"/>
      </w:pPr>
      <w:bookmarkStart w:id="73" w:name="_Toc23236"/>
      <w:bookmarkStart w:id="74" w:name="_Toc5976"/>
      <w:bookmarkStart w:id="75" w:name="_Toc403570457"/>
      <w:bookmarkStart w:id="76" w:name="_Toc20727"/>
      <w:bookmarkStart w:id="77" w:name="_Toc212646541"/>
      <w:bookmarkStart w:id="78" w:name="_Toc3519"/>
      <w:bookmarkStart w:id="79" w:name="_Toc402983012"/>
      <w:bookmarkStart w:id="80" w:name="_Toc16548"/>
      <w:bookmarkStart w:id="81" w:name="_Toc4574"/>
      <w:bookmarkStart w:id="82" w:name="_Toc3162"/>
      <w:bookmarkStart w:id="83" w:name="_Toc9504820"/>
      <w:bookmarkStart w:id="84" w:name="_Toc405476757"/>
      <w:bookmarkStart w:id="85" w:name="_Toc409125996"/>
      <w:bookmarkStart w:id="86" w:name="_Toc403585415"/>
      <w:bookmarkStart w:id="87" w:name="_Toc11810"/>
      <w:bookmarkStart w:id="88" w:name="_Toc402983478"/>
      <w:bookmarkStart w:id="89" w:name="_Toc402983944"/>
      <w:bookmarkStart w:id="90" w:name="_Toc408860044"/>
      <w:bookmarkStart w:id="91" w:name="_Toc439785708"/>
      <w:bookmarkStart w:id="92" w:name="_Toc219895883"/>
      <w:bookmarkStart w:id="93" w:name="_Toc18881"/>
      <w:r>
        <w:rPr>
          <w:rFonts w:hint="eastAsia"/>
        </w:rPr>
        <w:t>物理层一般要求和定义</w:t>
      </w:r>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p>
    <w:p w14:paraId="75950D0D">
      <w:pPr>
        <w:pStyle w:val="78"/>
      </w:pPr>
      <w:r>
        <w:rPr>
          <w:rFonts w:hint="eastAsia"/>
        </w:rPr>
        <w:t>概述</w:t>
      </w:r>
    </w:p>
    <w:p w14:paraId="74A1B975">
      <w:pPr>
        <w:ind w:firstLine="420"/>
        <w:jc w:val="left"/>
      </w:pPr>
      <w:r>
        <w:rPr>
          <w:rFonts w:hint="eastAsia"/>
        </w:rPr>
        <w:t>本章定义了基于</w:t>
      </w:r>
      <w:r>
        <w:t>OFDM</w:t>
      </w:r>
      <w:r>
        <w:rPr>
          <w:rFonts w:hint="eastAsia"/>
        </w:rPr>
        <w:t>的</w:t>
      </w:r>
      <w:ins w:id="295" w:author="黄博阳" w:date="2026-03-02T11:23:05Z">
        <w:r>
          <w:rPr>
            <w:rFonts w:hint="eastAsia"/>
            <w:lang w:eastAsia="zh-CN"/>
          </w:rPr>
          <w:t>SPLC</w:t>
        </w:r>
      </w:ins>
      <w:r>
        <w:rPr>
          <w:rFonts w:hint="eastAsia"/>
        </w:rPr>
        <w:t>物理层技术。物理层包括发送端和接收端。</w:t>
      </w:r>
    </w:p>
    <w:p w14:paraId="4783E70E">
      <w:pPr>
        <w:ind w:firstLine="420"/>
        <w:jc w:val="left"/>
      </w:pPr>
      <w:r>
        <w:rPr>
          <w:rFonts w:hint="eastAsia"/>
        </w:rPr>
        <w:t>发送端：从数据链路层接收数据，经过系列的信号处理和变换，以OFDM调制方式将信号发送到电力线；</w:t>
      </w:r>
    </w:p>
    <w:p w14:paraId="3FD40DEE">
      <w:pPr>
        <w:ind w:firstLine="420"/>
        <w:jc w:val="left"/>
      </w:pPr>
      <w:r>
        <w:rPr>
          <w:rFonts w:hint="eastAsia"/>
        </w:rPr>
        <w:t>接收端：从电力线检测到信号后，做相应的反向处理，最终将电力线上的载波信号还原为数据，送到数据链路层。</w:t>
      </w:r>
    </w:p>
    <w:p w14:paraId="0EA20FF3">
      <w:pPr>
        <w:pStyle w:val="78"/>
        <w:rPr>
          <w:ins w:id="296" w:author="黄博阳" w:date="2026-02-28T15:23:38Z"/>
        </w:rPr>
      </w:pPr>
      <w:r>
        <w:rPr>
          <w:rFonts w:hint="eastAsia"/>
        </w:rPr>
        <w:t>物理层</w:t>
      </w:r>
      <w:ins w:id="297" w:author="黄博阳" w:date="2026-02-28T15:25:15Z">
        <w:r>
          <w:rPr>
            <w:rFonts w:hint="eastAsia"/>
            <w:lang w:val="en-US" w:eastAsia="zh-CN"/>
          </w:rPr>
          <w:t>整体</w:t>
        </w:r>
      </w:ins>
      <w:del w:id="298" w:author="黄博阳" w:date="2026-02-28T15:23:56Z">
        <w:r>
          <w:rPr>
            <w:rFonts w:hint="eastAsia"/>
          </w:rPr>
          <w:delText>整体</w:delText>
        </w:r>
      </w:del>
      <w:r>
        <w:rPr>
          <w:rFonts w:hint="eastAsia"/>
        </w:rPr>
        <w:t>架构</w:t>
      </w:r>
    </w:p>
    <w:p w14:paraId="18B44403">
      <w:pPr>
        <w:pStyle w:val="77"/>
        <w:ind w:left="425" w:hanging="425"/>
      </w:pPr>
      <w:ins w:id="299" w:author="黄博阳" w:date="2026-02-28T15:26:07Z">
        <w:r>
          <w:rPr>
            <w:rFonts w:hint="eastAsia"/>
            <w:lang w:val="en-US" w:eastAsia="zh-CN"/>
          </w:rPr>
          <w:t>MIMO</w:t>
        </w:r>
      </w:ins>
      <w:ins w:id="300" w:author="黄博阳" w:date="2026-02-28T15:26:08Z">
        <w:r>
          <w:rPr>
            <w:rFonts w:hint="eastAsia"/>
            <w:lang w:val="en-US" w:eastAsia="zh-CN"/>
          </w:rPr>
          <w:t>物理层</w:t>
        </w:r>
      </w:ins>
      <w:ins w:id="301" w:author="黄博阳" w:date="2026-02-28T15:26:11Z">
        <w:r>
          <w:rPr>
            <w:rFonts w:hint="eastAsia"/>
            <w:lang w:val="en-US" w:eastAsia="zh-CN"/>
          </w:rPr>
          <w:t>架构</w:t>
        </w:r>
      </w:ins>
    </w:p>
    <w:p w14:paraId="6F84BB8F">
      <w:pPr>
        <w:ind w:firstLine="420"/>
        <w:rPr>
          <w:del w:id="303" w:author="黄博阳" w:date="2026-02-28T15:22:30Z"/>
        </w:rPr>
        <w:pPrChange w:id="302" w:author="黄博阳" w:date="2026-03-02T11:25:16Z">
          <w:pPr>
            <w:pStyle w:val="77"/>
          </w:pPr>
        </w:pPrChange>
      </w:pPr>
      <w:del w:id="304" w:author="黄博阳" w:date="2026-02-28T15:22:30Z">
        <w:r>
          <w:rPr>
            <w:rFonts w:hint="eastAsia"/>
            <w:lang w:val="en-US"/>
            <w:rPrChange w:id="305" w:author="黄博阳" w:date="2026-03-02T11:25:31Z">
              <w:rPr>
                <w:rFonts w:hint="default"/>
                <w:lang w:val="en-US"/>
              </w:rPr>
            </w:rPrChange>
          </w:rPr>
          <w:delText>I</w:delText>
        </w:r>
      </w:del>
      <w:del w:id="307" w:author="黄博阳" w:date="2026-02-28T15:22:30Z">
        <w:r>
          <w:rPr>
            <w:rFonts w:hint="eastAsia"/>
            <w:lang w:val="en-US" w:eastAsia="zh-CN"/>
            <w:rPrChange w:id="308" w:author="黄博阳" w:date="2026-03-02T11:25:31Z">
              <w:rPr>
                <w:rFonts w:hint="default"/>
                <w:lang w:val="en-US" w:eastAsia="zh-CN"/>
              </w:rPr>
            </w:rPrChange>
          </w:rPr>
          <w:delText>S</w:delText>
        </w:r>
      </w:del>
      <w:del w:id="310" w:author="黄博阳" w:date="2026-02-28T15:22:30Z">
        <w:r>
          <w:rPr>
            <w:rFonts w:hint="eastAsia"/>
            <w:lang w:val="en-US"/>
            <w:rPrChange w:id="311" w:author="黄博阳" w:date="2026-03-02T11:25:31Z">
              <w:rPr>
                <w:rFonts w:hint="default"/>
                <w:lang w:val="en-US"/>
              </w:rPr>
            </w:rPrChange>
          </w:rPr>
          <w:delText>AC-PLC</w:delText>
        </w:r>
      </w:del>
      <w:del w:id="313" w:author="黄博阳" w:date="2026-02-28T15:22:30Z">
        <w:r>
          <w:rPr>
            <w:rFonts w:hint="eastAsia"/>
          </w:rPr>
          <w:delText>物理层架构</w:delText>
        </w:r>
      </w:del>
    </w:p>
    <w:p w14:paraId="4F890EFF">
      <w:pPr>
        <w:ind w:firstLine="420"/>
        <w:jc w:val="left"/>
        <w:pPrChange w:id="314" w:author="黄博阳" w:date="2026-03-02T11:25:31Z">
          <w:pPr>
            <w:ind w:firstLine="420"/>
            <w:jc w:val="left"/>
          </w:pPr>
        </w:pPrChange>
      </w:pPr>
      <w:del w:id="315" w:author="黄博阳" w:date="2026-03-02T11:23:05Z">
        <w:r>
          <w:rPr/>
          <w:delText>ISAC-PLC</w:delText>
        </w:r>
      </w:del>
      <w:ins w:id="316" w:author="黄博阳" w:date="2026-03-02T11:23:05Z">
        <w:r>
          <w:rPr>
            <w:rFonts w:hint="eastAsia"/>
            <w:lang w:eastAsia="zh-CN"/>
            <w:rPrChange w:id="317" w:author="黄博阳" w:date="2026-03-02T11:25:31Z">
              <w:rPr>
                <w:rFonts w:hint="eastAsia"/>
                <w:lang w:eastAsia="zh-CN"/>
              </w:rPr>
            </w:rPrChange>
          </w:rPr>
          <w:t>SPLC</w:t>
        </w:r>
      </w:ins>
      <w:r>
        <w:rPr>
          <w:rFonts w:hint="eastAsia"/>
        </w:rPr>
        <w:t>支持在多个端口（相线）上同时发送和接收，其架构如</w:t>
      </w:r>
      <w:r>
        <w:fldChar w:fldCharType="begin"/>
      </w:r>
      <w:r>
        <w:instrText xml:space="preserve"> REF _Ref220690008 \h </w:instrText>
      </w:r>
      <w:r>
        <w:fldChar w:fldCharType="separate"/>
      </w:r>
      <w:r>
        <w:rPr>
          <w:rFonts w:hint="eastAsia" w:ascii="Times New Roman" w:hAnsi="Times New Roman" w:cs="Times New Roman"/>
          <w:rPrChange w:id="319" w:author="黄博阳" w:date="2026-03-02T11:25:31Z">
            <w:rPr>
              <w:rFonts w:hint="eastAsia" w:ascii="黑体" w:hAnsi="黑体" w:cs="黑体"/>
            </w:rPr>
          </w:rPrChange>
        </w:rPr>
        <w:t>图 1</w:t>
      </w:r>
      <w:r>
        <w:fldChar w:fldCharType="end"/>
      </w:r>
      <w:r>
        <w:t>所示</w:t>
      </w:r>
      <w:r>
        <w:rPr>
          <w:rFonts w:hint="eastAsia"/>
        </w:rPr>
        <w:t>。</w:t>
      </w:r>
    </w:p>
    <w:p w14:paraId="2DB795BB">
      <w:pPr>
        <w:ind w:firstLine="0" w:firstLineChars="0"/>
        <w:jc w:val="center"/>
      </w:pPr>
      <w:r>
        <w:object>
          <v:shape id="_x0000_i1025" o:spt="75" type="#_x0000_t75" style="height:311.6pt;width:467.7pt;" o:ole="t" filled="f" o:preferrelative="t" stroked="f" coordsize="21600,21600">
            <v:path/>
            <v:fill on="f" focussize="0,0"/>
            <v:stroke on="f" joinstyle="miter"/>
            <v:imagedata r:id="rId28" o:title=""/>
            <o:lock v:ext="edit" aspectratio="t"/>
            <w10:wrap type="none"/>
            <w10:anchorlock/>
          </v:shape>
          <o:OLEObject Type="Embed" ProgID="Visio.Drawing.15" ShapeID="_x0000_i1025" DrawAspect="Content" ObjectID="_1468075725" r:id="rId27">
            <o:LockedField>false</o:LockedField>
          </o:OLEObject>
        </w:object>
      </w:r>
    </w:p>
    <w:p w14:paraId="673CBF52">
      <w:pPr>
        <w:pStyle w:val="17"/>
        <w:rPr>
          <w:rFonts w:hint="eastAsia" w:ascii="黑体" w:hAnsi="黑体" w:cs="黑体"/>
        </w:rPr>
      </w:pPr>
      <w:bookmarkStart w:id="94" w:name="_Ref220690008"/>
      <w:bookmarkStart w:id="95" w:name="_Ref220690004"/>
      <w:r>
        <w:rPr>
          <w:rFonts w:hint="eastAsia" w:ascii="黑体" w:hAnsi="黑体" w:cs="黑体"/>
        </w:rPr>
        <w:t xml:space="preserve">图 </w:t>
      </w:r>
      <w:r>
        <w:rPr>
          <w:rFonts w:hint="eastAsia" w:ascii="黑体" w:hAnsi="黑体" w:cs="黑体"/>
        </w:rPr>
        <w:fldChar w:fldCharType="begin"/>
      </w:r>
      <w:r>
        <w:rPr>
          <w:rFonts w:hint="eastAsia" w:ascii="黑体" w:hAnsi="黑体" w:cs="黑体"/>
        </w:rPr>
        <w:instrText xml:space="preserve"> SEQ 图 \* ARABIC </w:instrText>
      </w:r>
      <w:r>
        <w:rPr>
          <w:rFonts w:hint="eastAsia" w:ascii="黑体" w:hAnsi="黑体" w:cs="黑体"/>
        </w:rPr>
        <w:fldChar w:fldCharType="separate"/>
      </w:r>
      <w:r>
        <w:rPr>
          <w:rFonts w:hint="eastAsia" w:ascii="黑体" w:hAnsi="黑体" w:cs="黑体"/>
        </w:rPr>
        <w:t>1</w:t>
      </w:r>
      <w:r>
        <w:rPr>
          <w:rFonts w:hint="eastAsia" w:ascii="黑体" w:hAnsi="黑体" w:cs="黑体"/>
        </w:rPr>
        <w:fldChar w:fldCharType="end"/>
      </w:r>
      <w:bookmarkEnd w:id="94"/>
      <w:r>
        <w:rPr>
          <w:rFonts w:hint="eastAsia" w:ascii="黑体" w:hAnsi="黑体" w:cs="黑体"/>
        </w:rPr>
        <w:t xml:space="preserve"> </w:t>
      </w:r>
      <w:del w:id="320" w:author="黄博阳" w:date="2026-03-02T11:23:05Z">
        <w:r>
          <w:rPr>
            <w:rFonts w:hint="eastAsia" w:ascii="黑体" w:hAnsi="黑体" w:cs="黑体"/>
          </w:rPr>
          <w:delText>ISAC-PLC</w:delText>
        </w:r>
      </w:del>
      <w:ins w:id="321" w:author="黄博阳" w:date="2026-03-02T11:23:05Z">
        <w:r>
          <w:rPr>
            <w:rFonts w:hint="eastAsia" w:ascii="黑体" w:hAnsi="黑体" w:cs="黑体"/>
            <w:lang w:eastAsia="zh-CN"/>
          </w:rPr>
          <w:t>SPLC</w:t>
        </w:r>
      </w:ins>
      <w:r>
        <w:rPr>
          <w:rFonts w:hint="eastAsia" w:ascii="黑体" w:hAnsi="黑体" w:cs="黑体"/>
        </w:rPr>
        <w:t>物理层架构</w:t>
      </w:r>
      <w:bookmarkEnd w:id="95"/>
    </w:p>
    <w:p w14:paraId="145957F3">
      <w:pPr>
        <w:ind w:firstLine="420"/>
      </w:pPr>
      <w:del w:id="322" w:author="黄博阳" w:date="2026-03-02T11:23:05Z">
        <w:r>
          <w:rPr/>
          <w:delText>ISAC-PLC</w:delText>
        </w:r>
      </w:del>
      <w:ins w:id="323" w:author="黄博阳" w:date="2026-03-02T11:23:05Z">
        <w:r>
          <w:rPr>
            <w:rFonts w:hint="eastAsia"/>
            <w:lang w:eastAsia="zh-CN"/>
          </w:rPr>
          <w:t>SPLC</w:t>
        </w:r>
      </w:ins>
      <w:r>
        <w:rPr>
          <w:rFonts w:hint="eastAsia"/>
        </w:rPr>
        <w:t>物理层采用基于Turbo码的信道编解码技术。在发射端，物理层接收来自MAC层的输入，帧控制数据经过Turbo编码、信道交织、分集拷贝形成比特流；载荷数据经过Turbo编码、加扰、信道交织，再经过ROBO交织或比特加载（Bitloading）形成待发送比特。这些待发送比特经过流映射形成流数据，其中帧控制固定为1流，载荷可支持1流或2流。流数据映射到星座点后，添加训练域和前导，经过IFFT转换为时域信号，经过空间映射转换为单个（即S</w:t>
      </w:r>
      <w:r>
        <w:t>ISO系统</w:t>
      </w:r>
      <w:r>
        <w:rPr>
          <w:rFonts w:hint="eastAsia"/>
        </w:rPr>
        <w:t>）或多个发射通道（即M</w:t>
      </w:r>
      <w:r>
        <w:t>IMO系统</w:t>
      </w:r>
      <w:r>
        <w:rPr>
          <w:rFonts w:hint="eastAsia"/>
        </w:rPr>
        <w:t>），然后在时域添加循环前缀并进行加窗处理，最终生成OFDM的PPDU信号进入模拟前端。</w:t>
      </w:r>
    </w:p>
    <w:p w14:paraId="79D9572E">
      <w:pPr>
        <w:ind w:firstLine="420"/>
      </w:pPr>
      <w:r>
        <w:rPr>
          <w:rFonts w:hint="eastAsia"/>
        </w:rPr>
        <w:t>在接收端，从模拟前端接收到数据协同采用AGC和时间同步分别对帧控制和载荷数据进行调整，并对帧控制和载荷数据进行1024点FFT后，进入MRC合并或均衡模块、再经过解映射、解交织、解扰、译码等模块，最终恢复出帧控制的原始数据与载荷的原始数据。</w:t>
      </w:r>
    </w:p>
    <w:p w14:paraId="32F2755B">
      <w:pPr>
        <w:ind w:firstLine="420"/>
      </w:pPr>
      <w:r>
        <w:rPr>
          <w:rFonts w:hint="eastAsia"/>
        </w:rPr>
        <w:t>ROBO模式和Bitloading模式都可以使用M</w:t>
      </w:r>
      <w:r>
        <w:t>IMO</w:t>
      </w:r>
      <w:r>
        <w:rPr>
          <w:rFonts w:hint="eastAsia"/>
        </w:rPr>
        <w:t>，支持1个或2个数据流。在ROBO模式中，每个子载波的调制方式是相同的，由ROBO TMI编号决定。而在Bitloading模式中，每个子载波的部分流或所有流是否发送以及发送时所使用的调制方式可能不同，由比特加载表决定。</w:t>
      </w:r>
    </w:p>
    <w:p w14:paraId="3CA8284D">
      <w:pPr>
        <w:pStyle w:val="77"/>
        <w:rPr>
          <w:ins w:id="324" w:author="黄博阳" w:date="2026-02-28T15:26:24Z"/>
        </w:rPr>
      </w:pPr>
      <w:del w:id="325" w:author="黄博阳" w:date="2026-02-28T15:26:16Z">
        <w:r>
          <w:rPr>
            <w:rFonts w:hint="eastAsia"/>
          </w:rPr>
          <w:delText>DL</w:delText>
        </w:r>
      </w:del>
      <w:del w:id="326" w:author="黄博阳" w:date="2026-02-28T15:26:16Z">
        <w:r>
          <w:rPr/>
          <w:delText>-</w:delText>
        </w:r>
      </w:del>
      <w:r>
        <w:rPr>
          <w:rFonts w:hint="eastAsia"/>
        </w:rPr>
        <w:t>OFDMA</w:t>
      </w:r>
      <w:del w:id="327" w:author="黄博阳" w:date="2026-02-28T15:26:19Z">
        <w:r>
          <w:rPr>
            <w:rFonts w:hint="default"/>
            <w:lang w:val="en-US"/>
          </w:rPr>
          <w:delText>物理层架构</w:delText>
        </w:r>
      </w:del>
      <w:ins w:id="328" w:author="黄博阳" w:date="2026-02-28T15:26:20Z">
        <w:r>
          <w:rPr>
            <w:rFonts w:hint="eastAsia"/>
            <w:lang w:val="en-US" w:eastAsia="zh-CN"/>
          </w:rPr>
          <w:t>物理层</w:t>
        </w:r>
      </w:ins>
      <w:ins w:id="329" w:author="黄博阳" w:date="2026-02-28T15:26:21Z">
        <w:r>
          <w:rPr>
            <w:rFonts w:hint="eastAsia"/>
            <w:lang w:val="en-US" w:eastAsia="zh-CN"/>
          </w:rPr>
          <w:t>架构</w:t>
        </w:r>
      </w:ins>
    </w:p>
    <w:p w14:paraId="721E7C52">
      <w:pPr>
        <w:pStyle w:val="513"/>
      </w:pPr>
      <w:ins w:id="330" w:author="黄博阳" w:date="2026-02-28T15:26:57Z">
        <w:r>
          <w:rPr>
            <w:rFonts w:hint="eastAsia"/>
            <w:lang w:val="en-US" w:eastAsia="zh-CN"/>
          </w:rPr>
          <w:t>D</w:t>
        </w:r>
      </w:ins>
      <w:ins w:id="331" w:author="黄博阳" w:date="2026-02-28T15:26:48Z">
        <w:r>
          <w:rPr/>
          <w:t>L-</w:t>
        </w:r>
      </w:ins>
      <w:ins w:id="332" w:author="黄博阳" w:date="2026-02-28T15:26:48Z">
        <w:r>
          <w:rPr>
            <w:rFonts w:hint="eastAsia"/>
          </w:rPr>
          <w:t>O</w:t>
        </w:r>
      </w:ins>
      <w:ins w:id="333" w:author="黄博阳" w:date="2026-02-28T15:26:48Z">
        <w:r>
          <w:rPr/>
          <w:t>FDMA</w:t>
        </w:r>
      </w:ins>
      <w:ins w:id="334" w:author="黄博阳" w:date="2026-02-28T15:26:48Z">
        <w:r>
          <w:rPr>
            <w:rFonts w:hint="default" w:ascii="黑体" w:eastAsia="黑体"/>
            <w:lang w:val="en-US" w:eastAsia="zh-CN"/>
          </w:rPr>
          <w:t>架构</w:t>
        </w:r>
      </w:ins>
    </w:p>
    <w:p w14:paraId="3B92E16D">
      <w:pPr>
        <w:ind w:firstLine="420"/>
        <w:jc w:val="left"/>
      </w:pPr>
      <w:r>
        <w:rPr>
          <w:rFonts w:hint="eastAsia"/>
        </w:rPr>
        <w:t>DL</w:t>
      </w:r>
      <w:r>
        <w:t>-</w:t>
      </w:r>
      <w:r>
        <w:rPr>
          <w:rFonts w:hint="eastAsia"/>
        </w:rPr>
        <w:t>OFDMA支持一个站点向多个站点以OFDMA的方式同时发送。给多个站点发送的前导和帧控制数据相同，且占用相同的频段，</w:t>
      </w:r>
      <w:ins w:id="335" w:author="黄博阳" w:date="2026-02-28T15:30:22Z">
        <w:r>
          <w:rPr>
            <w:rFonts w:hint="eastAsia"/>
          </w:rPr>
          <w:t>站点间的</w:t>
        </w:r>
      </w:ins>
      <w:del w:id="336" w:author="黄博阳" w:date="2026-02-28T15:30:22Z">
        <w:r>
          <w:rPr>
            <w:rFonts w:hint="eastAsia"/>
          </w:rPr>
          <w:delText>而</w:delText>
        </w:r>
      </w:del>
      <w:r>
        <w:rPr>
          <w:rFonts w:hint="eastAsia"/>
        </w:rPr>
        <w:t>训练域和载荷数据占用的带宽互不重叠（对应不同的RU）。接收站点解调出扩展帧控制之后，从中获取本站点对应的RU、TMI、PB个数和大小等信息，然后在对应的RU上解调出发送给本站点的数据，</w:t>
      </w:r>
      <w:r>
        <w:rPr>
          <w:rFonts w:hint="eastAsia" w:ascii="宋体" w:hAnsi="宋体" w:cs="宋体"/>
        </w:rPr>
        <w:t>其架构如</w:t>
      </w:r>
      <w:r>
        <w:rPr>
          <w:rFonts w:hint="eastAsia"/>
        </w:rPr>
        <w:fldChar w:fldCharType="begin"/>
      </w:r>
      <w:r>
        <w:rPr>
          <w:rFonts w:hint="eastAsia"/>
        </w:rPr>
        <w:instrText xml:space="preserve"> </w:instrText>
      </w:r>
      <w:r>
        <w:rPr>
          <w:rFonts w:hint="default"/>
        </w:rPr>
        <w:instrText xml:space="preserve">REF _Ref220690029 \h</w:instrText>
      </w:r>
      <w:r>
        <w:rPr>
          <w:rFonts w:hint="eastAsia"/>
        </w:rPr>
        <w:instrText xml:space="preserve"> </w:instrText>
      </w:r>
      <w:r>
        <w:rPr>
          <w:rFonts w:hint="eastAsia"/>
        </w:rPr>
        <w:fldChar w:fldCharType="separate"/>
      </w:r>
      <w:r>
        <w:rPr>
          <w:rFonts w:hint="default" w:ascii="Times New Roman" w:hAnsi="Times New Roman" w:eastAsia="宋体" w:cs="Times New Roman"/>
          <w:szCs w:val="22"/>
        </w:rPr>
        <w:t>图 2</w:t>
      </w:r>
      <w:r>
        <w:rPr>
          <w:rFonts w:hint="eastAsia"/>
        </w:rPr>
        <w:fldChar w:fldCharType="end"/>
      </w:r>
      <w:r>
        <w:rPr>
          <w:rFonts w:hint="eastAsia" w:ascii="宋体" w:hAnsi="宋体" w:cs="宋体"/>
        </w:rPr>
        <w:t>所示。</w:t>
      </w:r>
    </w:p>
    <w:p w14:paraId="42B9895E">
      <w:pPr>
        <w:ind w:firstLine="420"/>
        <w:jc w:val="left"/>
      </w:pPr>
      <w:r>
        <w:rPr>
          <w:rFonts w:hint="eastAsia"/>
        </w:rPr>
        <w:t>OFDMA可以与MIMO结合，但考虑到多站点调度的复杂度，每个站点仅支持单流。当发送端有多个发射端口时，可以使用</w:t>
      </w:r>
      <w:r>
        <w:rPr>
          <w:rFonts w:hint="eastAsia"/>
        </w:rPr>
        <w:fldChar w:fldCharType="begin"/>
      </w:r>
      <w:r>
        <w:rPr>
          <w:rFonts w:hint="eastAsia"/>
        </w:rPr>
        <w:instrText xml:space="preserve"> REF _Ref9717 \n \h </w:instrText>
      </w:r>
      <w:r>
        <w:rPr>
          <w:rFonts w:hint="eastAsia"/>
        </w:rPr>
        <w:fldChar w:fldCharType="separate"/>
      </w:r>
      <w:r>
        <w:t>5.8.9</w:t>
      </w:r>
      <w:r>
        <w:rPr>
          <w:rFonts w:hint="eastAsia"/>
        </w:rPr>
        <w:fldChar w:fldCharType="end"/>
      </w:r>
      <w:r>
        <w:rPr>
          <w:rFonts w:hint="eastAsia"/>
        </w:rPr>
        <w:t>中的空间映射方式发送单流数据。当接收端有多个接收端口时，可以将多个端口接收到的信号合并，从中解调出单流数据。</w:t>
      </w:r>
    </w:p>
    <w:p w14:paraId="6180C1C7">
      <w:pPr>
        <w:ind w:firstLine="0" w:firstLineChars="0"/>
        <w:jc w:val="center"/>
      </w:pPr>
      <w:r>
        <w:object>
          <v:shape id="_x0000_i1026" o:spt="75" type="#_x0000_t75" style="height:297.2pt;width:467.7pt;" o:ole="t" filled="f" o:preferrelative="t" stroked="f" coordsize="21600,21600">
            <v:path/>
            <v:fill on="f" focussize="0,0"/>
            <v:stroke on="f" joinstyle="miter"/>
            <v:imagedata r:id="rId30" o:title=""/>
            <o:lock v:ext="edit" aspectratio="t"/>
            <w10:wrap type="none"/>
            <w10:anchorlock/>
          </v:shape>
          <o:OLEObject Type="Embed" ProgID="Visio.Drawing.15" ShapeID="_x0000_i1026" DrawAspect="Content" ObjectID="_1468075726" r:id="rId29">
            <o:LockedField>false</o:LockedField>
          </o:OLEObject>
        </w:object>
      </w:r>
    </w:p>
    <w:p w14:paraId="1CC3FE34">
      <w:pPr>
        <w:ind w:firstLine="0" w:firstLineChars="0"/>
        <w:jc w:val="center"/>
        <w:rPr>
          <w:rFonts w:eastAsia="黑体" w:cs="Arial"/>
          <w:szCs w:val="20"/>
        </w:rPr>
      </w:pPr>
      <w:bookmarkStart w:id="96" w:name="_Ref220690029"/>
      <w:r>
        <w:rPr>
          <w:rFonts w:hint="eastAsia" w:ascii="黑体" w:hAnsi="黑体" w:eastAsia="黑体" w:cs="黑体"/>
          <w:szCs w:val="20"/>
        </w:rPr>
        <w:t xml:space="preserve">图 </w:t>
      </w:r>
      <w:r>
        <w:rPr>
          <w:rFonts w:hint="eastAsia" w:ascii="黑体" w:hAnsi="黑体" w:eastAsia="黑体" w:cs="黑体"/>
          <w:szCs w:val="20"/>
        </w:rPr>
        <w:fldChar w:fldCharType="begin"/>
      </w:r>
      <w:r>
        <w:rPr>
          <w:rFonts w:hint="eastAsia" w:ascii="黑体" w:hAnsi="黑体" w:eastAsia="黑体" w:cs="黑体"/>
          <w:szCs w:val="20"/>
        </w:rPr>
        <w:instrText xml:space="preserve"> SEQ 图 \* ARABIC </w:instrText>
      </w:r>
      <w:r>
        <w:rPr>
          <w:rFonts w:hint="eastAsia" w:ascii="黑体" w:hAnsi="黑体" w:eastAsia="黑体" w:cs="黑体"/>
          <w:szCs w:val="20"/>
        </w:rPr>
        <w:fldChar w:fldCharType="separate"/>
      </w:r>
      <w:r>
        <w:rPr>
          <w:rFonts w:hint="eastAsia" w:ascii="黑体" w:hAnsi="黑体" w:eastAsia="黑体" w:cs="黑体"/>
          <w:szCs w:val="20"/>
        </w:rPr>
        <w:t>2</w:t>
      </w:r>
      <w:r>
        <w:rPr>
          <w:rFonts w:hint="eastAsia" w:ascii="黑体" w:hAnsi="黑体" w:eastAsia="黑体" w:cs="黑体"/>
          <w:szCs w:val="20"/>
        </w:rPr>
        <w:fldChar w:fldCharType="end"/>
      </w:r>
      <w:bookmarkEnd w:id="96"/>
      <w:r>
        <w:rPr>
          <w:rFonts w:hint="eastAsia" w:ascii="黑体" w:hAnsi="黑体" w:eastAsia="黑体" w:cs="黑体"/>
          <w:szCs w:val="20"/>
        </w:rPr>
        <w:t xml:space="preserve"> D</w:t>
      </w:r>
      <w:r>
        <w:rPr>
          <w:rFonts w:ascii="黑体" w:hAnsi="黑体" w:eastAsia="黑体" w:cs="黑体"/>
          <w:szCs w:val="20"/>
        </w:rPr>
        <w:t>L-</w:t>
      </w:r>
      <w:r>
        <w:rPr>
          <w:rFonts w:hint="eastAsia" w:ascii="黑体" w:hAnsi="黑体" w:eastAsia="黑体" w:cs="黑体"/>
          <w:szCs w:val="20"/>
        </w:rPr>
        <w:t>OFDMA物理层架构</w:t>
      </w:r>
    </w:p>
    <w:p w14:paraId="4DE91E10">
      <w:pPr>
        <w:pStyle w:val="513"/>
      </w:pPr>
      <w:r>
        <w:t>UL-</w:t>
      </w:r>
      <w:r>
        <w:rPr>
          <w:rFonts w:hint="eastAsia"/>
        </w:rPr>
        <w:t>O</w:t>
      </w:r>
      <w:r>
        <w:t>FDMA</w:t>
      </w:r>
      <w:ins w:id="337" w:author="黄博阳" w:date="2026-02-28T15:26:43Z">
        <w:r>
          <w:rPr>
            <w:rFonts w:hint="eastAsia"/>
            <w:lang w:val="en-US" w:eastAsia="zh-CN"/>
          </w:rPr>
          <w:t>架构</w:t>
        </w:r>
      </w:ins>
      <w:del w:id="338" w:author="黄博阳" w:date="2026-02-28T15:23:29Z">
        <w:r>
          <w:rPr>
            <w:rFonts w:hint="eastAsia"/>
          </w:rPr>
          <w:delText>物理层架构</w:delText>
        </w:r>
      </w:del>
    </w:p>
    <w:p w14:paraId="50BC4DC3">
      <w:pPr>
        <w:ind w:firstLine="420"/>
        <w:jc w:val="left"/>
      </w:pPr>
      <w:r>
        <w:rPr>
          <w:rFonts w:hint="eastAsia"/>
        </w:rPr>
        <w:t>UL</w:t>
      </w:r>
      <w:r>
        <w:t>-</w:t>
      </w:r>
      <w:r>
        <w:rPr>
          <w:rFonts w:hint="eastAsia"/>
        </w:rPr>
        <w:t>OFDMA支持多个站点以被调度的方式向一个站点以OFDMA的方式同时发送。多个站点发送的前导和帧控制数据相同，</w:t>
      </w:r>
      <w:ins w:id="339" w:author="黄博阳" w:date="2026-02-28T15:29:04Z">
        <w:r>
          <w:rPr>
            <w:rFonts w:hint="eastAsia"/>
          </w:rPr>
          <w:t>站点间的训练域和载荷数据所占用的带宽互不重叠（对应不同的RU）</w:t>
        </w:r>
      </w:ins>
      <w:del w:id="340" w:author="黄博阳" w:date="2026-02-28T15:29:19Z">
        <w:r>
          <w:rPr>
            <w:rFonts w:hint="eastAsia"/>
          </w:rPr>
          <w:delText>训练域和载荷数据所占的带宽互不重叠（对应不同RU）</w:delText>
        </w:r>
      </w:del>
      <w:r>
        <w:rPr>
          <w:rFonts w:hint="eastAsia"/>
        </w:rPr>
        <w:t>。接收端根据各站点发送的训练域分别做信道估计，解调出各站点发送的载荷数据。其架构如</w:t>
      </w:r>
      <w:r>
        <w:fldChar w:fldCharType="begin"/>
      </w:r>
      <w:r>
        <w:instrText xml:space="preserve"> </w:instrText>
      </w:r>
      <w:r>
        <w:rPr>
          <w:rFonts w:hint="eastAsia"/>
        </w:rPr>
        <w:instrText xml:space="preserve">REF _Ref220690046 \h</w:instrText>
      </w:r>
      <w:r>
        <w:instrText xml:space="preserve"> </w:instrText>
      </w:r>
      <w:r>
        <w:fldChar w:fldCharType="separate"/>
      </w:r>
      <w:r>
        <w:rPr>
          <w:rFonts w:hint="eastAsia"/>
        </w:rPr>
        <w:t>图 3</w:t>
      </w:r>
      <w:r>
        <w:fldChar w:fldCharType="end"/>
      </w:r>
      <w:r>
        <w:t>所示</w:t>
      </w:r>
      <w:r>
        <w:rPr>
          <w:rFonts w:hint="eastAsia"/>
        </w:rPr>
        <w:t>。</w:t>
      </w:r>
    </w:p>
    <w:p w14:paraId="6D3E92E9">
      <w:pPr>
        <w:pStyle w:val="502"/>
        <w:keepNext/>
        <w:ind w:firstLine="0" w:firstLineChars="0"/>
        <w:jc w:val="center"/>
      </w:pPr>
      <w:r>
        <w:t xml:space="preserve"> </w:t>
      </w:r>
      <w:r>
        <w:object>
          <v:shape id="_x0000_i1027" o:spt="75" type="#_x0000_t75" style="height:270.15pt;width:467.15pt;" o:ole="t" filled="f" o:preferrelative="t" stroked="f" coordsize="21600,21600">
            <v:path/>
            <v:fill on="f" focussize="0,0"/>
            <v:stroke on="f" joinstyle="miter"/>
            <v:imagedata r:id="rId32" o:title=""/>
            <o:lock v:ext="edit" aspectratio="t"/>
            <w10:wrap type="none"/>
            <w10:anchorlock/>
          </v:shape>
          <o:OLEObject Type="Embed" ProgID="Visio.Drawing.15" ShapeID="_x0000_i1027" DrawAspect="Content" ObjectID="_1468075727" r:id="rId31">
            <o:LockedField>false</o:LockedField>
          </o:OLEObject>
        </w:object>
      </w:r>
    </w:p>
    <w:p w14:paraId="52E488D0">
      <w:pPr>
        <w:pStyle w:val="17"/>
        <w:rPr>
          <w:rFonts w:hint="eastAsia" w:ascii="黑体" w:hAnsi="黑体" w:cs="黑体"/>
        </w:rPr>
      </w:pPr>
      <w:bookmarkStart w:id="97" w:name="_Ref220690046"/>
      <w:r>
        <w:rPr>
          <w:rFonts w:hint="eastAsia" w:ascii="黑体" w:hAnsi="黑体" w:cs="黑体"/>
        </w:rPr>
        <w:t xml:space="preserve">图 </w:t>
      </w:r>
      <w:r>
        <w:rPr>
          <w:rFonts w:hint="eastAsia" w:ascii="黑体" w:hAnsi="黑体" w:cs="黑体"/>
        </w:rPr>
        <w:fldChar w:fldCharType="begin"/>
      </w:r>
      <w:r>
        <w:rPr>
          <w:rFonts w:hint="eastAsia" w:ascii="黑体" w:hAnsi="黑体" w:cs="黑体"/>
        </w:rPr>
        <w:instrText xml:space="preserve"> SEQ 图 \* ARABIC </w:instrText>
      </w:r>
      <w:r>
        <w:rPr>
          <w:rFonts w:hint="eastAsia" w:ascii="黑体" w:hAnsi="黑体" w:cs="黑体"/>
        </w:rPr>
        <w:fldChar w:fldCharType="separate"/>
      </w:r>
      <w:r>
        <w:rPr>
          <w:rFonts w:hint="eastAsia" w:ascii="黑体" w:hAnsi="黑体" w:cs="黑体"/>
        </w:rPr>
        <w:t>3</w:t>
      </w:r>
      <w:r>
        <w:rPr>
          <w:rFonts w:hint="eastAsia" w:ascii="黑体" w:hAnsi="黑体" w:cs="黑体"/>
        </w:rPr>
        <w:fldChar w:fldCharType="end"/>
      </w:r>
      <w:bookmarkEnd w:id="97"/>
      <w:r>
        <w:rPr>
          <w:rFonts w:hint="eastAsia" w:ascii="黑体" w:hAnsi="黑体" w:cs="黑体"/>
        </w:rPr>
        <w:t xml:space="preserve"> UL-OFDMA物理层架构</w:t>
      </w:r>
    </w:p>
    <w:p w14:paraId="79020538">
      <w:pPr>
        <w:ind w:firstLine="420"/>
      </w:pPr>
      <w:r>
        <w:rPr>
          <w:rFonts w:hint="eastAsia"/>
        </w:rPr>
        <w:t>OFDMA可以与MIMO结合，但考虑到多站点调度的复杂度，每个站点仅支持单流。当发送端有多个发射端口时，可以使用</w:t>
      </w:r>
      <w:r>
        <w:rPr>
          <w:rFonts w:hint="eastAsia"/>
        </w:rPr>
        <w:fldChar w:fldCharType="begin"/>
      </w:r>
      <w:r>
        <w:rPr>
          <w:rFonts w:hint="eastAsia"/>
        </w:rPr>
        <w:instrText xml:space="preserve"> REF _Ref9717 \n \h </w:instrText>
      </w:r>
      <w:r>
        <w:rPr>
          <w:rFonts w:hint="eastAsia"/>
        </w:rPr>
        <w:fldChar w:fldCharType="separate"/>
      </w:r>
      <w:r>
        <w:t>5.8.9</w:t>
      </w:r>
      <w:r>
        <w:rPr>
          <w:rFonts w:hint="eastAsia"/>
        </w:rPr>
        <w:fldChar w:fldCharType="end"/>
      </w:r>
      <w:r>
        <w:rPr>
          <w:rFonts w:hint="eastAsia"/>
        </w:rPr>
        <w:t>中的空间映射方式发送单流数据。当接收端有多个接收端口时，可以将多个端口接收到的信号合并，从中解调出单流数据。</w:t>
      </w:r>
    </w:p>
    <w:p w14:paraId="2700DB5C">
      <w:pPr>
        <w:pStyle w:val="78"/>
      </w:pPr>
      <w:r>
        <w:rPr>
          <w:rFonts w:hint="eastAsia"/>
        </w:rPr>
        <w:t>物理层数据结构</w:t>
      </w:r>
    </w:p>
    <w:p w14:paraId="7322A12C">
      <w:pPr>
        <w:pStyle w:val="77"/>
        <w:tabs>
          <w:tab w:val="left" w:pos="420"/>
        </w:tabs>
      </w:pPr>
      <w:r>
        <w:rPr>
          <w:rFonts w:hint="eastAsia"/>
        </w:rPr>
        <w:t>物理层帧结构</w:t>
      </w:r>
    </w:p>
    <w:p w14:paraId="116A3FF7">
      <w:pPr>
        <w:ind w:firstLine="420"/>
      </w:pPr>
      <w:del w:id="341" w:author="黄博阳" w:date="2026-03-02T11:23:05Z">
        <w:r>
          <w:rPr>
            <w:rFonts w:hint="eastAsia"/>
          </w:rPr>
          <w:delText>ISAC-PLC</w:delText>
        </w:r>
      </w:del>
      <w:ins w:id="342" w:author="黄博阳" w:date="2026-03-02T11:23:05Z">
        <w:r>
          <w:rPr>
            <w:rFonts w:hint="eastAsia"/>
            <w:lang w:eastAsia="zh-CN"/>
          </w:rPr>
          <w:t>SPLC</w:t>
        </w:r>
      </w:ins>
      <w:r>
        <w:rPr>
          <w:rFonts w:hint="eastAsia"/>
        </w:rPr>
        <w:t>物理层帧结构除了支持Q/CSG1204111.3-2022</w:t>
      </w:r>
      <w:ins w:id="343" w:author="Gutingting " w:date="2026-02-11T17:05:46Z">
        <w:r>
          <w:rPr>
            <w:rFonts w:hint="eastAsia"/>
            <w:lang w:val="en-US" w:eastAsia="zh-CN"/>
          </w:rPr>
          <w:t xml:space="preserve"> </w:t>
        </w:r>
      </w:ins>
      <w:r>
        <w:rPr>
          <w:rFonts w:hint="eastAsia"/>
        </w:rPr>
        <w:t>《低压电力线宽带载波通信规约 第3部分：物理层通信协议（试行）》5.</w:t>
      </w:r>
      <w:r>
        <w:t>3</w:t>
      </w:r>
      <w:r>
        <w:rPr>
          <w:rFonts w:hint="eastAsia"/>
        </w:rPr>
        <w:t>.物理层数据结构外，新增了多种帧类型，如</w:t>
      </w:r>
      <w:r>
        <w:rPr>
          <w:rFonts w:hint="eastAsia" w:ascii="宋体" w:hAnsi="宋体" w:cs="宋体"/>
        </w:rPr>
        <w:fldChar w:fldCharType="begin"/>
      </w:r>
      <w:r>
        <w:rPr>
          <w:rFonts w:hint="eastAsia" w:ascii="宋体" w:hAnsi="宋体" w:cs="宋体"/>
        </w:rPr>
        <w:instrText xml:space="preserve"> REF _Ref220681613 \h </w:instrText>
      </w:r>
      <w:r>
        <w:rPr>
          <w:rFonts w:hint="eastAsia" w:ascii="宋体" w:hAnsi="宋体" w:cs="宋体"/>
        </w:rPr>
        <w:fldChar w:fldCharType="separate"/>
      </w:r>
      <w:r>
        <w:rPr>
          <w:rFonts w:hint="eastAsia" w:ascii="宋体" w:hAnsi="宋体" w:cs="宋体"/>
        </w:rPr>
        <w:t>表 1</w:t>
      </w:r>
      <w:r>
        <w:rPr>
          <w:rFonts w:hint="eastAsia" w:ascii="宋体" w:hAnsi="宋体" w:cs="宋体"/>
        </w:rPr>
        <w:fldChar w:fldCharType="end"/>
      </w:r>
      <w:r>
        <w:rPr>
          <w:rFonts w:hint="eastAsia"/>
        </w:rPr>
        <w:t>所示：</w:t>
      </w:r>
    </w:p>
    <w:p w14:paraId="265D389B">
      <w:pPr>
        <w:pStyle w:val="17"/>
        <w:rPr>
          <w:rFonts w:hint="eastAsia" w:ascii="黑体" w:hAnsi="黑体" w:cs="黑体"/>
        </w:rPr>
      </w:pPr>
      <w:bookmarkStart w:id="98" w:name="_Ref220681613"/>
      <w:r>
        <w:rPr>
          <w:rFonts w:hint="eastAsia" w:ascii="黑体" w:hAnsi="黑体" w:cs="黑体"/>
        </w:rPr>
        <w:t xml:space="preserve">表 </w:t>
      </w:r>
      <w:r>
        <w:rPr>
          <w:rFonts w:hint="eastAsia" w:ascii="黑体" w:hAnsi="黑体" w:cs="黑体"/>
        </w:rPr>
        <w:fldChar w:fldCharType="begin"/>
      </w:r>
      <w:r>
        <w:rPr>
          <w:rFonts w:hint="eastAsia" w:ascii="黑体" w:hAnsi="黑体" w:cs="黑体"/>
        </w:rPr>
        <w:instrText xml:space="preserve"> SEQ 表 \* ARABIC </w:instrText>
      </w:r>
      <w:r>
        <w:rPr>
          <w:rFonts w:hint="eastAsia" w:ascii="黑体" w:hAnsi="黑体" w:cs="黑体"/>
        </w:rPr>
        <w:fldChar w:fldCharType="separate"/>
      </w:r>
      <w:r>
        <w:rPr>
          <w:rFonts w:hint="eastAsia" w:ascii="黑体" w:hAnsi="黑体" w:cs="黑体"/>
        </w:rPr>
        <w:t>1</w:t>
      </w:r>
      <w:r>
        <w:rPr>
          <w:rFonts w:hint="eastAsia" w:ascii="黑体" w:hAnsi="黑体" w:cs="黑体"/>
        </w:rPr>
        <w:fldChar w:fldCharType="end"/>
      </w:r>
      <w:bookmarkEnd w:id="98"/>
      <w:r>
        <w:rPr>
          <w:rFonts w:hint="eastAsia" w:ascii="黑体" w:hAnsi="黑体" w:cs="黑体"/>
        </w:rPr>
        <w:t xml:space="preserve"> </w:t>
      </w:r>
      <w:del w:id="344" w:author="黄博阳" w:date="2026-03-02T11:23:05Z">
        <w:r>
          <w:rPr>
            <w:rFonts w:hint="eastAsia" w:ascii="黑体" w:hAnsi="黑体" w:cs="黑体"/>
          </w:rPr>
          <w:delText>ISAC-PLC</w:delText>
        </w:r>
      </w:del>
      <w:ins w:id="345" w:author="黄博阳" w:date="2026-03-02T11:23:05Z">
        <w:r>
          <w:rPr>
            <w:rFonts w:hint="eastAsia" w:ascii="黑体" w:hAnsi="黑体" w:cs="黑体"/>
            <w:lang w:eastAsia="zh-CN"/>
          </w:rPr>
          <w:t>SPLC</w:t>
        </w:r>
      </w:ins>
      <w:r>
        <w:rPr>
          <w:rFonts w:hint="eastAsia" w:ascii="黑体" w:hAnsi="黑体" w:cs="黑体"/>
        </w:rPr>
        <w:t>物理层新增帧类型</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10"/>
        <w:gridCol w:w="2551"/>
        <w:gridCol w:w="3680"/>
      </w:tblGrid>
      <w:tr w14:paraId="19184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0" w:type="dxa"/>
            <w:vAlign w:val="center"/>
          </w:tcPr>
          <w:p w14:paraId="0CA6D41D">
            <w:pPr>
              <w:pStyle w:val="502"/>
              <w:widowControl w:val="0"/>
              <w:adjustRightInd w:val="0"/>
              <w:snapToGrid w:val="0"/>
              <w:ind w:firstLine="0" w:firstLineChars="0"/>
              <w:jc w:val="center"/>
              <w:rPr>
                <w:sz w:val="18"/>
                <w:szCs w:val="18"/>
              </w:rPr>
            </w:pPr>
            <w:r>
              <w:rPr>
                <w:rFonts w:hint="eastAsia"/>
                <w:sz w:val="18"/>
                <w:szCs w:val="18"/>
              </w:rPr>
              <w:t>物理层帧类型</w:t>
            </w:r>
          </w:p>
        </w:tc>
        <w:tc>
          <w:tcPr>
            <w:tcW w:w="2551" w:type="dxa"/>
            <w:vAlign w:val="center"/>
          </w:tcPr>
          <w:p w14:paraId="0F2A3C5E">
            <w:pPr>
              <w:pStyle w:val="502"/>
              <w:widowControl w:val="0"/>
              <w:adjustRightInd w:val="0"/>
              <w:snapToGrid w:val="0"/>
              <w:ind w:firstLine="0" w:firstLineChars="0"/>
              <w:jc w:val="center"/>
              <w:rPr>
                <w:sz w:val="18"/>
                <w:szCs w:val="18"/>
              </w:rPr>
            </w:pPr>
            <w:r>
              <w:rPr>
                <w:rFonts w:hint="eastAsia"/>
                <w:sz w:val="18"/>
                <w:szCs w:val="18"/>
              </w:rPr>
              <w:t>结构</w:t>
            </w:r>
          </w:p>
        </w:tc>
        <w:tc>
          <w:tcPr>
            <w:tcW w:w="3680" w:type="dxa"/>
            <w:vAlign w:val="center"/>
          </w:tcPr>
          <w:p w14:paraId="5A27DEFA">
            <w:pPr>
              <w:pStyle w:val="502"/>
              <w:widowControl w:val="0"/>
              <w:adjustRightInd w:val="0"/>
              <w:snapToGrid w:val="0"/>
              <w:ind w:firstLine="0" w:firstLineChars="0"/>
              <w:jc w:val="center"/>
              <w:rPr>
                <w:sz w:val="18"/>
                <w:szCs w:val="18"/>
              </w:rPr>
            </w:pPr>
            <w:r>
              <w:rPr>
                <w:rFonts w:hint="eastAsia"/>
                <w:sz w:val="18"/>
                <w:szCs w:val="18"/>
              </w:rPr>
              <w:t>说明</w:t>
            </w:r>
          </w:p>
        </w:tc>
      </w:tr>
      <w:tr w14:paraId="7782E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0" w:type="dxa"/>
            <w:vAlign w:val="center"/>
          </w:tcPr>
          <w:p w14:paraId="64E82665">
            <w:pPr>
              <w:pStyle w:val="502"/>
              <w:widowControl w:val="0"/>
              <w:adjustRightInd w:val="0"/>
              <w:snapToGrid w:val="0"/>
              <w:ind w:firstLine="0" w:firstLineChars="0"/>
              <w:rPr>
                <w:sz w:val="18"/>
                <w:szCs w:val="18"/>
              </w:rPr>
            </w:pPr>
            <w:r>
              <w:rPr>
                <w:rFonts w:hint="eastAsia"/>
                <w:sz w:val="18"/>
                <w:szCs w:val="18"/>
              </w:rPr>
              <w:t>MIMO训练帧</w:t>
            </w:r>
          </w:p>
        </w:tc>
        <w:tc>
          <w:tcPr>
            <w:tcW w:w="2551" w:type="dxa"/>
            <w:vAlign w:val="center"/>
          </w:tcPr>
          <w:p w14:paraId="73878A29">
            <w:pPr>
              <w:pStyle w:val="502"/>
              <w:widowControl w:val="0"/>
              <w:adjustRightInd w:val="0"/>
              <w:snapToGrid w:val="0"/>
              <w:ind w:firstLine="0" w:firstLineChars="0"/>
              <w:rPr>
                <w:sz w:val="18"/>
                <w:szCs w:val="18"/>
              </w:rPr>
            </w:pPr>
            <w:r>
              <w:rPr>
                <w:sz w:val="18"/>
                <w:szCs w:val="18"/>
              </w:rPr>
              <w:t xml:space="preserve">PREAM, </w:t>
            </w:r>
            <w:r>
              <w:rPr>
                <w:rFonts w:hint="eastAsia"/>
                <w:sz w:val="18"/>
                <w:szCs w:val="18"/>
              </w:rPr>
              <w:t>F</w:t>
            </w:r>
            <w:r>
              <w:rPr>
                <w:sz w:val="18"/>
                <w:szCs w:val="18"/>
              </w:rPr>
              <w:t>C</w:t>
            </w:r>
            <w:r>
              <w:rPr>
                <w:rFonts w:hint="eastAsia"/>
                <w:sz w:val="18"/>
                <w:szCs w:val="18"/>
              </w:rPr>
              <w:t>,</w:t>
            </w:r>
            <w:r>
              <w:rPr>
                <w:sz w:val="18"/>
                <w:szCs w:val="18"/>
              </w:rPr>
              <w:t xml:space="preserve"> TF</w:t>
            </w:r>
          </w:p>
        </w:tc>
        <w:tc>
          <w:tcPr>
            <w:tcW w:w="3680" w:type="dxa"/>
            <w:vAlign w:val="center"/>
          </w:tcPr>
          <w:p w14:paraId="70C12446">
            <w:pPr>
              <w:pStyle w:val="502"/>
              <w:widowControl w:val="0"/>
              <w:adjustRightInd w:val="0"/>
              <w:snapToGrid w:val="0"/>
              <w:ind w:firstLine="0" w:firstLineChars="0"/>
              <w:rPr>
                <w:sz w:val="18"/>
                <w:szCs w:val="18"/>
              </w:rPr>
            </w:pPr>
            <w:r>
              <w:rPr>
                <w:rFonts w:hint="eastAsia"/>
                <w:sz w:val="18"/>
                <w:szCs w:val="18"/>
              </w:rPr>
              <w:t>信道探测，可用频段探测，RU</w:t>
            </w:r>
            <w:r>
              <w:rPr>
                <w:sz w:val="18"/>
                <w:szCs w:val="18"/>
              </w:rPr>
              <w:t xml:space="preserve"> </w:t>
            </w:r>
            <w:r>
              <w:rPr>
                <w:rFonts w:hint="eastAsia"/>
                <w:sz w:val="18"/>
                <w:szCs w:val="18"/>
              </w:rPr>
              <w:t>SNR评估</w:t>
            </w:r>
          </w:p>
        </w:tc>
      </w:tr>
      <w:tr w14:paraId="00248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0" w:type="dxa"/>
            <w:vAlign w:val="center"/>
          </w:tcPr>
          <w:p w14:paraId="1055FB23">
            <w:pPr>
              <w:pStyle w:val="502"/>
              <w:widowControl w:val="0"/>
              <w:adjustRightInd w:val="0"/>
              <w:snapToGrid w:val="0"/>
              <w:ind w:firstLine="0" w:firstLineChars="0"/>
              <w:rPr>
                <w:sz w:val="18"/>
                <w:szCs w:val="18"/>
              </w:rPr>
            </w:pPr>
            <w:r>
              <w:rPr>
                <w:rFonts w:hint="eastAsia"/>
                <w:sz w:val="18"/>
                <w:szCs w:val="18"/>
              </w:rPr>
              <w:t>MIMO数据帧</w:t>
            </w:r>
          </w:p>
        </w:tc>
        <w:tc>
          <w:tcPr>
            <w:tcW w:w="2551" w:type="dxa"/>
            <w:vAlign w:val="center"/>
          </w:tcPr>
          <w:p w14:paraId="335A4CE0">
            <w:pPr>
              <w:pStyle w:val="502"/>
              <w:widowControl w:val="0"/>
              <w:adjustRightInd w:val="0"/>
              <w:snapToGrid w:val="0"/>
              <w:ind w:firstLine="0" w:firstLineChars="0"/>
              <w:rPr>
                <w:sz w:val="18"/>
                <w:szCs w:val="18"/>
              </w:rPr>
            </w:pPr>
            <w:r>
              <w:rPr>
                <w:rFonts w:hint="eastAsia"/>
                <w:sz w:val="18"/>
                <w:szCs w:val="18"/>
              </w:rPr>
              <w:t>P</w:t>
            </w:r>
            <w:r>
              <w:rPr>
                <w:sz w:val="18"/>
                <w:szCs w:val="18"/>
              </w:rPr>
              <w:t>REAM, FC, TF, PL</w:t>
            </w:r>
          </w:p>
        </w:tc>
        <w:tc>
          <w:tcPr>
            <w:tcW w:w="3680" w:type="dxa"/>
            <w:vAlign w:val="center"/>
          </w:tcPr>
          <w:p w14:paraId="42D52000">
            <w:pPr>
              <w:pStyle w:val="502"/>
              <w:widowControl w:val="0"/>
              <w:adjustRightInd w:val="0"/>
              <w:snapToGrid w:val="0"/>
              <w:ind w:firstLine="0" w:firstLineChars="0"/>
              <w:rPr>
                <w:sz w:val="18"/>
                <w:szCs w:val="18"/>
              </w:rPr>
            </w:pPr>
            <w:r>
              <w:rPr>
                <w:rFonts w:hint="eastAsia"/>
                <w:sz w:val="18"/>
                <w:szCs w:val="18"/>
              </w:rPr>
              <w:t>数据传输，PL每个子载波的调制方式相同，支持1流或2流。PL符号数不大于5</w:t>
            </w:r>
            <w:r>
              <w:rPr>
                <w:sz w:val="18"/>
                <w:szCs w:val="18"/>
              </w:rPr>
              <w:t>11</w:t>
            </w:r>
            <w:r>
              <w:rPr>
                <w:rFonts w:hint="eastAsia"/>
                <w:sz w:val="18"/>
                <w:szCs w:val="18"/>
              </w:rPr>
              <w:t>个。</w:t>
            </w:r>
          </w:p>
        </w:tc>
      </w:tr>
      <w:tr w14:paraId="1A4D0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0" w:type="dxa"/>
            <w:vAlign w:val="center"/>
          </w:tcPr>
          <w:p w14:paraId="76029076">
            <w:pPr>
              <w:pStyle w:val="502"/>
              <w:widowControl w:val="0"/>
              <w:adjustRightInd w:val="0"/>
              <w:snapToGrid w:val="0"/>
              <w:ind w:firstLine="0" w:firstLineChars="0"/>
              <w:rPr>
                <w:sz w:val="18"/>
                <w:szCs w:val="18"/>
              </w:rPr>
            </w:pPr>
            <w:r>
              <w:rPr>
                <w:sz w:val="18"/>
                <w:szCs w:val="18"/>
              </w:rPr>
              <w:t>Bitloading</w:t>
            </w:r>
            <w:r>
              <w:rPr>
                <w:rFonts w:hint="eastAsia"/>
                <w:sz w:val="18"/>
                <w:szCs w:val="18"/>
              </w:rPr>
              <w:t>训练帧</w:t>
            </w:r>
          </w:p>
        </w:tc>
        <w:tc>
          <w:tcPr>
            <w:tcW w:w="2551" w:type="dxa"/>
            <w:vAlign w:val="center"/>
          </w:tcPr>
          <w:p w14:paraId="1171CA00">
            <w:pPr>
              <w:pStyle w:val="502"/>
              <w:widowControl w:val="0"/>
              <w:adjustRightInd w:val="0"/>
              <w:snapToGrid w:val="0"/>
              <w:ind w:firstLine="0" w:firstLineChars="0"/>
              <w:rPr>
                <w:sz w:val="18"/>
                <w:szCs w:val="18"/>
              </w:rPr>
            </w:pPr>
            <w:r>
              <w:rPr>
                <w:rFonts w:hint="eastAsia"/>
                <w:sz w:val="18"/>
                <w:szCs w:val="18"/>
              </w:rPr>
              <w:t>P</w:t>
            </w:r>
            <w:r>
              <w:rPr>
                <w:sz w:val="18"/>
                <w:szCs w:val="18"/>
              </w:rPr>
              <w:t>REAM, FC, TF, PL</w:t>
            </w:r>
          </w:p>
        </w:tc>
        <w:tc>
          <w:tcPr>
            <w:tcW w:w="3680" w:type="dxa"/>
            <w:vAlign w:val="center"/>
          </w:tcPr>
          <w:p w14:paraId="35EB2B4D">
            <w:pPr>
              <w:pStyle w:val="502"/>
              <w:widowControl w:val="0"/>
              <w:adjustRightInd w:val="0"/>
              <w:snapToGrid w:val="0"/>
              <w:ind w:firstLine="0" w:firstLineChars="0"/>
              <w:rPr>
                <w:sz w:val="18"/>
                <w:szCs w:val="18"/>
              </w:rPr>
            </w:pPr>
            <w:r>
              <w:rPr>
                <w:rFonts w:hint="eastAsia"/>
                <w:sz w:val="18"/>
                <w:szCs w:val="18"/>
              </w:rPr>
              <w:t>PL数据为预定义的伪随机BPSK序列，支持1流或2流</w:t>
            </w:r>
          </w:p>
        </w:tc>
      </w:tr>
      <w:tr w14:paraId="4BCE5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0" w:type="dxa"/>
            <w:vAlign w:val="center"/>
          </w:tcPr>
          <w:p w14:paraId="6C0D1F29">
            <w:pPr>
              <w:pStyle w:val="502"/>
              <w:widowControl w:val="0"/>
              <w:adjustRightInd w:val="0"/>
              <w:snapToGrid w:val="0"/>
              <w:ind w:firstLine="0" w:firstLineChars="0"/>
              <w:rPr>
                <w:sz w:val="18"/>
                <w:szCs w:val="18"/>
              </w:rPr>
            </w:pPr>
            <w:r>
              <w:rPr>
                <w:sz w:val="18"/>
                <w:szCs w:val="18"/>
              </w:rPr>
              <w:t>Bitloading</w:t>
            </w:r>
            <w:r>
              <w:rPr>
                <w:rFonts w:hint="eastAsia"/>
                <w:sz w:val="18"/>
                <w:szCs w:val="18"/>
              </w:rPr>
              <w:t>数据帧</w:t>
            </w:r>
          </w:p>
        </w:tc>
        <w:tc>
          <w:tcPr>
            <w:tcW w:w="2551" w:type="dxa"/>
            <w:vAlign w:val="center"/>
          </w:tcPr>
          <w:p w14:paraId="1C026EED">
            <w:pPr>
              <w:pStyle w:val="502"/>
              <w:widowControl w:val="0"/>
              <w:adjustRightInd w:val="0"/>
              <w:snapToGrid w:val="0"/>
              <w:ind w:firstLine="0" w:firstLineChars="0"/>
              <w:rPr>
                <w:sz w:val="18"/>
                <w:szCs w:val="18"/>
              </w:rPr>
            </w:pPr>
            <w:r>
              <w:rPr>
                <w:rFonts w:hint="eastAsia"/>
                <w:sz w:val="18"/>
                <w:szCs w:val="18"/>
              </w:rPr>
              <w:t>P</w:t>
            </w:r>
            <w:r>
              <w:rPr>
                <w:sz w:val="18"/>
                <w:szCs w:val="18"/>
              </w:rPr>
              <w:t>REAM, FC, TF, PL</w:t>
            </w:r>
          </w:p>
        </w:tc>
        <w:tc>
          <w:tcPr>
            <w:tcW w:w="3680" w:type="dxa"/>
            <w:vAlign w:val="center"/>
          </w:tcPr>
          <w:p w14:paraId="10C57807">
            <w:pPr>
              <w:pStyle w:val="502"/>
              <w:widowControl w:val="0"/>
              <w:adjustRightInd w:val="0"/>
              <w:snapToGrid w:val="0"/>
              <w:ind w:firstLine="0" w:firstLineChars="0"/>
              <w:rPr>
                <w:sz w:val="18"/>
                <w:szCs w:val="18"/>
              </w:rPr>
            </w:pPr>
            <w:r>
              <w:rPr>
                <w:rFonts w:hint="eastAsia"/>
                <w:sz w:val="18"/>
                <w:szCs w:val="18"/>
              </w:rPr>
              <w:t>PL中每个子载波的加载比特数不同，支持1流或2流。PL符号数不大于5</w:t>
            </w:r>
            <w:r>
              <w:rPr>
                <w:sz w:val="18"/>
                <w:szCs w:val="18"/>
              </w:rPr>
              <w:t>11</w:t>
            </w:r>
            <w:r>
              <w:rPr>
                <w:rFonts w:hint="eastAsia"/>
                <w:sz w:val="18"/>
                <w:szCs w:val="18"/>
              </w:rPr>
              <w:t>个。</w:t>
            </w:r>
          </w:p>
        </w:tc>
      </w:tr>
      <w:tr w14:paraId="71B64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0" w:type="dxa"/>
            <w:vAlign w:val="center"/>
          </w:tcPr>
          <w:p w14:paraId="48D1F4FC">
            <w:pPr>
              <w:pStyle w:val="502"/>
              <w:widowControl w:val="0"/>
              <w:adjustRightInd w:val="0"/>
              <w:snapToGrid w:val="0"/>
              <w:ind w:firstLine="0" w:firstLineChars="0"/>
              <w:rPr>
                <w:sz w:val="18"/>
                <w:szCs w:val="18"/>
              </w:rPr>
            </w:pPr>
            <w:r>
              <w:rPr>
                <w:rFonts w:hint="eastAsia"/>
                <w:sz w:val="18"/>
                <w:szCs w:val="18"/>
              </w:rPr>
              <w:t>DL</w:t>
            </w:r>
            <w:r>
              <w:rPr>
                <w:sz w:val="18"/>
                <w:szCs w:val="18"/>
              </w:rPr>
              <w:t>-OFDMA</w:t>
            </w:r>
            <w:r>
              <w:rPr>
                <w:rFonts w:hint="eastAsia"/>
                <w:sz w:val="18"/>
                <w:szCs w:val="18"/>
              </w:rPr>
              <w:t>帧</w:t>
            </w:r>
          </w:p>
        </w:tc>
        <w:tc>
          <w:tcPr>
            <w:tcW w:w="2551" w:type="dxa"/>
            <w:vAlign w:val="center"/>
          </w:tcPr>
          <w:p w14:paraId="2A4541D9">
            <w:pPr>
              <w:pStyle w:val="502"/>
              <w:widowControl w:val="0"/>
              <w:adjustRightInd w:val="0"/>
              <w:snapToGrid w:val="0"/>
              <w:ind w:firstLine="0" w:firstLineChars="0"/>
              <w:rPr>
                <w:sz w:val="18"/>
                <w:szCs w:val="18"/>
              </w:rPr>
            </w:pPr>
            <w:r>
              <w:rPr>
                <w:rFonts w:hint="eastAsia"/>
                <w:sz w:val="18"/>
                <w:szCs w:val="18"/>
              </w:rPr>
              <w:t>P</w:t>
            </w:r>
            <w:r>
              <w:rPr>
                <w:sz w:val="18"/>
                <w:szCs w:val="18"/>
              </w:rPr>
              <w:t>REAM, FC, eFC, TF, PL</w:t>
            </w:r>
          </w:p>
        </w:tc>
        <w:tc>
          <w:tcPr>
            <w:tcW w:w="3680" w:type="dxa"/>
            <w:vAlign w:val="center"/>
          </w:tcPr>
          <w:p w14:paraId="21504836">
            <w:pPr>
              <w:pStyle w:val="502"/>
              <w:widowControl w:val="0"/>
              <w:adjustRightInd w:val="0"/>
              <w:snapToGrid w:val="0"/>
              <w:ind w:firstLine="0" w:firstLineChars="0"/>
              <w:rPr>
                <w:sz w:val="18"/>
                <w:szCs w:val="18"/>
              </w:rPr>
            </w:pPr>
            <w:r>
              <w:rPr>
                <w:rFonts w:hint="eastAsia"/>
                <w:sz w:val="18"/>
                <w:szCs w:val="18"/>
              </w:rPr>
              <w:t>下行OFDMA帧，一个站点同时给多个站点发送，只支持单流</w:t>
            </w:r>
          </w:p>
        </w:tc>
      </w:tr>
      <w:tr w14:paraId="4C860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0" w:type="dxa"/>
            <w:vAlign w:val="center"/>
          </w:tcPr>
          <w:p w14:paraId="0C7F4C8B">
            <w:pPr>
              <w:pStyle w:val="502"/>
              <w:widowControl w:val="0"/>
              <w:adjustRightInd w:val="0"/>
              <w:snapToGrid w:val="0"/>
              <w:ind w:firstLine="0" w:firstLineChars="0"/>
              <w:rPr>
                <w:sz w:val="18"/>
                <w:szCs w:val="18"/>
              </w:rPr>
            </w:pPr>
            <w:r>
              <w:rPr>
                <w:rFonts w:hint="eastAsia"/>
                <w:sz w:val="18"/>
                <w:szCs w:val="18"/>
              </w:rPr>
              <w:t>UL</w:t>
            </w:r>
            <w:r>
              <w:rPr>
                <w:sz w:val="18"/>
                <w:szCs w:val="18"/>
              </w:rPr>
              <w:t>-OF</w:t>
            </w:r>
            <w:r>
              <w:rPr>
                <w:rFonts w:hint="eastAsia"/>
                <w:sz w:val="18"/>
                <w:szCs w:val="18"/>
              </w:rPr>
              <w:t>DMA</w:t>
            </w:r>
            <w:r>
              <w:rPr>
                <w:sz w:val="18"/>
                <w:szCs w:val="18"/>
              </w:rPr>
              <w:t xml:space="preserve"> trigger</w:t>
            </w:r>
            <w:r>
              <w:rPr>
                <w:rFonts w:hint="eastAsia"/>
                <w:sz w:val="18"/>
                <w:szCs w:val="18"/>
              </w:rPr>
              <w:t>帧</w:t>
            </w:r>
          </w:p>
        </w:tc>
        <w:tc>
          <w:tcPr>
            <w:tcW w:w="2551" w:type="dxa"/>
            <w:vAlign w:val="center"/>
          </w:tcPr>
          <w:p w14:paraId="66033C87">
            <w:pPr>
              <w:pStyle w:val="502"/>
              <w:widowControl w:val="0"/>
              <w:adjustRightInd w:val="0"/>
              <w:snapToGrid w:val="0"/>
              <w:ind w:firstLine="0" w:firstLineChars="0"/>
              <w:rPr>
                <w:sz w:val="18"/>
                <w:szCs w:val="18"/>
              </w:rPr>
            </w:pPr>
            <w:r>
              <w:rPr>
                <w:rFonts w:hint="eastAsia"/>
                <w:sz w:val="18"/>
                <w:szCs w:val="18"/>
              </w:rPr>
              <w:t>P</w:t>
            </w:r>
            <w:r>
              <w:rPr>
                <w:sz w:val="18"/>
                <w:szCs w:val="18"/>
              </w:rPr>
              <w:t>REAM, FC, eFC</w:t>
            </w:r>
          </w:p>
        </w:tc>
        <w:tc>
          <w:tcPr>
            <w:tcW w:w="3680" w:type="dxa"/>
            <w:vAlign w:val="center"/>
          </w:tcPr>
          <w:p w14:paraId="0EF996B3">
            <w:pPr>
              <w:pStyle w:val="502"/>
              <w:widowControl w:val="0"/>
              <w:adjustRightInd w:val="0"/>
              <w:snapToGrid w:val="0"/>
              <w:ind w:firstLine="0" w:firstLineChars="0"/>
              <w:rPr>
                <w:sz w:val="18"/>
                <w:szCs w:val="18"/>
              </w:rPr>
            </w:pPr>
            <w:r>
              <w:rPr>
                <w:rFonts w:hint="eastAsia"/>
                <w:sz w:val="18"/>
                <w:szCs w:val="18"/>
              </w:rPr>
              <w:t>触发多个STA上行发送，FC</w:t>
            </w:r>
            <w:r>
              <w:rPr>
                <w:sz w:val="18"/>
                <w:szCs w:val="18"/>
              </w:rPr>
              <w:t>2</w:t>
            </w:r>
            <w:r>
              <w:rPr>
                <w:rFonts w:hint="eastAsia"/>
                <w:sz w:val="18"/>
                <w:szCs w:val="18"/>
              </w:rPr>
              <w:t>中携带调度信息</w:t>
            </w:r>
          </w:p>
        </w:tc>
      </w:tr>
      <w:tr w14:paraId="536BB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0" w:type="dxa"/>
            <w:vAlign w:val="center"/>
          </w:tcPr>
          <w:p w14:paraId="4165480B">
            <w:pPr>
              <w:pStyle w:val="502"/>
              <w:widowControl w:val="0"/>
              <w:adjustRightInd w:val="0"/>
              <w:snapToGrid w:val="0"/>
              <w:ind w:firstLine="0" w:firstLineChars="0"/>
              <w:rPr>
                <w:sz w:val="18"/>
                <w:szCs w:val="18"/>
              </w:rPr>
            </w:pPr>
            <w:r>
              <w:rPr>
                <w:rFonts w:hint="eastAsia"/>
                <w:sz w:val="18"/>
                <w:szCs w:val="18"/>
              </w:rPr>
              <w:t>U</w:t>
            </w:r>
            <w:r>
              <w:rPr>
                <w:sz w:val="18"/>
                <w:szCs w:val="18"/>
              </w:rPr>
              <w:t>L-OFDMA</w:t>
            </w:r>
            <w:r>
              <w:rPr>
                <w:rFonts w:hint="eastAsia"/>
                <w:sz w:val="18"/>
                <w:szCs w:val="18"/>
              </w:rPr>
              <w:t>帧</w:t>
            </w:r>
          </w:p>
        </w:tc>
        <w:tc>
          <w:tcPr>
            <w:tcW w:w="2551" w:type="dxa"/>
            <w:vAlign w:val="center"/>
          </w:tcPr>
          <w:p w14:paraId="30BDE541">
            <w:pPr>
              <w:pStyle w:val="502"/>
              <w:widowControl w:val="0"/>
              <w:adjustRightInd w:val="0"/>
              <w:snapToGrid w:val="0"/>
              <w:ind w:firstLine="0" w:firstLineChars="0"/>
              <w:rPr>
                <w:sz w:val="18"/>
                <w:szCs w:val="18"/>
              </w:rPr>
            </w:pPr>
            <w:r>
              <w:rPr>
                <w:rFonts w:hint="eastAsia"/>
                <w:sz w:val="18"/>
                <w:szCs w:val="18"/>
              </w:rPr>
              <w:t>P</w:t>
            </w:r>
            <w:r>
              <w:rPr>
                <w:sz w:val="18"/>
                <w:szCs w:val="18"/>
              </w:rPr>
              <w:t>REAM, FC, TF, PL</w:t>
            </w:r>
          </w:p>
        </w:tc>
        <w:tc>
          <w:tcPr>
            <w:tcW w:w="3680" w:type="dxa"/>
            <w:vAlign w:val="center"/>
          </w:tcPr>
          <w:p w14:paraId="751EB33E">
            <w:pPr>
              <w:pStyle w:val="502"/>
              <w:widowControl w:val="0"/>
              <w:adjustRightInd w:val="0"/>
              <w:snapToGrid w:val="0"/>
              <w:ind w:firstLine="0" w:firstLineChars="0"/>
              <w:rPr>
                <w:sz w:val="18"/>
                <w:szCs w:val="18"/>
              </w:rPr>
            </w:pPr>
            <w:r>
              <w:rPr>
                <w:rFonts w:hint="eastAsia"/>
                <w:sz w:val="18"/>
                <w:szCs w:val="18"/>
              </w:rPr>
              <w:t>上行OFDMA帧，多个站点同时给一个站点发送，每个站点只支持单流</w:t>
            </w:r>
          </w:p>
        </w:tc>
      </w:tr>
      <w:tr w14:paraId="3DE79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0" w:type="dxa"/>
            <w:vAlign w:val="center"/>
          </w:tcPr>
          <w:p w14:paraId="3242815A">
            <w:pPr>
              <w:pStyle w:val="502"/>
              <w:widowControl w:val="0"/>
              <w:adjustRightInd w:val="0"/>
              <w:snapToGrid w:val="0"/>
              <w:ind w:firstLine="0" w:firstLineChars="0"/>
              <w:rPr>
                <w:sz w:val="18"/>
                <w:szCs w:val="18"/>
              </w:rPr>
            </w:pPr>
            <w:r>
              <w:rPr>
                <w:rFonts w:hint="eastAsia"/>
                <w:sz w:val="18"/>
                <w:szCs w:val="18"/>
              </w:rPr>
              <w:t>U</w:t>
            </w:r>
            <w:r>
              <w:rPr>
                <w:sz w:val="18"/>
                <w:szCs w:val="18"/>
              </w:rPr>
              <w:t>L-OFDMA sack</w:t>
            </w:r>
            <w:r>
              <w:rPr>
                <w:rFonts w:hint="eastAsia"/>
                <w:sz w:val="18"/>
                <w:szCs w:val="18"/>
              </w:rPr>
              <w:t>帧</w:t>
            </w:r>
          </w:p>
        </w:tc>
        <w:tc>
          <w:tcPr>
            <w:tcW w:w="2551" w:type="dxa"/>
            <w:vAlign w:val="center"/>
          </w:tcPr>
          <w:p w14:paraId="67418796">
            <w:pPr>
              <w:pStyle w:val="502"/>
              <w:widowControl w:val="0"/>
              <w:adjustRightInd w:val="0"/>
              <w:snapToGrid w:val="0"/>
              <w:ind w:firstLine="0" w:firstLineChars="0"/>
              <w:rPr>
                <w:sz w:val="18"/>
                <w:szCs w:val="18"/>
              </w:rPr>
            </w:pPr>
            <w:r>
              <w:rPr>
                <w:rFonts w:hint="eastAsia"/>
                <w:sz w:val="18"/>
                <w:szCs w:val="18"/>
              </w:rPr>
              <w:t>P</w:t>
            </w:r>
            <w:r>
              <w:rPr>
                <w:sz w:val="18"/>
                <w:szCs w:val="18"/>
              </w:rPr>
              <w:t>REAM, FC, eFC</w:t>
            </w:r>
          </w:p>
        </w:tc>
        <w:tc>
          <w:tcPr>
            <w:tcW w:w="3680" w:type="dxa"/>
            <w:vAlign w:val="center"/>
          </w:tcPr>
          <w:p w14:paraId="40D7CB01">
            <w:pPr>
              <w:pStyle w:val="502"/>
              <w:widowControl w:val="0"/>
              <w:adjustRightInd w:val="0"/>
              <w:snapToGrid w:val="0"/>
              <w:ind w:firstLine="0" w:firstLineChars="0"/>
              <w:rPr>
                <w:sz w:val="18"/>
                <w:szCs w:val="18"/>
              </w:rPr>
            </w:pPr>
            <w:r>
              <w:rPr>
                <w:rFonts w:hint="eastAsia"/>
                <w:sz w:val="18"/>
                <w:szCs w:val="18"/>
              </w:rPr>
              <w:t>对UL</w:t>
            </w:r>
            <w:r>
              <w:rPr>
                <w:sz w:val="18"/>
                <w:szCs w:val="18"/>
              </w:rPr>
              <w:t>-OFDMA</w:t>
            </w:r>
            <w:r>
              <w:rPr>
                <w:rFonts w:hint="eastAsia"/>
                <w:sz w:val="18"/>
                <w:szCs w:val="18"/>
              </w:rPr>
              <w:t>的sack帧</w:t>
            </w:r>
          </w:p>
        </w:tc>
      </w:tr>
    </w:tbl>
    <w:p w14:paraId="1722BD08">
      <w:pPr>
        <w:ind w:firstLine="420"/>
      </w:pPr>
      <w:r>
        <w:rPr>
          <w:rFonts w:hint="eastAsia"/>
        </w:rPr>
        <w:t>为了提供与BPLC节点共存的能力，</w:t>
      </w:r>
      <w:del w:id="346" w:author="黄博阳" w:date="2026-03-02T11:23:05Z">
        <w:r>
          <w:rPr>
            <w:rFonts w:hint="eastAsia"/>
          </w:rPr>
          <w:delText>ISAC-PLC</w:delText>
        </w:r>
      </w:del>
      <w:ins w:id="347" w:author="黄博阳" w:date="2026-03-02T11:23:05Z">
        <w:r>
          <w:rPr>
            <w:rFonts w:hint="eastAsia"/>
            <w:lang w:eastAsia="zh-CN"/>
          </w:rPr>
          <w:t>SPLC</w:t>
        </w:r>
      </w:ins>
      <w:r>
        <w:rPr>
          <w:rFonts w:hint="eastAsia"/>
        </w:rPr>
        <w:t>的PREAM和FC占用相同的频段（兼容BPLC的频段），TF和PL可扩展到更宽的频段，TF和PL占用的频段在FC中指示。重新定义</w:t>
      </w:r>
      <w:del w:id="348" w:author="黄博阳" w:date="2026-03-02T11:23:05Z">
        <w:r>
          <w:rPr>
            <w:rFonts w:hint="eastAsia"/>
          </w:rPr>
          <w:delText>ISAC-PLC</w:delText>
        </w:r>
      </w:del>
      <w:ins w:id="349" w:author="黄博阳" w:date="2026-03-02T11:23:05Z">
        <w:r>
          <w:rPr>
            <w:rFonts w:hint="eastAsia"/>
            <w:lang w:eastAsia="zh-CN"/>
          </w:rPr>
          <w:t>SPLC</w:t>
        </w:r>
      </w:ins>
      <w:r>
        <w:rPr>
          <w:rFonts w:hint="eastAsia"/>
        </w:rPr>
        <w:t>帧的FC字段内容以携带MIMO训练帧/数据帧、Bitloading训练帧/数据帧和OFDMA帧所需的控制信息。DL-OFDMA数据帧和UL-OFDMA触发帧还带有扩展帧控制，携带多站点信息。</w:t>
      </w:r>
    </w:p>
    <w:p w14:paraId="7C0A5CF4">
      <w:pPr>
        <w:ind w:firstLine="420"/>
      </w:pPr>
      <w:r>
        <w:rPr>
          <w:rFonts w:hint="eastAsia"/>
        </w:rPr>
        <w:t>发射端可以在多个端口（相线）上同时发送。多个端口同时发送前导和帧控制时，第2、3个端口相对于第1个端口分别有4点和8点的时域循环移位（cyclic shift diversity）。时域循环移位的具体做法是：</w:t>
      </w:r>
    </w:p>
    <w:p w14:paraId="7049BD65">
      <w:pPr>
        <w:ind w:firstLine="420"/>
      </w:pPr>
      <w:r>
        <w:rPr>
          <w:rFonts w:hint="eastAsia"/>
        </w:rPr>
        <w:t>先对IFFT之后每个OFDM符号的1024个时域采样点做循环移位，即</w:t>
      </w:r>
      <w:r>
        <w:rPr>
          <w:rFonts w:hint="eastAsia"/>
          <w:highlight w:val="green"/>
        </w:rPr>
        <w:t>data_cyclic_shift[k]=data[(k-csd)</w:t>
      </w:r>
      <w:commentRangeStart w:id="7"/>
      <w:r>
        <w:rPr>
          <w:rFonts w:hint="eastAsia"/>
          <w:highlight w:val="green"/>
        </w:rPr>
        <w:t>%</w:t>
      </w:r>
      <w:commentRangeEnd w:id="7"/>
      <w:r>
        <w:commentReference w:id="7"/>
      </w:r>
      <w:r>
        <w:rPr>
          <w:rFonts w:hint="eastAsia"/>
          <w:highlight w:val="green"/>
        </w:rPr>
        <w:t>1024]，</w:t>
      </w:r>
      <w:r>
        <w:rPr>
          <w:rFonts w:hint="eastAsia"/>
        </w:rPr>
        <w:t>其中k=0,1,2…1023。csd是循环移位点数。完成循环移位之后再加循环前缀。</w:t>
      </w:r>
    </w:p>
    <w:p w14:paraId="21C22DF2">
      <w:pPr>
        <w:ind w:firstLine="420"/>
      </w:pPr>
      <w:r>
        <w:rPr>
          <w:rFonts w:hint="eastAsia"/>
        </w:rPr>
        <w:t>本节以一个端口上的帧结构为例画出示意图，其余端口上的帧结构是相同的。</w:t>
      </w:r>
      <w:r>
        <w:rPr>
          <w:rFonts w:hint="eastAsia"/>
        </w:rPr>
        <w:fldChar w:fldCharType="begin"/>
      </w:r>
      <w:r>
        <w:rPr>
          <w:rFonts w:hint="eastAsia"/>
        </w:rPr>
        <w:instrText xml:space="preserve"> REF _Ref200961008 \h </w:instrText>
      </w:r>
      <w:r>
        <w:rPr>
          <w:rFonts w:hint="eastAsia"/>
        </w:rPr>
        <w:fldChar w:fldCharType="separate"/>
      </w:r>
      <w:r>
        <w:rPr>
          <w:rFonts w:hint="eastAsia"/>
        </w:rPr>
        <w:t>图 4</w:t>
      </w:r>
      <w:r>
        <w:rPr>
          <w:rFonts w:hint="eastAsia"/>
        </w:rPr>
        <w:fldChar w:fldCharType="end"/>
      </w:r>
      <w:r>
        <w:rPr>
          <w:rFonts w:hint="eastAsia"/>
        </w:rPr>
        <w:t>到</w:t>
      </w:r>
      <w:r>
        <w:rPr>
          <w:rFonts w:hint="eastAsia"/>
        </w:rPr>
        <w:fldChar w:fldCharType="begin"/>
      </w:r>
      <w:r>
        <w:rPr>
          <w:rFonts w:hint="eastAsia"/>
        </w:rPr>
        <w:instrText xml:space="preserve"> REF _Ref200961012 \h </w:instrText>
      </w:r>
      <w:r>
        <w:rPr>
          <w:rFonts w:hint="eastAsia"/>
        </w:rPr>
        <w:fldChar w:fldCharType="separate"/>
      </w:r>
      <w:r>
        <w:rPr>
          <w:rFonts w:hint="eastAsia"/>
        </w:rPr>
        <w:t>图 10</w:t>
      </w:r>
      <w:r>
        <w:rPr>
          <w:rFonts w:hint="eastAsia"/>
        </w:rPr>
        <w:fldChar w:fldCharType="end"/>
      </w:r>
      <w:r>
        <w:rPr>
          <w:rFonts w:hint="eastAsia"/>
        </w:rPr>
        <w:t>中横轴方向表示时域，纵轴方向表示频域。</w:t>
      </w:r>
    </w:p>
    <w:p w14:paraId="38016C6E">
      <w:pPr>
        <w:pStyle w:val="513"/>
      </w:pPr>
      <w:r>
        <w:t>MIMO</w:t>
      </w:r>
      <w:r>
        <w:rPr>
          <w:rFonts w:hint="eastAsia"/>
        </w:rPr>
        <w:t>训练帧</w:t>
      </w:r>
    </w:p>
    <w:p w14:paraId="26B3EDAD">
      <w:pPr>
        <w:spacing w:after="313" w:afterLines="100"/>
        <w:ind w:firstLine="420"/>
      </w:pPr>
      <w:r>
        <w:rPr>
          <w:rFonts w:hint="eastAsia"/>
        </w:rPr>
        <w:t>MIMO训练帧的作用是MIMO信道探测，可用于确定</w:t>
      </w:r>
      <w:del w:id="350" w:author="黄博阳" w:date="2026-03-02T11:23:05Z">
        <w:r>
          <w:rPr>
            <w:rFonts w:hint="eastAsia"/>
          </w:rPr>
          <w:delText>ISAC-PLC</w:delText>
        </w:r>
      </w:del>
      <w:ins w:id="351" w:author="黄博阳" w:date="2026-03-02T11:23:05Z">
        <w:r>
          <w:rPr>
            <w:rFonts w:hint="eastAsia"/>
            <w:lang w:eastAsia="zh-CN"/>
          </w:rPr>
          <w:t>SPLC</w:t>
        </w:r>
      </w:ins>
      <w:r>
        <w:rPr>
          <w:rFonts w:hint="eastAsia"/>
        </w:rPr>
        <w:t>帧的可用频段和OFDMA的RU SNR。帧结构如</w:t>
      </w:r>
      <w:r>
        <w:fldChar w:fldCharType="begin"/>
      </w:r>
      <w:r>
        <w:instrText xml:space="preserve"> REF _Ref200961008 \h </w:instrText>
      </w:r>
      <w:r>
        <w:fldChar w:fldCharType="separate"/>
      </w:r>
      <w:r>
        <w:rPr>
          <w:rFonts w:hint="eastAsia"/>
        </w:rPr>
        <w:t>图 4</w:t>
      </w:r>
      <w:r>
        <w:fldChar w:fldCharType="end"/>
      </w:r>
      <w:r>
        <w:rPr>
          <w:rFonts w:hint="eastAsia"/>
        </w:rPr>
        <w:t>所示：</w:t>
      </w:r>
    </w:p>
    <w:p w14:paraId="49B25116">
      <w:pPr>
        <w:keepNext/>
        <w:autoSpaceDE w:val="0"/>
        <w:autoSpaceDN w:val="0"/>
        <w:adjustRightInd w:val="0"/>
        <w:spacing w:line="360" w:lineRule="auto"/>
        <w:ind w:firstLine="0" w:firstLineChars="0"/>
        <w:jc w:val="center"/>
      </w:pPr>
      <w:r>
        <w:drawing>
          <wp:inline distT="0" distB="0" distL="0" distR="0">
            <wp:extent cx="2750820" cy="1051560"/>
            <wp:effectExtent l="0" t="0" r="11430" b="1524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33"/>
                    <a:stretch>
                      <a:fillRect/>
                    </a:stretch>
                  </pic:blipFill>
                  <pic:spPr>
                    <a:xfrm>
                      <a:off x="0" y="0"/>
                      <a:ext cx="2751058" cy="1051651"/>
                    </a:xfrm>
                    <a:prstGeom prst="rect">
                      <a:avLst/>
                    </a:prstGeom>
                  </pic:spPr>
                </pic:pic>
              </a:graphicData>
            </a:graphic>
          </wp:inline>
        </w:drawing>
      </w:r>
    </w:p>
    <w:p w14:paraId="792BC99E">
      <w:pPr>
        <w:pStyle w:val="17"/>
        <w:rPr>
          <w:rFonts w:hint="eastAsia" w:ascii="黑体" w:hAnsi="黑体" w:cs="黑体"/>
          <w:snapToGrid w:val="0"/>
          <w:kern w:val="0"/>
          <w:szCs w:val="21"/>
        </w:rPr>
      </w:pPr>
      <w:bookmarkStart w:id="99" w:name="_Ref200961008"/>
      <w:bookmarkStart w:id="100" w:name="_Ref220688087"/>
      <w:r>
        <w:rPr>
          <w:rFonts w:hint="eastAsia" w:ascii="黑体" w:hAnsi="黑体" w:cs="黑体"/>
        </w:rPr>
        <w:t xml:space="preserve">图 </w:t>
      </w:r>
      <w:r>
        <w:rPr>
          <w:rFonts w:hint="eastAsia" w:ascii="黑体" w:hAnsi="黑体" w:cs="黑体"/>
        </w:rPr>
        <w:fldChar w:fldCharType="begin"/>
      </w:r>
      <w:r>
        <w:rPr>
          <w:rFonts w:hint="eastAsia" w:ascii="黑体" w:hAnsi="黑体" w:cs="黑体"/>
        </w:rPr>
        <w:instrText xml:space="preserve"> SEQ 图 \* ARABIC </w:instrText>
      </w:r>
      <w:r>
        <w:rPr>
          <w:rFonts w:hint="eastAsia" w:ascii="黑体" w:hAnsi="黑体" w:cs="黑体"/>
        </w:rPr>
        <w:fldChar w:fldCharType="separate"/>
      </w:r>
      <w:r>
        <w:rPr>
          <w:rFonts w:hint="eastAsia" w:ascii="黑体" w:hAnsi="黑体" w:cs="黑体"/>
        </w:rPr>
        <w:t>4</w:t>
      </w:r>
      <w:r>
        <w:rPr>
          <w:rFonts w:hint="eastAsia" w:ascii="黑体" w:hAnsi="黑体" w:cs="黑体"/>
        </w:rPr>
        <w:fldChar w:fldCharType="end"/>
      </w:r>
      <w:bookmarkEnd w:id="99"/>
      <w:r>
        <w:rPr>
          <w:rFonts w:hint="eastAsia" w:ascii="黑体" w:hAnsi="黑体" w:cs="黑体"/>
        </w:rPr>
        <w:t xml:space="preserve"> MIMO训练帧结构</w:t>
      </w:r>
      <w:bookmarkEnd w:id="100"/>
    </w:p>
    <w:p w14:paraId="015F2FD2">
      <w:pPr>
        <w:pStyle w:val="513"/>
      </w:pPr>
      <w:r>
        <w:rPr>
          <w:rFonts w:hint="eastAsia"/>
        </w:rPr>
        <w:t>MIMO数据帧</w:t>
      </w:r>
    </w:p>
    <w:p w14:paraId="0F50C9CA">
      <w:pPr>
        <w:spacing w:after="313" w:afterLines="100"/>
        <w:ind w:firstLine="420"/>
      </w:pPr>
      <w:r>
        <w:rPr>
          <w:rFonts w:hint="eastAsia"/>
        </w:rPr>
        <w:t>MIMO数据帧结构如</w:t>
      </w:r>
      <w:r>
        <w:fldChar w:fldCharType="begin"/>
      </w:r>
      <w:r>
        <w:instrText xml:space="preserve"> </w:instrText>
      </w:r>
      <w:r>
        <w:rPr>
          <w:rFonts w:hint="eastAsia"/>
        </w:rPr>
        <w:instrText xml:space="preserve">REF _Ref220688098 \h</w:instrText>
      </w:r>
      <w:r>
        <w:instrText xml:space="preserve"> </w:instrText>
      </w:r>
      <w:r>
        <w:fldChar w:fldCharType="separate"/>
      </w:r>
      <w:r>
        <w:rPr>
          <w:rFonts w:hint="eastAsia"/>
        </w:rPr>
        <w:t>图 5</w:t>
      </w:r>
      <w:r>
        <w:fldChar w:fldCharType="end"/>
      </w:r>
      <w:r>
        <w:rPr>
          <w:rFonts w:hint="eastAsia"/>
        </w:rPr>
        <w:t>所示：</w:t>
      </w:r>
    </w:p>
    <w:p w14:paraId="173871AB">
      <w:pPr>
        <w:keepNext/>
        <w:autoSpaceDE w:val="0"/>
        <w:autoSpaceDN w:val="0"/>
        <w:adjustRightInd w:val="0"/>
        <w:spacing w:line="360" w:lineRule="auto"/>
        <w:ind w:firstLine="0" w:firstLineChars="0"/>
        <w:jc w:val="center"/>
      </w:pPr>
      <w:r>
        <w:drawing>
          <wp:inline distT="0" distB="0" distL="0" distR="0">
            <wp:extent cx="4587240" cy="1051560"/>
            <wp:effectExtent l="0" t="0" r="3810" b="1524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34"/>
                    <a:stretch>
                      <a:fillRect/>
                    </a:stretch>
                  </pic:blipFill>
                  <pic:spPr>
                    <a:xfrm>
                      <a:off x="0" y="0"/>
                      <a:ext cx="4587638" cy="1051651"/>
                    </a:xfrm>
                    <a:prstGeom prst="rect">
                      <a:avLst/>
                    </a:prstGeom>
                  </pic:spPr>
                </pic:pic>
              </a:graphicData>
            </a:graphic>
          </wp:inline>
        </w:drawing>
      </w:r>
    </w:p>
    <w:p w14:paraId="7B76D460">
      <w:pPr>
        <w:pStyle w:val="17"/>
        <w:rPr>
          <w:rFonts w:hint="eastAsia" w:ascii="黑体" w:hAnsi="黑体" w:cs="黑体"/>
          <w:snapToGrid w:val="0"/>
          <w:kern w:val="0"/>
          <w:szCs w:val="21"/>
        </w:rPr>
      </w:pPr>
      <w:bookmarkStart w:id="101" w:name="_Ref220688098"/>
      <w:r>
        <w:rPr>
          <w:rFonts w:hint="eastAsia" w:ascii="黑体" w:hAnsi="黑体" w:cs="黑体"/>
        </w:rPr>
        <w:t xml:space="preserve">图 </w:t>
      </w:r>
      <w:r>
        <w:rPr>
          <w:rFonts w:hint="eastAsia" w:ascii="黑体" w:hAnsi="黑体" w:cs="黑体"/>
        </w:rPr>
        <w:fldChar w:fldCharType="begin"/>
      </w:r>
      <w:r>
        <w:rPr>
          <w:rFonts w:hint="eastAsia" w:ascii="黑体" w:hAnsi="黑体" w:cs="黑体"/>
        </w:rPr>
        <w:instrText xml:space="preserve"> SEQ 图 \* ARABIC </w:instrText>
      </w:r>
      <w:r>
        <w:rPr>
          <w:rFonts w:hint="eastAsia" w:ascii="黑体" w:hAnsi="黑体" w:cs="黑体"/>
        </w:rPr>
        <w:fldChar w:fldCharType="separate"/>
      </w:r>
      <w:r>
        <w:rPr>
          <w:rFonts w:hint="eastAsia" w:ascii="黑体" w:hAnsi="黑体" w:cs="黑体"/>
        </w:rPr>
        <w:t>5</w:t>
      </w:r>
      <w:r>
        <w:rPr>
          <w:rFonts w:hint="eastAsia" w:ascii="黑体" w:hAnsi="黑体" w:cs="黑体"/>
        </w:rPr>
        <w:fldChar w:fldCharType="end"/>
      </w:r>
      <w:bookmarkEnd w:id="101"/>
      <w:r>
        <w:rPr>
          <w:rFonts w:hint="eastAsia" w:ascii="黑体" w:hAnsi="黑体" w:cs="黑体"/>
        </w:rPr>
        <w:t xml:space="preserve"> MIMO数据帧结构</w:t>
      </w:r>
    </w:p>
    <w:p w14:paraId="21DCF21E">
      <w:pPr>
        <w:ind w:firstLine="420"/>
      </w:pPr>
      <w:r>
        <w:rPr>
          <w:rFonts w:hint="eastAsia"/>
        </w:rPr>
        <w:t>PL符号的各子载波调制方式相同，其分集拷贝模式在</w:t>
      </w:r>
      <w:r>
        <w:rPr>
          <w:rFonts w:hint="eastAsia"/>
        </w:rPr>
        <w:fldChar w:fldCharType="begin"/>
      </w:r>
      <w:r>
        <w:rPr>
          <w:rFonts w:hint="eastAsia"/>
        </w:rPr>
        <w:instrText xml:space="preserve"> REF _Ref200037472 \h </w:instrText>
      </w:r>
      <w:r>
        <w:rPr>
          <w:rFonts w:hint="eastAsia"/>
        </w:rPr>
        <w:fldChar w:fldCharType="separate"/>
      </w:r>
      <w:r>
        <w:rPr>
          <w:rFonts w:hint="eastAsia"/>
        </w:rPr>
        <w:t>表 13</w:t>
      </w:r>
      <w:r>
        <w:rPr>
          <w:rFonts w:hint="eastAsia"/>
        </w:rPr>
        <w:fldChar w:fldCharType="end"/>
      </w:r>
      <w:r>
        <w:rPr>
          <w:rFonts w:hint="eastAsia"/>
        </w:rPr>
        <w:t>中定义。TF和PL可以扩展到比FC更宽的频段，用FC中的“PL频段标识”字段指示，PL可支持1流或2流。</w:t>
      </w:r>
    </w:p>
    <w:p w14:paraId="707C2127">
      <w:pPr>
        <w:pStyle w:val="513"/>
      </w:pPr>
      <w:r>
        <w:rPr>
          <w:rFonts w:hint="eastAsia"/>
        </w:rPr>
        <w:t>Bitloading训练帧</w:t>
      </w:r>
    </w:p>
    <w:p w14:paraId="53100B5C">
      <w:pPr>
        <w:spacing w:after="313" w:afterLines="100"/>
        <w:ind w:firstLine="420"/>
      </w:pPr>
      <w:r>
        <w:rPr>
          <w:rFonts w:hint="eastAsia"/>
        </w:rPr>
        <w:t>Bitloading训练帧结构如</w:t>
      </w:r>
      <w:r>
        <w:fldChar w:fldCharType="begin"/>
      </w:r>
      <w:r>
        <w:instrText xml:space="preserve"> </w:instrText>
      </w:r>
      <w:r>
        <w:rPr>
          <w:rFonts w:hint="eastAsia"/>
        </w:rPr>
        <w:instrText xml:space="preserve">REF _Ref220688108 \h</w:instrText>
      </w:r>
      <w:r>
        <w:instrText xml:space="preserve"> </w:instrText>
      </w:r>
      <w:r>
        <w:fldChar w:fldCharType="separate"/>
      </w:r>
      <w:r>
        <w:rPr>
          <w:rFonts w:hint="eastAsia"/>
        </w:rPr>
        <w:t>图 6</w:t>
      </w:r>
      <w:r>
        <w:fldChar w:fldCharType="end"/>
      </w:r>
      <w:r>
        <w:rPr>
          <w:rFonts w:hint="eastAsia"/>
        </w:rPr>
        <w:t>所示：</w:t>
      </w:r>
    </w:p>
    <w:p w14:paraId="1542EBB3">
      <w:pPr>
        <w:keepNext/>
        <w:autoSpaceDE w:val="0"/>
        <w:autoSpaceDN w:val="0"/>
        <w:adjustRightInd w:val="0"/>
        <w:spacing w:line="360" w:lineRule="auto"/>
        <w:ind w:firstLine="0" w:firstLineChars="0"/>
        <w:jc w:val="center"/>
      </w:pPr>
      <w:r>
        <w:drawing>
          <wp:inline distT="0" distB="0" distL="0" distR="0">
            <wp:extent cx="4587240" cy="1051560"/>
            <wp:effectExtent l="0" t="0" r="3810" b="1524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35"/>
                    <a:stretch>
                      <a:fillRect/>
                    </a:stretch>
                  </pic:blipFill>
                  <pic:spPr>
                    <a:xfrm>
                      <a:off x="0" y="0"/>
                      <a:ext cx="4587638" cy="1051651"/>
                    </a:xfrm>
                    <a:prstGeom prst="rect">
                      <a:avLst/>
                    </a:prstGeom>
                  </pic:spPr>
                </pic:pic>
              </a:graphicData>
            </a:graphic>
          </wp:inline>
        </w:drawing>
      </w:r>
    </w:p>
    <w:p w14:paraId="4712E04C">
      <w:pPr>
        <w:pStyle w:val="17"/>
        <w:rPr>
          <w:rFonts w:hint="eastAsia" w:ascii="黑体" w:hAnsi="黑体" w:cs="黑体"/>
        </w:rPr>
      </w:pPr>
      <w:bookmarkStart w:id="102" w:name="_Ref220688108"/>
      <w:r>
        <w:rPr>
          <w:rFonts w:hint="eastAsia" w:ascii="黑体" w:hAnsi="黑体" w:cs="黑体"/>
        </w:rPr>
        <w:t xml:space="preserve">图 </w:t>
      </w:r>
      <w:r>
        <w:rPr>
          <w:rFonts w:hint="eastAsia" w:ascii="黑体" w:hAnsi="黑体" w:cs="黑体"/>
        </w:rPr>
        <w:fldChar w:fldCharType="begin"/>
      </w:r>
      <w:r>
        <w:rPr>
          <w:rFonts w:hint="eastAsia" w:ascii="黑体" w:hAnsi="黑体" w:cs="黑体"/>
        </w:rPr>
        <w:instrText xml:space="preserve"> SEQ 图 \* ARABIC </w:instrText>
      </w:r>
      <w:r>
        <w:rPr>
          <w:rFonts w:hint="eastAsia" w:ascii="黑体" w:hAnsi="黑体" w:cs="黑体"/>
        </w:rPr>
        <w:fldChar w:fldCharType="separate"/>
      </w:r>
      <w:r>
        <w:rPr>
          <w:rFonts w:hint="eastAsia" w:ascii="黑体" w:hAnsi="黑体" w:cs="黑体"/>
        </w:rPr>
        <w:t>6</w:t>
      </w:r>
      <w:r>
        <w:rPr>
          <w:rFonts w:hint="eastAsia" w:ascii="黑体" w:hAnsi="黑体" w:cs="黑体"/>
        </w:rPr>
        <w:fldChar w:fldCharType="end"/>
      </w:r>
      <w:bookmarkEnd w:id="102"/>
      <w:r>
        <w:rPr>
          <w:rFonts w:hint="eastAsia" w:ascii="黑体" w:hAnsi="黑体" w:cs="黑体"/>
        </w:rPr>
        <w:t xml:space="preserve"> Bitloading训练帧结构</w:t>
      </w:r>
    </w:p>
    <w:p w14:paraId="2A33F8DD">
      <w:pPr>
        <w:ind w:firstLine="420"/>
      </w:pPr>
      <w:r>
        <w:rPr>
          <w:rFonts w:hint="eastAsia"/>
        </w:rPr>
        <w:t>Bitloading训练帧的TF和PL占用的频段由FC中的“PL频段标识”指示。Bitloading训练帧的PL用预定义的BPSK伪随机序列填充。PL可支持1流或2流。第1流的比特和第2流的比特分别用一个如</w:t>
      </w:r>
      <w:r>
        <w:rPr>
          <w:rFonts w:hint="eastAsia"/>
        </w:rPr>
        <w:fldChar w:fldCharType="begin"/>
      </w:r>
      <w:r>
        <w:rPr>
          <w:rFonts w:hint="eastAsia"/>
        </w:rPr>
        <w:instrText xml:space="preserve"> REF _Ref28736 \n \h </w:instrText>
      </w:r>
      <w:r>
        <w:rPr>
          <w:rFonts w:hint="eastAsia"/>
        </w:rPr>
        <w:fldChar w:fldCharType="separate"/>
      </w:r>
      <w:r>
        <w:t>5.6.2</w:t>
      </w:r>
      <w:r>
        <w:rPr>
          <w:rFonts w:hint="eastAsia"/>
        </w:rPr>
        <w:fldChar w:fldCharType="end"/>
      </w:r>
      <w:r>
        <w:rPr>
          <w:rFonts w:hint="eastAsia"/>
        </w:rPr>
        <w:t>节所述的伪随机比特发生器产生。第1流对应的伪随机比特发生器的初始值为[1111111111]，第2流对应的伪随机比特发生器的初始值为[0000000001]。产生的伪随机比特按有效子载波频率从低到高、OFDM符号下标从小到大依次填充。</w:t>
      </w:r>
    </w:p>
    <w:p w14:paraId="20BE4940">
      <w:pPr>
        <w:pStyle w:val="513"/>
      </w:pPr>
      <w:r>
        <w:t>Bitloading</w:t>
      </w:r>
      <w:r>
        <w:rPr>
          <w:rFonts w:hint="eastAsia"/>
        </w:rPr>
        <w:t>数据帧</w:t>
      </w:r>
    </w:p>
    <w:p w14:paraId="4528706A">
      <w:pPr>
        <w:spacing w:after="313" w:afterLines="100"/>
        <w:ind w:firstLine="420"/>
      </w:pPr>
      <w:r>
        <w:rPr>
          <w:rFonts w:hint="eastAsia"/>
        </w:rPr>
        <w:t>Bitloading帧的结构如</w:t>
      </w:r>
      <w:r>
        <w:fldChar w:fldCharType="begin"/>
      </w:r>
      <w:r>
        <w:instrText xml:space="preserve"> </w:instrText>
      </w:r>
      <w:r>
        <w:rPr>
          <w:rFonts w:hint="eastAsia"/>
        </w:rPr>
        <w:instrText xml:space="preserve">REF _Ref220688132 \h</w:instrText>
      </w:r>
      <w:r>
        <w:instrText xml:space="preserve"> </w:instrText>
      </w:r>
      <w:r>
        <w:fldChar w:fldCharType="separate"/>
      </w:r>
      <w:r>
        <w:rPr>
          <w:rFonts w:hint="eastAsia"/>
        </w:rPr>
        <w:t>图 7</w:t>
      </w:r>
      <w:r>
        <w:fldChar w:fldCharType="end"/>
      </w:r>
      <w:r>
        <w:rPr>
          <w:rFonts w:hint="eastAsia"/>
        </w:rPr>
        <w:t>所示：</w:t>
      </w:r>
    </w:p>
    <w:p w14:paraId="5629BF46">
      <w:pPr>
        <w:pStyle w:val="49"/>
        <w:keepNext/>
        <w:ind w:firstLine="0" w:firstLineChars="0"/>
        <w:jc w:val="center"/>
      </w:pPr>
      <w:r>
        <w:drawing>
          <wp:inline distT="0" distB="0" distL="0" distR="0">
            <wp:extent cx="4587240" cy="1051560"/>
            <wp:effectExtent l="0" t="0" r="3810" b="1524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36"/>
                    <a:stretch>
                      <a:fillRect/>
                    </a:stretch>
                  </pic:blipFill>
                  <pic:spPr>
                    <a:xfrm>
                      <a:off x="0" y="0"/>
                      <a:ext cx="4587638" cy="1051651"/>
                    </a:xfrm>
                    <a:prstGeom prst="rect">
                      <a:avLst/>
                    </a:prstGeom>
                  </pic:spPr>
                </pic:pic>
              </a:graphicData>
            </a:graphic>
          </wp:inline>
        </w:drawing>
      </w:r>
    </w:p>
    <w:p w14:paraId="63C4D78C">
      <w:pPr>
        <w:pStyle w:val="17"/>
        <w:rPr>
          <w:rFonts w:hint="eastAsia" w:ascii="黑体" w:hAnsi="黑体" w:cs="黑体"/>
        </w:rPr>
      </w:pPr>
      <w:bookmarkStart w:id="103" w:name="_Ref220688132"/>
      <w:r>
        <w:rPr>
          <w:rFonts w:hint="eastAsia" w:ascii="黑体" w:hAnsi="黑体" w:cs="黑体"/>
        </w:rPr>
        <w:t xml:space="preserve">图 </w:t>
      </w:r>
      <w:r>
        <w:rPr>
          <w:rFonts w:hint="eastAsia" w:ascii="黑体" w:hAnsi="黑体" w:cs="黑体"/>
        </w:rPr>
        <w:fldChar w:fldCharType="begin"/>
      </w:r>
      <w:r>
        <w:rPr>
          <w:rFonts w:hint="eastAsia" w:ascii="黑体" w:hAnsi="黑体" w:cs="黑体"/>
        </w:rPr>
        <w:instrText xml:space="preserve"> SEQ 图 \* ARABIC </w:instrText>
      </w:r>
      <w:r>
        <w:rPr>
          <w:rFonts w:hint="eastAsia" w:ascii="黑体" w:hAnsi="黑体" w:cs="黑体"/>
        </w:rPr>
        <w:fldChar w:fldCharType="separate"/>
      </w:r>
      <w:r>
        <w:rPr>
          <w:rFonts w:hint="eastAsia" w:ascii="黑体" w:hAnsi="黑体" w:cs="黑体"/>
        </w:rPr>
        <w:t>7</w:t>
      </w:r>
      <w:r>
        <w:rPr>
          <w:rFonts w:hint="eastAsia" w:ascii="黑体" w:hAnsi="黑体" w:cs="黑体"/>
        </w:rPr>
        <w:fldChar w:fldCharType="end"/>
      </w:r>
      <w:bookmarkEnd w:id="103"/>
      <w:r>
        <w:rPr>
          <w:rFonts w:hint="eastAsia" w:ascii="黑体" w:hAnsi="黑体" w:cs="黑体"/>
        </w:rPr>
        <w:t xml:space="preserve"> Bitloading数据帧结构</w:t>
      </w:r>
    </w:p>
    <w:p w14:paraId="53F9F5A8">
      <w:pPr>
        <w:ind w:firstLine="420"/>
      </w:pPr>
      <w:r>
        <w:rPr>
          <w:rFonts w:hint="eastAsia"/>
        </w:rPr>
        <w:t>Bitloading数据帧PL每个子载波的调制方式由比特加载表确定。Bitloading数据帧的PL支持1流或2流。</w:t>
      </w:r>
    </w:p>
    <w:p w14:paraId="148FF409">
      <w:pPr>
        <w:ind w:firstLine="420"/>
      </w:pPr>
      <w:r>
        <w:rPr>
          <w:rFonts w:hint="eastAsia"/>
        </w:rPr>
        <w:t>Bitloading数据帧与Bitloading训练帧的结构相同，PL承载业务数据。Bitloading数据帧的每子载波的发射功率，和Bitloading训练帧相同。</w:t>
      </w:r>
    </w:p>
    <w:p w14:paraId="7AC0D58D">
      <w:pPr>
        <w:pStyle w:val="513"/>
      </w:pPr>
      <w:r>
        <w:rPr>
          <w:rFonts w:hint="eastAsia"/>
        </w:rPr>
        <w:t>D</w:t>
      </w:r>
      <w:r>
        <w:t>L-OFDMA</w:t>
      </w:r>
      <w:r>
        <w:rPr>
          <w:rFonts w:hint="eastAsia"/>
        </w:rPr>
        <w:t>数据帧</w:t>
      </w:r>
    </w:p>
    <w:p w14:paraId="16A3DD9F">
      <w:pPr>
        <w:spacing w:after="313" w:afterLines="100"/>
        <w:ind w:firstLine="420"/>
      </w:pPr>
      <w:r>
        <w:rPr>
          <w:rFonts w:hint="eastAsia"/>
        </w:rPr>
        <w:t>DL-OFDMA帧结构如</w:t>
      </w:r>
      <w:r>
        <w:fldChar w:fldCharType="begin"/>
      </w:r>
      <w:r>
        <w:instrText xml:space="preserve"> </w:instrText>
      </w:r>
      <w:r>
        <w:rPr>
          <w:rFonts w:hint="eastAsia"/>
        </w:rPr>
        <w:instrText xml:space="preserve">REF _Ref220688139 \h</w:instrText>
      </w:r>
      <w:r>
        <w:instrText xml:space="preserve"> </w:instrText>
      </w:r>
      <w:r>
        <w:fldChar w:fldCharType="separate"/>
      </w:r>
      <w:r>
        <w:rPr>
          <w:rFonts w:hint="eastAsia"/>
        </w:rPr>
        <w:t>图 8</w:t>
      </w:r>
      <w:r>
        <w:fldChar w:fldCharType="end"/>
      </w:r>
      <w:r>
        <w:rPr>
          <w:rFonts w:hint="eastAsia"/>
        </w:rPr>
        <w:t>所示：</w:t>
      </w:r>
    </w:p>
    <w:p w14:paraId="457CF98B">
      <w:pPr>
        <w:keepNext/>
        <w:autoSpaceDE w:val="0"/>
        <w:autoSpaceDN w:val="0"/>
        <w:adjustRightInd w:val="0"/>
        <w:spacing w:line="360" w:lineRule="auto"/>
        <w:ind w:firstLine="0" w:firstLineChars="0"/>
        <w:jc w:val="center"/>
      </w:pPr>
      <w:r>
        <w:drawing>
          <wp:inline distT="0" distB="0" distL="0" distR="0">
            <wp:extent cx="5882640" cy="1158240"/>
            <wp:effectExtent l="0" t="0" r="3810"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37"/>
                    <a:stretch>
                      <a:fillRect/>
                    </a:stretch>
                  </pic:blipFill>
                  <pic:spPr>
                    <a:xfrm>
                      <a:off x="0" y="0"/>
                      <a:ext cx="5883150" cy="1158340"/>
                    </a:xfrm>
                    <a:prstGeom prst="rect">
                      <a:avLst/>
                    </a:prstGeom>
                  </pic:spPr>
                </pic:pic>
              </a:graphicData>
            </a:graphic>
          </wp:inline>
        </w:drawing>
      </w:r>
    </w:p>
    <w:p w14:paraId="0B448483">
      <w:pPr>
        <w:pStyle w:val="17"/>
        <w:rPr>
          <w:rFonts w:hint="eastAsia" w:ascii="黑体" w:hAnsi="黑体" w:cs="黑体"/>
        </w:rPr>
      </w:pPr>
      <w:bookmarkStart w:id="104" w:name="_Ref220688139"/>
      <w:r>
        <w:rPr>
          <w:rFonts w:hint="eastAsia" w:ascii="黑体" w:hAnsi="黑体" w:cs="黑体"/>
        </w:rPr>
        <w:t xml:space="preserve">图 </w:t>
      </w:r>
      <w:r>
        <w:rPr>
          <w:rFonts w:hint="eastAsia" w:ascii="黑体" w:hAnsi="黑体" w:cs="黑体"/>
        </w:rPr>
        <w:fldChar w:fldCharType="begin"/>
      </w:r>
      <w:r>
        <w:rPr>
          <w:rFonts w:hint="eastAsia" w:ascii="黑体" w:hAnsi="黑体" w:cs="黑体"/>
        </w:rPr>
        <w:instrText xml:space="preserve"> SEQ 图 \* ARABIC </w:instrText>
      </w:r>
      <w:r>
        <w:rPr>
          <w:rFonts w:hint="eastAsia" w:ascii="黑体" w:hAnsi="黑体" w:cs="黑体"/>
        </w:rPr>
        <w:fldChar w:fldCharType="separate"/>
      </w:r>
      <w:r>
        <w:rPr>
          <w:rFonts w:hint="eastAsia" w:ascii="黑体" w:hAnsi="黑体" w:cs="黑体"/>
        </w:rPr>
        <w:t>8</w:t>
      </w:r>
      <w:r>
        <w:rPr>
          <w:rFonts w:hint="eastAsia" w:ascii="黑体" w:hAnsi="黑体" w:cs="黑体"/>
        </w:rPr>
        <w:fldChar w:fldCharType="end"/>
      </w:r>
      <w:bookmarkEnd w:id="104"/>
      <w:r>
        <w:rPr>
          <w:rFonts w:hint="eastAsia" w:ascii="黑体" w:hAnsi="黑体" w:cs="黑体"/>
        </w:rPr>
        <w:t xml:space="preserve"> DL-OFDMA帧结构</w:t>
      </w:r>
    </w:p>
    <w:p w14:paraId="647549A0">
      <w:pPr>
        <w:ind w:firstLine="420"/>
      </w:pPr>
      <w:r>
        <w:rPr>
          <w:rFonts w:hint="eastAsia"/>
        </w:rPr>
        <w:t>DL-OFDMA帧最多支持同时给4个站点发送。前导、帧控制和扩展帧控制（eFC）在BPLC的工作频段上发送，不同站点的TF和PL分别占据不同的RU。eFC中包括和多个站点相关的信息，包括RU、TMI、PB大小和个数等。DL-OFDMA帧的PL符号数为各站点根据TMI、PB大小和个数计算出的PL符号数的最大值。当某站点计算出的符号数小于该最大符号数时，剩余符号用伪随机比特填充。伪随机填充比特的产生方法见</w:t>
      </w:r>
      <w:r>
        <w:rPr>
          <w:rFonts w:hint="eastAsia"/>
        </w:rPr>
        <w:fldChar w:fldCharType="begin"/>
      </w:r>
      <w:r>
        <w:rPr>
          <w:rFonts w:hint="eastAsia"/>
        </w:rPr>
        <w:instrText xml:space="preserve"> REF _Ref212478437 \n \h </w:instrText>
      </w:r>
      <w:r>
        <w:rPr>
          <w:rFonts w:hint="eastAsia"/>
        </w:rPr>
        <w:fldChar w:fldCharType="separate"/>
      </w:r>
      <w:r>
        <w:t>5.6.4</w:t>
      </w:r>
      <w:r>
        <w:rPr>
          <w:rFonts w:hint="eastAsia"/>
        </w:rPr>
        <w:fldChar w:fldCharType="end"/>
      </w:r>
      <w:r>
        <w:rPr>
          <w:rFonts w:hint="eastAsia"/>
        </w:rPr>
        <w:t>节。</w:t>
      </w:r>
    </w:p>
    <w:p w14:paraId="57851427">
      <w:pPr>
        <w:ind w:firstLine="420"/>
      </w:pPr>
      <w:r>
        <w:rPr>
          <w:rFonts w:hint="eastAsia"/>
        </w:rPr>
        <w:t>OFDMA帧的物理块大小支持PB72和PB136。</w:t>
      </w:r>
    </w:p>
    <w:p w14:paraId="4173C37F">
      <w:pPr>
        <w:pStyle w:val="513"/>
      </w:pPr>
      <w:r>
        <w:rPr>
          <w:rFonts w:hint="eastAsia"/>
        </w:rPr>
        <w:t>U</w:t>
      </w:r>
      <w:r>
        <w:t>L-OFDMA</w:t>
      </w:r>
      <w:r>
        <w:rPr>
          <w:rFonts w:hint="eastAsia"/>
        </w:rPr>
        <w:t>触发帧</w:t>
      </w:r>
    </w:p>
    <w:p w14:paraId="6814BEEA">
      <w:pPr>
        <w:spacing w:after="313" w:afterLines="100"/>
        <w:ind w:firstLine="420"/>
      </w:pPr>
      <w:r>
        <w:rPr>
          <w:rFonts w:hint="eastAsia"/>
        </w:rPr>
        <w:t>UL-OFDMA触发（trigger）帧结构如</w:t>
      </w:r>
      <w:r>
        <w:fldChar w:fldCharType="begin"/>
      </w:r>
      <w:r>
        <w:instrText xml:space="preserve"> </w:instrText>
      </w:r>
      <w:r>
        <w:rPr>
          <w:rFonts w:hint="eastAsia"/>
        </w:rPr>
        <w:instrText xml:space="preserve">REF _Ref198910213 \h</w:instrText>
      </w:r>
      <w:r>
        <w:instrText xml:space="preserve"> </w:instrText>
      </w:r>
      <w:r>
        <w:fldChar w:fldCharType="separate"/>
      </w:r>
      <w:r>
        <w:rPr>
          <w:rFonts w:hint="eastAsia"/>
        </w:rPr>
        <w:t>图 9</w:t>
      </w:r>
      <w:r>
        <w:fldChar w:fldCharType="end"/>
      </w:r>
      <w:r>
        <w:t>所示</w:t>
      </w:r>
      <w:r>
        <w:rPr>
          <w:rFonts w:hint="eastAsia"/>
        </w:rPr>
        <w:t>：</w:t>
      </w:r>
    </w:p>
    <w:p w14:paraId="6D7DABE6">
      <w:pPr>
        <w:pStyle w:val="49"/>
        <w:ind w:firstLine="422"/>
        <w:jc w:val="center"/>
      </w:pPr>
      <w:r>
        <w:drawing>
          <wp:inline distT="0" distB="0" distL="0" distR="0">
            <wp:extent cx="2948940" cy="304800"/>
            <wp:effectExtent l="0" t="0" r="381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38"/>
                    <a:stretch>
                      <a:fillRect/>
                    </a:stretch>
                  </pic:blipFill>
                  <pic:spPr>
                    <a:xfrm>
                      <a:off x="0" y="0"/>
                      <a:ext cx="2949196" cy="304826"/>
                    </a:xfrm>
                    <a:prstGeom prst="rect">
                      <a:avLst/>
                    </a:prstGeom>
                  </pic:spPr>
                </pic:pic>
              </a:graphicData>
            </a:graphic>
          </wp:inline>
        </w:drawing>
      </w:r>
    </w:p>
    <w:p w14:paraId="4B101EC8">
      <w:pPr>
        <w:pStyle w:val="17"/>
        <w:rPr>
          <w:rFonts w:hint="eastAsia" w:ascii="黑体" w:hAnsi="黑体" w:cs="黑体"/>
        </w:rPr>
      </w:pPr>
      <w:bookmarkStart w:id="105" w:name="_Ref198910213"/>
      <w:bookmarkStart w:id="106" w:name="_Ref198910202"/>
      <w:r>
        <w:rPr>
          <w:rFonts w:hint="eastAsia" w:ascii="黑体" w:hAnsi="黑体" w:cs="黑体"/>
        </w:rPr>
        <w:t xml:space="preserve">图 </w:t>
      </w:r>
      <w:r>
        <w:rPr>
          <w:rFonts w:hint="eastAsia" w:ascii="黑体" w:hAnsi="黑体" w:cs="黑体"/>
        </w:rPr>
        <w:fldChar w:fldCharType="begin"/>
      </w:r>
      <w:r>
        <w:rPr>
          <w:rFonts w:hint="eastAsia" w:ascii="黑体" w:hAnsi="黑体" w:cs="黑体"/>
        </w:rPr>
        <w:instrText xml:space="preserve"> SEQ 图 \* ARABIC </w:instrText>
      </w:r>
      <w:r>
        <w:rPr>
          <w:rFonts w:hint="eastAsia" w:ascii="黑体" w:hAnsi="黑体" w:cs="黑体"/>
        </w:rPr>
        <w:fldChar w:fldCharType="separate"/>
      </w:r>
      <w:r>
        <w:rPr>
          <w:rFonts w:hint="eastAsia" w:ascii="黑体" w:hAnsi="黑体" w:cs="黑体"/>
        </w:rPr>
        <w:t>9</w:t>
      </w:r>
      <w:r>
        <w:rPr>
          <w:rFonts w:hint="eastAsia" w:ascii="黑体" w:hAnsi="黑体" w:cs="黑体"/>
        </w:rPr>
        <w:fldChar w:fldCharType="end"/>
      </w:r>
      <w:bookmarkEnd w:id="105"/>
      <w:r>
        <w:rPr>
          <w:rFonts w:hint="eastAsia" w:ascii="黑体" w:hAnsi="黑体" w:cs="黑体"/>
        </w:rPr>
        <w:t xml:space="preserve"> UL-OFDMA触发帧结构</w:t>
      </w:r>
      <w:bookmarkEnd w:id="106"/>
    </w:p>
    <w:p w14:paraId="26F9867D">
      <w:pPr>
        <w:ind w:firstLine="420"/>
      </w:pPr>
      <w:r>
        <w:rPr>
          <w:rFonts w:hint="eastAsia"/>
        </w:rPr>
        <w:t>UL-OFDMA触发帧在eFC中携带对应多个站点的调度信息，包括各站点的RU、TMI、PB大小和个数等。最多同时调度4个站点上行发送。</w:t>
      </w:r>
    </w:p>
    <w:p w14:paraId="5E13D46D">
      <w:pPr>
        <w:pStyle w:val="513"/>
      </w:pPr>
      <w:r>
        <w:rPr>
          <w:rFonts w:hint="eastAsia"/>
        </w:rPr>
        <w:t>UL-OFDMA数据帧</w:t>
      </w:r>
    </w:p>
    <w:p w14:paraId="1F840AFA">
      <w:pPr>
        <w:spacing w:after="313" w:afterLines="100"/>
        <w:ind w:firstLine="420"/>
      </w:pPr>
      <w:r>
        <w:rPr>
          <w:rFonts w:hint="eastAsia"/>
        </w:rPr>
        <w:t>单个站点发送的UL-OFDMA帧结构如</w:t>
      </w:r>
      <w:r>
        <w:fldChar w:fldCharType="begin"/>
      </w:r>
      <w:r>
        <w:instrText xml:space="preserve"> </w:instrText>
      </w:r>
      <w:r>
        <w:rPr>
          <w:rFonts w:hint="eastAsia"/>
        </w:rPr>
        <w:instrText xml:space="preserve">REF _Ref200961012 \h</w:instrText>
      </w:r>
      <w:r>
        <w:instrText xml:space="preserve"> </w:instrText>
      </w:r>
      <w:r>
        <w:fldChar w:fldCharType="separate"/>
      </w:r>
      <w:r>
        <w:rPr>
          <w:rFonts w:hint="eastAsia"/>
        </w:rPr>
        <w:t>图 10</w:t>
      </w:r>
      <w:r>
        <w:fldChar w:fldCharType="end"/>
      </w:r>
      <w:r>
        <w:t>所示</w:t>
      </w:r>
      <w:r>
        <w:rPr>
          <w:rFonts w:hint="eastAsia"/>
        </w:rPr>
        <w:t>：</w:t>
      </w:r>
    </w:p>
    <w:p w14:paraId="2414076D">
      <w:pPr>
        <w:keepNext/>
        <w:autoSpaceDE w:val="0"/>
        <w:autoSpaceDN w:val="0"/>
        <w:adjustRightInd w:val="0"/>
        <w:spacing w:line="360" w:lineRule="auto"/>
        <w:ind w:firstLine="0" w:firstLineChars="0"/>
        <w:jc w:val="center"/>
      </w:pPr>
      <w:r>
        <w:drawing>
          <wp:inline distT="0" distB="0" distL="0" distR="0">
            <wp:extent cx="4945380" cy="876300"/>
            <wp:effectExtent l="0" t="0" r="762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39"/>
                    <a:stretch>
                      <a:fillRect/>
                    </a:stretch>
                  </pic:blipFill>
                  <pic:spPr>
                    <a:xfrm>
                      <a:off x="0" y="0"/>
                      <a:ext cx="4945809" cy="876376"/>
                    </a:xfrm>
                    <a:prstGeom prst="rect">
                      <a:avLst/>
                    </a:prstGeom>
                  </pic:spPr>
                </pic:pic>
              </a:graphicData>
            </a:graphic>
          </wp:inline>
        </w:drawing>
      </w:r>
    </w:p>
    <w:p w14:paraId="67E5C941">
      <w:pPr>
        <w:pStyle w:val="17"/>
        <w:rPr>
          <w:rFonts w:hint="eastAsia" w:ascii="黑体" w:hAnsi="黑体" w:cs="黑体"/>
          <w:szCs w:val="21"/>
        </w:rPr>
      </w:pPr>
      <w:bookmarkStart w:id="107" w:name="_Ref200961012"/>
      <w:r>
        <w:rPr>
          <w:rFonts w:hint="eastAsia" w:ascii="黑体" w:hAnsi="黑体" w:cs="黑体"/>
          <w:szCs w:val="21"/>
        </w:rPr>
        <w:t xml:space="preserve">图 </w:t>
      </w:r>
      <w:r>
        <w:rPr>
          <w:rFonts w:hint="eastAsia" w:ascii="黑体" w:hAnsi="黑体" w:cs="黑体"/>
          <w:szCs w:val="21"/>
        </w:rPr>
        <w:fldChar w:fldCharType="begin"/>
      </w:r>
      <w:r>
        <w:rPr>
          <w:rFonts w:hint="eastAsia" w:ascii="黑体" w:hAnsi="黑体" w:cs="黑体"/>
          <w:szCs w:val="21"/>
        </w:rPr>
        <w:instrText xml:space="preserve"> SEQ 图 \* ARABIC </w:instrText>
      </w:r>
      <w:r>
        <w:rPr>
          <w:rFonts w:hint="eastAsia" w:ascii="黑体" w:hAnsi="黑体" w:cs="黑体"/>
          <w:szCs w:val="21"/>
        </w:rPr>
        <w:fldChar w:fldCharType="separate"/>
      </w:r>
      <w:r>
        <w:rPr>
          <w:rFonts w:hint="eastAsia" w:ascii="黑体" w:hAnsi="黑体" w:cs="黑体"/>
          <w:szCs w:val="21"/>
        </w:rPr>
        <w:t>10</w:t>
      </w:r>
      <w:r>
        <w:rPr>
          <w:rFonts w:hint="eastAsia" w:ascii="黑体" w:hAnsi="黑体" w:cs="黑体"/>
          <w:szCs w:val="21"/>
        </w:rPr>
        <w:fldChar w:fldCharType="end"/>
      </w:r>
      <w:bookmarkEnd w:id="107"/>
      <w:r>
        <w:rPr>
          <w:rFonts w:hint="eastAsia" w:ascii="黑体" w:hAnsi="黑体" w:cs="黑体"/>
          <w:szCs w:val="21"/>
        </w:rPr>
        <w:t xml:space="preserve"> 单个站点发送的帧</w:t>
      </w:r>
    </w:p>
    <w:p w14:paraId="49753725">
      <w:pPr>
        <w:ind w:firstLine="420"/>
      </w:pPr>
      <w:r>
        <w:rPr>
          <w:rFonts w:hint="eastAsia"/>
        </w:rPr>
        <w:t>各站点在BPLC的工作频段上发送PREAM和FC。各站点依照触发帧中的调度信息，用指定的TMI、PB大小和个数，在指定的RU上发送TF和PL。UL-OFDMA帧中各站点发射的PL符号数等于触发帧的FC中指定的PL符号数。当某站点根据TMI、PB大小和个数计算出的符号个数小于触发帧的FC中指定的符号个数时，剩余符号用伪随机比特填充。伪随机填充比特的产生方法见</w:t>
      </w:r>
      <w:r>
        <w:rPr>
          <w:rFonts w:hint="eastAsia"/>
        </w:rPr>
        <w:fldChar w:fldCharType="begin"/>
      </w:r>
      <w:r>
        <w:rPr>
          <w:rFonts w:hint="eastAsia"/>
        </w:rPr>
        <w:instrText xml:space="preserve"> REF _Ref212478437 \n \h </w:instrText>
      </w:r>
      <w:r>
        <w:rPr>
          <w:rFonts w:hint="eastAsia"/>
        </w:rPr>
        <w:fldChar w:fldCharType="separate"/>
      </w:r>
      <w:r>
        <w:t>5.6.4</w:t>
      </w:r>
      <w:r>
        <w:rPr>
          <w:rFonts w:hint="eastAsia"/>
        </w:rPr>
        <w:fldChar w:fldCharType="end"/>
      </w:r>
      <w:r>
        <w:rPr>
          <w:rFonts w:hint="eastAsia"/>
        </w:rPr>
        <w:t>节。</w:t>
      </w:r>
    </w:p>
    <w:p w14:paraId="0F837B8F">
      <w:pPr>
        <w:pStyle w:val="77"/>
        <w:tabs>
          <w:tab w:val="left" w:pos="420"/>
        </w:tabs>
      </w:pPr>
      <w:r>
        <w:rPr>
          <w:rFonts w:hint="eastAsia"/>
        </w:rPr>
        <w:t>物理层符号</w:t>
      </w:r>
    </w:p>
    <w:p w14:paraId="3B65C351">
      <w:pPr>
        <w:ind w:firstLine="420"/>
      </w:pPr>
      <w:r>
        <w:rPr>
          <w:rFonts w:hint="eastAsia"/>
        </w:rPr>
        <w:t>参考Q</w:t>
      </w:r>
      <w:r>
        <w:t>/</w:t>
      </w:r>
      <w:r>
        <w:rPr>
          <w:rFonts w:hint="eastAsia"/>
        </w:rPr>
        <w:t>CSG1204111.3-2022《低压电力线宽带载波通信规约 第3部分：物理层通信协议（试行）》5.3.2 物理层符号。</w:t>
      </w:r>
    </w:p>
    <w:p w14:paraId="5EA8DF0B">
      <w:pPr>
        <w:pStyle w:val="78"/>
      </w:pPr>
      <w:bookmarkStart w:id="108" w:name="_Toc403570463"/>
      <w:bookmarkStart w:id="109" w:name="_Toc408860050"/>
      <w:bookmarkStart w:id="110" w:name="_Toc402983950"/>
      <w:bookmarkStart w:id="111" w:name="_Toc405476763"/>
      <w:bookmarkStart w:id="112" w:name="_Toc402983484"/>
      <w:bookmarkStart w:id="113" w:name="_Toc403585421"/>
      <w:bookmarkStart w:id="114" w:name="_Toc402983018"/>
      <w:bookmarkStart w:id="115" w:name="_Toc439785714"/>
      <w:bookmarkStart w:id="116" w:name="_Toc409126000"/>
      <w:r>
        <w:t>帧控制前向纠错码</w:t>
      </w:r>
      <w:bookmarkEnd w:id="108"/>
      <w:bookmarkEnd w:id="109"/>
      <w:bookmarkEnd w:id="110"/>
      <w:bookmarkEnd w:id="111"/>
      <w:bookmarkEnd w:id="112"/>
      <w:bookmarkEnd w:id="113"/>
      <w:bookmarkEnd w:id="114"/>
      <w:bookmarkEnd w:id="115"/>
      <w:bookmarkEnd w:id="116"/>
    </w:p>
    <w:p w14:paraId="1F67D43B">
      <w:pPr>
        <w:ind w:firstLine="420"/>
        <w:rPr>
          <w:rFonts w:ascii="Arial" w:hAnsi="Arial"/>
          <w:kern w:val="0"/>
          <w:sz w:val="20"/>
          <w:szCs w:val="20"/>
          <w:lang w:val="zh-CN"/>
        </w:rPr>
      </w:pPr>
      <w:r>
        <w:rPr>
          <w:rFonts w:hint="eastAsia"/>
        </w:rPr>
        <w:t>参考Q</w:t>
      </w:r>
      <w:r>
        <w:t>/</w:t>
      </w:r>
      <w:r>
        <w:rPr>
          <w:rFonts w:hint="eastAsia"/>
        </w:rPr>
        <w:t>CSG1204111.3-2022《低压电力线宽带载波通信规约 第3部分：物理层通信协议（试行）》5.4 帧控制前向纠错码。</w:t>
      </w:r>
      <w:bookmarkStart w:id="117" w:name="_Toc405476869"/>
      <w:bookmarkStart w:id="118" w:name="_Toc403585519"/>
      <w:bookmarkStart w:id="119" w:name="_Ref402982083"/>
      <w:bookmarkStart w:id="120" w:name="_Toc402984048"/>
      <w:bookmarkStart w:id="121" w:name="_Toc403570561"/>
      <w:bookmarkStart w:id="122" w:name="_Toc408860144"/>
      <w:bookmarkStart w:id="123" w:name="_Toc402983582"/>
      <w:bookmarkStart w:id="124" w:name="_Toc402983116"/>
    </w:p>
    <w:bookmarkEnd w:id="117"/>
    <w:bookmarkEnd w:id="118"/>
    <w:bookmarkEnd w:id="119"/>
    <w:bookmarkEnd w:id="120"/>
    <w:bookmarkEnd w:id="121"/>
    <w:bookmarkEnd w:id="122"/>
    <w:bookmarkEnd w:id="123"/>
    <w:bookmarkEnd w:id="124"/>
    <w:p w14:paraId="201B03E1">
      <w:pPr>
        <w:pStyle w:val="77"/>
      </w:pPr>
      <w:bookmarkStart w:id="125" w:name="_Toc408860051"/>
      <w:bookmarkStart w:id="126" w:name="_Toc402983485"/>
      <w:bookmarkStart w:id="127" w:name="_Toc439785715"/>
      <w:bookmarkStart w:id="128" w:name="_Toc403570464"/>
      <w:bookmarkStart w:id="129" w:name="_Toc405476764"/>
      <w:bookmarkStart w:id="130" w:name="_Toc402983951"/>
      <w:bookmarkStart w:id="131" w:name="_Toc403585422"/>
      <w:bookmarkStart w:id="132" w:name="_Toc402983019"/>
      <w:r>
        <w:t>帧控制Turbo编码</w:t>
      </w:r>
      <w:bookmarkEnd w:id="125"/>
      <w:bookmarkEnd w:id="126"/>
      <w:bookmarkEnd w:id="127"/>
      <w:bookmarkEnd w:id="128"/>
      <w:bookmarkEnd w:id="129"/>
      <w:bookmarkEnd w:id="130"/>
      <w:bookmarkEnd w:id="131"/>
      <w:bookmarkEnd w:id="132"/>
    </w:p>
    <w:p w14:paraId="0AC52893">
      <w:pPr>
        <w:ind w:firstLine="420"/>
      </w:pPr>
      <w:r>
        <w:rPr>
          <w:rFonts w:hint="eastAsia"/>
        </w:rPr>
        <w:t>参考Q/CSG1204111.3-2022《低压电力线宽带载波通信规约 第3部分：物理层通信协议（试行）》5.4.1 帧控制Turbo编码。</w:t>
      </w:r>
    </w:p>
    <w:p w14:paraId="0F139F2F">
      <w:pPr>
        <w:pStyle w:val="77"/>
      </w:pPr>
      <w:bookmarkStart w:id="133" w:name="_Toc439785716"/>
      <w:bookmarkStart w:id="134" w:name="_Toc402983020"/>
      <w:bookmarkStart w:id="135" w:name="_Toc405476765"/>
      <w:bookmarkStart w:id="136" w:name="_Toc408860052"/>
      <w:bookmarkStart w:id="137" w:name="_Toc403585423"/>
      <w:bookmarkStart w:id="138" w:name="_Toc403570465"/>
      <w:bookmarkStart w:id="139" w:name="_Toc402983486"/>
      <w:bookmarkStart w:id="140" w:name="_Toc402983952"/>
      <w:r>
        <w:rPr>
          <w:rFonts w:hint="eastAsia"/>
        </w:rPr>
        <w:t>帧控制</w:t>
      </w:r>
      <w:r>
        <w:t>信道交织</w:t>
      </w:r>
      <w:bookmarkEnd w:id="133"/>
      <w:bookmarkEnd w:id="134"/>
      <w:bookmarkEnd w:id="135"/>
      <w:bookmarkEnd w:id="136"/>
      <w:bookmarkEnd w:id="137"/>
      <w:bookmarkEnd w:id="138"/>
      <w:bookmarkEnd w:id="139"/>
      <w:bookmarkEnd w:id="140"/>
    </w:p>
    <w:p w14:paraId="488D8374">
      <w:pPr>
        <w:ind w:firstLine="420"/>
      </w:pPr>
      <w:r>
        <w:rPr>
          <w:rFonts w:hint="eastAsia"/>
        </w:rPr>
        <w:t>参考Q/CSG1204111.3-2022《低压电力线宽带载波通信规约 第3部分：物理层通信协议（试行）》5.4.2 帧控制信道交织。</w:t>
      </w:r>
    </w:p>
    <w:p w14:paraId="43B68164">
      <w:pPr>
        <w:pStyle w:val="77"/>
      </w:pPr>
      <w:bookmarkStart w:id="141" w:name="_Toc403585424"/>
      <w:bookmarkStart w:id="142" w:name="_Toc405476766"/>
      <w:bookmarkStart w:id="143" w:name="_Toc439785717"/>
      <w:bookmarkStart w:id="144" w:name="_Toc402983021"/>
      <w:bookmarkStart w:id="145" w:name="_Toc402983487"/>
      <w:bookmarkStart w:id="146" w:name="_Toc408860053"/>
      <w:bookmarkStart w:id="147" w:name="_Toc403570466"/>
      <w:bookmarkStart w:id="148" w:name="_Toc402983953"/>
      <w:r>
        <w:t>帧控制分集拷贝</w:t>
      </w:r>
      <w:bookmarkEnd w:id="141"/>
      <w:bookmarkEnd w:id="142"/>
      <w:bookmarkEnd w:id="143"/>
      <w:bookmarkEnd w:id="144"/>
      <w:bookmarkEnd w:id="145"/>
      <w:bookmarkEnd w:id="146"/>
      <w:bookmarkEnd w:id="147"/>
      <w:bookmarkEnd w:id="148"/>
    </w:p>
    <w:p w14:paraId="096D1A8F">
      <w:pPr>
        <w:ind w:firstLine="420"/>
      </w:pPr>
      <w:r>
        <w:rPr>
          <w:rFonts w:hint="eastAsia"/>
        </w:rPr>
        <w:t>分集拷贝是为了下一步星座点映射的调制方式，将输入的256比特数据拷贝到频域子载波上。</w:t>
      </w:r>
    </w:p>
    <w:p w14:paraId="59774397">
      <w:pPr>
        <w:ind w:firstLine="420"/>
      </w:pPr>
      <w:r>
        <w:rPr>
          <w:rFonts w:hint="eastAsia"/>
        </w:rPr>
        <w:t>对于频段0，帧控制的可用载波数为411，子载波编号从80到490，采用QPSK调制方式，有2个帧控制符号。第一个符号的帧控制，对于I路来说，输入的比特流（256比特）按照顺序拷贝到对应的载波上；对于Q路来说，输入的比特流（256比特）加上一个128的偏置拷贝到对应的载波上，直至完成本次可用载波的拷贝，即在有效子载波上顺序填充的比特编号为（c+128）mod256，c的值顺序从0到255。第二个符号的帧控制，对于I路来说，输入的比特流（256比特）加上一个64的偏置拷贝到对应的载波上；对于Q路来说，输入的比特流（256比特）加上一个192的偏置拷贝到对应的载波上。详细定义如</w:t>
      </w:r>
      <w:r>
        <w:fldChar w:fldCharType="begin"/>
      </w:r>
      <w:r>
        <w:instrText xml:space="preserve"> REF _Ref220688244 \h </w:instrText>
      </w:r>
      <w:r>
        <w:fldChar w:fldCharType="separate"/>
      </w:r>
      <w:r>
        <w:rPr>
          <w:rFonts w:hint="eastAsia"/>
        </w:rPr>
        <w:t>表 2</w:t>
      </w:r>
      <w:r>
        <w:fldChar w:fldCharType="end"/>
      </w:r>
      <w:r>
        <w:t>所示</w:t>
      </w:r>
      <w:r>
        <w:rPr>
          <w:rFonts w:hint="eastAsia"/>
        </w:rPr>
        <w:t>：</w:t>
      </w:r>
    </w:p>
    <w:p w14:paraId="418471C0">
      <w:pPr>
        <w:pStyle w:val="17"/>
        <w:rPr>
          <w:rFonts w:hint="eastAsia" w:ascii="黑体" w:hAnsi="黑体" w:cs="黑体"/>
          <w:kern w:val="0"/>
          <w:sz w:val="21"/>
          <w:szCs w:val="21"/>
        </w:rPr>
      </w:pPr>
      <w:bookmarkStart w:id="149" w:name="_Ref220688244"/>
      <w:bookmarkStart w:id="150" w:name="_Ref9502015"/>
      <w:r>
        <w:rPr>
          <w:rFonts w:hint="eastAsia" w:ascii="黑体" w:hAnsi="黑体" w:cs="黑体"/>
          <w:szCs w:val="21"/>
        </w:rPr>
        <w:t xml:space="preserve">表 </w:t>
      </w:r>
      <w:r>
        <w:rPr>
          <w:rFonts w:hint="eastAsia" w:ascii="黑体" w:hAnsi="黑体" w:cs="黑体"/>
          <w:szCs w:val="21"/>
        </w:rPr>
        <w:fldChar w:fldCharType="begin"/>
      </w:r>
      <w:r>
        <w:rPr>
          <w:rFonts w:hint="eastAsia" w:ascii="黑体" w:hAnsi="黑体" w:cs="黑体"/>
          <w:szCs w:val="21"/>
        </w:rPr>
        <w:instrText xml:space="preserve"> SEQ 表 \* ARABIC </w:instrText>
      </w:r>
      <w:r>
        <w:rPr>
          <w:rFonts w:hint="eastAsia" w:ascii="黑体" w:hAnsi="黑体" w:cs="黑体"/>
          <w:szCs w:val="21"/>
        </w:rPr>
        <w:fldChar w:fldCharType="separate"/>
      </w:r>
      <w:r>
        <w:rPr>
          <w:rFonts w:hint="eastAsia" w:ascii="黑体" w:hAnsi="黑体" w:cs="黑体"/>
          <w:szCs w:val="21"/>
        </w:rPr>
        <w:t>2</w:t>
      </w:r>
      <w:r>
        <w:rPr>
          <w:rFonts w:hint="eastAsia" w:ascii="黑体" w:hAnsi="黑体" w:cs="黑体"/>
          <w:szCs w:val="21"/>
        </w:rPr>
        <w:fldChar w:fldCharType="end"/>
      </w:r>
      <w:bookmarkEnd w:id="149"/>
      <w:r>
        <w:rPr>
          <w:rFonts w:hint="eastAsia" w:ascii="黑体" w:hAnsi="黑体" w:cs="黑体"/>
          <w:szCs w:val="21"/>
        </w:rPr>
        <w:t xml:space="preserve"> </w:t>
      </w:r>
      <w:r>
        <w:rPr>
          <w:rFonts w:hint="eastAsia" w:ascii="黑体" w:hAnsi="黑体" w:cs="黑体"/>
          <w:kern w:val="0"/>
          <w:sz w:val="21"/>
          <w:szCs w:val="21"/>
        </w:rPr>
        <w:t>帧控制分集拷贝</w:t>
      </w:r>
      <w:bookmarkEnd w:id="150"/>
    </w:p>
    <w:tbl>
      <w:tblPr>
        <w:tblStyle w:val="55"/>
        <w:tblW w:w="921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4"/>
        <w:gridCol w:w="1985"/>
        <w:gridCol w:w="2126"/>
        <w:gridCol w:w="1984"/>
        <w:gridCol w:w="1989"/>
      </w:tblGrid>
      <w:tr w14:paraId="72772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134" w:type="dxa"/>
            <w:shd w:val="clear" w:color="auto" w:fill="auto"/>
          </w:tcPr>
          <w:p w14:paraId="6DEACD87">
            <w:pPr>
              <w:widowControl/>
              <w:tabs>
                <w:tab w:val="decimal" w:pos="0"/>
              </w:tabs>
              <w:ind w:firstLine="0" w:firstLineChars="0"/>
              <w:jc w:val="center"/>
              <w:rPr>
                <w:snapToGrid w:val="0"/>
                <w:kern w:val="0"/>
                <w:sz w:val="18"/>
                <w:szCs w:val="21"/>
              </w:rPr>
            </w:pPr>
            <w:r>
              <w:rPr>
                <w:kern w:val="0"/>
                <w:sz w:val="18"/>
                <w:szCs w:val="21"/>
              </w:rPr>
              <w:t>可用子载波编号</w:t>
            </w:r>
          </w:p>
        </w:tc>
        <w:tc>
          <w:tcPr>
            <w:tcW w:w="1985" w:type="dxa"/>
            <w:shd w:val="clear" w:color="auto" w:fill="auto"/>
          </w:tcPr>
          <w:p w14:paraId="6E7EC8E6">
            <w:pPr>
              <w:widowControl/>
              <w:tabs>
                <w:tab w:val="decimal" w:pos="0"/>
              </w:tabs>
              <w:ind w:firstLine="0" w:firstLineChars="0"/>
              <w:jc w:val="center"/>
              <w:rPr>
                <w:kern w:val="0"/>
                <w:sz w:val="18"/>
                <w:szCs w:val="21"/>
              </w:rPr>
            </w:pPr>
            <w:r>
              <w:rPr>
                <w:kern w:val="0"/>
                <w:sz w:val="18"/>
                <w:szCs w:val="21"/>
              </w:rPr>
              <w:t>OFDM符号1</w:t>
            </w:r>
          </w:p>
          <w:p w14:paraId="7299593F">
            <w:pPr>
              <w:widowControl/>
              <w:tabs>
                <w:tab w:val="decimal" w:pos="0"/>
              </w:tabs>
              <w:ind w:firstLine="0" w:firstLineChars="0"/>
              <w:jc w:val="center"/>
              <w:rPr>
                <w:kern w:val="0"/>
                <w:sz w:val="18"/>
                <w:szCs w:val="21"/>
              </w:rPr>
            </w:pPr>
            <w:r>
              <w:rPr>
                <w:kern w:val="0"/>
                <w:sz w:val="18"/>
                <w:szCs w:val="21"/>
              </w:rPr>
              <w:t>I路</w:t>
            </w:r>
          </w:p>
          <w:p w14:paraId="404157E2">
            <w:pPr>
              <w:widowControl/>
              <w:tabs>
                <w:tab w:val="decimal" w:pos="0"/>
              </w:tabs>
              <w:ind w:firstLine="0" w:firstLineChars="0"/>
              <w:jc w:val="center"/>
              <w:rPr>
                <w:snapToGrid w:val="0"/>
                <w:kern w:val="0"/>
                <w:sz w:val="18"/>
                <w:szCs w:val="21"/>
              </w:rPr>
            </w:pPr>
            <w:r>
              <w:rPr>
                <w:kern w:val="0"/>
                <w:sz w:val="18"/>
                <w:szCs w:val="21"/>
              </w:rPr>
              <w:t>信道交织输出</w:t>
            </w:r>
            <w:r>
              <w:rPr>
                <w:rFonts w:hint="eastAsia"/>
                <w:kern w:val="0"/>
                <w:sz w:val="18"/>
                <w:szCs w:val="21"/>
              </w:rPr>
              <w:t>比特</w:t>
            </w:r>
            <w:r>
              <w:rPr>
                <w:kern w:val="0"/>
                <w:sz w:val="18"/>
                <w:szCs w:val="21"/>
              </w:rPr>
              <w:t>编号</w:t>
            </w:r>
          </w:p>
        </w:tc>
        <w:tc>
          <w:tcPr>
            <w:tcW w:w="2126" w:type="dxa"/>
            <w:shd w:val="clear" w:color="auto" w:fill="auto"/>
          </w:tcPr>
          <w:p w14:paraId="38F76F69">
            <w:pPr>
              <w:widowControl/>
              <w:tabs>
                <w:tab w:val="decimal" w:pos="0"/>
              </w:tabs>
              <w:ind w:firstLine="0" w:firstLineChars="0"/>
              <w:jc w:val="center"/>
              <w:rPr>
                <w:kern w:val="0"/>
                <w:sz w:val="18"/>
                <w:szCs w:val="21"/>
              </w:rPr>
            </w:pPr>
            <w:r>
              <w:rPr>
                <w:kern w:val="0"/>
                <w:sz w:val="18"/>
                <w:szCs w:val="21"/>
              </w:rPr>
              <w:t>OFDM符号1</w:t>
            </w:r>
          </w:p>
          <w:p w14:paraId="4577F750">
            <w:pPr>
              <w:widowControl/>
              <w:tabs>
                <w:tab w:val="decimal" w:pos="0"/>
              </w:tabs>
              <w:ind w:firstLine="0" w:firstLineChars="0"/>
              <w:jc w:val="center"/>
              <w:rPr>
                <w:kern w:val="0"/>
                <w:sz w:val="18"/>
                <w:szCs w:val="21"/>
              </w:rPr>
            </w:pPr>
            <w:r>
              <w:rPr>
                <w:kern w:val="0"/>
                <w:sz w:val="18"/>
                <w:szCs w:val="21"/>
              </w:rPr>
              <w:t>Q路</w:t>
            </w:r>
          </w:p>
          <w:p w14:paraId="4D606D3B">
            <w:pPr>
              <w:widowControl/>
              <w:tabs>
                <w:tab w:val="decimal" w:pos="0"/>
              </w:tabs>
              <w:ind w:firstLine="0" w:firstLineChars="0"/>
              <w:jc w:val="center"/>
              <w:rPr>
                <w:kern w:val="0"/>
                <w:sz w:val="18"/>
                <w:szCs w:val="21"/>
              </w:rPr>
            </w:pPr>
            <w:r>
              <w:rPr>
                <w:kern w:val="0"/>
                <w:sz w:val="18"/>
                <w:szCs w:val="21"/>
              </w:rPr>
              <w:t>信道交织输出</w:t>
            </w:r>
            <w:r>
              <w:rPr>
                <w:rFonts w:hint="eastAsia"/>
                <w:kern w:val="0"/>
                <w:sz w:val="18"/>
                <w:szCs w:val="21"/>
              </w:rPr>
              <w:t>比特</w:t>
            </w:r>
            <w:r>
              <w:rPr>
                <w:kern w:val="0"/>
                <w:sz w:val="18"/>
                <w:szCs w:val="21"/>
              </w:rPr>
              <w:t>编号</w:t>
            </w:r>
          </w:p>
        </w:tc>
        <w:tc>
          <w:tcPr>
            <w:tcW w:w="1984" w:type="dxa"/>
            <w:shd w:val="clear" w:color="auto" w:fill="auto"/>
          </w:tcPr>
          <w:p w14:paraId="6CF80746">
            <w:pPr>
              <w:widowControl/>
              <w:tabs>
                <w:tab w:val="decimal" w:pos="0"/>
              </w:tabs>
              <w:ind w:firstLine="0" w:firstLineChars="0"/>
              <w:jc w:val="center"/>
              <w:rPr>
                <w:kern w:val="0"/>
                <w:sz w:val="18"/>
                <w:szCs w:val="21"/>
              </w:rPr>
            </w:pPr>
            <w:r>
              <w:rPr>
                <w:kern w:val="0"/>
                <w:sz w:val="18"/>
                <w:szCs w:val="21"/>
              </w:rPr>
              <w:t>OFDM符号2</w:t>
            </w:r>
          </w:p>
          <w:p w14:paraId="70FCD968">
            <w:pPr>
              <w:widowControl/>
              <w:tabs>
                <w:tab w:val="decimal" w:pos="0"/>
              </w:tabs>
              <w:ind w:firstLine="0" w:firstLineChars="0"/>
              <w:jc w:val="center"/>
              <w:rPr>
                <w:kern w:val="0"/>
                <w:sz w:val="18"/>
                <w:szCs w:val="21"/>
              </w:rPr>
            </w:pPr>
            <w:r>
              <w:rPr>
                <w:kern w:val="0"/>
                <w:sz w:val="18"/>
                <w:szCs w:val="21"/>
              </w:rPr>
              <w:t>I路</w:t>
            </w:r>
          </w:p>
          <w:p w14:paraId="32186776">
            <w:pPr>
              <w:widowControl/>
              <w:tabs>
                <w:tab w:val="decimal" w:pos="0"/>
              </w:tabs>
              <w:ind w:firstLine="0" w:firstLineChars="0"/>
              <w:jc w:val="center"/>
              <w:rPr>
                <w:kern w:val="0"/>
                <w:sz w:val="18"/>
                <w:szCs w:val="21"/>
              </w:rPr>
            </w:pPr>
            <w:r>
              <w:rPr>
                <w:kern w:val="0"/>
                <w:sz w:val="18"/>
                <w:szCs w:val="21"/>
              </w:rPr>
              <w:t>信道交织输出</w:t>
            </w:r>
            <w:r>
              <w:rPr>
                <w:rFonts w:hint="eastAsia"/>
                <w:kern w:val="0"/>
                <w:sz w:val="18"/>
                <w:szCs w:val="21"/>
              </w:rPr>
              <w:t>比特</w:t>
            </w:r>
            <w:r>
              <w:rPr>
                <w:kern w:val="0"/>
                <w:sz w:val="18"/>
                <w:szCs w:val="21"/>
              </w:rPr>
              <w:t>编号</w:t>
            </w:r>
          </w:p>
        </w:tc>
        <w:tc>
          <w:tcPr>
            <w:tcW w:w="1989" w:type="dxa"/>
            <w:shd w:val="clear" w:color="auto" w:fill="auto"/>
          </w:tcPr>
          <w:p w14:paraId="2A67DAF8">
            <w:pPr>
              <w:widowControl/>
              <w:tabs>
                <w:tab w:val="decimal" w:pos="0"/>
              </w:tabs>
              <w:ind w:firstLine="0" w:firstLineChars="0"/>
              <w:jc w:val="center"/>
              <w:rPr>
                <w:kern w:val="0"/>
                <w:sz w:val="18"/>
                <w:szCs w:val="21"/>
              </w:rPr>
            </w:pPr>
            <w:r>
              <w:rPr>
                <w:kern w:val="0"/>
                <w:sz w:val="18"/>
                <w:szCs w:val="21"/>
              </w:rPr>
              <w:t>OFDM符号2</w:t>
            </w:r>
          </w:p>
          <w:p w14:paraId="3CE36737">
            <w:pPr>
              <w:widowControl/>
              <w:tabs>
                <w:tab w:val="decimal" w:pos="0"/>
              </w:tabs>
              <w:ind w:firstLine="0" w:firstLineChars="0"/>
              <w:jc w:val="center"/>
              <w:rPr>
                <w:kern w:val="0"/>
                <w:sz w:val="18"/>
                <w:szCs w:val="21"/>
              </w:rPr>
            </w:pPr>
            <w:r>
              <w:rPr>
                <w:kern w:val="0"/>
                <w:sz w:val="18"/>
                <w:szCs w:val="21"/>
              </w:rPr>
              <w:t>Q路</w:t>
            </w:r>
          </w:p>
          <w:p w14:paraId="57B558E3">
            <w:pPr>
              <w:widowControl/>
              <w:tabs>
                <w:tab w:val="decimal" w:pos="0"/>
              </w:tabs>
              <w:ind w:firstLine="0" w:firstLineChars="0"/>
              <w:jc w:val="center"/>
              <w:rPr>
                <w:kern w:val="0"/>
                <w:sz w:val="18"/>
                <w:szCs w:val="21"/>
              </w:rPr>
            </w:pPr>
            <w:r>
              <w:rPr>
                <w:kern w:val="0"/>
                <w:sz w:val="18"/>
                <w:szCs w:val="21"/>
              </w:rPr>
              <w:t>信道交织输出</w:t>
            </w:r>
            <w:r>
              <w:rPr>
                <w:rFonts w:hint="eastAsia"/>
                <w:kern w:val="0"/>
                <w:sz w:val="18"/>
                <w:szCs w:val="21"/>
              </w:rPr>
              <w:t>比特</w:t>
            </w:r>
            <w:r>
              <w:rPr>
                <w:kern w:val="0"/>
                <w:sz w:val="18"/>
                <w:szCs w:val="21"/>
              </w:rPr>
              <w:t>编号</w:t>
            </w:r>
          </w:p>
        </w:tc>
      </w:tr>
      <w:tr w14:paraId="2F18F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auto"/>
          </w:tcPr>
          <w:p w14:paraId="0D1678B8">
            <w:pPr>
              <w:widowControl/>
              <w:tabs>
                <w:tab w:val="decimal" w:pos="0"/>
              </w:tabs>
              <w:ind w:firstLine="0" w:firstLineChars="0"/>
              <w:jc w:val="center"/>
              <w:rPr>
                <w:kern w:val="0"/>
                <w:sz w:val="18"/>
                <w:szCs w:val="21"/>
              </w:rPr>
            </w:pPr>
            <w:r>
              <w:rPr>
                <w:kern w:val="0"/>
                <w:sz w:val="18"/>
                <w:szCs w:val="21"/>
              </w:rPr>
              <w:t>0</w:t>
            </w:r>
          </w:p>
        </w:tc>
        <w:tc>
          <w:tcPr>
            <w:tcW w:w="1985" w:type="dxa"/>
            <w:shd w:val="clear" w:color="auto" w:fill="auto"/>
          </w:tcPr>
          <w:p w14:paraId="05780BAA">
            <w:pPr>
              <w:widowControl/>
              <w:tabs>
                <w:tab w:val="decimal" w:pos="0"/>
              </w:tabs>
              <w:ind w:firstLine="0" w:firstLineChars="0"/>
              <w:jc w:val="center"/>
              <w:rPr>
                <w:kern w:val="0"/>
                <w:sz w:val="18"/>
                <w:szCs w:val="21"/>
              </w:rPr>
            </w:pPr>
            <w:r>
              <w:rPr>
                <w:kern w:val="0"/>
                <w:sz w:val="18"/>
                <w:szCs w:val="21"/>
              </w:rPr>
              <w:t>0</w:t>
            </w:r>
          </w:p>
        </w:tc>
        <w:tc>
          <w:tcPr>
            <w:tcW w:w="2126" w:type="dxa"/>
            <w:shd w:val="clear" w:color="auto" w:fill="auto"/>
          </w:tcPr>
          <w:p w14:paraId="17C6E0B6">
            <w:pPr>
              <w:widowControl/>
              <w:tabs>
                <w:tab w:val="decimal" w:pos="0"/>
              </w:tabs>
              <w:ind w:firstLine="0" w:firstLineChars="0"/>
              <w:jc w:val="center"/>
              <w:rPr>
                <w:kern w:val="0"/>
                <w:sz w:val="18"/>
                <w:szCs w:val="21"/>
              </w:rPr>
            </w:pPr>
            <w:r>
              <w:rPr>
                <w:kern w:val="0"/>
                <w:sz w:val="18"/>
                <w:szCs w:val="21"/>
              </w:rPr>
              <w:t>128</w:t>
            </w:r>
          </w:p>
        </w:tc>
        <w:tc>
          <w:tcPr>
            <w:tcW w:w="1984" w:type="dxa"/>
            <w:shd w:val="clear" w:color="auto" w:fill="auto"/>
          </w:tcPr>
          <w:p w14:paraId="5FC9172A">
            <w:pPr>
              <w:widowControl/>
              <w:tabs>
                <w:tab w:val="decimal" w:pos="0"/>
              </w:tabs>
              <w:ind w:firstLine="0" w:firstLineChars="0"/>
              <w:jc w:val="center"/>
              <w:rPr>
                <w:kern w:val="0"/>
                <w:sz w:val="18"/>
                <w:szCs w:val="21"/>
              </w:rPr>
            </w:pPr>
            <w:r>
              <w:rPr>
                <w:kern w:val="0"/>
                <w:sz w:val="18"/>
                <w:szCs w:val="21"/>
              </w:rPr>
              <w:t>64</w:t>
            </w:r>
          </w:p>
        </w:tc>
        <w:tc>
          <w:tcPr>
            <w:tcW w:w="1989" w:type="dxa"/>
            <w:shd w:val="clear" w:color="auto" w:fill="auto"/>
          </w:tcPr>
          <w:p w14:paraId="3AC6773A">
            <w:pPr>
              <w:widowControl/>
              <w:tabs>
                <w:tab w:val="decimal" w:pos="0"/>
              </w:tabs>
              <w:ind w:firstLine="0" w:firstLineChars="0"/>
              <w:jc w:val="center"/>
              <w:rPr>
                <w:kern w:val="0"/>
                <w:sz w:val="18"/>
                <w:szCs w:val="21"/>
              </w:rPr>
            </w:pPr>
            <w:r>
              <w:rPr>
                <w:kern w:val="0"/>
                <w:sz w:val="18"/>
                <w:szCs w:val="21"/>
              </w:rPr>
              <w:t>192</w:t>
            </w:r>
          </w:p>
        </w:tc>
      </w:tr>
      <w:tr w14:paraId="5DDBE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auto"/>
          </w:tcPr>
          <w:p w14:paraId="78611011">
            <w:pPr>
              <w:widowControl/>
              <w:tabs>
                <w:tab w:val="decimal" w:pos="0"/>
              </w:tabs>
              <w:ind w:firstLine="0" w:firstLineChars="0"/>
              <w:jc w:val="center"/>
              <w:rPr>
                <w:kern w:val="0"/>
                <w:sz w:val="18"/>
                <w:szCs w:val="21"/>
              </w:rPr>
            </w:pPr>
            <w:r>
              <w:rPr>
                <w:kern w:val="0"/>
                <w:sz w:val="18"/>
                <w:szCs w:val="21"/>
              </w:rPr>
              <w:t>1</w:t>
            </w:r>
          </w:p>
        </w:tc>
        <w:tc>
          <w:tcPr>
            <w:tcW w:w="1985" w:type="dxa"/>
            <w:shd w:val="clear" w:color="auto" w:fill="auto"/>
          </w:tcPr>
          <w:p w14:paraId="13572F7E">
            <w:pPr>
              <w:widowControl/>
              <w:tabs>
                <w:tab w:val="decimal" w:pos="0"/>
              </w:tabs>
              <w:ind w:firstLine="0" w:firstLineChars="0"/>
              <w:jc w:val="center"/>
              <w:rPr>
                <w:kern w:val="0"/>
                <w:sz w:val="18"/>
                <w:szCs w:val="21"/>
              </w:rPr>
            </w:pPr>
            <w:r>
              <w:rPr>
                <w:kern w:val="0"/>
                <w:sz w:val="18"/>
                <w:szCs w:val="21"/>
              </w:rPr>
              <w:t>1</w:t>
            </w:r>
          </w:p>
        </w:tc>
        <w:tc>
          <w:tcPr>
            <w:tcW w:w="2126" w:type="dxa"/>
            <w:shd w:val="clear" w:color="auto" w:fill="auto"/>
          </w:tcPr>
          <w:p w14:paraId="72E15775">
            <w:pPr>
              <w:widowControl/>
              <w:tabs>
                <w:tab w:val="decimal" w:pos="0"/>
              </w:tabs>
              <w:ind w:firstLine="0" w:firstLineChars="0"/>
              <w:jc w:val="center"/>
              <w:rPr>
                <w:kern w:val="0"/>
                <w:sz w:val="18"/>
                <w:szCs w:val="21"/>
              </w:rPr>
            </w:pPr>
            <w:r>
              <w:rPr>
                <w:kern w:val="0"/>
                <w:sz w:val="18"/>
                <w:szCs w:val="21"/>
              </w:rPr>
              <w:t>129</w:t>
            </w:r>
          </w:p>
        </w:tc>
        <w:tc>
          <w:tcPr>
            <w:tcW w:w="1984" w:type="dxa"/>
            <w:shd w:val="clear" w:color="auto" w:fill="auto"/>
          </w:tcPr>
          <w:p w14:paraId="75BA49A7">
            <w:pPr>
              <w:widowControl/>
              <w:tabs>
                <w:tab w:val="decimal" w:pos="0"/>
              </w:tabs>
              <w:ind w:firstLine="0" w:firstLineChars="0"/>
              <w:jc w:val="center"/>
              <w:rPr>
                <w:kern w:val="0"/>
                <w:sz w:val="18"/>
                <w:szCs w:val="21"/>
              </w:rPr>
            </w:pPr>
            <w:r>
              <w:rPr>
                <w:kern w:val="0"/>
                <w:sz w:val="18"/>
                <w:szCs w:val="21"/>
              </w:rPr>
              <w:t>65</w:t>
            </w:r>
          </w:p>
        </w:tc>
        <w:tc>
          <w:tcPr>
            <w:tcW w:w="1989" w:type="dxa"/>
            <w:shd w:val="clear" w:color="auto" w:fill="auto"/>
          </w:tcPr>
          <w:p w14:paraId="0568F746">
            <w:pPr>
              <w:widowControl/>
              <w:tabs>
                <w:tab w:val="decimal" w:pos="0"/>
              </w:tabs>
              <w:ind w:firstLine="0" w:firstLineChars="0"/>
              <w:jc w:val="center"/>
              <w:rPr>
                <w:kern w:val="0"/>
                <w:sz w:val="18"/>
                <w:szCs w:val="21"/>
              </w:rPr>
            </w:pPr>
            <w:r>
              <w:rPr>
                <w:kern w:val="0"/>
                <w:sz w:val="18"/>
                <w:szCs w:val="21"/>
              </w:rPr>
              <w:t>193</w:t>
            </w:r>
          </w:p>
        </w:tc>
      </w:tr>
      <w:tr w14:paraId="13B19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auto"/>
          </w:tcPr>
          <w:p w14:paraId="17287AC5">
            <w:pPr>
              <w:widowControl/>
              <w:tabs>
                <w:tab w:val="decimal" w:pos="0"/>
              </w:tabs>
              <w:ind w:firstLine="0" w:firstLineChars="0"/>
              <w:jc w:val="center"/>
              <w:rPr>
                <w:kern w:val="0"/>
                <w:sz w:val="18"/>
                <w:szCs w:val="21"/>
              </w:rPr>
            </w:pPr>
            <w:r>
              <w:rPr>
                <w:kern w:val="0"/>
                <w:sz w:val="18"/>
                <w:szCs w:val="21"/>
              </w:rPr>
              <w:t>2</w:t>
            </w:r>
          </w:p>
        </w:tc>
        <w:tc>
          <w:tcPr>
            <w:tcW w:w="1985" w:type="dxa"/>
            <w:shd w:val="clear" w:color="auto" w:fill="auto"/>
          </w:tcPr>
          <w:p w14:paraId="781EE05A">
            <w:pPr>
              <w:widowControl/>
              <w:tabs>
                <w:tab w:val="decimal" w:pos="0"/>
              </w:tabs>
              <w:ind w:firstLine="0" w:firstLineChars="0"/>
              <w:jc w:val="center"/>
              <w:rPr>
                <w:kern w:val="0"/>
                <w:sz w:val="18"/>
                <w:szCs w:val="21"/>
              </w:rPr>
            </w:pPr>
            <w:r>
              <w:rPr>
                <w:kern w:val="0"/>
                <w:sz w:val="18"/>
                <w:szCs w:val="21"/>
              </w:rPr>
              <w:t>2</w:t>
            </w:r>
          </w:p>
        </w:tc>
        <w:tc>
          <w:tcPr>
            <w:tcW w:w="2126" w:type="dxa"/>
            <w:shd w:val="clear" w:color="auto" w:fill="auto"/>
          </w:tcPr>
          <w:p w14:paraId="0EB0050B">
            <w:pPr>
              <w:widowControl/>
              <w:tabs>
                <w:tab w:val="decimal" w:pos="0"/>
              </w:tabs>
              <w:ind w:firstLine="0" w:firstLineChars="0"/>
              <w:jc w:val="center"/>
              <w:rPr>
                <w:kern w:val="0"/>
                <w:sz w:val="18"/>
                <w:szCs w:val="21"/>
              </w:rPr>
            </w:pPr>
            <w:r>
              <w:rPr>
                <w:kern w:val="0"/>
                <w:sz w:val="18"/>
                <w:szCs w:val="21"/>
              </w:rPr>
              <w:t>130</w:t>
            </w:r>
          </w:p>
        </w:tc>
        <w:tc>
          <w:tcPr>
            <w:tcW w:w="1984" w:type="dxa"/>
            <w:shd w:val="clear" w:color="auto" w:fill="auto"/>
          </w:tcPr>
          <w:p w14:paraId="0E6C771D">
            <w:pPr>
              <w:widowControl/>
              <w:tabs>
                <w:tab w:val="decimal" w:pos="0"/>
              </w:tabs>
              <w:ind w:firstLine="0" w:firstLineChars="0"/>
              <w:jc w:val="center"/>
              <w:rPr>
                <w:kern w:val="0"/>
                <w:sz w:val="18"/>
                <w:szCs w:val="21"/>
              </w:rPr>
            </w:pPr>
            <w:r>
              <w:rPr>
                <w:kern w:val="0"/>
                <w:sz w:val="18"/>
                <w:szCs w:val="21"/>
              </w:rPr>
              <w:t>66</w:t>
            </w:r>
          </w:p>
        </w:tc>
        <w:tc>
          <w:tcPr>
            <w:tcW w:w="1989" w:type="dxa"/>
            <w:shd w:val="clear" w:color="auto" w:fill="auto"/>
          </w:tcPr>
          <w:p w14:paraId="418E13BB">
            <w:pPr>
              <w:widowControl/>
              <w:tabs>
                <w:tab w:val="decimal" w:pos="0"/>
              </w:tabs>
              <w:ind w:firstLine="0" w:firstLineChars="0"/>
              <w:jc w:val="center"/>
              <w:rPr>
                <w:kern w:val="0"/>
                <w:sz w:val="18"/>
                <w:szCs w:val="21"/>
              </w:rPr>
            </w:pPr>
            <w:r>
              <w:rPr>
                <w:kern w:val="0"/>
                <w:sz w:val="18"/>
                <w:szCs w:val="21"/>
              </w:rPr>
              <w:t>194</w:t>
            </w:r>
          </w:p>
        </w:tc>
      </w:tr>
      <w:tr w14:paraId="6627A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5" w:hRule="atLeast"/>
          <w:jc w:val="center"/>
        </w:trPr>
        <w:tc>
          <w:tcPr>
            <w:tcW w:w="1134" w:type="dxa"/>
            <w:shd w:val="clear" w:color="auto" w:fill="auto"/>
          </w:tcPr>
          <w:p w14:paraId="623BD82B">
            <w:pPr>
              <w:widowControl/>
              <w:tabs>
                <w:tab w:val="decimal" w:pos="0"/>
              </w:tabs>
              <w:ind w:firstLine="0" w:firstLineChars="0"/>
              <w:jc w:val="center"/>
              <w:rPr>
                <w:kern w:val="0"/>
                <w:sz w:val="18"/>
                <w:szCs w:val="21"/>
              </w:rPr>
            </w:pPr>
            <w:r>
              <w:rPr>
                <w:kern w:val="0"/>
                <w:sz w:val="18"/>
                <w:szCs w:val="21"/>
              </w:rPr>
              <w:t>…</w:t>
            </w:r>
          </w:p>
        </w:tc>
        <w:tc>
          <w:tcPr>
            <w:tcW w:w="1985" w:type="dxa"/>
            <w:shd w:val="clear" w:color="auto" w:fill="auto"/>
          </w:tcPr>
          <w:p w14:paraId="0F5EB25A">
            <w:pPr>
              <w:widowControl/>
              <w:tabs>
                <w:tab w:val="decimal" w:pos="0"/>
              </w:tabs>
              <w:ind w:firstLine="0" w:firstLineChars="0"/>
              <w:jc w:val="center"/>
              <w:rPr>
                <w:kern w:val="0"/>
                <w:sz w:val="18"/>
                <w:szCs w:val="21"/>
              </w:rPr>
            </w:pPr>
            <w:r>
              <w:rPr>
                <w:kern w:val="0"/>
                <w:sz w:val="18"/>
                <w:szCs w:val="21"/>
              </w:rPr>
              <w:t>…</w:t>
            </w:r>
          </w:p>
        </w:tc>
        <w:tc>
          <w:tcPr>
            <w:tcW w:w="2126" w:type="dxa"/>
            <w:shd w:val="clear" w:color="auto" w:fill="auto"/>
          </w:tcPr>
          <w:p w14:paraId="1069BA7B">
            <w:pPr>
              <w:widowControl/>
              <w:tabs>
                <w:tab w:val="decimal" w:pos="0"/>
              </w:tabs>
              <w:ind w:firstLine="0" w:firstLineChars="0"/>
              <w:jc w:val="center"/>
              <w:rPr>
                <w:kern w:val="0"/>
                <w:sz w:val="18"/>
                <w:szCs w:val="21"/>
              </w:rPr>
            </w:pPr>
            <w:r>
              <w:rPr>
                <w:kern w:val="0"/>
                <w:sz w:val="18"/>
                <w:szCs w:val="21"/>
              </w:rPr>
              <w:t>…</w:t>
            </w:r>
          </w:p>
        </w:tc>
        <w:tc>
          <w:tcPr>
            <w:tcW w:w="1984" w:type="dxa"/>
            <w:shd w:val="clear" w:color="auto" w:fill="auto"/>
          </w:tcPr>
          <w:p w14:paraId="505C101A">
            <w:pPr>
              <w:widowControl/>
              <w:tabs>
                <w:tab w:val="decimal" w:pos="0"/>
              </w:tabs>
              <w:ind w:firstLine="0" w:firstLineChars="0"/>
              <w:jc w:val="center"/>
              <w:rPr>
                <w:kern w:val="0"/>
                <w:sz w:val="18"/>
                <w:szCs w:val="21"/>
              </w:rPr>
            </w:pPr>
            <w:r>
              <w:rPr>
                <w:kern w:val="0"/>
                <w:sz w:val="18"/>
                <w:szCs w:val="21"/>
              </w:rPr>
              <w:t>…</w:t>
            </w:r>
          </w:p>
        </w:tc>
        <w:tc>
          <w:tcPr>
            <w:tcW w:w="1989" w:type="dxa"/>
            <w:shd w:val="clear" w:color="auto" w:fill="auto"/>
          </w:tcPr>
          <w:p w14:paraId="291A0234">
            <w:pPr>
              <w:widowControl/>
              <w:tabs>
                <w:tab w:val="decimal" w:pos="0"/>
              </w:tabs>
              <w:ind w:firstLine="0" w:firstLineChars="0"/>
              <w:jc w:val="center"/>
              <w:rPr>
                <w:kern w:val="0"/>
                <w:sz w:val="18"/>
                <w:szCs w:val="21"/>
              </w:rPr>
            </w:pPr>
            <w:r>
              <w:rPr>
                <w:kern w:val="0"/>
                <w:sz w:val="18"/>
                <w:szCs w:val="21"/>
              </w:rPr>
              <w:t>…</w:t>
            </w:r>
          </w:p>
        </w:tc>
      </w:tr>
      <w:tr w14:paraId="24214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auto"/>
          </w:tcPr>
          <w:p w14:paraId="26873A5B">
            <w:pPr>
              <w:widowControl/>
              <w:tabs>
                <w:tab w:val="decimal" w:pos="0"/>
              </w:tabs>
              <w:ind w:firstLine="0" w:firstLineChars="0"/>
              <w:jc w:val="center"/>
              <w:rPr>
                <w:kern w:val="0"/>
                <w:sz w:val="18"/>
                <w:szCs w:val="21"/>
              </w:rPr>
            </w:pPr>
            <w:r>
              <w:rPr>
                <w:kern w:val="0"/>
                <w:sz w:val="18"/>
                <w:szCs w:val="21"/>
              </w:rPr>
              <w:t>c</w:t>
            </w:r>
          </w:p>
        </w:tc>
        <w:tc>
          <w:tcPr>
            <w:tcW w:w="1985" w:type="dxa"/>
            <w:shd w:val="clear" w:color="auto" w:fill="auto"/>
          </w:tcPr>
          <w:p w14:paraId="3DC74F0A">
            <w:pPr>
              <w:widowControl/>
              <w:tabs>
                <w:tab w:val="decimal" w:pos="0"/>
              </w:tabs>
              <w:ind w:firstLine="0" w:firstLineChars="0"/>
              <w:jc w:val="center"/>
              <w:rPr>
                <w:kern w:val="0"/>
                <w:sz w:val="18"/>
                <w:szCs w:val="21"/>
              </w:rPr>
            </w:pPr>
            <w:r>
              <w:rPr>
                <w:kern w:val="0"/>
                <w:sz w:val="18"/>
                <w:szCs w:val="21"/>
              </w:rPr>
              <w:t>c mod 256</w:t>
            </w:r>
          </w:p>
        </w:tc>
        <w:tc>
          <w:tcPr>
            <w:tcW w:w="2126" w:type="dxa"/>
            <w:shd w:val="clear" w:color="auto" w:fill="auto"/>
          </w:tcPr>
          <w:p w14:paraId="16728A44">
            <w:pPr>
              <w:widowControl/>
              <w:tabs>
                <w:tab w:val="decimal" w:pos="0"/>
              </w:tabs>
              <w:ind w:firstLine="0" w:firstLineChars="0"/>
              <w:jc w:val="center"/>
              <w:rPr>
                <w:kern w:val="0"/>
                <w:sz w:val="18"/>
                <w:szCs w:val="21"/>
              </w:rPr>
            </w:pPr>
            <w:r>
              <w:rPr>
                <w:kern w:val="0"/>
                <w:sz w:val="18"/>
                <w:szCs w:val="21"/>
              </w:rPr>
              <w:t>(c+128) mod 256</w:t>
            </w:r>
          </w:p>
        </w:tc>
        <w:tc>
          <w:tcPr>
            <w:tcW w:w="1984" w:type="dxa"/>
            <w:shd w:val="clear" w:color="auto" w:fill="auto"/>
          </w:tcPr>
          <w:p w14:paraId="29043AA0">
            <w:pPr>
              <w:widowControl/>
              <w:tabs>
                <w:tab w:val="decimal" w:pos="0"/>
              </w:tabs>
              <w:ind w:firstLine="0" w:firstLineChars="0"/>
              <w:jc w:val="center"/>
              <w:rPr>
                <w:kern w:val="0"/>
                <w:sz w:val="18"/>
                <w:szCs w:val="21"/>
              </w:rPr>
            </w:pPr>
            <w:r>
              <w:rPr>
                <w:kern w:val="0"/>
                <w:sz w:val="18"/>
                <w:szCs w:val="21"/>
              </w:rPr>
              <w:t>(c+64) mod 256</w:t>
            </w:r>
          </w:p>
        </w:tc>
        <w:tc>
          <w:tcPr>
            <w:tcW w:w="1989" w:type="dxa"/>
            <w:shd w:val="clear" w:color="auto" w:fill="auto"/>
          </w:tcPr>
          <w:p w14:paraId="6E99F24C">
            <w:pPr>
              <w:widowControl/>
              <w:tabs>
                <w:tab w:val="decimal" w:pos="0"/>
              </w:tabs>
              <w:ind w:firstLine="0" w:firstLineChars="0"/>
              <w:jc w:val="center"/>
              <w:rPr>
                <w:kern w:val="0"/>
                <w:sz w:val="18"/>
                <w:szCs w:val="21"/>
              </w:rPr>
            </w:pPr>
            <w:r>
              <w:rPr>
                <w:kern w:val="0"/>
                <w:sz w:val="18"/>
                <w:szCs w:val="21"/>
              </w:rPr>
              <w:t>(c+192) mod 256</w:t>
            </w:r>
          </w:p>
        </w:tc>
      </w:tr>
      <w:tr w14:paraId="6F852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auto"/>
          </w:tcPr>
          <w:p w14:paraId="05DAF83B">
            <w:pPr>
              <w:widowControl/>
              <w:tabs>
                <w:tab w:val="decimal" w:pos="0"/>
              </w:tabs>
              <w:ind w:firstLine="0" w:firstLineChars="0"/>
              <w:jc w:val="center"/>
              <w:rPr>
                <w:kern w:val="0"/>
                <w:sz w:val="18"/>
                <w:szCs w:val="21"/>
              </w:rPr>
            </w:pPr>
            <w:r>
              <w:rPr>
                <w:kern w:val="0"/>
                <w:sz w:val="18"/>
                <w:szCs w:val="21"/>
              </w:rPr>
              <w:t>…</w:t>
            </w:r>
          </w:p>
        </w:tc>
        <w:tc>
          <w:tcPr>
            <w:tcW w:w="1985" w:type="dxa"/>
            <w:shd w:val="clear" w:color="auto" w:fill="auto"/>
          </w:tcPr>
          <w:p w14:paraId="2B4600C4">
            <w:pPr>
              <w:widowControl/>
              <w:tabs>
                <w:tab w:val="decimal" w:pos="0"/>
              </w:tabs>
              <w:ind w:firstLine="0" w:firstLineChars="0"/>
              <w:jc w:val="center"/>
              <w:rPr>
                <w:kern w:val="0"/>
                <w:sz w:val="18"/>
                <w:szCs w:val="21"/>
              </w:rPr>
            </w:pPr>
            <w:r>
              <w:rPr>
                <w:kern w:val="0"/>
                <w:sz w:val="18"/>
                <w:szCs w:val="21"/>
              </w:rPr>
              <w:t>…</w:t>
            </w:r>
          </w:p>
        </w:tc>
        <w:tc>
          <w:tcPr>
            <w:tcW w:w="2126" w:type="dxa"/>
            <w:shd w:val="clear" w:color="auto" w:fill="auto"/>
          </w:tcPr>
          <w:p w14:paraId="7DCB277F">
            <w:pPr>
              <w:widowControl/>
              <w:tabs>
                <w:tab w:val="decimal" w:pos="0"/>
              </w:tabs>
              <w:ind w:firstLine="0" w:firstLineChars="0"/>
              <w:jc w:val="center"/>
              <w:rPr>
                <w:kern w:val="0"/>
                <w:sz w:val="18"/>
                <w:szCs w:val="21"/>
              </w:rPr>
            </w:pPr>
            <w:r>
              <w:rPr>
                <w:kern w:val="0"/>
                <w:sz w:val="18"/>
                <w:szCs w:val="21"/>
              </w:rPr>
              <w:t>…</w:t>
            </w:r>
          </w:p>
        </w:tc>
        <w:tc>
          <w:tcPr>
            <w:tcW w:w="1984" w:type="dxa"/>
            <w:shd w:val="clear" w:color="auto" w:fill="auto"/>
          </w:tcPr>
          <w:p w14:paraId="437EE0B2">
            <w:pPr>
              <w:widowControl/>
              <w:tabs>
                <w:tab w:val="decimal" w:pos="0"/>
              </w:tabs>
              <w:ind w:firstLine="0" w:firstLineChars="0"/>
              <w:jc w:val="center"/>
              <w:rPr>
                <w:kern w:val="0"/>
                <w:sz w:val="18"/>
                <w:szCs w:val="21"/>
              </w:rPr>
            </w:pPr>
            <w:r>
              <w:rPr>
                <w:kern w:val="0"/>
                <w:sz w:val="18"/>
                <w:szCs w:val="21"/>
              </w:rPr>
              <w:t>…</w:t>
            </w:r>
          </w:p>
        </w:tc>
        <w:tc>
          <w:tcPr>
            <w:tcW w:w="1989" w:type="dxa"/>
            <w:shd w:val="clear" w:color="auto" w:fill="auto"/>
          </w:tcPr>
          <w:p w14:paraId="3769EAFA">
            <w:pPr>
              <w:widowControl/>
              <w:tabs>
                <w:tab w:val="decimal" w:pos="0"/>
              </w:tabs>
              <w:ind w:firstLine="0" w:firstLineChars="0"/>
              <w:jc w:val="center"/>
              <w:rPr>
                <w:kern w:val="0"/>
                <w:sz w:val="18"/>
                <w:szCs w:val="21"/>
              </w:rPr>
            </w:pPr>
            <w:r>
              <w:rPr>
                <w:kern w:val="0"/>
                <w:sz w:val="18"/>
                <w:szCs w:val="21"/>
              </w:rPr>
              <w:t>…</w:t>
            </w:r>
          </w:p>
        </w:tc>
      </w:tr>
      <w:tr w14:paraId="2972C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auto"/>
          </w:tcPr>
          <w:p w14:paraId="6EF74150">
            <w:pPr>
              <w:widowControl/>
              <w:tabs>
                <w:tab w:val="decimal" w:pos="0"/>
              </w:tabs>
              <w:ind w:firstLine="0" w:firstLineChars="0"/>
              <w:jc w:val="center"/>
              <w:rPr>
                <w:kern w:val="0"/>
                <w:sz w:val="18"/>
                <w:szCs w:val="21"/>
              </w:rPr>
            </w:pPr>
            <w:r>
              <w:rPr>
                <w:kern w:val="0"/>
                <w:sz w:val="18"/>
                <w:szCs w:val="21"/>
              </w:rPr>
              <w:t>NumCarriers-1</w:t>
            </w:r>
          </w:p>
        </w:tc>
        <w:tc>
          <w:tcPr>
            <w:tcW w:w="1985" w:type="dxa"/>
            <w:shd w:val="clear" w:color="auto" w:fill="auto"/>
          </w:tcPr>
          <w:p w14:paraId="0FC03CD8">
            <w:pPr>
              <w:widowControl/>
              <w:tabs>
                <w:tab w:val="decimal" w:pos="0"/>
              </w:tabs>
              <w:ind w:firstLine="0" w:firstLineChars="0"/>
              <w:jc w:val="center"/>
              <w:rPr>
                <w:kern w:val="0"/>
                <w:sz w:val="18"/>
                <w:szCs w:val="21"/>
              </w:rPr>
            </w:pPr>
            <w:r>
              <w:rPr>
                <w:kern w:val="0"/>
                <w:sz w:val="18"/>
                <w:szCs w:val="21"/>
              </w:rPr>
              <w:t xml:space="preserve">(NumCarriers-1) </w:t>
            </w:r>
            <w:r>
              <w:rPr>
                <w:kern w:val="0"/>
                <w:sz w:val="18"/>
                <w:szCs w:val="21"/>
              </w:rPr>
              <w:br w:type="textWrapping"/>
            </w:r>
            <w:r>
              <w:rPr>
                <w:kern w:val="0"/>
                <w:sz w:val="18"/>
                <w:szCs w:val="21"/>
              </w:rPr>
              <w:t>mod 256</w:t>
            </w:r>
          </w:p>
        </w:tc>
        <w:tc>
          <w:tcPr>
            <w:tcW w:w="2126" w:type="dxa"/>
            <w:shd w:val="clear" w:color="auto" w:fill="auto"/>
          </w:tcPr>
          <w:p w14:paraId="2B89D3DE">
            <w:pPr>
              <w:widowControl/>
              <w:tabs>
                <w:tab w:val="decimal" w:pos="0"/>
              </w:tabs>
              <w:ind w:firstLine="0" w:firstLineChars="0"/>
              <w:jc w:val="center"/>
              <w:rPr>
                <w:kern w:val="0"/>
                <w:sz w:val="18"/>
                <w:szCs w:val="21"/>
              </w:rPr>
            </w:pPr>
            <w:r>
              <w:rPr>
                <w:kern w:val="0"/>
                <w:sz w:val="18"/>
                <w:szCs w:val="21"/>
              </w:rPr>
              <w:t>((NumCarriers-1) +128) mod 256</w:t>
            </w:r>
          </w:p>
        </w:tc>
        <w:tc>
          <w:tcPr>
            <w:tcW w:w="1984" w:type="dxa"/>
            <w:shd w:val="clear" w:color="auto" w:fill="auto"/>
          </w:tcPr>
          <w:p w14:paraId="07E32A2C">
            <w:pPr>
              <w:widowControl/>
              <w:tabs>
                <w:tab w:val="decimal" w:pos="0"/>
              </w:tabs>
              <w:ind w:firstLine="0" w:firstLineChars="0"/>
              <w:jc w:val="center"/>
              <w:rPr>
                <w:kern w:val="0"/>
                <w:sz w:val="18"/>
                <w:szCs w:val="21"/>
              </w:rPr>
            </w:pPr>
            <w:r>
              <w:rPr>
                <w:kern w:val="0"/>
                <w:sz w:val="18"/>
                <w:szCs w:val="21"/>
              </w:rPr>
              <w:t>((NumCarriers-1) +64)</w:t>
            </w:r>
            <w:r>
              <w:rPr>
                <w:kern w:val="0"/>
                <w:sz w:val="18"/>
                <w:szCs w:val="21"/>
              </w:rPr>
              <w:br w:type="textWrapping"/>
            </w:r>
            <w:r>
              <w:rPr>
                <w:kern w:val="0"/>
                <w:sz w:val="18"/>
                <w:szCs w:val="21"/>
              </w:rPr>
              <w:t>mod 256</w:t>
            </w:r>
          </w:p>
        </w:tc>
        <w:tc>
          <w:tcPr>
            <w:tcW w:w="1989" w:type="dxa"/>
            <w:shd w:val="clear" w:color="auto" w:fill="auto"/>
          </w:tcPr>
          <w:p w14:paraId="2A8CF3D5">
            <w:pPr>
              <w:widowControl/>
              <w:tabs>
                <w:tab w:val="decimal" w:pos="0"/>
              </w:tabs>
              <w:ind w:firstLine="0" w:firstLineChars="0"/>
              <w:jc w:val="center"/>
              <w:rPr>
                <w:kern w:val="0"/>
                <w:sz w:val="18"/>
                <w:szCs w:val="21"/>
              </w:rPr>
            </w:pPr>
            <w:r>
              <w:rPr>
                <w:kern w:val="0"/>
                <w:sz w:val="18"/>
                <w:szCs w:val="21"/>
              </w:rPr>
              <w:t>((NumCarriers-1) +192) mod 256</w:t>
            </w:r>
          </w:p>
        </w:tc>
      </w:tr>
      <w:tr w14:paraId="78662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218" w:type="dxa"/>
            <w:gridSpan w:val="5"/>
            <w:shd w:val="clear" w:color="auto" w:fill="auto"/>
          </w:tcPr>
          <w:p w14:paraId="139461F0">
            <w:pPr>
              <w:widowControl/>
              <w:tabs>
                <w:tab w:val="decimal" w:pos="0"/>
              </w:tabs>
              <w:ind w:firstLine="0" w:firstLineChars="0"/>
              <w:jc w:val="center"/>
              <w:rPr>
                <w:kern w:val="0"/>
                <w:sz w:val="18"/>
                <w:szCs w:val="21"/>
              </w:rPr>
            </w:pPr>
            <w:bookmarkStart w:id="151" w:name="_Toc402983728"/>
            <w:bookmarkStart w:id="152" w:name="_Toc402983262"/>
            <w:bookmarkStart w:id="153" w:name="_Toc402984194"/>
            <w:r>
              <w:rPr>
                <w:sz w:val="18"/>
              </w:rPr>
              <w:t>其中，</w:t>
            </w:r>
            <w:r>
              <w:rPr>
                <w:kern w:val="0"/>
                <w:sz w:val="18"/>
                <w:szCs w:val="21"/>
              </w:rPr>
              <w:t>NumCarriers表示每个OFDM符号的可用子载波</w:t>
            </w:r>
            <w:r>
              <w:rPr>
                <w:sz w:val="18"/>
              </w:rPr>
              <w:t>。</w:t>
            </w:r>
          </w:p>
        </w:tc>
      </w:tr>
      <w:bookmarkEnd w:id="151"/>
      <w:bookmarkEnd w:id="152"/>
      <w:bookmarkEnd w:id="153"/>
    </w:tbl>
    <w:p w14:paraId="3077AA93">
      <w:pPr>
        <w:ind w:firstLine="420"/>
        <w:rPr>
          <w:lang w:val="zh-CN"/>
        </w:rPr>
      </w:pPr>
      <w:r>
        <w:rPr>
          <w:rFonts w:hint="eastAsia"/>
          <w:lang w:val="zh-CN"/>
        </w:rPr>
        <w:t>对于频段1，</w:t>
      </w:r>
      <w:r>
        <w:rPr>
          <w:lang w:val="zh-CN"/>
        </w:rPr>
        <w:t>帧控制的可用载波数为1</w:t>
      </w:r>
      <w:r>
        <w:rPr>
          <w:rFonts w:hint="eastAsia"/>
          <w:lang w:val="zh-CN"/>
        </w:rPr>
        <w:t>31</w:t>
      </w:r>
      <w:r>
        <w:rPr>
          <w:lang w:val="zh-CN"/>
        </w:rPr>
        <w:t>，子载波编号从</w:t>
      </w:r>
      <w:r>
        <w:rPr>
          <w:rFonts w:hint="eastAsia"/>
          <w:lang w:val="zh-CN"/>
        </w:rPr>
        <w:t>10</w:t>
      </w:r>
      <w:r>
        <w:rPr>
          <w:lang w:val="zh-CN"/>
        </w:rPr>
        <w:t>0到</w:t>
      </w:r>
      <w:r>
        <w:rPr>
          <w:rFonts w:hint="eastAsia"/>
          <w:lang w:val="zh-CN"/>
        </w:rPr>
        <w:t>23</w:t>
      </w:r>
      <w:r>
        <w:rPr>
          <w:lang w:val="zh-CN"/>
        </w:rPr>
        <w:t>0，采用QPSK调制方式，有</w:t>
      </w:r>
      <w:r>
        <w:rPr>
          <w:rFonts w:hint="eastAsia"/>
          <w:lang w:val="zh-CN"/>
        </w:rPr>
        <w:t>8</w:t>
      </w:r>
      <w:r>
        <w:rPr>
          <w:lang w:val="zh-CN"/>
        </w:rPr>
        <w:t>个帧控制符号。</w:t>
      </w:r>
      <w:r>
        <w:rPr>
          <w:rFonts w:hint="eastAsia"/>
          <w:lang w:val="zh-CN"/>
        </w:rPr>
        <w:t>前两个</w:t>
      </w:r>
      <w:r>
        <w:rPr>
          <w:lang w:val="zh-CN"/>
        </w:rPr>
        <w:t>帧控制</w:t>
      </w:r>
      <w:r>
        <w:rPr>
          <w:rFonts w:hint="eastAsia"/>
          <w:lang w:val="zh-CN"/>
        </w:rPr>
        <w:t>的I路和Q路拷贝方式与频段0一致；第三个符号的帧控制，</w:t>
      </w:r>
      <w:r>
        <w:rPr>
          <w:lang w:val="zh-CN"/>
        </w:rPr>
        <w:t>对于I路来说，输入的比特流加上一个</w:t>
      </w:r>
      <w:r>
        <w:rPr>
          <w:rFonts w:hint="eastAsia"/>
          <w:lang w:val="zh-CN"/>
        </w:rPr>
        <w:t>32</w:t>
      </w:r>
      <w:r>
        <w:rPr>
          <w:lang w:val="zh-CN"/>
        </w:rPr>
        <w:t>的偏置拷贝到对应的载波上，对于</w:t>
      </w:r>
      <w:r>
        <w:rPr>
          <w:rFonts w:hint="eastAsia"/>
          <w:lang w:val="zh-CN"/>
        </w:rPr>
        <w:t>Q</w:t>
      </w:r>
      <w:r>
        <w:rPr>
          <w:lang w:val="zh-CN"/>
        </w:rPr>
        <w:t>路来说，输入的比特流加上一个</w:t>
      </w:r>
      <w:r>
        <w:rPr>
          <w:rFonts w:hint="eastAsia"/>
          <w:lang w:val="zh-CN"/>
        </w:rPr>
        <w:t>160</w:t>
      </w:r>
      <w:r>
        <w:rPr>
          <w:lang w:val="zh-CN"/>
        </w:rPr>
        <w:t>的偏置拷贝到对应的载波上</w:t>
      </w:r>
      <w:r>
        <w:rPr>
          <w:rFonts w:hint="eastAsia"/>
          <w:lang w:val="zh-CN"/>
        </w:rPr>
        <w:t>；第四个符号的帧控制，</w:t>
      </w:r>
      <w:r>
        <w:rPr>
          <w:lang w:val="zh-CN"/>
        </w:rPr>
        <w:t>对于I路来说，输入的比特流加上一个</w:t>
      </w:r>
      <w:r>
        <w:rPr>
          <w:rFonts w:hint="eastAsia"/>
          <w:lang w:val="zh-CN"/>
        </w:rPr>
        <w:t>96</w:t>
      </w:r>
      <w:r>
        <w:rPr>
          <w:lang w:val="zh-CN"/>
        </w:rPr>
        <w:t>的偏置拷贝到对应的载波上，对于</w:t>
      </w:r>
      <w:r>
        <w:rPr>
          <w:rFonts w:hint="eastAsia"/>
          <w:lang w:val="zh-CN"/>
        </w:rPr>
        <w:t>Q</w:t>
      </w:r>
      <w:r>
        <w:rPr>
          <w:lang w:val="zh-CN"/>
        </w:rPr>
        <w:t>路来说，输入的比特流加上一个</w:t>
      </w:r>
      <w:r>
        <w:rPr>
          <w:rFonts w:hint="eastAsia"/>
          <w:lang w:val="zh-CN"/>
        </w:rPr>
        <w:t>224</w:t>
      </w:r>
      <w:r>
        <w:rPr>
          <w:lang w:val="zh-CN"/>
        </w:rPr>
        <w:t>的偏置拷贝到对应的载波上</w:t>
      </w:r>
      <w:r>
        <w:rPr>
          <w:rFonts w:hint="eastAsia"/>
          <w:lang w:val="zh-CN"/>
        </w:rPr>
        <w:t>；第五个符号的帧控制，</w:t>
      </w:r>
      <w:r>
        <w:rPr>
          <w:lang w:val="zh-CN"/>
        </w:rPr>
        <w:t>对于I路来说，输入的比特流加上一个</w:t>
      </w:r>
      <w:r>
        <w:rPr>
          <w:rFonts w:hint="eastAsia"/>
          <w:lang w:val="zh-CN"/>
        </w:rPr>
        <w:t>16</w:t>
      </w:r>
      <w:r>
        <w:rPr>
          <w:lang w:val="zh-CN"/>
        </w:rPr>
        <w:t>的偏置拷贝到对应的载波上，对于</w:t>
      </w:r>
      <w:r>
        <w:rPr>
          <w:rFonts w:hint="eastAsia"/>
          <w:lang w:val="zh-CN"/>
        </w:rPr>
        <w:t>Q</w:t>
      </w:r>
      <w:r>
        <w:rPr>
          <w:lang w:val="zh-CN"/>
        </w:rPr>
        <w:t>路来说，输入的比特流加上一个</w:t>
      </w:r>
      <w:r>
        <w:rPr>
          <w:rFonts w:hint="eastAsia"/>
          <w:lang w:val="zh-CN"/>
        </w:rPr>
        <w:t>144</w:t>
      </w:r>
      <w:r>
        <w:rPr>
          <w:lang w:val="zh-CN"/>
        </w:rPr>
        <w:t>的偏置拷贝到对应的载波上</w:t>
      </w:r>
      <w:r>
        <w:rPr>
          <w:rFonts w:hint="eastAsia"/>
          <w:lang w:val="zh-CN"/>
        </w:rPr>
        <w:t>；第六个符号的帧控制，</w:t>
      </w:r>
      <w:r>
        <w:rPr>
          <w:lang w:val="zh-CN"/>
        </w:rPr>
        <w:t>对于I路来说，输入的比特流加上一个</w:t>
      </w:r>
      <w:r>
        <w:rPr>
          <w:rFonts w:hint="eastAsia"/>
          <w:lang w:val="zh-CN"/>
        </w:rPr>
        <w:t>80</w:t>
      </w:r>
      <w:r>
        <w:rPr>
          <w:lang w:val="zh-CN"/>
        </w:rPr>
        <w:t>的偏置拷贝到对应的载波上，对于</w:t>
      </w:r>
      <w:r>
        <w:rPr>
          <w:rFonts w:hint="eastAsia"/>
          <w:lang w:val="zh-CN"/>
        </w:rPr>
        <w:t>Q</w:t>
      </w:r>
      <w:r>
        <w:rPr>
          <w:lang w:val="zh-CN"/>
        </w:rPr>
        <w:t>路来说，输入的比特流加上一个</w:t>
      </w:r>
      <w:r>
        <w:rPr>
          <w:rFonts w:hint="eastAsia"/>
          <w:lang w:val="zh-CN"/>
        </w:rPr>
        <w:t>208</w:t>
      </w:r>
      <w:r>
        <w:rPr>
          <w:lang w:val="zh-CN"/>
        </w:rPr>
        <w:t>的偏置拷贝到对应的载波上</w:t>
      </w:r>
      <w:r>
        <w:rPr>
          <w:rFonts w:hint="eastAsia"/>
          <w:lang w:val="zh-CN"/>
        </w:rPr>
        <w:t>；第七个符号的帧控制，</w:t>
      </w:r>
      <w:r>
        <w:rPr>
          <w:lang w:val="zh-CN"/>
        </w:rPr>
        <w:t>对于I路来说，输入的比特流加上一个</w:t>
      </w:r>
      <w:r>
        <w:rPr>
          <w:rFonts w:hint="eastAsia"/>
          <w:lang w:val="zh-CN"/>
        </w:rPr>
        <w:t>48</w:t>
      </w:r>
      <w:r>
        <w:rPr>
          <w:lang w:val="zh-CN"/>
        </w:rPr>
        <w:t>的偏置拷贝到对应的载波上，对于</w:t>
      </w:r>
      <w:r>
        <w:rPr>
          <w:rFonts w:hint="eastAsia"/>
          <w:lang w:val="zh-CN"/>
        </w:rPr>
        <w:t>Q</w:t>
      </w:r>
      <w:r>
        <w:rPr>
          <w:lang w:val="zh-CN"/>
        </w:rPr>
        <w:t>路来说，输入的比特流加上一个</w:t>
      </w:r>
      <w:r>
        <w:rPr>
          <w:rFonts w:hint="eastAsia"/>
          <w:lang w:val="zh-CN"/>
        </w:rPr>
        <w:t>176</w:t>
      </w:r>
      <w:r>
        <w:rPr>
          <w:lang w:val="zh-CN"/>
        </w:rPr>
        <w:t>的偏置拷贝到对应的载波上</w:t>
      </w:r>
      <w:r>
        <w:rPr>
          <w:rFonts w:hint="eastAsia"/>
          <w:lang w:val="zh-CN"/>
        </w:rPr>
        <w:t>；第八个符号的帧控制，</w:t>
      </w:r>
      <w:r>
        <w:rPr>
          <w:lang w:val="zh-CN"/>
        </w:rPr>
        <w:t>对于I路来说，输入的比特流加上一个</w:t>
      </w:r>
      <w:r>
        <w:rPr>
          <w:rFonts w:hint="eastAsia"/>
          <w:lang w:val="zh-CN"/>
        </w:rPr>
        <w:t>112</w:t>
      </w:r>
      <w:r>
        <w:rPr>
          <w:lang w:val="zh-CN"/>
        </w:rPr>
        <w:t>的偏置拷贝到对应的载波上，对于</w:t>
      </w:r>
      <w:r>
        <w:rPr>
          <w:rFonts w:hint="eastAsia"/>
          <w:lang w:val="zh-CN"/>
        </w:rPr>
        <w:t>Q</w:t>
      </w:r>
      <w:r>
        <w:rPr>
          <w:lang w:val="zh-CN"/>
        </w:rPr>
        <w:t>路来说，输入的比特流加上一个</w:t>
      </w:r>
      <w:r>
        <w:rPr>
          <w:rFonts w:hint="eastAsia"/>
          <w:lang w:val="zh-CN"/>
        </w:rPr>
        <w:t>240</w:t>
      </w:r>
      <w:r>
        <w:rPr>
          <w:lang w:val="zh-CN"/>
        </w:rPr>
        <w:t>的偏置拷贝到对应的载波上</w:t>
      </w:r>
      <w:r>
        <w:rPr>
          <w:rFonts w:hint="eastAsia"/>
          <w:lang w:val="zh-CN"/>
        </w:rPr>
        <w:t>。</w:t>
      </w:r>
    </w:p>
    <w:p w14:paraId="508D538E">
      <w:pPr>
        <w:ind w:firstLine="420"/>
        <w:rPr>
          <w:lang w:val="zh-CN"/>
        </w:rPr>
      </w:pPr>
      <w:r>
        <w:rPr>
          <w:rFonts w:hint="eastAsia"/>
          <w:lang w:val="zh-CN"/>
        </w:rPr>
        <w:t>对于频段2，</w:t>
      </w:r>
      <w:r>
        <w:rPr>
          <w:lang w:val="zh-CN"/>
        </w:rPr>
        <w:t>帧控制的可用载波数为</w:t>
      </w:r>
      <w:r>
        <w:rPr>
          <w:rFonts w:hint="eastAsia"/>
          <w:lang w:val="zh-CN"/>
        </w:rPr>
        <w:t>89</w:t>
      </w:r>
      <w:r>
        <w:rPr>
          <w:lang w:val="zh-CN"/>
        </w:rPr>
        <w:t>，子载波编号从</w:t>
      </w:r>
      <w:r>
        <w:rPr>
          <w:rFonts w:hint="eastAsia"/>
          <w:lang w:val="zh-CN"/>
        </w:rPr>
        <w:t>32</w:t>
      </w:r>
      <w:r>
        <w:rPr>
          <w:lang w:val="zh-CN"/>
        </w:rPr>
        <w:t>到</w:t>
      </w:r>
      <w:r>
        <w:rPr>
          <w:rFonts w:hint="eastAsia"/>
          <w:lang w:val="zh-CN"/>
        </w:rPr>
        <w:t>12</w:t>
      </w:r>
      <w:r>
        <w:rPr>
          <w:lang w:val="zh-CN"/>
        </w:rPr>
        <w:t>0，采用QPSK调制方式，有</w:t>
      </w:r>
      <w:r>
        <w:rPr>
          <w:rFonts w:hint="eastAsia"/>
          <w:lang w:val="zh-CN"/>
        </w:rPr>
        <w:t>12</w:t>
      </w:r>
      <w:r>
        <w:rPr>
          <w:lang w:val="zh-CN"/>
        </w:rPr>
        <w:t>个帧控制符号。</w:t>
      </w:r>
      <w:r>
        <w:rPr>
          <w:rFonts w:hint="eastAsia"/>
          <w:lang w:val="zh-CN"/>
        </w:rPr>
        <w:t>第一个符号的帧控制，</w:t>
      </w:r>
      <w:r>
        <w:rPr>
          <w:lang w:val="zh-CN"/>
        </w:rPr>
        <w:t>对于I路来说，输入的比特流</w:t>
      </w:r>
      <w:r>
        <w:rPr>
          <w:rFonts w:hint="eastAsia"/>
          <w:lang w:val="zh-CN"/>
        </w:rPr>
        <w:t>不</w:t>
      </w:r>
      <w:r>
        <w:rPr>
          <w:lang w:val="zh-CN"/>
        </w:rPr>
        <w:t>加偏置拷贝到对应的载波上，对于</w:t>
      </w:r>
      <w:r>
        <w:rPr>
          <w:rFonts w:hint="eastAsia"/>
          <w:lang w:val="zh-CN"/>
        </w:rPr>
        <w:t>Q</w:t>
      </w:r>
      <w:r>
        <w:rPr>
          <w:lang w:val="zh-CN"/>
        </w:rPr>
        <w:t>路来说，输入的比特流加上一个</w:t>
      </w:r>
      <w:r>
        <w:rPr>
          <w:rFonts w:hint="eastAsia"/>
          <w:lang w:val="zh-CN"/>
        </w:rPr>
        <w:t>128</w:t>
      </w:r>
      <w:r>
        <w:rPr>
          <w:lang w:val="zh-CN"/>
        </w:rPr>
        <w:t>的偏置拷贝到对应的载波上</w:t>
      </w:r>
      <w:r>
        <w:rPr>
          <w:rFonts w:hint="eastAsia"/>
          <w:lang w:val="zh-CN"/>
        </w:rPr>
        <w:t>；第二个符号的帧控制，</w:t>
      </w:r>
      <w:r>
        <w:rPr>
          <w:lang w:val="zh-CN"/>
        </w:rPr>
        <w:t>对于I路来说，输入的比特流加</w:t>
      </w:r>
      <w:r>
        <w:rPr>
          <w:rFonts w:hint="eastAsia"/>
          <w:lang w:val="zh-CN"/>
        </w:rPr>
        <w:t>192的</w:t>
      </w:r>
      <w:r>
        <w:rPr>
          <w:lang w:val="zh-CN"/>
        </w:rPr>
        <w:t>偏置拷贝到对应的载波上，对于</w:t>
      </w:r>
      <w:r>
        <w:rPr>
          <w:rFonts w:hint="eastAsia"/>
          <w:lang w:val="zh-CN"/>
        </w:rPr>
        <w:t>Q</w:t>
      </w:r>
      <w:r>
        <w:rPr>
          <w:lang w:val="zh-CN"/>
        </w:rPr>
        <w:t>路来说，输入的比特流加上一个</w:t>
      </w:r>
      <w:r>
        <w:rPr>
          <w:rFonts w:hint="eastAsia"/>
          <w:lang w:val="zh-CN"/>
        </w:rPr>
        <w:t>64</w:t>
      </w:r>
      <w:r>
        <w:rPr>
          <w:lang w:val="zh-CN"/>
        </w:rPr>
        <w:t>的偏置拷贝到对应的载波上</w:t>
      </w:r>
      <w:r>
        <w:rPr>
          <w:rFonts w:hint="eastAsia"/>
          <w:lang w:val="zh-CN"/>
        </w:rPr>
        <w:t>；第三个符号的帧控制，</w:t>
      </w:r>
      <w:r>
        <w:rPr>
          <w:lang w:val="zh-CN"/>
        </w:rPr>
        <w:t>对于I路来说，输入的比特流加上一个</w:t>
      </w:r>
      <w:r>
        <w:rPr>
          <w:rFonts w:hint="eastAsia"/>
          <w:lang w:val="zh-CN"/>
        </w:rPr>
        <w:t>160</w:t>
      </w:r>
      <w:r>
        <w:rPr>
          <w:lang w:val="zh-CN"/>
        </w:rPr>
        <w:t>的偏置拷贝到对应的载波上，对于</w:t>
      </w:r>
      <w:r>
        <w:rPr>
          <w:rFonts w:hint="eastAsia"/>
          <w:lang w:val="zh-CN"/>
        </w:rPr>
        <w:t>Q</w:t>
      </w:r>
      <w:r>
        <w:rPr>
          <w:lang w:val="zh-CN"/>
        </w:rPr>
        <w:t>路来说，输入的比特流加上一个</w:t>
      </w:r>
      <w:r>
        <w:rPr>
          <w:rFonts w:hint="eastAsia"/>
          <w:lang w:val="zh-CN"/>
        </w:rPr>
        <w:t>32</w:t>
      </w:r>
      <w:r>
        <w:rPr>
          <w:lang w:val="zh-CN"/>
        </w:rPr>
        <w:t>的偏置拷贝到对应的载波上</w:t>
      </w:r>
      <w:r>
        <w:rPr>
          <w:rFonts w:hint="eastAsia"/>
          <w:lang w:val="zh-CN"/>
        </w:rPr>
        <w:t>；第四个符号的帧控制，</w:t>
      </w:r>
      <w:r>
        <w:rPr>
          <w:lang w:val="zh-CN"/>
        </w:rPr>
        <w:t>对于I路来说，输入的比特流加上一个</w:t>
      </w:r>
      <w:r>
        <w:rPr>
          <w:rFonts w:hint="eastAsia"/>
          <w:lang w:val="zh-CN"/>
        </w:rPr>
        <w:t>96</w:t>
      </w:r>
      <w:r>
        <w:rPr>
          <w:lang w:val="zh-CN"/>
        </w:rPr>
        <w:t>的偏置拷贝到对应的载波上，对于</w:t>
      </w:r>
      <w:r>
        <w:rPr>
          <w:rFonts w:hint="eastAsia"/>
          <w:lang w:val="zh-CN"/>
        </w:rPr>
        <w:t>Q</w:t>
      </w:r>
      <w:r>
        <w:rPr>
          <w:lang w:val="zh-CN"/>
        </w:rPr>
        <w:t>路来说，输入的比特流加上一个</w:t>
      </w:r>
      <w:r>
        <w:rPr>
          <w:rFonts w:hint="eastAsia"/>
          <w:lang w:val="zh-CN"/>
        </w:rPr>
        <w:t>224</w:t>
      </w:r>
      <w:r>
        <w:rPr>
          <w:lang w:val="zh-CN"/>
        </w:rPr>
        <w:t>的偏置拷贝到对应的载波上</w:t>
      </w:r>
      <w:r>
        <w:rPr>
          <w:rFonts w:hint="eastAsia"/>
          <w:lang w:val="zh-CN"/>
        </w:rPr>
        <w:t>；第五个符号的帧控制，</w:t>
      </w:r>
      <w:r>
        <w:rPr>
          <w:lang w:val="zh-CN"/>
        </w:rPr>
        <w:t>对于I路来说，输入的比特流加上一个</w:t>
      </w:r>
      <w:r>
        <w:rPr>
          <w:rFonts w:hint="eastAsia"/>
          <w:lang w:val="zh-CN"/>
        </w:rPr>
        <w:t>144</w:t>
      </w:r>
      <w:r>
        <w:rPr>
          <w:lang w:val="zh-CN"/>
        </w:rPr>
        <w:t>的偏置拷贝到对应的载波上，对于</w:t>
      </w:r>
      <w:r>
        <w:rPr>
          <w:rFonts w:hint="eastAsia"/>
          <w:lang w:val="zh-CN"/>
        </w:rPr>
        <w:t>Q</w:t>
      </w:r>
      <w:r>
        <w:rPr>
          <w:lang w:val="zh-CN"/>
        </w:rPr>
        <w:t>路来说，输入的比特流加上一个</w:t>
      </w:r>
      <w:r>
        <w:rPr>
          <w:rFonts w:hint="eastAsia"/>
          <w:lang w:val="zh-CN"/>
        </w:rPr>
        <w:t>16</w:t>
      </w:r>
      <w:r>
        <w:rPr>
          <w:lang w:val="zh-CN"/>
        </w:rPr>
        <w:t>的偏置拷贝到对应的载波上</w:t>
      </w:r>
      <w:r>
        <w:rPr>
          <w:rFonts w:hint="eastAsia"/>
          <w:lang w:val="zh-CN"/>
        </w:rPr>
        <w:t>；第六个符号的帧控制，</w:t>
      </w:r>
      <w:r>
        <w:rPr>
          <w:lang w:val="zh-CN"/>
        </w:rPr>
        <w:t>对于I路来说，输入的比特流加上一个</w:t>
      </w:r>
      <w:r>
        <w:rPr>
          <w:rFonts w:hint="eastAsia"/>
          <w:lang w:val="zh-CN"/>
        </w:rPr>
        <w:t>80</w:t>
      </w:r>
      <w:r>
        <w:rPr>
          <w:lang w:val="zh-CN"/>
        </w:rPr>
        <w:t>的偏置拷贝到对应的载波上，对于</w:t>
      </w:r>
      <w:r>
        <w:rPr>
          <w:rFonts w:hint="eastAsia"/>
          <w:lang w:val="zh-CN"/>
        </w:rPr>
        <w:t>Q</w:t>
      </w:r>
      <w:r>
        <w:rPr>
          <w:lang w:val="zh-CN"/>
        </w:rPr>
        <w:t>路来说，输入的比特流加上一个</w:t>
      </w:r>
      <w:r>
        <w:rPr>
          <w:rFonts w:hint="eastAsia"/>
          <w:lang w:val="zh-CN"/>
        </w:rPr>
        <w:t>208</w:t>
      </w:r>
      <w:r>
        <w:rPr>
          <w:lang w:val="zh-CN"/>
        </w:rPr>
        <w:t>的偏置拷贝到对应的载波上</w:t>
      </w:r>
      <w:r>
        <w:rPr>
          <w:rFonts w:hint="eastAsia"/>
          <w:lang w:val="zh-CN"/>
        </w:rPr>
        <w:t>；第七个符号的帧控制，</w:t>
      </w:r>
      <w:r>
        <w:rPr>
          <w:lang w:val="zh-CN"/>
        </w:rPr>
        <w:t>对于I路来说，输入的比特流加上一个</w:t>
      </w:r>
      <w:r>
        <w:rPr>
          <w:rFonts w:hint="eastAsia"/>
          <w:lang w:val="zh-CN"/>
        </w:rPr>
        <w:t>48</w:t>
      </w:r>
      <w:r>
        <w:rPr>
          <w:lang w:val="zh-CN"/>
        </w:rPr>
        <w:t>的偏置拷贝到对应的载波上，对于</w:t>
      </w:r>
      <w:r>
        <w:rPr>
          <w:rFonts w:hint="eastAsia"/>
          <w:lang w:val="zh-CN"/>
        </w:rPr>
        <w:t>Q</w:t>
      </w:r>
      <w:r>
        <w:rPr>
          <w:lang w:val="zh-CN"/>
        </w:rPr>
        <w:t>路来说，输入的比特流加上一个</w:t>
      </w:r>
      <w:r>
        <w:rPr>
          <w:rFonts w:hint="eastAsia"/>
          <w:lang w:val="zh-CN"/>
        </w:rPr>
        <w:t>176</w:t>
      </w:r>
      <w:r>
        <w:rPr>
          <w:lang w:val="zh-CN"/>
        </w:rPr>
        <w:t>的偏置拷贝到对应的载波上</w:t>
      </w:r>
      <w:r>
        <w:rPr>
          <w:rFonts w:hint="eastAsia"/>
          <w:lang w:val="zh-CN"/>
        </w:rPr>
        <w:t>；第八个符号的帧控制，</w:t>
      </w:r>
      <w:r>
        <w:rPr>
          <w:lang w:val="zh-CN"/>
        </w:rPr>
        <w:t>对于I路来说，输入的比特流加上一个</w:t>
      </w:r>
      <w:r>
        <w:rPr>
          <w:rFonts w:hint="eastAsia"/>
          <w:lang w:val="zh-CN"/>
        </w:rPr>
        <w:t>240</w:t>
      </w:r>
      <w:r>
        <w:rPr>
          <w:lang w:val="zh-CN"/>
        </w:rPr>
        <w:t>的偏置拷贝到对应的载波上，对于</w:t>
      </w:r>
      <w:r>
        <w:rPr>
          <w:rFonts w:hint="eastAsia"/>
          <w:lang w:val="zh-CN"/>
        </w:rPr>
        <w:t>Q</w:t>
      </w:r>
      <w:r>
        <w:rPr>
          <w:lang w:val="zh-CN"/>
        </w:rPr>
        <w:t>路来说，输入的比特流加上一个</w:t>
      </w:r>
      <w:r>
        <w:rPr>
          <w:rFonts w:hint="eastAsia"/>
          <w:lang w:val="zh-CN"/>
        </w:rPr>
        <w:t>112</w:t>
      </w:r>
      <w:r>
        <w:rPr>
          <w:lang w:val="zh-CN"/>
        </w:rPr>
        <w:t>的偏置拷贝到对应的载波上</w:t>
      </w:r>
      <w:r>
        <w:rPr>
          <w:rFonts w:hint="eastAsia"/>
          <w:lang w:val="zh-CN"/>
        </w:rPr>
        <w:t>。第九个符号的帧控制，</w:t>
      </w:r>
      <w:r>
        <w:rPr>
          <w:lang w:val="zh-CN"/>
        </w:rPr>
        <w:t>对于I路来说，输入的比特流加上一个</w:t>
      </w:r>
      <w:r>
        <w:rPr>
          <w:rFonts w:hint="eastAsia"/>
          <w:lang w:val="zh-CN"/>
        </w:rPr>
        <w:t>24</w:t>
      </w:r>
      <w:r>
        <w:rPr>
          <w:lang w:val="zh-CN"/>
        </w:rPr>
        <w:t>的偏置拷贝到对应的载波上，对于</w:t>
      </w:r>
      <w:r>
        <w:rPr>
          <w:rFonts w:hint="eastAsia"/>
          <w:lang w:val="zh-CN"/>
        </w:rPr>
        <w:t>Q</w:t>
      </w:r>
      <w:r>
        <w:rPr>
          <w:lang w:val="zh-CN"/>
        </w:rPr>
        <w:t>路来说，输入的比特流加上一个</w:t>
      </w:r>
      <w:r>
        <w:rPr>
          <w:rFonts w:hint="eastAsia"/>
          <w:lang w:val="zh-CN"/>
        </w:rPr>
        <w:t>152</w:t>
      </w:r>
      <w:r>
        <w:rPr>
          <w:lang w:val="zh-CN"/>
        </w:rPr>
        <w:t>的偏置拷贝到对应的载波上</w:t>
      </w:r>
      <w:r>
        <w:rPr>
          <w:rFonts w:hint="eastAsia"/>
          <w:lang w:val="zh-CN"/>
        </w:rPr>
        <w:t>。第十个符号的帧控制，</w:t>
      </w:r>
      <w:r>
        <w:rPr>
          <w:lang w:val="zh-CN"/>
        </w:rPr>
        <w:t>对于I路来说，输入的比特流加上一个</w:t>
      </w:r>
      <w:r>
        <w:rPr>
          <w:rFonts w:hint="eastAsia"/>
          <w:lang w:val="zh-CN"/>
        </w:rPr>
        <w:t>184</w:t>
      </w:r>
      <w:r>
        <w:rPr>
          <w:lang w:val="zh-CN"/>
        </w:rPr>
        <w:t>的偏置拷贝到对应的载波上，对于</w:t>
      </w:r>
      <w:r>
        <w:rPr>
          <w:rFonts w:hint="eastAsia"/>
          <w:lang w:val="zh-CN"/>
        </w:rPr>
        <w:t>Q</w:t>
      </w:r>
      <w:r>
        <w:rPr>
          <w:lang w:val="zh-CN"/>
        </w:rPr>
        <w:t>路来说，输入的比特流加上一个</w:t>
      </w:r>
      <w:r>
        <w:rPr>
          <w:rFonts w:hint="eastAsia"/>
          <w:lang w:val="zh-CN"/>
        </w:rPr>
        <w:t>56</w:t>
      </w:r>
      <w:r>
        <w:rPr>
          <w:lang w:val="zh-CN"/>
        </w:rPr>
        <w:t>的偏置拷贝到对应的载波上</w:t>
      </w:r>
      <w:r>
        <w:rPr>
          <w:rFonts w:hint="eastAsia"/>
          <w:lang w:val="zh-CN"/>
        </w:rPr>
        <w:t>。第十一个符号的帧控制，</w:t>
      </w:r>
      <w:r>
        <w:rPr>
          <w:lang w:val="zh-CN"/>
        </w:rPr>
        <w:t>对于I路来说，输入的比特流加上一个</w:t>
      </w:r>
      <w:r>
        <w:rPr>
          <w:rFonts w:hint="eastAsia"/>
          <w:lang w:val="zh-CN"/>
        </w:rPr>
        <w:t>136</w:t>
      </w:r>
      <w:r>
        <w:rPr>
          <w:lang w:val="zh-CN"/>
        </w:rPr>
        <w:t>的偏置拷贝到对应的载波上，对于</w:t>
      </w:r>
      <w:r>
        <w:rPr>
          <w:rFonts w:hint="eastAsia"/>
          <w:lang w:val="zh-CN"/>
        </w:rPr>
        <w:t>Q</w:t>
      </w:r>
      <w:r>
        <w:rPr>
          <w:lang w:val="zh-CN"/>
        </w:rPr>
        <w:t>路来说，输入的比特流加上一个</w:t>
      </w:r>
      <w:r>
        <w:rPr>
          <w:rFonts w:hint="eastAsia"/>
          <w:lang w:val="zh-CN"/>
        </w:rPr>
        <w:t>8</w:t>
      </w:r>
      <w:r>
        <w:rPr>
          <w:lang w:val="zh-CN"/>
        </w:rPr>
        <w:t>的偏置拷贝到对应的载波上</w:t>
      </w:r>
      <w:r>
        <w:rPr>
          <w:rFonts w:hint="eastAsia"/>
          <w:lang w:val="zh-CN"/>
        </w:rPr>
        <w:t>。第十二个符号的帧控制，</w:t>
      </w:r>
      <w:r>
        <w:rPr>
          <w:lang w:val="zh-CN"/>
        </w:rPr>
        <w:t>对于I路来说，输入的比特流加上一个</w:t>
      </w:r>
      <w:r>
        <w:rPr>
          <w:rFonts w:hint="eastAsia"/>
          <w:lang w:val="zh-CN"/>
        </w:rPr>
        <w:t>40</w:t>
      </w:r>
      <w:r>
        <w:rPr>
          <w:lang w:val="zh-CN"/>
        </w:rPr>
        <w:t>的偏置拷贝到对应的载波上，对于</w:t>
      </w:r>
      <w:r>
        <w:rPr>
          <w:rFonts w:hint="eastAsia"/>
          <w:lang w:val="zh-CN"/>
        </w:rPr>
        <w:t>Q</w:t>
      </w:r>
      <w:r>
        <w:rPr>
          <w:lang w:val="zh-CN"/>
        </w:rPr>
        <w:t>路来说，输入的比特流加上一个</w:t>
      </w:r>
      <w:r>
        <w:rPr>
          <w:rFonts w:hint="eastAsia"/>
          <w:lang w:val="zh-CN"/>
        </w:rPr>
        <w:t>168</w:t>
      </w:r>
      <w:r>
        <w:rPr>
          <w:lang w:val="zh-CN"/>
        </w:rPr>
        <w:t>的偏置拷贝到对应的载波上</w:t>
      </w:r>
      <w:r>
        <w:rPr>
          <w:rFonts w:hint="eastAsia"/>
          <w:lang w:val="zh-CN"/>
        </w:rPr>
        <w:t>。</w:t>
      </w:r>
    </w:p>
    <w:p w14:paraId="368E8050">
      <w:pPr>
        <w:ind w:firstLine="420"/>
        <w:rPr>
          <w:lang w:val="zh-CN"/>
        </w:rPr>
      </w:pPr>
      <w:r>
        <w:rPr>
          <w:lang w:val="zh-CN"/>
        </w:rPr>
        <w:t>对于频段3，帧控制的可用载波数为459个，子载波编号从32到490，采用QPSK调制方式，有4个帧控制符号。第一个符号的帧控制，对于I路来说，输入的比特流不加偏置拷贝到对应的载波上，对于Q路来说，输入的比特流加上一个128的偏置拷贝到对应的载波上；第二个符号的帧控制，对于I路来说，输入的比特流加192的偏置拷贝到对应的载波上，对于Q路来说，输入的比特流加上一个64的偏置拷贝到对应的载波上；第三个符号的帧控制，对于I路来说，输入的比特流加上一个160的偏置拷贝到对应的载波上，对于Q路来说，输入的比特流加上一个32的偏置拷贝到对应的载波上；第四个符号的帧控制，对于I路来说，输入的比特流加上一个96的偏置拷贝到对应的载波上，对于Q路来说，输入的比特流加上一个224的偏置拷贝到对应的载波上</w:t>
      </w:r>
      <w:r>
        <w:rPr>
          <w:rFonts w:hint="eastAsia"/>
          <w:lang w:val="zh-CN"/>
        </w:rPr>
        <w:t>。</w:t>
      </w:r>
    </w:p>
    <w:p w14:paraId="3F9E6813">
      <w:pPr>
        <w:ind w:firstLine="420"/>
        <w:rPr>
          <w:lang w:val="zh-CN"/>
        </w:rPr>
      </w:pPr>
      <w:r>
        <w:rPr>
          <w:lang w:val="zh-CN"/>
        </w:rPr>
        <w:t>对于频段4，帧控制的可用载波数为199个，子载波编号从32到230，采用QPSK调制方式，有8个帧控制符号。第一个符号的帧控制，对于I路来说，输入的比特流不加偏置拷贝到对应的载波上，对于Q路来说，输入的比特流加上一个128的偏置拷贝到对应的载波上；第二个符号的帧控制，对于I路来说，输入的比特流加192的偏置拷贝到对应的载波上，对于Q路来说，输入的比特流加上一个64的偏置拷贝到对应的载波上；第三个符号的帧控制，对于I路来说，输入的比特流加上一个160的偏置拷贝到对应的载波上，对于Q路来说，输入的比特流加上一个32的偏置拷贝到对应的载波上；第四个符号的帧控制，对于I路来说，输入的比特流加上一个96的偏置拷贝到对应的载波上，对于Q路来说，输入的比特流加上一个224的偏置拷贝到对应的载波上；第五个符号的帧控制，对于I路来说，输入的比特流加上一个144的偏置拷贝到对应的载波上，对于Q路来说，输入的比特流加上一个16的偏置拷贝到对应的载波上；第六个符号的帧控制，对于I路来说，输入的比特流加上一个80的偏置拷贝到对应的载波上，对于Q路来说，输入的比特流加上一个208的偏置拷贝到对应的载波上；第七个符号的帧控制，对于I路来说，输入的比特流加上一个48的偏置拷贝到对应的载波上，对于Q路来说，输入的比特流加上一个176的偏置拷贝到对应的载波上；第八个符号的帧控制，对于I路来说，输入的比特流加上一个240的偏置拷贝到对应的载波上，对于Q路来说，输入的比特流加上一个112的偏置拷贝到对应的载波上。</w:t>
      </w:r>
    </w:p>
    <w:p w14:paraId="276A5AE9">
      <w:pPr>
        <w:pStyle w:val="78"/>
      </w:pPr>
      <w:r>
        <w:rPr>
          <w:rFonts w:hint="eastAsia"/>
        </w:rPr>
        <w:t>扩展</w:t>
      </w:r>
      <w:r>
        <w:t>帧控制前向纠错码</w:t>
      </w:r>
    </w:p>
    <w:p w14:paraId="682D205F">
      <w:pPr>
        <w:ind w:firstLine="420"/>
        <w:rPr>
          <w:lang w:val="zh-CN"/>
        </w:rPr>
      </w:pPr>
      <w:r>
        <w:rPr>
          <w:rFonts w:hint="eastAsia"/>
          <w:lang w:val="zh-CN"/>
        </w:rPr>
        <w:t>扩展帧控制（eFC）前向纠错码和帧控制（FC）前向纠错码实现流程相同，但eFC的符号个数由FC中的“eFC符号个数”字段指示，且eFC的符号个数不超过FC的符号个数。</w:t>
      </w:r>
    </w:p>
    <w:p w14:paraId="6A83F1BB">
      <w:pPr>
        <w:pStyle w:val="78"/>
      </w:pPr>
      <w:bookmarkStart w:id="154" w:name="_Hlk198822241"/>
      <w:r>
        <w:t>载荷数据前向纠错码</w:t>
      </w:r>
    </w:p>
    <w:bookmarkEnd w:id="154"/>
    <w:p w14:paraId="73112129">
      <w:pPr>
        <w:ind w:firstLine="420"/>
      </w:pPr>
      <w:r>
        <w:rPr>
          <w:rFonts w:hint="eastAsia"/>
        </w:rPr>
        <w:t xml:space="preserve">参考Q/CSG1204111.3-2022《低压电力线宽带载波通信规约 第3部分：物理层通信协议（试行）》5.5 </w:t>
      </w:r>
      <w:bookmarkStart w:id="155" w:name="_Toc27024"/>
      <w:bookmarkStart w:id="156" w:name="_Toc5887"/>
      <w:bookmarkStart w:id="157" w:name="_Toc17808"/>
      <w:bookmarkStart w:id="158" w:name="_Toc18592"/>
      <w:r>
        <w:rPr>
          <w:rFonts w:hint="eastAsia"/>
        </w:rPr>
        <w:t>载荷数据前向纠错码</w:t>
      </w:r>
      <w:bookmarkEnd w:id="155"/>
      <w:bookmarkEnd w:id="156"/>
      <w:bookmarkEnd w:id="157"/>
      <w:bookmarkEnd w:id="158"/>
      <w:r>
        <w:rPr>
          <w:rFonts w:hint="eastAsia"/>
        </w:rPr>
        <w:t>。</w:t>
      </w:r>
    </w:p>
    <w:p w14:paraId="1DF72E59">
      <w:pPr>
        <w:pStyle w:val="77"/>
      </w:pPr>
      <w:bookmarkStart w:id="159" w:name="_Toc405476768"/>
      <w:bookmarkStart w:id="160" w:name="_Toc403570468"/>
      <w:bookmarkStart w:id="161" w:name="_Toc403585426"/>
      <w:bookmarkStart w:id="162" w:name="_Ref405372508"/>
      <w:bookmarkStart w:id="163" w:name="_Toc402983955"/>
      <w:bookmarkStart w:id="164" w:name="_Toc402983023"/>
      <w:bookmarkStart w:id="165" w:name="_Toc408860055"/>
      <w:bookmarkStart w:id="166" w:name="_Toc402983489"/>
      <w:bookmarkStart w:id="167" w:name="_Toc439785719"/>
      <w:r>
        <w:t>载荷数据Turbo编码</w:t>
      </w:r>
      <w:bookmarkEnd w:id="159"/>
      <w:bookmarkEnd w:id="160"/>
      <w:bookmarkEnd w:id="161"/>
      <w:bookmarkEnd w:id="162"/>
      <w:bookmarkEnd w:id="163"/>
      <w:bookmarkEnd w:id="164"/>
      <w:bookmarkEnd w:id="165"/>
      <w:bookmarkEnd w:id="166"/>
      <w:bookmarkEnd w:id="167"/>
    </w:p>
    <w:p w14:paraId="58AACD31">
      <w:pPr>
        <w:ind w:firstLine="420"/>
      </w:pPr>
      <w:r>
        <w:t>载荷数据支持</w:t>
      </w:r>
      <w:r>
        <w:rPr>
          <w:rFonts w:hint="eastAsia"/>
        </w:rPr>
        <w:t>PB</w:t>
      </w:r>
      <w:r>
        <w:t>16</w:t>
      </w:r>
      <w:r>
        <w:rPr>
          <w:rFonts w:hint="eastAsia"/>
        </w:rPr>
        <w:t>、PB</w:t>
      </w:r>
      <w:r>
        <w:t>72</w:t>
      </w:r>
      <w:r>
        <w:rPr>
          <w:rFonts w:hint="eastAsia"/>
        </w:rPr>
        <w:t>、</w:t>
      </w:r>
      <w:r>
        <w:t>PB136</w:t>
      </w:r>
      <w:r>
        <w:rPr>
          <w:rFonts w:hint="eastAsia"/>
        </w:rPr>
        <w:t>、PB</w:t>
      </w:r>
      <w:r>
        <w:t>264</w:t>
      </w:r>
      <w:r>
        <w:rPr>
          <w:rFonts w:hint="eastAsia"/>
        </w:rPr>
        <w:t>、</w:t>
      </w:r>
      <w:r>
        <w:t>PB520</w:t>
      </w:r>
      <w:r>
        <w:rPr>
          <w:rFonts w:hint="eastAsia"/>
        </w:rPr>
        <w:t>五种物理块大小</w:t>
      </w:r>
      <w:r>
        <w:t>。</w:t>
      </w:r>
    </w:p>
    <w:p w14:paraId="6950D923">
      <w:pPr>
        <w:pStyle w:val="362"/>
        <w:widowControl/>
        <w:numPr>
          <w:ilvl w:val="0"/>
          <w:numId w:val="47"/>
        </w:numPr>
        <w:tabs>
          <w:tab w:val="center" w:pos="4201"/>
          <w:tab w:val="right" w:leader="dot" w:pos="9298"/>
          <w:tab w:val="clear" w:pos="420"/>
        </w:tabs>
        <w:autoSpaceDE w:val="0"/>
        <w:autoSpaceDN w:val="0"/>
        <w:adjustRightInd w:val="0"/>
        <w:snapToGrid w:val="0"/>
        <w:ind w:left="839" w:hanging="419" w:firstLineChars="0"/>
      </w:pPr>
      <w:r>
        <w:t>编码模块</w:t>
      </w:r>
    </w:p>
    <w:p w14:paraId="6E71D08E">
      <w:pPr>
        <w:widowControl/>
        <w:tabs>
          <w:tab w:val="center" w:pos="4201"/>
          <w:tab w:val="right" w:leader="dot" w:pos="9298"/>
        </w:tabs>
        <w:autoSpaceDE w:val="0"/>
        <w:autoSpaceDN w:val="0"/>
        <w:spacing w:line="360" w:lineRule="exact"/>
        <w:ind w:firstLine="420"/>
        <w:rPr>
          <w:ins w:id="352" w:author="Gutingting " w:date="2026-02-12T14:38:56Z"/>
          <w:kern w:val="0"/>
          <w:szCs w:val="20"/>
        </w:rPr>
      </w:pPr>
      <w:r>
        <w:rPr>
          <w:kern w:val="0"/>
          <w:szCs w:val="20"/>
        </w:rPr>
        <w:t>Turbo编码由2个相同的分量编码器（ENC1，ENC2）组成，每输入一对信息比特（</w:t>
      </w:r>
      <w:r>
        <w:rPr>
          <w:kern w:val="0"/>
          <w:position w:val="-12"/>
          <w:szCs w:val="20"/>
        </w:rPr>
        <w:object>
          <v:shape id="_x0000_i1028" o:spt="75" type="#_x0000_t75" style="height:19pt;width:12.1pt;" o:ole="t" filled="f" o:preferrelative="t" stroked="f" coordsize="21600,21600">
            <v:path/>
            <v:fill on="f" focussize="0,0"/>
            <v:stroke on="f" joinstyle="miter"/>
            <v:imagedata r:id="rId41" o:title=""/>
            <o:lock v:ext="edit" aspectratio="t"/>
            <w10:wrap type="none"/>
            <w10:anchorlock/>
          </v:shape>
          <o:OLEObject Type="Embed" ProgID="Equation.DSMT4" ShapeID="_x0000_i1028" DrawAspect="Content" ObjectID="_1468075728" r:id="rId40">
            <o:LockedField>false</o:LockedField>
          </o:OLEObject>
        </w:object>
      </w:r>
      <w:r>
        <w:rPr>
          <w:kern w:val="0"/>
          <w:szCs w:val="20"/>
        </w:rPr>
        <w:t>，</w:t>
      </w:r>
      <w:r>
        <w:rPr>
          <w:kern w:val="0"/>
          <w:position w:val="-12"/>
          <w:szCs w:val="20"/>
        </w:rPr>
        <w:object>
          <v:shape id="_x0000_i1029" o:spt="75" type="#_x0000_t75" style="height:19pt;width:12.1pt;" o:ole="t" filled="f" o:preferrelative="t" stroked="f" coordsize="21600,21600">
            <v:path/>
            <v:fill on="f" focussize="0,0"/>
            <v:stroke on="f" joinstyle="miter"/>
            <v:imagedata r:id="rId43" o:title=""/>
            <o:lock v:ext="edit" aspectratio="t"/>
            <w10:wrap type="none"/>
            <w10:anchorlock/>
          </v:shape>
          <o:OLEObject Type="Embed" ProgID="Equation.DSMT4" ShapeID="_x0000_i1029" DrawAspect="Content" ObjectID="_1468075729" r:id="rId42">
            <o:LockedField>false</o:LockedField>
          </o:OLEObject>
        </w:object>
      </w:r>
      <w:r>
        <w:rPr>
          <w:kern w:val="0"/>
          <w:szCs w:val="20"/>
        </w:rPr>
        <w:t>），输出系统比特（</w:t>
      </w:r>
      <w:r>
        <w:rPr>
          <w:kern w:val="0"/>
          <w:position w:val="-12"/>
          <w:szCs w:val="20"/>
        </w:rPr>
        <w:object>
          <v:shape id="_x0000_i1030" o:spt="75" type="#_x0000_t75" style="height:19pt;width:12.1pt;" o:ole="t" filled="f" o:preferrelative="t" stroked="f" coordsize="21600,21600">
            <v:path/>
            <v:fill on="f" focussize="0,0"/>
            <v:stroke on="f" joinstyle="miter"/>
            <v:imagedata r:id="rId45" o:title=""/>
            <o:lock v:ext="edit" aspectratio="t"/>
            <w10:wrap type="none"/>
            <w10:anchorlock/>
          </v:shape>
          <o:OLEObject Type="Embed" ProgID="Equation.DSMT4" ShapeID="_x0000_i1030" DrawAspect="Content" ObjectID="_1468075730" r:id="rId44">
            <o:LockedField>false</o:LockedField>
          </o:OLEObject>
        </w:object>
      </w:r>
      <w:r>
        <w:rPr>
          <w:kern w:val="0"/>
          <w:szCs w:val="20"/>
        </w:rPr>
        <w:t>，</w:t>
      </w:r>
      <w:r>
        <w:rPr>
          <w:kern w:val="0"/>
          <w:position w:val="-12"/>
          <w:szCs w:val="20"/>
        </w:rPr>
        <w:object>
          <v:shape id="_x0000_i1031" o:spt="75" type="#_x0000_t75" style="height:19pt;width:12.1pt;" o:ole="t" filled="f" o:preferrelative="t" stroked="f" coordsize="21600,21600">
            <v:path/>
            <v:fill on="f" focussize="0,0"/>
            <v:stroke on="f" joinstyle="miter"/>
            <v:imagedata r:id="rId47" o:title=""/>
            <o:lock v:ext="edit" aspectratio="t"/>
            <w10:wrap type="none"/>
            <w10:anchorlock/>
          </v:shape>
          <o:OLEObject Type="Embed" ProgID="Equation.DSMT4" ShapeID="_x0000_i1031" DrawAspect="Content" ObjectID="_1468075731" r:id="rId46">
            <o:LockedField>false</o:LockedField>
          </o:OLEObject>
        </w:object>
      </w:r>
      <w:r>
        <w:rPr>
          <w:kern w:val="0"/>
          <w:szCs w:val="20"/>
        </w:rPr>
        <w:t>），和校验比特（</w:t>
      </w:r>
      <w:r>
        <w:rPr>
          <w:kern w:val="0"/>
          <w:position w:val="-10"/>
          <w:szCs w:val="20"/>
        </w:rPr>
        <w:object>
          <v:shape id="_x0000_i1032" o:spt="75" type="#_x0000_t75" style="height:13.8pt;width:13.8pt;" o:ole="t" filled="f" o:preferrelative="t" stroked="f" coordsize="21600,21600">
            <v:path/>
            <v:fill on="f" focussize="0,0"/>
            <v:stroke on="f" joinstyle="miter"/>
            <v:imagedata r:id="rId49" o:title=""/>
            <o:lock v:ext="edit" aspectratio="t"/>
            <w10:wrap type="none"/>
            <w10:anchorlock/>
          </v:shape>
          <o:OLEObject Type="Embed" ProgID="Equation.DSMT4" ShapeID="_x0000_i1032" DrawAspect="Content" ObjectID="_1468075732" r:id="rId48">
            <o:LockedField>false</o:LockedField>
          </o:OLEObject>
        </w:object>
      </w:r>
      <w:r>
        <w:rPr>
          <w:kern w:val="0"/>
          <w:szCs w:val="20"/>
        </w:rPr>
        <w:t>，</w:t>
      </w:r>
      <w:r>
        <w:rPr>
          <w:kern w:val="0"/>
          <w:position w:val="-10"/>
          <w:szCs w:val="20"/>
        </w:rPr>
        <w:object>
          <v:shape id="_x0000_i1033" o:spt="75" type="#_x0000_t75" style="height:12.1pt;width:12.1pt;" o:ole="t" filled="f" o:preferrelative="t" stroked="f" coordsize="21600,21600">
            <v:path/>
            <v:fill on="f" focussize="0,0"/>
            <v:stroke on="f" joinstyle="miter"/>
            <v:imagedata r:id="rId51" o:title=""/>
            <o:lock v:ext="edit" aspectratio="t"/>
            <w10:wrap type="none"/>
            <w10:anchorlock/>
          </v:shape>
          <o:OLEObject Type="Embed" ProgID="Equation.DSMT4" ShapeID="_x0000_i1033" DrawAspect="Content" ObjectID="_1468075733" r:id="rId50">
            <o:LockedField>false</o:LockedField>
          </o:OLEObject>
        </w:object>
      </w:r>
      <w:r>
        <w:rPr>
          <w:kern w:val="0"/>
          <w:szCs w:val="20"/>
        </w:rPr>
        <w:t>）。Turbo编码器架构如</w:t>
      </w:r>
      <w:r>
        <w:rPr>
          <w:kern w:val="0"/>
          <w:szCs w:val="20"/>
        </w:rPr>
        <w:fldChar w:fldCharType="begin"/>
      </w:r>
      <w:r>
        <w:rPr>
          <w:kern w:val="0"/>
          <w:szCs w:val="20"/>
        </w:rPr>
        <w:instrText xml:space="preserve"> REF _Ref199148500 \h </w:instrText>
      </w:r>
      <w:r>
        <w:rPr>
          <w:kern w:val="0"/>
          <w:szCs w:val="20"/>
        </w:rPr>
        <w:fldChar w:fldCharType="separate"/>
      </w:r>
      <w:r>
        <w:rPr>
          <w:rFonts w:hint="eastAsia"/>
        </w:rPr>
        <w:t>图 11</w:t>
      </w:r>
      <w:r>
        <w:rPr>
          <w:kern w:val="0"/>
          <w:szCs w:val="20"/>
        </w:rPr>
        <w:fldChar w:fldCharType="end"/>
      </w:r>
      <w:r>
        <w:rPr>
          <w:kern w:val="0"/>
          <w:szCs w:val="20"/>
        </w:rPr>
        <w:t>所示。</w:t>
      </w:r>
    </w:p>
    <w:p w14:paraId="6B412082">
      <w:pPr>
        <w:pStyle w:val="2"/>
        <w:rPr>
          <w:sz w:val="21"/>
          <w:szCs w:val="21"/>
        </w:rPr>
      </w:pPr>
    </w:p>
    <w:p w14:paraId="3FABE943">
      <w:pPr>
        <w:keepNext/>
        <w:overflowPunct w:val="0"/>
        <w:snapToGrid w:val="0"/>
        <w:spacing w:line="276" w:lineRule="auto"/>
        <w:ind w:firstLine="0" w:firstLineChars="0"/>
        <w:jc w:val="center"/>
        <w:rPr>
          <w:rFonts w:ascii="Arial" w:hAnsi="Arial"/>
          <w:kern w:val="0"/>
          <w:sz w:val="20"/>
          <w:szCs w:val="20"/>
          <w:lang w:val="zh-CN"/>
        </w:rPr>
      </w:pPr>
      <w:r>
        <w:rPr>
          <w:kern w:val="0"/>
          <w:sz w:val="20"/>
          <w:szCs w:val="20"/>
          <w:lang w:val="zh-CN"/>
        </w:rPr>
        <w:object>
          <v:shape id="_x0000_i1034" o:spt="75" type="#_x0000_t75" style="height:171.65pt;width:285.1pt;" o:ole="t" filled="f" o:preferrelative="t" stroked="f" coordsize="21600,21600">
            <v:path/>
            <v:fill on="f" focussize="0,0"/>
            <v:stroke on="f" joinstyle="miter"/>
            <v:imagedata r:id="rId53" o:title=""/>
            <o:lock v:ext="edit" aspectratio="t"/>
            <w10:wrap type="none"/>
            <w10:anchorlock/>
          </v:shape>
          <o:OLEObject Type="Embed" ProgID="Visio.Drawing.11" ShapeID="_x0000_i1034" DrawAspect="Content" ObjectID="_1468075734" r:id="rId52">
            <o:LockedField>false</o:LockedField>
          </o:OLEObject>
        </w:object>
      </w:r>
    </w:p>
    <w:p w14:paraId="65FCD14B">
      <w:pPr>
        <w:pStyle w:val="17"/>
        <w:rPr>
          <w:rFonts w:hint="eastAsia" w:ascii="黑体" w:hAnsi="黑体" w:cs="黑体"/>
          <w:kern w:val="0"/>
          <w:sz w:val="21"/>
          <w:szCs w:val="21"/>
        </w:rPr>
      </w:pPr>
      <w:bookmarkStart w:id="168" w:name="_Ref199148500"/>
      <w:bookmarkStart w:id="169" w:name="_Toc403585521"/>
      <w:bookmarkStart w:id="170" w:name="_Ref402982131"/>
      <w:bookmarkStart w:id="171" w:name="_Toc402983584"/>
      <w:bookmarkStart w:id="172" w:name="_Toc402984050"/>
      <w:bookmarkStart w:id="173" w:name="_Ref9502058"/>
      <w:bookmarkStart w:id="174" w:name="_Toc403570563"/>
      <w:bookmarkStart w:id="175" w:name="_Toc408860146"/>
      <w:bookmarkStart w:id="176" w:name="_Toc402983118"/>
      <w:bookmarkStart w:id="177" w:name="_Toc405476871"/>
      <w:r>
        <w:rPr>
          <w:rFonts w:hint="eastAsia" w:ascii="黑体" w:hAnsi="黑体" w:cs="黑体"/>
          <w:szCs w:val="21"/>
        </w:rPr>
        <w:t xml:space="preserve">图 </w:t>
      </w:r>
      <w:r>
        <w:rPr>
          <w:rFonts w:hint="eastAsia" w:ascii="黑体" w:hAnsi="黑体" w:cs="黑体"/>
          <w:szCs w:val="21"/>
        </w:rPr>
        <w:fldChar w:fldCharType="begin"/>
      </w:r>
      <w:r>
        <w:rPr>
          <w:rFonts w:hint="eastAsia" w:ascii="黑体" w:hAnsi="黑体" w:cs="黑体"/>
          <w:szCs w:val="21"/>
        </w:rPr>
        <w:instrText xml:space="preserve"> SEQ 图 \* ARABIC </w:instrText>
      </w:r>
      <w:r>
        <w:rPr>
          <w:rFonts w:hint="eastAsia" w:ascii="黑体" w:hAnsi="黑体" w:cs="黑体"/>
          <w:szCs w:val="21"/>
        </w:rPr>
        <w:fldChar w:fldCharType="separate"/>
      </w:r>
      <w:r>
        <w:rPr>
          <w:rFonts w:hint="eastAsia" w:ascii="黑体" w:hAnsi="黑体" w:cs="黑体"/>
          <w:szCs w:val="21"/>
        </w:rPr>
        <w:t>11</w:t>
      </w:r>
      <w:r>
        <w:rPr>
          <w:rFonts w:hint="eastAsia" w:ascii="黑体" w:hAnsi="黑体" w:cs="黑体"/>
          <w:szCs w:val="21"/>
        </w:rPr>
        <w:fldChar w:fldCharType="end"/>
      </w:r>
      <w:bookmarkEnd w:id="168"/>
      <w:r>
        <w:rPr>
          <w:rFonts w:hint="eastAsia" w:ascii="黑体" w:hAnsi="黑体" w:cs="黑体"/>
          <w:szCs w:val="21"/>
        </w:rPr>
        <w:t xml:space="preserve"> </w:t>
      </w:r>
      <w:r>
        <w:rPr>
          <w:rFonts w:hint="eastAsia" w:ascii="黑体" w:hAnsi="黑体" w:cs="黑体"/>
          <w:kern w:val="0"/>
          <w:sz w:val="21"/>
          <w:szCs w:val="21"/>
        </w:rPr>
        <w:t>Turbo编码器架构</w:t>
      </w:r>
      <w:bookmarkEnd w:id="169"/>
      <w:bookmarkEnd w:id="170"/>
      <w:bookmarkEnd w:id="171"/>
      <w:bookmarkEnd w:id="172"/>
      <w:bookmarkEnd w:id="173"/>
      <w:bookmarkEnd w:id="174"/>
      <w:bookmarkEnd w:id="175"/>
      <w:bookmarkEnd w:id="176"/>
      <w:bookmarkEnd w:id="177"/>
    </w:p>
    <w:p w14:paraId="02B3E096">
      <w:pPr>
        <w:widowControl/>
        <w:tabs>
          <w:tab w:val="center" w:pos="4201"/>
          <w:tab w:val="right" w:leader="dot" w:pos="9298"/>
        </w:tabs>
        <w:autoSpaceDE w:val="0"/>
        <w:autoSpaceDN w:val="0"/>
        <w:spacing w:line="360" w:lineRule="exact"/>
        <w:ind w:firstLine="420"/>
        <w:rPr>
          <w:kern w:val="0"/>
          <w:szCs w:val="20"/>
        </w:rPr>
      </w:pPr>
      <w:r>
        <w:rPr>
          <w:kern w:val="0"/>
          <w:szCs w:val="20"/>
        </w:rPr>
        <w:t>ENC1和ENC2使用8状态编码器，输入数据流的第一个比特位映射到</w:t>
      </w:r>
      <w:r>
        <w:rPr>
          <w:kern w:val="0"/>
          <w:position w:val="-12"/>
          <w:szCs w:val="20"/>
        </w:rPr>
        <w:object>
          <v:shape id="_x0000_i1035" o:spt="75" type="#_x0000_t75" style="height:19pt;width:12.1pt;" o:ole="t" filled="f" o:preferrelative="t" stroked="f" coordsize="21600,21600">
            <v:path/>
            <v:fill on="f" focussize="0,0"/>
            <v:stroke on="f" joinstyle="miter"/>
            <v:imagedata r:id="rId55" o:title=""/>
            <o:lock v:ext="edit" aspectratio="t"/>
            <w10:wrap type="none"/>
            <w10:anchorlock/>
          </v:shape>
          <o:OLEObject Type="Embed" ProgID="Equation.DSMT4" ShapeID="_x0000_i1035" DrawAspect="Content" ObjectID="_1468075735" r:id="rId54">
            <o:LockedField>false</o:LockedField>
          </o:OLEObject>
        </w:object>
      </w:r>
      <w:r>
        <w:rPr>
          <w:kern w:val="0"/>
          <w:szCs w:val="20"/>
        </w:rPr>
        <w:t>，第二个比特位映射到</w:t>
      </w:r>
      <w:r>
        <w:rPr>
          <w:kern w:val="0"/>
          <w:position w:val="-12"/>
          <w:szCs w:val="20"/>
        </w:rPr>
        <w:object>
          <v:shape id="_x0000_i1036" o:spt="75" type="#_x0000_t75" style="height:19pt;width:12.1pt;" o:ole="t" filled="f" o:preferrelative="t" stroked="f" coordsize="21600,21600">
            <v:path/>
            <v:fill on="f" focussize="0,0"/>
            <v:stroke on="f" joinstyle="miter"/>
            <v:imagedata r:id="rId57" o:title=""/>
            <o:lock v:ext="edit" aspectratio="t"/>
            <w10:wrap type="none"/>
            <w10:anchorlock/>
          </v:shape>
          <o:OLEObject Type="Embed" ProgID="Equation.DSMT4" ShapeID="_x0000_i1036" DrawAspect="Content" ObjectID="_1468075736" r:id="rId56">
            <o:LockedField>false</o:LockedField>
          </o:OLEObject>
        </w:object>
      </w:r>
      <w:r>
        <w:rPr>
          <w:kern w:val="0"/>
          <w:szCs w:val="20"/>
        </w:rPr>
        <w:t>，以此类推，在一个ENC中，每一对比特位对应输出一个校验位。校验（</w:t>
      </w:r>
      <w:r>
        <w:rPr>
          <w:kern w:val="0"/>
          <w:position w:val="-10"/>
          <w:szCs w:val="20"/>
        </w:rPr>
        <w:object>
          <v:shape id="_x0000_i1037" o:spt="75" type="#_x0000_t75" style="height:12.1pt;width:12.1pt;" o:ole="t" filled="f" o:preferrelative="t" stroked="f" coordsize="21600,21600">
            <v:path/>
            <v:fill on="f" focussize="0,0"/>
            <v:stroke on="f" joinstyle="miter"/>
            <v:imagedata r:id="rId59" o:title=""/>
            <o:lock v:ext="edit" aspectratio="t"/>
            <w10:wrap type="none"/>
            <w10:anchorlock/>
          </v:shape>
          <o:OLEObject Type="Embed" ProgID="Equation.DSMT4" ShapeID="_x0000_i1037" DrawAspect="Content" ObjectID="_1468075737" r:id="rId58">
            <o:LockedField>false</o:LockedField>
          </o:OLEObject>
        </w:object>
      </w:r>
      <w:r>
        <w:rPr>
          <w:kern w:val="0"/>
          <w:szCs w:val="20"/>
        </w:rPr>
        <w:t>，</w:t>
      </w:r>
      <w:r>
        <w:rPr>
          <w:kern w:val="0"/>
          <w:position w:val="-10"/>
          <w:szCs w:val="20"/>
        </w:rPr>
        <w:object>
          <v:shape id="_x0000_i1038" o:spt="75" type="#_x0000_t75" style="height:12.1pt;width:12.1pt;" o:ole="t" filled="f" o:preferrelative="t" stroked="f" coordsize="21600,21600">
            <v:path/>
            <v:fill on="f" focussize="0,0"/>
            <v:stroke on="f" joinstyle="miter"/>
            <v:imagedata r:id="rId61" o:title=""/>
            <o:lock v:ext="edit" aspectratio="t"/>
            <w10:wrap type="none"/>
            <w10:anchorlock/>
          </v:shape>
          <o:OLEObject Type="Embed" ProgID="Equation.DSMT4" ShapeID="_x0000_i1038" DrawAspect="Content" ObjectID="_1468075738" r:id="rId60">
            <o:LockedField>false</o:LockedField>
          </o:OLEObject>
        </w:object>
      </w:r>
      <w:r>
        <w:rPr>
          <w:kern w:val="0"/>
          <w:szCs w:val="20"/>
        </w:rPr>
        <w:t>）的计算根据</w:t>
      </w:r>
      <w:r>
        <w:rPr>
          <w:kern w:val="0"/>
          <w:szCs w:val="20"/>
        </w:rPr>
        <w:fldChar w:fldCharType="begin"/>
      </w:r>
      <w:r>
        <w:rPr>
          <w:kern w:val="0"/>
          <w:szCs w:val="20"/>
        </w:rPr>
        <w:instrText xml:space="preserve"> REF _Ref199148521 \h </w:instrText>
      </w:r>
      <w:r>
        <w:rPr>
          <w:kern w:val="0"/>
          <w:szCs w:val="20"/>
        </w:rPr>
        <w:fldChar w:fldCharType="separate"/>
      </w:r>
      <w:r>
        <w:rPr>
          <w:rFonts w:hint="eastAsia"/>
        </w:rPr>
        <w:t>图 12</w:t>
      </w:r>
      <w:r>
        <w:rPr>
          <w:kern w:val="0"/>
          <w:szCs w:val="20"/>
        </w:rPr>
        <w:fldChar w:fldCharType="end"/>
      </w:r>
      <w:r>
        <w:rPr>
          <w:kern w:val="0"/>
          <w:szCs w:val="20"/>
        </w:rPr>
        <w:t>确定。</w:t>
      </w:r>
    </w:p>
    <w:p w14:paraId="6AECB076">
      <w:pPr>
        <w:keepNext/>
        <w:overflowPunct w:val="0"/>
        <w:snapToGrid w:val="0"/>
        <w:spacing w:line="276" w:lineRule="auto"/>
        <w:ind w:firstLine="0" w:firstLineChars="0"/>
        <w:jc w:val="center"/>
        <w:rPr>
          <w:rFonts w:ascii="Arial" w:hAnsi="Arial"/>
          <w:kern w:val="0"/>
          <w:sz w:val="20"/>
          <w:szCs w:val="20"/>
          <w:lang w:val="zh-CN"/>
        </w:rPr>
      </w:pPr>
      <w:r>
        <w:rPr>
          <w:kern w:val="0"/>
          <w:sz w:val="20"/>
          <w:szCs w:val="20"/>
          <w:lang w:val="zh-CN"/>
        </w:rPr>
        <w:object>
          <v:shape id="_x0000_i1039" o:spt="75" type="#_x0000_t75" style="height:194.1pt;width:444.1pt;" o:ole="t" filled="f" o:preferrelative="t" stroked="f" coordsize="21600,21600">
            <v:path/>
            <v:fill on="f" focussize="0,0"/>
            <v:stroke on="f" joinstyle="miter"/>
            <v:imagedata r:id="rId63" o:title=""/>
            <o:lock v:ext="edit" aspectratio="t"/>
            <w10:wrap type="none"/>
            <w10:anchorlock/>
          </v:shape>
          <o:OLEObject Type="Embed" ProgID="Visio.Drawing.11" ShapeID="_x0000_i1039" DrawAspect="Content" ObjectID="_1468075739" r:id="rId62">
            <o:LockedField>false</o:LockedField>
          </o:OLEObject>
        </w:object>
      </w:r>
    </w:p>
    <w:p w14:paraId="0DE39033">
      <w:pPr>
        <w:pStyle w:val="17"/>
        <w:rPr>
          <w:rFonts w:hint="eastAsia" w:ascii="黑体" w:hAnsi="黑体" w:cs="黑体"/>
          <w:kern w:val="0"/>
          <w:sz w:val="21"/>
          <w:szCs w:val="21"/>
        </w:rPr>
      </w:pPr>
      <w:bookmarkStart w:id="178" w:name="_Ref199148521"/>
      <w:bookmarkStart w:id="179" w:name="_Toc402984051"/>
      <w:bookmarkStart w:id="180" w:name="_Toc408860147"/>
      <w:bookmarkStart w:id="181" w:name="_Toc405476872"/>
      <w:bookmarkStart w:id="182" w:name="_Ref402982251"/>
      <w:bookmarkStart w:id="183" w:name="_Toc403570564"/>
      <w:bookmarkStart w:id="184" w:name="_Toc403585522"/>
      <w:bookmarkStart w:id="185" w:name="_Toc402983119"/>
      <w:bookmarkStart w:id="186" w:name="_Toc402983585"/>
      <w:r>
        <w:rPr>
          <w:rFonts w:hint="eastAsia" w:ascii="黑体" w:hAnsi="黑体" w:cs="黑体"/>
          <w:szCs w:val="21"/>
        </w:rPr>
        <w:t xml:space="preserve">图 </w:t>
      </w:r>
      <w:r>
        <w:rPr>
          <w:rFonts w:hint="eastAsia" w:ascii="黑体" w:hAnsi="黑体" w:cs="黑体"/>
          <w:szCs w:val="21"/>
        </w:rPr>
        <w:fldChar w:fldCharType="begin"/>
      </w:r>
      <w:r>
        <w:rPr>
          <w:rFonts w:hint="eastAsia" w:ascii="黑体" w:hAnsi="黑体" w:cs="黑体"/>
          <w:szCs w:val="21"/>
        </w:rPr>
        <w:instrText xml:space="preserve"> SEQ 图 \* ARABIC </w:instrText>
      </w:r>
      <w:r>
        <w:rPr>
          <w:rFonts w:hint="eastAsia" w:ascii="黑体" w:hAnsi="黑体" w:cs="黑体"/>
          <w:szCs w:val="21"/>
        </w:rPr>
        <w:fldChar w:fldCharType="separate"/>
      </w:r>
      <w:r>
        <w:rPr>
          <w:rFonts w:hint="eastAsia" w:ascii="黑体" w:hAnsi="黑体" w:cs="黑体"/>
          <w:szCs w:val="21"/>
        </w:rPr>
        <w:t>12</w:t>
      </w:r>
      <w:r>
        <w:rPr>
          <w:rFonts w:hint="eastAsia" w:ascii="黑体" w:hAnsi="黑体" w:cs="黑体"/>
          <w:szCs w:val="21"/>
        </w:rPr>
        <w:fldChar w:fldCharType="end"/>
      </w:r>
      <w:bookmarkEnd w:id="178"/>
      <w:r>
        <w:rPr>
          <w:rFonts w:hint="eastAsia" w:ascii="黑体" w:hAnsi="黑体" w:cs="黑体"/>
          <w:szCs w:val="21"/>
        </w:rPr>
        <w:t xml:space="preserve"> </w:t>
      </w:r>
      <w:r>
        <w:rPr>
          <w:rFonts w:hint="eastAsia" w:ascii="黑体" w:hAnsi="黑体" w:cs="黑体"/>
          <w:kern w:val="0"/>
          <w:sz w:val="21"/>
          <w:szCs w:val="21"/>
        </w:rPr>
        <w:t>ENC1/ENC2编码架构</w:t>
      </w:r>
      <w:bookmarkEnd w:id="179"/>
      <w:bookmarkEnd w:id="180"/>
      <w:bookmarkEnd w:id="181"/>
      <w:bookmarkEnd w:id="182"/>
      <w:bookmarkEnd w:id="183"/>
      <w:bookmarkEnd w:id="184"/>
      <w:bookmarkEnd w:id="185"/>
      <w:bookmarkEnd w:id="186"/>
    </w:p>
    <w:p w14:paraId="73E5263F">
      <w:pPr>
        <w:widowControl/>
        <w:tabs>
          <w:tab w:val="center" w:pos="4201"/>
          <w:tab w:val="right" w:leader="dot" w:pos="9298"/>
        </w:tabs>
        <w:autoSpaceDE w:val="0"/>
        <w:autoSpaceDN w:val="0"/>
        <w:ind w:firstLine="420"/>
        <w:rPr>
          <w:kern w:val="0"/>
          <w:szCs w:val="20"/>
        </w:rPr>
      </w:pPr>
      <w:r>
        <w:rPr>
          <w:kern w:val="0"/>
          <w:szCs w:val="20"/>
        </w:rPr>
        <w:t>每个成员码编码器的具体算法如下：</w:t>
      </w:r>
    </w:p>
    <w:p w14:paraId="56610E41">
      <w:pPr>
        <w:widowControl/>
        <w:tabs>
          <w:tab w:val="center" w:pos="4201"/>
          <w:tab w:val="right" w:leader="dot" w:pos="9298"/>
        </w:tabs>
        <w:autoSpaceDE w:val="0"/>
        <w:autoSpaceDN w:val="0"/>
        <w:spacing w:line="360" w:lineRule="exact"/>
        <w:ind w:firstLine="420"/>
        <w:rPr>
          <w:kern w:val="0"/>
          <w:szCs w:val="20"/>
        </w:rPr>
      </w:pPr>
      <w:r>
        <w:rPr>
          <w:kern w:val="0"/>
          <w:szCs w:val="20"/>
        </w:rPr>
        <w:t>步骤1 设置寄存器初始状态</w:t>
      </w:r>
      <w:bookmarkStart w:id="187" w:name="OLE_LINK1"/>
      <w:bookmarkStart w:id="188" w:name="OLE_LINK2"/>
      <w:r>
        <w:rPr>
          <w:rFonts w:hAnsi="Calibri"/>
          <w:position w:val="-12"/>
        </w:rPr>
        <w:object>
          <v:shape id="_x0000_i1040" o:spt="75" type="#_x0000_t75" style="height:19pt;width:87.55pt;" o:ole="t" filled="f" o:preferrelative="t" stroked="f" coordsize="21600,21600">
            <v:path/>
            <v:fill on="f" focussize="0,0"/>
            <v:stroke on="f" joinstyle="miter"/>
            <v:imagedata r:id="rId65" o:title=""/>
            <o:lock v:ext="edit" aspectratio="t"/>
            <w10:wrap type="none"/>
            <w10:anchorlock/>
          </v:shape>
          <o:OLEObject Type="Embed" ProgID="Equation.3" ShapeID="_x0000_i1040" DrawAspect="Content" ObjectID="_1468075740" r:id="rId64">
            <o:LockedField>false</o:LockedField>
          </o:OLEObject>
        </w:object>
      </w:r>
      <w:r>
        <w:rPr>
          <w:kern w:val="0"/>
          <w:szCs w:val="20"/>
        </w:rPr>
        <w:t>，</w:t>
      </w:r>
      <w:bookmarkEnd w:id="187"/>
      <w:bookmarkEnd w:id="188"/>
      <w:r>
        <w:rPr>
          <w:kern w:val="0"/>
          <w:szCs w:val="20"/>
        </w:rPr>
        <w:t>为</w:t>
      </w:r>
      <w:r>
        <w:rPr>
          <w:kern w:val="0"/>
          <w:position w:val="-10"/>
          <w:szCs w:val="20"/>
        </w:rPr>
        <w:object>
          <v:shape id="_x0000_i1041" o:spt="75" type="#_x0000_t75" style="height:15.55pt;width:36.85pt;" o:ole="t" filled="f" o:preferrelative="t" stroked="f" coordsize="21600,21600">
            <v:path/>
            <v:fill on="f" focussize="0,0"/>
            <v:stroke on="f" joinstyle="miter"/>
            <v:imagedata r:id="rId67" o:title=""/>
            <o:lock v:ext="edit" aspectratio="t"/>
            <w10:wrap type="none"/>
            <w10:anchorlock/>
          </v:shape>
          <o:OLEObject Type="Embed" ProgID="Equation.DSMT4" ShapeID="_x0000_i1041" DrawAspect="Content" ObjectID="_1468075741" r:id="rId66">
            <o:LockedField>false</o:LockedField>
          </o:OLEObject>
        </w:object>
      </w:r>
      <w:r>
        <w:rPr>
          <w:kern w:val="0"/>
          <w:szCs w:val="20"/>
        </w:rPr>
        <w:t>。</w:t>
      </w:r>
    </w:p>
    <w:p w14:paraId="043A0EFE">
      <w:pPr>
        <w:widowControl/>
        <w:tabs>
          <w:tab w:val="center" w:pos="4201"/>
          <w:tab w:val="right" w:leader="dot" w:pos="9298"/>
        </w:tabs>
        <w:autoSpaceDE w:val="0"/>
        <w:autoSpaceDN w:val="0"/>
        <w:spacing w:line="360" w:lineRule="exact"/>
        <w:ind w:firstLine="420"/>
        <w:rPr>
          <w:kern w:val="0"/>
          <w:szCs w:val="20"/>
        </w:rPr>
      </w:pPr>
      <w:r>
        <w:rPr>
          <w:kern w:val="0"/>
          <w:szCs w:val="20"/>
        </w:rPr>
        <w:t>步骤2 输入信息比特至分量编码器（ENC2输入的是交织后的信息比特），直至最后一位，用于得到编码结束的末状态SN=</w:t>
      </w:r>
      <m:oMath>
        <m:d>
          <m:dPr>
            <m:begChr m:val="["/>
            <m:endChr m:val="]"/>
            <m:ctrlPr>
              <w:rPr>
                <w:rFonts w:ascii="Cambria Math" w:hAnsi="Cambria Math"/>
              </w:rPr>
            </m:ctrlPr>
          </m:dPr>
          <m:e>
            <m:sSub>
              <m:sSubPr>
                <m:ctrlPr>
                  <w:rPr>
                    <w:rFonts w:ascii="Cambria Math" w:hAnsi="Cambria Math"/>
                    <w:snapToGrid w:val="0"/>
                    <w:szCs w:val="21"/>
                  </w:rPr>
                </m:ctrlPr>
              </m:sSubPr>
              <m:e>
                <m:r>
                  <m:rPr>
                    <m:sty m:val="p"/>
                  </m:rPr>
                  <w:rPr>
                    <w:rFonts w:ascii="Cambria Math" w:hAnsi="Cambria Math"/>
                  </w:rPr>
                  <m:t>S</m:t>
                </m:r>
                <m:ctrlPr>
                  <w:rPr>
                    <w:rFonts w:ascii="Cambria Math" w:hAnsi="Cambria Math"/>
                    <w:snapToGrid w:val="0"/>
                    <w:szCs w:val="21"/>
                  </w:rPr>
                </m:ctrlPr>
              </m:e>
              <m:sub>
                <m:r>
                  <m:rPr>
                    <m:sty m:val="p"/>
                  </m:rPr>
                  <w:rPr>
                    <w:rFonts w:hint="eastAsia" w:ascii="Cambria Math" w:hAnsi="Cambria Math"/>
                  </w:rPr>
                  <m:t>N</m:t>
                </m:r>
                <m:r>
                  <m:rPr>
                    <m:sty m:val="p"/>
                  </m:rPr>
                  <w:rPr>
                    <w:rFonts w:ascii="Cambria Math" w:hAnsi="Cambria Math"/>
                  </w:rPr>
                  <m:t>1</m:t>
                </m:r>
                <m:ctrlPr>
                  <w:rPr>
                    <w:rFonts w:ascii="Cambria Math" w:hAnsi="Cambria Math"/>
                    <w:snapToGrid w:val="0"/>
                    <w:szCs w:val="21"/>
                  </w:rPr>
                </m:ctrlPr>
              </m:sub>
            </m:sSub>
            <m:r>
              <m:rPr>
                <m:sty m:val="p"/>
              </m:rPr>
              <w:rPr>
                <w:rFonts w:hint="eastAsia" w:ascii="Cambria Math" w:hAnsi="Cambria Math"/>
                <w:snapToGrid w:val="0"/>
                <w:szCs w:val="21"/>
              </w:rPr>
              <m:t>，</m:t>
            </m:r>
            <m:sSub>
              <m:sSubPr>
                <m:ctrlPr>
                  <w:rPr>
                    <w:rFonts w:ascii="Cambria Math" w:hAnsi="Cambria Math"/>
                    <w:snapToGrid w:val="0"/>
                    <w:szCs w:val="21"/>
                  </w:rPr>
                </m:ctrlPr>
              </m:sSubPr>
              <m:e>
                <m:r>
                  <m:rPr>
                    <m:sty m:val="p"/>
                  </m:rPr>
                  <w:rPr>
                    <w:rFonts w:ascii="Cambria Math" w:hAnsi="Cambria Math"/>
                  </w:rPr>
                  <m:t>S</m:t>
                </m:r>
                <m:ctrlPr>
                  <w:rPr>
                    <w:rFonts w:ascii="Cambria Math" w:hAnsi="Cambria Math"/>
                    <w:snapToGrid w:val="0"/>
                    <w:szCs w:val="21"/>
                  </w:rPr>
                </m:ctrlPr>
              </m:e>
              <m:sub>
                <m:r>
                  <m:rPr>
                    <m:sty m:val="p"/>
                  </m:rPr>
                  <w:rPr>
                    <w:rFonts w:hint="eastAsia" w:ascii="Cambria Math" w:hAnsi="Cambria Math"/>
                    <w:snapToGrid w:val="0"/>
                    <w:szCs w:val="21"/>
                  </w:rPr>
                  <m:t>N2</m:t>
                </m:r>
                <m:ctrlPr>
                  <w:rPr>
                    <w:rFonts w:ascii="Cambria Math" w:hAnsi="Cambria Math"/>
                    <w:snapToGrid w:val="0"/>
                    <w:szCs w:val="21"/>
                  </w:rPr>
                </m:ctrlPr>
              </m:sub>
            </m:sSub>
            <m:r>
              <m:rPr>
                <m:sty m:val="p"/>
              </m:rPr>
              <w:rPr>
                <w:rFonts w:hint="eastAsia" w:ascii="Cambria Math" w:hAnsi="Cambria Math"/>
                <w:snapToGrid w:val="0"/>
                <w:szCs w:val="21"/>
              </w:rPr>
              <m:t>，</m:t>
            </m:r>
            <m:sSub>
              <m:sSubPr>
                <m:ctrlPr>
                  <w:rPr>
                    <w:rFonts w:ascii="Cambria Math" w:hAnsi="Cambria Math"/>
                    <w:snapToGrid w:val="0"/>
                    <w:szCs w:val="21"/>
                  </w:rPr>
                </m:ctrlPr>
              </m:sSubPr>
              <m:e>
                <m:r>
                  <m:rPr>
                    <m:sty m:val="p"/>
                  </m:rPr>
                  <w:rPr>
                    <w:rFonts w:ascii="Cambria Math" w:hAnsi="Cambria Math"/>
                  </w:rPr>
                  <m:t>S</m:t>
                </m:r>
                <m:ctrlPr>
                  <w:rPr>
                    <w:rFonts w:ascii="Cambria Math" w:hAnsi="Cambria Math"/>
                    <w:snapToGrid w:val="0"/>
                    <w:szCs w:val="21"/>
                  </w:rPr>
                </m:ctrlPr>
              </m:e>
              <m:sub>
                <m:r>
                  <m:rPr>
                    <m:sty m:val="p"/>
                  </m:rPr>
                  <w:rPr>
                    <w:rFonts w:hint="eastAsia" w:ascii="Cambria Math" w:hAnsi="Cambria Math"/>
                    <w:snapToGrid w:val="0"/>
                    <w:szCs w:val="21"/>
                  </w:rPr>
                  <m:t>N3</m:t>
                </m:r>
                <m:ctrlPr>
                  <w:rPr>
                    <w:rFonts w:ascii="Cambria Math" w:hAnsi="Cambria Math"/>
                    <w:snapToGrid w:val="0"/>
                    <w:szCs w:val="21"/>
                  </w:rPr>
                </m:ctrlPr>
              </m:sub>
            </m:sSub>
            <m:ctrlPr>
              <w:rPr>
                <w:rFonts w:ascii="Cambria Math" w:hAnsi="Cambria Math"/>
              </w:rPr>
            </m:ctrlPr>
          </m:e>
        </m:d>
      </m:oMath>
      <w:r>
        <w:rPr>
          <w:kern w:val="0"/>
          <w:szCs w:val="20"/>
        </w:rPr>
        <w:t>。</w:t>
      </w:r>
    </w:p>
    <w:p w14:paraId="2BF92D90">
      <w:pPr>
        <w:widowControl/>
        <w:tabs>
          <w:tab w:val="center" w:pos="4201"/>
          <w:tab w:val="right" w:leader="dot" w:pos="9298"/>
        </w:tabs>
        <w:autoSpaceDE w:val="0"/>
        <w:autoSpaceDN w:val="0"/>
        <w:ind w:firstLine="420"/>
        <w:rPr>
          <w:kern w:val="0"/>
          <w:szCs w:val="20"/>
        </w:rPr>
      </w:pPr>
      <w:r>
        <w:rPr>
          <w:kern w:val="0"/>
          <w:szCs w:val="20"/>
        </w:rPr>
        <w:t>步骤3</w:t>
      </w:r>
    </w:p>
    <w:p w14:paraId="168E7EBF">
      <w:pPr>
        <w:widowControl/>
        <w:tabs>
          <w:tab w:val="center" w:pos="4201"/>
          <w:tab w:val="right" w:leader="dot" w:pos="9298"/>
        </w:tabs>
        <w:autoSpaceDE w:val="0"/>
        <w:autoSpaceDN w:val="0"/>
        <w:ind w:firstLine="420"/>
        <w:rPr>
          <w:kern w:val="0"/>
          <w:szCs w:val="20"/>
        </w:rPr>
      </w:pPr>
      <w:r>
        <w:rPr>
          <w:kern w:val="0"/>
          <w:szCs w:val="20"/>
        </w:rPr>
        <w:t>定义矩阵M：</w:t>
      </w:r>
    </w:p>
    <w:p w14:paraId="029ECE68">
      <w:pPr>
        <w:widowControl/>
        <w:tabs>
          <w:tab w:val="center" w:pos="4201"/>
          <w:tab w:val="right" w:leader="dot" w:pos="9298"/>
        </w:tabs>
        <w:autoSpaceDE w:val="0"/>
        <w:autoSpaceDN w:val="0"/>
        <w:spacing w:line="360" w:lineRule="exact"/>
        <w:ind w:firstLine="420"/>
        <w:rPr>
          <w:kern w:val="0"/>
          <w:szCs w:val="20"/>
        </w:rPr>
      </w:pPr>
      <w:r>
        <w:rPr>
          <w:kern w:val="0"/>
          <w:szCs w:val="20"/>
        </w:rPr>
        <w:t>PB_Size为520</w:t>
      </w:r>
      <w:r>
        <w:rPr>
          <w:rFonts w:hint="eastAsia"/>
          <w:kern w:val="0"/>
          <w:szCs w:val="20"/>
        </w:rPr>
        <w:t>、7</w:t>
      </w:r>
      <w:r>
        <w:rPr>
          <w:kern w:val="0"/>
          <w:szCs w:val="20"/>
        </w:rPr>
        <w:t>2</w:t>
      </w:r>
      <w:r>
        <w:rPr>
          <w:rFonts w:hint="eastAsia"/>
          <w:kern w:val="0"/>
          <w:szCs w:val="20"/>
        </w:rPr>
        <w:t>、1</w:t>
      </w:r>
      <w:r>
        <w:rPr>
          <w:kern w:val="0"/>
          <w:szCs w:val="20"/>
        </w:rPr>
        <w:t>6时：</w:t>
      </w:r>
    </w:p>
    <w:p w14:paraId="262FC9FC">
      <w:pPr>
        <w:widowControl/>
        <w:tabs>
          <w:tab w:val="center" w:pos="4201"/>
          <w:tab w:val="right" w:leader="dot" w:pos="9298"/>
        </w:tabs>
        <w:autoSpaceDE w:val="0"/>
        <w:autoSpaceDN w:val="0"/>
        <w:ind w:firstLine="0" w:firstLineChars="0"/>
        <w:jc w:val="center"/>
        <w:rPr>
          <w:kern w:val="0"/>
          <w:szCs w:val="20"/>
        </w:rPr>
      </w:pPr>
      <w:r>
        <w:rPr>
          <w:kern w:val="0"/>
          <w:position w:val="-50"/>
          <w:szCs w:val="20"/>
        </w:rPr>
        <w:object>
          <v:shape id="_x0000_i1042" o:spt="75" type="#_x0000_t75" style="height:56.45pt;width:75.45pt;" o:ole="t" filled="f" o:preferrelative="t" stroked="f" coordsize="21600,21600">
            <v:path/>
            <v:fill on="f" focussize="0,0"/>
            <v:stroke on="f" joinstyle="miter"/>
            <v:imagedata r:id="rId69" o:title=""/>
            <o:lock v:ext="edit" aspectratio="t"/>
            <w10:wrap type="none"/>
            <w10:anchorlock/>
          </v:shape>
          <o:OLEObject Type="Embed" ProgID="Equation.DSMT4" ShapeID="_x0000_i1042" DrawAspect="Content" ObjectID="_1468075742" r:id="rId68">
            <o:LockedField>false</o:LockedField>
          </o:OLEObject>
        </w:object>
      </w:r>
    </w:p>
    <w:p w14:paraId="0BB4829C">
      <w:pPr>
        <w:widowControl/>
        <w:tabs>
          <w:tab w:val="center" w:pos="4201"/>
          <w:tab w:val="right" w:leader="dot" w:pos="9298"/>
        </w:tabs>
        <w:autoSpaceDE w:val="0"/>
        <w:autoSpaceDN w:val="0"/>
        <w:spacing w:line="360" w:lineRule="exact"/>
        <w:ind w:firstLine="420"/>
        <w:rPr>
          <w:kern w:val="0"/>
          <w:szCs w:val="20"/>
        </w:rPr>
      </w:pPr>
      <w:r>
        <w:rPr>
          <w:kern w:val="0"/>
          <w:szCs w:val="20"/>
        </w:rPr>
        <w:t>PB_Size为136时：</w:t>
      </w:r>
    </w:p>
    <w:p w14:paraId="78468996">
      <w:pPr>
        <w:widowControl/>
        <w:tabs>
          <w:tab w:val="center" w:pos="4201"/>
          <w:tab w:val="right" w:leader="dot" w:pos="9298"/>
        </w:tabs>
        <w:autoSpaceDE w:val="0"/>
        <w:autoSpaceDN w:val="0"/>
        <w:ind w:firstLine="199" w:firstLineChars="95"/>
        <w:jc w:val="center"/>
        <w:rPr>
          <w:kern w:val="0"/>
          <w:szCs w:val="20"/>
        </w:rPr>
      </w:pPr>
      <w:r>
        <w:rPr>
          <w:kern w:val="0"/>
          <w:position w:val="-50"/>
          <w:szCs w:val="20"/>
        </w:rPr>
        <w:object>
          <v:shape id="_x0000_i1043" o:spt="75" type="#_x0000_t75" style="height:56.45pt;width:75.45pt;" o:ole="t" filled="f" o:preferrelative="t" stroked="f" coordsize="21600,21600">
            <v:path/>
            <v:fill on="f" focussize="0,0"/>
            <v:stroke on="f" joinstyle="miter"/>
            <v:imagedata r:id="rId71" o:title=""/>
            <o:lock v:ext="edit" aspectratio="t"/>
            <w10:wrap type="none"/>
            <w10:anchorlock/>
          </v:shape>
          <o:OLEObject Type="Embed" ProgID="Equation.DSMT4" ShapeID="_x0000_i1043" DrawAspect="Content" ObjectID="_1468075743" r:id="rId70">
            <o:LockedField>false</o:LockedField>
          </o:OLEObject>
        </w:object>
      </w:r>
    </w:p>
    <w:p w14:paraId="6F71C120">
      <w:pPr>
        <w:widowControl/>
        <w:tabs>
          <w:tab w:val="center" w:pos="4201"/>
          <w:tab w:val="right" w:leader="dot" w:pos="9298"/>
        </w:tabs>
        <w:autoSpaceDE w:val="0"/>
        <w:autoSpaceDN w:val="0"/>
        <w:spacing w:line="360" w:lineRule="exact"/>
        <w:ind w:firstLine="420"/>
        <w:rPr>
          <w:kern w:val="0"/>
          <w:szCs w:val="20"/>
        </w:rPr>
      </w:pPr>
      <w:r>
        <w:rPr>
          <w:kern w:val="0"/>
          <w:szCs w:val="20"/>
        </w:rPr>
        <w:t>PB_Size为264时：</w:t>
      </w:r>
    </w:p>
    <w:p w14:paraId="671365E5">
      <w:pPr>
        <w:pStyle w:val="49"/>
        <w:ind w:firstLineChars="95"/>
        <w:jc w:val="center"/>
      </w:pPr>
      <w:r>
        <w:rPr>
          <w:color w:val="FF0000"/>
          <w:position w:val="-50"/>
        </w:rPr>
        <w:object>
          <v:shape id="_x0000_i1044" o:spt="75" type="#_x0000_t75" style="height:56.45pt;width:78.35pt;" o:ole="t" filled="f" o:preferrelative="t" stroked="f" coordsize="21600,21600">
            <v:path/>
            <v:fill on="f" focussize="0,0"/>
            <v:stroke on="f" joinstyle="miter"/>
            <v:imagedata r:id="rId73" o:title=""/>
            <o:lock v:ext="edit" aspectratio="t"/>
            <w10:wrap type="none"/>
            <w10:anchorlock/>
          </v:shape>
          <o:OLEObject Type="Embed" ProgID="Equation.DSMT4" ShapeID="_x0000_i1044" DrawAspect="Content" ObjectID="_1468075744" r:id="rId72">
            <o:LockedField>false</o:LockedField>
          </o:OLEObject>
        </w:object>
      </w:r>
    </w:p>
    <w:p w14:paraId="512D5A4B">
      <w:pPr>
        <w:widowControl/>
        <w:tabs>
          <w:tab w:val="center" w:pos="4201"/>
          <w:tab w:val="right" w:leader="dot" w:pos="9298"/>
        </w:tabs>
        <w:autoSpaceDE w:val="0"/>
        <w:autoSpaceDN w:val="0"/>
        <w:ind w:firstLine="420"/>
        <w:rPr>
          <w:kern w:val="0"/>
          <w:szCs w:val="20"/>
        </w:rPr>
      </w:pPr>
      <w:r>
        <w:rPr>
          <w:kern w:val="0"/>
          <w:szCs w:val="20"/>
          <w:highlight w:val="none"/>
        </w:rPr>
        <w:t>令</w:t>
      </w:r>
      <m:oMath>
        <m:sSup>
          <m:sSupPr>
            <m:ctrlPr>
              <w:rPr>
                <w:rFonts w:ascii="Cambria Math" w:hAnsi="Cambria Math"/>
                <w:i/>
                <w:iCs/>
                <w:highlight w:val="none"/>
              </w:rPr>
            </m:ctrlPr>
          </m:sSupPr>
          <m:e>
            <m:r>
              <m:rPr>
                <m:nor/>
              </m:rPr>
              <w:rPr>
                <w:rFonts w:ascii="Times New Roman" w:hAnsi="Times New Roman"/>
                <w:b w:val="0"/>
                <w:i/>
                <w:iCs/>
                <w:highlight w:val="none"/>
              </w:rPr>
              <m:t>S0</m:t>
            </m:r>
            <m:ctrlPr>
              <w:rPr>
                <w:rFonts w:ascii="Cambria Math" w:hAnsi="Cambria Math"/>
                <w:i/>
                <w:iCs/>
                <w:highlight w:val="none"/>
              </w:rPr>
            </m:ctrlPr>
          </m:e>
          <m:sup>
            <m:r>
              <m:rPr>
                <m:nor/>
              </m:rPr>
              <w:rPr>
                <w:rFonts w:ascii="Times New Roman" w:hAnsi="Times New Roman"/>
                <w:b w:val="0"/>
                <w:i/>
                <w:iCs/>
                <w:highlight w:val="none"/>
              </w:rPr>
              <m:t>'</m:t>
            </m:r>
            <m:ctrlPr>
              <w:rPr>
                <w:rFonts w:ascii="Cambria Math" w:hAnsi="Cambria Math"/>
                <w:i/>
                <w:iCs/>
                <w:highlight w:val="none"/>
              </w:rPr>
            </m:ctrlPr>
          </m:sup>
        </m:sSup>
        <m:r>
          <m:rPr>
            <m:nor/>
          </m:rPr>
          <w:rPr>
            <w:rFonts w:ascii="Times New Roman" w:hAnsi="Times New Roman"/>
            <w:b w:val="0"/>
            <w:i/>
            <w:iCs/>
            <w:highlight w:val="none"/>
          </w:rPr>
          <m:t>=SN×M</m:t>
        </m:r>
      </m:oMath>
      <w:r>
        <w:rPr>
          <w:kern w:val="0"/>
          <w:szCs w:val="20"/>
          <w:highlight w:val="none"/>
        </w:rPr>
        <w:t>，（</w:t>
      </w:r>
      <w:r>
        <w:rPr>
          <w:i/>
          <w:iCs/>
          <w:kern w:val="0"/>
          <w:szCs w:val="20"/>
        </w:rPr>
        <w:t>SN</w:t>
      </w:r>
      <w:r>
        <w:rPr>
          <w:kern w:val="0"/>
          <w:szCs w:val="20"/>
        </w:rPr>
        <w:t>是行向量，实际中用一个查找表实现上式计算）。</w:t>
      </w:r>
    </w:p>
    <w:p w14:paraId="30068AF4">
      <w:pPr>
        <w:widowControl/>
        <w:tabs>
          <w:tab w:val="center" w:pos="4201"/>
          <w:tab w:val="right" w:leader="dot" w:pos="9298"/>
        </w:tabs>
        <w:autoSpaceDE w:val="0"/>
        <w:autoSpaceDN w:val="0"/>
        <w:ind w:firstLine="420"/>
        <w:rPr>
          <w:kern w:val="0"/>
          <w:szCs w:val="20"/>
        </w:rPr>
      </w:pPr>
      <w:r>
        <w:rPr>
          <w:kern w:val="0"/>
          <w:szCs w:val="20"/>
        </w:rPr>
        <w:t>步骤4 将输入信息比特重新进入分量编码器，它的初始状态</w:t>
      </w:r>
      <m:oMath>
        <m:sSup>
          <m:sSupPr>
            <m:ctrlPr>
              <w:rPr>
                <w:rFonts w:ascii="Cambria Math" w:hAnsi="Cambria Math"/>
                <w:i/>
                <w:iCs/>
                <w:snapToGrid w:val="0"/>
                <w:szCs w:val="21"/>
              </w:rPr>
            </m:ctrlPr>
          </m:sSupPr>
          <m:e>
            <m:r>
              <m:rPr/>
              <w:rPr>
                <w:rFonts w:hint="default" w:ascii="Cambria Math" w:hAnsi="Cambria Math"/>
                <w:snapToGrid w:val="0"/>
                <w:szCs w:val="21"/>
              </w:rPr>
              <m:t>S0</m:t>
            </m:r>
            <m:ctrlPr>
              <w:rPr>
                <w:rFonts w:ascii="Cambria Math" w:hAnsi="Cambria Math"/>
                <w:i/>
                <w:iCs/>
                <w:snapToGrid w:val="0"/>
                <w:szCs w:val="21"/>
              </w:rPr>
            </m:ctrlPr>
          </m:e>
          <m:sup>
            <m:r>
              <m:rPr/>
              <w:rPr>
                <w:rFonts w:ascii="Cambria Math" w:hAnsi="Cambria Math"/>
                <w:snapToGrid w:val="0"/>
                <w:szCs w:val="21"/>
              </w:rPr>
              <m:t>'</m:t>
            </m:r>
            <m:ctrlPr>
              <w:rPr>
                <w:rFonts w:ascii="Cambria Math" w:hAnsi="Cambria Math"/>
                <w:i/>
                <w:iCs/>
                <w:snapToGrid w:val="0"/>
                <w:szCs w:val="21"/>
              </w:rPr>
            </m:ctrlPr>
          </m:sup>
        </m:sSup>
      </m:oMath>
      <w:r>
        <w:rPr>
          <w:kern w:val="0"/>
          <w:szCs w:val="20"/>
        </w:rPr>
        <w:t>由步骤3算出，再经过一次编码后，他的末状态</w:t>
      </w:r>
      <m:oMath>
        <m:r>
          <m:rPr/>
          <w:rPr>
            <w:rFonts w:ascii="Cambria Math" w:hAnsi="Cambria Math"/>
            <w:kern w:val="0"/>
            <w:szCs w:val="20"/>
          </w:rPr>
          <m:t xml:space="preserve"> </m:t>
        </m:r>
        <m:sSup>
          <m:sSupPr>
            <m:ctrlPr>
              <w:rPr>
                <w:rFonts w:ascii="Cambria Math" w:hAnsi="Cambria Math"/>
                <w:i/>
                <w:iCs/>
                <w:snapToGrid w:val="0"/>
                <w:szCs w:val="21"/>
              </w:rPr>
            </m:ctrlPr>
          </m:sSupPr>
          <m:e>
            <m:r>
              <m:rPr/>
              <w:rPr>
                <w:rFonts w:hint="default" w:ascii="Cambria Math" w:hAnsi="Cambria Math"/>
                <w:snapToGrid w:val="0"/>
                <w:szCs w:val="21"/>
              </w:rPr>
              <m:t>SN</m:t>
            </m:r>
            <m:ctrlPr>
              <w:rPr>
                <w:rFonts w:ascii="Cambria Math" w:hAnsi="Cambria Math"/>
                <w:i/>
                <w:iCs/>
                <w:snapToGrid w:val="0"/>
                <w:szCs w:val="21"/>
              </w:rPr>
            </m:ctrlPr>
          </m:e>
          <m:sup>
            <m:r>
              <m:rPr/>
              <w:rPr>
                <w:rFonts w:ascii="Cambria Math" w:hAnsi="Cambria Math"/>
                <w:snapToGrid w:val="0"/>
                <w:szCs w:val="21"/>
              </w:rPr>
              <m:t>'</m:t>
            </m:r>
            <m:ctrlPr>
              <w:rPr>
                <w:rFonts w:ascii="Cambria Math" w:hAnsi="Cambria Math"/>
                <w:i/>
                <w:iCs/>
                <w:snapToGrid w:val="0"/>
                <w:szCs w:val="21"/>
              </w:rPr>
            </m:ctrlPr>
          </m:sup>
        </m:sSup>
        <m:r>
          <m:rPr/>
          <w:rPr>
            <w:rFonts w:hint="eastAsia" w:ascii="Cambria Math" w:hAnsi="Cambria Math"/>
            <w:snapToGrid w:val="0"/>
            <w:szCs w:val="21"/>
          </w:rPr>
          <m:t>=</m:t>
        </m:r>
        <m:sSup>
          <m:sSupPr>
            <m:ctrlPr>
              <w:rPr>
                <w:rFonts w:ascii="Cambria Math" w:hAnsi="Cambria Math"/>
                <w:i/>
                <w:iCs/>
                <w:snapToGrid w:val="0"/>
                <w:szCs w:val="21"/>
              </w:rPr>
            </m:ctrlPr>
          </m:sSupPr>
          <m:e>
            <m:r>
              <m:rPr/>
              <w:rPr>
                <w:rFonts w:hint="default" w:ascii="Cambria Math" w:hAnsi="Cambria Math"/>
                <w:snapToGrid w:val="0"/>
                <w:szCs w:val="21"/>
              </w:rPr>
              <m:t>S0</m:t>
            </m:r>
            <m:ctrlPr>
              <w:rPr>
                <w:rFonts w:ascii="Cambria Math" w:hAnsi="Cambria Math"/>
                <w:i/>
                <w:iCs/>
                <w:snapToGrid w:val="0"/>
                <w:szCs w:val="21"/>
              </w:rPr>
            </m:ctrlPr>
          </m:e>
          <m:sup>
            <m:r>
              <m:rPr/>
              <w:rPr>
                <w:rFonts w:ascii="Cambria Math" w:hAnsi="Cambria Math"/>
                <w:snapToGrid w:val="0"/>
                <w:szCs w:val="21"/>
              </w:rPr>
              <m:t>'</m:t>
            </m:r>
            <m:ctrlPr>
              <w:rPr>
                <w:rFonts w:ascii="Cambria Math" w:hAnsi="Cambria Math"/>
                <w:i/>
                <w:iCs/>
                <w:snapToGrid w:val="0"/>
                <w:szCs w:val="21"/>
              </w:rPr>
            </m:ctrlPr>
          </m:sup>
        </m:sSup>
      </m:oMath>
      <w:r>
        <w:rPr>
          <w:kern w:val="0"/>
          <w:szCs w:val="20"/>
        </w:rPr>
        <w:t>，从而可以得出输出的</w:t>
      </w:r>
      <w:r>
        <w:rPr>
          <w:rFonts w:hint="eastAsia"/>
          <w:kern w:val="0"/>
          <w:szCs w:val="20"/>
        </w:rPr>
        <w:t>Turbo</w:t>
      </w:r>
      <w:r>
        <w:rPr>
          <w:kern w:val="0"/>
          <w:szCs w:val="20"/>
        </w:rPr>
        <w:t>编码校验位。</w:t>
      </w:r>
    </w:p>
    <w:p w14:paraId="02CAA3A3">
      <w:pPr>
        <w:pStyle w:val="362"/>
        <w:widowControl/>
        <w:numPr>
          <w:ilvl w:val="0"/>
          <w:numId w:val="47"/>
        </w:numPr>
        <w:tabs>
          <w:tab w:val="center" w:pos="4201"/>
          <w:tab w:val="right" w:leader="dot" w:pos="9298"/>
          <w:tab w:val="clear" w:pos="420"/>
        </w:tabs>
        <w:autoSpaceDE w:val="0"/>
        <w:autoSpaceDN w:val="0"/>
        <w:adjustRightInd w:val="0"/>
        <w:snapToGrid w:val="0"/>
        <w:ind w:left="839" w:hanging="419" w:firstLineChars="0"/>
        <w:rPr>
          <w:kern w:val="0"/>
          <w:szCs w:val="20"/>
        </w:rPr>
      </w:pPr>
      <w:r>
        <w:rPr>
          <w:kern w:val="0"/>
          <w:szCs w:val="20"/>
        </w:rPr>
        <w:t>Turbo交织模块</w:t>
      </w:r>
    </w:p>
    <w:p w14:paraId="67E6B8B6">
      <w:pPr>
        <w:widowControl/>
        <w:tabs>
          <w:tab w:val="center" w:pos="4201"/>
          <w:tab w:val="right" w:leader="dot" w:pos="9298"/>
        </w:tabs>
        <w:autoSpaceDE w:val="0"/>
        <w:autoSpaceDN w:val="0"/>
        <w:ind w:firstLine="420"/>
        <w:rPr>
          <w:kern w:val="0"/>
          <w:szCs w:val="20"/>
        </w:rPr>
      </w:pPr>
      <w:r>
        <w:rPr>
          <w:kern w:val="0"/>
          <w:szCs w:val="20"/>
        </w:rPr>
        <w:t>Turbo交织器用于将原始数据交织后作为第二个成员码的输入，Turbo交织按照双</w:t>
      </w:r>
      <w:r>
        <w:rPr>
          <w:rFonts w:hint="eastAsia"/>
          <w:kern w:val="0"/>
          <w:szCs w:val="20"/>
        </w:rPr>
        <w:t>比特</w:t>
      </w:r>
      <w:r>
        <w:rPr>
          <w:kern w:val="0"/>
          <w:szCs w:val="20"/>
        </w:rPr>
        <w:t>为单位进行，交织器长度等于原始数据块长度的双</w:t>
      </w:r>
      <w:r>
        <w:rPr>
          <w:rFonts w:hint="eastAsia"/>
          <w:kern w:val="0"/>
          <w:szCs w:val="20"/>
        </w:rPr>
        <w:t>比特</w:t>
      </w:r>
      <w:r>
        <w:rPr>
          <w:kern w:val="0"/>
          <w:szCs w:val="20"/>
        </w:rPr>
        <w:t>数量，Turbo交织的</w:t>
      </w:r>
      <w:r>
        <w:rPr>
          <w:rFonts w:hint="eastAsia" w:ascii="宋体" w:hAnsi="宋体" w:cs="宋体"/>
          <w:kern w:val="0"/>
          <w:szCs w:val="20"/>
        </w:rPr>
        <w:t>参数如</w:t>
      </w:r>
      <w:r>
        <w:rPr>
          <w:rFonts w:hint="eastAsia" w:ascii="宋体" w:hAnsi="宋体" w:cs="宋体"/>
          <w:kern w:val="0"/>
          <w:szCs w:val="20"/>
        </w:rPr>
        <w:fldChar w:fldCharType="begin"/>
      </w:r>
      <w:r>
        <w:rPr>
          <w:rFonts w:hint="eastAsia" w:ascii="宋体" w:hAnsi="宋体" w:cs="宋体"/>
          <w:kern w:val="0"/>
          <w:szCs w:val="20"/>
        </w:rPr>
        <w:instrText xml:space="preserve"> REF _Ref199148592 \h </w:instrText>
      </w:r>
      <w:r>
        <w:rPr>
          <w:rFonts w:hint="eastAsia" w:ascii="宋体" w:hAnsi="宋体" w:cs="宋体"/>
          <w:kern w:val="0"/>
          <w:szCs w:val="20"/>
        </w:rPr>
        <w:fldChar w:fldCharType="separate"/>
      </w:r>
      <w:r>
        <w:rPr>
          <w:rFonts w:hint="eastAsia" w:ascii="宋体" w:hAnsi="宋体" w:cs="宋体"/>
        </w:rPr>
        <w:t>表 3</w:t>
      </w:r>
      <w:r>
        <w:rPr>
          <w:rFonts w:hint="eastAsia" w:ascii="宋体" w:hAnsi="宋体" w:cs="宋体"/>
          <w:kern w:val="0"/>
          <w:szCs w:val="20"/>
        </w:rPr>
        <w:fldChar w:fldCharType="end"/>
      </w:r>
      <w:r>
        <w:rPr>
          <w:kern w:val="0"/>
          <w:szCs w:val="20"/>
        </w:rPr>
        <w:t>定义，不同的PB长度，采用不同的参数，有</w:t>
      </w:r>
      <w:r>
        <w:rPr>
          <w:rFonts w:hint="eastAsia"/>
          <w:kern w:val="0"/>
          <w:szCs w:val="20"/>
        </w:rPr>
        <w:t>PB</w:t>
      </w:r>
      <w:r>
        <w:rPr>
          <w:kern w:val="0"/>
          <w:szCs w:val="20"/>
        </w:rPr>
        <w:t>16</w:t>
      </w:r>
      <w:r>
        <w:rPr>
          <w:rFonts w:hint="eastAsia"/>
          <w:kern w:val="0"/>
          <w:szCs w:val="20"/>
        </w:rPr>
        <w:t>、</w:t>
      </w:r>
      <w:r>
        <w:rPr>
          <w:kern w:val="0"/>
          <w:szCs w:val="20"/>
        </w:rPr>
        <w:t>PB72</w:t>
      </w:r>
      <w:r>
        <w:rPr>
          <w:rFonts w:hint="eastAsia"/>
          <w:kern w:val="0"/>
          <w:szCs w:val="20"/>
        </w:rPr>
        <w:t>、</w:t>
      </w:r>
      <w:r>
        <w:rPr>
          <w:kern w:val="0"/>
          <w:szCs w:val="20"/>
        </w:rPr>
        <w:t>PB136</w:t>
      </w:r>
      <w:r>
        <w:rPr>
          <w:rFonts w:hint="eastAsia"/>
          <w:kern w:val="0"/>
          <w:szCs w:val="20"/>
        </w:rPr>
        <w:t>、</w:t>
      </w:r>
      <w:r>
        <w:rPr>
          <w:kern w:val="0"/>
          <w:szCs w:val="20"/>
        </w:rPr>
        <w:t>PB264</w:t>
      </w:r>
      <w:r>
        <w:rPr>
          <w:rFonts w:hint="eastAsia"/>
          <w:kern w:val="0"/>
          <w:szCs w:val="20"/>
        </w:rPr>
        <w:t>、</w:t>
      </w:r>
      <w:r>
        <w:rPr>
          <w:kern w:val="0"/>
          <w:szCs w:val="20"/>
        </w:rPr>
        <w:t>PB520</w:t>
      </w:r>
      <w:r>
        <w:rPr>
          <w:rFonts w:hint="eastAsia"/>
          <w:kern w:val="0"/>
          <w:szCs w:val="20"/>
        </w:rPr>
        <w:t>五</w:t>
      </w:r>
      <w:r>
        <w:rPr>
          <w:kern w:val="0"/>
          <w:szCs w:val="20"/>
        </w:rPr>
        <w:t>种。</w:t>
      </w:r>
    </w:p>
    <w:p w14:paraId="2B9862C2">
      <w:pPr>
        <w:pStyle w:val="17"/>
        <w:rPr>
          <w:rFonts w:hint="eastAsia" w:ascii="黑体" w:hAnsi="黑体" w:cs="黑体"/>
          <w:kern w:val="0"/>
          <w:sz w:val="21"/>
          <w:szCs w:val="21"/>
        </w:rPr>
      </w:pPr>
      <w:bookmarkStart w:id="189" w:name="_Ref199148592"/>
      <w:bookmarkStart w:id="190" w:name="_Ref402978922"/>
      <w:bookmarkStart w:id="191" w:name="_Toc403570705"/>
      <w:bookmarkStart w:id="192" w:name="_Toc402983263"/>
      <w:bookmarkStart w:id="193" w:name="_Ref9502080"/>
      <w:bookmarkStart w:id="194" w:name="_Toc402984195"/>
      <w:bookmarkStart w:id="195" w:name="_Toc405022590"/>
      <w:bookmarkStart w:id="196" w:name="_Toc402983729"/>
      <w:bookmarkStart w:id="197" w:name="_Toc405477012"/>
      <w:bookmarkStart w:id="198" w:name="_Toc408860287"/>
      <w:r>
        <w:rPr>
          <w:rFonts w:hint="eastAsia" w:ascii="黑体" w:hAnsi="黑体" w:cs="黑体"/>
          <w:szCs w:val="21"/>
        </w:rPr>
        <w:t xml:space="preserve">表 </w:t>
      </w:r>
      <w:r>
        <w:rPr>
          <w:rFonts w:hint="eastAsia" w:ascii="黑体" w:hAnsi="黑体" w:cs="黑体"/>
          <w:szCs w:val="21"/>
        </w:rPr>
        <w:fldChar w:fldCharType="begin"/>
      </w:r>
      <w:r>
        <w:rPr>
          <w:rFonts w:hint="eastAsia" w:ascii="黑体" w:hAnsi="黑体" w:cs="黑体"/>
          <w:szCs w:val="21"/>
        </w:rPr>
        <w:instrText xml:space="preserve"> SEQ 表 \* ARABIC </w:instrText>
      </w:r>
      <w:r>
        <w:rPr>
          <w:rFonts w:hint="eastAsia" w:ascii="黑体" w:hAnsi="黑体" w:cs="黑体"/>
          <w:szCs w:val="21"/>
        </w:rPr>
        <w:fldChar w:fldCharType="separate"/>
      </w:r>
      <w:r>
        <w:rPr>
          <w:rFonts w:hint="eastAsia" w:ascii="黑体" w:hAnsi="黑体" w:cs="黑体"/>
          <w:szCs w:val="21"/>
        </w:rPr>
        <w:t>3</w:t>
      </w:r>
      <w:r>
        <w:rPr>
          <w:rFonts w:hint="eastAsia" w:ascii="黑体" w:hAnsi="黑体" w:cs="黑体"/>
          <w:szCs w:val="21"/>
        </w:rPr>
        <w:fldChar w:fldCharType="end"/>
      </w:r>
      <w:bookmarkEnd w:id="189"/>
      <w:r>
        <w:rPr>
          <w:rFonts w:hint="eastAsia" w:ascii="黑体" w:hAnsi="黑体" w:cs="黑体"/>
          <w:szCs w:val="21"/>
        </w:rPr>
        <w:t xml:space="preserve"> </w:t>
      </w:r>
      <w:r>
        <w:rPr>
          <w:rFonts w:hint="eastAsia" w:ascii="黑体" w:hAnsi="黑体" w:cs="黑体"/>
          <w:kern w:val="0"/>
          <w:sz w:val="21"/>
          <w:szCs w:val="21"/>
        </w:rPr>
        <w:t>Turbo交织参数表</w:t>
      </w:r>
      <w:bookmarkEnd w:id="190"/>
      <w:bookmarkEnd w:id="191"/>
      <w:bookmarkEnd w:id="192"/>
      <w:bookmarkEnd w:id="193"/>
      <w:bookmarkEnd w:id="194"/>
      <w:bookmarkEnd w:id="195"/>
      <w:bookmarkEnd w:id="196"/>
      <w:bookmarkEnd w:id="197"/>
      <w:bookmarkEnd w:id="198"/>
    </w:p>
    <w:tbl>
      <w:tblPr>
        <w:tblStyle w:val="55"/>
        <w:tblW w:w="836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0"/>
        <w:gridCol w:w="2038"/>
        <w:gridCol w:w="1800"/>
        <w:gridCol w:w="2280"/>
      </w:tblGrid>
      <w:tr w14:paraId="6AD0A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250" w:type="dxa"/>
            <w:shd w:val="clear" w:color="auto" w:fill="auto"/>
          </w:tcPr>
          <w:p w14:paraId="1F66F0A0">
            <w:pPr>
              <w:widowControl/>
              <w:tabs>
                <w:tab w:val="decimal" w:pos="0"/>
              </w:tabs>
              <w:ind w:firstLine="0" w:firstLineChars="0"/>
              <w:jc w:val="center"/>
              <w:rPr>
                <w:kern w:val="0"/>
                <w:sz w:val="18"/>
                <w:szCs w:val="21"/>
              </w:rPr>
            </w:pPr>
            <w:r>
              <w:rPr>
                <w:kern w:val="0"/>
                <w:sz w:val="18"/>
                <w:szCs w:val="21"/>
              </w:rPr>
              <w:t>PB Size (Bytes数)</w:t>
            </w:r>
          </w:p>
        </w:tc>
        <w:tc>
          <w:tcPr>
            <w:tcW w:w="2038" w:type="dxa"/>
            <w:shd w:val="clear" w:color="auto" w:fill="auto"/>
          </w:tcPr>
          <w:p w14:paraId="28D06D7A">
            <w:pPr>
              <w:widowControl/>
              <w:tabs>
                <w:tab w:val="decimal" w:pos="0"/>
              </w:tabs>
              <w:ind w:firstLine="0" w:firstLineChars="0"/>
              <w:jc w:val="center"/>
              <w:rPr>
                <w:kern w:val="0"/>
                <w:sz w:val="18"/>
                <w:szCs w:val="21"/>
              </w:rPr>
            </w:pPr>
            <w:r>
              <w:rPr>
                <w:kern w:val="0"/>
                <w:sz w:val="18"/>
                <w:szCs w:val="21"/>
              </w:rPr>
              <w:t>N 值</w:t>
            </w:r>
          </w:p>
        </w:tc>
        <w:tc>
          <w:tcPr>
            <w:tcW w:w="1800" w:type="dxa"/>
            <w:shd w:val="clear" w:color="auto" w:fill="auto"/>
          </w:tcPr>
          <w:p w14:paraId="781B3D52">
            <w:pPr>
              <w:widowControl/>
              <w:tabs>
                <w:tab w:val="decimal" w:pos="0"/>
              </w:tabs>
              <w:ind w:firstLine="0" w:firstLineChars="0"/>
              <w:jc w:val="center"/>
              <w:rPr>
                <w:kern w:val="0"/>
                <w:sz w:val="18"/>
                <w:szCs w:val="21"/>
              </w:rPr>
            </w:pPr>
            <w:r>
              <w:rPr>
                <w:kern w:val="0"/>
                <w:sz w:val="18"/>
                <w:szCs w:val="21"/>
              </w:rPr>
              <w:t>M 值</w:t>
            </w:r>
          </w:p>
        </w:tc>
        <w:tc>
          <w:tcPr>
            <w:tcW w:w="2280" w:type="dxa"/>
            <w:shd w:val="clear" w:color="auto" w:fill="auto"/>
          </w:tcPr>
          <w:p w14:paraId="6E974BDD">
            <w:pPr>
              <w:widowControl/>
              <w:tabs>
                <w:tab w:val="decimal" w:pos="0"/>
              </w:tabs>
              <w:ind w:firstLine="0" w:firstLineChars="0"/>
              <w:jc w:val="center"/>
              <w:rPr>
                <w:kern w:val="0"/>
                <w:sz w:val="18"/>
                <w:szCs w:val="21"/>
              </w:rPr>
            </w:pPr>
            <w:r>
              <w:rPr>
                <w:kern w:val="0"/>
                <w:sz w:val="18"/>
                <w:szCs w:val="21"/>
              </w:rPr>
              <w:t>双</w:t>
            </w:r>
            <w:r>
              <w:rPr>
                <w:rFonts w:hint="eastAsia"/>
                <w:kern w:val="0"/>
                <w:sz w:val="18"/>
                <w:szCs w:val="21"/>
              </w:rPr>
              <w:t>比特</w:t>
            </w:r>
            <w:r>
              <w:rPr>
                <w:kern w:val="0"/>
                <w:sz w:val="18"/>
                <w:szCs w:val="21"/>
              </w:rPr>
              <w:t>的交织长度L</w:t>
            </w:r>
          </w:p>
        </w:tc>
      </w:tr>
      <w:tr w14:paraId="22F8F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shd w:val="clear" w:color="auto" w:fill="auto"/>
          </w:tcPr>
          <w:p w14:paraId="774D59DF">
            <w:pPr>
              <w:widowControl/>
              <w:tabs>
                <w:tab w:val="decimal" w:pos="0"/>
              </w:tabs>
              <w:ind w:firstLine="0" w:firstLineChars="0"/>
              <w:jc w:val="center"/>
              <w:rPr>
                <w:kern w:val="0"/>
                <w:sz w:val="18"/>
                <w:szCs w:val="21"/>
              </w:rPr>
            </w:pPr>
            <w:r>
              <w:rPr>
                <w:rFonts w:hint="eastAsia"/>
                <w:kern w:val="0"/>
                <w:sz w:val="18"/>
                <w:szCs w:val="21"/>
              </w:rPr>
              <w:t>1</w:t>
            </w:r>
            <w:r>
              <w:rPr>
                <w:kern w:val="0"/>
                <w:sz w:val="18"/>
                <w:szCs w:val="21"/>
              </w:rPr>
              <w:t>6</w:t>
            </w:r>
          </w:p>
        </w:tc>
        <w:tc>
          <w:tcPr>
            <w:tcW w:w="2038" w:type="dxa"/>
            <w:shd w:val="clear" w:color="auto" w:fill="auto"/>
          </w:tcPr>
          <w:p w14:paraId="2BDAB226">
            <w:pPr>
              <w:widowControl/>
              <w:tabs>
                <w:tab w:val="decimal" w:pos="0"/>
              </w:tabs>
              <w:ind w:firstLine="0" w:firstLineChars="0"/>
              <w:jc w:val="center"/>
              <w:rPr>
                <w:kern w:val="0"/>
                <w:sz w:val="18"/>
                <w:szCs w:val="21"/>
              </w:rPr>
            </w:pPr>
            <w:r>
              <w:rPr>
                <w:rFonts w:hint="eastAsia"/>
                <w:kern w:val="0"/>
                <w:sz w:val="18"/>
                <w:szCs w:val="21"/>
              </w:rPr>
              <w:t>8</w:t>
            </w:r>
          </w:p>
        </w:tc>
        <w:tc>
          <w:tcPr>
            <w:tcW w:w="1800" w:type="dxa"/>
            <w:shd w:val="clear" w:color="auto" w:fill="auto"/>
          </w:tcPr>
          <w:p w14:paraId="49ED1C8B">
            <w:pPr>
              <w:widowControl/>
              <w:tabs>
                <w:tab w:val="decimal" w:pos="0"/>
              </w:tabs>
              <w:ind w:firstLine="0" w:firstLineChars="0"/>
              <w:jc w:val="center"/>
              <w:rPr>
                <w:kern w:val="0"/>
                <w:sz w:val="18"/>
                <w:szCs w:val="21"/>
              </w:rPr>
            </w:pPr>
            <w:r>
              <w:rPr>
                <w:rFonts w:hint="eastAsia"/>
                <w:kern w:val="0"/>
                <w:sz w:val="18"/>
                <w:szCs w:val="21"/>
              </w:rPr>
              <w:t>8</w:t>
            </w:r>
          </w:p>
        </w:tc>
        <w:tc>
          <w:tcPr>
            <w:tcW w:w="2280" w:type="dxa"/>
            <w:shd w:val="clear" w:color="auto" w:fill="auto"/>
          </w:tcPr>
          <w:p w14:paraId="51C5F3C9">
            <w:pPr>
              <w:widowControl/>
              <w:tabs>
                <w:tab w:val="decimal" w:pos="0"/>
              </w:tabs>
              <w:ind w:firstLine="0" w:firstLineChars="0"/>
              <w:jc w:val="center"/>
              <w:rPr>
                <w:kern w:val="0"/>
                <w:sz w:val="18"/>
                <w:szCs w:val="21"/>
              </w:rPr>
            </w:pPr>
            <w:r>
              <w:rPr>
                <w:rFonts w:hint="eastAsia"/>
                <w:kern w:val="0"/>
                <w:sz w:val="18"/>
                <w:szCs w:val="21"/>
              </w:rPr>
              <w:t>6</w:t>
            </w:r>
            <w:r>
              <w:rPr>
                <w:kern w:val="0"/>
                <w:sz w:val="18"/>
                <w:szCs w:val="21"/>
              </w:rPr>
              <w:t>4</w:t>
            </w:r>
          </w:p>
        </w:tc>
      </w:tr>
      <w:tr w14:paraId="598B0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shd w:val="clear" w:color="auto" w:fill="auto"/>
          </w:tcPr>
          <w:p w14:paraId="465009A7">
            <w:pPr>
              <w:widowControl/>
              <w:tabs>
                <w:tab w:val="decimal" w:pos="0"/>
              </w:tabs>
              <w:ind w:firstLine="0" w:firstLineChars="0"/>
              <w:jc w:val="center"/>
              <w:rPr>
                <w:kern w:val="0"/>
                <w:sz w:val="18"/>
                <w:szCs w:val="21"/>
              </w:rPr>
            </w:pPr>
            <w:r>
              <w:rPr>
                <w:rFonts w:hint="eastAsia"/>
                <w:kern w:val="0"/>
                <w:sz w:val="18"/>
                <w:szCs w:val="21"/>
              </w:rPr>
              <w:t>7</w:t>
            </w:r>
            <w:r>
              <w:rPr>
                <w:kern w:val="0"/>
                <w:sz w:val="18"/>
                <w:szCs w:val="21"/>
              </w:rPr>
              <w:t>2</w:t>
            </w:r>
          </w:p>
        </w:tc>
        <w:tc>
          <w:tcPr>
            <w:tcW w:w="2038" w:type="dxa"/>
            <w:shd w:val="clear" w:color="auto" w:fill="auto"/>
          </w:tcPr>
          <w:p w14:paraId="10634340">
            <w:pPr>
              <w:widowControl/>
              <w:tabs>
                <w:tab w:val="decimal" w:pos="0"/>
              </w:tabs>
              <w:ind w:firstLine="0" w:firstLineChars="0"/>
              <w:jc w:val="center"/>
              <w:rPr>
                <w:kern w:val="0"/>
                <w:sz w:val="18"/>
                <w:szCs w:val="21"/>
              </w:rPr>
            </w:pPr>
            <w:r>
              <w:rPr>
                <w:rFonts w:hint="eastAsia"/>
                <w:kern w:val="0"/>
                <w:sz w:val="18"/>
                <w:szCs w:val="21"/>
              </w:rPr>
              <w:t>1</w:t>
            </w:r>
            <w:r>
              <w:rPr>
                <w:kern w:val="0"/>
                <w:sz w:val="18"/>
                <w:szCs w:val="21"/>
              </w:rPr>
              <w:t>8</w:t>
            </w:r>
          </w:p>
        </w:tc>
        <w:tc>
          <w:tcPr>
            <w:tcW w:w="1800" w:type="dxa"/>
            <w:shd w:val="clear" w:color="auto" w:fill="auto"/>
          </w:tcPr>
          <w:p w14:paraId="3D213E25">
            <w:pPr>
              <w:widowControl/>
              <w:tabs>
                <w:tab w:val="decimal" w:pos="0"/>
              </w:tabs>
              <w:ind w:firstLine="0" w:firstLineChars="0"/>
              <w:jc w:val="center"/>
              <w:rPr>
                <w:kern w:val="0"/>
                <w:sz w:val="18"/>
                <w:szCs w:val="21"/>
              </w:rPr>
            </w:pPr>
            <w:r>
              <w:rPr>
                <w:rFonts w:hint="eastAsia"/>
                <w:kern w:val="0"/>
                <w:sz w:val="18"/>
                <w:szCs w:val="21"/>
              </w:rPr>
              <w:t>1</w:t>
            </w:r>
            <w:r>
              <w:rPr>
                <w:kern w:val="0"/>
                <w:sz w:val="18"/>
                <w:szCs w:val="21"/>
              </w:rPr>
              <w:t>6</w:t>
            </w:r>
          </w:p>
        </w:tc>
        <w:tc>
          <w:tcPr>
            <w:tcW w:w="2280" w:type="dxa"/>
            <w:shd w:val="clear" w:color="auto" w:fill="auto"/>
          </w:tcPr>
          <w:p w14:paraId="3DFAD284">
            <w:pPr>
              <w:widowControl/>
              <w:tabs>
                <w:tab w:val="decimal" w:pos="0"/>
              </w:tabs>
              <w:ind w:firstLine="0" w:firstLineChars="0"/>
              <w:jc w:val="center"/>
              <w:rPr>
                <w:kern w:val="0"/>
                <w:sz w:val="18"/>
                <w:szCs w:val="21"/>
              </w:rPr>
            </w:pPr>
            <w:r>
              <w:rPr>
                <w:rFonts w:hint="eastAsia"/>
                <w:kern w:val="0"/>
                <w:sz w:val="18"/>
                <w:szCs w:val="21"/>
              </w:rPr>
              <w:t>2</w:t>
            </w:r>
            <w:r>
              <w:rPr>
                <w:kern w:val="0"/>
                <w:sz w:val="18"/>
                <w:szCs w:val="21"/>
              </w:rPr>
              <w:t>88</w:t>
            </w:r>
          </w:p>
        </w:tc>
      </w:tr>
      <w:tr w14:paraId="26CB9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shd w:val="clear" w:color="auto" w:fill="auto"/>
          </w:tcPr>
          <w:p w14:paraId="7E1AB9F0">
            <w:pPr>
              <w:widowControl/>
              <w:tabs>
                <w:tab w:val="decimal" w:pos="0"/>
              </w:tabs>
              <w:ind w:firstLine="0" w:firstLineChars="0"/>
              <w:jc w:val="center"/>
              <w:rPr>
                <w:kern w:val="0"/>
                <w:sz w:val="18"/>
                <w:szCs w:val="21"/>
              </w:rPr>
            </w:pPr>
            <w:r>
              <w:rPr>
                <w:kern w:val="0"/>
                <w:sz w:val="18"/>
                <w:szCs w:val="21"/>
              </w:rPr>
              <w:t>136</w:t>
            </w:r>
          </w:p>
        </w:tc>
        <w:tc>
          <w:tcPr>
            <w:tcW w:w="2038" w:type="dxa"/>
            <w:shd w:val="clear" w:color="auto" w:fill="auto"/>
          </w:tcPr>
          <w:p w14:paraId="68E56E13">
            <w:pPr>
              <w:widowControl/>
              <w:tabs>
                <w:tab w:val="decimal" w:pos="0"/>
              </w:tabs>
              <w:ind w:firstLine="0" w:firstLineChars="0"/>
              <w:jc w:val="center"/>
              <w:rPr>
                <w:kern w:val="0"/>
                <w:sz w:val="18"/>
                <w:szCs w:val="21"/>
              </w:rPr>
            </w:pPr>
            <w:r>
              <w:rPr>
                <w:kern w:val="0"/>
                <w:sz w:val="18"/>
                <w:szCs w:val="21"/>
              </w:rPr>
              <w:t>34</w:t>
            </w:r>
          </w:p>
        </w:tc>
        <w:tc>
          <w:tcPr>
            <w:tcW w:w="1800" w:type="dxa"/>
            <w:shd w:val="clear" w:color="auto" w:fill="auto"/>
          </w:tcPr>
          <w:p w14:paraId="1F6EFA12">
            <w:pPr>
              <w:widowControl/>
              <w:tabs>
                <w:tab w:val="decimal" w:pos="0"/>
              </w:tabs>
              <w:ind w:firstLine="0" w:firstLineChars="0"/>
              <w:jc w:val="center"/>
              <w:rPr>
                <w:kern w:val="0"/>
                <w:sz w:val="18"/>
                <w:szCs w:val="21"/>
              </w:rPr>
            </w:pPr>
            <w:r>
              <w:rPr>
                <w:kern w:val="0"/>
                <w:sz w:val="18"/>
                <w:szCs w:val="21"/>
              </w:rPr>
              <w:t>16</w:t>
            </w:r>
          </w:p>
        </w:tc>
        <w:tc>
          <w:tcPr>
            <w:tcW w:w="2280" w:type="dxa"/>
            <w:shd w:val="clear" w:color="auto" w:fill="auto"/>
          </w:tcPr>
          <w:p w14:paraId="07A83056">
            <w:pPr>
              <w:widowControl/>
              <w:tabs>
                <w:tab w:val="decimal" w:pos="0"/>
              </w:tabs>
              <w:ind w:firstLine="0" w:firstLineChars="0"/>
              <w:jc w:val="center"/>
              <w:rPr>
                <w:kern w:val="0"/>
                <w:sz w:val="18"/>
                <w:szCs w:val="21"/>
              </w:rPr>
            </w:pPr>
            <w:r>
              <w:rPr>
                <w:kern w:val="0"/>
                <w:sz w:val="18"/>
                <w:szCs w:val="21"/>
              </w:rPr>
              <w:t>544</w:t>
            </w:r>
          </w:p>
        </w:tc>
      </w:tr>
      <w:tr w14:paraId="2E8E6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shd w:val="clear" w:color="auto" w:fill="auto"/>
          </w:tcPr>
          <w:p w14:paraId="4C8277FA">
            <w:pPr>
              <w:widowControl/>
              <w:tabs>
                <w:tab w:val="decimal" w:pos="0"/>
              </w:tabs>
              <w:ind w:firstLine="0" w:firstLineChars="0"/>
              <w:jc w:val="center"/>
              <w:rPr>
                <w:kern w:val="0"/>
                <w:sz w:val="18"/>
                <w:szCs w:val="21"/>
              </w:rPr>
            </w:pPr>
            <w:r>
              <w:rPr>
                <w:rFonts w:hint="eastAsia"/>
                <w:kern w:val="0"/>
                <w:sz w:val="18"/>
                <w:szCs w:val="21"/>
              </w:rPr>
              <w:t>2</w:t>
            </w:r>
            <w:r>
              <w:rPr>
                <w:kern w:val="0"/>
                <w:sz w:val="18"/>
                <w:szCs w:val="21"/>
              </w:rPr>
              <w:t>64</w:t>
            </w:r>
          </w:p>
        </w:tc>
        <w:tc>
          <w:tcPr>
            <w:tcW w:w="2038" w:type="dxa"/>
            <w:shd w:val="clear" w:color="auto" w:fill="auto"/>
          </w:tcPr>
          <w:p w14:paraId="697E116F">
            <w:pPr>
              <w:widowControl/>
              <w:tabs>
                <w:tab w:val="decimal" w:pos="0"/>
              </w:tabs>
              <w:ind w:firstLine="0" w:firstLineChars="0"/>
              <w:jc w:val="center"/>
              <w:rPr>
                <w:kern w:val="0"/>
                <w:sz w:val="18"/>
                <w:szCs w:val="21"/>
              </w:rPr>
            </w:pPr>
            <w:r>
              <w:rPr>
                <w:rFonts w:hint="eastAsia"/>
                <w:kern w:val="0"/>
                <w:sz w:val="18"/>
                <w:szCs w:val="21"/>
              </w:rPr>
              <w:t>3</w:t>
            </w:r>
            <w:r>
              <w:rPr>
                <w:kern w:val="0"/>
                <w:sz w:val="18"/>
                <w:szCs w:val="21"/>
              </w:rPr>
              <w:t>3</w:t>
            </w:r>
          </w:p>
        </w:tc>
        <w:tc>
          <w:tcPr>
            <w:tcW w:w="1800" w:type="dxa"/>
            <w:shd w:val="clear" w:color="auto" w:fill="auto"/>
          </w:tcPr>
          <w:p w14:paraId="2715D562">
            <w:pPr>
              <w:widowControl/>
              <w:tabs>
                <w:tab w:val="decimal" w:pos="0"/>
              </w:tabs>
              <w:ind w:firstLine="0" w:firstLineChars="0"/>
              <w:jc w:val="center"/>
              <w:rPr>
                <w:kern w:val="0"/>
                <w:sz w:val="18"/>
                <w:szCs w:val="21"/>
              </w:rPr>
            </w:pPr>
            <w:r>
              <w:rPr>
                <w:rFonts w:hint="eastAsia"/>
                <w:kern w:val="0"/>
                <w:sz w:val="18"/>
                <w:szCs w:val="21"/>
              </w:rPr>
              <w:t>3</w:t>
            </w:r>
            <w:r>
              <w:rPr>
                <w:kern w:val="0"/>
                <w:sz w:val="18"/>
                <w:szCs w:val="21"/>
              </w:rPr>
              <w:t>2</w:t>
            </w:r>
          </w:p>
        </w:tc>
        <w:tc>
          <w:tcPr>
            <w:tcW w:w="2280" w:type="dxa"/>
            <w:shd w:val="clear" w:color="auto" w:fill="auto"/>
          </w:tcPr>
          <w:p w14:paraId="2562AB27">
            <w:pPr>
              <w:widowControl/>
              <w:tabs>
                <w:tab w:val="decimal" w:pos="0"/>
              </w:tabs>
              <w:ind w:firstLine="0" w:firstLineChars="0"/>
              <w:jc w:val="center"/>
              <w:rPr>
                <w:kern w:val="0"/>
                <w:sz w:val="18"/>
                <w:szCs w:val="21"/>
              </w:rPr>
            </w:pPr>
            <w:r>
              <w:rPr>
                <w:rFonts w:hint="eastAsia"/>
                <w:kern w:val="0"/>
                <w:sz w:val="18"/>
                <w:szCs w:val="21"/>
              </w:rPr>
              <w:t>1</w:t>
            </w:r>
            <w:r>
              <w:rPr>
                <w:kern w:val="0"/>
                <w:sz w:val="18"/>
                <w:szCs w:val="21"/>
              </w:rPr>
              <w:t>056</w:t>
            </w:r>
          </w:p>
        </w:tc>
      </w:tr>
      <w:tr w14:paraId="6BD64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0" w:type="dxa"/>
            <w:shd w:val="clear" w:color="auto" w:fill="auto"/>
          </w:tcPr>
          <w:p w14:paraId="2A05BF10">
            <w:pPr>
              <w:widowControl/>
              <w:tabs>
                <w:tab w:val="decimal" w:pos="0"/>
              </w:tabs>
              <w:ind w:firstLine="0" w:firstLineChars="0"/>
              <w:jc w:val="center"/>
              <w:rPr>
                <w:kern w:val="0"/>
                <w:sz w:val="18"/>
                <w:szCs w:val="21"/>
              </w:rPr>
            </w:pPr>
            <w:r>
              <w:rPr>
                <w:kern w:val="0"/>
                <w:sz w:val="18"/>
                <w:szCs w:val="21"/>
              </w:rPr>
              <w:t>520</w:t>
            </w:r>
          </w:p>
        </w:tc>
        <w:tc>
          <w:tcPr>
            <w:tcW w:w="2038" w:type="dxa"/>
            <w:shd w:val="clear" w:color="auto" w:fill="auto"/>
          </w:tcPr>
          <w:p w14:paraId="76F35051">
            <w:pPr>
              <w:widowControl/>
              <w:tabs>
                <w:tab w:val="decimal" w:pos="0"/>
              </w:tabs>
              <w:ind w:firstLine="0" w:firstLineChars="0"/>
              <w:jc w:val="center"/>
              <w:rPr>
                <w:kern w:val="0"/>
                <w:sz w:val="18"/>
                <w:szCs w:val="21"/>
              </w:rPr>
            </w:pPr>
            <w:r>
              <w:rPr>
                <w:kern w:val="0"/>
                <w:sz w:val="18"/>
                <w:szCs w:val="21"/>
              </w:rPr>
              <w:t>40</w:t>
            </w:r>
          </w:p>
        </w:tc>
        <w:tc>
          <w:tcPr>
            <w:tcW w:w="1800" w:type="dxa"/>
            <w:shd w:val="clear" w:color="auto" w:fill="auto"/>
          </w:tcPr>
          <w:p w14:paraId="4710D47C">
            <w:pPr>
              <w:widowControl/>
              <w:tabs>
                <w:tab w:val="decimal" w:pos="0"/>
              </w:tabs>
              <w:ind w:firstLine="0" w:firstLineChars="0"/>
              <w:jc w:val="center"/>
              <w:rPr>
                <w:kern w:val="0"/>
                <w:sz w:val="18"/>
                <w:szCs w:val="21"/>
              </w:rPr>
            </w:pPr>
            <w:r>
              <w:rPr>
                <w:kern w:val="0"/>
                <w:sz w:val="18"/>
                <w:szCs w:val="21"/>
              </w:rPr>
              <w:t>52</w:t>
            </w:r>
          </w:p>
        </w:tc>
        <w:tc>
          <w:tcPr>
            <w:tcW w:w="2280" w:type="dxa"/>
            <w:shd w:val="clear" w:color="auto" w:fill="auto"/>
          </w:tcPr>
          <w:p w14:paraId="1EF1E5A8">
            <w:pPr>
              <w:widowControl/>
              <w:tabs>
                <w:tab w:val="decimal" w:pos="0"/>
              </w:tabs>
              <w:ind w:firstLine="0" w:firstLineChars="0"/>
              <w:jc w:val="center"/>
              <w:rPr>
                <w:kern w:val="0"/>
                <w:sz w:val="18"/>
                <w:szCs w:val="21"/>
              </w:rPr>
            </w:pPr>
            <w:r>
              <w:rPr>
                <w:kern w:val="0"/>
                <w:sz w:val="18"/>
                <w:szCs w:val="21"/>
              </w:rPr>
              <w:t>2080</w:t>
            </w:r>
          </w:p>
        </w:tc>
      </w:tr>
    </w:tbl>
    <w:p w14:paraId="6B7D68CA">
      <w:pPr>
        <w:widowControl/>
        <w:tabs>
          <w:tab w:val="center" w:pos="4201"/>
          <w:tab w:val="right" w:leader="dot" w:pos="9298"/>
        </w:tabs>
        <w:autoSpaceDE w:val="0"/>
        <w:autoSpaceDN w:val="0"/>
        <w:spacing w:line="360" w:lineRule="exact"/>
        <w:ind w:firstLine="420"/>
        <w:rPr>
          <w:kern w:val="0"/>
          <w:szCs w:val="20"/>
        </w:rPr>
      </w:pPr>
      <w:r>
        <w:rPr>
          <w:kern w:val="0"/>
          <w:szCs w:val="20"/>
        </w:rPr>
        <w:t>首先规定Turbo交织的地址映射</w:t>
      </w:r>
      <w:r>
        <w:rPr>
          <w:kern w:val="0"/>
          <w:position w:val="-10"/>
          <w:szCs w:val="20"/>
        </w:rPr>
        <w:object>
          <v:shape id="_x0000_i1045" o:spt="75" type="#_x0000_t75" style="height:15.55pt;width:21.9pt;" o:ole="t" filled="f" o:preferrelative="t" stroked="f" coordsize="21600,21600">
            <v:path/>
            <v:fill on="f" focussize="0,0"/>
            <v:stroke on="f" joinstyle="miter"/>
            <v:imagedata r:id="rId75" o:title=""/>
            <o:lock v:ext="edit" aspectratio="t"/>
            <w10:wrap type="none"/>
            <w10:anchorlock/>
          </v:shape>
          <o:OLEObject Type="Embed" ProgID="Equation.DSMT4" ShapeID="_x0000_i1045" DrawAspect="Content" ObjectID="_1468075745" r:id="rId74">
            <o:LockedField>false</o:LockedField>
          </o:OLEObject>
        </w:object>
      </w:r>
      <w:r>
        <w:rPr>
          <w:kern w:val="0"/>
          <w:szCs w:val="20"/>
        </w:rPr>
        <w:t>定义如下：</w:t>
      </w:r>
    </w:p>
    <w:p w14:paraId="5E34C14F">
      <w:pPr>
        <w:widowControl/>
        <w:tabs>
          <w:tab w:val="center" w:pos="4201"/>
          <w:tab w:val="right" w:leader="dot" w:pos="9298"/>
        </w:tabs>
        <w:autoSpaceDE w:val="0"/>
        <w:autoSpaceDN w:val="0"/>
        <w:spacing w:line="360" w:lineRule="exact"/>
        <w:ind w:firstLine="422"/>
        <w:rPr>
          <w:kern w:val="0"/>
          <w:szCs w:val="20"/>
        </w:rPr>
      </w:pPr>
      <w:r>
        <w:rPr>
          <w:rFonts w:ascii="宋体"/>
          <w:b/>
          <w:kern w:val="0"/>
          <w:position w:val="-10"/>
          <w:szCs w:val="20"/>
        </w:rPr>
        <w:object>
          <v:shape id="_x0000_i1046" o:spt="75" type="#_x0000_t75" style="height:19pt;width:361.75pt;" o:ole="t" filled="f" o:preferrelative="t" stroked="f" coordsize="21600,21600">
            <v:path/>
            <v:fill on="f" focussize="0,0"/>
            <v:stroke on="f" joinstyle="miter"/>
            <v:imagedata r:id="rId77" o:title=""/>
            <o:lock v:ext="edit" aspectratio="t"/>
            <w10:wrap type="none"/>
            <w10:anchorlock/>
          </v:shape>
          <o:OLEObject Type="Embed" ProgID="Equation.DSMT4" ShapeID="_x0000_i1046" DrawAspect="Content" ObjectID="_1468075746" r:id="rId76">
            <o:LockedField>false</o:LockedField>
          </o:OLEObject>
        </w:object>
      </w:r>
    </w:p>
    <w:p w14:paraId="7FE2EB99">
      <w:pPr>
        <w:widowControl/>
        <w:tabs>
          <w:tab w:val="center" w:pos="4201"/>
          <w:tab w:val="right" w:leader="dot" w:pos="9298"/>
        </w:tabs>
        <w:autoSpaceDE w:val="0"/>
        <w:autoSpaceDN w:val="0"/>
        <w:spacing w:line="360" w:lineRule="exact"/>
        <w:ind w:firstLine="420"/>
        <w:rPr>
          <w:kern w:val="0"/>
          <w:szCs w:val="20"/>
        </w:rPr>
      </w:pPr>
      <w:r>
        <w:rPr>
          <w:kern w:val="0"/>
          <w:szCs w:val="20"/>
        </w:rPr>
        <w:t>其中</w:t>
      </w:r>
      <w:r>
        <w:rPr>
          <w:kern w:val="0"/>
          <w:position w:val="-10"/>
          <w:szCs w:val="20"/>
        </w:rPr>
        <w:object>
          <v:shape id="_x0000_i1047" o:spt="75" type="#_x0000_t75" style="height:15.55pt;width:21.9pt;" o:ole="t" filled="f" o:preferrelative="t" stroked="f" coordsize="21600,21600">
            <v:path/>
            <v:fill on="f" focussize="0,0"/>
            <v:stroke on="f" joinstyle="miter"/>
            <v:imagedata r:id="rId79" o:title=""/>
            <o:lock v:ext="edit" aspectratio="t"/>
            <w10:wrap type="none"/>
            <w10:anchorlock/>
          </v:shape>
          <o:OLEObject Type="Embed" ProgID="Equation.DSMT4" ShapeID="_x0000_i1047" DrawAspect="Content" ObjectID="_1468075747" r:id="rId78">
            <o:LockedField>false</o:LockedField>
          </o:OLEObject>
        </w:object>
      </w:r>
      <w:r>
        <w:rPr>
          <w:kern w:val="0"/>
          <w:szCs w:val="20"/>
        </w:rPr>
        <w:t>是一个查找表，</w:t>
      </w:r>
      <w:r>
        <w:rPr>
          <w:rFonts w:hint="eastAsia" w:ascii="宋体" w:hAnsi="宋体" w:cs="宋体"/>
          <w:kern w:val="0"/>
          <w:szCs w:val="20"/>
        </w:rPr>
        <w:t>见</w:t>
      </w:r>
      <w:r>
        <w:rPr>
          <w:rFonts w:hint="eastAsia" w:ascii="宋体" w:hAnsi="宋体" w:cs="宋体"/>
          <w:kern w:val="0"/>
          <w:szCs w:val="20"/>
        </w:rPr>
        <w:fldChar w:fldCharType="begin"/>
      </w:r>
      <w:r>
        <w:rPr>
          <w:rFonts w:hint="eastAsia" w:ascii="宋体" w:hAnsi="宋体" w:cs="宋体"/>
          <w:kern w:val="0"/>
          <w:szCs w:val="20"/>
        </w:rPr>
        <w:instrText xml:space="preserve"> REF _Ref220688325 \h </w:instrText>
      </w:r>
      <w:r>
        <w:rPr>
          <w:rFonts w:hint="eastAsia" w:ascii="宋体" w:hAnsi="宋体" w:cs="宋体"/>
          <w:kern w:val="0"/>
          <w:szCs w:val="20"/>
        </w:rPr>
        <w:fldChar w:fldCharType="separate"/>
      </w:r>
      <w:r>
        <w:rPr>
          <w:rFonts w:hint="eastAsia" w:ascii="宋体" w:hAnsi="宋体" w:cs="宋体"/>
        </w:rPr>
        <w:t>表 4</w:t>
      </w:r>
      <w:r>
        <w:rPr>
          <w:rFonts w:hint="eastAsia" w:ascii="宋体" w:hAnsi="宋体" w:cs="宋体"/>
          <w:kern w:val="0"/>
          <w:szCs w:val="20"/>
        </w:rPr>
        <w:fldChar w:fldCharType="end"/>
      </w:r>
      <w:r>
        <w:rPr>
          <w:rFonts w:hint="eastAsia" w:ascii="宋体" w:hAnsi="宋体" w:cs="宋体"/>
          <w:kern w:val="0"/>
          <w:szCs w:val="20"/>
        </w:rPr>
        <w:t>、</w:t>
      </w:r>
      <w:r>
        <w:rPr>
          <w:rFonts w:hint="eastAsia" w:ascii="宋体" w:hAnsi="宋体" w:cs="宋体"/>
          <w:kern w:val="0"/>
          <w:szCs w:val="20"/>
        </w:rPr>
        <w:fldChar w:fldCharType="begin"/>
      </w:r>
      <w:r>
        <w:rPr>
          <w:rFonts w:hint="eastAsia" w:ascii="宋体" w:hAnsi="宋体" w:cs="宋体"/>
          <w:kern w:val="0"/>
          <w:szCs w:val="20"/>
        </w:rPr>
        <w:instrText xml:space="preserve"> REF _Ref199148652 \h </w:instrText>
      </w:r>
      <w:r>
        <w:rPr>
          <w:rFonts w:hint="eastAsia" w:ascii="宋体" w:hAnsi="宋体" w:cs="宋体"/>
          <w:kern w:val="0"/>
          <w:szCs w:val="20"/>
        </w:rPr>
        <w:fldChar w:fldCharType="separate"/>
      </w:r>
      <w:r>
        <w:rPr>
          <w:rFonts w:hint="eastAsia" w:ascii="宋体" w:hAnsi="宋体" w:cs="宋体"/>
        </w:rPr>
        <w:t>表 5</w:t>
      </w:r>
      <w:r>
        <w:rPr>
          <w:rFonts w:hint="eastAsia" w:ascii="宋体" w:hAnsi="宋体" w:cs="宋体"/>
          <w:kern w:val="0"/>
          <w:szCs w:val="20"/>
        </w:rPr>
        <w:fldChar w:fldCharType="end"/>
      </w:r>
      <w:r>
        <w:rPr>
          <w:rFonts w:hint="eastAsia" w:ascii="宋体" w:hAnsi="宋体" w:cs="宋体"/>
          <w:kern w:val="0"/>
          <w:szCs w:val="20"/>
        </w:rPr>
        <w:t>、</w:t>
      </w:r>
      <w:r>
        <w:rPr>
          <w:rFonts w:hint="eastAsia" w:ascii="宋体" w:hAnsi="宋体" w:cs="宋体"/>
          <w:kern w:val="0"/>
          <w:szCs w:val="20"/>
        </w:rPr>
        <w:fldChar w:fldCharType="begin"/>
      </w:r>
      <w:r>
        <w:rPr>
          <w:rFonts w:hint="eastAsia" w:ascii="宋体" w:hAnsi="宋体" w:cs="宋体"/>
          <w:kern w:val="0"/>
          <w:szCs w:val="20"/>
        </w:rPr>
        <w:instrText xml:space="preserve"> REF _Ref199148659 \h </w:instrText>
      </w:r>
      <w:r>
        <w:rPr>
          <w:rFonts w:hint="eastAsia" w:ascii="宋体" w:hAnsi="宋体" w:cs="宋体"/>
          <w:kern w:val="0"/>
          <w:szCs w:val="20"/>
        </w:rPr>
        <w:fldChar w:fldCharType="separate"/>
      </w:r>
      <w:r>
        <w:rPr>
          <w:rFonts w:hint="eastAsia" w:ascii="宋体" w:hAnsi="宋体" w:cs="宋体"/>
        </w:rPr>
        <w:t>表 6</w:t>
      </w:r>
      <w:r>
        <w:rPr>
          <w:rFonts w:hint="eastAsia" w:ascii="宋体" w:hAnsi="宋体" w:cs="宋体"/>
          <w:kern w:val="0"/>
          <w:szCs w:val="20"/>
        </w:rPr>
        <w:fldChar w:fldCharType="end"/>
      </w:r>
      <w:r>
        <w:rPr>
          <w:rFonts w:hint="eastAsia" w:ascii="宋体" w:hAnsi="宋体" w:cs="宋体"/>
          <w:kern w:val="0"/>
          <w:szCs w:val="20"/>
        </w:rPr>
        <w:t>、</w:t>
      </w:r>
      <w:r>
        <w:rPr>
          <w:rFonts w:hint="eastAsia" w:ascii="宋体" w:hAnsi="宋体" w:cs="宋体"/>
          <w:kern w:val="0"/>
          <w:szCs w:val="20"/>
        </w:rPr>
        <w:fldChar w:fldCharType="begin"/>
      </w:r>
      <w:r>
        <w:rPr>
          <w:rFonts w:hint="eastAsia" w:ascii="宋体" w:hAnsi="宋体" w:cs="宋体"/>
          <w:kern w:val="0"/>
          <w:szCs w:val="20"/>
        </w:rPr>
        <w:instrText xml:space="preserve"> REF _Ref199148672 \h </w:instrText>
      </w:r>
      <w:r>
        <w:rPr>
          <w:rFonts w:hint="eastAsia" w:ascii="宋体" w:hAnsi="宋体" w:cs="宋体"/>
          <w:kern w:val="0"/>
          <w:szCs w:val="20"/>
        </w:rPr>
        <w:fldChar w:fldCharType="separate"/>
      </w:r>
      <w:r>
        <w:rPr>
          <w:rFonts w:hint="eastAsia" w:ascii="宋体" w:hAnsi="宋体" w:cs="宋体"/>
        </w:rPr>
        <w:t>表 7</w:t>
      </w:r>
      <w:r>
        <w:rPr>
          <w:rFonts w:hint="eastAsia" w:ascii="宋体" w:hAnsi="宋体" w:cs="宋体"/>
          <w:kern w:val="0"/>
          <w:szCs w:val="20"/>
        </w:rPr>
        <w:fldChar w:fldCharType="end"/>
      </w:r>
      <w:r>
        <w:rPr>
          <w:rFonts w:hint="eastAsia" w:ascii="宋体" w:hAnsi="宋体" w:cs="宋体"/>
          <w:kern w:val="0"/>
          <w:szCs w:val="20"/>
        </w:rPr>
        <w:t>以及</w:t>
      </w:r>
      <w:r>
        <w:rPr>
          <w:rFonts w:hint="eastAsia" w:ascii="宋体" w:hAnsi="宋体" w:cs="宋体"/>
          <w:kern w:val="0"/>
          <w:szCs w:val="20"/>
        </w:rPr>
        <w:fldChar w:fldCharType="begin"/>
      </w:r>
      <w:r>
        <w:rPr>
          <w:rFonts w:hint="eastAsia" w:ascii="宋体" w:hAnsi="宋体" w:cs="宋体"/>
          <w:kern w:val="0"/>
          <w:szCs w:val="20"/>
        </w:rPr>
        <w:instrText xml:space="preserve"> REF _Ref199148680 \h </w:instrText>
      </w:r>
      <w:r>
        <w:rPr>
          <w:rFonts w:hint="eastAsia" w:ascii="宋体" w:hAnsi="宋体" w:cs="宋体"/>
          <w:kern w:val="0"/>
          <w:szCs w:val="20"/>
        </w:rPr>
        <w:fldChar w:fldCharType="separate"/>
      </w:r>
      <w:r>
        <w:rPr>
          <w:rFonts w:hint="eastAsia" w:ascii="宋体" w:hAnsi="宋体" w:cs="宋体"/>
        </w:rPr>
        <w:t>表 8</w:t>
      </w:r>
      <w:r>
        <w:rPr>
          <w:rFonts w:hint="eastAsia" w:ascii="宋体" w:hAnsi="宋体" w:cs="宋体"/>
          <w:kern w:val="0"/>
          <w:szCs w:val="20"/>
        </w:rPr>
        <w:fldChar w:fldCharType="end"/>
      </w:r>
      <w:r>
        <w:rPr>
          <w:rFonts w:hint="eastAsia"/>
          <w:kern w:val="0"/>
          <w:szCs w:val="20"/>
        </w:rPr>
        <w:t>。</w:t>
      </w:r>
      <w:r>
        <w:rPr>
          <w:kern w:val="0"/>
          <w:szCs w:val="20"/>
        </w:rPr>
        <w:t>div表示整除，mod表示模运算。地址映射</w:t>
      </w:r>
      <w:r>
        <w:rPr>
          <w:kern w:val="0"/>
          <w:position w:val="-10"/>
          <w:szCs w:val="20"/>
        </w:rPr>
        <w:object>
          <v:shape id="_x0000_i1048" o:spt="75" type="#_x0000_t75" style="height:15.55pt;width:21.9pt;" o:ole="t" filled="f" o:preferrelative="t" stroked="f" coordsize="21600,21600">
            <v:path/>
            <v:fill on="f" focussize="0,0"/>
            <v:stroke on="f" joinstyle="miter"/>
            <v:imagedata r:id="rId75" o:title=""/>
            <o:lock v:ext="edit" aspectratio="t"/>
            <w10:wrap type="none"/>
            <w10:anchorlock/>
          </v:shape>
          <o:OLEObject Type="Embed" ProgID="Equation.DSMT4" ShapeID="_x0000_i1048" DrawAspect="Content" ObjectID="_1468075748" r:id="rId80">
            <o:LockedField>false</o:LockedField>
          </o:OLEObject>
        </w:object>
      </w:r>
      <w:r>
        <w:rPr>
          <w:kern w:val="0"/>
          <w:szCs w:val="20"/>
        </w:rPr>
        <w:t>用于Turbo交织的具体算法如下：</w:t>
      </w:r>
    </w:p>
    <w:p w14:paraId="22AB79B9">
      <w:pPr>
        <w:widowControl/>
        <w:tabs>
          <w:tab w:val="center" w:pos="4201"/>
          <w:tab w:val="right" w:leader="dot" w:pos="9298"/>
        </w:tabs>
        <w:autoSpaceDE w:val="0"/>
        <w:autoSpaceDN w:val="0"/>
        <w:ind w:firstLine="420"/>
        <w:jc w:val="center"/>
        <w:rPr>
          <w:kern w:val="0"/>
          <w:szCs w:val="20"/>
        </w:rPr>
      </w:pPr>
      <w:r>
        <w:rPr>
          <w:kern w:val="0"/>
          <w:position w:val="-102"/>
          <w:szCs w:val="20"/>
        </w:rPr>
        <w:object>
          <v:shape id="_x0000_i1049" o:spt="75" type="#_x0000_t75" style="height:99.05pt;width:320.85pt;" o:ole="t" filled="f" o:preferrelative="t" stroked="f" coordsize="21600,21600">
            <v:path/>
            <v:fill on="f" focussize="0,0"/>
            <v:stroke on="f" joinstyle="miter"/>
            <v:imagedata r:id="rId82" o:title=""/>
            <o:lock v:ext="edit" aspectratio="t"/>
            <w10:wrap type="none"/>
            <w10:anchorlock/>
          </v:shape>
          <o:OLEObject Type="Embed" ProgID="Equation.3" ShapeID="_x0000_i1049" DrawAspect="Content" ObjectID="_1468075749" r:id="rId81">
            <o:LockedField>false</o:LockedField>
          </o:OLEObject>
        </w:object>
      </w:r>
    </w:p>
    <w:p w14:paraId="5ABBDAFA">
      <w:pPr>
        <w:widowControl/>
        <w:tabs>
          <w:tab w:val="center" w:pos="4201"/>
          <w:tab w:val="right" w:leader="dot" w:pos="9298"/>
        </w:tabs>
        <w:autoSpaceDE w:val="0"/>
        <w:autoSpaceDN w:val="0"/>
        <w:spacing w:line="360" w:lineRule="exact"/>
        <w:ind w:firstLine="420"/>
        <w:rPr>
          <w:ins w:id="353" w:author="海玉" w:date="2026-02-23T21:19:00Z"/>
          <w:rFonts w:hint="eastAsia" w:ascii="黑体" w:hAnsi="黑体" w:cs="黑体"/>
        </w:rPr>
      </w:pPr>
      <w:r>
        <w:rPr>
          <w:kern w:val="0"/>
          <w:szCs w:val="20"/>
        </w:rPr>
        <w:t>其中</w:t>
      </w:r>
      <w:r>
        <w:rPr>
          <w:kern w:val="0"/>
          <w:position w:val="-10"/>
          <w:szCs w:val="20"/>
        </w:rPr>
        <w:object>
          <v:shape id="_x0000_i1050" o:spt="75" type="#_x0000_t75" style="height:15.55pt;width:35.15pt;" o:ole="t" filled="f" o:preferrelative="t" stroked="f" coordsize="21600,21600">
            <v:path/>
            <v:fill on="f" focussize="0,0"/>
            <v:stroke on="f" joinstyle="miter"/>
            <v:imagedata r:id="rId84" o:title=""/>
            <o:lock v:ext="edit" aspectratio="t"/>
            <w10:wrap type="none"/>
            <w10:anchorlock/>
          </v:shape>
          <o:OLEObject Type="Embed" ProgID="Equation.DSMT4" ShapeID="_x0000_i1050" DrawAspect="Content" ObjectID="_1468075750" r:id="rId83">
            <o:LockedField>false</o:LockedField>
          </o:OLEObject>
        </w:object>
      </w:r>
      <w:r>
        <w:rPr>
          <w:kern w:val="0"/>
          <w:szCs w:val="20"/>
        </w:rPr>
        <w:t>表示交织器输入，</w:t>
      </w:r>
      <w:r>
        <w:rPr>
          <w:kern w:val="0"/>
          <w:position w:val="-10"/>
          <w:szCs w:val="20"/>
        </w:rPr>
        <w:object>
          <v:shape id="_x0000_i1051" o:spt="75" type="#_x0000_t75" style="height:15.55pt;width:50.1pt;" o:ole="t" filled="f" o:preferrelative="t" stroked="f" coordsize="21600,21600">
            <v:path/>
            <v:fill on="f" focussize="0,0"/>
            <v:stroke on="f" joinstyle="miter"/>
            <v:imagedata r:id="rId86" o:title=""/>
            <o:lock v:ext="edit" aspectratio="t"/>
            <w10:wrap type="none"/>
            <w10:anchorlock/>
          </v:shape>
          <o:OLEObject Type="Embed" ProgID="Equation.DSMT4" ShapeID="_x0000_i1051" DrawAspect="Content" ObjectID="_1468075751" r:id="rId85">
            <o:LockedField>false</o:LockedField>
          </o:OLEObject>
        </w:object>
      </w:r>
      <w:r>
        <w:rPr>
          <w:kern w:val="0"/>
          <w:szCs w:val="20"/>
        </w:rPr>
        <w:t>表示交织器输出，需要注意的是，当交织器输出地址为偶数时，对应交织后的信息</w:t>
      </w:r>
      <w:r>
        <w:rPr>
          <w:rFonts w:hint="eastAsia"/>
          <w:kern w:val="0"/>
          <w:szCs w:val="20"/>
        </w:rPr>
        <w:t>比特</w:t>
      </w:r>
      <w:r>
        <w:rPr>
          <w:kern w:val="0"/>
          <w:szCs w:val="20"/>
        </w:rPr>
        <w:t>对的第0和第1</w:t>
      </w:r>
      <w:r>
        <w:rPr>
          <w:rFonts w:hint="eastAsia"/>
          <w:kern w:val="0"/>
          <w:szCs w:val="20"/>
        </w:rPr>
        <w:t>比特互</w:t>
      </w:r>
      <w:r>
        <w:rPr>
          <w:kern w:val="0"/>
          <w:szCs w:val="20"/>
        </w:rPr>
        <w:t>换。</w:t>
      </w:r>
      <w:bookmarkStart w:id="199" w:name="_Ref220688325"/>
    </w:p>
    <w:p w14:paraId="42AC2F3D">
      <w:pPr>
        <w:pStyle w:val="17"/>
        <w:rPr>
          <w:rFonts w:hint="eastAsia" w:ascii="黑体" w:hAnsi="黑体" w:cs="黑体"/>
        </w:rPr>
      </w:pPr>
      <w:r>
        <w:rPr>
          <w:rFonts w:hint="eastAsia" w:ascii="黑体" w:hAnsi="黑体" w:cs="黑体"/>
        </w:rPr>
        <w:t xml:space="preserve">表 </w:t>
      </w:r>
      <w:r>
        <w:rPr>
          <w:rFonts w:hint="eastAsia" w:ascii="黑体" w:hAnsi="黑体" w:cs="黑体"/>
        </w:rPr>
        <w:fldChar w:fldCharType="begin"/>
      </w:r>
      <w:r>
        <w:rPr>
          <w:rFonts w:hint="eastAsia" w:ascii="黑体" w:hAnsi="黑体" w:cs="黑体"/>
        </w:rPr>
        <w:instrText xml:space="preserve"> SEQ 表 \* ARABIC </w:instrText>
      </w:r>
      <w:r>
        <w:rPr>
          <w:rFonts w:hint="eastAsia" w:ascii="黑体" w:hAnsi="黑体" w:cs="黑体"/>
        </w:rPr>
        <w:fldChar w:fldCharType="separate"/>
      </w:r>
      <w:r>
        <w:rPr>
          <w:rFonts w:hint="eastAsia" w:ascii="黑体" w:hAnsi="黑体" w:cs="黑体"/>
        </w:rPr>
        <w:t>4</w:t>
      </w:r>
      <w:r>
        <w:rPr>
          <w:rFonts w:hint="eastAsia" w:ascii="黑体" w:hAnsi="黑体" w:cs="黑体"/>
        </w:rPr>
        <w:fldChar w:fldCharType="end"/>
      </w:r>
      <w:bookmarkEnd w:id="199"/>
      <w:r>
        <w:rPr>
          <w:rFonts w:hint="eastAsia" w:ascii="黑体" w:hAnsi="黑体" w:cs="黑体"/>
        </w:rPr>
        <w:t xml:space="preserve"> PB16的S查找表</w:t>
      </w:r>
    </w:p>
    <w:tbl>
      <w:tblPr>
        <w:tblStyle w:val="5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0"/>
        <w:gridCol w:w="840"/>
        <w:gridCol w:w="960"/>
        <w:gridCol w:w="960"/>
        <w:gridCol w:w="1080"/>
        <w:gridCol w:w="1080"/>
        <w:gridCol w:w="960"/>
        <w:gridCol w:w="960"/>
        <w:gridCol w:w="840"/>
      </w:tblGrid>
      <w:tr w14:paraId="0F1F0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720" w:type="dxa"/>
            <w:tcBorders>
              <w:top w:val="single" w:color="auto" w:sz="4" w:space="0"/>
              <w:left w:val="single" w:color="auto" w:sz="4" w:space="0"/>
              <w:bottom w:val="single" w:color="auto" w:sz="4" w:space="0"/>
              <w:right w:val="single" w:color="auto" w:sz="4" w:space="0"/>
            </w:tcBorders>
            <w:vAlign w:val="center"/>
          </w:tcPr>
          <w:p w14:paraId="2AD1B1EA">
            <w:pPr>
              <w:widowControl/>
              <w:tabs>
                <w:tab w:val="decimal" w:pos="0"/>
              </w:tabs>
              <w:adjustRightInd w:val="0"/>
              <w:snapToGrid w:val="0"/>
              <w:ind w:firstLine="180" w:firstLineChars="0"/>
              <w:jc w:val="center"/>
              <w:rPr>
                <w:kern w:val="0"/>
                <w:sz w:val="18"/>
                <w:szCs w:val="21"/>
              </w:rPr>
            </w:pPr>
            <w:r>
              <w:rPr>
                <w:kern w:val="0"/>
                <w:sz w:val="18"/>
                <w:szCs w:val="21"/>
              </w:rPr>
              <w:t>x</w:t>
            </w:r>
          </w:p>
        </w:tc>
        <w:tc>
          <w:tcPr>
            <w:tcW w:w="840" w:type="dxa"/>
            <w:tcBorders>
              <w:top w:val="single" w:color="auto" w:sz="4" w:space="0"/>
              <w:left w:val="single" w:color="auto" w:sz="4" w:space="0"/>
              <w:bottom w:val="single" w:color="auto" w:sz="4" w:space="0"/>
              <w:right w:val="single" w:color="auto" w:sz="4" w:space="0"/>
            </w:tcBorders>
            <w:vAlign w:val="center"/>
          </w:tcPr>
          <w:p w14:paraId="7C071312">
            <w:pPr>
              <w:widowControl/>
              <w:tabs>
                <w:tab w:val="decimal" w:pos="0"/>
              </w:tabs>
              <w:adjustRightInd w:val="0"/>
              <w:snapToGrid w:val="0"/>
              <w:ind w:firstLine="180" w:firstLineChars="0"/>
              <w:jc w:val="center"/>
              <w:rPr>
                <w:kern w:val="0"/>
                <w:sz w:val="18"/>
                <w:szCs w:val="21"/>
              </w:rPr>
            </w:pPr>
            <w:r>
              <w:rPr>
                <w:kern w:val="0"/>
                <w:sz w:val="18"/>
                <w:szCs w:val="21"/>
              </w:rPr>
              <w:t>0</w:t>
            </w:r>
          </w:p>
        </w:tc>
        <w:tc>
          <w:tcPr>
            <w:tcW w:w="960" w:type="dxa"/>
            <w:tcBorders>
              <w:top w:val="single" w:color="auto" w:sz="4" w:space="0"/>
              <w:left w:val="single" w:color="auto" w:sz="4" w:space="0"/>
              <w:bottom w:val="single" w:color="auto" w:sz="4" w:space="0"/>
              <w:right w:val="single" w:color="auto" w:sz="4" w:space="0"/>
            </w:tcBorders>
            <w:vAlign w:val="center"/>
          </w:tcPr>
          <w:p w14:paraId="6A1B6721">
            <w:pPr>
              <w:widowControl/>
              <w:tabs>
                <w:tab w:val="decimal" w:pos="0"/>
              </w:tabs>
              <w:adjustRightInd w:val="0"/>
              <w:snapToGrid w:val="0"/>
              <w:ind w:firstLine="180" w:firstLineChars="0"/>
              <w:jc w:val="center"/>
              <w:rPr>
                <w:kern w:val="0"/>
                <w:sz w:val="18"/>
                <w:szCs w:val="21"/>
              </w:rPr>
            </w:pPr>
            <w:r>
              <w:rPr>
                <w:kern w:val="0"/>
                <w:sz w:val="18"/>
                <w:szCs w:val="21"/>
              </w:rPr>
              <w:t>1</w:t>
            </w:r>
          </w:p>
        </w:tc>
        <w:tc>
          <w:tcPr>
            <w:tcW w:w="960" w:type="dxa"/>
            <w:tcBorders>
              <w:top w:val="single" w:color="auto" w:sz="4" w:space="0"/>
              <w:left w:val="single" w:color="auto" w:sz="4" w:space="0"/>
              <w:bottom w:val="single" w:color="auto" w:sz="4" w:space="0"/>
              <w:right w:val="single" w:color="auto" w:sz="4" w:space="0"/>
            </w:tcBorders>
            <w:vAlign w:val="center"/>
          </w:tcPr>
          <w:p w14:paraId="0C5AF772">
            <w:pPr>
              <w:widowControl/>
              <w:tabs>
                <w:tab w:val="decimal" w:pos="0"/>
              </w:tabs>
              <w:adjustRightInd w:val="0"/>
              <w:snapToGrid w:val="0"/>
              <w:ind w:firstLine="180" w:firstLineChars="0"/>
              <w:jc w:val="center"/>
              <w:rPr>
                <w:kern w:val="0"/>
                <w:sz w:val="18"/>
                <w:szCs w:val="21"/>
              </w:rPr>
            </w:pPr>
            <w:r>
              <w:rPr>
                <w:kern w:val="0"/>
                <w:sz w:val="18"/>
                <w:szCs w:val="21"/>
              </w:rPr>
              <w:t>2</w:t>
            </w:r>
          </w:p>
        </w:tc>
        <w:tc>
          <w:tcPr>
            <w:tcW w:w="1080" w:type="dxa"/>
            <w:tcBorders>
              <w:top w:val="single" w:color="auto" w:sz="4" w:space="0"/>
              <w:left w:val="single" w:color="auto" w:sz="4" w:space="0"/>
              <w:bottom w:val="single" w:color="auto" w:sz="4" w:space="0"/>
              <w:right w:val="single" w:color="auto" w:sz="4" w:space="0"/>
            </w:tcBorders>
            <w:vAlign w:val="center"/>
          </w:tcPr>
          <w:p w14:paraId="17F2C216">
            <w:pPr>
              <w:widowControl/>
              <w:tabs>
                <w:tab w:val="decimal" w:pos="0"/>
              </w:tabs>
              <w:adjustRightInd w:val="0"/>
              <w:snapToGrid w:val="0"/>
              <w:ind w:firstLine="180" w:firstLineChars="0"/>
              <w:jc w:val="center"/>
              <w:rPr>
                <w:kern w:val="0"/>
                <w:sz w:val="18"/>
                <w:szCs w:val="21"/>
              </w:rPr>
            </w:pPr>
            <w:r>
              <w:rPr>
                <w:kern w:val="0"/>
                <w:sz w:val="18"/>
                <w:szCs w:val="21"/>
              </w:rPr>
              <w:t>3</w:t>
            </w:r>
          </w:p>
        </w:tc>
        <w:tc>
          <w:tcPr>
            <w:tcW w:w="1080" w:type="dxa"/>
            <w:tcBorders>
              <w:top w:val="single" w:color="auto" w:sz="4" w:space="0"/>
              <w:left w:val="single" w:color="auto" w:sz="4" w:space="0"/>
              <w:bottom w:val="single" w:color="auto" w:sz="4" w:space="0"/>
              <w:right w:val="single" w:color="auto" w:sz="4" w:space="0"/>
            </w:tcBorders>
            <w:vAlign w:val="center"/>
          </w:tcPr>
          <w:p w14:paraId="02845B29">
            <w:pPr>
              <w:widowControl/>
              <w:tabs>
                <w:tab w:val="decimal" w:pos="0"/>
              </w:tabs>
              <w:adjustRightInd w:val="0"/>
              <w:snapToGrid w:val="0"/>
              <w:ind w:firstLine="180" w:firstLineChars="0"/>
              <w:jc w:val="center"/>
              <w:rPr>
                <w:kern w:val="0"/>
                <w:sz w:val="18"/>
                <w:szCs w:val="21"/>
              </w:rPr>
            </w:pPr>
            <w:r>
              <w:rPr>
                <w:kern w:val="0"/>
                <w:sz w:val="18"/>
                <w:szCs w:val="21"/>
              </w:rPr>
              <w:t>4</w:t>
            </w:r>
          </w:p>
        </w:tc>
        <w:tc>
          <w:tcPr>
            <w:tcW w:w="960" w:type="dxa"/>
            <w:tcBorders>
              <w:top w:val="single" w:color="auto" w:sz="4" w:space="0"/>
              <w:left w:val="single" w:color="auto" w:sz="4" w:space="0"/>
              <w:bottom w:val="single" w:color="auto" w:sz="4" w:space="0"/>
              <w:right w:val="single" w:color="auto" w:sz="4" w:space="0"/>
            </w:tcBorders>
            <w:vAlign w:val="center"/>
          </w:tcPr>
          <w:p w14:paraId="5721A671">
            <w:pPr>
              <w:widowControl/>
              <w:tabs>
                <w:tab w:val="decimal" w:pos="0"/>
              </w:tabs>
              <w:adjustRightInd w:val="0"/>
              <w:snapToGrid w:val="0"/>
              <w:ind w:firstLine="180" w:firstLineChars="0"/>
              <w:jc w:val="center"/>
              <w:rPr>
                <w:kern w:val="0"/>
                <w:sz w:val="18"/>
                <w:szCs w:val="21"/>
              </w:rPr>
            </w:pPr>
            <w:r>
              <w:rPr>
                <w:kern w:val="0"/>
                <w:sz w:val="18"/>
                <w:szCs w:val="21"/>
              </w:rPr>
              <w:t>5</w:t>
            </w:r>
          </w:p>
        </w:tc>
        <w:tc>
          <w:tcPr>
            <w:tcW w:w="960" w:type="dxa"/>
            <w:tcBorders>
              <w:top w:val="single" w:color="auto" w:sz="4" w:space="0"/>
              <w:left w:val="single" w:color="auto" w:sz="4" w:space="0"/>
              <w:bottom w:val="single" w:color="auto" w:sz="4" w:space="0"/>
              <w:right w:val="single" w:color="auto" w:sz="4" w:space="0"/>
            </w:tcBorders>
            <w:vAlign w:val="center"/>
          </w:tcPr>
          <w:p w14:paraId="24640D82">
            <w:pPr>
              <w:widowControl/>
              <w:tabs>
                <w:tab w:val="decimal" w:pos="0"/>
              </w:tabs>
              <w:adjustRightInd w:val="0"/>
              <w:snapToGrid w:val="0"/>
              <w:ind w:firstLine="180" w:firstLineChars="0"/>
              <w:jc w:val="center"/>
              <w:rPr>
                <w:kern w:val="0"/>
                <w:sz w:val="18"/>
                <w:szCs w:val="21"/>
              </w:rPr>
            </w:pPr>
            <w:r>
              <w:rPr>
                <w:kern w:val="0"/>
                <w:sz w:val="18"/>
                <w:szCs w:val="21"/>
              </w:rPr>
              <w:t>6</w:t>
            </w:r>
          </w:p>
        </w:tc>
        <w:tc>
          <w:tcPr>
            <w:tcW w:w="840" w:type="dxa"/>
            <w:tcBorders>
              <w:top w:val="single" w:color="auto" w:sz="4" w:space="0"/>
              <w:left w:val="single" w:color="auto" w:sz="4" w:space="0"/>
              <w:bottom w:val="single" w:color="auto" w:sz="4" w:space="0"/>
              <w:right w:val="single" w:color="auto" w:sz="4" w:space="0"/>
            </w:tcBorders>
            <w:vAlign w:val="center"/>
          </w:tcPr>
          <w:p w14:paraId="1D507030">
            <w:pPr>
              <w:widowControl/>
              <w:tabs>
                <w:tab w:val="decimal" w:pos="0"/>
              </w:tabs>
              <w:adjustRightInd w:val="0"/>
              <w:snapToGrid w:val="0"/>
              <w:ind w:firstLine="180" w:firstLineChars="0"/>
              <w:jc w:val="center"/>
              <w:rPr>
                <w:kern w:val="0"/>
                <w:sz w:val="18"/>
                <w:szCs w:val="21"/>
              </w:rPr>
            </w:pPr>
            <w:r>
              <w:rPr>
                <w:kern w:val="0"/>
                <w:sz w:val="18"/>
                <w:szCs w:val="21"/>
              </w:rPr>
              <w:t>7</w:t>
            </w:r>
          </w:p>
        </w:tc>
      </w:tr>
      <w:tr w14:paraId="6A7A5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Borders>
              <w:top w:val="single" w:color="auto" w:sz="4" w:space="0"/>
              <w:left w:val="single" w:color="auto" w:sz="4" w:space="0"/>
              <w:bottom w:val="single" w:color="auto" w:sz="4" w:space="0"/>
              <w:right w:val="single" w:color="auto" w:sz="4" w:space="0"/>
            </w:tcBorders>
            <w:vAlign w:val="center"/>
          </w:tcPr>
          <w:p w14:paraId="31B764ED">
            <w:pPr>
              <w:widowControl/>
              <w:tabs>
                <w:tab w:val="decimal" w:pos="0"/>
              </w:tabs>
              <w:adjustRightInd w:val="0"/>
              <w:snapToGrid w:val="0"/>
              <w:ind w:firstLine="180" w:firstLineChars="0"/>
              <w:jc w:val="center"/>
              <w:rPr>
                <w:kern w:val="0"/>
                <w:sz w:val="18"/>
                <w:szCs w:val="21"/>
              </w:rPr>
            </w:pPr>
            <w:r>
              <w:rPr>
                <w:kern w:val="0"/>
                <w:sz w:val="18"/>
                <w:szCs w:val="21"/>
              </w:rPr>
              <w:t>S(x)</w:t>
            </w:r>
          </w:p>
        </w:tc>
        <w:tc>
          <w:tcPr>
            <w:tcW w:w="840" w:type="dxa"/>
            <w:tcBorders>
              <w:top w:val="single" w:color="auto" w:sz="4" w:space="0"/>
              <w:left w:val="single" w:color="auto" w:sz="4" w:space="0"/>
              <w:bottom w:val="single" w:color="auto" w:sz="4" w:space="0"/>
              <w:right w:val="single" w:color="auto" w:sz="4" w:space="0"/>
            </w:tcBorders>
            <w:vAlign w:val="center"/>
          </w:tcPr>
          <w:p w14:paraId="5846E279">
            <w:pPr>
              <w:widowControl/>
              <w:tabs>
                <w:tab w:val="decimal" w:pos="0"/>
              </w:tabs>
              <w:adjustRightInd w:val="0"/>
              <w:snapToGrid w:val="0"/>
              <w:ind w:firstLine="180" w:firstLineChars="0"/>
              <w:jc w:val="center"/>
              <w:rPr>
                <w:kern w:val="0"/>
                <w:sz w:val="18"/>
                <w:szCs w:val="21"/>
              </w:rPr>
            </w:pPr>
            <w:r>
              <w:rPr>
                <w:kern w:val="0"/>
                <w:sz w:val="18"/>
                <w:szCs w:val="21"/>
              </w:rPr>
              <w:t>54</w:t>
            </w:r>
          </w:p>
        </w:tc>
        <w:tc>
          <w:tcPr>
            <w:tcW w:w="960" w:type="dxa"/>
            <w:tcBorders>
              <w:top w:val="single" w:color="auto" w:sz="4" w:space="0"/>
              <w:left w:val="single" w:color="auto" w:sz="4" w:space="0"/>
              <w:bottom w:val="single" w:color="auto" w:sz="4" w:space="0"/>
              <w:right w:val="single" w:color="auto" w:sz="4" w:space="0"/>
            </w:tcBorders>
            <w:vAlign w:val="center"/>
          </w:tcPr>
          <w:p w14:paraId="5CE9CF78">
            <w:pPr>
              <w:widowControl/>
              <w:tabs>
                <w:tab w:val="decimal" w:pos="0"/>
              </w:tabs>
              <w:adjustRightInd w:val="0"/>
              <w:snapToGrid w:val="0"/>
              <w:ind w:firstLine="180" w:firstLineChars="0"/>
              <w:jc w:val="center"/>
              <w:rPr>
                <w:kern w:val="0"/>
                <w:sz w:val="18"/>
                <w:szCs w:val="21"/>
              </w:rPr>
            </w:pPr>
            <w:r>
              <w:rPr>
                <w:kern w:val="0"/>
                <w:sz w:val="18"/>
                <w:szCs w:val="21"/>
              </w:rPr>
              <w:t>23</w:t>
            </w:r>
          </w:p>
        </w:tc>
        <w:tc>
          <w:tcPr>
            <w:tcW w:w="960" w:type="dxa"/>
            <w:tcBorders>
              <w:top w:val="single" w:color="auto" w:sz="4" w:space="0"/>
              <w:left w:val="single" w:color="auto" w:sz="4" w:space="0"/>
              <w:bottom w:val="single" w:color="auto" w:sz="4" w:space="0"/>
              <w:right w:val="single" w:color="auto" w:sz="4" w:space="0"/>
            </w:tcBorders>
            <w:vAlign w:val="center"/>
          </w:tcPr>
          <w:p w14:paraId="4924E1A0">
            <w:pPr>
              <w:widowControl/>
              <w:tabs>
                <w:tab w:val="decimal" w:pos="0"/>
              </w:tabs>
              <w:adjustRightInd w:val="0"/>
              <w:snapToGrid w:val="0"/>
              <w:ind w:firstLine="180" w:firstLineChars="0"/>
              <w:jc w:val="center"/>
              <w:rPr>
                <w:kern w:val="0"/>
                <w:sz w:val="18"/>
                <w:szCs w:val="21"/>
              </w:rPr>
            </w:pPr>
            <w:r>
              <w:rPr>
                <w:kern w:val="0"/>
                <w:sz w:val="18"/>
                <w:szCs w:val="21"/>
              </w:rPr>
              <w:t>61</w:t>
            </w:r>
          </w:p>
        </w:tc>
        <w:tc>
          <w:tcPr>
            <w:tcW w:w="1080" w:type="dxa"/>
            <w:tcBorders>
              <w:top w:val="single" w:color="auto" w:sz="4" w:space="0"/>
              <w:left w:val="single" w:color="auto" w:sz="4" w:space="0"/>
              <w:bottom w:val="single" w:color="auto" w:sz="4" w:space="0"/>
              <w:right w:val="single" w:color="auto" w:sz="4" w:space="0"/>
            </w:tcBorders>
            <w:vAlign w:val="center"/>
          </w:tcPr>
          <w:p w14:paraId="13454634">
            <w:pPr>
              <w:widowControl/>
              <w:tabs>
                <w:tab w:val="decimal" w:pos="0"/>
              </w:tabs>
              <w:adjustRightInd w:val="0"/>
              <w:snapToGrid w:val="0"/>
              <w:ind w:firstLine="180" w:firstLineChars="0"/>
              <w:jc w:val="center"/>
              <w:rPr>
                <w:kern w:val="0"/>
                <w:sz w:val="18"/>
                <w:szCs w:val="21"/>
              </w:rPr>
            </w:pPr>
            <w:r>
              <w:rPr>
                <w:kern w:val="0"/>
                <w:sz w:val="18"/>
                <w:szCs w:val="21"/>
              </w:rPr>
              <w:t>12</w:t>
            </w:r>
          </w:p>
        </w:tc>
        <w:tc>
          <w:tcPr>
            <w:tcW w:w="1080" w:type="dxa"/>
            <w:tcBorders>
              <w:top w:val="single" w:color="auto" w:sz="4" w:space="0"/>
              <w:left w:val="single" w:color="auto" w:sz="4" w:space="0"/>
              <w:bottom w:val="single" w:color="auto" w:sz="4" w:space="0"/>
              <w:right w:val="single" w:color="auto" w:sz="4" w:space="0"/>
            </w:tcBorders>
            <w:vAlign w:val="center"/>
          </w:tcPr>
          <w:p w14:paraId="787997C7">
            <w:pPr>
              <w:widowControl/>
              <w:tabs>
                <w:tab w:val="decimal" w:pos="0"/>
              </w:tabs>
              <w:adjustRightInd w:val="0"/>
              <w:snapToGrid w:val="0"/>
              <w:ind w:firstLine="180" w:firstLineChars="0"/>
              <w:jc w:val="center"/>
              <w:rPr>
                <w:kern w:val="0"/>
                <w:sz w:val="18"/>
                <w:szCs w:val="21"/>
              </w:rPr>
            </w:pPr>
            <w:r>
              <w:rPr>
                <w:kern w:val="0"/>
                <w:sz w:val="18"/>
                <w:szCs w:val="21"/>
              </w:rPr>
              <w:t>35</w:t>
            </w:r>
          </w:p>
        </w:tc>
        <w:tc>
          <w:tcPr>
            <w:tcW w:w="960" w:type="dxa"/>
            <w:tcBorders>
              <w:top w:val="single" w:color="auto" w:sz="4" w:space="0"/>
              <w:left w:val="single" w:color="auto" w:sz="4" w:space="0"/>
              <w:bottom w:val="single" w:color="auto" w:sz="4" w:space="0"/>
              <w:right w:val="single" w:color="auto" w:sz="4" w:space="0"/>
            </w:tcBorders>
            <w:vAlign w:val="center"/>
          </w:tcPr>
          <w:p w14:paraId="75670957">
            <w:pPr>
              <w:widowControl/>
              <w:tabs>
                <w:tab w:val="decimal" w:pos="0"/>
              </w:tabs>
              <w:adjustRightInd w:val="0"/>
              <w:snapToGrid w:val="0"/>
              <w:ind w:firstLine="180" w:firstLineChars="0"/>
              <w:jc w:val="center"/>
              <w:rPr>
                <w:kern w:val="0"/>
                <w:sz w:val="18"/>
                <w:szCs w:val="21"/>
              </w:rPr>
            </w:pPr>
            <w:r>
              <w:rPr>
                <w:kern w:val="0"/>
                <w:sz w:val="18"/>
                <w:szCs w:val="21"/>
              </w:rPr>
              <w:t>2</w:t>
            </w:r>
          </w:p>
        </w:tc>
        <w:tc>
          <w:tcPr>
            <w:tcW w:w="960" w:type="dxa"/>
            <w:tcBorders>
              <w:top w:val="single" w:color="auto" w:sz="4" w:space="0"/>
              <w:left w:val="single" w:color="auto" w:sz="4" w:space="0"/>
              <w:bottom w:val="single" w:color="auto" w:sz="4" w:space="0"/>
              <w:right w:val="single" w:color="auto" w:sz="4" w:space="0"/>
            </w:tcBorders>
            <w:vAlign w:val="center"/>
          </w:tcPr>
          <w:p w14:paraId="4D12BABE">
            <w:pPr>
              <w:widowControl/>
              <w:tabs>
                <w:tab w:val="decimal" w:pos="0"/>
              </w:tabs>
              <w:adjustRightInd w:val="0"/>
              <w:snapToGrid w:val="0"/>
              <w:ind w:firstLine="180" w:firstLineChars="0"/>
              <w:jc w:val="center"/>
              <w:rPr>
                <w:kern w:val="0"/>
                <w:sz w:val="18"/>
                <w:szCs w:val="21"/>
              </w:rPr>
            </w:pPr>
            <w:r>
              <w:rPr>
                <w:kern w:val="0"/>
                <w:sz w:val="18"/>
                <w:szCs w:val="21"/>
              </w:rPr>
              <w:t>40</w:t>
            </w:r>
          </w:p>
        </w:tc>
        <w:tc>
          <w:tcPr>
            <w:tcW w:w="840" w:type="dxa"/>
            <w:tcBorders>
              <w:top w:val="single" w:color="auto" w:sz="4" w:space="0"/>
              <w:left w:val="single" w:color="auto" w:sz="4" w:space="0"/>
              <w:bottom w:val="single" w:color="auto" w:sz="4" w:space="0"/>
              <w:right w:val="single" w:color="auto" w:sz="4" w:space="0"/>
            </w:tcBorders>
            <w:vAlign w:val="center"/>
          </w:tcPr>
          <w:p w14:paraId="35029E38">
            <w:pPr>
              <w:widowControl/>
              <w:tabs>
                <w:tab w:val="decimal" w:pos="0"/>
              </w:tabs>
              <w:adjustRightInd w:val="0"/>
              <w:snapToGrid w:val="0"/>
              <w:ind w:firstLine="180" w:firstLineChars="0"/>
              <w:jc w:val="center"/>
              <w:rPr>
                <w:kern w:val="0"/>
                <w:sz w:val="18"/>
                <w:szCs w:val="21"/>
              </w:rPr>
            </w:pPr>
            <w:r>
              <w:rPr>
                <w:kern w:val="0"/>
                <w:sz w:val="18"/>
                <w:szCs w:val="21"/>
              </w:rPr>
              <w:t>25</w:t>
            </w:r>
          </w:p>
        </w:tc>
      </w:tr>
    </w:tbl>
    <w:p w14:paraId="4C267D4A">
      <w:pPr>
        <w:pStyle w:val="17"/>
        <w:rPr>
          <w:ins w:id="354" w:author="海玉" w:date="2026-02-23T21:18:08Z"/>
          <w:rFonts w:hint="eastAsia" w:ascii="黑体" w:hAnsi="黑体" w:cs="黑体"/>
          <w:szCs w:val="21"/>
        </w:rPr>
      </w:pPr>
      <w:bookmarkStart w:id="200" w:name="_Ref199148652"/>
      <w:bookmarkStart w:id="201" w:name="_Toc405477014"/>
      <w:bookmarkStart w:id="202" w:name="_Toc402984197"/>
      <w:bookmarkStart w:id="203" w:name="_Toc408860289"/>
      <w:bookmarkStart w:id="204" w:name="_Ref402979442"/>
      <w:bookmarkStart w:id="205" w:name="_Ref9504728"/>
      <w:bookmarkStart w:id="206" w:name="_Toc402983265"/>
      <w:bookmarkStart w:id="207" w:name="_Toc403570707"/>
      <w:bookmarkStart w:id="208" w:name="_Toc405022592"/>
      <w:bookmarkStart w:id="209" w:name="_Toc402983731"/>
    </w:p>
    <w:p w14:paraId="016F7BBE">
      <w:pPr>
        <w:pStyle w:val="17"/>
        <w:rPr>
          <w:rFonts w:hint="eastAsia" w:ascii="黑体" w:hAnsi="黑体" w:cs="黑体"/>
          <w:kern w:val="0"/>
          <w:sz w:val="21"/>
          <w:szCs w:val="21"/>
        </w:rPr>
      </w:pPr>
      <w:r>
        <w:rPr>
          <w:rFonts w:hint="eastAsia" w:ascii="黑体" w:hAnsi="黑体" w:cs="黑体"/>
          <w:szCs w:val="21"/>
        </w:rPr>
        <w:t xml:space="preserve">表 </w:t>
      </w:r>
      <w:r>
        <w:rPr>
          <w:rFonts w:hint="eastAsia" w:ascii="黑体" w:hAnsi="黑体" w:cs="黑体"/>
          <w:szCs w:val="21"/>
        </w:rPr>
        <w:fldChar w:fldCharType="begin"/>
      </w:r>
      <w:r>
        <w:rPr>
          <w:rFonts w:hint="eastAsia" w:ascii="黑体" w:hAnsi="黑体" w:cs="黑体"/>
          <w:szCs w:val="21"/>
        </w:rPr>
        <w:instrText xml:space="preserve"> SEQ 表 \* ARABIC </w:instrText>
      </w:r>
      <w:r>
        <w:rPr>
          <w:rFonts w:hint="eastAsia" w:ascii="黑体" w:hAnsi="黑体" w:cs="黑体"/>
          <w:szCs w:val="21"/>
        </w:rPr>
        <w:fldChar w:fldCharType="separate"/>
      </w:r>
      <w:r>
        <w:rPr>
          <w:rFonts w:hint="eastAsia" w:ascii="黑体" w:hAnsi="黑体" w:cs="黑体"/>
          <w:szCs w:val="21"/>
        </w:rPr>
        <w:t>5</w:t>
      </w:r>
      <w:r>
        <w:rPr>
          <w:rFonts w:hint="eastAsia" w:ascii="黑体" w:hAnsi="黑体" w:cs="黑体"/>
          <w:szCs w:val="21"/>
        </w:rPr>
        <w:fldChar w:fldCharType="end"/>
      </w:r>
      <w:bookmarkEnd w:id="200"/>
      <w:r>
        <w:rPr>
          <w:rFonts w:hint="eastAsia" w:ascii="黑体" w:hAnsi="黑体" w:cs="黑体"/>
          <w:szCs w:val="21"/>
        </w:rPr>
        <w:t xml:space="preserve"> </w:t>
      </w:r>
      <w:r>
        <w:rPr>
          <w:rFonts w:hint="eastAsia" w:ascii="黑体" w:hAnsi="黑体" w:cs="黑体"/>
          <w:kern w:val="0"/>
          <w:sz w:val="21"/>
          <w:szCs w:val="21"/>
        </w:rPr>
        <w:t>PB72的S查找表</w:t>
      </w:r>
    </w:p>
    <w:tbl>
      <w:tblPr>
        <w:tblStyle w:val="55"/>
        <w:tblW w:w="84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0"/>
        <w:gridCol w:w="840"/>
        <w:gridCol w:w="960"/>
        <w:gridCol w:w="960"/>
        <w:gridCol w:w="1080"/>
        <w:gridCol w:w="1080"/>
        <w:gridCol w:w="960"/>
        <w:gridCol w:w="960"/>
        <w:gridCol w:w="840"/>
      </w:tblGrid>
      <w:tr w14:paraId="6E411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auto"/>
          </w:tcPr>
          <w:p w14:paraId="79FD260F">
            <w:pPr>
              <w:widowControl/>
              <w:tabs>
                <w:tab w:val="decimal" w:pos="0"/>
              </w:tabs>
              <w:ind w:firstLine="0" w:firstLineChars="0"/>
              <w:jc w:val="center"/>
              <w:rPr>
                <w:kern w:val="0"/>
                <w:sz w:val="18"/>
                <w:szCs w:val="21"/>
              </w:rPr>
            </w:pPr>
            <w:r>
              <w:rPr>
                <w:kern w:val="0"/>
                <w:sz w:val="18"/>
                <w:szCs w:val="21"/>
              </w:rPr>
              <w:t>x</w:t>
            </w:r>
          </w:p>
        </w:tc>
        <w:tc>
          <w:tcPr>
            <w:tcW w:w="840" w:type="dxa"/>
            <w:shd w:val="clear" w:color="auto" w:fill="auto"/>
          </w:tcPr>
          <w:p w14:paraId="22F1D941">
            <w:pPr>
              <w:widowControl/>
              <w:tabs>
                <w:tab w:val="decimal" w:pos="0"/>
              </w:tabs>
              <w:ind w:firstLine="0" w:firstLineChars="0"/>
              <w:jc w:val="center"/>
              <w:rPr>
                <w:kern w:val="0"/>
                <w:sz w:val="18"/>
                <w:szCs w:val="21"/>
              </w:rPr>
            </w:pPr>
            <w:r>
              <w:rPr>
                <w:kern w:val="0"/>
                <w:sz w:val="18"/>
                <w:szCs w:val="21"/>
              </w:rPr>
              <w:t>0</w:t>
            </w:r>
          </w:p>
        </w:tc>
        <w:tc>
          <w:tcPr>
            <w:tcW w:w="960" w:type="dxa"/>
            <w:shd w:val="clear" w:color="auto" w:fill="auto"/>
          </w:tcPr>
          <w:p w14:paraId="37CC1C99">
            <w:pPr>
              <w:widowControl/>
              <w:tabs>
                <w:tab w:val="decimal" w:pos="0"/>
              </w:tabs>
              <w:ind w:firstLine="0" w:firstLineChars="0"/>
              <w:jc w:val="center"/>
              <w:rPr>
                <w:kern w:val="0"/>
                <w:sz w:val="18"/>
                <w:szCs w:val="21"/>
              </w:rPr>
            </w:pPr>
            <w:r>
              <w:rPr>
                <w:kern w:val="0"/>
                <w:sz w:val="18"/>
                <w:szCs w:val="21"/>
              </w:rPr>
              <w:t>1</w:t>
            </w:r>
          </w:p>
        </w:tc>
        <w:tc>
          <w:tcPr>
            <w:tcW w:w="960" w:type="dxa"/>
            <w:shd w:val="clear" w:color="auto" w:fill="auto"/>
          </w:tcPr>
          <w:p w14:paraId="4DF22F4C">
            <w:pPr>
              <w:widowControl/>
              <w:tabs>
                <w:tab w:val="decimal" w:pos="0"/>
              </w:tabs>
              <w:ind w:firstLine="0" w:firstLineChars="0"/>
              <w:jc w:val="center"/>
              <w:rPr>
                <w:kern w:val="0"/>
                <w:sz w:val="18"/>
                <w:szCs w:val="21"/>
              </w:rPr>
            </w:pPr>
            <w:r>
              <w:rPr>
                <w:kern w:val="0"/>
                <w:sz w:val="18"/>
                <w:szCs w:val="21"/>
              </w:rPr>
              <w:t>2</w:t>
            </w:r>
          </w:p>
        </w:tc>
        <w:tc>
          <w:tcPr>
            <w:tcW w:w="1080" w:type="dxa"/>
            <w:shd w:val="clear" w:color="auto" w:fill="auto"/>
          </w:tcPr>
          <w:p w14:paraId="6CBA03CB">
            <w:pPr>
              <w:widowControl/>
              <w:tabs>
                <w:tab w:val="decimal" w:pos="0"/>
              </w:tabs>
              <w:ind w:firstLine="0" w:firstLineChars="0"/>
              <w:jc w:val="center"/>
              <w:rPr>
                <w:kern w:val="0"/>
                <w:sz w:val="18"/>
                <w:szCs w:val="21"/>
              </w:rPr>
            </w:pPr>
            <w:r>
              <w:rPr>
                <w:kern w:val="0"/>
                <w:sz w:val="18"/>
                <w:szCs w:val="21"/>
              </w:rPr>
              <w:t>3</w:t>
            </w:r>
          </w:p>
        </w:tc>
        <w:tc>
          <w:tcPr>
            <w:tcW w:w="1080" w:type="dxa"/>
            <w:shd w:val="clear" w:color="auto" w:fill="auto"/>
          </w:tcPr>
          <w:p w14:paraId="472FE4ED">
            <w:pPr>
              <w:widowControl/>
              <w:tabs>
                <w:tab w:val="decimal" w:pos="0"/>
              </w:tabs>
              <w:ind w:firstLine="0" w:firstLineChars="0"/>
              <w:jc w:val="center"/>
              <w:rPr>
                <w:kern w:val="0"/>
                <w:sz w:val="18"/>
                <w:szCs w:val="21"/>
              </w:rPr>
            </w:pPr>
            <w:r>
              <w:rPr>
                <w:kern w:val="0"/>
                <w:sz w:val="18"/>
                <w:szCs w:val="21"/>
              </w:rPr>
              <w:t>4</w:t>
            </w:r>
          </w:p>
        </w:tc>
        <w:tc>
          <w:tcPr>
            <w:tcW w:w="960" w:type="dxa"/>
            <w:shd w:val="clear" w:color="auto" w:fill="auto"/>
          </w:tcPr>
          <w:p w14:paraId="034C2124">
            <w:pPr>
              <w:widowControl/>
              <w:tabs>
                <w:tab w:val="decimal" w:pos="0"/>
              </w:tabs>
              <w:ind w:firstLine="0" w:firstLineChars="0"/>
              <w:jc w:val="center"/>
              <w:rPr>
                <w:kern w:val="0"/>
                <w:sz w:val="18"/>
                <w:szCs w:val="21"/>
              </w:rPr>
            </w:pPr>
            <w:r>
              <w:rPr>
                <w:kern w:val="0"/>
                <w:sz w:val="18"/>
                <w:szCs w:val="21"/>
              </w:rPr>
              <w:t>5</w:t>
            </w:r>
          </w:p>
        </w:tc>
        <w:tc>
          <w:tcPr>
            <w:tcW w:w="960" w:type="dxa"/>
            <w:shd w:val="clear" w:color="auto" w:fill="auto"/>
          </w:tcPr>
          <w:p w14:paraId="17FCF7C6">
            <w:pPr>
              <w:widowControl/>
              <w:tabs>
                <w:tab w:val="decimal" w:pos="0"/>
              </w:tabs>
              <w:ind w:firstLine="0" w:firstLineChars="0"/>
              <w:jc w:val="center"/>
              <w:rPr>
                <w:kern w:val="0"/>
                <w:sz w:val="18"/>
                <w:szCs w:val="21"/>
              </w:rPr>
            </w:pPr>
            <w:r>
              <w:rPr>
                <w:kern w:val="0"/>
                <w:sz w:val="18"/>
                <w:szCs w:val="21"/>
              </w:rPr>
              <w:t>6</w:t>
            </w:r>
          </w:p>
        </w:tc>
        <w:tc>
          <w:tcPr>
            <w:tcW w:w="840" w:type="dxa"/>
            <w:shd w:val="clear" w:color="auto" w:fill="auto"/>
          </w:tcPr>
          <w:p w14:paraId="428340BA">
            <w:pPr>
              <w:widowControl/>
              <w:tabs>
                <w:tab w:val="decimal" w:pos="0"/>
              </w:tabs>
              <w:ind w:firstLine="0" w:firstLineChars="0"/>
              <w:jc w:val="center"/>
              <w:rPr>
                <w:kern w:val="0"/>
                <w:sz w:val="18"/>
                <w:szCs w:val="21"/>
              </w:rPr>
            </w:pPr>
            <w:r>
              <w:rPr>
                <w:kern w:val="0"/>
                <w:sz w:val="18"/>
                <w:szCs w:val="21"/>
              </w:rPr>
              <w:t>7</w:t>
            </w:r>
          </w:p>
        </w:tc>
      </w:tr>
      <w:tr w14:paraId="24060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auto"/>
          </w:tcPr>
          <w:p w14:paraId="6A5540EC">
            <w:pPr>
              <w:widowControl/>
              <w:tabs>
                <w:tab w:val="decimal" w:pos="0"/>
              </w:tabs>
              <w:ind w:firstLine="0" w:firstLineChars="0"/>
              <w:jc w:val="center"/>
              <w:rPr>
                <w:kern w:val="0"/>
                <w:sz w:val="18"/>
                <w:szCs w:val="21"/>
              </w:rPr>
            </w:pPr>
            <w:r>
              <w:rPr>
                <w:kern w:val="0"/>
                <w:sz w:val="18"/>
                <w:szCs w:val="21"/>
              </w:rPr>
              <w:t>S(x)</w:t>
            </w:r>
          </w:p>
        </w:tc>
        <w:tc>
          <w:tcPr>
            <w:tcW w:w="840" w:type="dxa"/>
            <w:shd w:val="clear" w:color="auto" w:fill="auto"/>
          </w:tcPr>
          <w:p w14:paraId="7915839A">
            <w:pPr>
              <w:widowControl/>
              <w:tabs>
                <w:tab w:val="decimal" w:pos="0"/>
              </w:tabs>
              <w:ind w:firstLine="0" w:firstLineChars="0"/>
              <w:jc w:val="center"/>
              <w:rPr>
                <w:kern w:val="0"/>
                <w:sz w:val="18"/>
                <w:szCs w:val="21"/>
              </w:rPr>
            </w:pPr>
            <w:r>
              <w:rPr>
                <w:rFonts w:hint="eastAsia"/>
                <w:kern w:val="0"/>
                <w:sz w:val="18"/>
                <w:szCs w:val="21"/>
              </w:rPr>
              <w:t>1</w:t>
            </w:r>
          </w:p>
        </w:tc>
        <w:tc>
          <w:tcPr>
            <w:tcW w:w="960" w:type="dxa"/>
            <w:shd w:val="clear" w:color="auto" w:fill="auto"/>
          </w:tcPr>
          <w:p w14:paraId="00B220CD">
            <w:pPr>
              <w:widowControl/>
              <w:tabs>
                <w:tab w:val="decimal" w:pos="0"/>
              </w:tabs>
              <w:ind w:firstLine="0" w:firstLineChars="0"/>
              <w:jc w:val="center"/>
              <w:rPr>
                <w:kern w:val="0"/>
                <w:sz w:val="18"/>
                <w:szCs w:val="21"/>
              </w:rPr>
            </w:pPr>
            <w:r>
              <w:rPr>
                <w:rFonts w:hint="eastAsia"/>
                <w:kern w:val="0"/>
                <w:sz w:val="18"/>
                <w:szCs w:val="21"/>
              </w:rPr>
              <w:t>2</w:t>
            </w:r>
            <w:r>
              <w:rPr>
                <w:kern w:val="0"/>
                <w:sz w:val="18"/>
                <w:szCs w:val="21"/>
              </w:rPr>
              <w:t>00</w:t>
            </w:r>
          </w:p>
        </w:tc>
        <w:tc>
          <w:tcPr>
            <w:tcW w:w="960" w:type="dxa"/>
            <w:shd w:val="clear" w:color="auto" w:fill="auto"/>
          </w:tcPr>
          <w:p w14:paraId="657961CC">
            <w:pPr>
              <w:widowControl/>
              <w:tabs>
                <w:tab w:val="decimal" w:pos="0"/>
              </w:tabs>
              <w:ind w:firstLine="0" w:firstLineChars="0"/>
              <w:jc w:val="center"/>
              <w:rPr>
                <w:kern w:val="0"/>
                <w:sz w:val="18"/>
                <w:szCs w:val="21"/>
              </w:rPr>
            </w:pPr>
            <w:r>
              <w:rPr>
                <w:rFonts w:hint="eastAsia"/>
                <w:kern w:val="0"/>
                <w:sz w:val="18"/>
                <w:szCs w:val="21"/>
              </w:rPr>
              <w:t>2</w:t>
            </w:r>
            <w:r>
              <w:rPr>
                <w:kern w:val="0"/>
                <w:sz w:val="18"/>
                <w:szCs w:val="21"/>
              </w:rPr>
              <w:t>55</w:t>
            </w:r>
          </w:p>
        </w:tc>
        <w:tc>
          <w:tcPr>
            <w:tcW w:w="1080" w:type="dxa"/>
            <w:shd w:val="clear" w:color="auto" w:fill="auto"/>
          </w:tcPr>
          <w:p w14:paraId="0E4FCB58">
            <w:pPr>
              <w:widowControl/>
              <w:tabs>
                <w:tab w:val="decimal" w:pos="0"/>
              </w:tabs>
              <w:ind w:firstLine="0" w:firstLineChars="0"/>
              <w:jc w:val="center"/>
              <w:rPr>
                <w:kern w:val="0"/>
                <w:sz w:val="18"/>
                <w:szCs w:val="21"/>
              </w:rPr>
            </w:pPr>
            <w:r>
              <w:rPr>
                <w:rFonts w:hint="eastAsia"/>
                <w:kern w:val="0"/>
                <w:sz w:val="18"/>
                <w:szCs w:val="21"/>
              </w:rPr>
              <w:t>1</w:t>
            </w:r>
            <w:r>
              <w:rPr>
                <w:kern w:val="0"/>
                <w:sz w:val="18"/>
                <w:szCs w:val="21"/>
              </w:rPr>
              <w:t>66</w:t>
            </w:r>
          </w:p>
        </w:tc>
        <w:tc>
          <w:tcPr>
            <w:tcW w:w="1080" w:type="dxa"/>
            <w:shd w:val="clear" w:color="auto" w:fill="auto"/>
          </w:tcPr>
          <w:p w14:paraId="45C818E4">
            <w:pPr>
              <w:widowControl/>
              <w:tabs>
                <w:tab w:val="decimal" w:pos="0"/>
              </w:tabs>
              <w:ind w:firstLine="0" w:firstLineChars="0"/>
              <w:jc w:val="center"/>
              <w:rPr>
                <w:kern w:val="0"/>
                <w:sz w:val="18"/>
                <w:szCs w:val="21"/>
              </w:rPr>
            </w:pPr>
            <w:r>
              <w:rPr>
                <w:rFonts w:hint="eastAsia"/>
                <w:kern w:val="0"/>
                <w:sz w:val="18"/>
                <w:szCs w:val="21"/>
              </w:rPr>
              <w:t>2</w:t>
            </w:r>
            <w:r>
              <w:rPr>
                <w:kern w:val="0"/>
                <w:sz w:val="18"/>
                <w:szCs w:val="21"/>
              </w:rPr>
              <w:t>21</w:t>
            </w:r>
          </w:p>
        </w:tc>
        <w:tc>
          <w:tcPr>
            <w:tcW w:w="960" w:type="dxa"/>
            <w:shd w:val="clear" w:color="auto" w:fill="auto"/>
          </w:tcPr>
          <w:p w14:paraId="52D77E97">
            <w:pPr>
              <w:widowControl/>
              <w:tabs>
                <w:tab w:val="decimal" w:pos="0"/>
              </w:tabs>
              <w:ind w:firstLine="0" w:firstLineChars="0"/>
              <w:jc w:val="center"/>
              <w:rPr>
                <w:kern w:val="0"/>
                <w:sz w:val="18"/>
                <w:szCs w:val="21"/>
              </w:rPr>
            </w:pPr>
            <w:r>
              <w:rPr>
                <w:rFonts w:hint="eastAsia"/>
                <w:kern w:val="0"/>
                <w:sz w:val="18"/>
                <w:szCs w:val="21"/>
              </w:rPr>
              <w:t>1</w:t>
            </w:r>
            <w:r>
              <w:rPr>
                <w:kern w:val="0"/>
                <w:sz w:val="18"/>
                <w:szCs w:val="21"/>
              </w:rPr>
              <w:t>32</w:t>
            </w:r>
          </w:p>
        </w:tc>
        <w:tc>
          <w:tcPr>
            <w:tcW w:w="960" w:type="dxa"/>
            <w:shd w:val="clear" w:color="auto" w:fill="auto"/>
          </w:tcPr>
          <w:p w14:paraId="5EE2BF71">
            <w:pPr>
              <w:widowControl/>
              <w:tabs>
                <w:tab w:val="decimal" w:pos="0"/>
              </w:tabs>
              <w:ind w:firstLine="0" w:firstLineChars="0"/>
              <w:jc w:val="center"/>
              <w:rPr>
                <w:kern w:val="0"/>
                <w:sz w:val="18"/>
                <w:szCs w:val="21"/>
              </w:rPr>
            </w:pPr>
            <w:r>
              <w:rPr>
                <w:rFonts w:hint="eastAsia"/>
                <w:kern w:val="0"/>
                <w:sz w:val="18"/>
                <w:szCs w:val="21"/>
              </w:rPr>
              <w:t>1</w:t>
            </w:r>
            <w:r>
              <w:rPr>
                <w:kern w:val="0"/>
                <w:sz w:val="18"/>
                <w:szCs w:val="21"/>
              </w:rPr>
              <w:t>87</w:t>
            </w:r>
          </w:p>
        </w:tc>
        <w:tc>
          <w:tcPr>
            <w:tcW w:w="840" w:type="dxa"/>
            <w:shd w:val="clear" w:color="auto" w:fill="auto"/>
          </w:tcPr>
          <w:p w14:paraId="5EF40DE5">
            <w:pPr>
              <w:widowControl/>
              <w:tabs>
                <w:tab w:val="decimal" w:pos="0"/>
              </w:tabs>
              <w:ind w:firstLine="0" w:firstLineChars="0"/>
              <w:jc w:val="center"/>
              <w:rPr>
                <w:kern w:val="0"/>
                <w:sz w:val="18"/>
                <w:szCs w:val="21"/>
              </w:rPr>
            </w:pPr>
            <w:r>
              <w:rPr>
                <w:rFonts w:hint="eastAsia"/>
                <w:kern w:val="0"/>
                <w:sz w:val="18"/>
                <w:szCs w:val="21"/>
              </w:rPr>
              <w:t>9</w:t>
            </w:r>
            <w:r>
              <w:rPr>
                <w:kern w:val="0"/>
                <w:sz w:val="18"/>
                <w:szCs w:val="21"/>
              </w:rPr>
              <w:t>8</w:t>
            </w:r>
          </w:p>
        </w:tc>
      </w:tr>
      <w:tr w14:paraId="64A69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auto"/>
          </w:tcPr>
          <w:p w14:paraId="2CE87FB5">
            <w:pPr>
              <w:widowControl/>
              <w:tabs>
                <w:tab w:val="decimal" w:pos="0"/>
              </w:tabs>
              <w:ind w:firstLine="0" w:firstLineChars="0"/>
              <w:jc w:val="center"/>
              <w:rPr>
                <w:kern w:val="0"/>
                <w:sz w:val="18"/>
                <w:szCs w:val="21"/>
              </w:rPr>
            </w:pPr>
            <w:r>
              <w:rPr>
                <w:kern w:val="0"/>
                <w:sz w:val="18"/>
                <w:szCs w:val="21"/>
              </w:rPr>
              <w:t>x</w:t>
            </w:r>
          </w:p>
        </w:tc>
        <w:tc>
          <w:tcPr>
            <w:tcW w:w="840" w:type="dxa"/>
            <w:shd w:val="clear" w:color="auto" w:fill="auto"/>
          </w:tcPr>
          <w:p w14:paraId="06E0D98A">
            <w:pPr>
              <w:widowControl/>
              <w:tabs>
                <w:tab w:val="decimal" w:pos="0"/>
              </w:tabs>
              <w:ind w:firstLine="0" w:firstLineChars="0"/>
              <w:jc w:val="center"/>
              <w:rPr>
                <w:kern w:val="0"/>
                <w:sz w:val="18"/>
                <w:szCs w:val="21"/>
              </w:rPr>
            </w:pPr>
            <w:r>
              <w:rPr>
                <w:kern w:val="0"/>
                <w:sz w:val="18"/>
                <w:szCs w:val="21"/>
              </w:rPr>
              <w:t>8</w:t>
            </w:r>
          </w:p>
        </w:tc>
        <w:tc>
          <w:tcPr>
            <w:tcW w:w="960" w:type="dxa"/>
            <w:shd w:val="clear" w:color="auto" w:fill="auto"/>
          </w:tcPr>
          <w:p w14:paraId="7B52CBC1">
            <w:pPr>
              <w:widowControl/>
              <w:tabs>
                <w:tab w:val="decimal" w:pos="0"/>
              </w:tabs>
              <w:ind w:firstLine="0" w:firstLineChars="0"/>
              <w:jc w:val="center"/>
              <w:rPr>
                <w:kern w:val="0"/>
                <w:sz w:val="18"/>
                <w:szCs w:val="21"/>
              </w:rPr>
            </w:pPr>
            <w:r>
              <w:rPr>
                <w:kern w:val="0"/>
                <w:sz w:val="18"/>
                <w:szCs w:val="21"/>
              </w:rPr>
              <w:t>9</w:t>
            </w:r>
          </w:p>
        </w:tc>
        <w:tc>
          <w:tcPr>
            <w:tcW w:w="960" w:type="dxa"/>
            <w:shd w:val="clear" w:color="auto" w:fill="auto"/>
          </w:tcPr>
          <w:p w14:paraId="3FACFAB7">
            <w:pPr>
              <w:widowControl/>
              <w:tabs>
                <w:tab w:val="decimal" w:pos="0"/>
              </w:tabs>
              <w:ind w:firstLine="0" w:firstLineChars="0"/>
              <w:jc w:val="center"/>
              <w:rPr>
                <w:kern w:val="0"/>
                <w:sz w:val="18"/>
                <w:szCs w:val="21"/>
              </w:rPr>
            </w:pPr>
            <w:r>
              <w:rPr>
                <w:kern w:val="0"/>
                <w:sz w:val="18"/>
                <w:szCs w:val="21"/>
              </w:rPr>
              <w:t>10</w:t>
            </w:r>
          </w:p>
        </w:tc>
        <w:tc>
          <w:tcPr>
            <w:tcW w:w="1080" w:type="dxa"/>
            <w:shd w:val="clear" w:color="auto" w:fill="auto"/>
          </w:tcPr>
          <w:p w14:paraId="16F4E622">
            <w:pPr>
              <w:widowControl/>
              <w:tabs>
                <w:tab w:val="decimal" w:pos="0"/>
              </w:tabs>
              <w:ind w:firstLine="0" w:firstLineChars="0"/>
              <w:jc w:val="center"/>
              <w:rPr>
                <w:kern w:val="0"/>
                <w:sz w:val="18"/>
                <w:szCs w:val="21"/>
              </w:rPr>
            </w:pPr>
            <w:r>
              <w:rPr>
                <w:kern w:val="0"/>
                <w:sz w:val="18"/>
                <w:szCs w:val="21"/>
              </w:rPr>
              <w:t>11</w:t>
            </w:r>
          </w:p>
        </w:tc>
        <w:tc>
          <w:tcPr>
            <w:tcW w:w="1080" w:type="dxa"/>
            <w:shd w:val="clear" w:color="auto" w:fill="auto"/>
          </w:tcPr>
          <w:p w14:paraId="7B97FABF">
            <w:pPr>
              <w:widowControl/>
              <w:tabs>
                <w:tab w:val="decimal" w:pos="0"/>
              </w:tabs>
              <w:ind w:firstLine="0" w:firstLineChars="0"/>
              <w:jc w:val="center"/>
              <w:rPr>
                <w:kern w:val="0"/>
                <w:sz w:val="18"/>
                <w:szCs w:val="21"/>
              </w:rPr>
            </w:pPr>
            <w:r>
              <w:rPr>
                <w:kern w:val="0"/>
                <w:sz w:val="18"/>
                <w:szCs w:val="21"/>
              </w:rPr>
              <w:t>12</w:t>
            </w:r>
          </w:p>
        </w:tc>
        <w:tc>
          <w:tcPr>
            <w:tcW w:w="960" w:type="dxa"/>
            <w:shd w:val="clear" w:color="auto" w:fill="auto"/>
          </w:tcPr>
          <w:p w14:paraId="5FD06D36">
            <w:pPr>
              <w:widowControl/>
              <w:tabs>
                <w:tab w:val="decimal" w:pos="0"/>
              </w:tabs>
              <w:ind w:firstLine="0" w:firstLineChars="0"/>
              <w:jc w:val="center"/>
              <w:rPr>
                <w:kern w:val="0"/>
                <w:sz w:val="18"/>
                <w:szCs w:val="21"/>
              </w:rPr>
            </w:pPr>
            <w:r>
              <w:rPr>
                <w:kern w:val="0"/>
                <w:sz w:val="18"/>
                <w:szCs w:val="21"/>
              </w:rPr>
              <w:t>13</w:t>
            </w:r>
          </w:p>
        </w:tc>
        <w:tc>
          <w:tcPr>
            <w:tcW w:w="960" w:type="dxa"/>
            <w:shd w:val="clear" w:color="auto" w:fill="auto"/>
          </w:tcPr>
          <w:p w14:paraId="36157D15">
            <w:pPr>
              <w:widowControl/>
              <w:tabs>
                <w:tab w:val="decimal" w:pos="0"/>
              </w:tabs>
              <w:ind w:firstLine="0" w:firstLineChars="0"/>
              <w:jc w:val="center"/>
              <w:rPr>
                <w:kern w:val="0"/>
                <w:sz w:val="18"/>
                <w:szCs w:val="21"/>
              </w:rPr>
            </w:pPr>
            <w:r>
              <w:rPr>
                <w:kern w:val="0"/>
                <w:sz w:val="18"/>
                <w:szCs w:val="21"/>
              </w:rPr>
              <w:t>14</w:t>
            </w:r>
          </w:p>
        </w:tc>
        <w:tc>
          <w:tcPr>
            <w:tcW w:w="840" w:type="dxa"/>
            <w:shd w:val="clear" w:color="auto" w:fill="auto"/>
          </w:tcPr>
          <w:p w14:paraId="49604E34">
            <w:pPr>
              <w:widowControl/>
              <w:tabs>
                <w:tab w:val="decimal" w:pos="0"/>
              </w:tabs>
              <w:ind w:firstLine="0" w:firstLineChars="0"/>
              <w:jc w:val="center"/>
              <w:rPr>
                <w:kern w:val="0"/>
                <w:sz w:val="18"/>
                <w:szCs w:val="21"/>
              </w:rPr>
            </w:pPr>
            <w:r>
              <w:rPr>
                <w:kern w:val="0"/>
                <w:sz w:val="18"/>
                <w:szCs w:val="21"/>
              </w:rPr>
              <w:t>15</w:t>
            </w:r>
          </w:p>
        </w:tc>
      </w:tr>
      <w:tr w14:paraId="02AFE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auto"/>
          </w:tcPr>
          <w:p w14:paraId="04930454">
            <w:pPr>
              <w:widowControl/>
              <w:tabs>
                <w:tab w:val="decimal" w:pos="0"/>
              </w:tabs>
              <w:ind w:firstLine="0" w:firstLineChars="0"/>
              <w:jc w:val="center"/>
              <w:rPr>
                <w:kern w:val="0"/>
                <w:sz w:val="18"/>
                <w:szCs w:val="21"/>
              </w:rPr>
            </w:pPr>
            <w:r>
              <w:rPr>
                <w:kern w:val="0"/>
                <w:sz w:val="18"/>
                <w:szCs w:val="21"/>
              </w:rPr>
              <w:t>S(x)</w:t>
            </w:r>
          </w:p>
        </w:tc>
        <w:tc>
          <w:tcPr>
            <w:tcW w:w="840" w:type="dxa"/>
            <w:shd w:val="clear" w:color="auto" w:fill="auto"/>
          </w:tcPr>
          <w:p w14:paraId="76BBC889">
            <w:pPr>
              <w:widowControl/>
              <w:tabs>
                <w:tab w:val="decimal" w:pos="0"/>
              </w:tabs>
              <w:ind w:firstLine="0" w:firstLineChars="0"/>
              <w:jc w:val="center"/>
              <w:rPr>
                <w:kern w:val="0"/>
                <w:sz w:val="18"/>
                <w:szCs w:val="21"/>
              </w:rPr>
            </w:pPr>
            <w:r>
              <w:rPr>
                <w:rFonts w:hint="eastAsia"/>
                <w:kern w:val="0"/>
                <w:sz w:val="18"/>
                <w:szCs w:val="21"/>
              </w:rPr>
              <w:t>1</w:t>
            </w:r>
            <w:r>
              <w:rPr>
                <w:kern w:val="0"/>
                <w:sz w:val="18"/>
                <w:szCs w:val="21"/>
              </w:rPr>
              <w:t>53</w:t>
            </w:r>
          </w:p>
        </w:tc>
        <w:tc>
          <w:tcPr>
            <w:tcW w:w="960" w:type="dxa"/>
            <w:shd w:val="clear" w:color="auto" w:fill="auto"/>
          </w:tcPr>
          <w:p w14:paraId="740AF64D">
            <w:pPr>
              <w:widowControl/>
              <w:tabs>
                <w:tab w:val="decimal" w:pos="0"/>
              </w:tabs>
              <w:ind w:firstLine="0" w:firstLineChars="0"/>
              <w:jc w:val="center"/>
              <w:rPr>
                <w:kern w:val="0"/>
                <w:sz w:val="18"/>
                <w:szCs w:val="21"/>
              </w:rPr>
            </w:pPr>
            <w:r>
              <w:rPr>
                <w:rFonts w:hint="eastAsia"/>
                <w:kern w:val="0"/>
                <w:sz w:val="18"/>
                <w:szCs w:val="21"/>
              </w:rPr>
              <w:t>6</w:t>
            </w:r>
            <w:r>
              <w:rPr>
                <w:kern w:val="0"/>
                <w:sz w:val="18"/>
                <w:szCs w:val="21"/>
              </w:rPr>
              <w:t>4</w:t>
            </w:r>
          </w:p>
        </w:tc>
        <w:tc>
          <w:tcPr>
            <w:tcW w:w="960" w:type="dxa"/>
            <w:shd w:val="clear" w:color="auto" w:fill="auto"/>
          </w:tcPr>
          <w:p w14:paraId="2547870E">
            <w:pPr>
              <w:widowControl/>
              <w:tabs>
                <w:tab w:val="decimal" w:pos="0"/>
              </w:tabs>
              <w:ind w:firstLine="0" w:firstLineChars="0"/>
              <w:jc w:val="center"/>
              <w:rPr>
                <w:kern w:val="0"/>
                <w:sz w:val="18"/>
                <w:szCs w:val="21"/>
              </w:rPr>
            </w:pPr>
            <w:r>
              <w:rPr>
                <w:rFonts w:hint="eastAsia"/>
                <w:kern w:val="0"/>
                <w:sz w:val="18"/>
                <w:szCs w:val="21"/>
              </w:rPr>
              <w:t>1</w:t>
            </w:r>
            <w:r>
              <w:rPr>
                <w:kern w:val="0"/>
                <w:sz w:val="18"/>
                <w:szCs w:val="21"/>
              </w:rPr>
              <w:t>19</w:t>
            </w:r>
          </w:p>
        </w:tc>
        <w:tc>
          <w:tcPr>
            <w:tcW w:w="1080" w:type="dxa"/>
            <w:shd w:val="clear" w:color="auto" w:fill="auto"/>
          </w:tcPr>
          <w:p w14:paraId="79459307">
            <w:pPr>
              <w:widowControl/>
              <w:tabs>
                <w:tab w:val="decimal" w:pos="0"/>
              </w:tabs>
              <w:ind w:firstLine="0" w:firstLineChars="0"/>
              <w:jc w:val="center"/>
              <w:rPr>
                <w:kern w:val="0"/>
                <w:sz w:val="18"/>
                <w:szCs w:val="21"/>
              </w:rPr>
            </w:pPr>
            <w:r>
              <w:rPr>
                <w:rFonts w:hint="eastAsia"/>
                <w:kern w:val="0"/>
                <w:sz w:val="18"/>
                <w:szCs w:val="21"/>
              </w:rPr>
              <w:t>3</w:t>
            </w:r>
            <w:r>
              <w:rPr>
                <w:kern w:val="0"/>
                <w:sz w:val="18"/>
                <w:szCs w:val="21"/>
              </w:rPr>
              <w:t>0</w:t>
            </w:r>
          </w:p>
        </w:tc>
        <w:tc>
          <w:tcPr>
            <w:tcW w:w="1080" w:type="dxa"/>
            <w:shd w:val="clear" w:color="auto" w:fill="auto"/>
          </w:tcPr>
          <w:p w14:paraId="69E1C665">
            <w:pPr>
              <w:widowControl/>
              <w:tabs>
                <w:tab w:val="decimal" w:pos="0"/>
              </w:tabs>
              <w:ind w:firstLine="0" w:firstLineChars="0"/>
              <w:jc w:val="center"/>
              <w:rPr>
                <w:kern w:val="0"/>
                <w:sz w:val="18"/>
                <w:szCs w:val="21"/>
              </w:rPr>
            </w:pPr>
            <w:r>
              <w:rPr>
                <w:rFonts w:hint="eastAsia"/>
                <w:kern w:val="0"/>
                <w:sz w:val="18"/>
                <w:szCs w:val="21"/>
              </w:rPr>
              <w:t>8</w:t>
            </w:r>
            <w:r>
              <w:rPr>
                <w:kern w:val="0"/>
                <w:sz w:val="18"/>
                <w:szCs w:val="21"/>
              </w:rPr>
              <w:t>5</w:t>
            </w:r>
          </w:p>
        </w:tc>
        <w:tc>
          <w:tcPr>
            <w:tcW w:w="960" w:type="dxa"/>
            <w:shd w:val="clear" w:color="auto" w:fill="auto"/>
          </w:tcPr>
          <w:p w14:paraId="0D77CCB9">
            <w:pPr>
              <w:widowControl/>
              <w:tabs>
                <w:tab w:val="decimal" w:pos="0"/>
              </w:tabs>
              <w:ind w:firstLine="0" w:firstLineChars="0"/>
              <w:jc w:val="center"/>
              <w:rPr>
                <w:kern w:val="0"/>
                <w:sz w:val="18"/>
                <w:szCs w:val="21"/>
              </w:rPr>
            </w:pPr>
            <w:r>
              <w:rPr>
                <w:rFonts w:hint="eastAsia"/>
                <w:kern w:val="0"/>
                <w:sz w:val="18"/>
                <w:szCs w:val="21"/>
              </w:rPr>
              <w:t>2</w:t>
            </w:r>
            <w:r>
              <w:rPr>
                <w:kern w:val="0"/>
                <w:sz w:val="18"/>
                <w:szCs w:val="21"/>
              </w:rPr>
              <w:t>84</w:t>
            </w:r>
          </w:p>
        </w:tc>
        <w:tc>
          <w:tcPr>
            <w:tcW w:w="960" w:type="dxa"/>
            <w:shd w:val="clear" w:color="auto" w:fill="auto"/>
          </w:tcPr>
          <w:p w14:paraId="724DB850">
            <w:pPr>
              <w:widowControl/>
              <w:tabs>
                <w:tab w:val="decimal" w:pos="0"/>
              </w:tabs>
              <w:ind w:firstLine="0" w:firstLineChars="0"/>
              <w:jc w:val="center"/>
              <w:rPr>
                <w:kern w:val="0"/>
                <w:sz w:val="18"/>
                <w:szCs w:val="21"/>
              </w:rPr>
            </w:pPr>
            <w:r>
              <w:rPr>
                <w:rFonts w:hint="eastAsia"/>
                <w:kern w:val="0"/>
                <w:sz w:val="18"/>
                <w:szCs w:val="21"/>
              </w:rPr>
              <w:t>5</w:t>
            </w:r>
            <w:r>
              <w:rPr>
                <w:kern w:val="0"/>
                <w:sz w:val="18"/>
                <w:szCs w:val="21"/>
              </w:rPr>
              <w:t>1</w:t>
            </w:r>
          </w:p>
        </w:tc>
        <w:tc>
          <w:tcPr>
            <w:tcW w:w="840" w:type="dxa"/>
            <w:shd w:val="clear" w:color="auto" w:fill="auto"/>
          </w:tcPr>
          <w:p w14:paraId="604F4882">
            <w:pPr>
              <w:widowControl/>
              <w:tabs>
                <w:tab w:val="decimal" w:pos="0"/>
              </w:tabs>
              <w:ind w:firstLine="0" w:firstLineChars="0"/>
              <w:jc w:val="center"/>
              <w:rPr>
                <w:kern w:val="0"/>
                <w:sz w:val="18"/>
                <w:szCs w:val="21"/>
              </w:rPr>
            </w:pPr>
            <w:r>
              <w:rPr>
                <w:rFonts w:hint="eastAsia"/>
                <w:kern w:val="0"/>
                <w:sz w:val="18"/>
                <w:szCs w:val="21"/>
              </w:rPr>
              <w:t>2</w:t>
            </w:r>
            <w:r>
              <w:rPr>
                <w:kern w:val="0"/>
                <w:sz w:val="18"/>
                <w:szCs w:val="21"/>
              </w:rPr>
              <w:t>50</w:t>
            </w:r>
          </w:p>
        </w:tc>
      </w:tr>
      <w:tr w14:paraId="1B7E4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auto"/>
          </w:tcPr>
          <w:p w14:paraId="34329FF2">
            <w:pPr>
              <w:widowControl/>
              <w:tabs>
                <w:tab w:val="decimal" w:pos="0"/>
              </w:tabs>
              <w:ind w:firstLine="0" w:firstLineChars="0"/>
              <w:jc w:val="center"/>
              <w:rPr>
                <w:kern w:val="0"/>
                <w:sz w:val="18"/>
                <w:szCs w:val="21"/>
              </w:rPr>
            </w:pPr>
            <w:r>
              <w:rPr>
                <w:kern w:val="0"/>
                <w:sz w:val="18"/>
                <w:szCs w:val="21"/>
              </w:rPr>
              <w:t>x</w:t>
            </w:r>
          </w:p>
        </w:tc>
        <w:tc>
          <w:tcPr>
            <w:tcW w:w="840" w:type="dxa"/>
            <w:shd w:val="clear" w:color="auto" w:fill="auto"/>
          </w:tcPr>
          <w:p w14:paraId="1A284325">
            <w:pPr>
              <w:widowControl/>
              <w:tabs>
                <w:tab w:val="decimal" w:pos="0"/>
              </w:tabs>
              <w:ind w:firstLine="0" w:firstLineChars="0"/>
              <w:jc w:val="center"/>
              <w:rPr>
                <w:kern w:val="0"/>
                <w:sz w:val="18"/>
                <w:szCs w:val="21"/>
              </w:rPr>
            </w:pPr>
            <w:r>
              <w:rPr>
                <w:kern w:val="0"/>
                <w:sz w:val="18"/>
                <w:szCs w:val="21"/>
              </w:rPr>
              <w:t>16</w:t>
            </w:r>
          </w:p>
        </w:tc>
        <w:tc>
          <w:tcPr>
            <w:tcW w:w="960" w:type="dxa"/>
            <w:shd w:val="clear" w:color="auto" w:fill="auto"/>
          </w:tcPr>
          <w:p w14:paraId="4A594973">
            <w:pPr>
              <w:widowControl/>
              <w:tabs>
                <w:tab w:val="decimal" w:pos="0"/>
              </w:tabs>
              <w:ind w:firstLine="0" w:firstLineChars="0"/>
              <w:jc w:val="center"/>
              <w:rPr>
                <w:kern w:val="0"/>
                <w:sz w:val="18"/>
                <w:szCs w:val="21"/>
              </w:rPr>
            </w:pPr>
            <w:r>
              <w:rPr>
                <w:kern w:val="0"/>
                <w:sz w:val="18"/>
                <w:szCs w:val="21"/>
              </w:rPr>
              <w:t>17</w:t>
            </w:r>
          </w:p>
        </w:tc>
        <w:tc>
          <w:tcPr>
            <w:tcW w:w="960" w:type="dxa"/>
            <w:shd w:val="clear" w:color="auto" w:fill="auto"/>
          </w:tcPr>
          <w:p w14:paraId="01101CFA">
            <w:pPr>
              <w:widowControl/>
              <w:tabs>
                <w:tab w:val="decimal" w:pos="0"/>
              </w:tabs>
              <w:ind w:firstLine="0" w:firstLineChars="0"/>
              <w:jc w:val="center"/>
              <w:rPr>
                <w:kern w:val="0"/>
                <w:sz w:val="18"/>
                <w:szCs w:val="21"/>
              </w:rPr>
            </w:pPr>
            <w:r>
              <w:rPr>
                <w:rFonts w:hint="eastAsia"/>
                <w:kern w:val="0"/>
                <w:sz w:val="18"/>
                <w:szCs w:val="21"/>
              </w:rPr>
              <w:t>-</w:t>
            </w:r>
          </w:p>
        </w:tc>
        <w:tc>
          <w:tcPr>
            <w:tcW w:w="1080" w:type="dxa"/>
            <w:shd w:val="clear" w:color="auto" w:fill="auto"/>
          </w:tcPr>
          <w:p w14:paraId="0236F0D3">
            <w:pPr>
              <w:widowControl/>
              <w:tabs>
                <w:tab w:val="decimal" w:pos="0"/>
              </w:tabs>
              <w:ind w:firstLine="0" w:firstLineChars="0"/>
              <w:jc w:val="center"/>
              <w:rPr>
                <w:kern w:val="0"/>
                <w:sz w:val="18"/>
                <w:szCs w:val="21"/>
              </w:rPr>
            </w:pPr>
            <w:r>
              <w:rPr>
                <w:rFonts w:hint="eastAsia"/>
                <w:kern w:val="0"/>
                <w:sz w:val="18"/>
                <w:szCs w:val="21"/>
              </w:rPr>
              <w:t>-</w:t>
            </w:r>
          </w:p>
        </w:tc>
        <w:tc>
          <w:tcPr>
            <w:tcW w:w="1080" w:type="dxa"/>
            <w:shd w:val="clear" w:color="auto" w:fill="auto"/>
          </w:tcPr>
          <w:p w14:paraId="33BAC9AE">
            <w:pPr>
              <w:widowControl/>
              <w:tabs>
                <w:tab w:val="decimal" w:pos="0"/>
              </w:tabs>
              <w:ind w:firstLine="0" w:firstLineChars="0"/>
              <w:jc w:val="center"/>
              <w:rPr>
                <w:kern w:val="0"/>
                <w:sz w:val="18"/>
                <w:szCs w:val="21"/>
              </w:rPr>
            </w:pPr>
            <w:r>
              <w:rPr>
                <w:rFonts w:hint="eastAsia"/>
                <w:kern w:val="0"/>
                <w:sz w:val="18"/>
                <w:szCs w:val="21"/>
              </w:rPr>
              <w:t>-</w:t>
            </w:r>
          </w:p>
        </w:tc>
        <w:tc>
          <w:tcPr>
            <w:tcW w:w="960" w:type="dxa"/>
            <w:shd w:val="clear" w:color="auto" w:fill="auto"/>
          </w:tcPr>
          <w:p w14:paraId="3BE3F337">
            <w:pPr>
              <w:widowControl/>
              <w:tabs>
                <w:tab w:val="decimal" w:pos="0"/>
              </w:tabs>
              <w:ind w:firstLine="0" w:firstLineChars="0"/>
              <w:jc w:val="center"/>
              <w:rPr>
                <w:kern w:val="0"/>
                <w:sz w:val="18"/>
                <w:szCs w:val="21"/>
              </w:rPr>
            </w:pPr>
            <w:r>
              <w:rPr>
                <w:rFonts w:hint="eastAsia"/>
                <w:kern w:val="0"/>
                <w:sz w:val="18"/>
                <w:szCs w:val="21"/>
              </w:rPr>
              <w:t>-</w:t>
            </w:r>
          </w:p>
        </w:tc>
        <w:tc>
          <w:tcPr>
            <w:tcW w:w="960" w:type="dxa"/>
            <w:shd w:val="clear" w:color="auto" w:fill="auto"/>
          </w:tcPr>
          <w:p w14:paraId="59DC46CC">
            <w:pPr>
              <w:widowControl/>
              <w:tabs>
                <w:tab w:val="decimal" w:pos="0"/>
              </w:tabs>
              <w:ind w:firstLine="0" w:firstLineChars="0"/>
              <w:jc w:val="center"/>
              <w:rPr>
                <w:kern w:val="0"/>
                <w:sz w:val="18"/>
                <w:szCs w:val="21"/>
              </w:rPr>
            </w:pPr>
            <w:r>
              <w:rPr>
                <w:rFonts w:hint="eastAsia"/>
                <w:kern w:val="0"/>
                <w:sz w:val="18"/>
                <w:szCs w:val="21"/>
              </w:rPr>
              <w:t>-</w:t>
            </w:r>
          </w:p>
        </w:tc>
        <w:tc>
          <w:tcPr>
            <w:tcW w:w="840" w:type="dxa"/>
            <w:shd w:val="clear" w:color="auto" w:fill="auto"/>
          </w:tcPr>
          <w:p w14:paraId="72926F85">
            <w:pPr>
              <w:widowControl/>
              <w:tabs>
                <w:tab w:val="decimal" w:pos="0"/>
              </w:tabs>
              <w:ind w:firstLine="0" w:firstLineChars="0"/>
              <w:jc w:val="center"/>
              <w:rPr>
                <w:kern w:val="0"/>
                <w:sz w:val="18"/>
                <w:szCs w:val="21"/>
              </w:rPr>
            </w:pPr>
            <w:r>
              <w:rPr>
                <w:rFonts w:hint="eastAsia"/>
                <w:kern w:val="0"/>
                <w:sz w:val="18"/>
                <w:szCs w:val="21"/>
              </w:rPr>
              <w:t>-</w:t>
            </w:r>
          </w:p>
        </w:tc>
      </w:tr>
      <w:tr w14:paraId="6EFBB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auto"/>
          </w:tcPr>
          <w:p w14:paraId="38F15913">
            <w:pPr>
              <w:widowControl/>
              <w:tabs>
                <w:tab w:val="decimal" w:pos="0"/>
              </w:tabs>
              <w:ind w:firstLine="0" w:firstLineChars="0"/>
              <w:jc w:val="center"/>
              <w:rPr>
                <w:kern w:val="0"/>
                <w:sz w:val="18"/>
                <w:szCs w:val="21"/>
              </w:rPr>
            </w:pPr>
            <w:r>
              <w:rPr>
                <w:kern w:val="0"/>
                <w:sz w:val="18"/>
                <w:szCs w:val="21"/>
              </w:rPr>
              <w:t>S(x)</w:t>
            </w:r>
          </w:p>
        </w:tc>
        <w:tc>
          <w:tcPr>
            <w:tcW w:w="840" w:type="dxa"/>
            <w:shd w:val="clear" w:color="auto" w:fill="auto"/>
          </w:tcPr>
          <w:p w14:paraId="2BF0EBF4">
            <w:pPr>
              <w:widowControl/>
              <w:tabs>
                <w:tab w:val="decimal" w:pos="0"/>
              </w:tabs>
              <w:ind w:firstLine="0" w:firstLineChars="0"/>
              <w:jc w:val="center"/>
              <w:rPr>
                <w:kern w:val="0"/>
                <w:sz w:val="18"/>
                <w:szCs w:val="21"/>
              </w:rPr>
            </w:pPr>
            <w:r>
              <w:rPr>
                <w:rFonts w:hint="eastAsia"/>
                <w:kern w:val="0"/>
                <w:sz w:val="18"/>
                <w:szCs w:val="21"/>
              </w:rPr>
              <w:t>1</w:t>
            </w:r>
            <w:r>
              <w:rPr>
                <w:kern w:val="0"/>
                <w:sz w:val="18"/>
                <w:szCs w:val="21"/>
              </w:rPr>
              <w:t>7</w:t>
            </w:r>
          </w:p>
        </w:tc>
        <w:tc>
          <w:tcPr>
            <w:tcW w:w="960" w:type="dxa"/>
            <w:shd w:val="clear" w:color="auto" w:fill="auto"/>
          </w:tcPr>
          <w:p w14:paraId="6A52DC6C">
            <w:pPr>
              <w:widowControl/>
              <w:tabs>
                <w:tab w:val="decimal" w:pos="0"/>
              </w:tabs>
              <w:ind w:firstLine="0" w:firstLineChars="0"/>
              <w:jc w:val="center"/>
              <w:rPr>
                <w:kern w:val="0"/>
                <w:sz w:val="18"/>
                <w:szCs w:val="21"/>
              </w:rPr>
            </w:pPr>
            <w:r>
              <w:rPr>
                <w:rFonts w:hint="eastAsia"/>
                <w:kern w:val="0"/>
                <w:sz w:val="18"/>
                <w:szCs w:val="21"/>
              </w:rPr>
              <w:t>2</w:t>
            </w:r>
            <w:r>
              <w:rPr>
                <w:kern w:val="0"/>
                <w:sz w:val="18"/>
                <w:szCs w:val="21"/>
              </w:rPr>
              <w:t>16</w:t>
            </w:r>
          </w:p>
        </w:tc>
        <w:tc>
          <w:tcPr>
            <w:tcW w:w="960" w:type="dxa"/>
            <w:shd w:val="clear" w:color="auto" w:fill="auto"/>
          </w:tcPr>
          <w:p w14:paraId="26F2DA9F">
            <w:pPr>
              <w:widowControl/>
              <w:tabs>
                <w:tab w:val="decimal" w:pos="0"/>
              </w:tabs>
              <w:ind w:firstLine="0" w:firstLineChars="0"/>
              <w:jc w:val="center"/>
              <w:rPr>
                <w:kern w:val="0"/>
                <w:sz w:val="18"/>
                <w:szCs w:val="21"/>
              </w:rPr>
            </w:pPr>
            <w:r>
              <w:rPr>
                <w:rFonts w:hint="eastAsia"/>
                <w:kern w:val="0"/>
                <w:sz w:val="18"/>
                <w:szCs w:val="21"/>
              </w:rPr>
              <w:t>-</w:t>
            </w:r>
          </w:p>
        </w:tc>
        <w:tc>
          <w:tcPr>
            <w:tcW w:w="1080" w:type="dxa"/>
            <w:shd w:val="clear" w:color="auto" w:fill="auto"/>
          </w:tcPr>
          <w:p w14:paraId="09583000">
            <w:pPr>
              <w:widowControl/>
              <w:tabs>
                <w:tab w:val="decimal" w:pos="0"/>
              </w:tabs>
              <w:ind w:firstLine="0" w:firstLineChars="0"/>
              <w:jc w:val="center"/>
              <w:rPr>
                <w:kern w:val="0"/>
                <w:sz w:val="18"/>
                <w:szCs w:val="21"/>
              </w:rPr>
            </w:pPr>
            <w:r>
              <w:rPr>
                <w:rFonts w:hint="eastAsia"/>
                <w:kern w:val="0"/>
                <w:sz w:val="18"/>
                <w:szCs w:val="21"/>
              </w:rPr>
              <w:t>-</w:t>
            </w:r>
          </w:p>
        </w:tc>
        <w:tc>
          <w:tcPr>
            <w:tcW w:w="1080" w:type="dxa"/>
            <w:shd w:val="clear" w:color="auto" w:fill="auto"/>
          </w:tcPr>
          <w:p w14:paraId="37AABF20">
            <w:pPr>
              <w:widowControl/>
              <w:tabs>
                <w:tab w:val="decimal" w:pos="0"/>
              </w:tabs>
              <w:ind w:firstLine="0" w:firstLineChars="0"/>
              <w:jc w:val="center"/>
              <w:rPr>
                <w:kern w:val="0"/>
                <w:sz w:val="18"/>
                <w:szCs w:val="21"/>
              </w:rPr>
            </w:pPr>
            <w:r>
              <w:rPr>
                <w:rFonts w:hint="eastAsia"/>
                <w:kern w:val="0"/>
                <w:sz w:val="18"/>
                <w:szCs w:val="21"/>
              </w:rPr>
              <w:t>-</w:t>
            </w:r>
          </w:p>
        </w:tc>
        <w:tc>
          <w:tcPr>
            <w:tcW w:w="960" w:type="dxa"/>
            <w:shd w:val="clear" w:color="auto" w:fill="auto"/>
          </w:tcPr>
          <w:p w14:paraId="30D25CCC">
            <w:pPr>
              <w:widowControl/>
              <w:tabs>
                <w:tab w:val="decimal" w:pos="0"/>
              </w:tabs>
              <w:ind w:firstLine="0" w:firstLineChars="0"/>
              <w:jc w:val="center"/>
              <w:rPr>
                <w:kern w:val="0"/>
                <w:sz w:val="18"/>
                <w:szCs w:val="21"/>
              </w:rPr>
            </w:pPr>
            <w:r>
              <w:rPr>
                <w:rFonts w:hint="eastAsia"/>
                <w:kern w:val="0"/>
                <w:sz w:val="18"/>
                <w:szCs w:val="21"/>
              </w:rPr>
              <w:t>-</w:t>
            </w:r>
          </w:p>
        </w:tc>
        <w:tc>
          <w:tcPr>
            <w:tcW w:w="960" w:type="dxa"/>
            <w:shd w:val="clear" w:color="auto" w:fill="auto"/>
          </w:tcPr>
          <w:p w14:paraId="77CC8C26">
            <w:pPr>
              <w:widowControl/>
              <w:tabs>
                <w:tab w:val="decimal" w:pos="0"/>
              </w:tabs>
              <w:ind w:firstLine="0" w:firstLineChars="0"/>
              <w:jc w:val="center"/>
              <w:rPr>
                <w:kern w:val="0"/>
                <w:sz w:val="18"/>
                <w:szCs w:val="21"/>
              </w:rPr>
            </w:pPr>
            <w:r>
              <w:rPr>
                <w:rFonts w:hint="eastAsia"/>
                <w:kern w:val="0"/>
                <w:sz w:val="18"/>
                <w:szCs w:val="21"/>
              </w:rPr>
              <w:t>-</w:t>
            </w:r>
          </w:p>
        </w:tc>
        <w:tc>
          <w:tcPr>
            <w:tcW w:w="840" w:type="dxa"/>
            <w:shd w:val="clear" w:color="auto" w:fill="auto"/>
          </w:tcPr>
          <w:p w14:paraId="1379C70E">
            <w:pPr>
              <w:widowControl/>
              <w:tabs>
                <w:tab w:val="decimal" w:pos="0"/>
              </w:tabs>
              <w:ind w:firstLine="0" w:firstLineChars="0"/>
              <w:jc w:val="center"/>
              <w:rPr>
                <w:kern w:val="0"/>
                <w:sz w:val="18"/>
                <w:szCs w:val="21"/>
              </w:rPr>
            </w:pPr>
            <w:r>
              <w:rPr>
                <w:rFonts w:hint="eastAsia"/>
                <w:kern w:val="0"/>
                <w:sz w:val="18"/>
                <w:szCs w:val="21"/>
              </w:rPr>
              <w:t>-</w:t>
            </w:r>
          </w:p>
        </w:tc>
      </w:tr>
    </w:tbl>
    <w:p w14:paraId="2C2C43D4">
      <w:pPr>
        <w:pStyle w:val="17"/>
        <w:rPr>
          <w:ins w:id="355" w:author="海玉" w:date="2026-02-23T21:18:12Z"/>
          <w:rFonts w:hint="eastAsia" w:ascii="黑体" w:hAnsi="黑体" w:cs="黑体"/>
          <w:szCs w:val="21"/>
        </w:rPr>
      </w:pPr>
      <w:bookmarkStart w:id="210" w:name="_Ref199148659"/>
    </w:p>
    <w:p w14:paraId="2AC720DC">
      <w:pPr>
        <w:pStyle w:val="17"/>
        <w:rPr>
          <w:rFonts w:hint="eastAsia" w:ascii="黑体" w:hAnsi="黑体" w:cs="黑体"/>
          <w:kern w:val="0"/>
          <w:sz w:val="21"/>
          <w:szCs w:val="21"/>
        </w:rPr>
      </w:pPr>
      <w:r>
        <w:rPr>
          <w:rFonts w:hint="eastAsia" w:ascii="黑体" w:hAnsi="黑体" w:cs="黑体"/>
          <w:szCs w:val="21"/>
        </w:rPr>
        <w:t xml:space="preserve">表 </w:t>
      </w:r>
      <w:r>
        <w:rPr>
          <w:rFonts w:hint="eastAsia" w:ascii="黑体" w:hAnsi="黑体" w:cs="黑体"/>
          <w:szCs w:val="21"/>
        </w:rPr>
        <w:fldChar w:fldCharType="begin"/>
      </w:r>
      <w:r>
        <w:rPr>
          <w:rFonts w:hint="eastAsia" w:ascii="黑体" w:hAnsi="黑体" w:cs="黑体"/>
          <w:szCs w:val="21"/>
        </w:rPr>
        <w:instrText xml:space="preserve"> SEQ 表 \* ARABIC </w:instrText>
      </w:r>
      <w:r>
        <w:rPr>
          <w:rFonts w:hint="eastAsia" w:ascii="黑体" w:hAnsi="黑体" w:cs="黑体"/>
          <w:szCs w:val="21"/>
        </w:rPr>
        <w:fldChar w:fldCharType="separate"/>
      </w:r>
      <w:r>
        <w:rPr>
          <w:rFonts w:hint="eastAsia" w:ascii="黑体" w:hAnsi="黑体" w:cs="黑体"/>
          <w:szCs w:val="21"/>
        </w:rPr>
        <w:t>6</w:t>
      </w:r>
      <w:r>
        <w:rPr>
          <w:rFonts w:hint="eastAsia" w:ascii="黑体" w:hAnsi="黑体" w:cs="黑体"/>
          <w:szCs w:val="21"/>
        </w:rPr>
        <w:fldChar w:fldCharType="end"/>
      </w:r>
      <w:bookmarkEnd w:id="210"/>
      <w:r>
        <w:rPr>
          <w:rFonts w:hint="eastAsia" w:ascii="黑体" w:hAnsi="黑体" w:cs="黑体"/>
          <w:szCs w:val="21"/>
        </w:rPr>
        <w:t xml:space="preserve"> </w:t>
      </w:r>
      <w:r>
        <w:rPr>
          <w:rFonts w:hint="eastAsia" w:ascii="黑体" w:hAnsi="黑体" w:cs="黑体"/>
          <w:kern w:val="0"/>
          <w:sz w:val="21"/>
          <w:szCs w:val="21"/>
        </w:rPr>
        <w:t>PB136的S查找表</w:t>
      </w:r>
      <w:bookmarkEnd w:id="201"/>
      <w:bookmarkEnd w:id="202"/>
      <w:bookmarkEnd w:id="203"/>
      <w:bookmarkEnd w:id="204"/>
      <w:bookmarkEnd w:id="205"/>
      <w:bookmarkEnd w:id="206"/>
      <w:bookmarkEnd w:id="207"/>
      <w:bookmarkEnd w:id="208"/>
      <w:bookmarkEnd w:id="209"/>
    </w:p>
    <w:tbl>
      <w:tblPr>
        <w:tblStyle w:val="55"/>
        <w:tblW w:w="84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0"/>
        <w:gridCol w:w="840"/>
        <w:gridCol w:w="960"/>
        <w:gridCol w:w="960"/>
        <w:gridCol w:w="1080"/>
        <w:gridCol w:w="1080"/>
        <w:gridCol w:w="960"/>
        <w:gridCol w:w="960"/>
        <w:gridCol w:w="840"/>
      </w:tblGrid>
      <w:tr w14:paraId="1C051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auto"/>
          </w:tcPr>
          <w:p w14:paraId="5E44CDB5">
            <w:pPr>
              <w:widowControl/>
              <w:tabs>
                <w:tab w:val="decimal" w:pos="0"/>
              </w:tabs>
              <w:ind w:firstLine="0" w:firstLineChars="0"/>
              <w:jc w:val="center"/>
              <w:rPr>
                <w:kern w:val="0"/>
                <w:sz w:val="18"/>
                <w:szCs w:val="21"/>
              </w:rPr>
            </w:pPr>
            <w:r>
              <w:rPr>
                <w:kern w:val="0"/>
                <w:sz w:val="18"/>
                <w:szCs w:val="21"/>
              </w:rPr>
              <w:t>x</w:t>
            </w:r>
          </w:p>
        </w:tc>
        <w:tc>
          <w:tcPr>
            <w:tcW w:w="840" w:type="dxa"/>
            <w:shd w:val="clear" w:color="auto" w:fill="auto"/>
          </w:tcPr>
          <w:p w14:paraId="0781056A">
            <w:pPr>
              <w:widowControl/>
              <w:tabs>
                <w:tab w:val="decimal" w:pos="0"/>
              </w:tabs>
              <w:ind w:firstLine="0" w:firstLineChars="0"/>
              <w:jc w:val="center"/>
              <w:rPr>
                <w:kern w:val="0"/>
                <w:sz w:val="18"/>
                <w:szCs w:val="21"/>
              </w:rPr>
            </w:pPr>
            <w:r>
              <w:rPr>
                <w:kern w:val="0"/>
                <w:sz w:val="18"/>
                <w:szCs w:val="21"/>
              </w:rPr>
              <w:t>0</w:t>
            </w:r>
          </w:p>
        </w:tc>
        <w:tc>
          <w:tcPr>
            <w:tcW w:w="960" w:type="dxa"/>
            <w:shd w:val="clear" w:color="auto" w:fill="auto"/>
          </w:tcPr>
          <w:p w14:paraId="29BAD5A3">
            <w:pPr>
              <w:widowControl/>
              <w:tabs>
                <w:tab w:val="decimal" w:pos="0"/>
              </w:tabs>
              <w:ind w:firstLine="0" w:firstLineChars="0"/>
              <w:jc w:val="center"/>
              <w:rPr>
                <w:kern w:val="0"/>
                <w:sz w:val="18"/>
                <w:szCs w:val="21"/>
              </w:rPr>
            </w:pPr>
            <w:r>
              <w:rPr>
                <w:kern w:val="0"/>
                <w:sz w:val="18"/>
                <w:szCs w:val="21"/>
              </w:rPr>
              <w:t>1</w:t>
            </w:r>
          </w:p>
        </w:tc>
        <w:tc>
          <w:tcPr>
            <w:tcW w:w="960" w:type="dxa"/>
            <w:shd w:val="clear" w:color="auto" w:fill="auto"/>
          </w:tcPr>
          <w:p w14:paraId="4EF01FA9">
            <w:pPr>
              <w:widowControl/>
              <w:tabs>
                <w:tab w:val="decimal" w:pos="0"/>
              </w:tabs>
              <w:ind w:firstLine="0" w:firstLineChars="0"/>
              <w:jc w:val="center"/>
              <w:rPr>
                <w:kern w:val="0"/>
                <w:sz w:val="18"/>
                <w:szCs w:val="21"/>
              </w:rPr>
            </w:pPr>
            <w:r>
              <w:rPr>
                <w:kern w:val="0"/>
                <w:sz w:val="18"/>
                <w:szCs w:val="21"/>
              </w:rPr>
              <w:t>2</w:t>
            </w:r>
          </w:p>
        </w:tc>
        <w:tc>
          <w:tcPr>
            <w:tcW w:w="1080" w:type="dxa"/>
            <w:shd w:val="clear" w:color="auto" w:fill="auto"/>
          </w:tcPr>
          <w:p w14:paraId="756722C6">
            <w:pPr>
              <w:widowControl/>
              <w:tabs>
                <w:tab w:val="decimal" w:pos="0"/>
              </w:tabs>
              <w:ind w:firstLine="0" w:firstLineChars="0"/>
              <w:jc w:val="center"/>
              <w:rPr>
                <w:kern w:val="0"/>
                <w:sz w:val="18"/>
                <w:szCs w:val="21"/>
              </w:rPr>
            </w:pPr>
            <w:r>
              <w:rPr>
                <w:kern w:val="0"/>
                <w:sz w:val="18"/>
                <w:szCs w:val="21"/>
              </w:rPr>
              <w:t>3</w:t>
            </w:r>
          </w:p>
        </w:tc>
        <w:tc>
          <w:tcPr>
            <w:tcW w:w="1080" w:type="dxa"/>
            <w:shd w:val="clear" w:color="auto" w:fill="auto"/>
          </w:tcPr>
          <w:p w14:paraId="3F1BF0E1">
            <w:pPr>
              <w:widowControl/>
              <w:tabs>
                <w:tab w:val="decimal" w:pos="0"/>
              </w:tabs>
              <w:ind w:firstLine="0" w:firstLineChars="0"/>
              <w:jc w:val="center"/>
              <w:rPr>
                <w:kern w:val="0"/>
                <w:sz w:val="18"/>
                <w:szCs w:val="21"/>
              </w:rPr>
            </w:pPr>
            <w:r>
              <w:rPr>
                <w:kern w:val="0"/>
                <w:sz w:val="18"/>
                <w:szCs w:val="21"/>
              </w:rPr>
              <w:t>4</w:t>
            </w:r>
          </w:p>
        </w:tc>
        <w:tc>
          <w:tcPr>
            <w:tcW w:w="960" w:type="dxa"/>
            <w:shd w:val="clear" w:color="auto" w:fill="auto"/>
          </w:tcPr>
          <w:p w14:paraId="74049C74">
            <w:pPr>
              <w:widowControl/>
              <w:tabs>
                <w:tab w:val="decimal" w:pos="0"/>
              </w:tabs>
              <w:ind w:firstLine="0" w:firstLineChars="0"/>
              <w:jc w:val="center"/>
              <w:rPr>
                <w:kern w:val="0"/>
                <w:sz w:val="18"/>
                <w:szCs w:val="21"/>
              </w:rPr>
            </w:pPr>
            <w:r>
              <w:rPr>
                <w:kern w:val="0"/>
                <w:sz w:val="18"/>
                <w:szCs w:val="21"/>
              </w:rPr>
              <w:t>5</w:t>
            </w:r>
          </w:p>
        </w:tc>
        <w:tc>
          <w:tcPr>
            <w:tcW w:w="960" w:type="dxa"/>
            <w:shd w:val="clear" w:color="auto" w:fill="auto"/>
          </w:tcPr>
          <w:p w14:paraId="5DD0C0E7">
            <w:pPr>
              <w:widowControl/>
              <w:tabs>
                <w:tab w:val="decimal" w:pos="0"/>
              </w:tabs>
              <w:ind w:firstLine="0" w:firstLineChars="0"/>
              <w:jc w:val="center"/>
              <w:rPr>
                <w:kern w:val="0"/>
                <w:sz w:val="18"/>
                <w:szCs w:val="21"/>
              </w:rPr>
            </w:pPr>
            <w:r>
              <w:rPr>
                <w:kern w:val="0"/>
                <w:sz w:val="18"/>
                <w:szCs w:val="21"/>
              </w:rPr>
              <w:t>6</w:t>
            </w:r>
          </w:p>
        </w:tc>
        <w:tc>
          <w:tcPr>
            <w:tcW w:w="840" w:type="dxa"/>
            <w:shd w:val="clear" w:color="auto" w:fill="auto"/>
          </w:tcPr>
          <w:p w14:paraId="62B16189">
            <w:pPr>
              <w:widowControl/>
              <w:tabs>
                <w:tab w:val="decimal" w:pos="0"/>
              </w:tabs>
              <w:ind w:firstLine="0" w:firstLineChars="0"/>
              <w:jc w:val="center"/>
              <w:rPr>
                <w:kern w:val="0"/>
                <w:sz w:val="18"/>
                <w:szCs w:val="21"/>
              </w:rPr>
            </w:pPr>
            <w:r>
              <w:rPr>
                <w:kern w:val="0"/>
                <w:sz w:val="18"/>
                <w:szCs w:val="21"/>
              </w:rPr>
              <w:t>7</w:t>
            </w:r>
          </w:p>
        </w:tc>
      </w:tr>
      <w:tr w14:paraId="67CAF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auto"/>
          </w:tcPr>
          <w:p w14:paraId="19C73628">
            <w:pPr>
              <w:widowControl/>
              <w:tabs>
                <w:tab w:val="decimal" w:pos="0"/>
              </w:tabs>
              <w:ind w:firstLine="0" w:firstLineChars="0"/>
              <w:jc w:val="center"/>
              <w:rPr>
                <w:kern w:val="0"/>
                <w:sz w:val="18"/>
                <w:szCs w:val="21"/>
              </w:rPr>
            </w:pPr>
            <w:r>
              <w:rPr>
                <w:kern w:val="0"/>
                <w:sz w:val="18"/>
                <w:szCs w:val="21"/>
              </w:rPr>
              <w:t>S(x)</w:t>
            </w:r>
          </w:p>
        </w:tc>
        <w:tc>
          <w:tcPr>
            <w:tcW w:w="840" w:type="dxa"/>
            <w:shd w:val="clear" w:color="auto" w:fill="auto"/>
          </w:tcPr>
          <w:p w14:paraId="1B37A1DD">
            <w:pPr>
              <w:widowControl/>
              <w:tabs>
                <w:tab w:val="decimal" w:pos="0"/>
              </w:tabs>
              <w:ind w:firstLine="0" w:firstLineChars="0"/>
              <w:jc w:val="center"/>
              <w:rPr>
                <w:kern w:val="0"/>
                <w:sz w:val="18"/>
                <w:szCs w:val="21"/>
              </w:rPr>
            </w:pPr>
            <w:r>
              <w:rPr>
                <w:kern w:val="0"/>
                <w:sz w:val="18"/>
                <w:szCs w:val="21"/>
              </w:rPr>
              <w:t>369</w:t>
            </w:r>
          </w:p>
        </w:tc>
        <w:tc>
          <w:tcPr>
            <w:tcW w:w="960" w:type="dxa"/>
            <w:shd w:val="clear" w:color="auto" w:fill="auto"/>
          </w:tcPr>
          <w:p w14:paraId="673AF271">
            <w:pPr>
              <w:widowControl/>
              <w:tabs>
                <w:tab w:val="decimal" w:pos="0"/>
              </w:tabs>
              <w:ind w:firstLine="0" w:firstLineChars="0"/>
              <w:jc w:val="center"/>
              <w:rPr>
                <w:kern w:val="0"/>
                <w:sz w:val="18"/>
                <w:szCs w:val="21"/>
              </w:rPr>
            </w:pPr>
            <w:r>
              <w:rPr>
                <w:kern w:val="0"/>
                <w:sz w:val="18"/>
                <w:szCs w:val="21"/>
              </w:rPr>
              <w:t>235</w:t>
            </w:r>
          </w:p>
        </w:tc>
        <w:tc>
          <w:tcPr>
            <w:tcW w:w="960" w:type="dxa"/>
            <w:shd w:val="clear" w:color="auto" w:fill="auto"/>
          </w:tcPr>
          <w:p w14:paraId="6A9E61CD">
            <w:pPr>
              <w:widowControl/>
              <w:tabs>
                <w:tab w:val="decimal" w:pos="0"/>
              </w:tabs>
              <w:ind w:firstLine="0" w:firstLineChars="0"/>
              <w:jc w:val="center"/>
              <w:rPr>
                <w:kern w:val="0"/>
                <w:sz w:val="18"/>
                <w:szCs w:val="21"/>
              </w:rPr>
            </w:pPr>
            <w:r>
              <w:rPr>
                <w:kern w:val="0"/>
                <w:sz w:val="18"/>
                <w:szCs w:val="21"/>
              </w:rPr>
              <w:t>338</w:t>
            </w:r>
          </w:p>
        </w:tc>
        <w:tc>
          <w:tcPr>
            <w:tcW w:w="1080" w:type="dxa"/>
            <w:shd w:val="clear" w:color="auto" w:fill="auto"/>
          </w:tcPr>
          <w:p w14:paraId="76947545">
            <w:pPr>
              <w:widowControl/>
              <w:tabs>
                <w:tab w:val="decimal" w:pos="0"/>
              </w:tabs>
              <w:ind w:firstLine="0" w:firstLineChars="0"/>
              <w:jc w:val="center"/>
              <w:rPr>
                <w:kern w:val="0"/>
                <w:sz w:val="18"/>
                <w:szCs w:val="21"/>
              </w:rPr>
            </w:pPr>
            <w:r>
              <w:rPr>
                <w:kern w:val="0"/>
                <w:sz w:val="18"/>
                <w:szCs w:val="21"/>
              </w:rPr>
              <w:t>436</w:t>
            </w:r>
          </w:p>
        </w:tc>
        <w:tc>
          <w:tcPr>
            <w:tcW w:w="1080" w:type="dxa"/>
            <w:shd w:val="clear" w:color="auto" w:fill="auto"/>
          </w:tcPr>
          <w:p w14:paraId="1BCCB020">
            <w:pPr>
              <w:widowControl/>
              <w:tabs>
                <w:tab w:val="decimal" w:pos="0"/>
              </w:tabs>
              <w:ind w:firstLine="0" w:firstLineChars="0"/>
              <w:jc w:val="center"/>
              <w:rPr>
                <w:kern w:val="0"/>
                <w:sz w:val="18"/>
                <w:szCs w:val="21"/>
              </w:rPr>
            </w:pPr>
            <w:r>
              <w:rPr>
                <w:kern w:val="0"/>
                <w:sz w:val="18"/>
                <w:szCs w:val="21"/>
              </w:rPr>
              <w:t>169</w:t>
            </w:r>
          </w:p>
        </w:tc>
        <w:tc>
          <w:tcPr>
            <w:tcW w:w="960" w:type="dxa"/>
            <w:shd w:val="clear" w:color="auto" w:fill="auto"/>
          </w:tcPr>
          <w:p w14:paraId="08962DCB">
            <w:pPr>
              <w:widowControl/>
              <w:tabs>
                <w:tab w:val="decimal" w:pos="0"/>
              </w:tabs>
              <w:ind w:firstLine="0" w:firstLineChars="0"/>
              <w:jc w:val="center"/>
              <w:rPr>
                <w:kern w:val="0"/>
                <w:sz w:val="18"/>
                <w:szCs w:val="21"/>
              </w:rPr>
            </w:pPr>
            <w:r>
              <w:rPr>
                <w:kern w:val="0"/>
                <w:sz w:val="18"/>
                <w:szCs w:val="21"/>
              </w:rPr>
              <w:t>200</w:t>
            </w:r>
          </w:p>
        </w:tc>
        <w:tc>
          <w:tcPr>
            <w:tcW w:w="960" w:type="dxa"/>
            <w:shd w:val="clear" w:color="auto" w:fill="auto"/>
          </w:tcPr>
          <w:p w14:paraId="09B48577">
            <w:pPr>
              <w:widowControl/>
              <w:tabs>
                <w:tab w:val="decimal" w:pos="0"/>
              </w:tabs>
              <w:ind w:firstLine="0" w:firstLineChars="0"/>
              <w:jc w:val="center"/>
              <w:rPr>
                <w:kern w:val="0"/>
                <w:sz w:val="18"/>
                <w:szCs w:val="21"/>
              </w:rPr>
            </w:pPr>
            <w:r>
              <w:rPr>
                <w:kern w:val="0"/>
                <w:sz w:val="18"/>
                <w:szCs w:val="21"/>
              </w:rPr>
              <w:t>397</w:t>
            </w:r>
          </w:p>
        </w:tc>
        <w:tc>
          <w:tcPr>
            <w:tcW w:w="840" w:type="dxa"/>
            <w:shd w:val="clear" w:color="auto" w:fill="auto"/>
          </w:tcPr>
          <w:p w14:paraId="33F16E41">
            <w:pPr>
              <w:widowControl/>
              <w:tabs>
                <w:tab w:val="decimal" w:pos="0"/>
              </w:tabs>
              <w:ind w:firstLine="0" w:firstLineChars="0"/>
              <w:jc w:val="center"/>
              <w:rPr>
                <w:kern w:val="0"/>
                <w:sz w:val="18"/>
                <w:szCs w:val="21"/>
              </w:rPr>
            </w:pPr>
            <w:r>
              <w:rPr>
                <w:kern w:val="0"/>
                <w:sz w:val="18"/>
                <w:szCs w:val="21"/>
              </w:rPr>
              <w:t>59</w:t>
            </w:r>
          </w:p>
        </w:tc>
      </w:tr>
      <w:tr w14:paraId="58DFF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auto"/>
          </w:tcPr>
          <w:p w14:paraId="6F444800">
            <w:pPr>
              <w:widowControl/>
              <w:tabs>
                <w:tab w:val="decimal" w:pos="0"/>
              </w:tabs>
              <w:ind w:firstLine="0" w:firstLineChars="0"/>
              <w:jc w:val="center"/>
              <w:rPr>
                <w:kern w:val="0"/>
                <w:sz w:val="18"/>
                <w:szCs w:val="21"/>
              </w:rPr>
            </w:pPr>
            <w:r>
              <w:rPr>
                <w:kern w:val="0"/>
                <w:sz w:val="18"/>
                <w:szCs w:val="21"/>
              </w:rPr>
              <w:t>x</w:t>
            </w:r>
          </w:p>
        </w:tc>
        <w:tc>
          <w:tcPr>
            <w:tcW w:w="840" w:type="dxa"/>
            <w:shd w:val="clear" w:color="auto" w:fill="auto"/>
          </w:tcPr>
          <w:p w14:paraId="775767E0">
            <w:pPr>
              <w:widowControl/>
              <w:tabs>
                <w:tab w:val="decimal" w:pos="0"/>
              </w:tabs>
              <w:ind w:firstLine="0" w:firstLineChars="0"/>
              <w:jc w:val="center"/>
              <w:rPr>
                <w:kern w:val="0"/>
                <w:sz w:val="18"/>
                <w:szCs w:val="21"/>
              </w:rPr>
            </w:pPr>
            <w:r>
              <w:rPr>
                <w:kern w:val="0"/>
                <w:sz w:val="18"/>
                <w:szCs w:val="21"/>
              </w:rPr>
              <w:t>8</w:t>
            </w:r>
          </w:p>
        </w:tc>
        <w:tc>
          <w:tcPr>
            <w:tcW w:w="960" w:type="dxa"/>
            <w:shd w:val="clear" w:color="auto" w:fill="auto"/>
          </w:tcPr>
          <w:p w14:paraId="0AF53CC2">
            <w:pPr>
              <w:widowControl/>
              <w:tabs>
                <w:tab w:val="decimal" w:pos="0"/>
              </w:tabs>
              <w:ind w:firstLine="0" w:firstLineChars="0"/>
              <w:jc w:val="center"/>
              <w:rPr>
                <w:kern w:val="0"/>
                <w:sz w:val="18"/>
                <w:szCs w:val="21"/>
              </w:rPr>
            </w:pPr>
            <w:r>
              <w:rPr>
                <w:kern w:val="0"/>
                <w:sz w:val="18"/>
                <w:szCs w:val="21"/>
              </w:rPr>
              <w:t>9</w:t>
            </w:r>
          </w:p>
        </w:tc>
        <w:tc>
          <w:tcPr>
            <w:tcW w:w="960" w:type="dxa"/>
            <w:shd w:val="clear" w:color="auto" w:fill="auto"/>
          </w:tcPr>
          <w:p w14:paraId="45DCE9A2">
            <w:pPr>
              <w:widowControl/>
              <w:tabs>
                <w:tab w:val="decimal" w:pos="0"/>
              </w:tabs>
              <w:ind w:firstLine="0" w:firstLineChars="0"/>
              <w:jc w:val="center"/>
              <w:rPr>
                <w:kern w:val="0"/>
                <w:sz w:val="18"/>
                <w:szCs w:val="21"/>
              </w:rPr>
            </w:pPr>
            <w:r>
              <w:rPr>
                <w:kern w:val="0"/>
                <w:sz w:val="18"/>
                <w:szCs w:val="21"/>
              </w:rPr>
              <w:t>10</w:t>
            </w:r>
          </w:p>
        </w:tc>
        <w:tc>
          <w:tcPr>
            <w:tcW w:w="1080" w:type="dxa"/>
            <w:shd w:val="clear" w:color="auto" w:fill="auto"/>
          </w:tcPr>
          <w:p w14:paraId="4FBE8F4B">
            <w:pPr>
              <w:widowControl/>
              <w:tabs>
                <w:tab w:val="decimal" w:pos="0"/>
              </w:tabs>
              <w:ind w:firstLine="0" w:firstLineChars="0"/>
              <w:jc w:val="center"/>
              <w:rPr>
                <w:kern w:val="0"/>
                <w:sz w:val="18"/>
                <w:szCs w:val="21"/>
              </w:rPr>
            </w:pPr>
            <w:r>
              <w:rPr>
                <w:kern w:val="0"/>
                <w:sz w:val="18"/>
                <w:szCs w:val="21"/>
              </w:rPr>
              <w:t>11</w:t>
            </w:r>
          </w:p>
        </w:tc>
        <w:tc>
          <w:tcPr>
            <w:tcW w:w="1080" w:type="dxa"/>
            <w:shd w:val="clear" w:color="auto" w:fill="auto"/>
          </w:tcPr>
          <w:p w14:paraId="4196EF71">
            <w:pPr>
              <w:widowControl/>
              <w:tabs>
                <w:tab w:val="decimal" w:pos="0"/>
              </w:tabs>
              <w:ind w:firstLine="0" w:firstLineChars="0"/>
              <w:jc w:val="center"/>
              <w:rPr>
                <w:kern w:val="0"/>
                <w:sz w:val="18"/>
                <w:szCs w:val="21"/>
              </w:rPr>
            </w:pPr>
            <w:r>
              <w:rPr>
                <w:kern w:val="0"/>
                <w:sz w:val="18"/>
                <w:szCs w:val="21"/>
              </w:rPr>
              <w:t>12</w:t>
            </w:r>
          </w:p>
        </w:tc>
        <w:tc>
          <w:tcPr>
            <w:tcW w:w="960" w:type="dxa"/>
            <w:shd w:val="clear" w:color="auto" w:fill="auto"/>
          </w:tcPr>
          <w:p w14:paraId="02CB1E78">
            <w:pPr>
              <w:widowControl/>
              <w:tabs>
                <w:tab w:val="decimal" w:pos="0"/>
              </w:tabs>
              <w:ind w:firstLine="0" w:firstLineChars="0"/>
              <w:jc w:val="center"/>
              <w:rPr>
                <w:kern w:val="0"/>
                <w:sz w:val="18"/>
                <w:szCs w:val="21"/>
              </w:rPr>
            </w:pPr>
            <w:r>
              <w:rPr>
                <w:kern w:val="0"/>
                <w:sz w:val="18"/>
                <w:szCs w:val="21"/>
              </w:rPr>
              <w:t>13</w:t>
            </w:r>
          </w:p>
        </w:tc>
        <w:tc>
          <w:tcPr>
            <w:tcW w:w="960" w:type="dxa"/>
            <w:shd w:val="clear" w:color="auto" w:fill="auto"/>
          </w:tcPr>
          <w:p w14:paraId="079D5E84">
            <w:pPr>
              <w:widowControl/>
              <w:tabs>
                <w:tab w:val="decimal" w:pos="0"/>
              </w:tabs>
              <w:ind w:firstLine="0" w:firstLineChars="0"/>
              <w:jc w:val="center"/>
              <w:rPr>
                <w:kern w:val="0"/>
                <w:sz w:val="18"/>
                <w:szCs w:val="21"/>
              </w:rPr>
            </w:pPr>
            <w:r>
              <w:rPr>
                <w:kern w:val="0"/>
                <w:sz w:val="18"/>
                <w:szCs w:val="21"/>
              </w:rPr>
              <w:t>14</w:t>
            </w:r>
          </w:p>
        </w:tc>
        <w:tc>
          <w:tcPr>
            <w:tcW w:w="840" w:type="dxa"/>
            <w:shd w:val="clear" w:color="auto" w:fill="auto"/>
          </w:tcPr>
          <w:p w14:paraId="3A1F1ED9">
            <w:pPr>
              <w:widowControl/>
              <w:tabs>
                <w:tab w:val="decimal" w:pos="0"/>
              </w:tabs>
              <w:ind w:firstLine="0" w:firstLineChars="0"/>
              <w:jc w:val="center"/>
              <w:rPr>
                <w:kern w:val="0"/>
                <w:sz w:val="18"/>
                <w:szCs w:val="21"/>
              </w:rPr>
            </w:pPr>
            <w:r>
              <w:rPr>
                <w:kern w:val="0"/>
                <w:sz w:val="18"/>
                <w:szCs w:val="21"/>
              </w:rPr>
              <w:t>15</w:t>
            </w:r>
          </w:p>
        </w:tc>
      </w:tr>
      <w:tr w14:paraId="05956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auto"/>
          </w:tcPr>
          <w:p w14:paraId="7EA7BA4B">
            <w:pPr>
              <w:widowControl/>
              <w:tabs>
                <w:tab w:val="decimal" w:pos="0"/>
              </w:tabs>
              <w:ind w:firstLine="0" w:firstLineChars="0"/>
              <w:jc w:val="center"/>
              <w:rPr>
                <w:kern w:val="0"/>
                <w:sz w:val="18"/>
                <w:szCs w:val="21"/>
              </w:rPr>
            </w:pPr>
            <w:r>
              <w:rPr>
                <w:kern w:val="0"/>
                <w:sz w:val="18"/>
                <w:szCs w:val="21"/>
              </w:rPr>
              <w:t>S(x)</w:t>
            </w:r>
          </w:p>
        </w:tc>
        <w:tc>
          <w:tcPr>
            <w:tcW w:w="840" w:type="dxa"/>
            <w:shd w:val="clear" w:color="auto" w:fill="auto"/>
          </w:tcPr>
          <w:p w14:paraId="5114E55C">
            <w:pPr>
              <w:widowControl/>
              <w:tabs>
                <w:tab w:val="decimal" w:pos="0"/>
              </w:tabs>
              <w:ind w:firstLine="0" w:firstLineChars="0"/>
              <w:jc w:val="center"/>
              <w:rPr>
                <w:kern w:val="0"/>
                <w:sz w:val="18"/>
                <w:szCs w:val="21"/>
              </w:rPr>
            </w:pPr>
            <w:r>
              <w:rPr>
                <w:kern w:val="0"/>
                <w:sz w:val="18"/>
                <w:szCs w:val="21"/>
              </w:rPr>
              <w:t>298</w:t>
            </w:r>
          </w:p>
        </w:tc>
        <w:tc>
          <w:tcPr>
            <w:tcW w:w="960" w:type="dxa"/>
            <w:shd w:val="clear" w:color="auto" w:fill="auto"/>
          </w:tcPr>
          <w:p w14:paraId="0CEBBE5F">
            <w:pPr>
              <w:widowControl/>
              <w:tabs>
                <w:tab w:val="decimal" w:pos="0"/>
              </w:tabs>
              <w:ind w:firstLine="0" w:firstLineChars="0"/>
              <w:jc w:val="center"/>
              <w:rPr>
                <w:kern w:val="0"/>
                <w:sz w:val="18"/>
                <w:szCs w:val="21"/>
              </w:rPr>
            </w:pPr>
            <w:r>
              <w:rPr>
                <w:kern w:val="0"/>
                <w:sz w:val="18"/>
                <w:szCs w:val="21"/>
              </w:rPr>
              <w:t>20</w:t>
            </w:r>
          </w:p>
        </w:tc>
        <w:tc>
          <w:tcPr>
            <w:tcW w:w="960" w:type="dxa"/>
            <w:shd w:val="clear" w:color="auto" w:fill="auto"/>
          </w:tcPr>
          <w:p w14:paraId="0765AA82">
            <w:pPr>
              <w:widowControl/>
              <w:tabs>
                <w:tab w:val="decimal" w:pos="0"/>
              </w:tabs>
              <w:ind w:firstLine="0" w:firstLineChars="0"/>
              <w:jc w:val="center"/>
              <w:rPr>
                <w:kern w:val="0"/>
                <w:sz w:val="18"/>
                <w:szCs w:val="21"/>
              </w:rPr>
            </w:pPr>
            <w:r>
              <w:rPr>
                <w:kern w:val="0"/>
                <w:sz w:val="18"/>
                <w:szCs w:val="21"/>
              </w:rPr>
              <w:t>265</w:t>
            </w:r>
          </w:p>
        </w:tc>
        <w:tc>
          <w:tcPr>
            <w:tcW w:w="1080" w:type="dxa"/>
            <w:shd w:val="clear" w:color="auto" w:fill="auto"/>
          </w:tcPr>
          <w:p w14:paraId="55B09859">
            <w:pPr>
              <w:widowControl/>
              <w:tabs>
                <w:tab w:val="decimal" w:pos="0"/>
              </w:tabs>
              <w:ind w:firstLine="0" w:firstLineChars="0"/>
              <w:jc w:val="center"/>
              <w:rPr>
                <w:kern w:val="0"/>
                <w:sz w:val="18"/>
                <w:szCs w:val="21"/>
              </w:rPr>
            </w:pPr>
            <w:r>
              <w:rPr>
                <w:kern w:val="0"/>
                <w:sz w:val="18"/>
                <w:szCs w:val="21"/>
              </w:rPr>
              <w:t>429</w:t>
            </w:r>
          </w:p>
        </w:tc>
        <w:tc>
          <w:tcPr>
            <w:tcW w:w="1080" w:type="dxa"/>
            <w:shd w:val="clear" w:color="auto" w:fill="auto"/>
          </w:tcPr>
          <w:p w14:paraId="5E847148">
            <w:pPr>
              <w:widowControl/>
              <w:tabs>
                <w:tab w:val="decimal" w:pos="0"/>
              </w:tabs>
              <w:ind w:firstLine="0" w:firstLineChars="0"/>
              <w:jc w:val="center"/>
              <w:rPr>
                <w:kern w:val="0"/>
                <w:sz w:val="18"/>
                <w:szCs w:val="21"/>
              </w:rPr>
            </w:pPr>
            <w:r>
              <w:rPr>
                <w:kern w:val="0"/>
                <w:sz w:val="18"/>
                <w:szCs w:val="21"/>
              </w:rPr>
              <w:t>294</w:t>
            </w:r>
          </w:p>
        </w:tc>
        <w:tc>
          <w:tcPr>
            <w:tcW w:w="960" w:type="dxa"/>
            <w:shd w:val="clear" w:color="auto" w:fill="auto"/>
          </w:tcPr>
          <w:p w14:paraId="577884FF">
            <w:pPr>
              <w:widowControl/>
              <w:tabs>
                <w:tab w:val="decimal" w:pos="0"/>
              </w:tabs>
              <w:ind w:firstLine="0" w:firstLineChars="0"/>
              <w:jc w:val="center"/>
              <w:rPr>
                <w:kern w:val="0"/>
                <w:sz w:val="18"/>
                <w:szCs w:val="21"/>
              </w:rPr>
            </w:pPr>
            <w:r>
              <w:rPr>
                <w:kern w:val="0"/>
                <w:sz w:val="18"/>
                <w:szCs w:val="21"/>
              </w:rPr>
              <w:t>466</w:t>
            </w:r>
          </w:p>
        </w:tc>
        <w:tc>
          <w:tcPr>
            <w:tcW w:w="960" w:type="dxa"/>
            <w:shd w:val="clear" w:color="auto" w:fill="auto"/>
          </w:tcPr>
          <w:p w14:paraId="5A332ABF">
            <w:pPr>
              <w:widowControl/>
              <w:tabs>
                <w:tab w:val="decimal" w:pos="0"/>
              </w:tabs>
              <w:ind w:firstLine="0" w:firstLineChars="0"/>
              <w:jc w:val="center"/>
              <w:rPr>
                <w:kern w:val="0"/>
                <w:sz w:val="18"/>
                <w:szCs w:val="21"/>
              </w:rPr>
            </w:pPr>
            <w:r>
              <w:rPr>
                <w:kern w:val="0"/>
                <w:sz w:val="18"/>
                <w:szCs w:val="21"/>
              </w:rPr>
              <w:t>16</w:t>
            </w:r>
          </w:p>
        </w:tc>
        <w:tc>
          <w:tcPr>
            <w:tcW w:w="840" w:type="dxa"/>
            <w:shd w:val="clear" w:color="auto" w:fill="auto"/>
          </w:tcPr>
          <w:p w14:paraId="4FCD19C0">
            <w:pPr>
              <w:widowControl/>
              <w:tabs>
                <w:tab w:val="decimal" w:pos="0"/>
              </w:tabs>
              <w:ind w:firstLine="0" w:firstLineChars="0"/>
              <w:jc w:val="center"/>
              <w:rPr>
                <w:kern w:val="0"/>
                <w:sz w:val="18"/>
                <w:szCs w:val="21"/>
              </w:rPr>
            </w:pPr>
            <w:r>
              <w:rPr>
                <w:kern w:val="0"/>
                <w:sz w:val="18"/>
                <w:szCs w:val="21"/>
              </w:rPr>
              <w:t>48</w:t>
            </w:r>
          </w:p>
        </w:tc>
      </w:tr>
      <w:tr w14:paraId="3D658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auto"/>
          </w:tcPr>
          <w:p w14:paraId="6156177F">
            <w:pPr>
              <w:widowControl/>
              <w:tabs>
                <w:tab w:val="decimal" w:pos="0"/>
              </w:tabs>
              <w:ind w:firstLine="0" w:firstLineChars="0"/>
              <w:jc w:val="center"/>
              <w:rPr>
                <w:kern w:val="0"/>
                <w:sz w:val="18"/>
                <w:szCs w:val="21"/>
              </w:rPr>
            </w:pPr>
            <w:r>
              <w:rPr>
                <w:kern w:val="0"/>
                <w:sz w:val="18"/>
                <w:szCs w:val="21"/>
              </w:rPr>
              <w:t>x</w:t>
            </w:r>
          </w:p>
        </w:tc>
        <w:tc>
          <w:tcPr>
            <w:tcW w:w="840" w:type="dxa"/>
            <w:shd w:val="clear" w:color="auto" w:fill="auto"/>
          </w:tcPr>
          <w:p w14:paraId="74E651B4">
            <w:pPr>
              <w:widowControl/>
              <w:tabs>
                <w:tab w:val="decimal" w:pos="0"/>
              </w:tabs>
              <w:ind w:firstLine="0" w:firstLineChars="0"/>
              <w:jc w:val="center"/>
              <w:rPr>
                <w:kern w:val="0"/>
                <w:sz w:val="18"/>
                <w:szCs w:val="21"/>
              </w:rPr>
            </w:pPr>
            <w:r>
              <w:rPr>
                <w:kern w:val="0"/>
                <w:sz w:val="18"/>
                <w:szCs w:val="21"/>
              </w:rPr>
              <w:t>16</w:t>
            </w:r>
          </w:p>
        </w:tc>
        <w:tc>
          <w:tcPr>
            <w:tcW w:w="960" w:type="dxa"/>
            <w:shd w:val="clear" w:color="auto" w:fill="auto"/>
          </w:tcPr>
          <w:p w14:paraId="754BAEF6">
            <w:pPr>
              <w:widowControl/>
              <w:tabs>
                <w:tab w:val="decimal" w:pos="0"/>
              </w:tabs>
              <w:ind w:firstLine="0" w:firstLineChars="0"/>
              <w:jc w:val="center"/>
              <w:rPr>
                <w:kern w:val="0"/>
                <w:sz w:val="18"/>
                <w:szCs w:val="21"/>
              </w:rPr>
            </w:pPr>
            <w:r>
              <w:rPr>
                <w:kern w:val="0"/>
                <w:sz w:val="18"/>
                <w:szCs w:val="21"/>
              </w:rPr>
              <w:t>17</w:t>
            </w:r>
          </w:p>
        </w:tc>
        <w:tc>
          <w:tcPr>
            <w:tcW w:w="960" w:type="dxa"/>
            <w:shd w:val="clear" w:color="auto" w:fill="auto"/>
          </w:tcPr>
          <w:p w14:paraId="3CC47D2A">
            <w:pPr>
              <w:widowControl/>
              <w:tabs>
                <w:tab w:val="decimal" w:pos="0"/>
              </w:tabs>
              <w:ind w:firstLine="0" w:firstLineChars="0"/>
              <w:jc w:val="center"/>
              <w:rPr>
                <w:kern w:val="0"/>
                <w:sz w:val="18"/>
                <w:szCs w:val="21"/>
              </w:rPr>
            </w:pPr>
            <w:r>
              <w:rPr>
                <w:kern w:val="0"/>
                <w:sz w:val="18"/>
                <w:szCs w:val="21"/>
              </w:rPr>
              <w:t>18</w:t>
            </w:r>
          </w:p>
        </w:tc>
        <w:tc>
          <w:tcPr>
            <w:tcW w:w="1080" w:type="dxa"/>
            <w:shd w:val="clear" w:color="auto" w:fill="auto"/>
          </w:tcPr>
          <w:p w14:paraId="0F187BA4">
            <w:pPr>
              <w:widowControl/>
              <w:tabs>
                <w:tab w:val="decimal" w:pos="0"/>
              </w:tabs>
              <w:ind w:firstLine="0" w:firstLineChars="0"/>
              <w:jc w:val="center"/>
              <w:rPr>
                <w:kern w:val="0"/>
                <w:sz w:val="18"/>
                <w:szCs w:val="21"/>
              </w:rPr>
            </w:pPr>
            <w:r>
              <w:rPr>
                <w:kern w:val="0"/>
                <w:sz w:val="18"/>
                <w:szCs w:val="21"/>
              </w:rPr>
              <w:t>19</w:t>
            </w:r>
          </w:p>
        </w:tc>
        <w:tc>
          <w:tcPr>
            <w:tcW w:w="1080" w:type="dxa"/>
            <w:shd w:val="clear" w:color="auto" w:fill="auto"/>
          </w:tcPr>
          <w:p w14:paraId="32E898F6">
            <w:pPr>
              <w:widowControl/>
              <w:tabs>
                <w:tab w:val="decimal" w:pos="0"/>
              </w:tabs>
              <w:ind w:firstLine="0" w:firstLineChars="0"/>
              <w:jc w:val="center"/>
              <w:rPr>
                <w:kern w:val="0"/>
                <w:sz w:val="18"/>
                <w:szCs w:val="21"/>
              </w:rPr>
            </w:pPr>
            <w:r>
              <w:rPr>
                <w:kern w:val="0"/>
                <w:sz w:val="18"/>
                <w:szCs w:val="21"/>
              </w:rPr>
              <w:t>20</w:t>
            </w:r>
          </w:p>
        </w:tc>
        <w:tc>
          <w:tcPr>
            <w:tcW w:w="960" w:type="dxa"/>
            <w:shd w:val="clear" w:color="auto" w:fill="auto"/>
          </w:tcPr>
          <w:p w14:paraId="31E5A410">
            <w:pPr>
              <w:widowControl/>
              <w:tabs>
                <w:tab w:val="decimal" w:pos="0"/>
              </w:tabs>
              <w:ind w:firstLine="0" w:firstLineChars="0"/>
              <w:jc w:val="center"/>
              <w:rPr>
                <w:kern w:val="0"/>
                <w:sz w:val="18"/>
                <w:szCs w:val="21"/>
              </w:rPr>
            </w:pPr>
            <w:r>
              <w:rPr>
                <w:kern w:val="0"/>
                <w:sz w:val="18"/>
                <w:szCs w:val="21"/>
              </w:rPr>
              <w:t>21</w:t>
            </w:r>
          </w:p>
        </w:tc>
        <w:tc>
          <w:tcPr>
            <w:tcW w:w="960" w:type="dxa"/>
            <w:shd w:val="clear" w:color="auto" w:fill="auto"/>
          </w:tcPr>
          <w:p w14:paraId="16D54BA8">
            <w:pPr>
              <w:widowControl/>
              <w:tabs>
                <w:tab w:val="decimal" w:pos="0"/>
              </w:tabs>
              <w:ind w:firstLine="0" w:firstLineChars="0"/>
              <w:jc w:val="center"/>
              <w:rPr>
                <w:kern w:val="0"/>
                <w:sz w:val="18"/>
                <w:szCs w:val="21"/>
              </w:rPr>
            </w:pPr>
            <w:r>
              <w:rPr>
                <w:kern w:val="0"/>
                <w:sz w:val="18"/>
                <w:szCs w:val="21"/>
              </w:rPr>
              <w:t>22</w:t>
            </w:r>
          </w:p>
        </w:tc>
        <w:tc>
          <w:tcPr>
            <w:tcW w:w="840" w:type="dxa"/>
            <w:shd w:val="clear" w:color="auto" w:fill="auto"/>
          </w:tcPr>
          <w:p w14:paraId="2D1FCAEB">
            <w:pPr>
              <w:widowControl/>
              <w:tabs>
                <w:tab w:val="decimal" w:pos="0"/>
              </w:tabs>
              <w:ind w:firstLine="0" w:firstLineChars="0"/>
              <w:jc w:val="center"/>
              <w:rPr>
                <w:kern w:val="0"/>
                <w:sz w:val="18"/>
                <w:szCs w:val="21"/>
              </w:rPr>
            </w:pPr>
            <w:r>
              <w:rPr>
                <w:kern w:val="0"/>
                <w:sz w:val="18"/>
                <w:szCs w:val="21"/>
              </w:rPr>
              <w:t>23</w:t>
            </w:r>
          </w:p>
        </w:tc>
      </w:tr>
      <w:tr w14:paraId="5F195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auto"/>
          </w:tcPr>
          <w:p w14:paraId="54918036">
            <w:pPr>
              <w:widowControl/>
              <w:tabs>
                <w:tab w:val="decimal" w:pos="0"/>
              </w:tabs>
              <w:ind w:firstLine="0" w:firstLineChars="0"/>
              <w:jc w:val="center"/>
              <w:rPr>
                <w:kern w:val="0"/>
                <w:sz w:val="18"/>
                <w:szCs w:val="21"/>
              </w:rPr>
            </w:pPr>
            <w:r>
              <w:rPr>
                <w:kern w:val="0"/>
                <w:sz w:val="18"/>
                <w:szCs w:val="21"/>
              </w:rPr>
              <w:t>S(x)</w:t>
            </w:r>
          </w:p>
        </w:tc>
        <w:tc>
          <w:tcPr>
            <w:tcW w:w="840" w:type="dxa"/>
            <w:shd w:val="clear" w:color="auto" w:fill="auto"/>
          </w:tcPr>
          <w:p w14:paraId="22DBF915">
            <w:pPr>
              <w:widowControl/>
              <w:tabs>
                <w:tab w:val="decimal" w:pos="0"/>
              </w:tabs>
              <w:ind w:firstLine="0" w:firstLineChars="0"/>
              <w:jc w:val="center"/>
              <w:rPr>
                <w:kern w:val="0"/>
                <w:sz w:val="18"/>
                <w:szCs w:val="21"/>
              </w:rPr>
            </w:pPr>
            <w:r>
              <w:rPr>
                <w:kern w:val="0"/>
                <w:sz w:val="18"/>
                <w:szCs w:val="21"/>
              </w:rPr>
              <w:t>525</w:t>
            </w:r>
          </w:p>
        </w:tc>
        <w:tc>
          <w:tcPr>
            <w:tcW w:w="960" w:type="dxa"/>
            <w:shd w:val="clear" w:color="auto" w:fill="auto"/>
          </w:tcPr>
          <w:p w14:paraId="2CCDF8B1">
            <w:pPr>
              <w:widowControl/>
              <w:tabs>
                <w:tab w:val="decimal" w:pos="0"/>
              </w:tabs>
              <w:ind w:firstLine="0" w:firstLineChars="0"/>
              <w:jc w:val="center"/>
              <w:rPr>
                <w:kern w:val="0"/>
                <w:sz w:val="18"/>
                <w:szCs w:val="21"/>
              </w:rPr>
            </w:pPr>
            <w:r>
              <w:rPr>
                <w:kern w:val="0"/>
                <w:sz w:val="18"/>
                <w:szCs w:val="21"/>
              </w:rPr>
              <w:t>461</w:t>
            </w:r>
          </w:p>
        </w:tc>
        <w:tc>
          <w:tcPr>
            <w:tcW w:w="960" w:type="dxa"/>
            <w:shd w:val="clear" w:color="auto" w:fill="auto"/>
          </w:tcPr>
          <w:p w14:paraId="023D2DB0">
            <w:pPr>
              <w:widowControl/>
              <w:tabs>
                <w:tab w:val="decimal" w:pos="0"/>
              </w:tabs>
              <w:ind w:firstLine="0" w:firstLineChars="0"/>
              <w:jc w:val="center"/>
              <w:rPr>
                <w:kern w:val="0"/>
                <w:sz w:val="18"/>
                <w:szCs w:val="21"/>
              </w:rPr>
            </w:pPr>
            <w:r>
              <w:rPr>
                <w:kern w:val="0"/>
                <w:sz w:val="18"/>
                <w:szCs w:val="21"/>
              </w:rPr>
              <w:t>187</w:t>
            </w:r>
          </w:p>
        </w:tc>
        <w:tc>
          <w:tcPr>
            <w:tcW w:w="1080" w:type="dxa"/>
            <w:shd w:val="clear" w:color="auto" w:fill="auto"/>
          </w:tcPr>
          <w:p w14:paraId="50534A23">
            <w:pPr>
              <w:widowControl/>
              <w:tabs>
                <w:tab w:val="decimal" w:pos="0"/>
              </w:tabs>
              <w:ind w:firstLine="0" w:firstLineChars="0"/>
              <w:jc w:val="center"/>
              <w:rPr>
                <w:kern w:val="0"/>
                <w:sz w:val="18"/>
                <w:szCs w:val="21"/>
              </w:rPr>
            </w:pPr>
            <w:r>
              <w:rPr>
                <w:kern w:val="0"/>
                <w:sz w:val="18"/>
                <w:szCs w:val="21"/>
              </w:rPr>
              <w:t>86</w:t>
            </w:r>
          </w:p>
        </w:tc>
        <w:tc>
          <w:tcPr>
            <w:tcW w:w="1080" w:type="dxa"/>
            <w:shd w:val="clear" w:color="auto" w:fill="auto"/>
          </w:tcPr>
          <w:p w14:paraId="049DF37A">
            <w:pPr>
              <w:widowControl/>
              <w:tabs>
                <w:tab w:val="decimal" w:pos="0"/>
              </w:tabs>
              <w:ind w:firstLine="0" w:firstLineChars="0"/>
              <w:jc w:val="center"/>
              <w:rPr>
                <w:kern w:val="0"/>
                <w:sz w:val="18"/>
                <w:szCs w:val="21"/>
              </w:rPr>
            </w:pPr>
            <w:r>
              <w:rPr>
                <w:kern w:val="0"/>
                <w:sz w:val="18"/>
                <w:szCs w:val="21"/>
              </w:rPr>
              <w:t>216</w:t>
            </w:r>
          </w:p>
        </w:tc>
        <w:tc>
          <w:tcPr>
            <w:tcW w:w="960" w:type="dxa"/>
            <w:shd w:val="clear" w:color="auto" w:fill="auto"/>
          </w:tcPr>
          <w:p w14:paraId="3ADC7295">
            <w:pPr>
              <w:widowControl/>
              <w:tabs>
                <w:tab w:val="decimal" w:pos="0"/>
              </w:tabs>
              <w:ind w:firstLine="0" w:firstLineChars="0"/>
              <w:jc w:val="center"/>
              <w:rPr>
                <w:kern w:val="0"/>
                <w:sz w:val="18"/>
                <w:szCs w:val="21"/>
              </w:rPr>
            </w:pPr>
            <w:r>
              <w:rPr>
                <w:kern w:val="0"/>
                <w:sz w:val="18"/>
                <w:szCs w:val="21"/>
              </w:rPr>
              <w:t>387</w:t>
            </w:r>
          </w:p>
        </w:tc>
        <w:tc>
          <w:tcPr>
            <w:tcW w:w="960" w:type="dxa"/>
            <w:shd w:val="clear" w:color="auto" w:fill="auto"/>
          </w:tcPr>
          <w:p w14:paraId="2ED9E5F7">
            <w:pPr>
              <w:widowControl/>
              <w:tabs>
                <w:tab w:val="decimal" w:pos="0"/>
              </w:tabs>
              <w:ind w:firstLine="0" w:firstLineChars="0"/>
              <w:jc w:val="center"/>
              <w:rPr>
                <w:kern w:val="0"/>
                <w:sz w:val="18"/>
                <w:szCs w:val="21"/>
              </w:rPr>
            </w:pPr>
            <w:r>
              <w:rPr>
                <w:kern w:val="0"/>
                <w:sz w:val="18"/>
                <w:szCs w:val="21"/>
              </w:rPr>
              <w:t>41</w:t>
            </w:r>
          </w:p>
        </w:tc>
        <w:tc>
          <w:tcPr>
            <w:tcW w:w="840" w:type="dxa"/>
            <w:shd w:val="clear" w:color="auto" w:fill="auto"/>
          </w:tcPr>
          <w:p w14:paraId="668DC673">
            <w:pPr>
              <w:widowControl/>
              <w:tabs>
                <w:tab w:val="decimal" w:pos="0"/>
              </w:tabs>
              <w:ind w:firstLine="0" w:firstLineChars="0"/>
              <w:jc w:val="center"/>
              <w:rPr>
                <w:kern w:val="0"/>
                <w:sz w:val="18"/>
                <w:szCs w:val="21"/>
              </w:rPr>
            </w:pPr>
            <w:r>
              <w:rPr>
                <w:kern w:val="0"/>
                <w:sz w:val="18"/>
                <w:szCs w:val="21"/>
              </w:rPr>
              <w:t>142</w:t>
            </w:r>
          </w:p>
        </w:tc>
      </w:tr>
      <w:tr w14:paraId="17628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auto"/>
          </w:tcPr>
          <w:p w14:paraId="32D8D799">
            <w:pPr>
              <w:widowControl/>
              <w:tabs>
                <w:tab w:val="decimal" w:pos="0"/>
              </w:tabs>
              <w:ind w:firstLine="0" w:firstLineChars="0"/>
              <w:jc w:val="center"/>
              <w:rPr>
                <w:kern w:val="0"/>
                <w:sz w:val="18"/>
                <w:szCs w:val="21"/>
              </w:rPr>
            </w:pPr>
            <w:r>
              <w:rPr>
                <w:kern w:val="0"/>
                <w:sz w:val="18"/>
                <w:szCs w:val="21"/>
              </w:rPr>
              <w:t>x</w:t>
            </w:r>
          </w:p>
        </w:tc>
        <w:tc>
          <w:tcPr>
            <w:tcW w:w="840" w:type="dxa"/>
            <w:shd w:val="clear" w:color="auto" w:fill="auto"/>
          </w:tcPr>
          <w:p w14:paraId="42FC3B35">
            <w:pPr>
              <w:widowControl/>
              <w:tabs>
                <w:tab w:val="decimal" w:pos="0"/>
              </w:tabs>
              <w:ind w:firstLine="0" w:firstLineChars="0"/>
              <w:jc w:val="center"/>
              <w:rPr>
                <w:kern w:val="0"/>
                <w:sz w:val="18"/>
                <w:szCs w:val="21"/>
              </w:rPr>
            </w:pPr>
            <w:r>
              <w:rPr>
                <w:kern w:val="0"/>
                <w:sz w:val="18"/>
                <w:szCs w:val="21"/>
              </w:rPr>
              <w:t>24</w:t>
            </w:r>
          </w:p>
        </w:tc>
        <w:tc>
          <w:tcPr>
            <w:tcW w:w="960" w:type="dxa"/>
            <w:shd w:val="clear" w:color="auto" w:fill="auto"/>
          </w:tcPr>
          <w:p w14:paraId="59477110">
            <w:pPr>
              <w:widowControl/>
              <w:tabs>
                <w:tab w:val="decimal" w:pos="0"/>
              </w:tabs>
              <w:ind w:firstLine="0" w:firstLineChars="0"/>
              <w:jc w:val="center"/>
              <w:rPr>
                <w:kern w:val="0"/>
                <w:sz w:val="18"/>
                <w:szCs w:val="21"/>
              </w:rPr>
            </w:pPr>
            <w:r>
              <w:rPr>
                <w:kern w:val="0"/>
                <w:sz w:val="18"/>
                <w:szCs w:val="21"/>
              </w:rPr>
              <w:t>25</w:t>
            </w:r>
          </w:p>
        </w:tc>
        <w:tc>
          <w:tcPr>
            <w:tcW w:w="960" w:type="dxa"/>
            <w:shd w:val="clear" w:color="auto" w:fill="auto"/>
          </w:tcPr>
          <w:p w14:paraId="5FBD4FE3">
            <w:pPr>
              <w:widowControl/>
              <w:tabs>
                <w:tab w:val="decimal" w:pos="0"/>
              </w:tabs>
              <w:ind w:firstLine="0" w:firstLineChars="0"/>
              <w:jc w:val="center"/>
              <w:rPr>
                <w:kern w:val="0"/>
                <w:sz w:val="18"/>
                <w:szCs w:val="21"/>
              </w:rPr>
            </w:pPr>
            <w:r>
              <w:rPr>
                <w:kern w:val="0"/>
                <w:sz w:val="18"/>
                <w:szCs w:val="21"/>
              </w:rPr>
              <w:t>26</w:t>
            </w:r>
          </w:p>
        </w:tc>
        <w:tc>
          <w:tcPr>
            <w:tcW w:w="1080" w:type="dxa"/>
            <w:shd w:val="clear" w:color="auto" w:fill="auto"/>
          </w:tcPr>
          <w:p w14:paraId="747CDAFA">
            <w:pPr>
              <w:widowControl/>
              <w:tabs>
                <w:tab w:val="decimal" w:pos="0"/>
              </w:tabs>
              <w:ind w:firstLine="0" w:firstLineChars="0"/>
              <w:jc w:val="center"/>
              <w:rPr>
                <w:kern w:val="0"/>
                <w:sz w:val="18"/>
                <w:szCs w:val="21"/>
              </w:rPr>
            </w:pPr>
            <w:r>
              <w:rPr>
                <w:kern w:val="0"/>
                <w:sz w:val="18"/>
                <w:szCs w:val="21"/>
              </w:rPr>
              <w:t>27</w:t>
            </w:r>
          </w:p>
        </w:tc>
        <w:tc>
          <w:tcPr>
            <w:tcW w:w="1080" w:type="dxa"/>
            <w:shd w:val="clear" w:color="auto" w:fill="auto"/>
          </w:tcPr>
          <w:p w14:paraId="5436A44A">
            <w:pPr>
              <w:widowControl/>
              <w:tabs>
                <w:tab w:val="decimal" w:pos="0"/>
              </w:tabs>
              <w:ind w:firstLine="0" w:firstLineChars="0"/>
              <w:jc w:val="center"/>
              <w:rPr>
                <w:kern w:val="0"/>
                <w:sz w:val="18"/>
                <w:szCs w:val="21"/>
              </w:rPr>
            </w:pPr>
            <w:r>
              <w:rPr>
                <w:kern w:val="0"/>
                <w:sz w:val="18"/>
                <w:szCs w:val="21"/>
              </w:rPr>
              <w:t>28</w:t>
            </w:r>
          </w:p>
        </w:tc>
        <w:tc>
          <w:tcPr>
            <w:tcW w:w="960" w:type="dxa"/>
            <w:shd w:val="clear" w:color="auto" w:fill="auto"/>
          </w:tcPr>
          <w:p w14:paraId="1157CBA8">
            <w:pPr>
              <w:widowControl/>
              <w:tabs>
                <w:tab w:val="decimal" w:pos="0"/>
              </w:tabs>
              <w:ind w:firstLine="0" w:firstLineChars="0"/>
              <w:jc w:val="center"/>
              <w:rPr>
                <w:kern w:val="0"/>
                <w:sz w:val="18"/>
                <w:szCs w:val="21"/>
              </w:rPr>
            </w:pPr>
            <w:r>
              <w:rPr>
                <w:kern w:val="0"/>
                <w:sz w:val="18"/>
                <w:szCs w:val="21"/>
              </w:rPr>
              <w:t>29</w:t>
            </w:r>
          </w:p>
        </w:tc>
        <w:tc>
          <w:tcPr>
            <w:tcW w:w="960" w:type="dxa"/>
            <w:shd w:val="clear" w:color="auto" w:fill="auto"/>
          </w:tcPr>
          <w:p w14:paraId="3624EDE2">
            <w:pPr>
              <w:widowControl/>
              <w:tabs>
                <w:tab w:val="decimal" w:pos="0"/>
              </w:tabs>
              <w:ind w:firstLine="0" w:firstLineChars="0"/>
              <w:jc w:val="center"/>
              <w:rPr>
                <w:kern w:val="0"/>
                <w:sz w:val="18"/>
                <w:szCs w:val="21"/>
              </w:rPr>
            </w:pPr>
            <w:r>
              <w:rPr>
                <w:kern w:val="0"/>
                <w:sz w:val="18"/>
                <w:szCs w:val="21"/>
              </w:rPr>
              <w:t>30</w:t>
            </w:r>
          </w:p>
        </w:tc>
        <w:tc>
          <w:tcPr>
            <w:tcW w:w="840" w:type="dxa"/>
            <w:shd w:val="clear" w:color="auto" w:fill="auto"/>
          </w:tcPr>
          <w:p w14:paraId="267E22D4">
            <w:pPr>
              <w:widowControl/>
              <w:tabs>
                <w:tab w:val="decimal" w:pos="0"/>
              </w:tabs>
              <w:ind w:firstLine="0" w:firstLineChars="0"/>
              <w:jc w:val="center"/>
              <w:rPr>
                <w:kern w:val="0"/>
                <w:sz w:val="18"/>
                <w:szCs w:val="21"/>
              </w:rPr>
            </w:pPr>
            <w:r>
              <w:rPr>
                <w:kern w:val="0"/>
                <w:sz w:val="18"/>
                <w:szCs w:val="21"/>
              </w:rPr>
              <w:t>31</w:t>
            </w:r>
          </w:p>
        </w:tc>
      </w:tr>
      <w:tr w14:paraId="2A0A1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auto"/>
          </w:tcPr>
          <w:p w14:paraId="4E0678DE">
            <w:pPr>
              <w:widowControl/>
              <w:tabs>
                <w:tab w:val="decimal" w:pos="0"/>
              </w:tabs>
              <w:ind w:firstLine="0" w:firstLineChars="0"/>
              <w:jc w:val="center"/>
              <w:rPr>
                <w:kern w:val="0"/>
                <w:sz w:val="18"/>
                <w:szCs w:val="21"/>
              </w:rPr>
            </w:pPr>
            <w:r>
              <w:rPr>
                <w:kern w:val="0"/>
                <w:sz w:val="18"/>
                <w:szCs w:val="21"/>
              </w:rPr>
              <w:t>S(x)</w:t>
            </w:r>
          </w:p>
        </w:tc>
        <w:tc>
          <w:tcPr>
            <w:tcW w:w="840" w:type="dxa"/>
            <w:shd w:val="clear" w:color="auto" w:fill="auto"/>
          </w:tcPr>
          <w:p w14:paraId="05D5547A">
            <w:pPr>
              <w:widowControl/>
              <w:tabs>
                <w:tab w:val="decimal" w:pos="0"/>
              </w:tabs>
              <w:ind w:firstLine="0" w:firstLineChars="0"/>
              <w:jc w:val="center"/>
              <w:rPr>
                <w:kern w:val="0"/>
                <w:sz w:val="18"/>
                <w:szCs w:val="21"/>
              </w:rPr>
            </w:pPr>
            <w:r>
              <w:rPr>
                <w:kern w:val="0"/>
                <w:sz w:val="18"/>
                <w:szCs w:val="21"/>
              </w:rPr>
              <w:t>247</w:t>
            </w:r>
          </w:p>
        </w:tc>
        <w:tc>
          <w:tcPr>
            <w:tcW w:w="960" w:type="dxa"/>
            <w:shd w:val="clear" w:color="auto" w:fill="auto"/>
          </w:tcPr>
          <w:p w14:paraId="4EFDE386">
            <w:pPr>
              <w:widowControl/>
              <w:tabs>
                <w:tab w:val="decimal" w:pos="0"/>
              </w:tabs>
              <w:ind w:firstLine="0" w:firstLineChars="0"/>
              <w:jc w:val="center"/>
              <w:rPr>
                <w:kern w:val="0"/>
                <w:sz w:val="18"/>
                <w:szCs w:val="21"/>
              </w:rPr>
            </w:pPr>
            <w:r>
              <w:rPr>
                <w:kern w:val="0"/>
                <w:sz w:val="18"/>
                <w:szCs w:val="21"/>
              </w:rPr>
              <w:t>314</w:t>
            </w:r>
          </w:p>
        </w:tc>
        <w:tc>
          <w:tcPr>
            <w:tcW w:w="960" w:type="dxa"/>
            <w:shd w:val="clear" w:color="auto" w:fill="auto"/>
          </w:tcPr>
          <w:p w14:paraId="7BD8C4E6">
            <w:pPr>
              <w:widowControl/>
              <w:tabs>
                <w:tab w:val="decimal" w:pos="0"/>
              </w:tabs>
              <w:ind w:firstLine="0" w:firstLineChars="0"/>
              <w:jc w:val="center"/>
              <w:rPr>
                <w:kern w:val="0"/>
                <w:sz w:val="18"/>
                <w:szCs w:val="21"/>
              </w:rPr>
            </w:pPr>
            <w:r>
              <w:rPr>
                <w:kern w:val="0"/>
                <w:sz w:val="18"/>
                <w:szCs w:val="21"/>
              </w:rPr>
              <w:t>79</w:t>
            </w:r>
          </w:p>
        </w:tc>
        <w:tc>
          <w:tcPr>
            <w:tcW w:w="1080" w:type="dxa"/>
            <w:shd w:val="clear" w:color="auto" w:fill="auto"/>
          </w:tcPr>
          <w:p w14:paraId="737BFFF0">
            <w:pPr>
              <w:widowControl/>
              <w:tabs>
                <w:tab w:val="decimal" w:pos="0"/>
              </w:tabs>
              <w:ind w:firstLine="0" w:firstLineChars="0"/>
              <w:jc w:val="center"/>
              <w:rPr>
                <w:kern w:val="0"/>
                <w:sz w:val="18"/>
                <w:szCs w:val="21"/>
              </w:rPr>
            </w:pPr>
            <w:r>
              <w:rPr>
                <w:kern w:val="0"/>
                <w:sz w:val="18"/>
                <w:szCs w:val="21"/>
              </w:rPr>
              <w:t>486</w:t>
            </w:r>
          </w:p>
        </w:tc>
        <w:tc>
          <w:tcPr>
            <w:tcW w:w="1080" w:type="dxa"/>
            <w:shd w:val="clear" w:color="auto" w:fill="auto"/>
          </w:tcPr>
          <w:p w14:paraId="4A8E8E3B">
            <w:pPr>
              <w:widowControl/>
              <w:tabs>
                <w:tab w:val="decimal" w:pos="0"/>
              </w:tabs>
              <w:ind w:firstLine="0" w:firstLineChars="0"/>
              <w:jc w:val="center"/>
              <w:rPr>
                <w:kern w:val="0"/>
                <w:sz w:val="18"/>
                <w:szCs w:val="21"/>
              </w:rPr>
            </w:pPr>
            <w:r>
              <w:rPr>
                <w:kern w:val="0"/>
                <w:sz w:val="18"/>
                <w:szCs w:val="21"/>
              </w:rPr>
              <w:t>512</w:t>
            </w:r>
          </w:p>
        </w:tc>
        <w:tc>
          <w:tcPr>
            <w:tcW w:w="960" w:type="dxa"/>
            <w:shd w:val="clear" w:color="auto" w:fill="auto"/>
          </w:tcPr>
          <w:p w14:paraId="67FC01CA">
            <w:pPr>
              <w:widowControl/>
              <w:tabs>
                <w:tab w:val="decimal" w:pos="0"/>
              </w:tabs>
              <w:ind w:firstLine="0" w:firstLineChars="0"/>
              <w:jc w:val="center"/>
              <w:rPr>
                <w:kern w:val="0"/>
                <w:sz w:val="18"/>
                <w:szCs w:val="21"/>
              </w:rPr>
            </w:pPr>
            <w:r>
              <w:rPr>
                <w:kern w:val="0"/>
                <w:sz w:val="18"/>
                <w:szCs w:val="21"/>
              </w:rPr>
              <w:t>103</w:t>
            </w:r>
          </w:p>
        </w:tc>
        <w:tc>
          <w:tcPr>
            <w:tcW w:w="960" w:type="dxa"/>
            <w:shd w:val="clear" w:color="auto" w:fill="auto"/>
          </w:tcPr>
          <w:p w14:paraId="4F6B2078">
            <w:pPr>
              <w:widowControl/>
              <w:tabs>
                <w:tab w:val="decimal" w:pos="0"/>
              </w:tabs>
              <w:ind w:firstLine="0" w:firstLineChars="0"/>
              <w:jc w:val="center"/>
              <w:rPr>
                <w:kern w:val="0"/>
                <w:sz w:val="18"/>
                <w:szCs w:val="21"/>
              </w:rPr>
            </w:pPr>
            <w:r>
              <w:rPr>
                <w:kern w:val="0"/>
                <w:sz w:val="18"/>
                <w:szCs w:val="21"/>
              </w:rPr>
              <w:t>476</w:t>
            </w:r>
          </w:p>
        </w:tc>
        <w:tc>
          <w:tcPr>
            <w:tcW w:w="840" w:type="dxa"/>
            <w:shd w:val="clear" w:color="auto" w:fill="auto"/>
          </w:tcPr>
          <w:p w14:paraId="4B0CE20B">
            <w:pPr>
              <w:widowControl/>
              <w:tabs>
                <w:tab w:val="decimal" w:pos="0"/>
              </w:tabs>
              <w:ind w:firstLine="0" w:firstLineChars="0"/>
              <w:jc w:val="center"/>
              <w:rPr>
                <w:kern w:val="0"/>
                <w:sz w:val="18"/>
                <w:szCs w:val="21"/>
              </w:rPr>
            </w:pPr>
            <w:r>
              <w:rPr>
                <w:kern w:val="0"/>
                <w:sz w:val="18"/>
                <w:szCs w:val="21"/>
              </w:rPr>
              <w:t>345</w:t>
            </w:r>
          </w:p>
        </w:tc>
      </w:tr>
      <w:tr w14:paraId="00F9D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auto"/>
          </w:tcPr>
          <w:p w14:paraId="0052D3A8">
            <w:pPr>
              <w:widowControl/>
              <w:tabs>
                <w:tab w:val="decimal" w:pos="0"/>
              </w:tabs>
              <w:ind w:firstLine="0" w:firstLineChars="0"/>
              <w:jc w:val="center"/>
              <w:rPr>
                <w:kern w:val="0"/>
                <w:sz w:val="18"/>
                <w:szCs w:val="21"/>
              </w:rPr>
            </w:pPr>
            <w:r>
              <w:rPr>
                <w:kern w:val="0"/>
                <w:sz w:val="18"/>
                <w:szCs w:val="21"/>
              </w:rPr>
              <w:t>x</w:t>
            </w:r>
          </w:p>
        </w:tc>
        <w:tc>
          <w:tcPr>
            <w:tcW w:w="840" w:type="dxa"/>
            <w:shd w:val="clear" w:color="auto" w:fill="auto"/>
          </w:tcPr>
          <w:p w14:paraId="35ED3F8B">
            <w:pPr>
              <w:widowControl/>
              <w:tabs>
                <w:tab w:val="decimal" w:pos="0"/>
              </w:tabs>
              <w:ind w:firstLine="0" w:firstLineChars="0"/>
              <w:jc w:val="center"/>
              <w:rPr>
                <w:kern w:val="0"/>
                <w:sz w:val="18"/>
                <w:szCs w:val="21"/>
              </w:rPr>
            </w:pPr>
            <w:r>
              <w:rPr>
                <w:kern w:val="0"/>
                <w:sz w:val="18"/>
                <w:szCs w:val="21"/>
              </w:rPr>
              <w:t>32</w:t>
            </w:r>
          </w:p>
        </w:tc>
        <w:tc>
          <w:tcPr>
            <w:tcW w:w="960" w:type="dxa"/>
            <w:shd w:val="clear" w:color="auto" w:fill="auto"/>
          </w:tcPr>
          <w:p w14:paraId="60F5F23F">
            <w:pPr>
              <w:widowControl/>
              <w:tabs>
                <w:tab w:val="decimal" w:pos="0"/>
              </w:tabs>
              <w:ind w:firstLine="0" w:firstLineChars="0"/>
              <w:jc w:val="center"/>
              <w:rPr>
                <w:kern w:val="0"/>
                <w:sz w:val="18"/>
                <w:szCs w:val="21"/>
              </w:rPr>
            </w:pPr>
            <w:r>
              <w:rPr>
                <w:kern w:val="0"/>
                <w:sz w:val="18"/>
                <w:szCs w:val="21"/>
              </w:rPr>
              <w:t>33</w:t>
            </w:r>
          </w:p>
        </w:tc>
        <w:tc>
          <w:tcPr>
            <w:tcW w:w="960" w:type="dxa"/>
            <w:shd w:val="clear" w:color="auto" w:fill="auto"/>
          </w:tcPr>
          <w:p w14:paraId="55136F1C">
            <w:pPr>
              <w:widowControl/>
              <w:tabs>
                <w:tab w:val="decimal" w:pos="0"/>
              </w:tabs>
              <w:ind w:firstLine="0" w:firstLineChars="0"/>
              <w:jc w:val="center"/>
              <w:rPr>
                <w:kern w:val="0"/>
                <w:sz w:val="18"/>
                <w:szCs w:val="21"/>
              </w:rPr>
            </w:pPr>
            <w:r>
              <w:rPr>
                <w:rFonts w:hint="eastAsia"/>
                <w:kern w:val="0"/>
                <w:sz w:val="18"/>
                <w:szCs w:val="21"/>
              </w:rPr>
              <w:t>-</w:t>
            </w:r>
          </w:p>
        </w:tc>
        <w:tc>
          <w:tcPr>
            <w:tcW w:w="1080" w:type="dxa"/>
            <w:shd w:val="clear" w:color="auto" w:fill="auto"/>
          </w:tcPr>
          <w:p w14:paraId="3E684A2B">
            <w:pPr>
              <w:widowControl/>
              <w:tabs>
                <w:tab w:val="decimal" w:pos="0"/>
              </w:tabs>
              <w:ind w:firstLine="0" w:firstLineChars="0"/>
              <w:jc w:val="center"/>
              <w:rPr>
                <w:kern w:val="0"/>
                <w:sz w:val="18"/>
                <w:szCs w:val="21"/>
              </w:rPr>
            </w:pPr>
            <w:r>
              <w:rPr>
                <w:rFonts w:hint="eastAsia"/>
                <w:kern w:val="0"/>
                <w:sz w:val="18"/>
                <w:szCs w:val="21"/>
              </w:rPr>
              <w:t>-</w:t>
            </w:r>
          </w:p>
        </w:tc>
        <w:tc>
          <w:tcPr>
            <w:tcW w:w="1080" w:type="dxa"/>
            <w:shd w:val="clear" w:color="auto" w:fill="auto"/>
          </w:tcPr>
          <w:p w14:paraId="05E6D1B6">
            <w:pPr>
              <w:widowControl/>
              <w:tabs>
                <w:tab w:val="decimal" w:pos="0"/>
              </w:tabs>
              <w:ind w:firstLine="0" w:firstLineChars="0"/>
              <w:jc w:val="center"/>
              <w:rPr>
                <w:kern w:val="0"/>
                <w:sz w:val="18"/>
                <w:szCs w:val="21"/>
              </w:rPr>
            </w:pPr>
            <w:r>
              <w:rPr>
                <w:rFonts w:hint="eastAsia"/>
                <w:kern w:val="0"/>
                <w:sz w:val="18"/>
                <w:szCs w:val="21"/>
              </w:rPr>
              <w:t>-</w:t>
            </w:r>
          </w:p>
        </w:tc>
        <w:tc>
          <w:tcPr>
            <w:tcW w:w="960" w:type="dxa"/>
            <w:shd w:val="clear" w:color="auto" w:fill="auto"/>
          </w:tcPr>
          <w:p w14:paraId="3996E983">
            <w:pPr>
              <w:widowControl/>
              <w:tabs>
                <w:tab w:val="decimal" w:pos="0"/>
              </w:tabs>
              <w:ind w:firstLine="0" w:firstLineChars="0"/>
              <w:jc w:val="center"/>
              <w:rPr>
                <w:kern w:val="0"/>
                <w:sz w:val="18"/>
                <w:szCs w:val="21"/>
              </w:rPr>
            </w:pPr>
            <w:r>
              <w:rPr>
                <w:rFonts w:hint="eastAsia"/>
                <w:kern w:val="0"/>
                <w:sz w:val="18"/>
                <w:szCs w:val="21"/>
              </w:rPr>
              <w:t>-</w:t>
            </w:r>
          </w:p>
        </w:tc>
        <w:tc>
          <w:tcPr>
            <w:tcW w:w="960" w:type="dxa"/>
            <w:shd w:val="clear" w:color="auto" w:fill="auto"/>
          </w:tcPr>
          <w:p w14:paraId="70CF4EBF">
            <w:pPr>
              <w:widowControl/>
              <w:tabs>
                <w:tab w:val="decimal" w:pos="0"/>
              </w:tabs>
              <w:ind w:firstLine="0" w:firstLineChars="0"/>
              <w:jc w:val="center"/>
              <w:rPr>
                <w:kern w:val="0"/>
                <w:sz w:val="18"/>
                <w:szCs w:val="21"/>
              </w:rPr>
            </w:pPr>
            <w:r>
              <w:rPr>
                <w:rFonts w:hint="eastAsia"/>
                <w:kern w:val="0"/>
                <w:sz w:val="18"/>
                <w:szCs w:val="21"/>
              </w:rPr>
              <w:t>-</w:t>
            </w:r>
          </w:p>
        </w:tc>
        <w:tc>
          <w:tcPr>
            <w:tcW w:w="840" w:type="dxa"/>
            <w:shd w:val="clear" w:color="auto" w:fill="auto"/>
          </w:tcPr>
          <w:p w14:paraId="70A61859">
            <w:pPr>
              <w:widowControl/>
              <w:tabs>
                <w:tab w:val="decimal" w:pos="0"/>
              </w:tabs>
              <w:ind w:firstLine="0" w:firstLineChars="0"/>
              <w:jc w:val="center"/>
              <w:rPr>
                <w:kern w:val="0"/>
                <w:sz w:val="18"/>
                <w:szCs w:val="21"/>
              </w:rPr>
            </w:pPr>
            <w:r>
              <w:rPr>
                <w:rFonts w:hint="eastAsia"/>
                <w:kern w:val="0"/>
                <w:sz w:val="18"/>
                <w:szCs w:val="21"/>
              </w:rPr>
              <w:t>-</w:t>
            </w:r>
          </w:p>
        </w:tc>
      </w:tr>
      <w:tr w14:paraId="4A2AD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auto"/>
          </w:tcPr>
          <w:p w14:paraId="2C6955B3">
            <w:pPr>
              <w:widowControl/>
              <w:tabs>
                <w:tab w:val="decimal" w:pos="0"/>
              </w:tabs>
              <w:ind w:firstLine="0" w:firstLineChars="0"/>
              <w:jc w:val="center"/>
              <w:rPr>
                <w:kern w:val="0"/>
                <w:sz w:val="18"/>
                <w:szCs w:val="21"/>
              </w:rPr>
            </w:pPr>
            <w:r>
              <w:rPr>
                <w:kern w:val="0"/>
                <w:sz w:val="18"/>
                <w:szCs w:val="21"/>
              </w:rPr>
              <w:t>S(x)</w:t>
            </w:r>
          </w:p>
        </w:tc>
        <w:tc>
          <w:tcPr>
            <w:tcW w:w="840" w:type="dxa"/>
            <w:shd w:val="clear" w:color="auto" w:fill="auto"/>
          </w:tcPr>
          <w:p w14:paraId="656530D9">
            <w:pPr>
              <w:widowControl/>
              <w:tabs>
                <w:tab w:val="decimal" w:pos="0"/>
              </w:tabs>
              <w:ind w:firstLine="0" w:firstLineChars="0"/>
              <w:jc w:val="center"/>
              <w:rPr>
                <w:kern w:val="0"/>
                <w:sz w:val="18"/>
                <w:szCs w:val="21"/>
              </w:rPr>
            </w:pPr>
            <w:r>
              <w:rPr>
                <w:kern w:val="0"/>
                <w:sz w:val="18"/>
                <w:szCs w:val="21"/>
              </w:rPr>
              <w:t>4</w:t>
            </w:r>
          </w:p>
        </w:tc>
        <w:tc>
          <w:tcPr>
            <w:tcW w:w="960" w:type="dxa"/>
            <w:shd w:val="clear" w:color="auto" w:fill="auto"/>
          </w:tcPr>
          <w:p w14:paraId="39A8753F">
            <w:pPr>
              <w:widowControl/>
              <w:tabs>
                <w:tab w:val="decimal" w:pos="0"/>
              </w:tabs>
              <w:ind w:firstLine="0" w:firstLineChars="0"/>
              <w:jc w:val="center"/>
              <w:rPr>
                <w:kern w:val="0"/>
                <w:sz w:val="18"/>
                <w:szCs w:val="21"/>
              </w:rPr>
            </w:pPr>
            <w:r>
              <w:rPr>
                <w:kern w:val="0"/>
                <w:sz w:val="18"/>
                <w:szCs w:val="21"/>
              </w:rPr>
              <w:t>105</w:t>
            </w:r>
          </w:p>
        </w:tc>
        <w:tc>
          <w:tcPr>
            <w:tcW w:w="960" w:type="dxa"/>
            <w:shd w:val="clear" w:color="auto" w:fill="auto"/>
          </w:tcPr>
          <w:p w14:paraId="0BCBABCC">
            <w:pPr>
              <w:widowControl/>
              <w:tabs>
                <w:tab w:val="decimal" w:pos="0"/>
              </w:tabs>
              <w:ind w:firstLine="0" w:firstLineChars="0"/>
              <w:jc w:val="center"/>
              <w:rPr>
                <w:kern w:val="0"/>
                <w:sz w:val="18"/>
                <w:szCs w:val="21"/>
              </w:rPr>
            </w:pPr>
            <w:r>
              <w:rPr>
                <w:rFonts w:hint="eastAsia"/>
                <w:kern w:val="0"/>
                <w:sz w:val="18"/>
                <w:szCs w:val="21"/>
              </w:rPr>
              <w:t>-</w:t>
            </w:r>
          </w:p>
        </w:tc>
        <w:tc>
          <w:tcPr>
            <w:tcW w:w="1080" w:type="dxa"/>
            <w:shd w:val="clear" w:color="auto" w:fill="auto"/>
          </w:tcPr>
          <w:p w14:paraId="2A2B4A82">
            <w:pPr>
              <w:widowControl/>
              <w:tabs>
                <w:tab w:val="decimal" w:pos="0"/>
              </w:tabs>
              <w:ind w:firstLine="0" w:firstLineChars="0"/>
              <w:jc w:val="center"/>
              <w:rPr>
                <w:kern w:val="0"/>
                <w:sz w:val="18"/>
                <w:szCs w:val="21"/>
              </w:rPr>
            </w:pPr>
            <w:r>
              <w:rPr>
                <w:rFonts w:hint="eastAsia"/>
                <w:kern w:val="0"/>
                <w:sz w:val="18"/>
                <w:szCs w:val="21"/>
              </w:rPr>
              <w:t>-</w:t>
            </w:r>
          </w:p>
        </w:tc>
        <w:tc>
          <w:tcPr>
            <w:tcW w:w="1080" w:type="dxa"/>
            <w:shd w:val="clear" w:color="auto" w:fill="auto"/>
          </w:tcPr>
          <w:p w14:paraId="199816E6">
            <w:pPr>
              <w:widowControl/>
              <w:tabs>
                <w:tab w:val="decimal" w:pos="0"/>
              </w:tabs>
              <w:ind w:firstLine="0" w:firstLineChars="0"/>
              <w:jc w:val="center"/>
              <w:rPr>
                <w:kern w:val="0"/>
                <w:sz w:val="18"/>
                <w:szCs w:val="21"/>
              </w:rPr>
            </w:pPr>
            <w:r>
              <w:rPr>
                <w:rFonts w:hint="eastAsia"/>
                <w:kern w:val="0"/>
                <w:sz w:val="18"/>
                <w:szCs w:val="21"/>
              </w:rPr>
              <w:t>-</w:t>
            </w:r>
          </w:p>
        </w:tc>
        <w:tc>
          <w:tcPr>
            <w:tcW w:w="960" w:type="dxa"/>
            <w:shd w:val="clear" w:color="auto" w:fill="auto"/>
          </w:tcPr>
          <w:p w14:paraId="3941CB60">
            <w:pPr>
              <w:widowControl/>
              <w:tabs>
                <w:tab w:val="decimal" w:pos="0"/>
              </w:tabs>
              <w:ind w:firstLine="0" w:firstLineChars="0"/>
              <w:jc w:val="center"/>
              <w:rPr>
                <w:kern w:val="0"/>
                <w:sz w:val="18"/>
                <w:szCs w:val="21"/>
              </w:rPr>
            </w:pPr>
            <w:r>
              <w:rPr>
                <w:rFonts w:hint="eastAsia"/>
                <w:kern w:val="0"/>
                <w:sz w:val="18"/>
                <w:szCs w:val="21"/>
              </w:rPr>
              <w:t>-</w:t>
            </w:r>
          </w:p>
        </w:tc>
        <w:tc>
          <w:tcPr>
            <w:tcW w:w="960" w:type="dxa"/>
            <w:shd w:val="clear" w:color="auto" w:fill="auto"/>
          </w:tcPr>
          <w:p w14:paraId="4CBA8A02">
            <w:pPr>
              <w:widowControl/>
              <w:tabs>
                <w:tab w:val="decimal" w:pos="0"/>
              </w:tabs>
              <w:ind w:firstLine="0" w:firstLineChars="0"/>
              <w:jc w:val="center"/>
              <w:rPr>
                <w:kern w:val="0"/>
                <w:sz w:val="18"/>
                <w:szCs w:val="21"/>
              </w:rPr>
            </w:pPr>
            <w:r>
              <w:rPr>
                <w:rFonts w:hint="eastAsia"/>
                <w:kern w:val="0"/>
                <w:sz w:val="18"/>
                <w:szCs w:val="21"/>
              </w:rPr>
              <w:t>-</w:t>
            </w:r>
          </w:p>
        </w:tc>
        <w:tc>
          <w:tcPr>
            <w:tcW w:w="840" w:type="dxa"/>
            <w:shd w:val="clear" w:color="auto" w:fill="auto"/>
          </w:tcPr>
          <w:p w14:paraId="2B84020B">
            <w:pPr>
              <w:widowControl/>
              <w:tabs>
                <w:tab w:val="decimal" w:pos="0"/>
              </w:tabs>
              <w:ind w:firstLine="0" w:firstLineChars="0"/>
              <w:jc w:val="center"/>
              <w:rPr>
                <w:kern w:val="0"/>
                <w:sz w:val="18"/>
                <w:szCs w:val="21"/>
              </w:rPr>
            </w:pPr>
            <w:r>
              <w:rPr>
                <w:rFonts w:hint="eastAsia"/>
                <w:kern w:val="0"/>
                <w:sz w:val="18"/>
                <w:szCs w:val="21"/>
              </w:rPr>
              <w:t>-</w:t>
            </w:r>
          </w:p>
        </w:tc>
      </w:tr>
    </w:tbl>
    <w:p w14:paraId="13756D04">
      <w:pPr>
        <w:pStyle w:val="17"/>
        <w:rPr>
          <w:ins w:id="356" w:author="海玉" w:date="2026-02-23T21:18:15Z"/>
          <w:rFonts w:hint="eastAsia" w:ascii="黑体" w:hAnsi="黑体" w:cs="黑体"/>
          <w:szCs w:val="21"/>
        </w:rPr>
      </w:pPr>
      <w:bookmarkStart w:id="211" w:name="_Ref199148672"/>
      <w:bookmarkStart w:id="212" w:name="_Toc405022593"/>
      <w:bookmarkStart w:id="213" w:name="_Toc402983732"/>
      <w:bookmarkStart w:id="214" w:name="_Toc408860290"/>
      <w:bookmarkStart w:id="215" w:name="_Ref9504729"/>
      <w:bookmarkStart w:id="216" w:name="_Toc405477015"/>
      <w:bookmarkStart w:id="217" w:name="_Ref402979445"/>
      <w:bookmarkStart w:id="218" w:name="_Toc403570708"/>
      <w:bookmarkStart w:id="219" w:name="_Toc402983266"/>
      <w:bookmarkStart w:id="220" w:name="_Toc402984198"/>
    </w:p>
    <w:p w14:paraId="2D09B69F">
      <w:pPr>
        <w:pStyle w:val="17"/>
        <w:rPr>
          <w:rFonts w:hint="eastAsia" w:ascii="黑体" w:hAnsi="黑体" w:cs="黑体"/>
          <w:szCs w:val="21"/>
        </w:rPr>
      </w:pPr>
      <w:r>
        <w:rPr>
          <w:rFonts w:hint="eastAsia" w:ascii="黑体" w:hAnsi="黑体" w:cs="黑体"/>
          <w:szCs w:val="21"/>
        </w:rPr>
        <w:t xml:space="preserve">表 </w:t>
      </w:r>
      <w:r>
        <w:rPr>
          <w:rFonts w:hint="eastAsia" w:ascii="黑体" w:hAnsi="黑体" w:cs="黑体"/>
          <w:szCs w:val="21"/>
        </w:rPr>
        <w:fldChar w:fldCharType="begin"/>
      </w:r>
      <w:r>
        <w:rPr>
          <w:rFonts w:hint="eastAsia" w:ascii="黑体" w:hAnsi="黑体" w:cs="黑体"/>
          <w:szCs w:val="21"/>
        </w:rPr>
        <w:instrText xml:space="preserve"> SEQ 表 \* ARABIC </w:instrText>
      </w:r>
      <w:r>
        <w:rPr>
          <w:rFonts w:hint="eastAsia" w:ascii="黑体" w:hAnsi="黑体" w:cs="黑体"/>
          <w:szCs w:val="21"/>
        </w:rPr>
        <w:fldChar w:fldCharType="separate"/>
      </w:r>
      <w:r>
        <w:rPr>
          <w:rFonts w:hint="eastAsia" w:ascii="黑体" w:hAnsi="黑体" w:cs="黑体"/>
          <w:szCs w:val="21"/>
        </w:rPr>
        <w:t>7</w:t>
      </w:r>
      <w:r>
        <w:rPr>
          <w:rFonts w:hint="eastAsia" w:ascii="黑体" w:hAnsi="黑体" w:cs="黑体"/>
          <w:szCs w:val="21"/>
        </w:rPr>
        <w:fldChar w:fldCharType="end"/>
      </w:r>
      <w:bookmarkEnd w:id="211"/>
      <w:r>
        <w:rPr>
          <w:rFonts w:hint="eastAsia" w:ascii="黑体" w:hAnsi="黑体" w:cs="黑体"/>
          <w:szCs w:val="21"/>
        </w:rPr>
        <w:t xml:space="preserve"> </w:t>
      </w:r>
      <w:r>
        <w:rPr>
          <w:rFonts w:hint="eastAsia" w:ascii="黑体" w:hAnsi="黑体" w:cs="黑体"/>
          <w:kern w:val="0"/>
          <w:sz w:val="21"/>
          <w:szCs w:val="21"/>
        </w:rPr>
        <w:t>PB264的S查找表</w:t>
      </w:r>
    </w:p>
    <w:tbl>
      <w:tblPr>
        <w:tblStyle w:val="55"/>
        <w:tblW w:w="84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0"/>
        <w:gridCol w:w="840"/>
        <w:gridCol w:w="960"/>
        <w:gridCol w:w="960"/>
        <w:gridCol w:w="1080"/>
        <w:gridCol w:w="1080"/>
        <w:gridCol w:w="960"/>
        <w:gridCol w:w="960"/>
        <w:gridCol w:w="840"/>
      </w:tblGrid>
      <w:tr w14:paraId="2246C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auto"/>
          </w:tcPr>
          <w:p w14:paraId="0F1DF365">
            <w:pPr>
              <w:widowControl/>
              <w:tabs>
                <w:tab w:val="decimal" w:pos="0"/>
              </w:tabs>
              <w:ind w:firstLine="0" w:firstLineChars="0"/>
              <w:jc w:val="center"/>
              <w:rPr>
                <w:kern w:val="0"/>
                <w:sz w:val="18"/>
                <w:szCs w:val="21"/>
              </w:rPr>
            </w:pPr>
            <w:r>
              <w:rPr>
                <w:kern w:val="0"/>
                <w:sz w:val="18"/>
                <w:szCs w:val="21"/>
              </w:rPr>
              <w:t>x</w:t>
            </w:r>
          </w:p>
        </w:tc>
        <w:tc>
          <w:tcPr>
            <w:tcW w:w="840" w:type="dxa"/>
            <w:shd w:val="clear" w:color="auto" w:fill="auto"/>
          </w:tcPr>
          <w:p w14:paraId="04BFA39F">
            <w:pPr>
              <w:widowControl/>
              <w:tabs>
                <w:tab w:val="decimal" w:pos="0"/>
              </w:tabs>
              <w:ind w:firstLine="0" w:firstLineChars="0"/>
              <w:jc w:val="center"/>
              <w:rPr>
                <w:kern w:val="0"/>
                <w:sz w:val="18"/>
                <w:szCs w:val="21"/>
              </w:rPr>
            </w:pPr>
            <w:r>
              <w:rPr>
                <w:kern w:val="0"/>
                <w:sz w:val="18"/>
                <w:szCs w:val="21"/>
              </w:rPr>
              <w:t>0</w:t>
            </w:r>
          </w:p>
        </w:tc>
        <w:tc>
          <w:tcPr>
            <w:tcW w:w="960" w:type="dxa"/>
            <w:shd w:val="clear" w:color="auto" w:fill="auto"/>
          </w:tcPr>
          <w:p w14:paraId="116C3898">
            <w:pPr>
              <w:widowControl/>
              <w:tabs>
                <w:tab w:val="decimal" w:pos="0"/>
              </w:tabs>
              <w:ind w:firstLine="0" w:firstLineChars="0"/>
              <w:jc w:val="center"/>
              <w:rPr>
                <w:kern w:val="0"/>
                <w:sz w:val="18"/>
                <w:szCs w:val="21"/>
              </w:rPr>
            </w:pPr>
            <w:r>
              <w:rPr>
                <w:kern w:val="0"/>
                <w:sz w:val="18"/>
                <w:szCs w:val="21"/>
              </w:rPr>
              <w:t>1</w:t>
            </w:r>
          </w:p>
        </w:tc>
        <w:tc>
          <w:tcPr>
            <w:tcW w:w="960" w:type="dxa"/>
            <w:shd w:val="clear" w:color="auto" w:fill="auto"/>
          </w:tcPr>
          <w:p w14:paraId="524882C5">
            <w:pPr>
              <w:widowControl/>
              <w:tabs>
                <w:tab w:val="decimal" w:pos="0"/>
              </w:tabs>
              <w:ind w:firstLine="0" w:firstLineChars="0"/>
              <w:jc w:val="center"/>
              <w:rPr>
                <w:kern w:val="0"/>
                <w:sz w:val="18"/>
                <w:szCs w:val="21"/>
              </w:rPr>
            </w:pPr>
            <w:r>
              <w:rPr>
                <w:kern w:val="0"/>
                <w:sz w:val="18"/>
                <w:szCs w:val="21"/>
              </w:rPr>
              <w:t>2</w:t>
            </w:r>
          </w:p>
        </w:tc>
        <w:tc>
          <w:tcPr>
            <w:tcW w:w="1080" w:type="dxa"/>
            <w:shd w:val="clear" w:color="auto" w:fill="auto"/>
          </w:tcPr>
          <w:p w14:paraId="0E70DBEA">
            <w:pPr>
              <w:widowControl/>
              <w:tabs>
                <w:tab w:val="decimal" w:pos="0"/>
              </w:tabs>
              <w:ind w:firstLine="0" w:firstLineChars="0"/>
              <w:jc w:val="center"/>
              <w:rPr>
                <w:kern w:val="0"/>
                <w:sz w:val="18"/>
                <w:szCs w:val="21"/>
              </w:rPr>
            </w:pPr>
            <w:r>
              <w:rPr>
                <w:kern w:val="0"/>
                <w:sz w:val="18"/>
                <w:szCs w:val="21"/>
              </w:rPr>
              <w:t>3</w:t>
            </w:r>
          </w:p>
        </w:tc>
        <w:tc>
          <w:tcPr>
            <w:tcW w:w="1080" w:type="dxa"/>
            <w:shd w:val="clear" w:color="auto" w:fill="auto"/>
          </w:tcPr>
          <w:p w14:paraId="7D715BC3">
            <w:pPr>
              <w:widowControl/>
              <w:tabs>
                <w:tab w:val="decimal" w:pos="0"/>
              </w:tabs>
              <w:ind w:firstLine="0" w:firstLineChars="0"/>
              <w:jc w:val="center"/>
              <w:rPr>
                <w:kern w:val="0"/>
                <w:sz w:val="18"/>
                <w:szCs w:val="21"/>
              </w:rPr>
            </w:pPr>
            <w:r>
              <w:rPr>
                <w:kern w:val="0"/>
                <w:sz w:val="18"/>
                <w:szCs w:val="21"/>
              </w:rPr>
              <w:t>4</w:t>
            </w:r>
          </w:p>
        </w:tc>
        <w:tc>
          <w:tcPr>
            <w:tcW w:w="960" w:type="dxa"/>
            <w:shd w:val="clear" w:color="auto" w:fill="auto"/>
          </w:tcPr>
          <w:p w14:paraId="73772172">
            <w:pPr>
              <w:widowControl/>
              <w:tabs>
                <w:tab w:val="decimal" w:pos="0"/>
              </w:tabs>
              <w:ind w:firstLine="0" w:firstLineChars="0"/>
              <w:jc w:val="center"/>
              <w:rPr>
                <w:kern w:val="0"/>
                <w:sz w:val="18"/>
                <w:szCs w:val="21"/>
              </w:rPr>
            </w:pPr>
            <w:r>
              <w:rPr>
                <w:kern w:val="0"/>
                <w:sz w:val="18"/>
                <w:szCs w:val="21"/>
              </w:rPr>
              <w:t>5</w:t>
            </w:r>
          </w:p>
        </w:tc>
        <w:tc>
          <w:tcPr>
            <w:tcW w:w="960" w:type="dxa"/>
            <w:shd w:val="clear" w:color="auto" w:fill="auto"/>
          </w:tcPr>
          <w:p w14:paraId="73C88E6F">
            <w:pPr>
              <w:widowControl/>
              <w:tabs>
                <w:tab w:val="decimal" w:pos="0"/>
              </w:tabs>
              <w:ind w:firstLine="0" w:firstLineChars="0"/>
              <w:jc w:val="center"/>
              <w:rPr>
                <w:kern w:val="0"/>
                <w:sz w:val="18"/>
                <w:szCs w:val="21"/>
              </w:rPr>
            </w:pPr>
            <w:r>
              <w:rPr>
                <w:kern w:val="0"/>
                <w:sz w:val="18"/>
                <w:szCs w:val="21"/>
              </w:rPr>
              <w:t>6</w:t>
            </w:r>
          </w:p>
        </w:tc>
        <w:tc>
          <w:tcPr>
            <w:tcW w:w="840" w:type="dxa"/>
            <w:shd w:val="clear" w:color="auto" w:fill="auto"/>
          </w:tcPr>
          <w:p w14:paraId="3A68CA43">
            <w:pPr>
              <w:widowControl/>
              <w:tabs>
                <w:tab w:val="decimal" w:pos="0"/>
              </w:tabs>
              <w:ind w:firstLine="0" w:firstLineChars="0"/>
              <w:jc w:val="center"/>
              <w:rPr>
                <w:kern w:val="0"/>
                <w:sz w:val="18"/>
                <w:szCs w:val="21"/>
              </w:rPr>
            </w:pPr>
            <w:r>
              <w:rPr>
                <w:kern w:val="0"/>
                <w:sz w:val="18"/>
                <w:szCs w:val="21"/>
              </w:rPr>
              <w:t>7</w:t>
            </w:r>
          </w:p>
        </w:tc>
      </w:tr>
      <w:tr w14:paraId="13282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auto"/>
          </w:tcPr>
          <w:p w14:paraId="103B156B">
            <w:pPr>
              <w:widowControl/>
              <w:tabs>
                <w:tab w:val="decimal" w:pos="0"/>
              </w:tabs>
              <w:ind w:firstLine="0" w:firstLineChars="0"/>
              <w:jc w:val="center"/>
              <w:rPr>
                <w:kern w:val="0"/>
                <w:sz w:val="18"/>
                <w:szCs w:val="21"/>
              </w:rPr>
            </w:pPr>
            <w:r>
              <w:rPr>
                <w:kern w:val="0"/>
                <w:sz w:val="18"/>
                <w:szCs w:val="21"/>
              </w:rPr>
              <w:t>S(x)</w:t>
            </w:r>
          </w:p>
        </w:tc>
        <w:tc>
          <w:tcPr>
            <w:tcW w:w="840" w:type="dxa"/>
            <w:shd w:val="clear" w:color="auto" w:fill="auto"/>
          </w:tcPr>
          <w:p w14:paraId="25CBC195">
            <w:pPr>
              <w:widowControl/>
              <w:tabs>
                <w:tab w:val="decimal" w:pos="0"/>
              </w:tabs>
              <w:ind w:firstLine="0" w:firstLineChars="0"/>
              <w:jc w:val="center"/>
              <w:rPr>
                <w:kern w:val="0"/>
                <w:sz w:val="18"/>
                <w:szCs w:val="21"/>
              </w:rPr>
            </w:pPr>
            <w:r>
              <w:rPr>
                <w:rFonts w:hint="eastAsia"/>
                <w:kern w:val="0"/>
                <w:sz w:val="18"/>
                <w:szCs w:val="21"/>
              </w:rPr>
              <w:t>3</w:t>
            </w:r>
            <w:r>
              <w:rPr>
                <w:kern w:val="0"/>
                <w:sz w:val="18"/>
                <w:szCs w:val="21"/>
              </w:rPr>
              <w:t>09</w:t>
            </w:r>
          </w:p>
        </w:tc>
        <w:tc>
          <w:tcPr>
            <w:tcW w:w="960" w:type="dxa"/>
            <w:shd w:val="clear" w:color="auto" w:fill="auto"/>
          </w:tcPr>
          <w:p w14:paraId="4FA20506">
            <w:pPr>
              <w:widowControl/>
              <w:tabs>
                <w:tab w:val="decimal" w:pos="0"/>
              </w:tabs>
              <w:ind w:firstLine="0" w:firstLineChars="0"/>
              <w:jc w:val="center"/>
              <w:rPr>
                <w:kern w:val="0"/>
                <w:sz w:val="18"/>
                <w:szCs w:val="21"/>
              </w:rPr>
            </w:pPr>
            <w:r>
              <w:rPr>
                <w:rFonts w:hint="eastAsia"/>
                <w:kern w:val="0"/>
                <w:sz w:val="18"/>
                <w:szCs w:val="21"/>
              </w:rPr>
              <w:t>1</w:t>
            </w:r>
            <w:r>
              <w:rPr>
                <w:kern w:val="0"/>
                <w:sz w:val="18"/>
                <w:szCs w:val="21"/>
              </w:rPr>
              <w:t>75</w:t>
            </w:r>
          </w:p>
        </w:tc>
        <w:tc>
          <w:tcPr>
            <w:tcW w:w="960" w:type="dxa"/>
            <w:shd w:val="clear" w:color="auto" w:fill="auto"/>
          </w:tcPr>
          <w:p w14:paraId="1BE451BF">
            <w:pPr>
              <w:widowControl/>
              <w:tabs>
                <w:tab w:val="decimal" w:pos="0"/>
              </w:tabs>
              <w:ind w:firstLine="0" w:firstLineChars="0"/>
              <w:jc w:val="center"/>
              <w:rPr>
                <w:kern w:val="0"/>
                <w:sz w:val="18"/>
                <w:szCs w:val="21"/>
              </w:rPr>
            </w:pPr>
            <w:r>
              <w:rPr>
                <w:rFonts w:hint="eastAsia"/>
                <w:kern w:val="0"/>
                <w:sz w:val="18"/>
                <w:szCs w:val="21"/>
              </w:rPr>
              <w:t>7</w:t>
            </w:r>
            <w:r>
              <w:rPr>
                <w:kern w:val="0"/>
                <w:sz w:val="18"/>
                <w:szCs w:val="21"/>
              </w:rPr>
              <w:t>37</w:t>
            </w:r>
          </w:p>
        </w:tc>
        <w:tc>
          <w:tcPr>
            <w:tcW w:w="1080" w:type="dxa"/>
            <w:shd w:val="clear" w:color="auto" w:fill="auto"/>
          </w:tcPr>
          <w:p w14:paraId="0F9A5851">
            <w:pPr>
              <w:widowControl/>
              <w:tabs>
                <w:tab w:val="decimal" w:pos="0"/>
              </w:tabs>
              <w:ind w:firstLine="0" w:firstLineChars="0"/>
              <w:jc w:val="center"/>
              <w:rPr>
                <w:kern w:val="0"/>
                <w:sz w:val="18"/>
                <w:szCs w:val="21"/>
              </w:rPr>
            </w:pPr>
            <w:r>
              <w:rPr>
                <w:rFonts w:hint="eastAsia"/>
                <w:kern w:val="0"/>
                <w:sz w:val="18"/>
                <w:szCs w:val="21"/>
              </w:rPr>
              <w:t>6</w:t>
            </w:r>
            <w:r>
              <w:rPr>
                <w:kern w:val="0"/>
                <w:sz w:val="18"/>
                <w:szCs w:val="21"/>
              </w:rPr>
              <w:t>67</w:t>
            </w:r>
          </w:p>
        </w:tc>
        <w:tc>
          <w:tcPr>
            <w:tcW w:w="1080" w:type="dxa"/>
            <w:shd w:val="clear" w:color="auto" w:fill="auto"/>
          </w:tcPr>
          <w:p w14:paraId="181BD3CA">
            <w:pPr>
              <w:widowControl/>
              <w:tabs>
                <w:tab w:val="decimal" w:pos="0"/>
              </w:tabs>
              <w:ind w:firstLine="0" w:firstLineChars="0"/>
              <w:jc w:val="center"/>
              <w:rPr>
                <w:kern w:val="0"/>
                <w:sz w:val="18"/>
                <w:szCs w:val="21"/>
              </w:rPr>
            </w:pPr>
            <w:r>
              <w:rPr>
                <w:rFonts w:hint="eastAsia"/>
                <w:kern w:val="0"/>
                <w:sz w:val="18"/>
                <w:szCs w:val="21"/>
              </w:rPr>
              <w:t>1</w:t>
            </w:r>
            <w:r>
              <w:rPr>
                <w:kern w:val="0"/>
                <w:sz w:val="18"/>
                <w:szCs w:val="21"/>
              </w:rPr>
              <w:t>024</w:t>
            </w:r>
          </w:p>
        </w:tc>
        <w:tc>
          <w:tcPr>
            <w:tcW w:w="960" w:type="dxa"/>
            <w:shd w:val="clear" w:color="auto" w:fill="auto"/>
          </w:tcPr>
          <w:p w14:paraId="768543D4">
            <w:pPr>
              <w:widowControl/>
              <w:tabs>
                <w:tab w:val="decimal" w:pos="0"/>
              </w:tabs>
              <w:ind w:firstLine="0" w:firstLineChars="0"/>
              <w:jc w:val="center"/>
              <w:rPr>
                <w:kern w:val="0"/>
                <w:sz w:val="18"/>
                <w:szCs w:val="21"/>
              </w:rPr>
            </w:pPr>
            <w:r>
              <w:rPr>
                <w:rFonts w:hint="eastAsia"/>
                <w:kern w:val="0"/>
                <w:sz w:val="18"/>
                <w:szCs w:val="21"/>
              </w:rPr>
              <w:t>2</w:t>
            </w:r>
            <w:r>
              <w:rPr>
                <w:kern w:val="0"/>
                <w:sz w:val="18"/>
                <w:szCs w:val="21"/>
              </w:rPr>
              <w:t>24</w:t>
            </w:r>
          </w:p>
        </w:tc>
        <w:tc>
          <w:tcPr>
            <w:tcW w:w="960" w:type="dxa"/>
            <w:shd w:val="clear" w:color="auto" w:fill="auto"/>
          </w:tcPr>
          <w:p w14:paraId="667EA6E3">
            <w:pPr>
              <w:widowControl/>
              <w:tabs>
                <w:tab w:val="decimal" w:pos="0"/>
              </w:tabs>
              <w:ind w:firstLine="0" w:firstLineChars="0"/>
              <w:jc w:val="center"/>
              <w:rPr>
                <w:kern w:val="0"/>
                <w:sz w:val="18"/>
                <w:szCs w:val="21"/>
              </w:rPr>
            </w:pPr>
            <w:r>
              <w:rPr>
                <w:rFonts w:hint="eastAsia"/>
                <w:kern w:val="0"/>
                <w:sz w:val="18"/>
                <w:szCs w:val="21"/>
              </w:rPr>
              <w:t>6</w:t>
            </w:r>
            <w:r>
              <w:rPr>
                <w:kern w:val="0"/>
                <w:sz w:val="18"/>
                <w:szCs w:val="21"/>
              </w:rPr>
              <w:t>22</w:t>
            </w:r>
          </w:p>
        </w:tc>
        <w:tc>
          <w:tcPr>
            <w:tcW w:w="840" w:type="dxa"/>
            <w:shd w:val="clear" w:color="auto" w:fill="auto"/>
          </w:tcPr>
          <w:p w14:paraId="1F8210DA">
            <w:pPr>
              <w:widowControl/>
              <w:tabs>
                <w:tab w:val="decimal" w:pos="0"/>
              </w:tabs>
              <w:ind w:firstLine="0" w:firstLineChars="0"/>
              <w:jc w:val="center"/>
              <w:rPr>
                <w:kern w:val="0"/>
                <w:sz w:val="18"/>
                <w:szCs w:val="21"/>
              </w:rPr>
            </w:pPr>
            <w:r>
              <w:rPr>
                <w:rFonts w:hint="eastAsia"/>
                <w:kern w:val="0"/>
                <w:sz w:val="18"/>
                <w:szCs w:val="21"/>
              </w:rPr>
              <w:t>9</w:t>
            </w:r>
            <w:r>
              <w:rPr>
                <w:kern w:val="0"/>
                <w:sz w:val="18"/>
                <w:szCs w:val="21"/>
              </w:rPr>
              <w:t>62</w:t>
            </w:r>
          </w:p>
        </w:tc>
      </w:tr>
      <w:tr w14:paraId="0CC0F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auto"/>
          </w:tcPr>
          <w:p w14:paraId="21AB3387">
            <w:pPr>
              <w:widowControl/>
              <w:tabs>
                <w:tab w:val="decimal" w:pos="0"/>
              </w:tabs>
              <w:ind w:firstLine="0" w:firstLineChars="0"/>
              <w:jc w:val="center"/>
              <w:rPr>
                <w:kern w:val="0"/>
                <w:sz w:val="18"/>
                <w:szCs w:val="21"/>
              </w:rPr>
            </w:pPr>
            <w:r>
              <w:rPr>
                <w:kern w:val="0"/>
                <w:sz w:val="18"/>
                <w:szCs w:val="21"/>
              </w:rPr>
              <w:t>x</w:t>
            </w:r>
          </w:p>
        </w:tc>
        <w:tc>
          <w:tcPr>
            <w:tcW w:w="840" w:type="dxa"/>
            <w:shd w:val="clear" w:color="auto" w:fill="auto"/>
          </w:tcPr>
          <w:p w14:paraId="4CCD0ABF">
            <w:pPr>
              <w:widowControl/>
              <w:tabs>
                <w:tab w:val="decimal" w:pos="0"/>
              </w:tabs>
              <w:ind w:firstLine="0" w:firstLineChars="0"/>
              <w:jc w:val="center"/>
              <w:rPr>
                <w:kern w:val="0"/>
                <w:sz w:val="18"/>
                <w:szCs w:val="21"/>
              </w:rPr>
            </w:pPr>
            <w:r>
              <w:rPr>
                <w:kern w:val="0"/>
                <w:sz w:val="18"/>
                <w:szCs w:val="21"/>
              </w:rPr>
              <w:t>8</w:t>
            </w:r>
          </w:p>
        </w:tc>
        <w:tc>
          <w:tcPr>
            <w:tcW w:w="960" w:type="dxa"/>
            <w:shd w:val="clear" w:color="auto" w:fill="auto"/>
          </w:tcPr>
          <w:p w14:paraId="5DAF2DDD">
            <w:pPr>
              <w:widowControl/>
              <w:tabs>
                <w:tab w:val="decimal" w:pos="0"/>
              </w:tabs>
              <w:ind w:firstLine="0" w:firstLineChars="0"/>
              <w:jc w:val="center"/>
              <w:rPr>
                <w:kern w:val="0"/>
                <w:sz w:val="18"/>
                <w:szCs w:val="21"/>
              </w:rPr>
            </w:pPr>
            <w:r>
              <w:rPr>
                <w:kern w:val="0"/>
                <w:sz w:val="18"/>
                <w:szCs w:val="21"/>
              </w:rPr>
              <w:t>9</w:t>
            </w:r>
          </w:p>
        </w:tc>
        <w:tc>
          <w:tcPr>
            <w:tcW w:w="960" w:type="dxa"/>
            <w:shd w:val="clear" w:color="auto" w:fill="auto"/>
          </w:tcPr>
          <w:p w14:paraId="16735EC7">
            <w:pPr>
              <w:widowControl/>
              <w:tabs>
                <w:tab w:val="decimal" w:pos="0"/>
              </w:tabs>
              <w:ind w:firstLine="0" w:firstLineChars="0"/>
              <w:jc w:val="center"/>
              <w:rPr>
                <w:kern w:val="0"/>
                <w:sz w:val="18"/>
                <w:szCs w:val="21"/>
              </w:rPr>
            </w:pPr>
            <w:r>
              <w:rPr>
                <w:kern w:val="0"/>
                <w:sz w:val="18"/>
                <w:szCs w:val="21"/>
              </w:rPr>
              <w:t>10</w:t>
            </w:r>
          </w:p>
        </w:tc>
        <w:tc>
          <w:tcPr>
            <w:tcW w:w="1080" w:type="dxa"/>
            <w:shd w:val="clear" w:color="auto" w:fill="auto"/>
          </w:tcPr>
          <w:p w14:paraId="13299866">
            <w:pPr>
              <w:widowControl/>
              <w:tabs>
                <w:tab w:val="decimal" w:pos="0"/>
              </w:tabs>
              <w:ind w:firstLine="0" w:firstLineChars="0"/>
              <w:jc w:val="center"/>
              <w:rPr>
                <w:kern w:val="0"/>
                <w:sz w:val="18"/>
                <w:szCs w:val="21"/>
              </w:rPr>
            </w:pPr>
            <w:r>
              <w:rPr>
                <w:kern w:val="0"/>
                <w:sz w:val="18"/>
                <w:szCs w:val="21"/>
              </w:rPr>
              <w:t>11</w:t>
            </w:r>
          </w:p>
        </w:tc>
        <w:tc>
          <w:tcPr>
            <w:tcW w:w="1080" w:type="dxa"/>
            <w:shd w:val="clear" w:color="auto" w:fill="auto"/>
          </w:tcPr>
          <w:p w14:paraId="7A39855F">
            <w:pPr>
              <w:widowControl/>
              <w:tabs>
                <w:tab w:val="decimal" w:pos="0"/>
              </w:tabs>
              <w:ind w:firstLine="0" w:firstLineChars="0"/>
              <w:jc w:val="center"/>
              <w:rPr>
                <w:kern w:val="0"/>
                <w:sz w:val="18"/>
                <w:szCs w:val="21"/>
              </w:rPr>
            </w:pPr>
            <w:r>
              <w:rPr>
                <w:kern w:val="0"/>
                <w:sz w:val="18"/>
                <w:szCs w:val="21"/>
              </w:rPr>
              <w:t>12</w:t>
            </w:r>
          </w:p>
        </w:tc>
        <w:tc>
          <w:tcPr>
            <w:tcW w:w="960" w:type="dxa"/>
            <w:shd w:val="clear" w:color="auto" w:fill="auto"/>
          </w:tcPr>
          <w:p w14:paraId="5B017A60">
            <w:pPr>
              <w:widowControl/>
              <w:tabs>
                <w:tab w:val="decimal" w:pos="0"/>
              </w:tabs>
              <w:ind w:firstLine="0" w:firstLineChars="0"/>
              <w:jc w:val="center"/>
              <w:rPr>
                <w:kern w:val="0"/>
                <w:sz w:val="18"/>
                <w:szCs w:val="21"/>
              </w:rPr>
            </w:pPr>
            <w:r>
              <w:rPr>
                <w:kern w:val="0"/>
                <w:sz w:val="18"/>
                <w:szCs w:val="21"/>
              </w:rPr>
              <w:t>13</w:t>
            </w:r>
          </w:p>
        </w:tc>
        <w:tc>
          <w:tcPr>
            <w:tcW w:w="960" w:type="dxa"/>
            <w:shd w:val="clear" w:color="auto" w:fill="auto"/>
          </w:tcPr>
          <w:p w14:paraId="4CF52523">
            <w:pPr>
              <w:widowControl/>
              <w:tabs>
                <w:tab w:val="decimal" w:pos="0"/>
              </w:tabs>
              <w:ind w:firstLine="0" w:firstLineChars="0"/>
              <w:jc w:val="center"/>
              <w:rPr>
                <w:kern w:val="0"/>
                <w:sz w:val="18"/>
                <w:szCs w:val="21"/>
              </w:rPr>
            </w:pPr>
            <w:r>
              <w:rPr>
                <w:kern w:val="0"/>
                <w:sz w:val="18"/>
                <w:szCs w:val="21"/>
              </w:rPr>
              <w:t>14</w:t>
            </w:r>
          </w:p>
        </w:tc>
        <w:tc>
          <w:tcPr>
            <w:tcW w:w="840" w:type="dxa"/>
            <w:shd w:val="clear" w:color="auto" w:fill="auto"/>
          </w:tcPr>
          <w:p w14:paraId="2525F992">
            <w:pPr>
              <w:widowControl/>
              <w:tabs>
                <w:tab w:val="decimal" w:pos="0"/>
              </w:tabs>
              <w:ind w:firstLine="0" w:firstLineChars="0"/>
              <w:jc w:val="center"/>
              <w:rPr>
                <w:kern w:val="0"/>
                <w:sz w:val="18"/>
                <w:szCs w:val="21"/>
              </w:rPr>
            </w:pPr>
            <w:r>
              <w:rPr>
                <w:kern w:val="0"/>
                <w:sz w:val="18"/>
                <w:szCs w:val="21"/>
              </w:rPr>
              <w:t>15</w:t>
            </w:r>
          </w:p>
        </w:tc>
      </w:tr>
      <w:tr w14:paraId="68D48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auto"/>
          </w:tcPr>
          <w:p w14:paraId="2732E66B">
            <w:pPr>
              <w:widowControl/>
              <w:tabs>
                <w:tab w:val="decimal" w:pos="0"/>
              </w:tabs>
              <w:ind w:firstLine="0" w:firstLineChars="0"/>
              <w:jc w:val="center"/>
              <w:rPr>
                <w:kern w:val="0"/>
                <w:sz w:val="18"/>
                <w:szCs w:val="21"/>
              </w:rPr>
            </w:pPr>
            <w:r>
              <w:rPr>
                <w:kern w:val="0"/>
                <w:sz w:val="18"/>
                <w:szCs w:val="21"/>
              </w:rPr>
              <w:t>S(x)</w:t>
            </w:r>
          </w:p>
        </w:tc>
        <w:tc>
          <w:tcPr>
            <w:tcW w:w="840" w:type="dxa"/>
            <w:shd w:val="clear" w:color="auto" w:fill="auto"/>
          </w:tcPr>
          <w:p w14:paraId="599FCF71">
            <w:pPr>
              <w:widowControl/>
              <w:tabs>
                <w:tab w:val="decimal" w:pos="0"/>
              </w:tabs>
              <w:ind w:firstLine="0" w:firstLineChars="0"/>
              <w:jc w:val="center"/>
              <w:rPr>
                <w:kern w:val="0"/>
                <w:sz w:val="18"/>
                <w:szCs w:val="21"/>
              </w:rPr>
            </w:pPr>
            <w:r>
              <w:rPr>
                <w:rFonts w:hint="eastAsia"/>
                <w:kern w:val="0"/>
                <w:sz w:val="18"/>
                <w:szCs w:val="21"/>
              </w:rPr>
              <w:t>5</w:t>
            </w:r>
            <w:r>
              <w:rPr>
                <w:kern w:val="0"/>
                <w:sz w:val="18"/>
                <w:szCs w:val="21"/>
              </w:rPr>
              <w:t>27</w:t>
            </w:r>
          </w:p>
        </w:tc>
        <w:tc>
          <w:tcPr>
            <w:tcW w:w="960" w:type="dxa"/>
            <w:shd w:val="clear" w:color="auto" w:fill="auto"/>
          </w:tcPr>
          <w:p w14:paraId="687BCEC8">
            <w:pPr>
              <w:widowControl/>
              <w:tabs>
                <w:tab w:val="decimal" w:pos="0"/>
              </w:tabs>
              <w:ind w:firstLine="0" w:firstLineChars="0"/>
              <w:jc w:val="center"/>
              <w:rPr>
                <w:kern w:val="0"/>
                <w:sz w:val="18"/>
                <w:szCs w:val="21"/>
              </w:rPr>
            </w:pPr>
            <w:r>
              <w:rPr>
                <w:rFonts w:hint="eastAsia"/>
                <w:kern w:val="0"/>
                <w:sz w:val="18"/>
                <w:szCs w:val="21"/>
              </w:rPr>
              <w:t>8</w:t>
            </w:r>
            <w:r>
              <w:rPr>
                <w:kern w:val="0"/>
                <w:sz w:val="18"/>
                <w:szCs w:val="21"/>
              </w:rPr>
              <w:t>45</w:t>
            </w:r>
          </w:p>
        </w:tc>
        <w:tc>
          <w:tcPr>
            <w:tcW w:w="960" w:type="dxa"/>
            <w:shd w:val="clear" w:color="auto" w:fill="auto"/>
          </w:tcPr>
          <w:p w14:paraId="7C595514">
            <w:pPr>
              <w:widowControl/>
              <w:tabs>
                <w:tab w:val="decimal" w:pos="0"/>
              </w:tabs>
              <w:ind w:firstLine="0" w:firstLineChars="0"/>
              <w:jc w:val="center"/>
              <w:rPr>
                <w:kern w:val="0"/>
                <w:sz w:val="18"/>
                <w:szCs w:val="21"/>
              </w:rPr>
            </w:pPr>
            <w:r>
              <w:rPr>
                <w:rFonts w:hint="eastAsia"/>
                <w:kern w:val="0"/>
                <w:sz w:val="18"/>
                <w:szCs w:val="21"/>
              </w:rPr>
              <w:t>9</w:t>
            </w:r>
            <w:r>
              <w:rPr>
                <w:kern w:val="0"/>
                <w:sz w:val="18"/>
                <w:szCs w:val="21"/>
              </w:rPr>
              <w:t>26</w:t>
            </w:r>
          </w:p>
        </w:tc>
        <w:tc>
          <w:tcPr>
            <w:tcW w:w="1080" w:type="dxa"/>
            <w:shd w:val="clear" w:color="auto" w:fill="auto"/>
          </w:tcPr>
          <w:p w14:paraId="7BFBA7C4">
            <w:pPr>
              <w:widowControl/>
              <w:tabs>
                <w:tab w:val="decimal" w:pos="0"/>
              </w:tabs>
              <w:ind w:firstLine="0" w:firstLineChars="0"/>
              <w:jc w:val="center"/>
              <w:rPr>
                <w:kern w:val="0"/>
                <w:sz w:val="18"/>
                <w:szCs w:val="21"/>
              </w:rPr>
            </w:pPr>
            <w:r>
              <w:rPr>
                <w:rFonts w:hint="eastAsia"/>
                <w:kern w:val="0"/>
                <w:sz w:val="18"/>
                <w:szCs w:val="21"/>
              </w:rPr>
              <w:t>1</w:t>
            </w:r>
            <w:r>
              <w:rPr>
                <w:kern w:val="0"/>
                <w:sz w:val="18"/>
                <w:szCs w:val="21"/>
              </w:rPr>
              <w:t>052</w:t>
            </w:r>
          </w:p>
        </w:tc>
        <w:tc>
          <w:tcPr>
            <w:tcW w:w="1080" w:type="dxa"/>
            <w:shd w:val="clear" w:color="auto" w:fill="auto"/>
          </w:tcPr>
          <w:p w14:paraId="3BF09A3B">
            <w:pPr>
              <w:widowControl/>
              <w:tabs>
                <w:tab w:val="decimal" w:pos="0"/>
              </w:tabs>
              <w:ind w:firstLine="0" w:firstLineChars="0"/>
              <w:jc w:val="center"/>
              <w:rPr>
                <w:kern w:val="0"/>
                <w:sz w:val="18"/>
                <w:szCs w:val="21"/>
              </w:rPr>
            </w:pPr>
            <w:r>
              <w:rPr>
                <w:rFonts w:hint="eastAsia"/>
                <w:kern w:val="0"/>
                <w:sz w:val="18"/>
                <w:szCs w:val="21"/>
              </w:rPr>
              <w:t>3</w:t>
            </w:r>
            <w:r>
              <w:rPr>
                <w:kern w:val="0"/>
                <w:sz w:val="18"/>
                <w:szCs w:val="21"/>
              </w:rPr>
              <w:t>66</w:t>
            </w:r>
          </w:p>
        </w:tc>
        <w:tc>
          <w:tcPr>
            <w:tcW w:w="960" w:type="dxa"/>
            <w:shd w:val="clear" w:color="auto" w:fill="auto"/>
          </w:tcPr>
          <w:p w14:paraId="10D045D5">
            <w:pPr>
              <w:widowControl/>
              <w:tabs>
                <w:tab w:val="decimal" w:pos="0"/>
              </w:tabs>
              <w:ind w:firstLine="0" w:firstLineChars="0"/>
              <w:jc w:val="center"/>
              <w:rPr>
                <w:kern w:val="0"/>
                <w:sz w:val="18"/>
                <w:szCs w:val="21"/>
              </w:rPr>
            </w:pPr>
            <w:r>
              <w:rPr>
                <w:rFonts w:hint="eastAsia"/>
                <w:kern w:val="0"/>
                <w:sz w:val="18"/>
                <w:szCs w:val="21"/>
              </w:rPr>
              <w:t>5</w:t>
            </w:r>
            <w:r>
              <w:rPr>
                <w:kern w:val="0"/>
                <w:sz w:val="18"/>
                <w:szCs w:val="21"/>
              </w:rPr>
              <w:t>4</w:t>
            </w:r>
          </w:p>
        </w:tc>
        <w:tc>
          <w:tcPr>
            <w:tcW w:w="960" w:type="dxa"/>
            <w:shd w:val="clear" w:color="auto" w:fill="auto"/>
          </w:tcPr>
          <w:p w14:paraId="6A629B1D">
            <w:pPr>
              <w:widowControl/>
              <w:tabs>
                <w:tab w:val="decimal" w:pos="0"/>
              </w:tabs>
              <w:ind w:firstLine="0" w:firstLineChars="0"/>
              <w:jc w:val="center"/>
              <w:rPr>
                <w:kern w:val="0"/>
                <w:sz w:val="18"/>
                <w:szCs w:val="21"/>
              </w:rPr>
            </w:pPr>
            <w:r>
              <w:rPr>
                <w:rFonts w:hint="eastAsia"/>
                <w:kern w:val="0"/>
                <w:sz w:val="18"/>
                <w:szCs w:val="21"/>
              </w:rPr>
              <w:t>2</w:t>
            </w:r>
            <w:r>
              <w:rPr>
                <w:kern w:val="0"/>
                <w:sz w:val="18"/>
                <w:szCs w:val="21"/>
              </w:rPr>
              <w:t>49</w:t>
            </w:r>
          </w:p>
        </w:tc>
        <w:tc>
          <w:tcPr>
            <w:tcW w:w="840" w:type="dxa"/>
            <w:shd w:val="clear" w:color="auto" w:fill="auto"/>
          </w:tcPr>
          <w:p w14:paraId="2AD6469A">
            <w:pPr>
              <w:widowControl/>
              <w:tabs>
                <w:tab w:val="decimal" w:pos="0"/>
              </w:tabs>
              <w:ind w:firstLine="0" w:firstLineChars="0"/>
              <w:jc w:val="center"/>
              <w:rPr>
                <w:kern w:val="0"/>
                <w:sz w:val="18"/>
                <w:szCs w:val="21"/>
              </w:rPr>
            </w:pPr>
            <w:r>
              <w:rPr>
                <w:rFonts w:hint="eastAsia"/>
                <w:kern w:val="0"/>
                <w:sz w:val="18"/>
                <w:szCs w:val="21"/>
              </w:rPr>
              <w:t>7</w:t>
            </w:r>
            <w:r>
              <w:rPr>
                <w:kern w:val="0"/>
                <w:sz w:val="18"/>
                <w:szCs w:val="21"/>
              </w:rPr>
              <w:t>84</w:t>
            </w:r>
          </w:p>
        </w:tc>
      </w:tr>
      <w:tr w14:paraId="7542C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auto"/>
          </w:tcPr>
          <w:p w14:paraId="02C494FC">
            <w:pPr>
              <w:widowControl/>
              <w:tabs>
                <w:tab w:val="decimal" w:pos="0"/>
              </w:tabs>
              <w:ind w:firstLine="0" w:firstLineChars="0"/>
              <w:jc w:val="center"/>
              <w:rPr>
                <w:kern w:val="0"/>
                <w:sz w:val="18"/>
                <w:szCs w:val="21"/>
              </w:rPr>
            </w:pPr>
            <w:r>
              <w:rPr>
                <w:kern w:val="0"/>
                <w:sz w:val="18"/>
                <w:szCs w:val="21"/>
              </w:rPr>
              <w:t>x</w:t>
            </w:r>
          </w:p>
        </w:tc>
        <w:tc>
          <w:tcPr>
            <w:tcW w:w="840" w:type="dxa"/>
            <w:shd w:val="clear" w:color="auto" w:fill="auto"/>
          </w:tcPr>
          <w:p w14:paraId="793D3D94">
            <w:pPr>
              <w:widowControl/>
              <w:tabs>
                <w:tab w:val="decimal" w:pos="0"/>
              </w:tabs>
              <w:ind w:firstLine="0" w:firstLineChars="0"/>
              <w:jc w:val="center"/>
              <w:rPr>
                <w:kern w:val="0"/>
                <w:sz w:val="18"/>
                <w:szCs w:val="21"/>
              </w:rPr>
            </w:pPr>
            <w:r>
              <w:rPr>
                <w:kern w:val="0"/>
                <w:sz w:val="18"/>
                <w:szCs w:val="21"/>
              </w:rPr>
              <w:t>16</w:t>
            </w:r>
          </w:p>
        </w:tc>
        <w:tc>
          <w:tcPr>
            <w:tcW w:w="960" w:type="dxa"/>
            <w:shd w:val="clear" w:color="auto" w:fill="auto"/>
          </w:tcPr>
          <w:p w14:paraId="142F54F1">
            <w:pPr>
              <w:widowControl/>
              <w:tabs>
                <w:tab w:val="decimal" w:pos="0"/>
              </w:tabs>
              <w:ind w:firstLine="0" w:firstLineChars="0"/>
              <w:jc w:val="center"/>
              <w:rPr>
                <w:kern w:val="0"/>
                <w:sz w:val="18"/>
                <w:szCs w:val="21"/>
              </w:rPr>
            </w:pPr>
            <w:r>
              <w:rPr>
                <w:kern w:val="0"/>
                <w:sz w:val="18"/>
                <w:szCs w:val="21"/>
              </w:rPr>
              <w:t>17</w:t>
            </w:r>
          </w:p>
        </w:tc>
        <w:tc>
          <w:tcPr>
            <w:tcW w:w="960" w:type="dxa"/>
            <w:shd w:val="clear" w:color="auto" w:fill="auto"/>
          </w:tcPr>
          <w:p w14:paraId="6660074C">
            <w:pPr>
              <w:widowControl/>
              <w:tabs>
                <w:tab w:val="decimal" w:pos="0"/>
              </w:tabs>
              <w:ind w:firstLine="0" w:firstLineChars="0"/>
              <w:jc w:val="center"/>
              <w:rPr>
                <w:kern w:val="0"/>
                <w:sz w:val="18"/>
                <w:szCs w:val="21"/>
              </w:rPr>
            </w:pPr>
            <w:r>
              <w:rPr>
                <w:kern w:val="0"/>
                <w:sz w:val="18"/>
                <w:szCs w:val="21"/>
              </w:rPr>
              <w:t>18</w:t>
            </w:r>
          </w:p>
        </w:tc>
        <w:tc>
          <w:tcPr>
            <w:tcW w:w="1080" w:type="dxa"/>
            <w:shd w:val="clear" w:color="auto" w:fill="auto"/>
          </w:tcPr>
          <w:p w14:paraId="2C913291">
            <w:pPr>
              <w:widowControl/>
              <w:tabs>
                <w:tab w:val="decimal" w:pos="0"/>
              </w:tabs>
              <w:ind w:firstLine="0" w:firstLineChars="0"/>
              <w:jc w:val="center"/>
              <w:rPr>
                <w:kern w:val="0"/>
                <w:sz w:val="18"/>
                <w:szCs w:val="21"/>
              </w:rPr>
            </w:pPr>
            <w:r>
              <w:rPr>
                <w:kern w:val="0"/>
                <w:sz w:val="18"/>
                <w:szCs w:val="21"/>
              </w:rPr>
              <w:t>19</w:t>
            </w:r>
          </w:p>
        </w:tc>
        <w:tc>
          <w:tcPr>
            <w:tcW w:w="1080" w:type="dxa"/>
            <w:shd w:val="clear" w:color="auto" w:fill="auto"/>
          </w:tcPr>
          <w:p w14:paraId="4F978C3A">
            <w:pPr>
              <w:widowControl/>
              <w:tabs>
                <w:tab w:val="decimal" w:pos="0"/>
              </w:tabs>
              <w:ind w:firstLine="0" w:firstLineChars="0"/>
              <w:jc w:val="center"/>
              <w:rPr>
                <w:kern w:val="0"/>
                <w:sz w:val="18"/>
                <w:szCs w:val="21"/>
              </w:rPr>
            </w:pPr>
            <w:r>
              <w:rPr>
                <w:kern w:val="0"/>
                <w:sz w:val="18"/>
                <w:szCs w:val="21"/>
              </w:rPr>
              <w:t>20</w:t>
            </w:r>
          </w:p>
        </w:tc>
        <w:tc>
          <w:tcPr>
            <w:tcW w:w="960" w:type="dxa"/>
            <w:shd w:val="clear" w:color="auto" w:fill="auto"/>
          </w:tcPr>
          <w:p w14:paraId="77F654FD">
            <w:pPr>
              <w:widowControl/>
              <w:tabs>
                <w:tab w:val="decimal" w:pos="0"/>
              </w:tabs>
              <w:ind w:firstLine="0" w:firstLineChars="0"/>
              <w:jc w:val="center"/>
              <w:rPr>
                <w:kern w:val="0"/>
                <w:sz w:val="18"/>
                <w:szCs w:val="21"/>
              </w:rPr>
            </w:pPr>
            <w:r>
              <w:rPr>
                <w:kern w:val="0"/>
                <w:sz w:val="18"/>
                <w:szCs w:val="21"/>
              </w:rPr>
              <w:t>21</w:t>
            </w:r>
          </w:p>
        </w:tc>
        <w:tc>
          <w:tcPr>
            <w:tcW w:w="960" w:type="dxa"/>
            <w:shd w:val="clear" w:color="auto" w:fill="auto"/>
          </w:tcPr>
          <w:p w14:paraId="20D16272">
            <w:pPr>
              <w:widowControl/>
              <w:tabs>
                <w:tab w:val="decimal" w:pos="0"/>
              </w:tabs>
              <w:ind w:firstLine="0" w:firstLineChars="0"/>
              <w:jc w:val="center"/>
              <w:rPr>
                <w:kern w:val="0"/>
                <w:sz w:val="18"/>
                <w:szCs w:val="21"/>
              </w:rPr>
            </w:pPr>
            <w:r>
              <w:rPr>
                <w:kern w:val="0"/>
                <w:sz w:val="18"/>
                <w:szCs w:val="21"/>
              </w:rPr>
              <w:t>22</w:t>
            </w:r>
          </w:p>
        </w:tc>
        <w:tc>
          <w:tcPr>
            <w:tcW w:w="840" w:type="dxa"/>
            <w:shd w:val="clear" w:color="auto" w:fill="auto"/>
          </w:tcPr>
          <w:p w14:paraId="36544F68">
            <w:pPr>
              <w:widowControl/>
              <w:tabs>
                <w:tab w:val="decimal" w:pos="0"/>
              </w:tabs>
              <w:ind w:firstLine="0" w:firstLineChars="0"/>
              <w:jc w:val="center"/>
              <w:rPr>
                <w:kern w:val="0"/>
                <w:sz w:val="18"/>
                <w:szCs w:val="21"/>
              </w:rPr>
            </w:pPr>
            <w:r>
              <w:rPr>
                <w:kern w:val="0"/>
                <w:sz w:val="18"/>
                <w:szCs w:val="21"/>
              </w:rPr>
              <w:t>23</w:t>
            </w:r>
          </w:p>
        </w:tc>
      </w:tr>
      <w:tr w14:paraId="71B1D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auto"/>
          </w:tcPr>
          <w:p w14:paraId="2EBBA251">
            <w:pPr>
              <w:widowControl/>
              <w:tabs>
                <w:tab w:val="decimal" w:pos="0"/>
              </w:tabs>
              <w:ind w:firstLine="0" w:firstLineChars="0"/>
              <w:jc w:val="center"/>
              <w:rPr>
                <w:kern w:val="0"/>
                <w:sz w:val="18"/>
                <w:szCs w:val="21"/>
              </w:rPr>
            </w:pPr>
            <w:r>
              <w:rPr>
                <w:kern w:val="0"/>
                <w:sz w:val="18"/>
                <w:szCs w:val="21"/>
              </w:rPr>
              <w:t>S(x)</w:t>
            </w:r>
          </w:p>
        </w:tc>
        <w:tc>
          <w:tcPr>
            <w:tcW w:w="840" w:type="dxa"/>
            <w:shd w:val="clear" w:color="auto" w:fill="auto"/>
          </w:tcPr>
          <w:p w14:paraId="18889207">
            <w:pPr>
              <w:widowControl/>
              <w:tabs>
                <w:tab w:val="decimal" w:pos="0"/>
              </w:tabs>
              <w:ind w:firstLine="0" w:firstLineChars="0"/>
              <w:jc w:val="center"/>
              <w:rPr>
                <w:kern w:val="0"/>
                <w:sz w:val="18"/>
                <w:szCs w:val="21"/>
              </w:rPr>
            </w:pPr>
            <w:r>
              <w:rPr>
                <w:rFonts w:hint="eastAsia"/>
                <w:kern w:val="0"/>
                <w:sz w:val="18"/>
                <w:szCs w:val="21"/>
              </w:rPr>
              <w:t>1</w:t>
            </w:r>
            <w:r>
              <w:rPr>
                <w:kern w:val="0"/>
                <w:sz w:val="18"/>
                <w:szCs w:val="21"/>
              </w:rPr>
              <w:t>08</w:t>
            </w:r>
          </w:p>
        </w:tc>
        <w:tc>
          <w:tcPr>
            <w:tcW w:w="960" w:type="dxa"/>
            <w:shd w:val="clear" w:color="auto" w:fill="auto"/>
          </w:tcPr>
          <w:p w14:paraId="496CE76E">
            <w:pPr>
              <w:widowControl/>
              <w:tabs>
                <w:tab w:val="decimal" w:pos="0"/>
              </w:tabs>
              <w:ind w:firstLine="0" w:firstLineChars="0"/>
              <w:jc w:val="center"/>
              <w:rPr>
                <w:kern w:val="0"/>
                <w:sz w:val="18"/>
                <w:szCs w:val="21"/>
              </w:rPr>
            </w:pPr>
            <w:r>
              <w:rPr>
                <w:rFonts w:hint="eastAsia"/>
                <w:kern w:val="0"/>
                <w:sz w:val="18"/>
                <w:szCs w:val="21"/>
              </w:rPr>
              <w:t>5</w:t>
            </w:r>
            <w:r>
              <w:rPr>
                <w:kern w:val="0"/>
                <w:sz w:val="18"/>
                <w:szCs w:val="21"/>
              </w:rPr>
              <w:t>51</w:t>
            </w:r>
          </w:p>
        </w:tc>
        <w:tc>
          <w:tcPr>
            <w:tcW w:w="960" w:type="dxa"/>
            <w:shd w:val="clear" w:color="auto" w:fill="auto"/>
          </w:tcPr>
          <w:p w14:paraId="5901BC23">
            <w:pPr>
              <w:widowControl/>
              <w:tabs>
                <w:tab w:val="decimal" w:pos="0"/>
              </w:tabs>
              <w:ind w:firstLine="0" w:firstLineChars="0"/>
              <w:jc w:val="center"/>
              <w:rPr>
                <w:kern w:val="0"/>
                <w:sz w:val="18"/>
                <w:szCs w:val="21"/>
              </w:rPr>
            </w:pPr>
            <w:r>
              <w:rPr>
                <w:rFonts w:hint="eastAsia"/>
                <w:kern w:val="0"/>
                <w:sz w:val="18"/>
                <w:szCs w:val="21"/>
              </w:rPr>
              <w:t>4</w:t>
            </w:r>
            <w:r>
              <w:rPr>
                <w:kern w:val="0"/>
                <w:sz w:val="18"/>
                <w:szCs w:val="21"/>
              </w:rPr>
              <w:t>10</w:t>
            </w:r>
          </w:p>
        </w:tc>
        <w:tc>
          <w:tcPr>
            <w:tcW w:w="1080" w:type="dxa"/>
            <w:shd w:val="clear" w:color="auto" w:fill="auto"/>
          </w:tcPr>
          <w:p w14:paraId="141CB22F">
            <w:pPr>
              <w:widowControl/>
              <w:tabs>
                <w:tab w:val="decimal" w:pos="0"/>
              </w:tabs>
              <w:ind w:firstLine="0" w:firstLineChars="0"/>
              <w:jc w:val="center"/>
              <w:rPr>
                <w:kern w:val="0"/>
                <w:sz w:val="18"/>
                <w:szCs w:val="21"/>
              </w:rPr>
            </w:pPr>
            <w:r>
              <w:rPr>
                <w:rFonts w:hint="eastAsia"/>
                <w:kern w:val="0"/>
                <w:sz w:val="18"/>
                <w:szCs w:val="21"/>
              </w:rPr>
              <w:t>4</w:t>
            </w:r>
            <w:r>
              <w:rPr>
                <w:kern w:val="0"/>
                <w:sz w:val="18"/>
                <w:szCs w:val="21"/>
              </w:rPr>
              <w:t>79</w:t>
            </w:r>
          </w:p>
        </w:tc>
        <w:tc>
          <w:tcPr>
            <w:tcW w:w="1080" w:type="dxa"/>
            <w:shd w:val="clear" w:color="auto" w:fill="auto"/>
          </w:tcPr>
          <w:p w14:paraId="0EDBFB17">
            <w:pPr>
              <w:widowControl/>
              <w:tabs>
                <w:tab w:val="decimal" w:pos="0"/>
              </w:tabs>
              <w:ind w:firstLine="0" w:firstLineChars="0"/>
              <w:jc w:val="center"/>
              <w:rPr>
                <w:kern w:val="0"/>
                <w:sz w:val="18"/>
                <w:szCs w:val="21"/>
              </w:rPr>
            </w:pPr>
            <w:r>
              <w:rPr>
                <w:rFonts w:hint="eastAsia"/>
                <w:kern w:val="0"/>
                <w:sz w:val="18"/>
                <w:szCs w:val="21"/>
              </w:rPr>
              <w:t>8</w:t>
            </w:r>
            <w:r>
              <w:rPr>
                <w:kern w:val="0"/>
                <w:sz w:val="18"/>
                <w:szCs w:val="21"/>
              </w:rPr>
              <w:t>23</w:t>
            </w:r>
          </w:p>
        </w:tc>
        <w:tc>
          <w:tcPr>
            <w:tcW w:w="960" w:type="dxa"/>
            <w:shd w:val="clear" w:color="auto" w:fill="auto"/>
          </w:tcPr>
          <w:p w14:paraId="072D02C2">
            <w:pPr>
              <w:widowControl/>
              <w:tabs>
                <w:tab w:val="decimal" w:pos="0"/>
              </w:tabs>
              <w:ind w:firstLine="0" w:firstLineChars="0"/>
              <w:jc w:val="center"/>
              <w:rPr>
                <w:kern w:val="0"/>
                <w:sz w:val="18"/>
                <w:szCs w:val="21"/>
              </w:rPr>
            </w:pPr>
            <w:r>
              <w:rPr>
                <w:rFonts w:hint="eastAsia"/>
                <w:kern w:val="0"/>
                <w:sz w:val="18"/>
                <w:szCs w:val="21"/>
              </w:rPr>
              <w:t>8</w:t>
            </w:r>
            <w:r>
              <w:rPr>
                <w:kern w:val="0"/>
                <w:sz w:val="18"/>
                <w:szCs w:val="21"/>
              </w:rPr>
              <w:t>66</w:t>
            </w:r>
          </w:p>
        </w:tc>
        <w:tc>
          <w:tcPr>
            <w:tcW w:w="960" w:type="dxa"/>
            <w:shd w:val="clear" w:color="auto" w:fill="auto"/>
          </w:tcPr>
          <w:p w14:paraId="14A1B4D3">
            <w:pPr>
              <w:widowControl/>
              <w:tabs>
                <w:tab w:val="decimal" w:pos="0"/>
              </w:tabs>
              <w:ind w:firstLine="0" w:firstLineChars="0"/>
              <w:jc w:val="center"/>
              <w:rPr>
                <w:kern w:val="0"/>
                <w:sz w:val="18"/>
                <w:szCs w:val="21"/>
              </w:rPr>
            </w:pPr>
            <w:r>
              <w:rPr>
                <w:rFonts w:hint="eastAsia"/>
                <w:kern w:val="0"/>
                <w:sz w:val="18"/>
                <w:szCs w:val="21"/>
              </w:rPr>
              <w:t>4</w:t>
            </w:r>
            <w:r>
              <w:rPr>
                <w:kern w:val="0"/>
                <w:sz w:val="18"/>
                <w:szCs w:val="21"/>
              </w:rPr>
              <w:t>42</w:t>
            </w:r>
          </w:p>
        </w:tc>
        <w:tc>
          <w:tcPr>
            <w:tcW w:w="840" w:type="dxa"/>
            <w:shd w:val="clear" w:color="auto" w:fill="auto"/>
          </w:tcPr>
          <w:p w14:paraId="0BA4E6D9">
            <w:pPr>
              <w:widowControl/>
              <w:tabs>
                <w:tab w:val="decimal" w:pos="0"/>
              </w:tabs>
              <w:ind w:firstLine="0" w:firstLineChars="0"/>
              <w:jc w:val="center"/>
              <w:rPr>
                <w:kern w:val="0"/>
                <w:sz w:val="18"/>
                <w:szCs w:val="21"/>
              </w:rPr>
            </w:pPr>
            <w:r>
              <w:rPr>
                <w:rFonts w:hint="eastAsia"/>
                <w:kern w:val="0"/>
                <w:sz w:val="18"/>
                <w:szCs w:val="21"/>
              </w:rPr>
              <w:t>6</w:t>
            </w:r>
            <w:r>
              <w:rPr>
                <w:kern w:val="0"/>
                <w:sz w:val="18"/>
                <w:szCs w:val="21"/>
              </w:rPr>
              <w:t>54</w:t>
            </w:r>
          </w:p>
        </w:tc>
      </w:tr>
      <w:tr w14:paraId="50F30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auto"/>
          </w:tcPr>
          <w:p w14:paraId="16C6916F">
            <w:pPr>
              <w:widowControl/>
              <w:tabs>
                <w:tab w:val="decimal" w:pos="0"/>
              </w:tabs>
              <w:ind w:firstLine="0" w:firstLineChars="0"/>
              <w:jc w:val="center"/>
              <w:rPr>
                <w:kern w:val="0"/>
                <w:sz w:val="18"/>
                <w:szCs w:val="21"/>
              </w:rPr>
            </w:pPr>
            <w:r>
              <w:rPr>
                <w:kern w:val="0"/>
                <w:sz w:val="18"/>
                <w:szCs w:val="21"/>
              </w:rPr>
              <w:t>x</w:t>
            </w:r>
          </w:p>
        </w:tc>
        <w:tc>
          <w:tcPr>
            <w:tcW w:w="840" w:type="dxa"/>
            <w:shd w:val="clear" w:color="auto" w:fill="auto"/>
          </w:tcPr>
          <w:p w14:paraId="1BA21552">
            <w:pPr>
              <w:widowControl/>
              <w:tabs>
                <w:tab w:val="decimal" w:pos="0"/>
              </w:tabs>
              <w:ind w:firstLine="0" w:firstLineChars="0"/>
              <w:jc w:val="center"/>
              <w:rPr>
                <w:kern w:val="0"/>
                <w:sz w:val="18"/>
                <w:szCs w:val="21"/>
              </w:rPr>
            </w:pPr>
            <w:r>
              <w:rPr>
                <w:kern w:val="0"/>
                <w:sz w:val="18"/>
                <w:szCs w:val="21"/>
              </w:rPr>
              <w:t>24</w:t>
            </w:r>
          </w:p>
        </w:tc>
        <w:tc>
          <w:tcPr>
            <w:tcW w:w="960" w:type="dxa"/>
            <w:shd w:val="clear" w:color="auto" w:fill="auto"/>
          </w:tcPr>
          <w:p w14:paraId="1D0A93FC">
            <w:pPr>
              <w:widowControl/>
              <w:tabs>
                <w:tab w:val="decimal" w:pos="0"/>
              </w:tabs>
              <w:ind w:firstLine="0" w:firstLineChars="0"/>
              <w:jc w:val="center"/>
              <w:rPr>
                <w:kern w:val="0"/>
                <w:sz w:val="18"/>
                <w:szCs w:val="21"/>
              </w:rPr>
            </w:pPr>
            <w:r>
              <w:rPr>
                <w:kern w:val="0"/>
                <w:sz w:val="18"/>
                <w:szCs w:val="21"/>
              </w:rPr>
              <w:t>25</w:t>
            </w:r>
          </w:p>
        </w:tc>
        <w:tc>
          <w:tcPr>
            <w:tcW w:w="960" w:type="dxa"/>
            <w:shd w:val="clear" w:color="auto" w:fill="auto"/>
          </w:tcPr>
          <w:p w14:paraId="62697AE4">
            <w:pPr>
              <w:widowControl/>
              <w:tabs>
                <w:tab w:val="decimal" w:pos="0"/>
              </w:tabs>
              <w:ind w:firstLine="0" w:firstLineChars="0"/>
              <w:jc w:val="center"/>
              <w:rPr>
                <w:kern w:val="0"/>
                <w:sz w:val="18"/>
                <w:szCs w:val="21"/>
              </w:rPr>
            </w:pPr>
            <w:r>
              <w:rPr>
                <w:kern w:val="0"/>
                <w:sz w:val="18"/>
                <w:szCs w:val="21"/>
              </w:rPr>
              <w:t>26</w:t>
            </w:r>
          </w:p>
        </w:tc>
        <w:tc>
          <w:tcPr>
            <w:tcW w:w="1080" w:type="dxa"/>
            <w:shd w:val="clear" w:color="auto" w:fill="auto"/>
          </w:tcPr>
          <w:p w14:paraId="7E717590">
            <w:pPr>
              <w:widowControl/>
              <w:tabs>
                <w:tab w:val="decimal" w:pos="0"/>
              </w:tabs>
              <w:ind w:firstLine="0" w:firstLineChars="0"/>
              <w:jc w:val="center"/>
              <w:rPr>
                <w:kern w:val="0"/>
                <w:sz w:val="18"/>
                <w:szCs w:val="21"/>
              </w:rPr>
            </w:pPr>
            <w:r>
              <w:rPr>
                <w:kern w:val="0"/>
                <w:sz w:val="18"/>
                <w:szCs w:val="21"/>
              </w:rPr>
              <w:t>27</w:t>
            </w:r>
          </w:p>
        </w:tc>
        <w:tc>
          <w:tcPr>
            <w:tcW w:w="1080" w:type="dxa"/>
            <w:shd w:val="clear" w:color="auto" w:fill="auto"/>
          </w:tcPr>
          <w:p w14:paraId="79ECE9E2">
            <w:pPr>
              <w:widowControl/>
              <w:tabs>
                <w:tab w:val="decimal" w:pos="0"/>
              </w:tabs>
              <w:ind w:firstLine="0" w:firstLineChars="0"/>
              <w:jc w:val="center"/>
              <w:rPr>
                <w:kern w:val="0"/>
                <w:sz w:val="18"/>
                <w:szCs w:val="21"/>
              </w:rPr>
            </w:pPr>
            <w:r>
              <w:rPr>
                <w:kern w:val="0"/>
                <w:sz w:val="18"/>
                <w:szCs w:val="21"/>
              </w:rPr>
              <w:t>28</w:t>
            </w:r>
          </w:p>
        </w:tc>
        <w:tc>
          <w:tcPr>
            <w:tcW w:w="960" w:type="dxa"/>
            <w:shd w:val="clear" w:color="auto" w:fill="auto"/>
          </w:tcPr>
          <w:p w14:paraId="3E4CBCB3">
            <w:pPr>
              <w:widowControl/>
              <w:tabs>
                <w:tab w:val="decimal" w:pos="0"/>
              </w:tabs>
              <w:ind w:firstLine="0" w:firstLineChars="0"/>
              <w:jc w:val="center"/>
              <w:rPr>
                <w:kern w:val="0"/>
                <w:sz w:val="18"/>
                <w:szCs w:val="21"/>
              </w:rPr>
            </w:pPr>
            <w:r>
              <w:rPr>
                <w:kern w:val="0"/>
                <w:sz w:val="18"/>
                <w:szCs w:val="21"/>
              </w:rPr>
              <w:t>29</w:t>
            </w:r>
          </w:p>
        </w:tc>
        <w:tc>
          <w:tcPr>
            <w:tcW w:w="960" w:type="dxa"/>
            <w:shd w:val="clear" w:color="auto" w:fill="auto"/>
          </w:tcPr>
          <w:p w14:paraId="7718D950">
            <w:pPr>
              <w:widowControl/>
              <w:tabs>
                <w:tab w:val="decimal" w:pos="0"/>
              </w:tabs>
              <w:ind w:firstLine="0" w:firstLineChars="0"/>
              <w:jc w:val="center"/>
              <w:rPr>
                <w:kern w:val="0"/>
                <w:sz w:val="18"/>
                <w:szCs w:val="21"/>
              </w:rPr>
            </w:pPr>
            <w:r>
              <w:rPr>
                <w:kern w:val="0"/>
                <w:sz w:val="18"/>
                <w:szCs w:val="21"/>
              </w:rPr>
              <w:t>30</w:t>
            </w:r>
          </w:p>
        </w:tc>
        <w:tc>
          <w:tcPr>
            <w:tcW w:w="840" w:type="dxa"/>
            <w:shd w:val="clear" w:color="auto" w:fill="auto"/>
          </w:tcPr>
          <w:p w14:paraId="4AAA7598">
            <w:pPr>
              <w:widowControl/>
              <w:tabs>
                <w:tab w:val="decimal" w:pos="0"/>
              </w:tabs>
              <w:ind w:firstLine="0" w:firstLineChars="0"/>
              <w:jc w:val="center"/>
              <w:rPr>
                <w:kern w:val="0"/>
                <w:sz w:val="18"/>
                <w:szCs w:val="21"/>
              </w:rPr>
            </w:pPr>
            <w:r>
              <w:rPr>
                <w:kern w:val="0"/>
                <w:sz w:val="18"/>
                <w:szCs w:val="21"/>
              </w:rPr>
              <w:t>31</w:t>
            </w:r>
          </w:p>
        </w:tc>
      </w:tr>
      <w:tr w14:paraId="080EC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auto"/>
          </w:tcPr>
          <w:p w14:paraId="57182C2A">
            <w:pPr>
              <w:widowControl/>
              <w:tabs>
                <w:tab w:val="decimal" w:pos="0"/>
              </w:tabs>
              <w:ind w:firstLine="0" w:firstLineChars="0"/>
              <w:jc w:val="center"/>
              <w:rPr>
                <w:kern w:val="0"/>
                <w:sz w:val="18"/>
                <w:szCs w:val="21"/>
              </w:rPr>
            </w:pPr>
            <w:r>
              <w:rPr>
                <w:kern w:val="0"/>
                <w:sz w:val="18"/>
                <w:szCs w:val="21"/>
              </w:rPr>
              <w:t>S(x)</w:t>
            </w:r>
          </w:p>
        </w:tc>
        <w:tc>
          <w:tcPr>
            <w:tcW w:w="840" w:type="dxa"/>
            <w:shd w:val="clear" w:color="auto" w:fill="auto"/>
          </w:tcPr>
          <w:p w14:paraId="6A55A874">
            <w:pPr>
              <w:widowControl/>
              <w:tabs>
                <w:tab w:val="decimal" w:pos="0"/>
              </w:tabs>
              <w:ind w:firstLine="0" w:firstLineChars="0"/>
              <w:jc w:val="center"/>
              <w:rPr>
                <w:kern w:val="0"/>
                <w:sz w:val="18"/>
                <w:szCs w:val="21"/>
              </w:rPr>
            </w:pPr>
            <w:r>
              <w:rPr>
                <w:rFonts w:hint="eastAsia"/>
                <w:kern w:val="0"/>
                <w:sz w:val="18"/>
                <w:szCs w:val="21"/>
              </w:rPr>
              <w:t>3</w:t>
            </w:r>
            <w:r>
              <w:rPr>
                <w:kern w:val="0"/>
                <w:sz w:val="18"/>
                <w:szCs w:val="21"/>
              </w:rPr>
              <w:t>21</w:t>
            </w:r>
          </w:p>
        </w:tc>
        <w:tc>
          <w:tcPr>
            <w:tcW w:w="960" w:type="dxa"/>
            <w:shd w:val="clear" w:color="auto" w:fill="auto"/>
          </w:tcPr>
          <w:p w14:paraId="703E9D8C">
            <w:pPr>
              <w:widowControl/>
              <w:tabs>
                <w:tab w:val="decimal" w:pos="0"/>
              </w:tabs>
              <w:ind w:firstLine="0" w:firstLineChars="0"/>
              <w:jc w:val="center"/>
              <w:rPr>
                <w:kern w:val="0"/>
                <w:sz w:val="18"/>
                <w:szCs w:val="21"/>
              </w:rPr>
            </w:pPr>
            <w:r>
              <w:rPr>
                <w:rFonts w:hint="eastAsia"/>
                <w:kern w:val="0"/>
                <w:sz w:val="18"/>
                <w:szCs w:val="21"/>
              </w:rPr>
              <w:t>3</w:t>
            </w:r>
            <w:r>
              <w:rPr>
                <w:kern w:val="0"/>
                <w:sz w:val="18"/>
                <w:szCs w:val="21"/>
              </w:rPr>
              <w:t>3</w:t>
            </w:r>
          </w:p>
        </w:tc>
        <w:tc>
          <w:tcPr>
            <w:tcW w:w="960" w:type="dxa"/>
            <w:shd w:val="clear" w:color="auto" w:fill="auto"/>
          </w:tcPr>
          <w:p w14:paraId="0285BB59">
            <w:pPr>
              <w:widowControl/>
              <w:tabs>
                <w:tab w:val="decimal" w:pos="0"/>
              </w:tabs>
              <w:ind w:firstLine="0" w:firstLineChars="0"/>
              <w:jc w:val="center"/>
              <w:rPr>
                <w:kern w:val="0"/>
                <w:sz w:val="18"/>
                <w:szCs w:val="21"/>
              </w:rPr>
            </w:pPr>
            <w:r>
              <w:rPr>
                <w:rFonts w:hint="eastAsia"/>
                <w:kern w:val="0"/>
                <w:sz w:val="18"/>
                <w:szCs w:val="21"/>
              </w:rPr>
              <w:t>8</w:t>
            </w:r>
            <w:r>
              <w:rPr>
                <w:kern w:val="0"/>
                <w:sz w:val="18"/>
                <w:szCs w:val="21"/>
              </w:rPr>
              <w:t>5</w:t>
            </w:r>
          </w:p>
        </w:tc>
        <w:tc>
          <w:tcPr>
            <w:tcW w:w="1080" w:type="dxa"/>
            <w:shd w:val="clear" w:color="auto" w:fill="auto"/>
          </w:tcPr>
          <w:p w14:paraId="1AF3615B">
            <w:pPr>
              <w:widowControl/>
              <w:tabs>
                <w:tab w:val="decimal" w:pos="0"/>
              </w:tabs>
              <w:ind w:firstLine="0" w:firstLineChars="0"/>
              <w:jc w:val="center"/>
              <w:rPr>
                <w:kern w:val="0"/>
                <w:sz w:val="18"/>
                <w:szCs w:val="21"/>
              </w:rPr>
            </w:pPr>
            <w:r>
              <w:rPr>
                <w:rFonts w:hint="eastAsia"/>
                <w:kern w:val="0"/>
                <w:sz w:val="18"/>
                <w:szCs w:val="21"/>
              </w:rPr>
              <w:t>6</w:t>
            </w:r>
            <w:r>
              <w:rPr>
                <w:kern w:val="0"/>
                <w:sz w:val="18"/>
                <w:szCs w:val="21"/>
              </w:rPr>
              <w:t>10</w:t>
            </w:r>
          </w:p>
        </w:tc>
        <w:tc>
          <w:tcPr>
            <w:tcW w:w="1080" w:type="dxa"/>
            <w:shd w:val="clear" w:color="auto" w:fill="auto"/>
          </w:tcPr>
          <w:p w14:paraId="3FE23512">
            <w:pPr>
              <w:widowControl/>
              <w:tabs>
                <w:tab w:val="decimal" w:pos="0"/>
              </w:tabs>
              <w:ind w:firstLine="0" w:firstLineChars="0"/>
              <w:jc w:val="center"/>
              <w:rPr>
                <w:kern w:val="0"/>
                <w:sz w:val="18"/>
                <w:szCs w:val="21"/>
              </w:rPr>
            </w:pPr>
            <w:r>
              <w:rPr>
                <w:rFonts w:hint="eastAsia"/>
                <w:kern w:val="0"/>
                <w:sz w:val="18"/>
                <w:szCs w:val="21"/>
              </w:rPr>
              <w:t>7</w:t>
            </w:r>
            <w:r>
              <w:rPr>
                <w:kern w:val="0"/>
                <w:sz w:val="18"/>
                <w:szCs w:val="21"/>
              </w:rPr>
              <w:t>30</w:t>
            </w:r>
          </w:p>
        </w:tc>
        <w:tc>
          <w:tcPr>
            <w:tcW w:w="960" w:type="dxa"/>
            <w:shd w:val="clear" w:color="auto" w:fill="auto"/>
          </w:tcPr>
          <w:p w14:paraId="22B75677">
            <w:pPr>
              <w:widowControl/>
              <w:tabs>
                <w:tab w:val="decimal" w:pos="0"/>
              </w:tabs>
              <w:ind w:firstLine="0" w:firstLineChars="0"/>
              <w:jc w:val="center"/>
              <w:rPr>
                <w:kern w:val="0"/>
                <w:sz w:val="18"/>
                <w:szCs w:val="21"/>
              </w:rPr>
            </w:pPr>
            <w:r>
              <w:rPr>
                <w:rFonts w:hint="eastAsia"/>
                <w:kern w:val="0"/>
                <w:sz w:val="18"/>
                <w:szCs w:val="21"/>
              </w:rPr>
              <w:t>7</w:t>
            </w:r>
            <w:r>
              <w:rPr>
                <w:kern w:val="0"/>
                <w:sz w:val="18"/>
                <w:szCs w:val="21"/>
              </w:rPr>
              <w:t>65</w:t>
            </w:r>
          </w:p>
        </w:tc>
        <w:tc>
          <w:tcPr>
            <w:tcW w:w="960" w:type="dxa"/>
            <w:shd w:val="clear" w:color="auto" w:fill="auto"/>
          </w:tcPr>
          <w:p w14:paraId="03A5CF0E">
            <w:pPr>
              <w:widowControl/>
              <w:tabs>
                <w:tab w:val="decimal" w:pos="0"/>
              </w:tabs>
              <w:ind w:firstLine="0" w:firstLineChars="0"/>
              <w:jc w:val="center"/>
              <w:rPr>
                <w:kern w:val="0"/>
                <w:sz w:val="18"/>
                <w:szCs w:val="21"/>
              </w:rPr>
            </w:pPr>
            <w:r>
              <w:rPr>
                <w:rFonts w:hint="eastAsia"/>
                <w:kern w:val="0"/>
                <w:sz w:val="18"/>
                <w:szCs w:val="21"/>
              </w:rPr>
              <w:t>1</w:t>
            </w:r>
            <w:r>
              <w:rPr>
                <w:kern w:val="0"/>
                <w:sz w:val="18"/>
                <w:szCs w:val="21"/>
              </w:rPr>
              <w:t>038</w:t>
            </w:r>
          </w:p>
        </w:tc>
        <w:tc>
          <w:tcPr>
            <w:tcW w:w="840" w:type="dxa"/>
            <w:shd w:val="clear" w:color="auto" w:fill="auto"/>
          </w:tcPr>
          <w:p w14:paraId="2D71D570">
            <w:pPr>
              <w:widowControl/>
              <w:tabs>
                <w:tab w:val="decimal" w:pos="0"/>
              </w:tabs>
              <w:ind w:firstLine="0" w:firstLineChars="0"/>
              <w:jc w:val="center"/>
              <w:rPr>
                <w:kern w:val="0"/>
                <w:sz w:val="18"/>
                <w:szCs w:val="21"/>
              </w:rPr>
            </w:pPr>
            <w:r>
              <w:rPr>
                <w:rFonts w:hint="eastAsia"/>
                <w:kern w:val="0"/>
                <w:sz w:val="18"/>
                <w:szCs w:val="21"/>
              </w:rPr>
              <w:t>3</w:t>
            </w:r>
            <w:r>
              <w:rPr>
                <w:kern w:val="0"/>
                <w:sz w:val="18"/>
                <w:szCs w:val="21"/>
              </w:rPr>
              <w:t>52</w:t>
            </w:r>
          </w:p>
        </w:tc>
      </w:tr>
      <w:tr w14:paraId="220B8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auto"/>
          </w:tcPr>
          <w:p w14:paraId="158F1E88">
            <w:pPr>
              <w:widowControl/>
              <w:tabs>
                <w:tab w:val="decimal" w:pos="0"/>
              </w:tabs>
              <w:ind w:firstLine="0" w:firstLineChars="0"/>
              <w:jc w:val="center"/>
              <w:rPr>
                <w:kern w:val="0"/>
                <w:sz w:val="18"/>
                <w:szCs w:val="21"/>
              </w:rPr>
            </w:pPr>
            <w:r>
              <w:rPr>
                <w:kern w:val="0"/>
                <w:sz w:val="18"/>
                <w:szCs w:val="21"/>
              </w:rPr>
              <w:t>x</w:t>
            </w:r>
          </w:p>
        </w:tc>
        <w:tc>
          <w:tcPr>
            <w:tcW w:w="840" w:type="dxa"/>
            <w:shd w:val="clear" w:color="auto" w:fill="auto"/>
          </w:tcPr>
          <w:p w14:paraId="07F6F53E">
            <w:pPr>
              <w:widowControl/>
              <w:tabs>
                <w:tab w:val="decimal" w:pos="0"/>
              </w:tabs>
              <w:ind w:firstLine="0" w:firstLineChars="0"/>
              <w:jc w:val="center"/>
              <w:rPr>
                <w:kern w:val="0"/>
                <w:sz w:val="18"/>
                <w:szCs w:val="21"/>
              </w:rPr>
            </w:pPr>
            <w:r>
              <w:rPr>
                <w:kern w:val="0"/>
                <w:sz w:val="18"/>
                <w:szCs w:val="21"/>
              </w:rPr>
              <w:t>32</w:t>
            </w:r>
          </w:p>
        </w:tc>
        <w:tc>
          <w:tcPr>
            <w:tcW w:w="960" w:type="dxa"/>
            <w:shd w:val="clear" w:color="auto" w:fill="auto"/>
          </w:tcPr>
          <w:p w14:paraId="565CF7EF">
            <w:pPr>
              <w:widowControl/>
              <w:tabs>
                <w:tab w:val="decimal" w:pos="0"/>
              </w:tabs>
              <w:ind w:firstLine="0" w:firstLineChars="0"/>
              <w:jc w:val="center"/>
              <w:rPr>
                <w:kern w:val="0"/>
                <w:sz w:val="18"/>
                <w:szCs w:val="21"/>
              </w:rPr>
            </w:pPr>
            <w:r>
              <w:rPr>
                <w:rFonts w:hint="eastAsia"/>
                <w:kern w:val="0"/>
                <w:sz w:val="18"/>
                <w:szCs w:val="21"/>
              </w:rPr>
              <w:t>-</w:t>
            </w:r>
          </w:p>
        </w:tc>
        <w:tc>
          <w:tcPr>
            <w:tcW w:w="960" w:type="dxa"/>
            <w:shd w:val="clear" w:color="auto" w:fill="auto"/>
          </w:tcPr>
          <w:p w14:paraId="1473712A">
            <w:pPr>
              <w:widowControl/>
              <w:tabs>
                <w:tab w:val="decimal" w:pos="0"/>
              </w:tabs>
              <w:ind w:firstLine="0" w:firstLineChars="0"/>
              <w:jc w:val="center"/>
              <w:rPr>
                <w:kern w:val="0"/>
                <w:sz w:val="18"/>
                <w:szCs w:val="21"/>
              </w:rPr>
            </w:pPr>
            <w:r>
              <w:rPr>
                <w:rFonts w:hint="eastAsia"/>
                <w:kern w:val="0"/>
                <w:sz w:val="18"/>
                <w:szCs w:val="21"/>
              </w:rPr>
              <w:t>-</w:t>
            </w:r>
          </w:p>
        </w:tc>
        <w:tc>
          <w:tcPr>
            <w:tcW w:w="1080" w:type="dxa"/>
            <w:shd w:val="clear" w:color="auto" w:fill="auto"/>
          </w:tcPr>
          <w:p w14:paraId="2AA03EDB">
            <w:pPr>
              <w:widowControl/>
              <w:tabs>
                <w:tab w:val="decimal" w:pos="0"/>
              </w:tabs>
              <w:ind w:firstLine="0" w:firstLineChars="0"/>
              <w:jc w:val="center"/>
              <w:rPr>
                <w:kern w:val="0"/>
                <w:sz w:val="18"/>
                <w:szCs w:val="21"/>
              </w:rPr>
            </w:pPr>
            <w:r>
              <w:rPr>
                <w:rFonts w:hint="eastAsia"/>
                <w:kern w:val="0"/>
                <w:sz w:val="18"/>
                <w:szCs w:val="21"/>
              </w:rPr>
              <w:t>-</w:t>
            </w:r>
          </w:p>
        </w:tc>
        <w:tc>
          <w:tcPr>
            <w:tcW w:w="1080" w:type="dxa"/>
            <w:shd w:val="clear" w:color="auto" w:fill="auto"/>
          </w:tcPr>
          <w:p w14:paraId="09D6E2CC">
            <w:pPr>
              <w:widowControl/>
              <w:tabs>
                <w:tab w:val="decimal" w:pos="0"/>
              </w:tabs>
              <w:ind w:firstLine="0" w:firstLineChars="0"/>
              <w:jc w:val="center"/>
              <w:rPr>
                <w:kern w:val="0"/>
                <w:sz w:val="18"/>
                <w:szCs w:val="21"/>
              </w:rPr>
            </w:pPr>
            <w:r>
              <w:rPr>
                <w:rFonts w:hint="eastAsia"/>
                <w:kern w:val="0"/>
                <w:sz w:val="18"/>
                <w:szCs w:val="21"/>
              </w:rPr>
              <w:t>-</w:t>
            </w:r>
          </w:p>
        </w:tc>
        <w:tc>
          <w:tcPr>
            <w:tcW w:w="960" w:type="dxa"/>
            <w:shd w:val="clear" w:color="auto" w:fill="auto"/>
          </w:tcPr>
          <w:p w14:paraId="0B58B23C">
            <w:pPr>
              <w:widowControl/>
              <w:tabs>
                <w:tab w:val="decimal" w:pos="0"/>
              </w:tabs>
              <w:ind w:firstLine="0" w:firstLineChars="0"/>
              <w:jc w:val="center"/>
              <w:rPr>
                <w:kern w:val="0"/>
                <w:sz w:val="18"/>
                <w:szCs w:val="21"/>
              </w:rPr>
            </w:pPr>
            <w:r>
              <w:rPr>
                <w:rFonts w:hint="eastAsia"/>
                <w:kern w:val="0"/>
                <w:sz w:val="18"/>
                <w:szCs w:val="21"/>
              </w:rPr>
              <w:t>-</w:t>
            </w:r>
          </w:p>
        </w:tc>
        <w:tc>
          <w:tcPr>
            <w:tcW w:w="960" w:type="dxa"/>
            <w:shd w:val="clear" w:color="auto" w:fill="auto"/>
          </w:tcPr>
          <w:p w14:paraId="382586C9">
            <w:pPr>
              <w:widowControl/>
              <w:tabs>
                <w:tab w:val="decimal" w:pos="0"/>
              </w:tabs>
              <w:ind w:firstLine="0" w:firstLineChars="0"/>
              <w:jc w:val="center"/>
              <w:rPr>
                <w:kern w:val="0"/>
                <w:sz w:val="18"/>
                <w:szCs w:val="21"/>
              </w:rPr>
            </w:pPr>
            <w:r>
              <w:rPr>
                <w:rFonts w:hint="eastAsia"/>
                <w:kern w:val="0"/>
                <w:sz w:val="18"/>
                <w:szCs w:val="21"/>
              </w:rPr>
              <w:t>-</w:t>
            </w:r>
          </w:p>
        </w:tc>
        <w:tc>
          <w:tcPr>
            <w:tcW w:w="840" w:type="dxa"/>
            <w:shd w:val="clear" w:color="auto" w:fill="auto"/>
          </w:tcPr>
          <w:p w14:paraId="24D4B69F">
            <w:pPr>
              <w:widowControl/>
              <w:tabs>
                <w:tab w:val="decimal" w:pos="0"/>
              </w:tabs>
              <w:ind w:firstLine="0" w:firstLineChars="0"/>
              <w:jc w:val="center"/>
              <w:rPr>
                <w:kern w:val="0"/>
                <w:sz w:val="18"/>
                <w:szCs w:val="21"/>
              </w:rPr>
            </w:pPr>
            <w:r>
              <w:rPr>
                <w:rFonts w:hint="eastAsia"/>
                <w:kern w:val="0"/>
                <w:sz w:val="18"/>
                <w:szCs w:val="21"/>
              </w:rPr>
              <w:t>-</w:t>
            </w:r>
          </w:p>
        </w:tc>
      </w:tr>
      <w:tr w14:paraId="4D2A9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auto"/>
          </w:tcPr>
          <w:p w14:paraId="1811297E">
            <w:pPr>
              <w:widowControl/>
              <w:tabs>
                <w:tab w:val="decimal" w:pos="0"/>
              </w:tabs>
              <w:ind w:firstLine="0" w:firstLineChars="0"/>
              <w:jc w:val="center"/>
              <w:rPr>
                <w:kern w:val="0"/>
                <w:sz w:val="18"/>
                <w:szCs w:val="21"/>
              </w:rPr>
            </w:pPr>
            <w:r>
              <w:rPr>
                <w:kern w:val="0"/>
                <w:sz w:val="18"/>
                <w:szCs w:val="21"/>
              </w:rPr>
              <w:t>S(x)</w:t>
            </w:r>
          </w:p>
        </w:tc>
        <w:tc>
          <w:tcPr>
            <w:tcW w:w="840" w:type="dxa"/>
            <w:shd w:val="clear" w:color="auto" w:fill="auto"/>
          </w:tcPr>
          <w:p w14:paraId="075BDB01">
            <w:pPr>
              <w:widowControl/>
              <w:tabs>
                <w:tab w:val="decimal" w:pos="0"/>
              </w:tabs>
              <w:ind w:firstLine="0" w:firstLineChars="0"/>
              <w:jc w:val="center"/>
              <w:rPr>
                <w:kern w:val="0"/>
                <w:sz w:val="18"/>
                <w:szCs w:val="21"/>
              </w:rPr>
            </w:pPr>
            <w:r>
              <w:rPr>
                <w:rFonts w:hint="eastAsia"/>
                <w:kern w:val="0"/>
                <w:sz w:val="18"/>
                <w:szCs w:val="21"/>
              </w:rPr>
              <w:t>9</w:t>
            </w:r>
            <w:r>
              <w:rPr>
                <w:kern w:val="0"/>
                <w:sz w:val="18"/>
                <w:szCs w:val="21"/>
              </w:rPr>
              <w:t>54</w:t>
            </w:r>
          </w:p>
        </w:tc>
        <w:tc>
          <w:tcPr>
            <w:tcW w:w="960" w:type="dxa"/>
            <w:shd w:val="clear" w:color="auto" w:fill="auto"/>
          </w:tcPr>
          <w:p w14:paraId="4EB499B3">
            <w:pPr>
              <w:widowControl/>
              <w:tabs>
                <w:tab w:val="decimal" w:pos="0"/>
              </w:tabs>
              <w:ind w:firstLine="0" w:firstLineChars="0"/>
              <w:jc w:val="center"/>
              <w:rPr>
                <w:kern w:val="0"/>
                <w:sz w:val="18"/>
                <w:szCs w:val="21"/>
              </w:rPr>
            </w:pPr>
            <w:r>
              <w:rPr>
                <w:rFonts w:hint="eastAsia"/>
                <w:kern w:val="0"/>
                <w:sz w:val="18"/>
                <w:szCs w:val="21"/>
              </w:rPr>
              <w:t>-</w:t>
            </w:r>
          </w:p>
        </w:tc>
        <w:tc>
          <w:tcPr>
            <w:tcW w:w="960" w:type="dxa"/>
            <w:shd w:val="clear" w:color="auto" w:fill="auto"/>
          </w:tcPr>
          <w:p w14:paraId="670268F4">
            <w:pPr>
              <w:widowControl/>
              <w:tabs>
                <w:tab w:val="decimal" w:pos="0"/>
              </w:tabs>
              <w:ind w:firstLine="0" w:firstLineChars="0"/>
              <w:jc w:val="center"/>
              <w:rPr>
                <w:kern w:val="0"/>
                <w:sz w:val="18"/>
                <w:szCs w:val="21"/>
              </w:rPr>
            </w:pPr>
            <w:r>
              <w:rPr>
                <w:rFonts w:hint="eastAsia"/>
                <w:kern w:val="0"/>
                <w:sz w:val="18"/>
                <w:szCs w:val="21"/>
              </w:rPr>
              <w:t>-</w:t>
            </w:r>
          </w:p>
        </w:tc>
        <w:tc>
          <w:tcPr>
            <w:tcW w:w="1080" w:type="dxa"/>
            <w:shd w:val="clear" w:color="auto" w:fill="auto"/>
          </w:tcPr>
          <w:p w14:paraId="29869F3C">
            <w:pPr>
              <w:widowControl/>
              <w:tabs>
                <w:tab w:val="decimal" w:pos="0"/>
              </w:tabs>
              <w:ind w:firstLine="0" w:firstLineChars="0"/>
              <w:jc w:val="center"/>
              <w:rPr>
                <w:kern w:val="0"/>
                <w:sz w:val="18"/>
                <w:szCs w:val="21"/>
              </w:rPr>
            </w:pPr>
            <w:r>
              <w:rPr>
                <w:rFonts w:hint="eastAsia"/>
                <w:kern w:val="0"/>
                <w:sz w:val="18"/>
                <w:szCs w:val="21"/>
              </w:rPr>
              <w:t>-</w:t>
            </w:r>
          </w:p>
        </w:tc>
        <w:tc>
          <w:tcPr>
            <w:tcW w:w="1080" w:type="dxa"/>
            <w:shd w:val="clear" w:color="auto" w:fill="auto"/>
          </w:tcPr>
          <w:p w14:paraId="28ACC405">
            <w:pPr>
              <w:widowControl/>
              <w:tabs>
                <w:tab w:val="decimal" w:pos="0"/>
              </w:tabs>
              <w:ind w:firstLine="0" w:firstLineChars="0"/>
              <w:jc w:val="center"/>
              <w:rPr>
                <w:kern w:val="0"/>
                <w:sz w:val="18"/>
                <w:szCs w:val="21"/>
              </w:rPr>
            </w:pPr>
            <w:r>
              <w:rPr>
                <w:rFonts w:hint="eastAsia"/>
                <w:kern w:val="0"/>
                <w:sz w:val="18"/>
                <w:szCs w:val="21"/>
              </w:rPr>
              <w:t>-</w:t>
            </w:r>
          </w:p>
        </w:tc>
        <w:tc>
          <w:tcPr>
            <w:tcW w:w="960" w:type="dxa"/>
            <w:shd w:val="clear" w:color="auto" w:fill="auto"/>
          </w:tcPr>
          <w:p w14:paraId="29AF3FD9">
            <w:pPr>
              <w:widowControl/>
              <w:tabs>
                <w:tab w:val="decimal" w:pos="0"/>
              </w:tabs>
              <w:ind w:firstLine="0" w:firstLineChars="0"/>
              <w:jc w:val="center"/>
              <w:rPr>
                <w:kern w:val="0"/>
                <w:sz w:val="18"/>
                <w:szCs w:val="21"/>
              </w:rPr>
            </w:pPr>
            <w:r>
              <w:rPr>
                <w:rFonts w:hint="eastAsia"/>
                <w:kern w:val="0"/>
                <w:sz w:val="18"/>
                <w:szCs w:val="21"/>
              </w:rPr>
              <w:t>-</w:t>
            </w:r>
          </w:p>
        </w:tc>
        <w:tc>
          <w:tcPr>
            <w:tcW w:w="960" w:type="dxa"/>
            <w:shd w:val="clear" w:color="auto" w:fill="auto"/>
          </w:tcPr>
          <w:p w14:paraId="4C4B9F3F">
            <w:pPr>
              <w:widowControl/>
              <w:tabs>
                <w:tab w:val="decimal" w:pos="0"/>
              </w:tabs>
              <w:ind w:firstLine="0" w:firstLineChars="0"/>
              <w:jc w:val="center"/>
              <w:rPr>
                <w:kern w:val="0"/>
                <w:sz w:val="18"/>
                <w:szCs w:val="21"/>
              </w:rPr>
            </w:pPr>
            <w:r>
              <w:rPr>
                <w:rFonts w:hint="eastAsia"/>
                <w:kern w:val="0"/>
                <w:sz w:val="18"/>
                <w:szCs w:val="21"/>
              </w:rPr>
              <w:t>-</w:t>
            </w:r>
          </w:p>
        </w:tc>
        <w:tc>
          <w:tcPr>
            <w:tcW w:w="840" w:type="dxa"/>
            <w:shd w:val="clear" w:color="auto" w:fill="auto"/>
          </w:tcPr>
          <w:p w14:paraId="28A161A0">
            <w:pPr>
              <w:widowControl/>
              <w:tabs>
                <w:tab w:val="decimal" w:pos="0"/>
              </w:tabs>
              <w:ind w:firstLine="0" w:firstLineChars="0"/>
              <w:jc w:val="center"/>
              <w:rPr>
                <w:kern w:val="0"/>
                <w:sz w:val="18"/>
                <w:szCs w:val="21"/>
              </w:rPr>
            </w:pPr>
            <w:r>
              <w:rPr>
                <w:rFonts w:hint="eastAsia"/>
                <w:kern w:val="0"/>
                <w:sz w:val="18"/>
                <w:szCs w:val="21"/>
              </w:rPr>
              <w:t>-</w:t>
            </w:r>
          </w:p>
        </w:tc>
      </w:tr>
    </w:tbl>
    <w:p w14:paraId="729C99AB">
      <w:pPr>
        <w:pStyle w:val="17"/>
        <w:rPr>
          <w:ins w:id="357" w:author="海玉" w:date="2026-02-23T21:18:21Z"/>
          <w:rFonts w:hint="eastAsia" w:ascii="黑体" w:hAnsi="黑体" w:cs="黑体"/>
          <w:szCs w:val="21"/>
        </w:rPr>
      </w:pPr>
      <w:bookmarkStart w:id="221" w:name="_Ref199148680"/>
    </w:p>
    <w:p w14:paraId="04A678C7">
      <w:pPr>
        <w:pStyle w:val="17"/>
        <w:rPr>
          <w:rFonts w:hint="eastAsia" w:ascii="黑体" w:hAnsi="黑体" w:cs="黑体"/>
          <w:kern w:val="0"/>
          <w:sz w:val="21"/>
          <w:szCs w:val="21"/>
        </w:rPr>
      </w:pPr>
      <w:r>
        <w:rPr>
          <w:rFonts w:hint="eastAsia" w:ascii="黑体" w:hAnsi="黑体" w:cs="黑体"/>
          <w:szCs w:val="21"/>
        </w:rPr>
        <w:t xml:space="preserve">表 </w:t>
      </w:r>
      <w:r>
        <w:rPr>
          <w:rFonts w:hint="eastAsia" w:ascii="黑体" w:hAnsi="黑体" w:cs="黑体"/>
          <w:szCs w:val="21"/>
        </w:rPr>
        <w:fldChar w:fldCharType="begin"/>
      </w:r>
      <w:r>
        <w:rPr>
          <w:rFonts w:hint="eastAsia" w:ascii="黑体" w:hAnsi="黑体" w:cs="黑体"/>
          <w:szCs w:val="21"/>
        </w:rPr>
        <w:instrText xml:space="preserve"> SEQ 表 \* ARABIC </w:instrText>
      </w:r>
      <w:r>
        <w:rPr>
          <w:rFonts w:hint="eastAsia" w:ascii="黑体" w:hAnsi="黑体" w:cs="黑体"/>
          <w:szCs w:val="21"/>
        </w:rPr>
        <w:fldChar w:fldCharType="separate"/>
      </w:r>
      <w:r>
        <w:rPr>
          <w:rFonts w:hint="eastAsia" w:ascii="黑体" w:hAnsi="黑体" w:cs="黑体"/>
          <w:szCs w:val="21"/>
        </w:rPr>
        <w:t>8</w:t>
      </w:r>
      <w:r>
        <w:rPr>
          <w:rFonts w:hint="eastAsia" w:ascii="黑体" w:hAnsi="黑体" w:cs="黑体"/>
          <w:szCs w:val="21"/>
        </w:rPr>
        <w:fldChar w:fldCharType="end"/>
      </w:r>
      <w:bookmarkEnd w:id="221"/>
      <w:r>
        <w:rPr>
          <w:rFonts w:hint="eastAsia" w:ascii="黑体" w:hAnsi="黑体" w:cs="黑体"/>
          <w:szCs w:val="21"/>
        </w:rPr>
        <w:t xml:space="preserve"> </w:t>
      </w:r>
      <w:r>
        <w:rPr>
          <w:rFonts w:hint="eastAsia" w:ascii="黑体" w:hAnsi="黑体" w:cs="黑体"/>
          <w:kern w:val="0"/>
          <w:sz w:val="21"/>
          <w:szCs w:val="21"/>
        </w:rPr>
        <w:t>PB520的S查找表</w:t>
      </w:r>
      <w:bookmarkEnd w:id="212"/>
      <w:bookmarkEnd w:id="213"/>
      <w:bookmarkEnd w:id="214"/>
      <w:bookmarkEnd w:id="215"/>
      <w:bookmarkEnd w:id="216"/>
      <w:bookmarkEnd w:id="217"/>
      <w:bookmarkEnd w:id="218"/>
      <w:bookmarkEnd w:id="219"/>
      <w:bookmarkEnd w:id="220"/>
    </w:p>
    <w:tbl>
      <w:tblPr>
        <w:tblStyle w:val="55"/>
        <w:tblW w:w="84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23"/>
        <w:gridCol w:w="960"/>
        <w:gridCol w:w="840"/>
        <w:gridCol w:w="937"/>
        <w:gridCol w:w="960"/>
        <w:gridCol w:w="960"/>
        <w:gridCol w:w="1080"/>
        <w:gridCol w:w="1080"/>
        <w:gridCol w:w="960"/>
      </w:tblGrid>
      <w:tr w14:paraId="11496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3" w:type="dxa"/>
            <w:shd w:val="clear" w:color="auto" w:fill="auto"/>
          </w:tcPr>
          <w:p w14:paraId="0D10D701">
            <w:pPr>
              <w:widowControl/>
              <w:tabs>
                <w:tab w:val="decimal" w:pos="0"/>
              </w:tabs>
              <w:ind w:firstLine="0" w:firstLineChars="0"/>
              <w:jc w:val="center"/>
              <w:rPr>
                <w:kern w:val="0"/>
                <w:sz w:val="18"/>
                <w:szCs w:val="21"/>
              </w:rPr>
            </w:pPr>
            <w:r>
              <w:rPr>
                <w:kern w:val="0"/>
                <w:sz w:val="18"/>
                <w:szCs w:val="21"/>
              </w:rPr>
              <w:t>x</w:t>
            </w:r>
          </w:p>
        </w:tc>
        <w:tc>
          <w:tcPr>
            <w:tcW w:w="960" w:type="dxa"/>
            <w:shd w:val="clear" w:color="auto" w:fill="auto"/>
          </w:tcPr>
          <w:p w14:paraId="1EDEE05F">
            <w:pPr>
              <w:widowControl/>
              <w:tabs>
                <w:tab w:val="decimal" w:pos="0"/>
              </w:tabs>
              <w:ind w:firstLine="0" w:firstLineChars="0"/>
              <w:jc w:val="center"/>
              <w:rPr>
                <w:kern w:val="0"/>
                <w:sz w:val="18"/>
                <w:szCs w:val="21"/>
              </w:rPr>
            </w:pPr>
            <w:r>
              <w:rPr>
                <w:kern w:val="0"/>
                <w:sz w:val="18"/>
                <w:szCs w:val="21"/>
              </w:rPr>
              <w:t>0</w:t>
            </w:r>
          </w:p>
        </w:tc>
        <w:tc>
          <w:tcPr>
            <w:tcW w:w="840" w:type="dxa"/>
            <w:shd w:val="clear" w:color="auto" w:fill="auto"/>
          </w:tcPr>
          <w:p w14:paraId="222BCEA1">
            <w:pPr>
              <w:widowControl/>
              <w:tabs>
                <w:tab w:val="decimal" w:pos="0"/>
              </w:tabs>
              <w:ind w:firstLine="0" w:firstLineChars="0"/>
              <w:jc w:val="center"/>
              <w:rPr>
                <w:kern w:val="0"/>
                <w:sz w:val="18"/>
                <w:szCs w:val="21"/>
              </w:rPr>
            </w:pPr>
            <w:r>
              <w:rPr>
                <w:kern w:val="0"/>
                <w:sz w:val="18"/>
                <w:szCs w:val="21"/>
              </w:rPr>
              <w:t>1</w:t>
            </w:r>
          </w:p>
        </w:tc>
        <w:tc>
          <w:tcPr>
            <w:tcW w:w="937" w:type="dxa"/>
            <w:shd w:val="clear" w:color="auto" w:fill="auto"/>
          </w:tcPr>
          <w:p w14:paraId="079F3E7B">
            <w:pPr>
              <w:widowControl/>
              <w:tabs>
                <w:tab w:val="decimal" w:pos="0"/>
              </w:tabs>
              <w:ind w:firstLine="0" w:firstLineChars="0"/>
              <w:jc w:val="center"/>
              <w:rPr>
                <w:kern w:val="0"/>
                <w:sz w:val="18"/>
                <w:szCs w:val="21"/>
              </w:rPr>
            </w:pPr>
            <w:r>
              <w:rPr>
                <w:kern w:val="0"/>
                <w:sz w:val="18"/>
                <w:szCs w:val="21"/>
              </w:rPr>
              <w:t>2</w:t>
            </w:r>
          </w:p>
        </w:tc>
        <w:tc>
          <w:tcPr>
            <w:tcW w:w="960" w:type="dxa"/>
            <w:shd w:val="clear" w:color="auto" w:fill="auto"/>
          </w:tcPr>
          <w:p w14:paraId="020748BB">
            <w:pPr>
              <w:widowControl/>
              <w:tabs>
                <w:tab w:val="decimal" w:pos="0"/>
              </w:tabs>
              <w:ind w:firstLine="0" w:firstLineChars="0"/>
              <w:jc w:val="center"/>
              <w:rPr>
                <w:kern w:val="0"/>
                <w:sz w:val="18"/>
                <w:szCs w:val="21"/>
              </w:rPr>
            </w:pPr>
            <w:r>
              <w:rPr>
                <w:kern w:val="0"/>
                <w:sz w:val="18"/>
                <w:szCs w:val="21"/>
              </w:rPr>
              <w:t>3</w:t>
            </w:r>
          </w:p>
        </w:tc>
        <w:tc>
          <w:tcPr>
            <w:tcW w:w="960" w:type="dxa"/>
            <w:shd w:val="clear" w:color="auto" w:fill="auto"/>
          </w:tcPr>
          <w:p w14:paraId="63A59AE2">
            <w:pPr>
              <w:widowControl/>
              <w:tabs>
                <w:tab w:val="decimal" w:pos="0"/>
              </w:tabs>
              <w:ind w:firstLine="0" w:firstLineChars="0"/>
              <w:jc w:val="center"/>
              <w:rPr>
                <w:kern w:val="0"/>
                <w:sz w:val="18"/>
                <w:szCs w:val="21"/>
              </w:rPr>
            </w:pPr>
            <w:r>
              <w:rPr>
                <w:kern w:val="0"/>
                <w:sz w:val="18"/>
                <w:szCs w:val="21"/>
              </w:rPr>
              <w:t>4</w:t>
            </w:r>
          </w:p>
        </w:tc>
        <w:tc>
          <w:tcPr>
            <w:tcW w:w="1080" w:type="dxa"/>
            <w:shd w:val="clear" w:color="auto" w:fill="auto"/>
          </w:tcPr>
          <w:p w14:paraId="26B8C9D0">
            <w:pPr>
              <w:widowControl/>
              <w:tabs>
                <w:tab w:val="decimal" w:pos="0"/>
              </w:tabs>
              <w:ind w:firstLine="0" w:firstLineChars="0"/>
              <w:jc w:val="center"/>
              <w:rPr>
                <w:kern w:val="0"/>
                <w:sz w:val="18"/>
                <w:szCs w:val="21"/>
              </w:rPr>
            </w:pPr>
            <w:r>
              <w:rPr>
                <w:kern w:val="0"/>
                <w:sz w:val="18"/>
                <w:szCs w:val="21"/>
              </w:rPr>
              <w:t>5</w:t>
            </w:r>
          </w:p>
        </w:tc>
        <w:tc>
          <w:tcPr>
            <w:tcW w:w="1080" w:type="dxa"/>
            <w:shd w:val="clear" w:color="auto" w:fill="auto"/>
          </w:tcPr>
          <w:p w14:paraId="1D3F1928">
            <w:pPr>
              <w:widowControl/>
              <w:tabs>
                <w:tab w:val="decimal" w:pos="0"/>
              </w:tabs>
              <w:ind w:firstLine="0" w:firstLineChars="0"/>
              <w:jc w:val="center"/>
              <w:rPr>
                <w:kern w:val="0"/>
                <w:sz w:val="18"/>
                <w:szCs w:val="21"/>
              </w:rPr>
            </w:pPr>
            <w:r>
              <w:rPr>
                <w:kern w:val="0"/>
                <w:sz w:val="18"/>
                <w:szCs w:val="21"/>
              </w:rPr>
              <w:t>6</w:t>
            </w:r>
          </w:p>
        </w:tc>
        <w:tc>
          <w:tcPr>
            <w:tcW w:w="960" w:type="dxa"/>
            <w:shd w:val="clear" w:color="auto" w:fill="auto"/>
          </w:tcPr>
          <w:p w14:paraId="5854D221">
            <w:pPr>
              <w:widowControl/>
              <w:tabs>
                <w:tab w:val="decimal" w:pos="0"/>
              </w:tabs>
              <w:ind w:firstLine="0" w:firstLineChars="0"/>
              <w:jc w:val="center"/>
              <w:rPr>
                <w:kern w:val="0"/>
                <w:sz w:val="18"/>
                <w:szCs w:val="21"/>
              </w:rPr>
            </w:pPr>
            <w:r>
              <w:rPr>
                <w:kern w:val="0"/>
                <w:sz w:val="18"/>
                <w:szCs w:val="21"/>
              </w:rPr>
              <w:t>7</w:t>
            </w:r>
          </w:p>
        </w:tc>
      </w:tr>
      <w:tr w14:paraId="79AA7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3" w:type="dxa"/>
            <w:shd w:val="clear" w:color="auto" w:fill="auto"/>
          </w:tcPr>
          <w:p w14:paraId="35416BDF">
            <w:pPr>
              <w:widowControl/>
              <w:tabs>
                <w:tab w:val="decimal" w:pos="0"/>
              </w:tabs>
              <w:ind w:firstLine="0" w:firstLineChars="0"/>
              <w:jc w:val="center"/>
              <w:rPr>
                <w:kern w:val="0"/>
                <w:sz w:val="18"/>
                <w:szCs w:val="21"/>
              </w:rPr>
            </w:pPr>
            <w:r>
              <w:rPr>
                <w:kern w:val="0"/>
                <w:sz w:val="18"/>
                <w:szCs w:val="21"/>
              </w:rPr>
              <w:t>S(x)</w:t>
            </w:r>
          </w:p>
        </w:tc>
        <w:tc>
          <w:tcPr>
            <w:tcW w:w="960" w:type="dxa"/>
            <w:shd w:val="clear" w:color="auto" w:fill="auto"/>
          </w:tcPr>
          <w:p w14:paraId="76560975">
            <w:pPr>
              <w:widowControl/>
              <w:tabs>
                <w:tab w:val="decimal" w:pos="0"/>
              </w:tabs>
              <w:ind w:firstLine="0" w:firstLineChars="0"/>
              <w:jc w:val="center"/>
              <w:rPr>
                <w:kern w:val="0"/>
                <w:sz w:val="18"/>
                <w:szCs w:val="21"/>
              </w:rPr>
            </w:pPr>
            <w:r>
              <w:rPr>
                <w:kern w:val="0"/>
                <w:sz w:val="18"/>
                <w:szCs w:val="21"/>
              </w:rPr>
              <w:t>1558</w:t>
            </w:r>
          </w:p>
        </w:tc>
        <w:tc>
          <w:tcPr>
            <w:tcW w:w="840" w:type="dxa"/>
            <w:shd w:val="clear" w:color="auto" w:fill="auto"/>
          </w:tcPr>
          <w:p w14:paraId="709A590A">
            <w:pPr>
              <w:widowControl/>
              <w:tabs>
                <w:tab w:val="decimal" w:pos="0"/>
              </w:tabs>
              <w:ind w:firstLine="0" w:firstLineChars="0"/>
              <w:jc w:val="center"/>
              <w:rPr>
                <w:kern w:val="0"/>
                <w:sz w:val="18"/>
                <w:szCs w:val="21"/>
              </w:rPr>
            </w:pPr>
            <w:r>
              <w:rPr>
                <w:kern w:val="0"/>
                <w:sz w:val="18"/>
                <w:szCs w:val="21"/>
              </w:rPr>
              <w:t>1239</w:t>
            </w:r>
          </w:p>
        </w:tc>
        <w:tc>
          <w:tcPr>
            <w:tcW w:w="937" w:type="dxa"/>
            <w:shd w:val="clear" w:color="auto" w:fill="auto"/>
          </w:tcPr>
          <w:p w14:paraId="0ED85D9A">
            <w:pPr>
              <w:widowControl/>
              <w:tabs>
                <w:tab w:val="decimal" w:pos="0"/>
              </w:tabs>
              <w:ind w:firstLine="0" w:firstLineChars="0"/>
              <w:jc w:val="center"/>
              <w:rPr>
                <w:kern w:val="0"/>
                <w:sz w:val="18"/>
                <w:szCs w:val="21"/>
              </w:rPr>
            </w:pPr>
            <w:r>
              <w:rPr>
                <w:kern w:val="0"/>
                <w:sz w:val="18"/>
                <w:szCs w:val="21"/>
              </w:rPr>
              <w:t>315</w:t>
            </w:r>
          </w:p>
        </w:tc>
        <w:tc>
          <w:tcPr>
            <w:tcW w:w="960" w:type="dxa"/>
            <w:shd w:val="clear" w:color="auto" w:fill="auto"/>
          </w:tcPr>
          <w:p w14:paraId="45E98E02">
            <w:pPr>
              <w:widowControl/>
              <w:tabs>
                <w:tab w:val="decimal" w:pos="0"/>
              </w:tabs>
              <w:ind w:firstLine="0" w:firstLineChars="0"/>
              <w:jc w:val="center"/>
              <w:rPr>
                <w:kern w:val="0"/>
                <w:sz w:val="18"/>
                <w:szCs w:val="21"/>
              </w:rPr>
            </w:pPr>
            <w:r>
              <w:rPr>
                <w:kern w:val="0"/>
                <w:sz w:val="18"/>
                <w:szCs w:val="21"/>
              </w:rPr>
              <w:t>1114</w:t>
            </w:r>
          </w:p>
        </w:tc>
        <w:tc>
          <w:tcPr>
            <w:tcW w:w="960" w:type="dxa"/>
            <w:shd w:val="clear" w:color="auto" w:fill="auto"/>
          </w:tcPr>
          <w:p w14:paraId="6B76EA18">
            <w:pPr>
              <w:widowControl/>
              <w:tabs>
                <w:tab w:val="decimal" w:pos="0"/>
              </w:tabs>
              <w:ind w:firstLine="0" w:firstLineChars="0"/>
              <w:jc w:val="center"/>
              <w:rPr>
                <w:kern w:val="0"/>
                <w:sz w:val="18"/>
                <w:szCs w:val="21"/>
              </w:rPr>
            </w:pPr>
            <w:r>
              <w:rPr>
                <w:kern w:val="0"/>
                <w:sz w:val="18"/>
                <w:szCs w:val="21"/>
              </w:rPr>
              <w:t>437</w:t>
            </w:r>
          </w:p>
        </w:tc>
        <w:tc>
          <w:tcPr>
            <w:tcW w:w="1080" w:type="dxa"/>
            <w:shd w:val="clear" w:color="auto" w:fill="auto"/>
          </w:tcPr>
          <w:p w14:paraId="79B27D4B">
            <w:pPr>
              <w:widowControl/>
              <w:tabs>
                <w:tab w:val="decimal" w:pos="0"/>
              </w:tabs>
              <w:ind w:firstLine="0" w:firstLineChars="0"/>
              <w:jc w:val="center"/>
              <w:rPr>
                <w:kern w:val="0"/>
                <w:sz w:val="18"/>
                <w:szCs w:val="21"/>
              </w:rPr>
            </w:pPr>
            <w:r>
              <w:rPr>
                <w:kern w:val="0"/>
                <w:sz w:val="18"/>
                <w:szCs w:val="21"/>
              </w:rPr>
              <w:t>956</w:t>
            </w:r>
          </w:p>
        </w:tc>
        <w:tc>
          <w:tcPr>
            <w:tcW w:w="1080" w:type="dxa"/>
            <w:shd w:val="clear" w:color="auto" w:fill="auto"/>
          </w:tcPr>
          <w:p w14:paraId="5FC694A5">
            <w:pPr>
              <w:widowControl/>
              <w:tabs>
                <w:tab w:val="decimal" w:pos="0"/>
              </w:tabs>
              <w:ind w:firstLine="0" w:firstLineChars="0"/>
              <w:jc w:val="center"/>
              <w:rPr>
                <w:kern w:val="0"/>
                <w:sz w:val="18"/>
                <w:szCs w:val="21"/>
              </w:rPr>
            </w:pPr>
            <w:r>
              <w:rPr>
                <w:kern w:val="0"/>
                <w:sz w:val="18"/>
                <w:szCs w:val="21"/>
              </w:rPr>
              <w:t>871</w:t>
            </w:r>
          </w:p>
        </w:tc>
        <w:tc>
          <w:tcPr>
            <w:tcW w:w="960" w:type="dxa"/>
            <w:shd w:val="clear" w:color="auto" w:fill="auto"/>
          </w:tcPr>
          <w:p w14:paraId="51D35A56">
            <w:pPr>
              <w:widowControl/>
              <w:tabs>
                <w:tab w:val="decimal" w:pos="0"/>
              </w:tabs>
              <w:ind w:firstLine="0" w:firstLineChars="0"/>
              <w:jc w:val="center"/>
              <w:rPr>
                <w:kern w:val="0"/>
                <w:sz w:val="18"/>
                <w:szCs w:val="21"/>
              </w:rPr>
            </w:pPr>
            <w:r>
              <w:rPr>
                <w:kern w:val="0"/>
                <w:sz w:val="18"/>
                <w:szCs w:val="21"/>
              </w:rPr>
              <w:t>790</w:t>
            </w:r>
          </w:p>
        </w:tc>
      </w:tr>
      <w:tr w14:paraId="49214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3" w:type="dxa"/>
            <w:shd w:val="clear" w:color="auto" w:fill="auto"/>
          </w:tcPr>
          <w:p w14:paraId="44371928">
            <w:pPr>
              <w:widowControl/>
              <w:tabs>
                <w:tab w:val="decimal" w:pos="0"/>
              </w:tabs>
              <w:ind w:firstLine="0" w:firstLineChars="0"/>
              <w:jc w:val="center"/>
              <w:rPr>
                <w:kern w:val="0"/>
                <w:sz w:val="18"/>
                <w:szCs w:val="21"/>
              </w:rPr>
            </w:pPr>
            <w:r>
              <w:rPr>
                <w:kern w:val="0"/>
                <w:sz w:val="18"/>
                <w:szCs w:val="21"/>
              </w:rPr>
              <w:t>x</w:t>
            </w:r>
          </w:p>
        </w:tc>
        <w:tc>
          <w:tcPr>
            <w:tcW w:w="960" w:type="dxa"/>
            <w:shd w:val="clear" w:color="auto" w:fill="auto"/>
          </w:tcPr>
          <w:p w14:paraId="5D6EF309">
            <w:pPr>
              <w:widowControl/>
              <w:tabs>
                <w:tab w:val="decimal" w:pos="0"/>
              </w:tabs>
              <w:ind w:firstLine="0" w:firstLineChars="0"/>
              <w:jc w:val="center"/>
              <w:rPr>
                <w:kern w:val="0"/>
                <w:sz w:val="18"/>
                <w:szCs w:val="21"/>
              </w:rPr>
            </w:pPr>
            <w:r>
              <w:rPr>
                <w:kern w:val="0"/>
                <w:sz w:val="18"/>
                <w:szCs w:val="21"/>
              </w:rPr>
              <w:t>8</w:t>
            </w:r>
          </w:p>
        </w:tc>
        <w:tc>
          <w:tcPr>
            <w:tcW w:w="840" w:type="dxa"/>
            <w:shd w:val="clear" w:color="auto" w:fill="auto"/>
          </w:tcPr>
          <w:p w14:paraId="2927069F">
            <w:pPr>
              <w:widowControl/>
              <w:tabs>
                <w:tab w:val="decimal" w:pos="0"/>
              </w:tabs>
              <w:ind w:firstLine="0" w:firstLineChars="0"/>
              <w:jc w:val="center"/>
              <w:rPr>
                <w:kern w:val="0"/>
                <w:sz w:val="18"/>
                <w:szCs w:val="21"/>
              </w:rPr>
            </w:pPr>
            <w:r>
              <w:rPr>
                <w:kern w:val="0"/>
                <w:sz w:val="18"/>
                <w:szCs w:val="21"/>
              </w:rPr>
              <w:t>9</w:t>
            </w:r>
          </w:p>
        </w:tc>
        <w:tc>
          <w:tcPr>
            <w:tcW w:w="937" w:type="dxa"/>
            <w:shd w:val="clear" w:color="auto" w:fill="auto"/>
          </w:tcPr>
          <w:p w14:paraId="39F36895">
            <w:pPr>
              <w:widowControl/>
              <w:tabs>
                <w:tab w:val="decimal" w:pos="0"/>
              </w:tabs>
              <w:ind w:firstLine="0" w:firstLineChars="0"/>
              <w:jc w:val="center"/>
              <w:rPr>
                <w:kern w:val="0"/>
                <w:sz w:val="18"/>
                <w:szCs w:val="21"/>
              </w:rPr>
            </w:pPr>
            <w:r>
              <w:rPr>
                <w:kern w:val="0"/>
                <w:sz w:val="18"/>
                <w:szCs w:val="21"/>
              </w:rPr>
              <w:t>10</w:t>
            </w:r>
          </w:p>
        </w:tc>
        <w:tc>
          <w:tcPr>
            <w:tcW w:w="960" w:type="dxa"/>
            <w:shd w:val="clear" w:color="auto" w:fill="auto"/>
          </w:tcPr>
          <w:p w14:paraId="7B0A3996">
            <w:pPr>
              <w:widowControl/>
              <w:tabs>
                <w:tab w:val="decimal" w:pos="0"/>
              </w:tabs>
              <w:ind w:firstLine="0" w:firstLineChars="0"/>
              <w:jc w:val="center"/>
              <w:rPr>
                <w:kern w:val="0"/>
                <w:sz w:val="18"/>
                <w:szCs w:val="21"/>
              </w:rPr>
            </w:pPr>
            <w:r>
              <w:rPr>
                <w:kern w:val="0"/>
                <w:sz w:val="18"/>
                <w:szCs w:val="21"/>
              </w:rPr>
              <w:t>11</w:t>
            </w:r>
          </w:p>
        </w:tc>
        <w:tc>
          <w:tcPr>
            <w:tcW w:w="960" w:type="dxa"/>
            <w:shd w:val="clear" w:color="auto" w:fill="auto"/>
          </w:tcPr>
          <w:p w14:paraId="68256F76">
            <w:pPr>
              <w:widowControl/>
              <w:tabs>
                <w:tab w:val="decimal" w:pos="0"/>
              </w:tabs>
              <w:ind w:firstLine="0" w:firstLineChars="0"/>
              <w:jc w:val="center"/>
              <w:rPr>
                <w:kern w:val="0"/>
                <w:sz w:val="18"/>
                <w:szCs w:val="21"/>
              </w:rPr>
            </w:pPr>
            <w:r>
              <w:rPr>
                <w:kern w:val="0"/>
                <w:sz w:val="18"/>
                <w:szCs w:val="21"/>
              </w:rPr>
              <w:t>12</w:t>
            </w:r>
          </w:p>
        </w:tc>
        <w:tc>
          <w:tcPr>
            <w:tcW w:w="1080" w:type="dxa"/>
            <w:shd w:val="clear" w:color="auto" w:fill="auto"/>
          </w:tcPr>
          <w:p w14:paraId="5CA2583F">
            <w:pPr>
              <w:widowControl/>
              <w:tabs>
                <w:tab w:val="decimal" w:pos="0"/>
              </w:tabs>
              <w:ind w:firstLine="0" w:firstLineChars="0"/>
              <w:jc w:val="center"/>
              <w:rPr>
                <w:kern w:val="0"/>
                <w:sz w:val="18"/>
                <w:szCs w:val="21"/>
              </w:rPr>
            </w:pPr>
            <w:r>
              <w:rPr>
                <w:kern w:val="0"/>
                <w:sz w:val="18"/>
                <w:szCs w:val="21"/>
              </w:rPr>
              <w:t>13</w:t>
            </w:r>
          </w:p>
        </w:tc>
        <w:tc>
          <w:tcPr>
            <w:tcW w:w="1080" w:type="dxa"/>
            <w:shd w:val="clear" w:color="auto" w:fill="auto"/>
          </w:tcPr>
          <w:p w14:paraId="4B648E3F">
            <w:pPr>
              <w:widowControl/>
              <w:tabs>
                <w:tab w:val="decimal" w:pos="0"/>
              </w:tabs>
              <w:ind w:firstLine="0" w:firstLineChars="0"/>
              <w:jc w:val="center"/>
              <w:rPr>
                <w:kern w:val="0"/>
                <w:sz w:val="18"/>
                <w:szCs w:val="21"/>
              </w:rPr>
            </w:pPr>
            <w:r>
              <w:rPr>
                <w:kern w:val="0"/>
                <w:sz w:val="18"/>
                <w:szCs w:val="21"/>
              </w:rPr>
              <w:t>14</w:t>
            </w:r>
          </w:p>
        </w:tc>
        <w:tc>
          <w:tcPr>
            <w:tcW w:w="960" w:type="dxa"/>
            <w:shd w:val="clear" w:color="auto" w:fill="auto"/>
          </w:tcPr>
          <w:p w14:paraId="75F3111C">
            <w:pPr>
              <w:widowControl/>
              <w:tabs>
                <w:tab w:val="decimal" w:pos="0"/>
              </w:tabs>
              <w:ind w:firstLine="0" w:firstLineChars="0"/>
              <w:jc w:val="center"/>
              <w:rPr>
                <w:kern w:val="0"/>
                <w:sz w:val="18"/>
                <w:szCs w:val="21"/>
              </w:rPr>
            </w:pPr>
            <w:r>
              <w:rPr>
                <w:kern w:val="0"/>
                <w:sz w:val="18"/>
                <w:szCs w:val="21"/>
              </w:rPr>
              <w:t>15</w:t>
            </w:r>
          </w:p>
        </w:tc>
      </w:tr>
      <w:tr w14:paraId="18C64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3" w:type="dxa"/>
            <w:shd w:val="clear" w:color="auto" w:fill="auto"/>
          </w:tcPr>
          <w:p w14:paraId="249AF454">
            <w:pPr>
              <w:widowControl/>
              <w:tabs>
                <w:tab w:val="decimal" w:pos="0"/>
              </w:tabs>
              <w:ind w:firstLine="0" w:firstLineChars="0"/>
              <w:jc w:val="center"/>
              <w:rPr>
                <w:kern w:val="0"/>
                <w:sz w:val="18"/>
                <w:szCs w:val="21"/>
              </w:rPr>
            </w:pPr>
            <w:r>
              <w:rPr>
                <w:kern w:val="0"/>
                <w:sz w:val="18"/>
                <w:szCs w:val="21"/>
              </w:rPr>
              <w:t>S(x)</w:t>
            </w:r>
          </w:p>
        </w:tc>
        <w:tc>
          <w:tcPr>
            <w:tcW w:w="960" w:type="dxa"/>
            <w:shd w:val="clear" w:color="auto" w:fill="auto"/>
          </w:tcPr>
          <w:p w14:paraId="653E1556">
            <w:pPr>
              <w:widowControl/>
              <w:tabs>
                <w:tab w:val="decimal" w:pos="0"/>
              </w:tabs>
              <w:ind w:firstLine="0" w:firstLineChars="0"/>
              <w:jc w:val="center"/>
              <w:rPr>
                <w:kern w:val="0"/>
                <w:sz w:val="18"/>
                <w:szCs w:val="21"/>
              </w:rPr>
            </w:pPr>
            <w:r>
              <w:rPr>
                <w:kern w:val="0"/>
                <w:sz w:val="18"/>
                <w:szCs w:val="21"/>
              </w:rPr>
              <w:t>833</w:t>
            </w:r>
          </w:p>
        </w:tc>
        <w:tc>
          <w:tcPr>
            <w:tcW w:w="840" w:type="dxa"/>
            <w:shd w:val="clear" w:color="auto" w:fill="auto"/>
          </w:tcPr>
          <w:p w14:paraId="65F3B1C9">
            <w:pPr>
              <w:widowControl/>
              <w:tabs>
                <w:tab w:val="decimal" w:pos="0"/>
              </w:tabs>
              <w:ind w:firstLine="0" w:firstLineChars="0"/>
              <w:jc w:val="center"/>
              <w:rPr>
                <w:kern w:val="0"/>
                <w:sz w:val="18"/>
                <w:szCs w:val="21"/>
              </w:rPr>
            </w:pPr>
            <w:r>
              <w:rPr>
                <w:kern w:val="0"/>
                <w:sz w:val="18"/>
                <w:szCs w:val="21"/>
              </w:rPr>
              <w:t>1152</w:t>
            </w:r>
          </w:p>
        </w:tc>
        <w:tc>
          <w:tcPr>
            <w:tcW w:w="937" w:type="dxa"/>
            <w:shd w:val="clear" w:color="auto" w:fill="auto"/>
          </w:tcPr>
          <w:p w14:paraId="00350793">
            <w:pPr>
              <w:widowControl/>
              <w:tabs>
                <w:tab w:val="decimal" w:pos="0"/>
              </w:tabs>
              <w:ind w:firstLine="0" w:firstLineChars="0"/>
              <w:jc w:val="center"/>
              <w:rPr>
                <w:kern w:val="0"/>
                <w:sz w:val="18"/>
                <w:szCs w:val="21"/>
              </w:rPr>
            </w:pPr>
            <w:r>
              <w:rPr>
                <w:kern w:val="0"/>
                <w:sz w:val="18"/>
                <w:szCs w:val="21"/>
              </w:rPr>
              <w:t>147</w:t>
            </w:r>
          </w:p>
        </w:tc>
        <w:tc>
          <w:tcPr>
            <w:tcW w:w="960" w:type="dxa"/>
            <w:shd w:val="clear" w:color="auto" w:fill="auto"/>
          </w:tcPr>
          <w:p w14:paraId="55D6C84A">
            <w:pPr>
              <w:widowControl/>
              <w:tabs>
                <w:tab w:val="decimal" w:pos="0"/>
              </w:tabs>
              <w:ind w:firstLine="0" w:firstLineChars="0"/>
              <w:jc w:val="center"/>
              <w:rPr>
                <w:kern w:val="0"/>
                <w:sz w:val="18"/>
                <w:szCs w:val="21"/>
              </w:rPr>
            </w:pPr>
            <w:r>
              <w:rPr>
                <w:kern w:val="0"/>
                <w:sz w:val="18"/>
                <w:szCs w:val="21"/>
              </w:rPr>
              <w:t>506</w:t>
            </w:r>
          </w:p>
        </w:tc>
        <w:tc>
          <w:tcPr>
            <w:tcW w:w="960" w:type="dxa"/>
            <w:shd w:val="clear" w:color="auto" w:fill="auto"/>
          </w:tcPr>
          <w:p w14:paraId="56309180">
            <w:pPr>
              <w:widowControl/>
              <w:tabs>
                <w:tab w:val="decimal" w:pos="0"/>
              </w:tabs>
              <w:ind w:firstLine="0" w:firstLineChars="0"/>
              <w:jc w:val="center"/>
              <w:rPr>
                <w:kern w:val="0"/>
                <w:sz w:val="18"/>
                <w:szCs w:val="21"/>
              </w:rPr>
            </w:pPr>
            <w:r>
              <w:rPr>
                <w:kern w:val="0"/>
                <w:sz w:val="18"/>
                <w:szCs w:val="21"/>
              </w:rPr>
              <w:t>589</w:t>
            </w:r>
          </w:p>
        </w:tc>
        <w:tc>
          <w:tcPr>
            <w:tcW w:w="1080" w:type="dxa"/>
            <w:shd w:val="clear" w:color="auto" w:fill="auto"/>
          </w:tcPr>
          <w:p w14:paraId="2DA7835E">
            <w:pPr>
              <w:widowControl/>
              <w:tabs>
                <w:tab w:val="decimal" w:pos="0"/>
              </w:tabs>
              <w:ind w:firstLine="0" w:firstLineChars="0"/>
              <w:jc w:val="center"/>
              <w:rPr>
                <w:kern w:val="0"/>
                <w:sz w:val="18"/>
                <w:szCs w:val="21"/>
              </w:rPr>
            </w:pPr>
            <w:r>
              <w:rPr>
                <w:kern w:val="0"/>
                <w:sz w:val="18"/>
                <w:szCs w:val="21"/>
              </w:rPr>
              <w:t>388</w:t>
            </w:r>
          </w:p>
        </w:tc>
        <w:tc>
          <w:tcPr>
            <w:tcW w:w="1080" w:type="dxa"/>
            <w:shd w:val="clear" w:color="auto" w:fill="auto"/>
          </w:tcPr>
          <w:p w14:paraId="780F7CE4">
            <w:pPr>
              <w:widowControl/>
              <w:tabs>
                <w:tab w:val="decimal" w:pos="0"/>
              </w:tabs>
              <w:ind w:firstLine="0" w:firstLineChars="0"/>
              <w:jc w:val="center"/>
              <w:rPr>
                <w:kern w:val="0"/>
                <w:sz w:val="18"/>
                <w:szCs w:val="21"/>
              </w:rPr>
            </w:pPr>
            <w:r>
              <w:rPr>
                <w:kern w:val="0"/>
                <w:sz w:val="18"/>
                <w:szCs w:val="21"/>
              </w:rPr>
              <w:t>1584</w:t>
            </w:r>
          </w:p>
        </w:tc>
        <w:tc>
          <w:tcPr>
            <w:tcW w:w="960" w:type="dxa"/>
            <w:shd w:val="clear" w:color="auto" w:fill="auto"/>
          </w:tcPr>
          <w:p w14:paraId="736C2E7A">
            <w:pPr>
              <w:widowControl/>
              <w:tabs>
                <w:tab w:val="decimal" w:pos="0"/>
              </w:tabs>
              <w:ind w:firstLine="0" w:firstLineChars="0"/>
              <w:jc w:val="center"/>
              <w:rPr>
                <w:kern w:val="0"/>
                <w:sz w:val="18"/>
                <w:szCs w:val="21"/>
              </w:rPr>
            </w:pPr>
            <w:r>
              <w:rPr>
                <w:kern w:val="0"/>
                <w:sz w:val="18"/>
                <w:szCs w:val="21"/>
              </w:rPr>
              <w:t>265</w:t>
            </w:r>
          </w:p>
        </w:tc>
      </w:tr>
      <w:tr w14:paraId="37FF8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3" w:type="dxa"/>
            <w:shd w:val="clear" w:color="auto" w:fill="auto"/>
          </w:tcPr>
          <w:p w14:paraId="264C9F4E">
            <w:pPr>
              <w:widowControl/>
              <w:tabs>
                <w:tab w:val="decimal" w:pos="0"/>
              </w:tabs>
              <w:ind w:firstLine="0" w:firstLineChars="0"/>
              <w:jc w:val="center"/>
              <w:rPr>
                <w:kern w:val="0"/>
                <w:sz w:val="18"/>
                <w:szCs w:val="21"/>
              </w:rPr>
            </w:pPr>
            <w:r>
              <w:rPr>
                <w:kern w:val="0"/>
                <w:sz w:val="18"/>
                <w:szCs w:val="21"/>
              </w:rPr>
              <w:t>x</w:t>
            </w:r>
          </w:p>
        </w:tc>
        <w:tc>
          <w:tcPr>
            <w:tcW w:w="960" w:type="dxa"/>
            <w:shd w:val="clear" w:color="auto" w:fill="auto"/>
          </w:tcPr>
          <w:p w14:paraId="06796BD3">
            <w:pPr>
              <w:widowControl/>
              <w:tabs>
                <w:tab w:val="decimal" w:pos="0"/>
              </w:tabs>
              <w:ind w:firstLine="0" w:firstLineChars="0"/>
              <w:jc w:val="center"/>
              <w:rPr>
                <w:kern w:val="0"/>
                <w:sz w:val="18"/>
                <w:szCs w:val="21"/>
              </w:rPr>
            </w:pPr>
            <w:r>
              <w:rPr>
                <w:kern w:val="0"/>
                <w:sz w:val="18"/>
                <w:szCs w:val="21"/>
              </w:rPr>
              <w:t>16</w:t>
            </w:r>
          </w:p>
        </w:tc>
        <w:tc>
          <w:tcPr>
            <w:tcW w:w="840" w:type="dxa"/>
            <w:shd w:val="clear" w:color="auto" w:fill="auto"/>
          </w:tcPr>
          <w:p w14:paraId="5DA3362F">
            <w:pPr>
              <w:widowControl/>
              <w:tabs>
                <w:tab w:val="decimal" w:pos="0"/>
              </w:tabs>
              <w:ind w:firstLine="0" w:firstLineChars="0"/>
              <w:jc w:val="center"/>
              <w:rPr>
                <w:kern w:val="0"/>
                <w:sz w:val="18"/>
                <w:szCs w:val="21"/>
              </w:rPr>
            </w:pPr>
            <w:r>
              <w:rPr>
                <w:kern w:val="0"/>
                <w:sz w:val="18"/>
                <w:szCs w:val="21"/>
              </w:rPr>
              <w:t>17</w:t>
            </w:r>
          </w:p>
        </w:tc>
        <w:tc>
          <w:tcPr>
            <w:tcW w:w="937" w:type="dxa"/>
            <w:shd w:val="clear" w:color="auto" w:fill="auto"/>
          </w:tcPr>
          <w:p w14:paraId="4C94AC74">
            <w:pPr>
              <w:widowControl/>
              <w:tabs>
                <w:tab w:val="decimal" w:pos="0"/>
              </w:tabs>
              <w:ind w:firstLine="0" w:firstLineChars="0"/>
              <w:jc w:val="center"/>
              <w:rPr>
                <w:kern w:val="0"/>
                <w:sz w:val="18"/>
                <w:szCs w:val="21"/>
              </w:rPr>
            </w:pPr>
            <w:r>
              <w:rPr>
                <w:kern w:val="0"/>
                <w:sz w:val="18"/>
                <w:szCs w:val="21"/>
              </w:rPr>
              <w:t>18</w:t>
            </w:r>
          </w:p>
        </w:tc>
        <w:tc>
          <w:tcPr>
            <w:tcW w:w="960" w:type="dxa"/>
            <w:shd w:val="clear" w:color="auto" w:fill="auto"/>
          </w:tcPr>
          <w:p w14:paraId="1CD96A62">
            <w:pPr>
              <w:widowControl/>
              <w:tabs>
                <w:tab w:val="decimal" w:pos="0"/>
              </w:tabs>
              <w:ind w:firstLine="0" w:firstLineChars="0"/>
              <w:jc w:val="center"/>
              <w:rPr>
                <w:kern w:val="0"/>
                <w:sz w:val="18"/>
                <w:szCs w:val="21"/>
              </w:rPr>
            </w:pPr>
            <w:r>
              <w:rPr>
                <w:kern w:val="0"/>
                <w:sz w:val="18"/>
                <w:szCs w:val="21"/>
              </w:rPr>
              <w:t>19</w:t>
            </w:r>
          </w:p>
        </w:tc>
        <w:tc>
          <w:tcPr>
            <w:tcW w:w="960" w:type="dxa"/>
            <w:shd w:val="clear" w:color="auto" w:fill="auto"/>
          </w:tcPr>
          <w:p w14:paraId="310F5126">
            <w:pPr>
              <w:widowControl/>
              <w:tabs>
                <w:tab w:val="decimal" w:pos="0"/>
              </w:tabs>
              <w:ind w:firstLine="0" w:firstLineChars="0"/>
              <w:jc w:val="center"/>
              <w:rPr>
                <w:kern w:val="0"/>
                <w:sz w:val="18"/>
                <w:szCs w:val="21"/>
              </w:rPr>
            </w:pPr>
            <w:r>
              <w:rPr>
                <w:kern w:val="0"/>
                <w:sz w:val="18"/>
                <w:szCs w:val="21"/>
              </w:rPr>
              <w:t>20</w:t>
            </w:r>
          </w:p>
        </w:tc>
        <w:tc>
          <w:tcPr>
            <w:tcW w:w="1080" w:type="dxa"/>
            <w:shd w:val="clear" w:color="auto" w:fill="auto"/>
          </w:tcPr>
          <w:p w14:paraId="09A5ACE5">
            <w:pPr>
              <w:widowControl/>
              <w:tabs>
                <w:tab w:val="decimal" w:pos="0"/>
              </w:tabs>
              <w:ind w:firstLine="0" w:firstLineChars="0"/>
              <w:jc w:val="center"/>
              <w:rPr>
                <w:kern w:val="0"/>
                <w:sz w:val="18"/>
                <w:szCs w:val="21"/>
              </w:rPr>
            </w:pPr>
            <w:r>
              <w:rPr>
                <w:kern w:val="0"/>
                <w:sz w:val="18"/>
                <w:szCs w:val="21"/>
              </w:rPr>
              <w:t>21</w:t>
            </w:r>
          </w:p>
        </w:tc>
        <w:tc>
          <w:tcPr>
            <w:tcW w:w="1080" w:type="dxa"/>
            <w:shd w:val="clear" w:color="auto" w:fill="auto"/>
          </w:tcPr>
          <w:p w14:paraId="00429CA7">
            <w:pPr>
              <w:widowControl/>
              <w:tabs>
                <w:tab w:val="decimal" w:pos="0"/>
              </w:tabs>
              <w:ind w:firstLine="0" w:firstLineChars="0"/>
              <w:jc w:val="center"/>
              <w:rPr>
                <w:kern w:val="0"/>
                <w:sz w:val="18"/>
                <w:szCs w:val="21"/>
              </w:rPr>
            </w:pPr>
            <w:r>
              <w:rPr>
                <w:kern w:val="0"/>
                <w:sz w:val="18"/>
                <w:szCs w:val="21"/>
              </w:rPr>
              <w:t>22</w:t>
            </w:r>
          </w:p>
        </w:tc>
        <w:tc>
          <w:tcPr>
            <w:tcW w:w="960" w:type="dxa"/>
            <w:shd w:val="clear" w:color="auto" w:fill="auto"/>
          </w:tcPr>
          <w:p w14:paraId="2934C27C">
            <w:pPr>
              <w:widowControl/>
              <w:tabs>
                <w:tab w:val="decimal" w:pos="0"/>
              </w:tabs>
              <w:ind w:firstLine="0" w:firstLineChars="0"/>
              <w:jc w:val="center"/>
              <w:rPr>
                <w:kern w:val="0"/>
                <w:sz w:val="18"/>
                <w:szCs w:val="21"/>
              </w:rPr>
            </w:pPr>
            <w:r>
              <w:rPr>
                <w:kern w:val="0"/>
                <w:sz w:val="18"/>
                <w:szCs w:val="21"/>
              </w:rPr>
              <w:t>23</w:t>
            </w:r>
          </w:p>
        </w:tc>
      </w:tr>
      <w:tr w14:paraId="06F6A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3" w:type="dxa"/>
            <w:shd w:val="clear" w:color="auto" w:fill="auto"/>
          </w:tcPr>
          <w:p w14:paraId="0BE7B782">
            <w:pPr>
              <w:widowControl/>
              <w:tabs>
                <w:tab w:val="decimal" w:pos="0"/>
              </w:tabs>
              <w:ind w:firstLine="0" w:firstLineChars="0"/>
              <w:jc w:val="center"/>
              <w:rPr>
                <w:kern w:val="0"/>
                <w:sz w:val="18"/>
                <w:szCs w:val="21"/>
              </w:rPr>
            </w:pPr>
            <w:r>
              <w:rPr>
                <w:kern w:val="0"/>
                <w:sz w:val="18"/>
                <w:szCs w:val="21"/>
              </w:rPr>
              <w:t>S(x)</w:t>
            </w:r>
          </w:p>
        </w:tc>
        <w:tc>
          <w:tcPr>
            <w:tcW w:w="960" w:type="dxa"/>
            <w:shd w:val="clear" w:color="auto" w:fill="auto"/>
          </w:tcPr>
          <w:p w14:paraId="291D210A">
            <w:pPr>
              <w:widowControl/>
              <w:tabs>
                <w:tab w:val="decimal" w:pos="0"/>
              </w:tabs>
              <w:ind w:firstLine="0" w:firstLineChars="0"/>
              <w:jc w:val="center"/>
              <w:rPr>
                <w:kern w:val="0"/>
                <w:sz w:val="18"/>
                <w:szCs w:val="21"/>
              </w:rPr>
            </w:pPr>
            <w:r>
              <w:rPr>
                <w:kern w:val="0"/>
                <w:sz w:val="18"/>
                <w:szCs w:val="21"/>
              </w:rPr>
              <w:t>981</w:t>
            </w:r>
          </w:p>
        </w:tc>
        <w:tc>
          <w:tcPr>
            <w:tcW w:w="840" w:type="dxa"/>
            <w:shd w:val="clear" w:color="auto" w:fill="auto"/>
          </w:tcPr>
          <w:p w14:paraId="5E2ECF9E">
            <w:pPr>
              <w:widowControl/>
              <w:tabs>
                <w:tab w:val="decimal" w:pos="0"/>
              </w:tabs>
              <w:ind w:firstLine="0" w:firstLineChars="0"/>
              <w:jc w:val="center"/>
              <w:rPr>
                <w:kern w:val="0"/>
                <w:sz w:val="18"/>
                <w:szCs w:val="21"/>
              </w:rPr>
            </w:pPr>
            <w:r>
              <w:rPr>
                <w:kern w:val="0"/>
                <w:sz w:val="18"/>
                <w:szCs w:val="21"/>
              </w:rPr>
              <w:t>220</w:t>
            </w:r>
          </w:p>
        </w:tc>
        <w:tc>
          <w:tcPr>
            <w:tcW w:w="937" w:type="dxa"/>
            <w:shd w:val="clear" w:color="auto" w:fill="auto"/>
          </w:tcPr>
          <w:p w14:paraId="039F9BF0">
            <w:pPr>
              <w:widowControl/>
              <w:tabs>
                <w:tab w:val="decimal" w:pos="0"/>
              </w:tabs>
              <w:ind w:firstLine="0" w:firstLineChars="0"/>
              <w:jc w:val="center"/>
              <w:rPr>
                <w:kern w:val="0"/>
                <w:sz w:val="18"/>
                <w:szCs w:val="21"/>
              </w:rPr>
            </w:pPr>
            <w:r>
              <w:rPr>
                <w:kern w:val="0"/>
                <w:sz w:val="18"/>
                <w:szCs w:val="21"/>
              </w:rPr>
              <w:t>1183</w:t>
            </w:r>
          </w:p>
        </w:tc>
        <w:tc>
          <w:tcPr>
            <w:tcW w:w="960" w:type="dxa"/>
            <w:shd w:val="clear" w:color="auto" w:fill="auto"/>
          </w:tcPr>
          <w:p w14:paraId="7347E444">
            <w:pPr>
              <w:widowControl/>
              <w:tabs>
                <w:tab w:val="decimal" w:pos="0"/>
              </w:tabs>
              <w:ind w:firstLine="0" w:firstLineChars="0"/>
              <w:jc w:val="center"/>
              <w:rPr>
                <w:kern w:val="0"/>
                <w:sz w:val="18"/>
                <w:szCs w:val="21"/>
              </w:rPr>
            </w:pPr>
            <w:r>
              <w:rPr>
                <w:kern w:val="0"/>
                <w:sz w:val="18"/>
                <w:szCs w:val="21"/>
              </w:rPr>
              <w:t>102</w:t>
            </w:r>
          </w:p>
        </w:tc>
        <w:tc>
          <w:tcPr>
            <w:tcW w:w="960" w:type="dxa"/>
            <w:shd w:val="clear" w:color="auto" w:fill="auto"/>
          </w:tcPr>
          <w:p w14:paraId="1917CE31">
            <w:pPr>
              <w:widowControl/>
              <w:tabs>
                <w:tab w:val="decimal" w:pos="0"/>
              </w:tabs>
              <w:ind w:firstLine="0" w:firstLineChars="0"/>
              <w:jc w:val="center"/>
              <w:rPr>
                <w:kern w:val="0"/>
                <w:sz w:val="18"/>
                <w:szCs w:val="21"/>
              </w:rPr>
            </w:pPr>
            <w:r>
              <w:rPr>
                <w:kern w:val="0"/>
                <w:sz w:val="18"/>
                <w:szCs w:val="21"/>
              </w:rPr>
              <w:t>1258</w:t>
            </w:r>
          </w:p>
        </w:tc>
        <w:tc>
          <w:tcPr>
            <w:tcW w:w="1080" w:type="dxa"/>
            <w:shd w:val="clear" w:color="auto" w:fill="auto"/>
          </w:tcPr>
          <w:p w14:paraId="54C5E84B">
            <w:pPr>
              <w:widowControl/>
              <w:tabs>
                <w:tab w:val="decimal" w:pos="0"/>
              </w:tabs>
              <w:ind w:firstLine="0" w:firstLineChars="0"/>
              <w:jc w:val="center"/>
              <w:rPr>
                <w:kern w:val="0"/>
                <w:sz w:val="18"/>
                <w:szCs w:val="21"/>
              </w:rPr>
            </w:pPr>
            <w:r>
              <w:rPr>
                <w:kern w:val="0"/>
                <w:sz w:val="18"/>
                <w:szCs w:val="21"/>
              </w:rPr>
              <w:t>1019</w:t>
            </w:r>
          </w:p>
        </w:tc>
        <w:tc>
          <w:tcPr>
            <w:tcW w:w="1080" w:type="dxa"/>
            <w:shd w:val="clear" w:color="auto" w:fill="auto"/>
          </w:tcPr>
          <w:p w14:paraId="05BADB69">
            <w:pPr>
              <w:widowControl/>
              <w:tabs>
                <w:tab w:val="decimal" w:pos="0"/>
              </w:tabs>
              <w:ind w:firstLine="0" w:firstLineChars="0"/>
              <w:jc w:val="center"/>
              <w:rPr>
                <w:kern w:val="0"/>
                <w:sz w:val="18"/>
                <w:szCs w:val="21"/>
              </w:rPr>
            </w:pPr>
            <w:r>
              <w:rPr>
                <w:kern w:val="0"/>
                <w:sz w:val="18"/>
                <w:szCs w:val="21"/>
              </w:rPr>
              <w:t>1296</w:t>
            </w:r>
          </w:p>
        </w:tc>
        <w:tc>
          <w:tcPr>
            <w:tcW w:w="960" w:type="dxa"/>
            <w:shd w:val="clear" w:color="auto" w:fill="auto"/>
          </w:tcPr>
          <w:p w14:paraId="04C3EE4C">
            <w:pPr>
              <w:widowControl/>
              <w:tabs>
                <w:tab w:val="decimal" w:pos="0"/>
              </w:tabs>
              <w:ind w:firstLine="0" w:firstLineChars="0"/>
              <w:jc w:val="center"/>
              <w:rPr>
                <w:kern w:val="0"/>
                <w:sz w:val="18"/>
                <w:szCs w:val="21"/>
              </w:rPr>
            </w:pPr>
            <w:r>
              <w:rPr>
                <w:kern w:val="0"/>
                <w:sz w:val="18"/>
                <w:szCs w:val="21"/>
              </w:rPr>
              <w:t>737</w:t>
            </w:r>
          </w:p>
        </w:tc>
      </w:tr>
      <w:tr w14:paraId="6C113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3" w:type="dxa"/>
            <w:shd w:val="clear" w:color="auto" w:fill="auto"/>
          </w:tcPr>
          <w:p w14:paraId="3C6F1662">
            <w:pPr>
              <w:widowControl/>
              <w:tabs>
                <w:tab w:val="decimal" w:pos="0"/>
              </w:tabs>
              <w:ind w:firstLine="0" w:firstLineChars="0"/>
              <w:jc w:val="center"/>
              <w:rPr>
                <w:kern w:val="0"/>
                <w:sz w:val="18"/>
                <w:szCs w:val="21"/>
              </w:rPr>
            </w:pPr>
            <w:r>
              <w:rPr>
                <w:kern w:val="0"/>
                <w:sz w:val="18"/>
                <w:szCs w:val="21"/>
              </w:rPr>
              <w:t>x</w:t>
            </w:r>
          </w:p>
        </w:tc>
        <w:tc>
          <w:tcPr>
            <w:tcW w:w="960" w:type="dxa"/>
            <w:shd w:val="clear" w:color="auto" w:fill="auto"/>
          </w:tcPr>
          <w:p w14:paraId="43F6A348">
            <w:pPr>
              <w:widowControl/>
              <w:tabs>
                <w:tab w:val="decimal" w:pos="0"/>
              </w:tabs>
              <w:ind w:firstLine="0" w:firstLineChars="0"/>
              <w:jc w:val="center"/>
              <w:rPr>
                <w:kern w:val="0"/>
                <w:sz w:val="18"/>
                <w:szCs w:val="21"/>
              </w:rPr>
            </w:pPr>
            <w:r>
              <w:rPr>
                <w:kern w:val="0"/>
                <w:sz w:val="18"/>
                <w:szCs w:val="21"/>
              </w:rPr>
              <w:t>24</w:t>
            </w:r>
          </w:p>
        </w:tc>
        <w:tc>
          <w:tcPr>
            <w:tcW w:w="840" w:type="dxa"/>
            <w:shd w:val="clear" w:color="auto" w:fill="auto"/>
          </w:tcPr>
          <w:p w14:paraId="3F01360E">
            <w:pPr>
              <w:widowControl/>
              <w:tabs>
                <w:tab w:val="decimal" w:pos="0"/>
              </w:tabs>
              <w:ind w:firstLine="0" w:firstLineChars="0"/>
              <w:jc w:val="center"/>
              <w:rPr>
                <w:kern w:val="0"/>
                <w:sz w:val="18"/>
                <w:szCs w:val="21"/>
              </w:rPr>
            </w:pPr>
            <w:r>
              <w:rPr>
                <w:kern w:val="0"/>
                <w:sz w:val="18"/>
                <w:szCs w:val="21"/>
              </w:rPr>
              <w:t>25</w:t>
            </w:r>
          </w:p>
        </w:tc>
        <w:tc>
          <w:tcPr>
            <w:tcW w:w="937" w:type="dxa"/>
            <w:shd w:val="clear" w:color="auto" w:fill="auto"/>
          </w:tcPr>
          <w:p w14:paraId="4484EFA6">
            <w:pPr>
              <w:widowControl/>
              <w:tabs>
                <w:tab w:val="decimal" w:pos="0"/>
              </w:tabs>
              <w:ind w:firstLine="0" w:firstLineChars="0"/>
              <w:jc w:val="center"/>
              <w:rPr>
                <w:kern w:val="0"/>
                <w:sz w:val="18"/>
                <w:szCs w:val="21"/>
              </w:rPr>
            </w:pPr>
            <w:r>
              <w:rPr>
                <w:kern w:val="0"/>
                <w:sz w:val="18"/>
                <w:szCs w:val="21"/>
              </w:rPr>
              <w:t>26</w:t>
            </w:r>
          </w:p>
        </w:tc>
        <w:tc>
          <w:tcPr>
            <w:tcW w:w="960" w:type="dxa"/>
            <w:shd w:val="clear" w:color="auto" w:fill="auto"/>
          </w:tcPr>
          <w:p w14:paraId="73464F3D">
            <w:pPr>
              <w:widowControl/>
              <w:tabs>
                <w:tab w:val="decimal" w:pos="0"/>
              </w:tabs>
              <w:ind w:firstLine="0" w:firstLineChars="0"/>
              <w:jc w:val="center"/>
              <w:rPr>
                <w:kern w:val="0"/>
                <w:sz w:val="18"/>
                <w:szCs w:val="21"/>
              </w:rPr>
            </w:pPr>
            <w:r>
              <w:rPr>
                <w:kern w:val="0"/>
                <w:sz w:val="18"/>
                <w:szCs w:val="21"/>
              </w:rPr>
              <w:t>27</w:t>
            </w:r>
          </w:p>
        </w:tc>
        <w:tc>
          <w:tcPr>
            <w:tcW w:w="960" w:type="dxa"/>
            <w:shd w:val="clear" w:color="auto" w:fill="auto"/>
          </w:tcPr>
          <w:p w14:paraId="12106564">
            <w:pPr>
              <w:widowControl/>
              <w:tabs>
                <w:tab w:val="decimal" w:pos="0"/>
              </w:tabs>
              <w:ind w:firstLine="0" w:firstLineChars="0"/>
              <w:jc w:val="center"/>
              <w:rPr>
                <w:kern w:val="0"/>
                <w:sz w:val="18"/>
                <w:szCs w:val="21"/>
              </w:rPr>
            </w:pPr>
            <w:r>
              <w:rPr>
                <w:kern w:val="0"/>
                <w:sz w:val="18"/>
                <w:szCs w:val="21"/>
              </w:rPr>
              <w:t>28</w:t>
            </w:r>
          </w:p>
        </w:tc>
        <w:tc>
          <w:tcPr>
            <w:tcW w:w="1080" w:type="dxa"/>
            <w:shd w:val="clear" w:color="auto" w:fill="auto"/>
          </w:tcPr>
          <w:p w14:paraId="29158C29">
            <w:pPr>
              <w:widowControl/>
              <w:tabs>
                <w:tab w:val="decimal" w:pos="0"/>
              </w:tabs>
              <w:ind w:firstLine="0" w:firstLineChars="0"/>
              <w:jc w:val="center"/>
              <w:rPr>
                <w:kern w:val="0"/>
                <w:sz w:val="18"/>
                <w:szCs w:val="21"/>
              </w:rPr>
            </w:pPr>
            <w:r>
              <w:rPr>
                <w:kern w:val="0"/>
                <w:sz w:val="18"/>
                <w:szCs w:val="21"/>
              </w:rPr>
              <w:t>29</w:t>
            </w:r>
          </w:p>
        </w:tc>
        <w:tc>
          <w:tcPr>
            <w:tcW w:w="1080" w:type="dxa"/>
            <w:shd w:val="clear" w:color="auto" w:fill="auto"/>
          </w:tcPr>
          <w:p w14:paraId="2E286FC9">
            <w:pPr>
              <w:widowControl/>
              <w:tabs>
                <w:tab w:val="decimal" w:pos="0"/>
              </w:tabs>
              <w:ind w:firstLine="0" w:firstLineChars="0"/>
              <w:jc w:val="center"/>
              <w:rPr>
                <w:kern w:val="0"/>
                <w:sz w:val="18"/>
                <w:szCs w:val="21"/>
              </w:rPr>
            </w:pPr>
            <w:r>
              <w:rPr>
                <w:kern w:val="0"/>
                <w:sz w:val="18"/>
                <w:szCs w:val="21"/>
              </w:rPr>
              <w:t>30</w:t>
            </w:r>
          </w:p>
        </w:tc>
        <w:tc>
          <w:tcPr>
            <w:tcW w:w="960" w:type="dxa"/>
            <w:shd w:val="clear" w:color="auto" w:fill="auto"/>
          </w:tcPr>
          <w:p w14:paraId="4573575B">
            <w:pPr>
              <w:widowControl/>
              <w:tabs>
                <w:tab w:val="decimal" w:pos="0"/>
              </w:tabs>
              <w:ind w:firstLine="0" w:firstLineChars="0"/>
              <w:jc w:val="center"/>
              <w:rPr>
                <w:kern w:val="0"/>
                <w:sz w:val="18"/>
                <w:szCs w:val="21"/>
              </w:rPr>
            </w:pPr>
            <w:r>
              <w:rPr>
                <w:kern w:val="0"/>
                <w:sz w:val="18"/>
                <w:szCs w:val="21"/>
              </w:rPr>
              <w:t>31</w:t>
            </w:r>
          </w:p>
        </w:tc>
      </w:tr>
      <w:tr w14:paraId="130CF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3" w:type="dxa"/>
            <w:shd w:val="clear" w:color="auto" w:fill="auto"/>
          </w:tcPr>
          <w:p w14:paraId="1000C1D8">
            <w:pPr>
              <w:widowControl/>
              <w:tabs>
                <w:tab w:val="decimal" w:pos="0"/>
              </w:tabs>
              <w:ind w:firstLine="0" w:firstLineChars="0"/>
              <w:jc w:val="center"/>
              <w:rPr>
                <w:kern w:val="0"/>
                <w:sz w:val="18"/>
                <w:szCs w:val="21"/>
              </w:rPr>
            </w:pPr>
            <w:r>
              <w:rPr>
                <w:kern w:val="0"/>
                <w:sz w:val="18"/>
                <w:szCs w:val="21"/>
              </w:rPr>
              <w:t>S(x)</w:t>
            </w:r>
          </w:p>
        </w:tc>
        <w:tc>
          <w:tcPr>
            <w:tcW w:w="960" w:type="dxa"/>
            <w:shd w:val="clear" w:color="auto" w:fill="auto"/>
          </w:tcPr>
          <w:p w14:paraId="6CC20076">
            <w:pPr>
              <w:widowControl/>
              <w:tabs>
                <w:tab w:val="decimal" w:pos="0"/>
              </w:tabs>
              <w:ind w:firstLine="0" w:firstLineChars="0"/>
              <w:jc w:val="center"/>
              <w:rPr>
                <w:kern w:val="0"/>
                <w:sz w:val="18"/>
                <w:szCs w:val="21"/>
              </w:rPr>
            </w:pPr>
            <w:r>
              <w:rPr>
                <w:kern w:val="0"/>
                <w:sz w:val="18"/>
                <w:szCs w:val="21"/>
              </w:rPr>
              <w:t>694</w:t>
            </w:r>
          </w:p>
        </w:tc>
        <w:tc>
          <w:tcPr>
            <w:tcW w:w="840" w:type="dxa"/>
            <w:shd w:val="clear" w:color="auto" w:fill="auto"/>
          </w:tcPr>
          <w:p w14:paraId="685CD6CB">
            <w:pPr>
              <w:widowControl/>
              <w:tabs>
                <w:tab w:val="decimal" w:pos="0"/>
              </w:tabs>
              <w:ind w:firstLine="0" w:firstLineChars="0"/>
              <w:jc w:val="center"/>
              <w:rPr>
                <w:kern w:val="0"/>
                <w:sz w:val="18"/>
                <w:szCs w:val="21"/>
              </w:rPr>
            </w:pPr>
            <w:r>
              <w:rPr>
                <w:kern w:val="0"/>
                <w:sz w:val="18"/>
                <w:szCs w:val="21"/>
              </w:rPr>
              <w:t>1495</w:t>
            </w:r>
          </w:p>
        </w:tc>
        <w:tc>
          <w:tcPr>
            <w:tcW w:w="937" w:type="dxa"/>
            <w:shd w:val="clear" w:color="auto" w:fill="auto"/>
          </w:tcPr>
          <w:p w14:paraId="2495716D">
            <w:pPr>
              <w:widowControl/>
              <w:tabs>
                <w:tab w:val="decimal" w:pos="0"/>
              </w:tabs>
              <w:ind w:firstLine="0" w:firstLineChars="0"/>
              <w:jc w:val="center"/>
              <w:rPr>
                <w:kern w:val="0"/>
                <w:sz w:val="18"/>
                <w:szCs w:val="21"/>
              </w:rPr>
            </w:pPr>
            <w:r>
              <w:rPr>
                <w:kern w:val="0"/>
                <w:sz w:val="18"/>
                <w:szCs w:val="21"/>
              </w:rPr>
              <w:t>612</w:t>
            </w:r>
          </w:p>
        </w:tc>
        <w:tc>
          <w:tcPr>
            <w:tcW w:w="960" w:type="dxa"/>
            <w:shd w:val="clear" w:color="auto" w:fill="auto"/>
          </w:tcPr>
          <w:p w14:paraId="629CB9E6">
            <w:pPr>
              <w:widowControl/>
              <w:tabs>
                <w:tab w:val="decimal" w:pos="0"/>
              </w:tabs>
              <w:ind w:firstLine="0" w:firstLineChars="0"/>
              <w:jc w:val="center"/>
              <w:rPr>
                <w:kern w:val="0"/>
                <w:sz w:val="18"/>
                <w:szCs w:val="21"/>
              </w:rPr>
            </w:pPr>
            <w:r>
              <w:rPr>
                <w:kern w:val="0"/>
                <w:sz w:val="18"/>
                <w:szCs w:val="21"/>
              </w:rPr>
              <w:t>453</w:t>
            </w:r>
          </w:p>
        </w:tc>
        <w:tc>
          <w:tcPr>
            <w:tcW w:w="960" w:type="dxa"/>
            <w:shd w:val="clear" w:color="auto" w:fill="auto"/>
          </w:tcPr>
          <w:p w14:paraId="60179451">
            <w:pPr>
              <w:widowControl/>
              <w:tabs>
                <w:tab w:val="decimal" w:pos="0"/>
              </w:tabs>
              <w:ind w:firstLine="0" w:firstLineChars="0"/>
              <w:jc w:val="center"/>
              <w:rPr>
                <w:kern w:val="0"/>
                <w:sz w:val="18"/>
                <w:szCs w:val="21"/>
              </w:rPr>
            </w:pPr>
            <w:r>
              <w:rPr>
                <w:kern w:val="0"/>
                <w:sz w:val="18"/>
                <w:szCs w:val="21"/>
              </w:rPr>
              <w:t>1049</w:t>
            </w:r>
          </w:p>
        </w:tc>
        <w:tc>
          <w:tcPr>
            <w:tcW w:w="1080" w:type="dxa"/>
            <w:shd w:val="clear" w:color="auto" w:fill="auto"/>
          </w:tcPr>
          <w:p w14:paraId="6FBCDC7D">
            <w:pPr>
              <w:widowControl/>
              <w:tabs>
                <w:tab w:val="decimal" w:pos="0"/>
              </w:tabs>
              <w:ind w:firstLine="0" w:firstLineChars="0"/>
              <w:jc w:val="center"/>
              <w:rPr>
                <w:kern w:val="0"/>
                <w:sz w:val="18"/>
                <w:szCs w:val="21"/>
              </w:rPr>
            </w:pPr>
            <w:r>
              <w:rPr>
                <w:kern w:val="0"/>
                <w:sz w:val="18"/>
                <w:szCs w:val="21"/>
              </w:rPr>
              <w:t>1450</w:t>
            </w:r>
          </w:p>
        </w:tc>
        <w:tc>
          <w:tcPr>
            <w:tcW w:w="1080" w:type="dxa"/>
            <w:shd w:val="clear" w:color="auto" w:fill="auto"/>
          </w:tcPr>
          <w:p w14:paraId="67482BCD">
            <w:pPr>
              <w:widowControl/>
              <w:tabs>
                <w:tab w:val="decimal" w:pos="0"/>
              </w:tabs>
              <w:ind w:firstLine="0" w:firstLineChars="0"/>
              <w:jc w:val="center"/>
              <w:rPr>
                <w:kern w:val="0"/>
                <w:sz w:val="18"/>
                <w:szCs w:val="21"/>
              </w:rPr>
            </w:pPr>
            <w:r>
              <w:rPr>
                <w:kern w:val="0"/>
                <w:sz w:val="18"/>
                <w:szCs w:val="21"/>
              </w:rPr>
              <w:t>531</w:t>
            </w:r>
          </w:p>
        </w:tc>
        <w:tc>
          <w:tcPr>
            <w:tcW w:w="960" w:type="dxa"/>
            <w:shd w:val="clear" w:color="auto" w:fill="auto"/>
          </w:tcPr>
          <w:p w14:paraId="504610B7">
            <w:pPr>
              <w:widowControl/>
              <w:tabs>
                <w:tab w:val="decimal" w:pos="0"/>
              </w:tabs>
              <w:ind w:firstLine="0" w:firstLineChars="0"/>
              <w:jc w:val="center"/>
              <w:rPr>
                <w:kern w:val="0"/>
                <w:sz w:val="18"/>
                <w:szCs w:val="21"/>
              </w:rPr>
            </w:pPr>
            <w:r>
              <w:rPr>
                <w:kern w:val="0"/>
                <w:sz w:val="18"/>
                <w:szCs w:val="21"/>
              </w:rPr>
              <w:t>47</w:t>
            </w:r>
          </w:p>
        </w:tc>
      </w:tr>
      <w:tr w14:paraId="79C81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3" w:type="dxa"/>
            <w:shd w:val="clear" w:color="auto" w:fill="auto"/>
          </w:tcPr>
          <w:p w14:paraId="21F9B1DE">
            <w:pPr>
              <w:widowControl/>
              <w:tabs>
                <w:tab w:val="decimal" w:pos="0"/>
              </w:tabs>
              <w:ind w:firstLine="0" w:firstLineChars="0"/>
              <w:jc w:val="center"/>
              <w:rPr>
                <w:kern w:val="0"/>
                <w:sz w:val="18"/>
                <w:szCs w:val="21"/>
              </w:rPr>
            </w:pPr>
            <w:r>
              <w:rPr>
                <w:kern w:val="0"/>
                <w:sz w:val="18"/>
                <w:szCs w:val="21"/>
              </w:rPr>
              <w:t>x</w:t>
            </w:r>
          </w:p>
        </w:tc>
        <w:tc>
          <w:tcPr>
            <w:tcW w:w="960" w:type="dxa"/>
            <w:shd w:val="clear" w:color="auto" w:fill="auto"/>
          </w:tcPr>
          <w:p w14:paraId="6FA7AD7F">
            <w:pPr>
              <w:widowControl/>
              <w:tabs>
                <w:tab w:val="decimal" w:pos="0"/>
              </w:tabs>
              <w:ind w:firstLine="0" w:firstLineChars="0"/>
              <w:jc w:val="center"/>
              <w:rPr>
                <w:kern w:val="0"/>
                <w:sz w:val="18"/>
                <w:szCs w:val="21"/>
              </w:rPr>
            </w:pPr>
            <w:r>
              <w:rPr>
                <w:kern w:val="0"/>
                <w:sz w:val="18"/>
                <w:szCs w:val="21"/>
              </w:rPr>
              <w:t>32</w:t>
            </w:r>
          </w:p>
        </w:tc>
        <w:tc>
          <w:tcPr>
            <w:tcW w:w="840" w:type="dxa"/>
            <w:shd w:val="clear" w:color="auto" w:fill="auto"/>
          </w:tcPr>
          <w:p w14:paraId="53D1FAE0">
            <w:pPr>
              <w:widowControl/>
              <w:tabs>
                <w:tab w:val="decimal" w:pos="0"/>
              </w:tabs>
              <w:ind w:firstLine="0" w:firstLineChars="0"/>
              <w:jc w:val="center"/>
              <w:rPr>
                <w:kern w:val="0"/>
                <w:sz w:val="18"/>
                <w:szCs w:val="21"/>
              </w:rPr>
            </w:pPr>
            <w:r>
              <w:rPr>
                <w:kern w:val="0"/>
                <w:sz w:val="18"/>
                <w:szCs w:val="21"/>
              </w:rPr>
              <w:t>33</w:t>
            </w:r>
          </w:p>
        </w:tc>
        <w:tc>
          <w:tcPr>
            <w:tcW w:w="937" w:type="dxa"/>
            <w:shd w:val="clear" w:color="auto" w:fill="auto"/>
          </w:tcPr>
          <w:p w14:paraId="4372E6E9">
            <w:pPr>
              <w:widowControl/>
              <w:tabs>
                <w:tab w:val="decimal" w:pos="0"/>
              </w:tabs>
              <w:ind w:firstLine="0" w:firstLineChars="0"/>
              <w:jc w:val="center"/>
              <w:rPr>
                <w:kern w:val="0"/>
                <w:sz w:val="18"/>
                <w:szCs w:val="21"/>
              </w:rPr>
            </w:pPr>
            <w:r>
              <w:rPr>
                <w:kern w:val="0"/>
                <w:sz w:val="18"/>
                <w:szCs w:val="21"/>
              </w:rPr>
              <w:t>34</w:t>
            </w:r>
          </w:p>
        </w:tc>
        <w:tc>
          <w:tcPr>
            <w:tcW w:w="960" w:type="dxa"/>
            <w:shd w:val="clear" w:color="auto" w:fill="auto"/>
          </w:tcPr>
          <w:p w14:paraId="0CF64BBD">
            <w:pPr>
              <w:widowControl/>
              <w:tabs>
                <w:tab w:val="decimal" w:pos="0"/>
              </w:tabs>
              <w:ind w:firstLine="0" w:firstLineChars="0"/>
              <w:jc w:val="center"/>
              <w:rPr>
                <w:kern w:val="0"/>
                <w:sz w:val="18"/>
                <w:szCs w:val="21"/>
              </w:rPr>
            </w:pPr>
            <w:r>
              <w:rPr>
                <w:kern w:val="0"/>
                <w:sz w:val="18"/>
                <w:szCs w:val="21"/>
              </w:rPr>
              <w:t>35</w:t>
            </w:r>
          </w:p>
        </w:tc>
        <w:tc>
          <w:tcPr>
            <w:tcW w:w="960" w:type="dxa"/>
            <w:shd w:val="clear" w:color="auto" w:fill="auto"/>
          </w:tcPr>
          <w:p w14:paraId="24B73A5D">
            <w:pPr>
              <w:widowControl/>
              <w:tabs>
                <w:tab w:val="decimal" w:pos="0"/>
              </w:tabs>
              <w:ind w:firstLine="0" w:firstLineChars="0"/>
              <w:jc w:val="center"/>
              <w:rPr>
                <w:kern w:val="0"/>
                <w:sz w:val="18"/>
                <w:szCs w:val="21"/>
              </w:rPr>
            </w:pPr>
            <w:r>
              <w:rPr>
                <w:kern w:val="0"/>
                <w:sz w:val="18"/>
                <w:szCs w:val="21"/>
              </w:rPr>
              <w:t>36</w:t>
            </w:r>
          </w:p>
        </w:tc>
        <w:tc>
          <w:tcPr>
            <w:tcW w:w="1080" w:type="dxa"/>
            <w:shd w:val="clear" w:color="auto" w:fill="auto"/>
          </w:tcPr>
          <w:p w14:paraId="01A282B6">
            <w:pPr>
              <w:widowControl/>
              <w:tabs>
                <w:tab w:val="decimal" w:pos="0"/>
              </w:tabs>
              <w:ind w:firstLine="0" w:firstLineChars="0"/>
              <w:jc w:val="center"/>
              <w:rPr>
                <w:kern w:val="0"/>
                <w:sz w:val="18"/>
                <w:szCs w:val="21"/>
              </w:rPr>
            </w:pPr>
            <w:r>
              <w:rPr>
                <w:kern w:val="0"/>
                <w:sz w:val="18"/>
                <w:szCs w:val="21"/>
              </w:rPr>
              <w:t>37</w:t>
            </w:r>
          </w:p>
        </w:tc>
        <w:tc>
          <w:tcPr>
            <w:tcW w:w="1080" w:type="dxa"/>
            <w:shd w:val="clear" w:color="auto" w:fill="auto"/>
          </w:tcPr>
          <w:p w14:paraId="1C099F4C">
            <w:pPr>
              <w:widowControl/>
              <w:tabs>
                <w:tab w:val="decimal" w:pos="0"/>
              </w:tabs>
              <w:ind w:firstLine="0" w:firstLineChars="0"/>
              <w:jc w:val="center"/>
              <w:rPr>
                <w:kern w:val="0"/>
                <w:sz w:val="18"/>
                <w:szCs w:val="21"/>
              </w:rPr>
            </w:pPr>
            <w:r>
              <w:rPr>
                <w:kern w:val="0"/>
                <w:sz w:val="18"/>
                <w:szCs w:val="21"/>
              </w:rPr>
              <w:t>38</w:t>
            </w:r>
          </w:p>
        </w:tc>
        <w:tc>
          <w:tcPr>
            <w:tcW w:w="960" w:type="dxa"/>
            <w:shd w:val="clear" w:color="auto" w:fill="auto"/>
          </w:tcPr>
          <w:p w14:paraId="1E646269">
            <w:pPr>
              <w:widowControl/>
              <w:tabs>
                <w:tab w:val="decimal" w:pos="0"/>
              </w:tabs>
              <w:ind w:firstLine="0" w:firstLineChars="0"/>
              <w:jc w:val="center"/>
              <w:rPr>
                <w:kern w:val="0"/>
                <w:sz w:val="18"/>
                <w:szCs w:val="21"/>
              </w:rPr>
            </w:pPr>
            <w:r>
              <w:rPr>
                <w:kern w:val="0"/>
                <w:sz w:val="18"/>
                <w:szCs w:val="21"/>
              </w:rPr>
              <w:t>39</w:t>
            </w:r>
          </w:p>
        </w:tc>
      </w:tr>
      <w:tr w14:paraId="043F3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3" w:type="dxa"/>
            <w:shd w:val="clear" w:color="auto" w:fill="auto"/>
          </w:tcPr>
          <w:p w14:paraId="2DD01681">
            <w:pPr>
              <w:widowControl/>
              <w:tabs>
                <w:tab w:val="decimal" w:pos="0"/>
              </w:tabs>
              <w:ind w:firstLine="0" w:firstLineChars="0"/>
              <w:jc w:val="center"/>
              <w:rPr>
                <w:kern w:val="0"/>
                <w:sz w:val="18"/>
                <w:szCs w:val="21"/>
              </w:rPr>
            </w:pPr>
            <w:r>
              <w:rPr>
                <w:kern w:val="0"/>
                <w:sz w:val="18"/>
                <w:szCs w:val="21"/>
              </w:rPr>
              <w:t>S(x)</w:t>
            </w:r>
          </w:p>
        </w:tc>
        <w:tc>
          <w:tcPr>
            <w:tcW w:w="960" w:type="dxa"/>
            <w:shd w:val="clear" w:color="auto" w:fill="auto"/>
          </w:tcPr>
          <w:p w14:paraId="42E20769">
            <w:pPr>
              <w:widowControl/>
              <w:tabs>
                <w:tab w:val="decimal" w:pos="0"/>
              </w:tabs>
              <w:ind w:firstLine="0" w:firstLineChars="0"/>
              <w:jc w:val="center"/>
              <w:rPr>
                <w:kern w:val="0"/>
                <w:sz w:val="18"/>
                <w:szCs w:val="21"/>
              </w:rPr>
            </w:pPr>
            <w:r>
              <w:rPr>
                <w:kern w:val="0"/>
                <w:sz w:val="18"/>
                <w:szCs w:val="21"/>
              </w:rPr>
              <w:t>1368</w:t>
            </w:r>
          </w:p>
        </w:tc>
        <w:tc>
          <w:tcPr>
            <w:tcW w:w="840" w:type="dxa"/>
            <w:shd w:val="clear" w:color="auto" w:fill="auto"/>
          </w:tcPr>
          <w:p w14:paraId="5AE06A56">
            <w:pPr>
              <w:widowControl/>
              <w:tabs>
                <w:tab w:val="decimal" w:pos="0"/>
              </w:tabs>
              <w:ind w:firstLine="0" w:firstLineChars="0"/>
              <w:jc w:val="center"/>
              <w:rPr>
                <w:kern w:val="0"/>
                <w:sz w:val="18"/>
                <w:szCs w:val="21"/>
              </w:rPr>
            </w:pPr>
            <w:r>
              <w:rPr>
                <w:kern w:val="0"/>
                <w:sz w:val="18"/>
                <w:szCs w:val="21"/>
              </w:rPr>
              <w:t>645</w:t>
            </w:r>
          </w:p>
        </w:tc>
        <w:tc>
          <w:tcPr>
            <w:tcW w:w="937" w:type="dxa"/>
            <w:shd w:val="clear" w:color="auto" w:fill="auto"/>
          </w:tcPr>
          <w:p w14:paraId="46168904">
            <w:pPr>
              <w:widowControl/>
              <w:tabs>
                <w:tab w:val="decimal" w:pos="0"/>
              </w:tabs>
              <w:ind w:firstLine="0" w:firstLineChars="0"/>
              <w:jc w:val="center"/>
              <w:rPr>
                <w:kern w:val="0"/>
                <w:sz w:val="18"/>
                <w:szCs w:val="21"/>
              </w:rPr>
            </w:pPr>
            <w:r>
              <w:rPr>
                <w:kern w:val="0"/>
                <w:sz w:val="18"/>
                <w:szCs w:val="21"/>
              </w:rPr>
              <w:t>166</w:t>
            </w:r>
          </w:p>
        </w:tc>
        <w:tc>
          <w:tcPr>
            <w:tcW w:w="960" w:type="dxa"/>
            <w:shd w:val="clear" w:color="auto" w:fill="auto"/>
          </w:tcPr>
          <w:p w14:paraId="73A462EC">
            <w:pPr>
              <w:widowControl/>
              <w:tabs>
                <w:tab w:val="decimal" w:pos="0"/>
              </w:tabs>
              <w:ind w:firstLine="0" w:firstLineChars="0"/>
              <w:jc w:val="center"/>
              <w:rPr>
                <w:kern w:val="0"/>
                <w:sz w:val="18"/>
                <w:szCs w:val="21"/>
              </w:rPr>
            </w:pPr>
            <w:r>
              <w:rPr>
                <w:kern w:val="0"/>
                <w:sz w:val="18"/>
                <w:szCs w:val="21"/>
              </w:rPr>
              <w:t>322</w:t>
            </w:r>
          </w:p>
        </w:tc>
        <w:tc>
          <w:tcPr>
            <w:tcW w:w="960" w:type="dxa"/>
            <w:shd w:val="clear" w:color="auto" w:fill="auto"/>
          </w:tcPr>
          <w:p w14:paraId="3932F299">
            <w:pPr>
              <w:widowControl/>
              <w:tabs>
                <w:tab w:val="decimal" w:pos="0"/>
              </w:tabs>
              <w:ind w:firstLine="0" w:firstLineChars="0"/>
              <w:jc w:val="center"/>
              <w:rPr>
                <w:kern w:val="0"/>
                <w:sz w:val="18"/>
                <w:szCs w:val="21"/>
              </w:rPr>
            </w:pPr>
            <w:r>
              <w:rPr>
                <w:kern w:val="0"/>
                <w:sz w:val="18"/>
                <w:szCs w:val="21"/>
              </w:rPr>
              <w:t>1323</w:t>
            </w:r>
          </w:p>
        </w:tc>
        <w:tc>
          <w:tcPr>
            <w:tcW w:w="1080" w:type="dxa"/>
            <w:shd w:val="clear" w:color="auto" w:fill="auto"/>
          </w:tcPr>
          <w:p w14:paraId="041E2111">
            <w:pPr>
              <w:widowControl/>
              <w:tabs>
                <w:tab w:val="decimal" w:pos="0"/>
              </w:tabs>
              <w:ind w:firstLine="0" w:firstLineChars="0"/>
              <w:jc w:val="center"/>
              <w:rPr>
                <w:kern w:val="0"/>
                <w:sz w:val="18"/>
                <w:szCs w:val="21"/>
              </w:rPr>
            </w:pPr>
            <w:r>
              <w:rPr>
                <w:kern w:val="0"/>
                <w:sz w:val="18"/>
                <w:szCs w:val="21"/>
              </w:rPr>
              <w:t>1404</w:t>
            </w:r>
          </w:p>
        </w:tc>
        <w:tc>
          <w:tcPr>
            <w:tcW w:w="1080" w:type="dxa"/>
            <w:shd w:val="clear" w:color="auto" w:fill="auto"/>
          </w:tcPr>
          <w:p w14:paraId="621DFC49">
            <w:pPr>
              <w:widowControl/>
              <w:tabs>
                <w:tab w:val="decimal" w:pos="0"/>
              </w:tabs>
              <w:ind w:firstLine="0" w:firstLineChars="0"/>
              <w:jc w:val="center"/>
              <w:rPr>
                <w:kern w:val="0"/>
                <w:sz w:val="18"/>
                <w:szCs w:val="21"/>
              </w:rPr>
            </w:pPr>
            <w:r>
              <w:rPr>
                <w:kern w:val="0"/>
                <w:sz w:val="18"/>
                <w:szCs w:val="21"/>
              </w:rPr>
              <w:t>0</w:t>
            </w:r>
          </w:p>
        </w:tc>
        <w:tc>
          <w:tcPr>
            <w:tcW w:w="960" w:type="dxa"/>
            <w:shd w:val="clear" w:color="auto" w:fill="auto"/>
          </w:tcPr>
          <w:p w14:paraId="1C044666">
            <w:pPr>
              <w:widowControl/>
              <w:tabs>
                <w:tab w:val="decimal" w:pos="0"/>
              </w:tabs>
              <w:ind w:firstLine="0" w:firstLineChars="0"/>
              <w:jc w:val="center"/>
              <w:rPr>
                <w:kern w:val="0"/>
                <w:sz w:val="18"/>
                <w:szCs w:val="21"/>
              </w:rPr>
            </w:pPr>
            <w:r>
              <w:rPr>
                <w:kern w:val="0"/>
                <w:sz w:val="18"/>
                <w:szCs w:val="21"/>
              </w:rPr>
              <w:t>881</w:t>
            </w:r>
          </w:p>
        </w:tc>
      </w:tr>
    </w:tbl>
    <w:p w14:paraId="432F162D">
      <w:pPr>
        <w:pStyle w:val="362"/>
        <w:widowControl/>
        <w:numPr>
          <w:ilvl w:val="0"/>
          <w:numId w:val="47"/>
        </w:numPr>
        <w:tabs>
          <w:tab w:val="center" w:pos="4201"/>
          <w:tab w:val="right" w:leader="dot" w:pos="9298"/>
          <w:tab w:val="clear" w:pos="420"/>
        </w:tabs>
        <w:autoSpaceDE w:val="0"/>
        <w:autoSpaceDN w:val="0"/>
        <w:adjustRightInd w:val="0"/>
        <w:snapToGrid w:val="0"/>
        <w:spacing w:before="313" w:beforeLines="100"/>
        <w:ind w:left="839" w:firstLineChars="0"/>
        <w:rPr>
          <w:kern w:val="0"/>
          <w:szCs w:val="20"/>
        </w:rPr>
      </w:pPr>
      <w:r>
        <w:rPr>
          <w:kern w:val="0"/>
          <w:szCs w:val="20"/>
        </w:rPr>
        <w:t>打孔模块</w:t>
      </w:r>
    </w:p>
    <w:p w14:paraId="0277A941">
      <w:pPr>
        <w:widowControl/>
        <w:tabs>
          <w:tab w:val="center" w:pos="4201"/>
          <w:tab w:val="right" w:leader="dot" w:pos="9298"/>
        </w:tabs>
        <w:autoSpaceDE w:val="0"/>
        <w:autoSpaceDN w:val="0"/>
        <w:ind w:firstLine="420"/>
        <w:rPr>
          <w:kern w:val="0"/>
          <w:szCs w:val="20"/>
        </w:rPr>
      </w:pPr>
      <w:r>
        <w:rPr>
          <w:kern w:val="0"/>
          <w:szCs w:val="20"/>
        </w:rPr>
        <w:t>打孔模块就是根据所需码率，对Turbo编码比特进行打孔输出。</w:t>
      </w:r>
    </w:p>
    <w:p w14:paraId="698E1CBF">
      <w:pPr>
        <w:widowControl/>
        <w:tabs>
          <w:tab w:val="center" w:pos="4201"/>
          <w:tab w:val="right" w:leader="dot" w:pos="9298"/>
        </w:tabs>
        <w:autoSpaceDE w:val="0"/>
        <w:autoSpaceDN w:val="0"/>
        <w:ind w:firstLine="420"/>
        <w:rPr>
          <w:ins w:id="358" w:author="海玉" w:date="2026-02-23T21:19:06Z"/>
          <w:rFonts w:hint="eastAsia" w:ascii="黑体" w:hAnsi="黑体" w:cs="黑体"/>
          <w:szCs w:val="21"/>
        </w:rPr>
      </w:pPr>
      <w:r>
        <w:rPr>
          <w:kern w:val="0"/>
          <w:szCs w:val="20"/>
        </w:rPr>
        <w:t>信息位不会被做打孔处理</w:t>
      </w:r>
      <w:r>
        <w:rPr>
          <w:rFonts w:hint="eastAsia"/>
          <w:kern w:val="0"/>
          <w:szCs w:val="20"/>
        </w:rPr>
        <w:t>。</w:t>
      </w:r>
      <w:r>
        <w:rPr>
          <w:kern w:val="0"/>
          <w:szCs w:val="20"/>
        </w:rPr>
        <w:t>打孔模块只是对ENC1和ENC2输出的p和q奇偶位做打孔处理，并按原始顺序写入到奇偶输出缓存。对于不同的码率，打孔模式如</w:t>
      </w:r>
      <w:r>
        <w:rPr>
          <w:rFonts w:hint="eastAsia" w:ascii="宋体" w:hAnsi="宋体" w:cs="宋体"/>
          <w:kern w:val="0"/>
          <w:szCs w:val="20"/>
        </w:rPr>
        <w:fldChar w:fldCharType="begin"/>
      </w:r>
      <w:r>
        <w:rPr>
          <w:rFonts w:hint="eastAsia" w:ascii="宋体" w:hAnsi="宋体" w:cs="宋体"/>
          <w:kern w:val="0"/>
          <w:szCs w:val="20"/>
        </w:rPr>
        <w:instrText xml:space="preserve"> REF _Ref199147281 \h </w:instrText>
      </w:r>
      <w:r>
        <w:rPr>
          <w:rFonts w:hint="eastAsia" w:ascii="宋体" w:hAnsi="宋体" w:cs="宋体"/>
          <w:kern w:val="0"/>
          <w:szCs w:val="20"/>
        </w:rPr>
        <w:fldChar w:fldCharType="separate"/>
      </w:r>
      <w:r>
        <w:rPr>
          <w:rFonts w:hint="eastAsia" w:ascii="宋体" w:hAnsi="宋体" w:cs="宋体"/>
        </w:rPr>
        <w:t>表 9</w:t>
      </w:r>
      <w:r>
        <w:rPr>
          <w:rFonts w:hint="eastAsia" w:ascii="宋体" w:hAnsi="宋体" w:cs="宋体"/>
          <w:kern w:val="0"/>
          <w:szCs w:val="20"/>
        </w:rPr>
        <w:fldChar w:fldCharType="end"/>
      </w:r>
      <w:r>
        <w:rPr>
          <w:rFonts w:hint="eastAsia" w:ascii="宋体" w:hAnsi="宋体" w:cs="宋体"/>
          <w:kern w:val="0"/>
          <w:szCs w:val="20"/>
        </w:rPr>
        <w:t>、</w:t>
      </w:r>
      <w:r>
        <w:rPr>
          <w:rFonts w:hint="eastAsia" w:ascii="宋体" w:hAnsi="宋体" w:cs="宋体"/>
          <w:kern w:val="0"/>
          <w:szCs w:val="20"/>
        </w:rPr>
        <w:fldChar w:fldCharType="begin"/>
      </w:r>
      <w:r>
        <w:rPr>
          <w:rFonts w:hint="eastAsia" w:ascii="宋体" w:hAnsi="宋体" w:cs="宋体"/>
          <w:kern w:val="0"/>
          <w:szCs w:val="20"/>
        </w:rPr>
        <w:instrText xml:space="preserve"> REF _Ref199147294 \h </w:instrText>
      </w:r>
      <w:r>
        <w:rPr>
          <w:rFonts w:hint="eastAsia" w:ascii="宋体" w:hAnsi="宋体" w:cs="宋体"/>
          <w:kern w:val="0"/>
          <w:szCs w:val="20"/>
        </w:rPr>
        <w:fldChar w:fldCharType="separate"/>
      </w:r>
      <w:r>
        <w:rPr>
          <w:rFonts w:hint="eastAsia" w:ascii="宋体" w:hAnsi="宋体" w:cs="宋体"/>
        </w:rPr>
        <w:t>表 10</w:t>
      </w:r>
      <w:r>
        <w:rPr>
          <w:rFonts w:hint="eastAsia" w:ascii="宋体" w:hAnsi="宋体" w:cs="宋体"/>
          <w:kern w:val="0"/>
          <w:szCs w:val="20"/>
        </w:rPr>
        <w:fldChar w:fldCharType="end"/>
      </w:r>
      <w:r>
        <w:rPr>
          <w:kern w:val="0"/>
          <w:szCs w:val="20"/>
        </w:rPr>
        <w:t>所示。</w:t>
      </w:r>
      <w:r>
        <w:rPr>
          <w:rFonts w:hint="eastAsia"/>
          <w:kern w:val="0"/>
          <w:szCs w:val="20"/>
        </w:rPr>
        <w:t>当码率为1</w:t>
      </w:r>
      <w:r>
        <w:rPr>
          <w:kern w:val="0"/>
          <w:szCs w:val="20"/>
        </w:rPr>
        <w:t>6</w:t>
      </w:r>
      <w:r>
        <w:rPr>
          <w:rFonts w:hint="eastAsia"/>
          <w:kern w:val="0"/>
          <w:szCs w:val="20"/>
        </w:rPr>
        <w:t>/</w:t>
      </w:r>
      <w:r>
        <w:rPr>
          <w:kern w:val="0"/>
          <w:szCs w:val="20"/>
        </w:rPr>
        <w:t>18</w:t>
      </w:r>
      <w:r>
        <w:rPr>
          <w:rFonts w:hint="eastAsia"/>
          <w:kern w:val="0"/>
          <w:szCs w:val="20"/>
        </w:rPr>
        <w:t>时，按照编码器输出的顺序，每1</w:t>
      </w:r>
      <w:r>
        <w:rPr>
          <w:kern w:val="0"/>
          <w:szCs w:val="20"/>
        </w:rPr>
        <w:t>6</w:t>
      </w:r>
      <w:r>
        <w:rPr>
          <w:rFonts w:hint="eastAsia"/>
          <w:kern w:val="0"/>
          <w:szCs w:val="20"/>
        </w:rPr>
        <w:t>个校验比特中保留前2个比特，丢弃后1</w:t>
      </w:r>
      <w:r>
        <w:rPr>
          <w:kern w:val="0"/>
          <w:szCs w:val="20"/>
        </w:rPr>
        <w:t>4</w:t>
      </w:r>
      <w:r>
        <w:rPr>
          <w:rFonts w:hint="eastAsia"/>
          <w:kern w:val="0"/>
          <w:szCs w:val="20"/>
        </w:rPr>
        <w:t>个比特。</w:t>
      </w:r>
      <w:bookmarkStart w:id="222" w:name="_Ref199147281"/>
      <w:bookmarkStart w:id="223" w:name="_Ref402979537"/>
      <w:bookmarkStart w:id="224" w:name="_Toc402983733"/>
      <w:bookmarkStart w:id="225" w:name="_Ref9502117"/>
      <w:bookmarkStart w:id="226" w:name="_Toc405022594"/>
      <w:bookmarkStart w:id="227" w:name="_Toc402984199"/>
      <w:bookmarkStart w:id="228" w:name="_Toc403570709"/>
      <w:bookmarkStart w:id="229" w:name="_Toc405477016"/>
      <w:bookmarkStart w:id="230" w:name="_Toc402983267"/>
      <w:bookmarkStart w:id="231" w:name="_Toc408860291"/>
    </w:p>
    <w:p w14:paraId="22AD1CE6">
      <w:pPr>
        <w:pStyle w:val="17"/>
        <w:rPr>
          <w:rFonts w:hint="eastAsia" w:ascii="Arial" w:hAnsi="Arial"/>
          <w:kern w:val="0"/>
          <w:sz w:val="20"/>
          <w:szCs w:val="18"/>
        </w:rPr>
      </w:pPr>
      <w:r>
        <w:rPr>
          <w:rFonts w:hint="eastAsia" w:ascii="黑体" w:hAnsi="黑体" w:cs="黑体"/>
          <w:szCs w:val="21"/>
        </w:rPr>
        <w:t>表</w:t>
      </w:r>
      <w:ins w:id="359" w:author="何艺" w:date="2026-02-24T17:58:08Z">
        <w:r>
          <w:rPr>
            <w:rFonts w:hint="eastAsia" w:ascii="黑体" w:hAnsi="黑体" w:cs="黑体"/>
            <w:szCs w:val="21"/>
            <w:lang w:val="en-US" w:eastAsia="zh-CN"/>
          </w:rPr>
          <w:t xml:space="preserve"> </w:t>
        </w:r>
      </w:ins>
      <w:r>
        <w:rPr>
          <w:rFonts w:hint="eastAsia" w:ascii="黑体" w:hAnsi="黑体" w:cs="黑体"/>
          <w:szCs w:val="21"/>
        </w:rPr>
        <w:t xml:space="preserve"> </w:t>
      </w:r>
      <w:r>
        <w:rPr>
          <w:rFonts w:hint="eastAsia" w:ascii="黑体" w:hAnsi="黑体" w:cs="黑体"/>
          <w:szCs w:val="21"/>
        </w:rPr>
        <w:fldChar w:fldCharType="begin"/>
      </w:r>
      <w:r>
        <w:rPr>
          <w:rFonts w:hint="eastAsia" w:ascii="黑体" w:hAnsi="黑体" w:cs="黑体"/>
          <w:szCs w:val="21"/>
        </w:rPr>
        <w:instrText xml:space="preserve"> SEQ 表 \* ARABIC </w:instrText>
      </w:r>
      <w:r>
        <w:rPr>
          <w:rFonts w:hint="eastAsia" w:ascii="黑体" w:hAnsi="黑体" w:cs="黑体"/>
          <w:szCs w:val="21"/>
        </w:rPr>
        <w:fldChar w:fldCharType="separate"/>
      </w:r>
      <w:r>
        <w:rPr>
          <w:rFonts w:hint="eastAsia" w:ascii="黑体" w:hAnsi="黑体" w:cs="黑体"/>
          <w:szCs w:val="21"/>
        </w:rPr>
        <w:t>9</w:t>
      </w:r>
      <w:r>
        <w:rPr>
          <w:rFonts w:hint="eastAsia" w:ascii="黑体" w:hAnsi="黑体" w:cs="黑体"/>
          <w:szCs w:val="21"/>
        </w:rPr>
        <w:fldChar w:fldCharType="end"/>
      </w:r>
      <w:bookmarkEnd w:id="222"/>
      <w:ins w:id="360" w:author="何艺" w:date="2026-02-24T17:57:55Z">
        <w:r>
          <w:rPr>
            <w:rFonts w:hint="eastAsia" w:ascii="黑体" w:hAnsi="黑体" w:cs="黑体"/>
            <w:szCs w:val="21"/>
            <w:lang w:val="en-US" w:eastAsia="zh-CN"/>
          </w:rPr>
          <w:t xml:space="preserve"> </w:t>
        </w:r>
      </w:ins>
      <w:r>
        <w:rPr>
          <w:rFonts w:hint="eastAsia" w:hAnsi="Arial"/>
          <w:kern w:val="0"/>
          <w:sz w:val="20"/>
          <w:szCs w:val="18"/>
        </w:rPr>
        <w:t>码率为1/2时的打孔模式</w:t>
      </w:r>
      <w:bookmarkEnd w:id="223"/>
      <w:bookmarkEnd w:id="224"/>
      <w:bookmarkEnd w:id="225"/>
      <w:bookmarkEnd w:id="226"/>
      <w:bookmarkEnd w:id="227"/>
      <w:bookmarkEnd w:id="228"/>
      <w:bookmarkEnd w:id="229"/>
      <w:bookmarkEnd w:id="230"/>
      <w:bookmarkEnd w:id="231"/>
    </w:p>
    <w:tbl>
      <w:tblPr>
        <w:tblStyle w:val="55"/>
        <w:tblW w:w="350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42"/>
        <w:gridCol w:w="2265"/>
      </w:tblGrid>
      <w:tr w14:paraId="1AC2CA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42" w:type="dxa"/>
            <w:vAlign w:val="center"/>
          </w:tcPr>
          <w:p w14:paraId="5E2351C1">
            <w:pPr>
              <w:widowControl/>
              <w:tabs>
                <w:tab w:val="decimal" w:pos="0"/>
              </w:tabs>
              <w:ind w:firstLine="0" w:firstLineChars="0"/>
              <w:jc w:val="center"/>
              <w:rPr>
                <w:kern w:val="0"/>
                <w:sz w:val="18"/>
                <w:szCs w:val="21"/>
              </w:rPr>
            </w:pPr>
            <w:r>
              <w:rPr>
                <w:kern w:val="0"/>
                <w:sz w:val="18"/>
                <w:szCs w:val="21"/>
              </w:rPr>
              <w:t>p</w:t>
            </w:r>
          </w:p>
        </w:tc>
        <w:tc>
          <w:tcPr>
            <w:tcW w:w="2265" w:type="dxa"/>
            <w:vAlign w:val="center"/>
          </w:tcPr>
          <w:p w14:paraId="4432E85E">
            <w:pPr>
              <w:widowControl/>
              <w:tabs>
                <w:tab w:val="decimal" w:pos="0"/>
              </w:tabs>
              <w:ind w:firstLine="0" w:firstLineChars="0"/>
              <w:jc w:val="center"/>
              <w:rPr>
                <w:kern w:val="0"/>
                <w:sz w:val="18"/>
                <w:szCs w:val="21"/>
              </w:rPr>
            </w:pPr>
            <w:r>
              <w:rPr>
                <w:kern w:val="0"/>
                <w:sz w:val="18"/>
                <w:szCs w:val="21"/>
              </w:rPr>
              <w:t>1111111111111111</w:t>
            </w:r>
          </w:p>
        </w:tc>
      </w:tr>
      <w:tr w14:paraId="35CC7A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242" w:type="dxa"/>
            <w:vAlign w:val="center"/>
          </w:tcPr>
          <w:p w14:paraId="5F4B77E9">
            <w:pPr>
              <w:widowControl/>
              <w:tabs>
                <w:tab w:val="decimal" w:pos="0"/>
              </w:tabs>
              <w:ind w:firstLine="0" w:firstLineChars="0"/>
              <w:jc w:val="center"/>
              <w:rPr>
                <w:kern w:val="0"/>
                <w:sz w:val="18"/>
                <w:szCs w:val="21"/>
              </w:rPr>
            </w:pPr>
            <w:r>
              <w:rPr>
                <w:kern w:val="0"/>
                <w:sz w:val="18"/>
                <w:szCs w:val="21"/>
              </w:rPr>
              <w:t>q</w:t>
            </w:r>
          </w:p>
        </w:tc>
        <w:tc>
          <w:tcPr>
            <w:tcW w:w="2265" w:type="dxa"/>
            <w:vAlign w:val="center"/>
          </w:tcPr>
          <w:p w14:paraId="1017F123">
            <w:pPr>
              <w:widowControl/>
              <w:tabs>
                <w:tab w:val="decimal" w:pos="0"/>
              </w:tabs>
              <w:ind w:firstLine="0" w:firstLineChars="0"/>
              <w:jc w:val="center"/>
              <w:rPr>
                <w:kern w:val="0"/>
                <w:sz w:val="18"/>
                <w:szCs w:val="21"/>
              </w:rPr>
            </w:pPr>
            <w:r>
              <w:rPr>
                <w:kern w:val="0"/>
                <w:sz w:val="18"/>
                <w:szCs w:val="21"/>
              </w:rPr>
              <w:t>1111111111111111</w:t>
            </w:r>
          </w:p>
        </w:tc>
      </w:tr>
    </w:tbl>
    <w:p w14:paraId="5F6269E1">
      <w:pPr>
        <w:pStyle w:val="17"/>
        <w:rPr>
          <w:ins w:id="361" w:author="海玉" w:date="2026-02-23T21:18:25Z"/>
          <w:rFonts w:hint="eastAsia" w:ascii="黑体" w:hAnsi="黑体" w:cs="黑体"/>
          <w:szCs w:val="21"/>
        </w:rPr>
      </w:pPr>
      <w:bookmarkStart w:id="232" w:name="_Ref199147294"/>
      <w:bookmarkStart w:id="233" w:name="_Toc405477017"/>
      <w:bookmarkStart w:id="234" w:name="_Ref9502124"/>
      <w:bookmarkStart w:id="235" w:name="_Toc408860292"/>
      <w:bookmarkStart w:id="236" w:name="_Ref402979539"/>
      <w:bookmarkStart w:id="237" w:name="_Toc405022595"/>
      <w:bookmarkStart w:id="238" w:name="_Toc402984200"/>
      <w:bookmarkStart w:id="239" w:name="_Toc402983268"/>
      <w:bookmarkStart w:id="240" w:name="_Toc403570710"/>
      <w:bookmarkStart w:id="241" w:name="_Toc402983734"/>
    </w:p>
    <w:p w14:paraId="64D69276">
      <w:pPr>
        <w:pStyle w:val="17"/>
        <w:rPr>
          <w:rFonts w:hint="eastAsia" w:ascii="黑体" w:hAnsi="黑体" w:cs="黑体"/>
          <w:kern w:val="0"/>
          <w:sz w:val="21"/>
          <w:szCs w:val="21"/>
        </w:rPr>
      </w:pPr>
      <w:r>
        <w:rPr>
          <w:rFonts w:hint="eastAsia" w:ascii="黑体" w:hAnsi="黑体" w:cs="黑体"/>
          <w:szCs w:val="21"/>
        </w:rPr>
        <w:t>表</w:t>
      </w:r>
      <w:ins w:id="362" w:author="何艺" w:date="2026-02-24T17:58:09Z">
        <w:r>
          <w:rPr>
            <w:rFonts w:hint="eastAsia" w:ascii="黑体" w:hAnsi="黑体" w:cs="黑体"/>
            <w:szCs w:val="21"/>
            <w:lang w:val="en-US" w:eastAsia="zh-CN"/>
          </w:rPr>
          <w:t xml:space="preserve"> </w:t>
        </w:r>
      </w:ins>
      <w:r>
        <w:rPr>
          <w:rFonts w:hint="eastAsia" w:ascii="黑体" w:hAnsi="黑体" w:cs="黑体"/>
          <w:szCs w:val="21"/>
        </w:rPr>
        <w:t xml:space="preserve"> </w:t>
      </w:r>
      <w:r>
        <w:rPr>
          <w:rFonts w:hint="eastAsia" w:ascii="黑体" w:hAnsi="黑体" w:cs="黑体"/>
          <w:szCs w:val="21"/>
        </w:rPr>
        <w:fldChar w:fldCharType="begin"/>
      </w:r>
      <w:r>
        <w:rPr>
          <w:rFonts w:hint="eastAsia" w:ascii="黑体" w:hAnsi="黑体" w:cs="黑体"/>
          <w:szCs w:val="21"/>
        </w:rPr>
        <w:instrText xml:space="preserve"> SEQ 表 \* ARABIC </w:instrText>
      </w:r>
      <w:r>
        <w:rPr>
          <w:rFonts w:hint="eastAsia" w:ascii="黑体" w:hAnsi="黑体" w:cs="黑体"/>
          <w:szCs w:val="21"/>
        </w:rPr>
        <w:fldChar w:fldCharType="separate"/>
      </w:r>
      <w:r>
        <w:rPr>
          <w:rFonts w:hint="eastAsia" w:ascii="黑体" w:hAnsi="黑体" w:cs="黑体"/>
          <w:szCs w:val="21"/>
        </w:rPr>
        <w:t>10</w:t>
      </w:r>
      <w:r>
        <w:rPr>
          <w:rFonts w:hint="eastAsia" w:ascii="黑体" w:hAnsi="黑体" w:cs="黑体"/>
          <w:szCs w:val="21"/>
        </w:rPr>
        <w:fldChar w:fldCharType="end"/>
      </w:r>
      <w:bookmarkEnd w:id="232"/>
      <w:ins w:id="363" w:author="何艺" w:date="2026-02-24T17:58:02Z">
        <w:r>
          <w:rPr>
            <w:rFonts w:hint="eastAsia" w:ascii="黑体" w:hAnsi="黑体" w:cs="黑体"/>
            <w:szCs w:val="21"/>
            <w:lang w:val="en-US" w:eastAsia="zh-CN"/>
          </w:rPr>
          <w:t xml:space="preserve"> </w:t>
        </w:r>
      </w:ins>
      <w:r>
        <w:rPr>
          <w:rFonts w:hint="eastAsia" w:ascii="黑体" w:hAnsi="黑体" w:cs="黑体"/>
          <w:kern w:val="0"/>
          <w:sz w:val="21"/>
          <w:szCs w:val="21"/>
        </w:rPr>
        <w:t>码率为16/18时的打孔模式</w:t>
      </w:r>
      <w:bookmarkEnd w:id="233"/>
      <w:bookmarkEnd w:id="234"/>
      <w:bookmarkEnd w:id="235"/>
      <w:bookmarkEnd w:id="236"/>
      <w:bookmarkEnd w:id="237"/>
      <w:bookmarkEnd w:id="238"/>
      <w:bookmarkEnd w:id="239"/>
      <w:bookmarkEnd w:id="240"/>
      <w:bookmarkEnd w:id="241"/>
    </w:p>
    <w:tbl>
      <w:tblPr>
        <w:tblStyle w:val="55"/>
        <w:tblW w:w="335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185"/>
        <w:gridCol w:w="2173"/>
      </w:tblGrid>
      <w:tr w14:paraId="42A81F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85" w:type="dxa"/>
            <w:vAlign w:val="center"/>
          </w:tcPr>
          <w:p w14:paraId="7F21D97A">
            <w:pPr>
              <w:widowControl/>
              <w:tabs>
                <w:tab w:val="decimal" w:pos="0"/>
              </w:tabs>
              <w:ind w:firstLine="0" w:firstLineChars="0"/>
              <w:jc w:val="center"/>
              <w:rPr>
                <w:kern w:val="0"/>
                <w:sz w:val="18"/>
                <w:szCs w:val="21"/>
              </w:rPr>
            </w:pPr>
            <w:r>
              <w:rPr>
                <w:kern w:val="0"/>
                <w:sz w:val="18"/>
                <w:szCs w:val="21"/>
              </w:rPr>
              <w:t>p</w:t>
            </w:r>
          </w:p>
        </w:tc>
        <w:tc>
          <w:tcPr>
            <w:tcW w:w="2173" w:type="dxa"/>
            <w:vAlign w:val="center"/>
          </w:tcPr>
          <w:p w14:paraId="24AF984C">
            <w:pPr>
              <w:widowControl/>
              <w:tabs>
                <w:tab w:val="decimal" w:pos="0"/>
              </w:tabs>
              <w:ind w:firstLine="0" w:firstLineChars="0"/>
              <w:jc w:val="center"/>
              <w:rPr>
                <w:kern w:val="0"/>
                <w:sz w:val="18"/>
                <w:szCs w:val="21"/>
              </w:rPr>
            </w:pPr>
            <w:r>
              <w:rPr>
                <w:kern w:val="0"/>
                <w:sz w:val="18"/>
                <w:szCs w:val="21"/>
              </w:rPr>
              <w:t>1000000010000000</w:t>
            </w:r>
          </w:p>
        </w:tc>
      </w:tr>
      <w:tr w14:paraId="74E06D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85" w:type="dxa"/>
            <w:vAlign w:val="center"/>
          </w:tcPr>
          <w:p w14:paraId="00DE033E">
            <w:pPr>
              <w:widowControl/>
              <w:tabs>
                <w:tab w:val="decimal" w:pos="0"/>
              </w:tabs>
              <w:ind w:firstLine="0" w:firstLineChars="0"/>
              <w:jc w:val="center"/>
              <w:rPr>
                <w:kern w:val="0"/>
                <w:sz w:val="18"/>
                <w:szCs w:val="21"/>
              </w:rPr>
            </w:pPr>
            <w:r>
              <w:rPr>
                <w:kern w:val="0"/>
                <w:sz w:val="18"/>
                <w:szCs w:val="21"/>
              </w:rPr>
              <w:t>q</w:t>
            </w:r>
          </w:p>
        </w:tc>
        <w:tc>
          <w:tcPr>
            <w:tcW w:w="2173" w:type="dxa"/>
            <w:vAlign w:val="center"/>
          </w:tcPr>
          <w:p w14:paraId="1572035E">
            <w:pPr>
              <w:widowControl/>
              <w:tabs>
                <w:tab w:val="decimal" w:pos="0"/>
              </w:tabs>
              <w:ind w:firstLine="0" w:firstLineChars="0"/>
              <w:jc w:val="center"/>
              <w:rPr>
                <w:kern w:val="0"/>
                <w:sz w:val="18"/>
                <w:szCs w:val="21"/>
              </w:rPr>
            </w:pPr>
            <w:r>
              <w:rPr>
                <w:kern w:val="0"/>
                <w:sz w:val="18"/>
                <w:szCs w:val="21"/>
              </w:rPr>
              <w:t>1000000010000000</w:t>
            </w:r>
          </w:p>
        </w:tc>
      </w:tr>
    </w:tbl>
    <w:p w14:paraId="232322B9">
      <w:pPr>
        <w:widowControl/>
        <w:tabs>
          <w:tab w:val="center" w:pos="4201"/>
          <w:tab w:val="right" w:leader="dot" w:pos="9298"/>
        </w:tabs>
        <w:autoSpaceDE w:val="0"/>
        <w:autoSpaceDN w:val="0"/>
        <w:ind w:firstLine="420"/>
        <w:rPr>
          <w:kern w:val="0"/>
          <w:szCs w:val="20"/>
        </w:rPr>
      </w:pPr>
      <w:r>
        <w:rPr>
          <w:kern w:val="0"/>
          <w:szCs w:val="20"/>
        </w:rPr>
        <w:t>打孔的具体算法流程：</w:t>
      </w:r>
    </w:p>
    <w:p w14:paraId="07E9A603">
      <w:pPr>
        <w:widowControl/>
        <w:tabs>
          <w:tab w:val="center" w:pos="4201"/>
          <w:tab w:val="right" w:leader="dot" w:pos="9298"/>
        </w:tabs>
        <w:autoSpaceDE w:val="0"/>
        <w:autoSpaceDN w:val="0"/>
        <w:ind w:firstLine="420"/>
        <w:rPr>
          <w:kern w:val="0"/>
          <w:szCs w:val="20"/>
        </w:rPr>
      </w:pPr>
      <w:r>
        <w:rPr>
          <w:kern w:val="0"/>
          <w:szCs w:val="20"/>
        </w:rPr>
        <w:t>步骤1 根据码率，设置打孔模式。</w:t>
      </w:r>
    </w:p>
    <w:p w14:paraId="6DD6C0AB">
      <w:pPr>
        <w:widowControl/>
        <w:tabs>
          <w:tab w:val="center" w:pos="4201"/>
          <w:tab w:val="right" w:leader="dot" w:pos="9298"/>
        </w:tabs>
        <w:autoSpaceDE w:val="0"/>
        <w:autoSpaceDN w:val="0"/>
        <w:ind w:firstLine="420"/>
        <w:rPr>
          <w:kern w:val="0"/>
          <w:szCs w:val="20"/>
        </w:rPr>
      </w:pPr>
      <w:r>
        <w:rPr>
          <w:kern w:val="0"/>
          <w:szCs w:val="20"/>
        </w:rPr>
        <w:t>步骤2 根据打孔模式，对Turbo编码比特中的校验比特进行打孔处理，最后将打孔剩下的Turbo编码比特排列输出，先依次输出信息位，再输出校验位。</w:t>
      </w:r>
    </w:p>
    <w:p w14:paraId="3DF2E79D">
      <w:pPr>
        <w:pStyle w:val="77"/>
      </w:pPr>
      <w:bookmarkStart w:id="242" w:name="_Ref28736"/>
      <w:r>
        <w:t>载荷数据</w:t>
      </w:r>
      <w:r>
        <w:rPr>
          <w:rFonts w:hint="eastAsia"/>
        </w:rPr>
        <w:t>扰码</w:t>
      </w:r>
      <w:bookmarkEnd w:id="242"/>
    </w:p>
    <w:p w14:paraId="40D68BF7">
      <w:pPr>
        <w:ind w:firstLine="420"/>
      </w:pPr>
      <w:r>
        <w:rPr>
          <w:rFonts w:hint="eastAsia"/>
        </w:rPr>
        <w:t>参考Q/CSG1204111.1-2022 《</w:t>
      </w:r>
      <w:del w:id="364" w:author="Gutingting " w:date="2026-02-12T14:53:16Z">
        <w:r>
          <w:rPr>
            <w:rFonts w:hint="eastAsia"/>
          </w:rPr>
          <w:delText>Q/CSG1204111.3-2022_</w:delText>
        </w:r>
      </w:del>
      <w:r>
        <w:rPr>
          <w:rFonts w:hint="eastAsia"/>
        </w:rPr>
        <w:t>低压电力线宽带载波通信规约 第3部分：物理层通信协议</w:t>
      </w:r>
      <w:del w:id="365" w:author="黄博阳" w:date="2026-03-02T11:25:49Z">
        <w:r>
          <w:rPr>
            <w:rFonts w:hint="eastAsia"/>
          </w:rPr>
          <w:delText>（试行）</w:delText>
        </w:r>
      </w:del>
      <w:r>
        <w:rPr>
          <w:rFonts w:hint="eastAsia"/>
        </w:rPr>
        <w:t>》5.5.2 载荷数据扰码。</w:t>
      </w:r>
    </w:p>
    <w:p w14:paraId="6BA6DCFE">
      <w:pPr>
        <w:pStyle w:val="77"/>
      </w:pPr>
      <w:r>
        <w:t>载荷数据</w:t>
      </w:r>
      <w:r>
        <w:rPr>
          <w:rFonts w:hint="eastAsia"/>
        </w:rPr>
        <w:t>信道交织</w:t>
      </w:r>
    </w:p>
    <w:p w14:paraId="0E8E763B">
      <w:pPr>
        <w:ind w:firstLine="420"/>
      </w:pPr>
      <w:r>
        <w:t>Turbo编码产生的数据信息位与校验位与编码前的顺序相同，并且信息位在前，校验位在后（Turbo编码产生的两个校验位是p在前，q在后）。该数据要先进行信道交织，然后作星座点映射。</w:t>
      </w:r>
    </w:p>
    <w:p w14:paraId="06E4168A">
      <w:pPr>
        <w:ind w:firstLine="420"/>
      </w:pPr>
      <w:r>
        <w:t>下面K代表信息</w:t>
      </w:r>
      <w:r>
        <w:rPr>
          <w:rFonts w:hint="eastAsia"/>
        </w:rPr>
        <w:t>比特</w:t>
      </w:r>
      <w:r>
        <w:t>的数量，N-K代表校验</w:t>
      </w:r>
      <w:r>
        <w:rPr>
          <w:rFonts w:hint="eastAsia"/>
        </w:rPr>
        <w:t>比特</w:t>
      </w:r>
      <w:r>
        <w:t>的数量，K个信息</w:t>
      </w:r>
      <w:r>
        <w:rPr>
          <w:rFonts w:hint="eastAsia"/>
        </w:rPr>
        <w:t>比特</w:t>
      </w:r>
      <w:r>
        <w:t>会分成4个子块，每个子块的大小为K/4bits， N-K个校验</w:t>
      </w:r>
      <w:r>
        <w:rPr>
          <w:rFonts w:hint="eastAsia"/>
        </w:rPr>
        <w:t>比特</w:t>
      </w:r>
      <w:r>
        <w:t>会分成4个子块，每个子块的大小为(N-K)/4bits，信道交织的实现分为4步：</w:t>
      </w:r>
    </w:p>
    <w:p w14:paraId="529EF05A">
      <w:pPr>
        <w:pStyle w:val="362"/>
        <w:widowControl/>
        <w:numPr>
          <w:ilvl w:val="0"/>
          <w:numId w:val="48"/>
        </w:numPr>
        <w:tabs>
          <w:tab w:val="center" w:pos="4201"/>
          <w:tab w:val="right" w:leader="dot" w:pos="9298"/>
          <w:tab w:val="clear" w:pos="420"/>
        </w:tabs>
        <w:autoSpaceDE w:val="0"/>
        <w:autoSpaceDN w:val="0"/>
        <w:ind w:left="839" w:hanging="419" w:firstLineChars="0"/>
        <w:rPr>
          <w:kern w:val="0"/>
          <w:szCs w:val="20"/>
        </w:rPr>
      </w:pPr>
      <w:r>
        <w:rPr>
          <w:rFonts w:hint="eastAsia"/>
          <w:kern w:val="0"/>
          <w:szCs w:val="20"/>
        </w:rPr>
        <w:t>信息位的交织</w:t>
      </w:r>
    </w:p>
    <w:p w14:paraId="3223E681">
      <w:pPr>
        <w:ind w:firstLine="420"/>
      </w:pPr>
      <w:r>
        <w:t>将Turbo编码输出的信息码写入矩阵存储空间中，编码器顺序输出信息</w:t>
      </w:r>
      <w:r>
        <w:rPr>
          <w:rFonts w:hint="eastAsia"/>
        </w:rPr>
        <w:t>比特</w:t>
      </w:r>
      <w:r>
        <w:t>的第一块K/4bits到Bank1中，第二块K/4bits到Bank2中，第三块K/4bits到Bank3中，第四块K/4bits到Bank4中，可以看作把信息</w:t>
      </w:r>
      <w:r>
        <w:rPr>
          <w:rFonts w:hint="eastAsia"/>
        </w:rPr>
        <w:t>比特</w:t>
      </w:r>
      <w:r>
        <w:t>存入一个K/4行4列的矩阵，第1列代表Bank1，第2列代表Bank2，第3列代表Bank3，第4列代表Bank4。进行交织时每行的4个</w:t>
      </w:r>
      <w:r>
        <w:rPr>
          <w:rFonts w:hint="eastAsia"/>
        </w:rPr>
        <w:t>比特</w:t>
      </w:r>
      <w:r>
        <w:t>是同时读出的。从这个矩阵读出数据时，从第0行开始，从第二次开始每次读的时候行地址加上参数StepSize，这样第一轮读的行地址顺序为(0，StepSize，2*StepSize，…[K/4]-StepSize)，当读了[K/4]/ StepSize行之后，就读到了矩阵的尾部，然后读下一轮的行地址初始化为1，之后每次读的时候行地址加上参数StepSize，当读了[K/4]/ StepSize行之后又到了行尾，这样第二轮读的行地址顺序为(1，1+StepSize，1+2*StepSize，…[K/4]-StepSize+1)，然后第三轮的行地址加1为2，依次类推，经过StepSize轮之后全部行都读出</w:t>
      </w:r>
      <w:r>
        <w:rPr>
          <w:rFonts w:hint="eastAsia"/>
        </w:rPr>
        <w:t>完毕。</w:t>
      </w:r>
    </w:p>
    <w:p w14:paraId="36AAD757">
      <w:pPr>
        <w:pStyle w:val="362"/>
        <w:widowControl/>
        <w:numPr>
          <w:ilvl w:val="0"/>
          <w:numId w:val="48"/>
        </w:numPr>
        <w:tabs>
          <w:tab w:val="center" w:pos="4201"/>
          <w:tab w:val="right" w:leader="dot" w:pos="9298"/>
          <w:tab w:val="clear" w:pos="420"/>
        </w:tabs>
        <w:autoSpaceDE w:val="0"/>
        <w:autoSpaceDN w:val="0"/>
        <w:ind w:left="839" w:hanging="419" w:firstLineChars="0"/>
        <w:rPr>
          <w:kern w:val="0"/>
          <w:szCs w:val="20"/>
        </w:rPr>
      </w:pPr>
      <w:r>
        <w:rPr>
          <w:kern w:val="0"/>
          <w:szCs w:val="20"/>
        </w:rPr>
        <w:t>校验码交织</w:t>
      </w:r>
    </w:p>
    <w:p w14:paraId="58EBF462">
      <w:pPr>
        <w:ind w:firstLine="420"/>
      </w:pPr>
      <w:r>
        <w:t>从Turbo编码输出校验</w:t>
      </w:r>
      <w:r>
        <w:rPr>
          <w:rFonts w:hint="eastAsia"/>
        </w:rPr>
        <w:t>比特</w:t>
      </w:r>
      <w:r>
        <w:t>的第一块(N-K)/4bits到Bank1中，第二块(N-K)/4bits到Bank2中，第三块(N-K)/4bits到Bank3中，第四块(N-K)/4bits到Bank4中，可以看作把校验</w:t>
      </w:r>
      <w:r>
        <w:rPr>
          <w:rFonts w:hint="eastAsia"/>
        </w:rPr>
        <w:t>比特</w:t>
      </w:r>
      <w:r>
        <w:t>存入一个(N-K)/4行4列的矩阵，第1列代表Bank1，第2列代表Bank2，第3列代表Bank3，第4列代表Bank4。对于1/2码率，校验</w:t>
      </w:r>
      <w:r>
        <w:rPr>
          <w:rFonts w:hint="eastAsia"/>
        </w:rPr>
        <w:t>比特</w:t>
      </w:r>
      <w:r>
        <w:t>的读法与信息</w:t>
      </w:r>
      <w:r>
        <w:rPr>
          <w:rFonts w:hint="eastAsia"/>
        </w:rPr>
        <w:t>比特</w:t>
      </w:r>
      <w:r>
        <w:t>的读法类似，不同在于校验</w:t>
      </w:r>
      <w:r>
        <w:rPr>
          <w:rFonts w:hint="eastAsia"/>
        </w:rPr>
        <w:t>比特</w:t>
      </w:r>
      <w:r>
        <w:t>第一次读从参数offset定义的行开始，步长参数还是StepSize，定义T=(N-K)/4，第一轮读出的行的顺序为(offset， (offset+StepSize)mod T， (offset+2*StepSize)mod T， …(T-StepSize+offset)mod T)，然后第二轮第一行的指针加1，再重复作StepSize-1轮，最后经过一共StepSize轮，每轮读出了T/StepSize行数据，一共读出T行数据。对于16/18码率，与1/2码率不同之处在于，每轮读完不用初始化行指针为上一次初始化值的加1值，而是从开始就持续的读(offset， (offset+StepSize)mod T， (offset+2*StepSize)mod T，…)，一直到T行读完。</w:t>
      </w:r>
    </w:p>
    <w:p w14:paraId="62A10CBE">
      <w:pPr>
        <w:ind w:firstLine="420"/>
        <w:rPr>
          <w:kern w:val="0"/>
          <w:szCs w:val="20"/>
        </w:rPr>
      </w:pPr>
      <w:r>
        <w:t>信道交织用到的参</w:t>
      </w:r>
      <w:r>
        <w:rPr>
          <w:rFonts w:hint="eastAsia" w:ascii="宋体" w:hAnsi="宋体" w:cs="宋体"/>
        </w:rPr>
        <w:t>数如</w:t>
      </w:r>
      <w:r>
        <w:rPr>
          <w:rFonts w:hint="eastAsia" w:ascii="宋体" w:hAnsi="宋体" w:cs="宋体"/>
        </w:rPr>
        <w:fldChar w:fldCharType="begin"/>
      </w:r>
      <w:r>
        <w:rPr>
          <w:rFonts w:hint="eastAsia" w:ascii="宋体" w:hAnsi="宋体" w:cs="宋体"/>
        </w:rPr>
        <w:instrText xml:space="preserve"> REF _Ref199148969 \h </w:instrText>
      </w:r>
      <w:r>
        <w:rPr>
          <w:rFonts w:hint="eastAsia" w:ascii="宋体" w:hAnsi="宋体" w:cs="宋体"/>
        </w:rPr>
        <w:fldChar w:fldCharType="separate"/>
      </w:r>
      <w:r>
        <w:rPr>
          <w:rFonts w:hint="eastAsia" w:ascii="宋体" w:hAnsi="宋体" w:cs="宋体"/>
        </w:rPr>
        <w:t>表 11</w:t>
      </w:r>
      <w:r>
        <w:rPr>
          <w:rFonts w:hint="eastAsia" w:ascii="宋体" w:hAnsi="宋体" w:cs="宋体"/>
        </w:rPr>
        <w:fldChar w:fldCharType="end"/>
      </w:r>
      <w:r>
        <w:t>定义：</w:t>
      </w:r>
    </w:p>
    <w:p w14:paraId="6BCDA319">
      <w:pPr>
        <w:pStyle w:val="17"/>
        <w:rPr>
          <w:rFonts w:ascii="Arial" w:hAnsi="Arial"/>
          <w:kern w:val="0"/>
          <w:sz w:val="21"/>
          <w:szCs w:val="21"/>
        </w:rPr>
      </w:pPr>
      <w:bookmarkStart w:id="243" w:name="_Ref199148969"/>
      <w:bookmarkStart w:id="244" w:name="_Toc403570711"/>
      <w:bookmarkStart w:id="245" w:name="_Toc408860293"/>
      <w:bookmarkStart w:id="246" w:name="_Toc402984201"/>
      <w:bookmarkStart w:id="247" w:name="_Ref402979697"/>
      <w:bookmarkStart w:id="248" w:name="_Toc402983269"/>
      <w:bookmarkStart w:id="249" w:name="_Toc405022596"/>
      <w:bookmarkStart w:id="250" w:name="_Toc405477018"/>
      <w:bookmarkStart w:id="251" w:name="_Ref9502171"/>
      <w:bookmarkStart w:id="252" w:name="_Toc402983735"/>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rPr>
          <w:rFonts w:hint="eastAsia"/>
        </w:rPr>
        <w:t>11</w:t>
      </w:r>
      <w:r>
        <w:fldChar w:fldCharType="end"/>
      </w:r>
      <w:bookmarkEnd w:id="243"/>
      <w:ins w:id="366" w:author="何艺" w:date="2026-02-24T18:00:51Z">
        <w:r>
          <w:rPr>
            <w:rFonts w:hint="eastAsia"/>
            <w:lang w:val="en-US" w:eastAsia="zh-CN"/>
          </w:rPr>
          <w:t xml:space="preserve"> </w:t>
        </w:r>
      </w:ins>
      <w:r>
        <w:rPr>
          <w:rFonts w:hAnsi="Arial"/>
          <w:kern w:val="0"/>
          <w:sz w:val="21"/>
          <w:szCs w:val="21"/>
        </w:rPr>
        <w:t>信道交织参数</w:t>
      </w:r>
      <w:bookmarkEnd w:id="244"/>
      <w:bookmarkEnd w:id="245"/>
      <w:bookmarkEnd w:id="246"/>
      <w:bookmarkEnd w:id="247"/>
      <w:bookmarkEnd w:id="248"/>
      <w:bookmarkEnd w:id="249"/>
      <w:bookmarkEnd w:id="250"/>
      <w:bookmarkEnd w:id="251"/>
      <w:bookmarkEnd w:id="252"/>
    </w:p>
    <w:tbl>
      <w:tblPr>
        <w:tblStyle w:val="55"/>
        <w:tblW w:w="836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14"/>
        <w:gridCol w:w="2103"/>
        <w:gridCol w:w="2026"/>
        <w:gridCol w:w="1925"/>
      </w:tblGrid>
      <w:tr w14:paraId="045ED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4" w:type="dxa"/>
            <w:shd w:val="clear" w:color="auto" w:fill="auto"/>
          </w:tcPr>
          <w:p w14:paraId="49098106">
            <w:pPr>
              <w:widowControl/>
              <w:tabs>
                <w:tab w:val="decimal" w:pos="0"/>
              </w:tabs>
              <w:ind w:firstLine="0" w:firstLineChars="0"/>
              <w:jc w:val="center"/>
              <w:rPr>
                <w:kern w:val="0"/>
                <w:sz w:val="18"/>
                <w:szCs w:val="21"/>
              </w:rPr>
            </w:pPr>
            <w:r>
              <w:rPr>
                <w:kern w:val="0"/>
                <w:sz w:val="18"/>
                <w:szCs w:val="21"/>
              </w:rPr>
              <w:t>PB Size</w:t>
            </w:r>
          </w:p>
        </w:tc>
        <w:tc>
          <w:tcPr>
            <w:tcW w:w="2103" w:type="dxa"/>
            <w:shd w:val="clear" w:color="auto" w:fill="auto"/>
          </w:tcPr>
          <w:p w14:paraId="68AB41C9">
            <w:pPr>
              <w:widowControl/>
              <w:tabs>
                <w:tab w:val="decimal" w:pos="0"/>
              </w:tabs>
              <w:ind w:firstLine="0" w:firstLineChars="0"/>
              <w:jc w:val="center"/>
              <w:rPr>
                <w:kern w:val="0"/>
                <w:sz w:val="18"/>
                <w:szCs w:val="21"/>
              </w:rPr>
            </w:pPr>
            <w:r>
              <w:rPr>
                <w:kern w:val="0"/>
                <w:sz w:val="18"/>
                <w:szCs w:val="21"/>
              </w:rPr>
              <w:t>Code Rate</w:t>
            </w:r>
          </w:p>
        </w:tc>
        <w:tc>
          <w:tcPr>
            <w:tcW w:w="2026" w:type="dxa"/>
            <w:shd w:val="clear" w:color="auto" w:fill="auto"/>
          </w:tcPr>
          <w:p w14:paraId="28718A5B">
            <w:pPr>
              <w:widowControl/>
              <w:tabs>
                <w:tab w:val="decimal" w:pos="0"/>
              </w:tabs>
              <w:ind w:firstLine="0" w:firstLineChars="0"/>
              <w:jc w:val="center"/>
              <w:rPr>
                <w:kern w:val="0"/>
                <w:sz w:val="18"/>
                <w:szCs w:val="21"/>
              </w:rPr>
            </w:pPr>
            <w:r>
              <w:rPr>
                <w:kern w:val="0"/>
                <w:sz w:val="18"/>
                <w:szCs w:val="21"/>
              </w:rPr>
              <w:t>Offset (Parity)</w:t>
            </w:r>
          </w:p>
        </w:tc>
        <w:tc>
          <w:tcPr>
            <w:tcW w:w="1925" w:type="dxa"/>
            <w:shd w:val="clear" w:color="auto" w:fill="auto"/>
          </w:tcPr>
          <w:p w14:paraId="4FBD7B64">
            <w:pPr>
              <w:widowControl/>
              <w:tabs>
                <w:tab w:val="decimal" w:pos="0"/>
              </w:tabs>
              <w:ind w:firstLine="0" w:firstLineChars="0"/>
              <w:jc w:val="center"/>
              <w:rPr>
                <w:kern w:val="0"/>
                <w:sz w:val="18"/>
                <w:szCs w:val="21"/>
              </w:rPr>
            </w:pPr>
            <w:r>
              <w:rPr>
                <w:kern w:val="0"/>
                <w:sz w:val="18"/>
                <w:szCs w:val="21"/>
              </w:rPr>
              <w:t>StepSize</w:t>
            </w:r>
          </w:p>
        </w:tc>
      </w:tr>
      <w:tr w14:paraId="0637F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4" w:type="dxa"/>
            <w:shd w:val="clear" w:color="auto" w:fill="auto"/>
          </w:tcPr>
          <w:p w14:paraId="0EB645E8">
            <w:pPr>
              <w:widowControl/>
              <w:tabs>
                <w:tab w:val="decimal" w:pos="0"/>
              </w:tabs>
              <w:ind w:firstLine="0" w:firstLineChars="0"/>
              <w:jc w:val="center"/>
              <w:rPr>
                <w:kern w:val="0"/>
                <w:sz w:val="18"/>
                <w:szCs w:val="21"/>
              </w:rPr>
            </w:pPr>
            <w:r>
              <w:rPr>
                <w:kern w:val="0"/>
                <w:sz w:val="18"/>
                <w:szCs w:val="21"/>
              </w:rPr>
              <w:t>16 octets</w:t>
            </w:r>
          </w:p>
        </w:tc>
        <w:tc>
          <w:tcPr>
            <w:tcW w:w="2103" w:type="dxa"/>
            <w:shd w:val="clear" w:color="auto" w:fill="auto"/>
          </w:tcPr>
          <w:p w14:paraId="242ACFC6">
            <w:pPr>
              <w:widowControl/>
              <w:tabs>
                <w:tab w:val="decimal" w:pos="0"/>
              </w:tabs>
              <w:ind w:firstLine="0" w:firstLineChars="0"/>
              <w:jc w:val="center"/>
              <w:rPr>
                <w:kern w:val="0"/>
                <w:sz w:val="18"/>
                <w:szCs w:val="21"/>
              </w:rPr>
            </w:pPr>
            <w:r>
              <w:rPr>
                <w:kern w:val="0"/>
                <w:sz w:val="18"/>
                <w:szCs w:val="21"/>
              </w:rPr>
              <w:t>1/2</w:t>
            </w:r>
          </w:p>
        </w:tc>
        <w:tc>
          <w:tcPr>
            <w:tcW w:w="2026" w:type="dxa"/>
            <w:shd w:val="clear" w:color="auto" w:fill="auto"/>
          </w:tcPr>
          <w:p w14:paraId="66B587FE">
            <w:pPr>
              <w:widowControl/>
              <w:tabs>
                <w:tab w:val="decimal" w:pos="0"/>
              </w:tabs>
              <w:ind w:firstLine="0" w:firstLineChars="0"/>
              <w:jc w:val="center"/>
              <w:rPr>
                <w:kern w:val="0"/>
                <w:sz w:val="18"/>
                <w:szCs w:val="21"/>
              </w:rPr>
            </w:pPr>
            <w:r>
              <w:rPr>
                <w:kern w:val="0"/>
                <w:sz w:val="18"/>
                <w:szCs w:val="21"/>
              </w:rPr>
              <w:t>16</w:t>
            </w:r>
          </w:p>
        </w:tc>
        <w:tc>
          <w:tcPr>
            <w:tcW w:w="1925" w:type="dxa"/>
            <w:shd w:val="clear" w:color="auto" w:fill="auto"/>
          </w:tcPr>
          <w:p w14:paraId="5CDA1131">
            <w:pPr>
              <w:widowControl/>
              <w:tabs>
                <w:tab w:val="decimal" w:pos="0"/>
              </w:tabs>
              <w:ind w:firstLine="0" w:firstLineChars="0"/>
              <w:jc w:val="center"/>
              <w:rPr>
                <w:kern w:val="0"/>
                <w:sz w:val="18"/>
                <w:szCs w:val="21"/>
              </w:rPr>
            </w:pPr>
            <w:r>
              <w:rPr>
                <w:kern w:val="0"/>
                <w:sz w:val="18"/>
                <w:szCs w:val="21"/>
              </w:rPr>
              <w:t>4</w:t>
            </w:r>
          </w:p>
        </w:tc>
      </w:tr>
      <w:tr w14:paraId="7EF24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4" w:type="dxa"/>
            <w:shd w:val="clear" w:color="auto" w:fill="auto"/>
          </w:tcPr>
          <w:p w14:paraId="61A6EC5F">
            <w:pPr>
              <w:widowControl/>
              <w:tabs>
                <w:tab w:val="decimal" w:pos="0"/>
              </w:tabs>
              <w:ind w:firstLine="0" w:firstLineChars="0"/>
              <w:jc w:val="center"/>
              <w:rPr>
                <w:kern w:val="0"/>
                <w:sz w:val="18"/>
                <w:szCs w:val="21"/>
              </w:rPr>
            </w:pPr>
            <w:r>
              <w:rPr>
                <w:kern w:val="0"/>
                <w:sz w:val="18"/>
                <w:szCs w:val="21"/>
              </w:rPr>
              <w:t>72 octets</w:t>
            </w:r>
          </w:p>
        </w:tc>
        <w:tc>
          <w:tcPr>
            <w:tcW w:w="2103" w:type="dxa"/>
            <w:shd w:val="clear" w:color="auto" w:fill="auto"/>
          </w:tcPr>
          <w:p w14:paraId="6CB84A3C">
            <w:pPr>
              <w:widowControl/>
              <w:tabs>
                <w:tab w:val="decimal" w:pos="0"/>
              </w:tabs>
              <w:ind w:firstLine="0" w:firstLineChars="0"/>
              <w:jc w:val="center"/>
              <w:rPr>
                <w:kern w:val="0"/>
                <w:sz w:val="18"/>
                <w:szCs w:val="21"/>
              </w:rPr>
            </w:pPr>
            <w:r>
              <w:rPr>
                <w:kern w:val="0"/>
                <w:sz w:val="18"/>
                <w:szCs w:val="21"/>
              </w:rPr>
              <w:t>1/2</w:t>
            </w:r>
          </w:p>
        </w:tc>
        <w:tc>
          <w:tcPr>
            <w:tcW w:w="2026" w:type="dxa"/>
            <w:shd w:val="clear" w:color="auto" w:fill="auto"/>
          </w:tcPr>
          <w:p w14:paraId="3C16B2CD">
            <w:pPr>
              <w:widowControl/>
              <w:tabs>
                <w:tab w:val="decimal" w:pos="0"/>
              </w:tabs>
              <w:ind w:firstLine="0" w:firstLineChars="0"/>
              <w:jc w:val="center"/>
              <w:rPr>
                <w:kern w:val="0"/>
                <w:sz w:val="18"/>
                <w:szCs w:val="21"/>
              </w:rPr>
            </w:pPr>
            <w:r>
              <w:rPr>
                <w:rFonts w:hint="eastAsia"/>
                <w:kern w:val="0"/>
                <w:sz w:val="18"/>
                <w:szCs w:val="21"/>
              </w:rPr>
              <w:t>7</w:t>
            </w:r>
            <w:r>
              <w:rPr>
                <w:kern w:val="0"/>
                <w:sz w:val="18"/>
                <w:szCs w:val="21"/>
              </w:rPr>
              <w:t>2</w:t>
            </w:r>
          </w:p>
        </w:tc>
        <w:tc>
          <w:tcPr>
            <w:tcW w:w="1925" w:type="dxa"/>
            <w:shd w:val="clear" w:color="auto" w:fill="auto"/>
          </w:tcPr>
          <w:p w14:paraId="791FB047">
            <w:pPr>
              <w:widowControl/>
              <w:tabs>
                <w:tab w:val="decimal" w:pos="0"/>
              </w:tabs>
              <w:ind w:firstLine="0" w:firstLineChars="0"/>
              <w:jc w:val="center"/>
              <w:rPr>
                <w:kern w:val="0"/>
                <w:sz w:val="18"/>
                <w:szCs w:val="21"/>
              </w:rPr>
            </w:pPr>
            <w:r>
              <w:rPr>
                <w:rFonts w:hint="eastAsia"/>
                <w:kern w:val="0"/>
                <w:sz w:val="18"/>
                <w:szCs w:val="21"/>
              </w:rPr>
              <w:t>1</w:t>
            </w:r>
            <w:r>
              <w:rPr>
                <w:kern w:val="0"/>
                <w:sz w:val="18"/>
                <w:szCs w:val="21"/>
              </w:rPr>
              <w:t>6</w:t>
            </w:r>
          </w:p>
        </w:tc>
      </w:tr>
      <w:tr w14:paraId="4CAEA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4" w:type="dxa"/>
            <w:shd w:val="clear" w:color="auto" w:fill="auto"/>
          </w:tcPr>
          <w:p w14:paraId="51AF2396">
            <w:pPr>
              <w:widowControl/>
              <w:tabs>
                <w:tab w:val="decimal" w:pos="0"/>
              </w:tabs>
              <w:ind w:firstLine="0" w:firstLineChars="0"/>
              <w:jc w:val="center"/>
              <w:rPr>
                <w:kern w:val="0"/>
                <w:sz w:val="18"/>
                <w:szCs w:val="21"/>
              </w:rPr>
            </w:pPr>
            <w:r>
              <w:rPr>
                <w:kern w:val="0"/>
                <w:sz w:val="18"/>
                <w:szCs w:val="21"/>
              </w:rPr>
              <w:t>136 octets</w:t>
            </w:r>
          </w:p>
        </w:tc>
        <w:tc>
          <w:tcPr>
            <w:tcW w:w="2103" w:type="dxa"/>
            <w:shd w:val="clear" w:color="auto" w:fill="auto"/>
          </w:tcPr>
          <w:p w14:paraId="09A704DF">
            <w:pPr>
              <w:widowControl/>
              <w:tabs>
                <w:tab w:val="decimal" w:pos="0"/>
              </w:tabs>
              <w:ind w:firstLine="0" w:firstLineChars="0"/>
              <w:jc w:val="center"/>
              <w:rPr>
                <w:kern w:val="0"/>
                <w:sz w:val="18"/>
                <w:szCs w:val="21"/>
              </w:rPr>
            </w:pPr>
            <w:r>
              <w:rPr>
                <w:kern w:val="0"/>
                <w:sz w:val="18"/>
                <w:szCs w:val="21"/>
              </w:rPr>
              <w:t>1/2</w:t>
            </w:r>
          </w:p>
        </w:tc>
        <w:tc>
          <w:tcPr>
            <w:tcW w:w="2026" w:type="dxa"/>
            <w:shd w:val="clear" w:color="auto" w:fill="auto"/>
          </w:tcPr>
          <w:p w14:paraId="57683E06">
            <w:pPr>
              <w:widowControl/>
              <w:tabs>
                <w:tab w:val="decimal" w:pos="0"/>
              </w:tabs>
              <w:ind w:firstLine="0" w:firstLineChars="0"/>
              <w:jc w:val="center"/>
              <w:rPr>
                <w:kern w:val="0"/>
                <w:sz w:val="18"/>
                <w:szCs w:val="21"/>
              </w:rPr>
            </w:pPr>
            <w:r>
              <w:rPr>
                <w:kern w:val="0"/>
                <w:sz w:val="18"/>
                <w:szCs w:val="21"/>
              </w:rPr>
              <w:t>136</w:t>
            </w:r>
          </w:p>
        </w:tc>
        <w:tc>
          <w:tcPr>
            <w:tcW w:w="1925" w:type="dxa"/>
            <w:shd w:val="clear" w:color="auto" w:fill="auto"/>
          </w:tcPr>
          <w:p w14:paraId="2F012B8E">
            <w:pPr>
              <w:widowControl/>
              <w:tabs>
                <w:tab w:val="decimal" w:pos="0"/>
              </w:tabs>
              <w:ind w:firstLine="0" w:firstLineChars="0"/>
              <w:jc w:val="center"/>
              <w:rPr>
                <w:kern w:val="0"/>
                <w:sz w:val="18"/>
                <w:szCs w:val="21"/>
              </w:rPr>
            </w:pPr>
            <w:r>
              <w:rPr>
                <w:kern w:val="0"/>
                <w:sz w:val="18"/>
                <w:szCs w:val="21"/>
              </w:rPr>
              <w:t>16</w:t>
            </w:r>
          </w:p>
        </w:tc>
      </w:tr>
      <w:tr w14:paraId="79633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4" w:type="dxa"/>
            <w:shd w:val="clear" w:color="auto" w:fill="auto"/>
          </w:tcPr>
          <w:p w14:paraId="5841ADA5">
            <w:pPr>
              <w:widowControl/>
              <w:tabs>
                <w:tab w:val="decimal" w:pos="0"/>
              </w:tabs>
              <w:ind w:firstLine="0" w:firstLineChars="0"/>
              <w:jc w:val="center"/>
              <w:rPr>
                <w:kern w:val="0"/>
                <w:sz w:val="18"/>
                <w:szCs w:val="21"/>
              </w:rPr>
            </w:pPr>
            <w:r>
              <w:rPr>
                <w:kern w:val="0"/>
                <w:sz w:val="18"/>
                <w:szCs w:val="21"/>
              </w:rPr>
              <w:t>264 octets</w:t>
            </w:r>
          </w:p>
        </w:tc>
        <w:tc>
          <w:tcPr>
            <w:tcW w:w="2103" w:type="dxa"/>
            <w:shd w:val="clear" w:color="auto" w:fill="auto"/>
          </w:tcPr>
          <w:p w14:paraId="3D9C8F67">
            <w:pPr>
              <w:widowControl/>
              <w:tabs>
                <w:tab w:val="decimal" w:pos="0"/>
              </w:tabs>
              <w:ind w:firstLine="0" w:firstLineChars="0"/>
              <w:jc w:val="center"/>
              <w:rPr>
                <w:kern w:val="0"/>
                <w:sz w:val="18"/>
                <w:szCs w:val="21"/>
              </w:rPr>
            </w:pPr>
            <w:r>
              <w:rPr>
                <w:kern w:val="0"/>
                <w:sz w:val="18"/>
                <w:szCs w:val="21"/>
              </w:rPr>
              <w:t>1/2</w:t>
            </w:r>
          </w:p>
        </w:tc>
        <w:tc>
          <w:tcPr>
            <w:tcW w:w="2026" w:type="dxa"/>
            <w:shd w:val="clear" w:color="auto" w:fill="auto"/>
          </w:tcPr>
          <w:p w14:paraId="6F2EF2BE">
            <w:pPr>
              <w:widowControl/>
              <w:tabs>
                <w:tab w:val="decimal" w:pos="0"/>
              </w:tabs>
              <w:ind w:firstLine="0" w:firstLineChars="0"/>
              <w:jc w:val="center"/>
              <w:rPr>
                <w:kern w:val="0"/>
                <w:sz w:val="18"/>
                <w:szCs w:val="21"/>
              </w:rPr>
            </w:pPr>
            <w:r>
              <w:rPr>
                <w:rFonts w:hint="eastAsia"/>
                <w:kern w:val="0"/>
                <w:sz w:val="18"/>
                <w:szCs w:val="21"/>
              </w:rPr>
              <w:t>2</w:t>
            </w:r>
            <w:r>
              <w:rPr>
                <w:kern w:val="0"/>
                <w:sz w:val="18"/>
                <w:szCs w:val="21"/>
              </w:rPr>
              <w:t>64</w:t>
            </w:r>
          </w:p>
        </w:tc>
        <w:tc>
          <w:tcPr>
            <w:tcW w:w="1925" w:type="dxa"/>
            <w:shd w:val="clear" w:color="auto" w:fill="auto"/>
          </w:tcPr>
          <w:p w14:paraId="0411AEBB">
            <w:pPr>
              <w:widowControl/>
              <w:tabs>
                <w:tab w:val="decimal" w:pos="0"/>
              </w:tabs>
              <w:ind w:firstLine="0" w:firstLineChars="0"/>
              <w:jc w:val="center"/>
              <w:rPr>
                <w:kern w:val="0"/>
                <w:sz w:val="18"/>
                <w:szCs w:val="21"/>
              </w:rPr>
            </w:pPr>
            <w:r>
              <w:rPr>
                <w:rFonts w:hint="eastAsia"/>
                <w:kern w:val="0"/>
                <w:sz w:val="18"/>
                <w:szCs w:val="21"/>
              </w:rPr>
              <w:t>1</w:t>
            </w:r>
            <w:r>
              <w:rPr>
                <w:kern w:val="0"/>
                <w:sz w:val="18"/>
                <w:szCs w:val="21"/>
              </w:rPr>
              <w:t>6</w:t>
            </w:r>
          </w:p>
        </w:tc>
      </w:tr>
      <w:tr w14:paraId="64EAB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4" w:type="dxa"/>
            <w:shd w:val="clear" w:color="auto" w:fill="auto"/>
          </w:tcPr>
          <w:p w14:paraId="2E3D9C40">
            <w:pPr>
              <w:widowControl/>
              <w:tabs>
                <w:tab w:val="decimal" w:pos="0"/>
              </w:tabs>
              <w:ind w:firstLine="0" w:firstLineChars="0"/>
              <w:jc w:val="center"/>
              <w:rPr>
                <w:kern w:val="0"/>
                <w:sz w:val="18"/>
                <w:szCs w:val="21"/>
              </w:rPr>
            </w:pPr>
            <w:r>
              <w:rPr>
                <w:kern w:val="0"/>
                <w:sz w:val="18"/>
                <w:szCs w:val="21"/>
              </w:rPr>
              <w:t>520 octets</w:t>
            </w:r>
          </w:p>
        </w:tc>
        <w:tc>
          <w:tcPr>
            <w:tcW w:w="2103" w:type="dxa"/>
            <w:shd w:val="clear" w:color="auto" w:fill="auto"/>
          </w:tcPr>
          <w:p w14:paraId="0A894A43">
            <w:pPr>
              <w:widowControl/>
              <w:tabs>
                <w:tab w:val="decimal" w:pos="0"/>
              </w:tabs>
              <w:ind w:firstLine="0" w:firstLineChars="0"/>
              <w:jc w:val="center"/>
              <w:rPr>
                <w:kern w:val="0"/>
                <w:sz w:val="18"/>
                <w:szCs w:val="21"/>
              </w:rPr>
            </w:pPr>
            <w:r>
              <w:rPr>
                <w:kern w:val="0"/>
                <w:sz w:val="18"/>
                <w:szCs w:val="21"/>
              </w:rPr>
              <w:t>1/2</w:t>
            </w:r>
          </w:p>
        </w:tc>
        <w:tc>
          <w:tcPr>
            <w:tcW w:w="2026" w:type="dxa"/>
            <w:shd w:val="clear" w:color="auto" w:fill="auto"/>
          </w:tcPr>
          <w:p w14:paraId="7C0E8EFF">
            <w:pPr>
              <w:widowControl/>
              <w:tabs>
                <w:tab w:val="decimal" w:pos="0"/>
              </w:tabs>
              <w:ind w:firstLine="0" w:firstLineChars="0"/>
              <w:jc w:val="center"/>
              <w:rPr>
                <w:kern w:val="0"/>
                <w:sz w:val="18"/>
                <w:szCs w:val="21"/>
              </w:rPr>
            </w:pPr>
            <w:r>
              <w:rPr>
                <w:kern w:val="0"/>
                <w:sz w:val="18"/>
                <w:szCs w:val="21"/>
              </w:rPr>
              <w:t>520</w:t>
            </w:r>
          </w:p>
        </w:tc>
        <w:tc>
          <w:tcPr>
            <w:tcW w:w="1925" w:type="dxa"/>
            <w:shd w:val="clear" w:color="auto" w:fill="auto"/>
          </w:tcPr>
          <w:p w14:paraId="51C6A2BF">
            <w:pPr>
              <w:widowControl/>
              <w:tabs>
                <w:tab w:val="decimal" w:pos="0"/>
              </w:tabs>
              <w:ind w:firstLine="0" w:firstLineChars="0"/>
              <w:jc w:val="center"/>
              <w:rPr>
                <w:kern w:val="0"/>
                <w:sz w:val="18"/>
                <w:szCs w:val="21"/>
              </w:rPr>
            </w:pPr>
            <w:r>
              <w:rPr>
                <w:kern w:val="0"/>
                <w:sz w:val="18"/>
                <w:szCs w:val="21"/>
              </w:rPr>
              <w:t>16</w:t>
            </w:r>
          </w:p>
        </w:tc>
      </w:tr>
      <w:tr w14:paraId="665E8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14" w:type="dxa"/>
            <w:shd w:val="clear" w:color="auto" w:fill="auto"/>
          </w:tcPr>
          <w:p w14:paraId="022DFC23">
            <w:pPr>
              <w:widowControl/>
              <w:tabs>
                <w:tab w:val="decimal" w:pos="0"/>
              </w:tabs>
              <w:ind w:firstLine="0" w:firstLineChars="0"/>
              <w:jc w:val="center"/>
              <w:rPr>
                <w:kern w:val="0"/>
                <w:sz w:val="18"/>
                <w:szCs w:val="21"/>
              </w:rPr>
            </w:pPr>
            <w:r>
              <w:rPr>
                <w:kern w:val="0"/>
                <w:sz w:val="18"/>
                <w:szCs w:val="21"/>
              </w:rPr>
              <w:t>520 octets</w:t>
            </w:r>
          </w:p>
        </w:tc>
        <w:tc>
          <w:tcPr>
            <w:tcW w:w="2103" w:type="dxa"/>
            <w:shd w:val="clear" w:color="auto" w:fill="auto"/>
          </w:tcPr>
          <w:p w14:paraId="122E8D56">
            <w:pPr>
              <w:widowControl/>
              <w:tabs>
                <w:tab w:val="decimal" w:pos="0"/>
              </w:tabs>
              <w:ind w:firstLine="0" w:firstLineChars="0"/>
              <w:jc w:val="center"/>
              <w:rPr>
                <w:kern w:val="0"/>
                <w:sz w:val="18"/>
                <w:szCs w:val="21"/>
              </w:rPr>
            </w:pPr>
            <w:r>
              <w:rPr>
                <w:kern w:val="0"/>
                <w:sz w:val="18"/>
                <w:szCs w:val="21"/>
              </w:rPr>
              <w:t>16/18</w:t>
            </w:r>
          </w:p>
        </w:tc>
        <w:tc>
          <w:tcPr>
            <w:tcW w:w="2026" w:type="dxa"/>
            <w:shd w:val="clear" w:color="auto" w:fill="auto"/>
          </w:tcPr>
          <w:p w14:paraId="6870659F">
            <w:pPr>
              <w:widowControl/>
              <w:tabs>
                <w:tab w:val="decimal" w:pos="0"/>
              </w:tabs>
              <w:ind w:firstLine="0" w:firstLineChars="0"/>
              <w:jc w:val="center"/>
              <w:rPr>
                <w:kern w:val="0"/>
                <w:sz w:val="18"/>
                <w:szCs w:val="21"/>
              </w:rPr>
            </w:pPr>
            <w:r>
              <w:rPr>
                <w:kern w:val="0"/>
                <w:sz w:val="18"/>
                <w:szCs w:val="21"/>
              </w:rPr>
              <w:t>60</w:t>
            </w:r>
          </w:p>
        </w:tc>
        <w:tc>
          <w:tcPr>
            <w:tcW w:w="1925" w:type="dxa"/>
            <w:shd w:val="clear" w:color="auto" w:fill="auto"/>
          </w:tcPr>
          <w:p w14:paraId="0AA42EF0">
            <w:pPr>
              <w:widowControl/>
              <w:tabs>
                <w:tab w:val="decimal" w:pos="0"/>
              </w:tabs>
              <w:ind w:firstLine="0" w:firstLineChars="0"/>
              <w:jc w:val="center"/>
              <w:rPr>
                <w:kern w:val="0"/>
                <w:sz w:val="18"/>
                <w:szCs w:val="21"/>
              </w:rPr>
            </w:pPr>
            <w:r>
              <w:rPr>
                <w:kern w:val="0"/>
                <w:sz w:val="18"/>
                <w:szCs w:val="21"/>
              </w:rPr>
              <w:t>11</w:t>
            </w:r>
          </w:p>
        </w:tc>
      </w:tr>
    </w:tbl>
    <w:p w14:paraId="4F0C27A0">
      <w:pPr>
        <w:pStyle w:val="362"/>
        <w:widowControl/>
        <w:numPr>
          <w:ilvl w:val="0"/>
          <w:numId w:val="48"/>
        </w:numPr>
        <w:tabs>
          <w:tab w:val="center" w:pos="4201"/>
          <w:tab w:val="right" w:leader="dot" w:pos="9298"/>
          <w:tab w:val="clear" w:pos="420"/>
        </w:tabs>
        <w:autoSpaceDE w:val="0"/>
        <w:autoSpaceDN w:val="0"/>
        <w:spacing w:before="313" w:beforeLines="100"/>
        <w:ind w:left="839" w:firstLineChars="0"/>
        <w:rPr>
          <w:kern w:val="0"/>
          <w:szCs w:val="20"/>
        </w:rPr>
      </w:pPr>
      <w:r>
        <w:rPr>
          <w:kern w:val="0"/>
          <w:szCs w:val="20"/>
        </w:rPr>
        <w:t>信息码和校验码之间的交织</w:t>
      </w:r>
    </w:p>
    <w:p w14:paraId="35B7D38D">
      <w:pPr>
        <w:ind w:firstLine="420"/>
      </w:pPr>
      <w:r>
        <w:t>对于1/2码率，输出的前4比特为信息码，接着4比特为校验码，以此类推。对于16/18码率，首先是3个4bits的信息</w:t>
      </w:r>
      <w:r>
        <w:rPr>
          <w:rFonts w:hint="eastAsia"/>
        </w:rPr>
        <w:t>比特</w:t>
      </w:r>
      <w:r>
        <w:t>，然后是4bits校验</w:t>
      </w:r>
      <w:r>
        <w:rPr>
          <w:rFonts w:hint="eastAsia"/>
        </w:rPr>
        <w:t>比特</w:t>
      </w:r>
      <w:r>
        <w:t>，最后是5个4bits信息</w:t>
      </w:r>
      <w:r>
        <w:rPr>
          <w:rFonts w:hint="eastAsia"/>
        </w:rPr>
        <w:t>比特</w:t>
      </w:r>
      <w:r>
        <w:t>，重复这一模式。</w:t>
      </w:r>
    </w:p>
    <w:p w14:paraId="3990C74C">
      <w:pPr>
        <w:pStyle w:val="362"/>
        <w:widowControl/>
        <w:numPr>
          <w:ilvl w:val="0"/>
          <w:numId w:val="48"/>
        </w:numPr>
        <w:tabs>
          <w:tab w:val="center" w:pos="4201"/>
          <w:tab w:val="right" w:leader="dot" w:pos="9298"/>
          <w:tab w:val="clear" w:pos="420"/>
        </w:tabs>
        <w:autoSpaceDE w:val="0"/>
        <w:autoSpaceDN w:val="0"/>
        <w:ind w:left="839" w:hanging="419" w:firstLineChars="0"/>
        <w:rPr>
          <w:kern w:val="0"/>
          <w:szCs w:val="20"/>
        </w:rPr>
      </w:pPr>
      <w:r>
        <w:rPr>
          <w:kern w:val="0"/>
          <w:szCs w:val="20"/>
        </w:rPr>
        <w:t>半字节移位</w:t>
      </w:r>
    </w:p>
    <w:p w14:paraId="02A829F4">
      <w:pPr>
        <w:ind w:firstLine="420"/>
        <w:rPr>
          <w:kern w:val="0"/>
          <w:szCs w:val="20"/>
        </w:rPr>
      </w:pPr>
      <w:r>
        <w:t>半字节移位以4比特为单位进行移位，不论信息</w:t>
      </w:r>
      <w:r>
        <w:rPr>
          <w:rFonts w:hint="eastAsia"/>
        </w:rPr>
        <w:t>比特</w:t>
      </w:r>
      <w:r>
        <w:t>还是校验</w:t>
      </w:r>
      <w:r>
        <w:rPr>
          <w:rFonts w:hint="eastAsia"/>
        </w:rPr>
        <w:t>比特</w:t>
      </w:r>
      <w:r>
        <w:t>，每2个半字节调整一次顺序，规则如</w:t>
      </w:r>
      <w:r>
        <w:rPr>
          <w:rFonts w:hint="eastAsia" w:ascii="宋体" w:hAnsi="宋体" w:cs="宋体"/>
        </w:rPr>
        <w:fldChar w:fldCharType="begin"/>
      </w:r>
      <w:r>
        <w:rPr>
          <w:rFonts w:hint="eastAsia" w:ascii="宋体" w:hAnsi="宋体" w:cs="宋体"/>
        </w:rPr>
        <w:instrText xml:space="preserve"> REF _Ref199148991 \h </w:instrText>
      </w:r>
      <w:r>
        <w:rPr>
          <w:rFonts w:hint="eastAsia" w:ascii="宋体" w:hAnsi="宋体" w:cs="宋体"/>
        </w:rPr>
        <w:fldChar w:fldCharType="separate"/>
      </w:r>
      <w:r>
        <w:rPr>
          <w:rFonts w:hint="eastAsia" w:ascii="宋体" w:hAnsi="宋体" w:cs="宋体"/>
        </w:rPr>
        <w:t>表 12</w:t>
      </w:r>
      <w:r>
        <w:rPr>
          <w:rFonts w:hint="eastAsia" w:ascii="宋体" w:hAnsi="宋体" w:cs="宋体"/>
        </w:rPr>
        <w:fldChar w:fldCharType="end"/>
      </w:r>
      <w:r>
        <w:t>所示。</w:t>
      </w:r>
    </w:p>
    <w:p w14:paraId="4F83F461">
      <w:pPr>
        <w:pStyle w:val="17"/>
        <w:rPr>
          <w:rFonts w:ascii="Arial" w:hAnsi="Arial"/>
          <w:kern w:val="0"/>
          <w:sz w:val="21"/>
          <w:szCs w:val="21"/>
        </w:rPr>
      </w:pPr>
      <w:bookmarkStart w:id="253" w:name="_Ref199148991"/>
      <w:bookmarkStart w:id="254" w:name="_Toc402983736"/>
      <w:bookmarkStart w:id="255" w:name="_Ref402982357"/>
      <w:bookmarkStart w:id="256" w:name="_Toc403570712"/>
      <w:bookmarkStart w:id="257" w:name="_Toc402984202"/>
      <w:bookmarkStart w:id="258" w:name="_Toc405477019"/>
      <w:bookmarkStart w:id="259" w:name="_Toc405022597"/>
      <w:bookmarkStart w:id="260" w:name="_Ref9502187"/>
      <w:bookmarkStart w:id="261" w:name="_Toc402983270"/>
      <w:bookmarkStart w:id="262" w:name="_Toc408860294"/>
      <w:bookmarkStart w:id="263" w:name="_Toc400799300"/>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rPr>
          <w:rFonts w:hint="eastAsia"/>
        </w:rPr>
        <w:t>12</w:t>
      </w:r>
      <w:r>
        <w:fldChar w:fldCharType="end"/>
      </w:r>
      <w:bookmarkEnd w:id="253"/>
      <w:ins w:id="367" w:author="何艺" w:date="2026-02-24T18:00:49Z">
        <w:r>
          <w:rPr>
            <w:rFonts w:hint="eastAsia"/>
            <w:lang w:val="en-US" w:eastAsia="zh-CN"/>
          </w:rPr>
          <w:t xml:space="preserve"> </w:t>
        </w:r>
      </w:ins>
      <w:r>
        <w:rPr>
          <w:rFonts w:hAnsi="Arial"/>
          <w:kern w:val="0"/>
          <w:sz w:val="21"/>
          <w:szCs w:val="21"/>
        </w:rPr>
        <w:t>半字节移位</w:t>
      </w:r>
      <w:bookmarkEnd w:id="254"/>
      <w:bookmarkEnd w:id="255"/>
      <w:bookmarkEnd w:id="256"/>
      <w:bookmarkEnd w:id="257"/>
      <w:bookmarkEnd w:id="258"/>
      <w:bookmarkEnd w:id="259"/>
      <w:bookmarkEnd w:id="260"/>
      <w:bookmarkEnd w:id="261"/>
      <w:bookmarkEnd w:id="262"/>
      <w:bookmarkEnd w:id="263"/>
    </w:p>
    <w:tbl>
      <w:tblPr>
        <w:tblStyle w:val="55"/>
        <w:tblW w:w="481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955"/>
        <w:gridCol w:w="1855"/>
      </w:tblGrid>
      <w:tr w14:paraId="079479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55" w:type="dxa"/>
          </w:tcPr>
          <w:p w14:paraId="38DABB75">
            <w:pPr>
              <w:widowControl/>
              <w:tabs>
                <w:tab w:val="decimal" w:pos="0"/>
              </w:tabs>
              <w:ind w:firstLine="0" w:firstLineChars="0"/>
              <w:jc w:val="center"/>
              <w:rPr>
                <w:kern w:val="0"/>
                <w:sz w:val="18"/>
                <w:szCs w:val="21"/>
              </w:rPr>
            </w:pPr>
            <w:r>
              <w:rPr>
                <w:kern w:val="0"/>
                <w:sz w:val="18"/>
                <w:szCs w:val="21"/>
              </w:rPr>
              <w:t>输出半字节序号</w:t>
            </w:r>
          </w:p>
        </w:tc>
        <w:tc>
          <w:tcPr>
            <w:tcW w:w="1855" w:type="dxa"/>
          </w:tcPr>
          <w:p w14:paraId="0A9CD325">
            <w:pPr>
              <w:widowControl/>
              <w:tabs>
                <w:tab w:val="decimal" w:pos="0"/>
              </w:tabs>
              <w:ind w:firstLine="0" w:firstLineChars="0"/>
              <w:jc w:val="center"/>
              <w:rPr>
                <w:kern w:val="0"/>
                <w:sz w:val="18"/>
                <w:szCs w:val="21"/>
              </w:rPr>
            </w:pPr>
            <w:r>
              <w:rPr>
                <w:kern w:val="0"/>
                <w:sz w:val="18"/>
                <w:szCs w:val="21"/>
              </w:rPr>
              <w:t>移位模式</w:t>
            </w:r>
          </w:p>
        </w:tc>
      </w:tr>
      <w:tr w14:paraId="285B1D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55" w:type="dxa"/>
          </w:tcPr>
          <w:p w14:paraId="01B93E83">
            <w:pPr>
              <w:widowControl/>
              <w:tabs>
                <w:tab w:val="decimal" w:pos="0"/>
              </w:tabs>
              <w:ind w:firstLine="0" w:firstLineChars="0"/>
              <w:jc w:val="center"/>
              <w:rPr>
                <w:kern w:val="0"/>
                <w:sz w:val="18"/>
                <w:szCs w:val="21"/>
              </w:rPr>
            </w:pPr>
            <w:r>
              <w:rPr>
                <w:kern w:val="0"/>
                <w:sz w:val="18"/>
                <w:szCs w:val="21"/>
              </w:rPr>
              <w:t>1 or 2</w:t>
            </w:r>
          </w:p>
        </w:tc>
        <w:tc>
          <w:tcPr>
            <w:tcW w:w="1855" w:type="dxa"/>
          </w:tcPr>
          <w:p w14:paraId="411239A1">
            <w:pPr>
              <w:widowControl/>
              <w:tabs>
                <w:tab w:val="decimal" w:pos="0"/>
              </w:tabs>
              <w:ind w:firstLine="0" w:firstLineChars="0"/>
              <w:jc w:val="center"/>
              <w:rPr>
                <w:kern w:val="0"/>
                <w:sz w:val="18"/>
                <w:szCs w:val="21"/>
              </w:rPr>
            </w:pPr>
            <w:r>
              <w:rPr>
                <w:kern w:val="0"/>
                <w:sz w:val="18"/>
                <w:szCs w:val="21"/>
              </w:rPr>
              <w:t>b0b1b2b3</w:t>
            </w:r>
          </w:p>
        </w:tc>
      </w:tr>
      <w:tr w14:paraId="5B1320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55" w:type="dxa"/>
          </w:tcPr>
          <w:p w14:paraId="48E2A805">
            <w:pPr>
              <w:widowControl/>
              <w:tabs>
                <w:tab w:val="decimal" w:pos="0"/>
              </w:tabs>
              <w:ind w:firstLine="0" w:firstLineChars="0"/>
              <w:jc w:val="center"/>
              <w:rPr>
                <w:kern w:val="0"/>
                <w:sz w:val="18"/>
                <w:szCs w:val="21"/>
              </w:rPr>
            </w:pPr>
            <w:r>
              <w:rPr>
                <w:kern w:val="0"/>
                <w:sz w:val="18"/>
                <w:szCs w:val="21"/>
              </w:rPr>
              <w:t>3 or 4</w:t>
            </w:r>
          </w:p>
        </w:tc>
        <w:tc>
          <w:tcPr>
            <w:tcW w:w="1855" w:type="dxa"/>
          </w:tcPr>
          <w:p w14:paraId="5A0575E0">
            <w:pPr>
              <w:widowControl/>
              <w:tabs>
                <w:tab w:val="decimal" w:pos="0"/>
              </w:tabs>
              <w:ind w:firstLine="0" w:firstLineChars="0"/>
              <w:jc w:val="center"/>
              <w:rPr>
                <w:kern w:val="0"/>
                <w:sz w:val="18"/>
                <w:szCs w:val="21"/>
              </w:rPr>
            </w:pPr>
            <w:r>
              <w:rPr>
                <w:kern w:val="0"/>
                <w:sz w:val="18"/>
                <w:szCs w:val="21"/>
              </w:rPr>
              <w:t>b1b2b3b0</w:t>
            </w:r>
          </w:p>
        </w:tc>
      </w:tr>
      <w:tr w14:paraId="1B7E97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55" w:type="dxa"/>
          </w:tcPr>
          <w:p w14:paraId="0B6F39D0">
            <w:pPr>
              <w:widowControl/>
              <w:tabs>
                <w:tab w:val="decimal" w:pos="0"/>
              </w:tabs>
              <w:ind w:firstLine="0" w:firstLineChars="0"/>
              <w:jc w:val="center"/>
              <w:rPr>
                <w:kern w:val="0"/>
                <w:sz w:val="18"/>
                <w:szCs w:val="21"/>
              </w:rPr>
            </w:pPr>
            <w:r>
              <w:rPr>
                <w:kern w:val="0"/>
                <w:sz w:val="18"/>
                <w:szCs w:val="21"/>
              </w:rPr>
              <w:t>5 or 6</w:t>
            </w:r>
          </w:p>
        </w:tc>
        <w:tc>
          <w:tcPr>
            <w:tcW w:w="1855" w:type="dxa"/>
          </w:tcPr>
          <w:p w14:paraId="2ACBFD23">
            <w:pPr>
              <w:widowControl/>
              <w:tabs>
                <w:tab w:val="decimal" w:pos="0"/>
              </w:tabs>
              <w:ind w:firstLine="0" w:firstLineChars="0"/>
              <w:jc w:val="center"/>
              <w:rPr>
                <w:kern w:val="0"/>
                <w:sz w:val="18"/>
                <w:szCs w:val="21"/>
              </w:rPr>
            </w:pPr>
            <w:r>
              <w:rPr>
                <w:kern w:val="0"/>
                <w:sz w:val="18"/>
                <w:szCs w:val="21"/>
              </w:rPr>
              <w:t>b2b3b0b1</w:t>
            </w:r>
          </w:p>
        </w:tc>
      </w:tr>
      <w:tr w14:paraId="31EEF8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55" w:type="dxa"/>
          </w:tcPr>
          <w:p w14:paraId="6EE3CCC3">
            <w:pPr>
              <w:widowControl/>
              <w:tabs>
                <w:tab w:val="decimal" w:pos="0"/>
              </w:tabs>
              <w:ind w:firstLine="0" w:firstLineChars="0"/>
              <w:jc w:val="center"/>
              <w:rPr>
                <w:kern w:val="0"/>
                <w:sz w:val="18"/>
                <w:szCs w:val="21"/>
              </w:rPr>
            </w:pPr>
            <w:r>
              <w:rPr>
                <w:kern w:val="0"/>
                <w:sz w:val="18"/>
                <w:szCs w:val="21"/>
              </w:rPr>
              <w:t>7 or 8</w:t>
            </w:r>
          </w:p>
        </w:tc>
        <w:tc>
          <w:tcPr>
            <w:tcW w:w="1855" w:type="dxa"/>
          </w:tcPr>
          <w:p w14:paraId="5673AC61">
            <w:pPr>
              <w:widowControl/>
              <w:tabs>
                <w:tab w:val="decimal" w:pos="0"/>
              </w:tabs>
              <w:ind w:firstLine="0" w:firstLineChars="0"/>
              <w:jc w:val="center"/>
              <w:rPr>
                <w:kern w:val="0"/>
                <w:sz w:val="18"/>
                <w:szCs w:val="21"/>
              </w:rPr>
            </w:pPr>
            <w:r>
              <w:rPr>
                <w:kern w:val="0"/>
                <w:sz w:val="18"/>
                <w:szCs w:val="21"/>
              </w:rPr>
              <w:t>b3b0b1b2</w:t>
            </w:r>
          </w:p>
        </w:tc>
      </w:tr>
      <w:tr w14:paraId="0F9424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955" w:type="dxa"/>
          </w:tcPr>
          <w:p w14:paraId="274D1C1D">
            <w:pPr>
              <w:widowControl/>
              <w:tabs>
                <w:tab w:val="decimal" w:pos="0"/>
              </w:tabs>
              <w:ind w:firstLine="0" w:firstLineChars="0"/>
              <w:jc w:val="center"/>
              <w:rPr>
                <w:kern w:val="0"/>
                <w:sz w:val="18"/>
                <w:szCs w:val="21"/>
              </w:rPr>
            </w:pPr>
            <w:r>
              <w:rPr>
                <w:kern w:val="0"/>
                <w:sz w:val="18"/>
                <w:szCs w:val="21"/>
              </w:rPr>
              <w:t>9</w:t>
            </w:r>
            <w:ins w:id="368" w:author="Gutingting " w:date="2026-02-12T15:00:12Z">
              <w:r>
                <w:rPr>
                  <w:rFonts w:hint="eastAsia"/>
                  <w:kern w:val="0"/>
                  <w:sz w:val="18"/>
                  <w:szCs w:val="21"/>
                  <w:lang w:val="en-US" w:eastAsia="zh-CN"/>
                </w:rPr>
                <w:t xml:space="preserve"> </w:t>
              </w:r>
            </w:ins>
            <w:r>
              <w:rPr>
                <w:kern w:val="0"/>
                <w:sz w:val="18"/>
                <w:szCs w:val="21"/>
              </w:rPr>
              <w:t>or 10</w:t>
            </w:r>
          </w:p>
        </w:tc>
        <w:tc>
          <w:tcPr>
            <w:tcW w:w="1855" w:type="dxa"/>
          </w:tcPr>
          <w:p w14:paraId="0D3C3250">
            <w:pPr>
              <w:widowControl/>
              <w:tabs>
                <w:tab w:val="decimal" w:pos="0"/>
              </w:tabs>
              <w:ind w:firstLine="0" w:firstLineChars="0"/>
              <w:jc w:val="center"/>
              <w:rPr>
                <w:kern w:val="0"/>
                <w:sz w:val="18"/>
                <w:szCs w:val="21"/>
              </w:rPr>
            </w:pPr>
            <w:r>
              <w:rPr>
                <w:kern w:val="0"/>
                <w:sz w:val="18"/>
                <w:szCs w:val="21"/>
              </w:rPr>
              <w:t>b0b1b2b3</w:t>
            </w:r>
          </w:p>
        </w:tc>
      </w:tr>
    </w:tbl>
    <w:p w14:paraId="2AC2534B">
      <w:pPr>
        <w:ind w:firstLine="420"/>
      </w:pPr>
      <w:r>
        <w:t>上图中b0表示</w:t>
      </w:r>
      <w:r>
        <w:rPr>
          <w:rFonts w:hint="eastAsia"/>
        </w:rPr>
        <w:t>比特</w:t>
      </w:r>
      <w:r>
        <w:t>来自信息或者校验</w:t>
      </w:r>
      <w:r>
        <w:rPr>
          <w:rFonts w:hint="eastAsia"/>
        </w:rPr>
        <w:t>比特</w:t>
      </w:r>
      <w:r>
        <w:t>的Bank1，b1表示bit来自信息或者校验</w:t>
      </w:r>
      <w:r>
        <w:rPr>
          <w:rFonts w:hint="eastAsia"/>
        </w:rPr>
        <w:t>比特</w:t>
      </w:r>
      <w:r>
        <w:t>的Bank2，b2表示</w:t>
      </w:r>
      <w:r>
        <w:rPr>
          <w:rFonts w:hint="eastAsia"/>
        </w:rPr>
        <w:t>比特</w:t>
      </w:r>
      <w:r>
        <w:t>来自信息或者校验</w:t>
      </w:r>
      <w:r>
        <w:rPr>
          <w:rFonts w:hint="eastAsia"/>
        </w:rPr>
        <w:t>比特</w:t>
      </w:r>
      <w:r>
        <w:t>的Bank3，b3表示</w:t>
      </w:r>
      <w:r>
        <w:rPr>
          <w:rFonts w:hint="eastAsia"/>
        </w:rPr>
        <w:t>比特</w:t>
      </w:r>
      <w:r>
        <w:t>来自信息或者校验</w:t>
      </w:r>
      <w:r>
        <w:rPr>
          <w:rFonts w:hint="eastAsia"/>
        </w:rPr>
        <w:t>比特</w:t>
      </w:r>
      <w:r>
        <w:t>的Bank4。比特串行输出时，4</w:t>
      </w:r>
      <w:r>
        <w:rPr>
          <w:rFonts w:hint="eastAsia"/>
        </w:rPr>
        <w:t>个比特</w:t>
      </w:r>
      <w:r>
        <w:t>中最左边的</w:t>
      </w:r>
      <w:r>
        <w:rPr>
          <w:rFonts w:hint="eastAsia"/>
        </w:rPr>
        <w:t>比特</w:t>
      </w:r>
      <w:r>
        <w:t>先输出，从左向右。</w:t>
      </w:r>
    </w:p>
    <w:p w14:paraId="0346562F">
      <w:pPr>
        <w:pStyle w:val="77"/>
      </w:pPr>
      <w:bookmarkStart w:id="264" w:name="_Ref212478437"/>
      <w:r>
        <w:rPr>
          <w:rFonts w:hint="eastAsia"/>
        </w:rPr>
        <w:t>载荷数据ROBO交织</w:t>
      </w:r>
      <w:bookmarkEnd w:id="264"/>
    </w:p>
    <w:p w14:paraId="199A69AC">
      <w:pPr>
        <w:ind w:firstLine="420"/>
      </w:pPr>
      <w:r>
        <w:t>ROBO</w:t>
      </w:r>
      <w:r>
        <w:rPr>
          <w:rFonts w:hint="eastAsia"/>
        </w:rPr>
        <w:t>交织用于将原始信号进行拷贝和映射。</w:t>
      </w:r>
    </w:p>
    <w:p w14:paraId="46FEA750">
      <w:pPr>
        <w:ind w:firstLine="420"/>
      </w:pPr>
      <w:r>
        <w:rPr>
          <w:rFonts w:hint="eastAsia"/>
        </w:rPr>
        <w:t>当使用Bitloading时，每个子载波的调制方式由比特加载表决定，分集拷贝次数固定为1，码率固定为1/</w:t>
      </w:r>
      <w:r>
        <w:t>2</w:t>
      </w:r>
      <w:r>
        <w:rPr>
          <w:rFonts w:hint="eastAsia"/>
        </w:rPr>
        <w:t>，只须指定物理块大小。</w:t>
      </w:r>
    </w:p>
    <w:p w14:paraId="1D89EC6B">
      <w:pPr>
        <w:ind w:firstLine="420"/>
      </w:pPr>
      <w:r>
        <w:rPr>
          <w:rFonts w:hint="eastAsia"/>
        </w:rPr>
        <w:t>当不使用Bitloading时，用</w:t>
      </w:r>
      <w:r>
        <w:t>TMI</w:t>
      </w:r>
      <w:r>
        <w:rPr>
          <w:rFonts w:hint="eastAsia"/>
        </w:rPr>
        <w:t>表示这一帧的载荷中的编码码率、调制方式、</w:t>
      </w:r>
      <w:r>
        <w:t>ROBO</w:t>
      </w:r>
      <w:r>
        <w:rPr>
          <w:rFonts w:hint="eastAsia"/>
        </w:rPr>
        <w:t>拷贝方式、</w:t>
      </w:r>
      <w:r>
        <w:t>PB</w:t>
      </w:r>
      <w:r>
        <w:rPr>
          <w:rFonts w:hint="eastAsia"/>
        </w:rPr>
        <w:t>大小，如</w:t>
      </w:r>
      <w:r>
        <w:fldChar w:fldCharType="begin"/>
      </w:r>
      <w:r>
        <w:instrText xml:space="preserve"> </w:instrText>
      </w:r>
      <w:r>
        <w:rPr>
          <w:rFonts w:hint="eastAsia"/>
        </w:rPr>
        <w:instrText xml:space="preserve">REF _Ref200037472 \h</w:instrText>
      </w:r>
      <w:r>
        <w:instrText xml:space="preserve"> </w:instrText>
      </w:r>
      <w:r>
        <w:fldChar w:fldCharType="separate"/>
      </w:r>
      <w:r>
        <w:rPr>
          <w:rFonts w:hint="eastAsia"/>
        </w:rPr>
        <w:t>表 13</w:t>
      </w:r>
      <w:r>
        <w:fldChar w:fldCharType="end"/>
      </w:r>
      <w:r>
        <w:t>所示</w:t>
      </w:r>
      <w:r>
        <w:rPr>
          <w:rFonts w:hint="eastAsia"/>
        </w:rPr>
        <w:t>。</w:t>
      </w:r>
      <w:r>
        <w:t>TMI</w:t>
      </w:r>
      <w:r>
        <w:rPr>
          <w:rFonts w:hint="eastAsia"/>
        </w:rPr>
        <w:t>在帧控制中携带，接收机解出帧控制后就可以得到解载荷所需信息。</w:t>
      </w:r>
    </w:p>
    <w:p w14:paraId="1E76210B">
      <w:pPr>
        <w:pStyle w:val="17"/>
        <w:keepNext/>
      </w:pPr>
      <w:bookmarkStart w:id="265" w:name="_Ref200037472"/>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rPr>
          <w:rFonts w:hint="eastAsia"/>
        </w:rPr>
        <w:t>13</w:t>
      </w:r>
      <w:r>
        <w:fldChar w:fldCharType="end"/>
      </w:r>
      <w:bookmarkEnd w:id="265"/>
      <w:r>
        <w:rPr>
          <w:rFonts w:hint="eastAsia" w:ascii="黑体" w:hAnsi="黑体" w:cs="黑体"/>
        </w:rPr>
        <w:t xml:space="preserve"> </w:t>
      </w:r>
      <w:del w:id="369" w:author="黄博阳" w:date="2026-03-02T11:23:05Z">
        <w:r>
          <w:rPr>
            <w:rFonts w:hint="eastAsia" w:ascii="黑体" w:hAnsi="黑体" w:cs="黑体"/>
          </w:rPr>
          <w:delText>ISAC-PLC</w:delText>
        </w:r>
      </w:del>
      <w:ins w:id="370" w:author="黄博阳" w:date="2026-03-02T11:23:05Z">
        <w:r>
          <w:rPr>
            <w:rFonts w:hint="eastAsia" w:ascii="黑体" w:hAnsi="黑体" w:cs="黑体"/>
            <w:lang w:eastAsia="zh-CN"/>
          </w:rPr>
          <w:t>SPLC</w:t>
        </w:r>
      </w:ins>
      <w:r>
        <w:rPr>
          <w:rFonts w:hint="eastAsia" w:ascii="黑体" w:hAnsi="黑体" w:cs="黑体"/>
        </w:rPr>
        <w:t>载荷数据的ROBO模式</w:t>
      </w:r>
    </w:p>
    <w:tbl>
      <w:tblPr>
        <w:tblStyle w:val="55"/>
        <w:tblW w:w="750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6"/>
        <w:gridCol w:w="1129"/>
        <w:gridCol w:w="1276"/>
        <w:gridCol w:w="1417"/>
        <w:gridCol w:w="1134"/>
        <w:gridCol w:w="1276"/>
      </w:tblGrid>
      <w:tr w14:paraId="0EEA8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jc w:val="center"/>
        </w:trPr>
        <w:tc>
          <w:tcPr>
            <w:tcW w:w="1276" w:type="dxa"/>
            <w:shd w:val="clear" w:color="auto" w:fill="auto"/>
            <w:noWrap/>
            <w:vAlign w:val="center"/>
          </w:tcPr>
          <w:p w14:paraId="5BD1DF8A">
            <w:pPr>
              <w:widowControl/>
              <w:ind w:firstLine="0" w:firstLineChars="0"/>
              <w:jc w:val="center"/>
              <w:rPr>
                <w:color w:val="000000"/>
                <w:kern w:val="0"/>
                <w:sz w:val="18"/>
              </w:rPr>
            </w:pPr>
            <w:r>
              <w:rPr>
                <w:color w:val="000000"/>
                <w:kern w:val="0"/>
                <w:sz w:val="18"/>
              </w:rPr>
              <w:t>TMI编号</w:t>
            </w:r>
          </w:p>
        </w:tc>
        <w:tc>
          <w:tcPr>
            <w:tcW w:w="1129" w:type="dxa"/>
            <w:vAlign w:val="center"/>
          </w:tcPr>
          <w:p w14:paraId="283EB884">
            <w:pPr>
              <w:widowControl/>
              <w:ind w:firstLine="0" w:firstLineChars="0"/>
              <w:jc w:val="center"/>
              <w:rPr>
                <w:color w:val="000000"/>
                <w:kern w:val="0"/>
                <w:sz w:val="18"/>
              </w:rPr>
            </w:pPr>
            <w:r>
              <w:rPr>
                <w:color w:val="000000"/>
                <w:kern w:val="0"/>
                <w:sz w:val="18"/>
              </w:rPr>
              <w:t>PB大小</w:t>
            </w:r>
          </w:p>
        </w:tc>
        <w:tc>
          <w:tcPr>
            <w:tcW w:w="1276" w:type="dxa"/>
            <w:vAlign w:val="center"/>
          </w:tcPr>
          <w:p w14:paraId="479C64FD">
            <w:pPr>
              <w:widowControl/>
              <w:ind w:firstLine="0" w:firstLineChars="0"/>
              <w:jc w:val="center"/>
              <w:rPr>
                <w:color w:val="000000"/>
                <w:kern w:val="0"/>
                <w:sz w:val="18"/>
              </w:rPr>
            </w:pPr>
            <w:r>
              <w:rPr>
                <w:color w:val="000000"/>
                <w:kern w:val="0"/>
                <w:sz w:val="18"/>
              </w:rPr>
              <w:t>copy次数</w:t>
            </w:r>
          </w:p>
        </w:tc>
        <w:tc>
          <w:tcPr>
            <w:tcW w:w="1417" w:type="dxa"/>
            <w:vAlign w:val="center"/>
          </w:tcPr>
          <w:p w14:paraId="5CD926E0">
            <w:pPr>
              <w:widowControl/>
              <w:ind w:firstLine="0" w:firstLineChars="0"/>
              <w:jc w:val="center"/>
              <w:rPr>
                <w:color w:val="000000"/>
                <w:kern w:val="0"/>
                <w:sz w:val="18"/>
              </w:rPr>
            </w:pPr>
            <w:r>
              <w:rPr>
                <w:color w:val="000000"/>
                <w:kern w:val="0"/>
                <w:sz w:val="18"/>
              </w:rPr>
              <w:t>调制方式</w:t>
            </w:r>
          </w:p>
        </w:tc>
        <w:tc>
          <w:tcPr>
            <w:tcW w:w="1134" w:type="dxa"/>
            <w:vAlign w:val="center"/>
          </w:tcPr>
          <w:p w14:paraId="086318D7">
            <w:pPr>
              <w:widowControl/>
              <w:ind w:firstLine="0" w:firstLineChars="0"/>
              <w:jc w:val="center"/>
              <w:rPr>
                <w:color w:val="000000"/>
                <w:kern w:val="0"/>
                <w:sz w:val="18"/>
              </w:rPr>
            </w:pPr>
            <w:r>
              <w:rPr>
                <w:color w:val="000000"/>
                <w:kern w:val="0"/>
                <w:sz w:val="18"/>
              </w:rPr>
              <w:t>码率</w:t>
            </w:r>
          </w:p>
        </w:tc>
        <w:tc>
          <w:tcPr>
            <w:tcW w:w="1276" w:type="dxa"/>
            <w:vAlign w:val="center"/>
          </w:tcPr>
          <w:p w14:paraId="596907CD">
            <w:pPr>
              <w:widowControl/>
              <w:ind w:firstLine="0" w:firstLineChars="0"/>
              <w:jc w:val="center"/>
              <w:rPr>
                <w:color w:val="000000"/>
                <w:kern w:val="0"/>
                <w:sz w:val="18"/>
              </w:rPr>
            </w:pPr>
            <w:r>
              <w:rPr>
                <w:color w:val="000000"/>
                <w:kern w:val="0"/>
                <w:sz w:val="18"/>
              </w:rPr>
              <w:t>PB块数</w:t>
            </w:r>
          </w:p>
        </w:tc>
      </w:tr>
      <w:tr w14:paraId="01A65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jc w:val="center"/>
        </w:trPr>
        <w:tc>
          <w:tcPr>
            <w:tcW w:w="1276" w:type="dxa"/>
            <w:shd w:val="clear" w:color="auto" w:fill="auto"/>
            <w:noWrap/>
            <w:vAlign w:val="center"/>
          </w:tcPr>
          <w:p w14:paraId="0DA952EA">
            <w:pPr>
              <w:widowControl/>
              <w:ind w:firstLine="0" w:firstLineChars="0"/>
              <w:jc w:val="center"/>
              <w:rPr>
                <w:color w:val="000000"/>
                <w:kern w:val="0"/>
                <w:sz w:val="18"/>
              </w:rPr>
            </w:pPr>
            <w:r>
              <w:rPr>
                <w:color w:val="000000"/>
                <w:kern w:val="0"/>
                <w:sz w:val="18"/>
              </w:rPr>
              <w:t>0</w:t>
            </w:r>
          </w:p>
        </w:tc>
        <w:tc>
          <w:tcPr>
            <w:tcW w:w="1129" w:type="dxa"/>
            <w:vAlign w:val="center"/>
          </w:tcPr>
          <w:p w14:paraId="132BE573">
            <w:pPr>
              <w:widowControl/>
              <w:ind w:firstLine="0" w:firstLineChars="0"/>
              <w:jc w:val="center"/>
              <w:rPr>
                <w:color w:val="000000"/>
                <w:kern w:val="0"/>
                <w:sz w:val="18"/>
              </w:rPr>
            </w:pPr>
            <w:r>
              <w:rPr>
                <w:color w:val="000000"/>
                <w:kern w:val="0"/>
                <w:sz w:val="18"/>
              </w:rPr>
              <w:t>520</w:t>
            </w:r>
          </w:p>
        </w:tc>
        <w:tc>
          <w:tcPr>
            <w:tcW w:w="1276" w:type="dxa"/>
            <w:vAlign w:val="center"/>
          </w:tcPr>
          <w:p w14:paraId="6BABDFBD">
            <w:pPr>
              <w:widowControl/>
              <w:ind w:firstLine="0" w:firstLineChars="0"/>
              <w:jc w:val="center"/>
              <w:rPr>
                <w:color w:val="000000"/>
                <w:kern w:val="0"/>
                <w:sz w:val="18"/>
              </w:rPr>
            </w:pPr>
            <w:r>
              <w:rPr>
                <w:color w:val="000000"/>
                <w:kern w:val="0"/>
                <w:sz w:val="18"/>
              </w:rPr>
              <w:t>7</w:t>
            </w:r>
          </w:p>
        </w:tc>
        <w:tc>
          <w:tcPr>
            <w:tcW w:w="1417" w:type="dxa"/>
            <w:vAlign w:val="center"/>
          </w:tcPr>
          <w:p w14:paraId="43B7F6F6">
            <w:pPr>
              <w:widowControl/>
              <w:ind w:firstLine="0" w:firstLineChars="0"/>
              <w:jc w:val="center"/>
              <w:rPr>
                <w:color w:val="000000"/>
                <w:kern w:val="0"/>
                <w:sz w:val="18"/>
              </w:rPr>
            </w:pPr>
            <w:r>
              <w:rPr>
                <w:color w:val="000000"/>
                <w:kern w:val="0"/>
                <w:sz w:val="18"/>
              </w:rPr>
              <w:t>BPSK</w:t>
            </w:r>
          </w:p>
        </w:tc>
        <w:tc>
          <w:tcPr>
            <w:tcW w:w="1134" w:type="dxa"/>
            <w:vAlign w:val="center"/>
          </w:tcPr>
          <w:p w14:paraId="7F2800B1">
            <w:pPr>
              <w:widowControl/>
              <w:ind w:firstLine="0" w:firstLineChars="0"/>
              <w:jc w:val="center"/>
              <w:rPr>
                <w:color w:val="000000"/>
                <w:kern w:val="0"/>
                <w:sz w:val="18"/>
              </w:rPr>
            </w:pPr>
            <w:r>
              <w:rPr>
                <w:color w:val="000000"/>
                <w:kern w:val="0"/>
                <w:sz w:val="18"/>
              </w:rPr>
              <w:t>1/2</w:t>
            </w:r>
          </w:p>
        </w:tc>
        <w:tc>
          <w:tcPr>
            <w:tcW w:w="1276" w:type="dxa"/>
            <w:vAlign w:val="center"/>
          </w:tcPr>
          <w:p w14:paraId="5FE50EBF">
            <w:pPr>
              <w:widowControl/>
              <w:ind w:firstLine="0" w:firstLineChars="0"/>
              <w:jc w:val="center"/>
              <w:rPr>
                <w:color w:val="000000"/>
                <w:kern w:val="0"/>
                <w:sz w:val="18"/>
              </w:rPr>
            </w:pPr>
            <w:r>
              <w:rPr>
                <w:color w:val="000000"/>
                <w:kern w:val="0"/>
                <w:sz w:val="18"/>
              </w:rPr>
              <w:t>1</w:t>
            </w:r>
            <w:r>
              <w:rPr>
                <w:sz w:val="18"/>
              </w:rPr>
              <w:t>~</w:t>
            </w:r>
            <w:r>
              <w:rPr>
                <w:color w:val="000000"/>
                <w:kern w:val="0"/>
                <w:sz w:val="18"/>
              </w:rPr>
              <w:t>4</w:t>
            </w:r>
          </w:p>
        </w:tc>
      </w:tr>
      <w:tr w14:paraId="7E53D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jc w:val="center"/>
        </w:trPr>
        <w:tc>
          <w:tcPr>
            <w:tcW w:w="1276" w:type="dxa"/>
            <w:shd w:val="clear" w:color="auto" w:fill="auto"/>
            <w:noWrap/>
            <w:vAlign w:val="center"/>
          </w:tcPr>
          <w:p w14:paraId="1813F85A">
            <w:pPr>
              <w:widowControl/>
              <w:ind w:firstLine="0" w:firstLineChars="0"/>
              <w:jc w:val="center"/>
              <w:rPr>
                <w:color w:val="000000"/>
                <w:kern w:val="0"/>
                <w:sz w:val="18"/>
              </w:rPr>
            </w:pPr>
            <w:r>
              <w:rPr>
                <w:color w:val="000000"/>
                <w:kern w:val="0"/>
                <w:sz w:val="18"/>
              </w:rPr>
              <w:t>1</w:t>
            </w:r>
          </w:p>
        </w:tc>
        <w:tc>
          <w:tcPr>
            <w:tcW w:w="1129" w:type="dxa"/>
            <w:vAlign w:val="center"/>
          </w:tcPr>
          <w:p w14:paraId="16364B24">
            <w:pPr>
              <w:widowControl/>
              <w:ind w:firstLine="0" w:firstLineChars="0"/>
              <w:jc w:val="center"/>
              <w:rPr>
                <w:color w:val="000000"/>
                <w:kern w:val="0"/>
                <w:sz w:val="18"/>
              </w:rPr>
            </w:pPr>
            <w:r>
              <w:rPr>
                <w:color w:val="000000"/>
                <w:kern w:val="0"/>
                <w:sz w:val="18"/>
              </w:rPr>
              <w:t>520</w:t>
            </w:r>
          </w:p>
        </w:tc>
        <w:tc>
          <w:tcPr>
            <w:tcW w:w="1276" w:type="dxa"/>
            <w:vAlign w:val="center"/>
          </w:tcPr>
          <w:p w14:paraId="42A2D29A">
            <w:pPr>
              <w:widowControl/>
              <w:ind w:firstLine="0" w:firstLineChars="0"/>
              <w:jc w:val="center"/>
              <w:rPr>
                <w:color w:val="000000"/>
                <w:kern w:val="0"/>
                <w:sz w:val="18"/>
              </w:rPr>
            </w:pPr>
            <w:r>
              <w:rPr>
                <w:color w:val="000000"/>
                <w:kern w:val="0"/>
                <w:sz w:val="18"/>
              </w:rPr>
              <w:t>4</w:t>
            </w:r>
          </w:p>
        </w:tc>
        <w:tc>
          <w:tcPr>
            <w:tcW w:w="1417" w:type="dxa"/>
            <w:vAlign w:val="center"/>
          </w:tcPr>
          <w:p w14:paraId="1FB6ACD6">
            <w:pPr>
              <w:widowControl/>
              <w:ind w:firstLine="0" w:firstLineChars="0"/>
              <w:jc w:val="center"/>
              <w:rPr>
                <w:color w:val="000000"/>
                <w:kern w:val="0"/>
                <w:sz w:val="18"/>
              </w:rPr>
            </w:pPr>
            <w:r>
              <w:rPr>
                <w:color w:val="000000"/>
                <w:kern w:val="0"/>
                <w:sz w:val="18"/>
              </w:rPr>
              <w:t>BPSK</w:t>
            </w:r>
          </w:p>
        </w:tc>
        <w:tc>
          <w:tcPr>
            <w:tcW w:w="1134" w:type="dxa"/>
            <w:vAlign w:val="center"/>
          </w:tcPr>
          <w:p w14:paraId="5BFAB47D">
            <w:pPr>
              <w:widowControl/>
              <w:ind w:firstLine="0" w:firstLineChars="0"/>
              <w:jc w:val="center"/>
              <w:rPr>
                <w:color w:val="000000"/>
                <w:kern w:val="0"/>
                <w:sz w:val="18"/>
              </w:rPr>
            </w:pPr>
            <w:r>
              <w:rPr>
                <w:color w:val="000000"/>
                <w:kern w:val="0"/>
                <w:sz w:val="18"/>
              </w:rPr>
              <w:t>1/2</w:t>
            </w:r>
          </w:p>
        </w:tc>
        <w:tc>
          <w:tcPr>
            <w:tcW w:w="1276" w:type="dxa"/>
            <w:vAlign w:val="center"/>
          </w:tcPr>
          <w:p w14:paraId="21529B36">
            <w:pPr>
              <w:widowControl/>
              <w:ind w:firstLine="0" w:firstLineChars="0"/>
              <w:jc w:val="center"/>
              <w:rPr>
                <w:color w:val="000000"/>
                <w:kern w:val="0"/>
                <w:sz w:val="18"/>
              </w:rPr>
            </w:pPr>
            <w:r>
              <w:rPr>
                <w:color w:val="000000"/>
                <w:kern w:val="0"/>
                <w:sz w:val="18"/>
              </w:rPr>
              <w:t>1</w:t>
            </w:r>
            <w:r>
              <w:rPr>
                <w:sz w:val="18"/>
              </w:rPr>
              <w:t>~</w:t>
            </w:r>
            <w:r>
              <w:rPr>
                <w:color w:val="000000"/>
                <w:kern w:val="0"/>
                <w:sz w:val="18"/>
              </w:rPr>
              <w:t>4</w:t>
            </w:r>
          </w:p>
        </w:tc>
      </w:tr>
      <w:tr w14:paraId="1E1AB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jc w:val="center"/>
        </w:trPr>
        <w:tc>
          <w:tcPr>
            <w:tcW w:w="1276" w:type="dxa"/>
            <w:shd w:val="clear" w:color="auto" w:fill="auto"/>
            <w:noWrap/>
            <w:vAlign w:val="center"/>
          </w:tcPr>
          <w:p w14:paraId="6D05EFEC">
            <w:pPr>
              <w:widowControl/>
              <w:ind w:firstLine="0" w:firstLineChars="0"/>
              <w:jc w:val="center"/>
              <w:rPr>
                <w:color w:val="000000"/>
                <w:kern w:val="0"/>
                <w:sz w:val="18"/>
              </w:rPr>
            </w:pPr>
            <w:r>
              <w:rPr>
                <w:color w:val="000000"/>
                <w:kern w:val="0"/>
                <w:sz w:val="18"/>
              </w:rPr>
              <w:t>2</w:t>
            </w:r>
          </w:p>
        </w:tc>
        <w:tc>
          <w:tcPr>
            <w:tcW w:w="1129" w:type="dxa"/>
            <w:vAlign w:val="center"/>
          </w:tcPr>
          <w:p w14:paraId="1E2F3B95">
            <w:pPr>
              <w:widowControl/>
              <w:ind w:firstLine="0" w:firstLineChars="0"/>
              <w:jc w:val="center"/>
              <w:rPr>
                <w:color w:val="000000"/>
                <w:kern w:val="0"/>
                <w:sz w:val="18"/>
              </w:rPr>
            </w:pPr>
            <w:r>
              <w:rPr>
                <w:color w:val="000000"/>
                <w:kern w:val="0"/>
                <w:sz w:val="18"/>
              </w:rPr>
              <w:t>520</w:t>
            </w:r>
          </w:p>
        </w:tc>
        <w:tc>
          <w:tcPr>
            <w:tcW w:w="1276" w:type="dxa"/>
            <w:vAlign w:val="center"/>
          </w:tcPr>
          <w:p w14:paraId="70CA14C9">
            <w:pPr>
              <w:widowControl/>
              <w:ind w:firstLine="0" w:firstLineChars="0"/>
              <w:jc w:val="center"/>
              <w:rPr>
                <w:color w:val="000000"/>
                <w:kern w:val="0"/>
                <w:sz w:val="18"/>
              </w:rPr>
            </w:pPr>
            <w:r>
              <w:rPr>
                <w:color w:val="000000"/>
                <w:kern w:val="0"/>
                <w:sz w:val="18"/>
              </w:rPr>
              <w:t>2</w:t>
            </w:r>
          </w:p>
        </w:tc>
        <w:tc>
          <w:tcPr>
            <w:tcW w:w="1417" w:type="dxa"/>
            <w:vAlign w:val="center"/>
          </w:tcPr>
          <w:p w14:paraId="2A4C9E17">
            <w:pPr>
              <w:widowControl/>
              <w:ind w:firstLine="0" w:firstLineChars="0"/>
              <w:jc w:val="center"/>
              <w:rPr>
                <w:color w:val="000000"/>
                <w:kern w:val="0"/>
                <w:sz w:val="18"/>
              </w:rPr>
            </w:pPr>
            <w:r>
              <w:rPr>
                <w:color w:val="000000"/>
                <w:kern w:val="0"/>
                <w:sz w:val="18"/>
              </w:rPr>
              <w:t>BPSK</w:t>
            </w:r>
          </w:p>
        </w:tc>
        <w:tc>
          <w:tcPr>
            <w:tcW w:w="1134" w:type="dxa"/>
            <w:vAlign w:val="center"/>
          </w:tcPr>
          <w:p w14:paraId="78FE7AE0">
            <w:pPr>
              <w:widowControl/>
              <w:ind w:firstLine="0" w:firstLineChars="0"/>
              <w:jc w:val="center"/>
              <w:rPr>
                <w:color w:val="000000"/>
                <w:kern w:val="0"/>
                <w:sz w:val="18"/>
              </w:rPr>
            </w:pPr>
            <w:r>
              <w:rPr>
                <w:color w:val="000000"/>
                <w:kern w:val="0"/>
                <w:sz w:val="18"/>
              </w:rPr>
              <w:t>1/2</w:t>
            </w:r>
          </w:p>
        </w:tc>
        <w:tc>
          <w:tcPr>
            <w:tcW w:w="1276" w:type="dxa"/>
            <w:vAlign w:val="center"/>
          </w:tcPr>
          <w:p w14:paraId="27F3E8B7">
            <w:pPr>
              <w:widowControl/>
              <w:ind w:firstLine="0" w:firstLineChars="0"/>
              <w:jc w:val="center"/>
              <w:rPr>
                <w:color w:val="000000"/>
                <w:kern w:val="0"/>
                <w:sz w:val="18"/>
              </w:rPr>
            </w:pPr>
            <w:r>
              <w:rPr>
                <w:color w:val="000000"/>
                <w:kern w:val="0"/>
                <w:sz w:val="18"/>
              </w:rPr>
              <w:t>1</w:t>
            </w:r>
            <w:r>
              <w:rPr>
                <w:sz w:val="18"/>
              </w:rPr>
              <w:t>~</w:t>
            </w:r>
            <w:r>
              <w:rPr>
                <w:color w:val="000000"/>
                <w:kern w:val="0"/>
                <w:sz w:val="18"/>
              </w:rPr>
              <w:t>4</w:t>
            </w:r>
          </w:p>
        </w:tc>
      </w:tr>
      <w:tr w14:paraId="3B44F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jc w:val="center"/>
        </w:trPr>
        <w:tc>
          <w:tcPr>
            <w:tcW w:w="1276" w:type="dxa"/>
            <w:shd w:val="clear" w:color="auto" w:fill="auto"/>
            <w:noWrap/>
            <w:vAlign w:val="center"/>
          </w:tcPr>
          <w:p w14:paraId="6DA35E89">
            <w:pPr>
              <w:widowControl/>
              <w:ind w:firstLine="0" w:firstLineChars="0"/>
              <w:jc w:val="center"/>
              <w:rPr>
                <w:color w:val="000000"/>
                <w:kern w:val="0"/>
                <w:sz w:val="18"/>
              </w:rPr>
            </w:pPr>
            <w:r>
              <w:rPr>
                <w:color w:val="000000"/>
                <w:kern w:val="0"/>
                <w:sz w:val="18"/>
              </w:rPr>
              <w:t>3</w:t>
            </w:r>
          </w:p>
        </w:tc>
        <w:tc>
          <w:tcPr>
            <w:tcW w:w="1129" w:type="dxa"/>
            <w:vAlign w:val="center"/>
          </w:tcPr>
          <w:p w14:paraId="0A7F0792">
            <w:pPr>
              <w:widowControl/>
              <w:ind w:firstLine="0" w:firstLineChars="0"/>
              <w:jc w:val="center"/>
              <w:rPr>
                <w:color w:val="000000"/>
                <w:kern w:val="0"/>
                <w:sz w:val="18"/>
              </w:rPr>
            </w:pPr>
            <w:r>
              <w:rPr>
                <w:color w:val="000000"/>
                <w:kern w:val="0"/>
                <w:sz w:val="18"/>
              </w:rPr>
              <w:t>520</w:t>
            </w:r>
          </w:p>
        </w:tc>
        <w:tc>
          <w:tcPr>
            <w:tcW w:w="1276" w:type="dxa"/>
            <w:vAlign w:val="center"/>
          </w:tcPr>
          <w:p w14:paraId="39669B3B">
            <w:pPr>
              <w:widowControl/>
              <w:ind w:firstLine="0" w:firstLineChars="0"/>
              <w:jc w:val="center"/>
              <w:rPr>
                <w:color w:val="000000"/>
                <w:kern w:val="0"/>
                <w:sz w:val="18"/>
              </w:rPr>
            </w:pPr>
            <w:r>
              <w:rPr>
                <w:color w:val="000000"/>
                <w:kern w:val="0"/>
                <w:sz w:val="18"/>
              </w:rPr>
              <w:t>1</w:t>
            </w:r>
          </w:p>
        </w:tc>
        <w:tc>
          <w:tcPr>
            <w:tcW w:w="1417" w:type="dxa"/>
            <w:vAlign w:val="center"/>
          </w:tcPr>
          <w:p w14:paraId="2896A1C1">
            <w:pPr>
              <w:widowControl/>
              <w:ind w:firstLine="0" w:firstLineChars="0"/>
              <w:jc w:val="center"/>
              <w:rPr>
                <w:color w:val="000000"/>
                <w:kern w:val="0"/>
                <w:sz w:val="18"/>
              </w:rPr>
            </w:pPr>
            <w:r>
              <w:rPr>
                <w:color w:val="000000"/>
                <w:kern w:val="0"/>
                <w:sz w:val="18"/>
              </w:rPr>
              <w:t>BPSK</w:t>
            </w:r>
          </w:p>
        </w:tc>
        <w:tc>
          <w:tcPr>
            <w:tcW w:w="1134" w:type="dxa"/>
            <w:vAlign w:val="center"/>
          </w:tcPr>
          <w:p w14:paraId="398054AA">
            <w:pPr>
              <w:widowControl/>
              <w:ind w:firstLine="0" w:firstLineChars="0"/>
              <w:jc w:val="center"/>
              <w:rPr>
                <w:color w:val="000000"/>
                <w:kern w:val="0"/>
                <w:sz w:val="18"/>
              </w:rPr>
            </w:pPr>
            <w:r>
              <w:rPr>
                <w:color w:val="000000"/>
                <w:kern w:val="0"/>
                <w:sz w:val="18"/>
              </w:rPr>
              <w:t>1/2</w:t>
            </w:r>
          </w:p>
        </w:tc>
        <w:tc>
          <w:tcPr>
            <w:tcW w:w="1276" w:type="dxa"/>
            <w:vAlign w:val="center"/>
          </w:tcPr>
          <w:p w14:paraId="58F7AF6C">
            <w:pPr>
              <w:widowControl/>
              <w:ind w:firstLine="0" w:firstLineChars="0"/>
              <w:jc w:val="center"/>
              <w:rPr>
                <w:color w:val="000000"/>
                <w:kern w:val="0"/>
                <w:sz w:val="18"/>
              </w:rPr>
            </w:pPr>
            <w:r>
              <w:rPr>
                <w:color w:val="000000"/>
                <w:kern w:val="0"/>
                <w:sz w:val="18"/>
              </w:rPr>
              <w:t>1</w:t>
            </w:r>
            <w:r>
              <w:rPr>
                <w:sz w:val="18"/>
              </w:rPr>
              <w:t>~</w:t>
            </w:r>
            <w:r>
              <w:rPr>
                <w:color w:val="000000"/>
                <w:kern w:val="0"/>
                <w:sz w:val="18"/>
              </w:rPr>
              <w:t>4</w:t>
            </w:r>
          </w:p>
        </w:tc>
      </w:tr>
      <w:tr w14:paraId="21733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jc w:val="center"/>
        </w:trPr>
        <w:tc>
          <w:tcPr>
            <w:tcW w:w="1276" w:type="dxa"/>
            <w:shd w:val="clear" w:color="auto" w:fill="auto"/>
            <w:noWrap/>
            <w:vAlign w:val="center"/>
          </w:tcPr>
          <w:p w14:paraId="419CB285">
            <w:pPr>
              <w:widowControl/>
              <w:ind w:firstLine="0" w:firstLineChars="0"/>
              <w:jc w:val="center"/>
              <w:rPr>
                <w:color w:val="000000"/>
                <w:kern w:val="0"/>
                <w:sz w:val="18"/>
              </w:rPr>
            </w:pPr>
            <w:r>
              <w:rPr>
                <w:color w:val="000000"/>
                <w:kern w:val="0"/>
                <w:sz w:val="18"/>
              </w:rPr>
              <w:t>4</w:t>
            </w:r>
          </w:p>
        </w:tc>
        <w:tc>
          <w:tcPr>
            <w:tcW w:w="1129" w:type="dxa"/>
            <w:vAlign w:val="center"/>
          </w:tcPr>
          <w:p w14:paraId="42281AB8">
            <w:pPr>
              <w:widowControl/>
              <w:ind w:firstLine="0" w:firstLineChars="0"/>
              <w:jc w:val="center"/>
              <w:rPr>
                <w:color w:val="000000"/>
                <w:kern w:val="0"/>
                <w:sz w:val="18"/>
              </w:rPr>
            </w:pPr>
            <w:r>
              <w:rPr>
                <w:color w:val="000000"/>
                <w:kern w:val="0"/>
                <w:sz w:val="18"/>
              </w:rPr>
              <w:t>520</w:t>
            </w:r>
          </w:p>
        </w:tc>
        <w:tc>
          <w:tcPr>
            <w:tcW w:w="1276" w:type="dxa"/>
            <w:vAlign w:val="center"/>
          </w:tcPr>
          <w:p w14:paraId="7251D0D6">
            <w:pPr>
              <w:widowControl/>
              <w:ind w:firstLine="0" w:firstLineChars="0"/>
              <w:jc w:val="center"/>
              <w:rPr>
                <w:color w:val="000000"/>
                <w:kern w:val="0"/>
                <w:sz w:val="18"/>
              </w:rPr>
            </w:pPr>
            <w:r>
              <w:rPr>
                <w:color w:val="000000"/>
                <w:kern w:val="0"/>
                <w:sz w:val="18"/>
              </w:rPr>
              <w:t>1</w:t>
            </w:r>
          </w:p>
        </w:tc>
        <w:tc>
          <w:tcPr>
            <w:tcW w:w="1417" w:type="dxa"/>
            <w:vAlign w:val="center"/>
          </w:tcPr>
          <w:p w14:paraId="31246293">
            <w:pPr>
              <w:widowControl/>
              <w:ind w:firstLine="0" w:firstLineChars="0"/>
              <w:jc w:val="center"/>
              <w:rPr>
                <w:color w:val="000000"/>
                <w:kern w:val="0"/>
                <w:sz w:val="18"/>
              </w:rPr>
            </w:pPr>
            <w:r>
              <w:rPr>
                <w:color w:val="000000"/>
                <w:kern w:val="0"/>
                <w:sz w:val="18"/>
              </w:rPr>
              <w:t>QPSK</w:t>
            </w:r>
          </w:p>
        </w:tc>
        <w:tc>
          <w:tcPr>
            <w:tcW w:w="1134" w:type="dxa"/>
            <w:vAlign w:val="center"/>
          </w:tcPr>
          <w:p w14:paraId="42CE969F">
            <w:pPr>
              <w:widowControl/>
              <w:ind w:firstLine="0" w:firstLineChars="0"/>
              <w:jc w:val="center"/>
              <w:rPr>
                <w:color w:val="000000"/>
                <w:kern w:val="0"/>
                <w:sz w:val="18"/>
              </w:rPr>
            </w:pPr>
            <w:r>
              <w:rPr>
                <w:color w:val="000000"/>
                <w:kern w:val="0"/>
                <w:sz w:val="18"/>
              </w:rPr>
              <w:t>1/2</w:t>
            </w:r>
          </w:p>
        </w:tc>
        <w:tc>
          <w:tcPr>
            <w:tcW w:w="1276" w:type="dxa"/>
            <w:vAlign w:val="center"/>
          </w:tcPr>
          <w:p w14:paraId="34CB2911">
            <w:pPr>
              <w:widowControl/>
              <w:ind w:firstLine="0" w:firstLineChars="0"/>
              <w:jc w:val="center"/>
              <w:rPr>
                <w:color w:val="000000"/>
                <w:kern w:val="0"/>
                <w:sz w:val="18"/>
              </w:rPr>
            </w:pPr>
            <w:r>
              <w:rPr>
                <w:color w:val="000000"/>
                <w:kern w:val="0"/>
                <w:sz w:val="18"/>
              </w:rPr>
              <w:t>1</w:t>
            </w:r>
            <w:r>
              <w:rPr>
                <w:sz w:val="18"/>
              </w:rPr>
              <w:t>~</w:t>
            </w:r>
            <w:r>
              <w:rPr>
                <w:color w:val="000000"/>
                <w:kern w:val="0"/>
                <w:sz w:val="18"/>
              </w:rPr>
              <w:t>4</w:t>
            </w:r>
          </w:p>
        </w:tc>
      </w:tr>
      <w:tr w14:paraId="41073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jc w:val="center"/>
        </w:trPr>
        <w:tc>
          <w:tcPr>
            <w:tcW w:w="1276" w:type="dxa"/>
            <w:shd w:val="clear" w:color="auto" w:fill="auto"/>
            <w:noWrap/>
            <w:vAlign w:val="center"/>
          </w:tcPr>
          <w:p w14:paraId="536D4071">
            <w:pPr>
              <w:widowControl/>
              <w:ind w:firstLine="0" w:firstLineChars="0"/>
              <w:jc w:val="center"/>
              <w:rPr>
                <w:color w:val="000000"/>
                <w:kern w:val="0"/>
                <w:sz w:val="18"/>
              </w:rPr>
            </w:pPr>
            <w:r>
              <w:rPr>
                <w:color w:val="000000"/>
                <w:kern w:val="0"/>
                <w:sz w:val="18"/>
              </w:rPr>
              <w:t>5</w:t>
            </w:r>
          </w:p>
        </w:tc>
        <w:tc>
          <w:tcPr>
            <w:tcW w:w="1129" w:type="dxa"/>
            <w:vAlign w:val="center"/>
          </w:tcPr>
          <w:p w14:paraId="0D0E1BC2">
            <w:pPr>
              <w:widowControl/>
              <w:ind w:firstLine="0" w:firstLineChars="0"/>
              <w:jc w:val="center"/>
              <w:rPr>
                <w:color w:val="000000"/>
                <w:kern w:val="0"/>
                <w:sz w:val="18"/>
              </w:rPr>
            </w:pPr>
            <w:r>
              <w:rPr>
                <w:color w:val="000000"/>
                <w:kern w:val="0"/>
                <w:sz w:val="18"/>
              </w:rPr>
              <w:t>520</w:t>
            </w:r>
          </w:p>
        </w:tc>
        <w:tc>
          <w:tcPr>
            <w:tcW w:w="1276" w:type="dxa"/>
            <w:vAlign w:val="center"/>
          </w:tcPr>
          <w:p w14:paraId="49AED747">
            <w:pPr>
              <w:widowControl/>
              <w:ind w:firstLine="0" w:firstLineChars="0"/>
              <w:jc w:val="center"/>
              <w:rPr>
                <w:color w:val="000000"/>
                <w:kern w:val="0"/>
                <w:sz w:val="18"/>
              </w:rPr>
            </w:pPr>
            <w:r>
              <w:rPr>
                <w:color w:val="000000"/>
                <w:kern w:val="0"/>
                <w:sz w:val="18"/>
              </w:rPr>
              <w:t>1</w:t>
            </w:r>
          </w:p>
        </w:tc>
        <w:tc>
          <w:tcPr>
            <w:tcW w:w="1417" w:type="dxa"/>
            <w:vAlign w:val="center"/>
          </w:tcPr>
          <w:p w14:paraId="29B38431">
            <w:pPr>
              <w:widowControl/>
              <w:ind w:firstLine="0" w:firstLineChars="0"/>
              <w:jc w:val="center"/>
              <w:rPr>
                <w:color w:val="000000"/>
                <w:kern w:val="0"/>
                <w:sz w:val="18"/>
              </w:rPr>
            </w:pPr>
            <w:r>
              <w:rPr>
                <w:color w:val="000000"/>
                <w:kern w:val="0"/>
                <w:sz w:val="18"/>
              </w:rPr>
              <w:t>16QAM</w:t>
            </w:r>
          </w:p>
        </w:tc>
        <w:tc>
          <w:tcPr>
            <w:tcW w:w="1134" w:type="dxa"/>
            <w:vAlign w:val="center"/>
          </w:tcPr>
          <w:p w14:paraId="0746C20C">
            <w:pPr>
              <w:widowControl/>
              <w:ind w:firstLine="0" w:firstLineChars="0"/>
              <w:jc w:val="center"/>
              <w:rPr>
                <w:color w:val="000000"/>
                <w:kern w:val="0"/>
                <w:sz w:val="18"/>
              </w:rPr>
            </w:pPr>
            <w:r>
              <w:rPr>
                <w:color w:val="000000"/>
                <w:kern w:val="0"/>
                <w:sz w:val="18"/>
              </w:rPr>
              <w:t>1/2</w:t>
            </w:r>
          </w:p>
        </w:tc>
        <w:tc>
          <w:tcPr>
            <w:tcW w:w="1276" w:type="dxa"/>
            <w:vAlign w:val="center"/>
          </w:tcPr>
          <w:p w14:paraId="25176448">
            <w:pPr>
              <w:widowControl/>
              <w:ind w:firstLine="0" w:firstLineChars="0"/>
              <w:jc w:val="center"/>
              <w:rPr>
                <w:color w:val="000000"/>
                <w:kern w:val="0"/>
                <w:sz w:val="18"/>
              </w:rPr>
            </w:pPr>
            <w:r>
              <w:rPr>
                <w:color w:val="000000"/>
                <w:kern w:val="0"/>
                <w:sz w:val="18"/>
              </w:rPr>
              <w:t>1</w:t>
            </w:r>
            <w:r>
              <w:rPr>
                <w:sz w:val="18"/>
              </w:rPr>
              <w:t>~</w:t>
            </w:r>
            <w:r>
              <w:rPr>
                <w:color w:val="000000"/>
                <w:kern w:val="0"/>
                <w:sz w:val="18"/>
              </w:rPr>
              <w:t>4</w:t>
            </w:r>
          </w:p>
        </w:tc>
      </w:tr>
      <w:tr w14:paraId="7ABB6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jc w:val="center"/>
        </w:trPr>
        <w:tc>
          <w:tcPr>
            <w:tcW w:w="1276" w:type="dxa"/>
            <w:shd w:val="clear" w:color="auto" w:fill="auto"/>
            <w:noWrap/>
            <w:vAlign w:val="center"/>
          </w:tcPr>
          <w:p w14:paraId="1128F66F">
            <w:pPr>
              <w:widowControl/>
              <w:ind w:firstLine="0" w:firstLineChars="0"/>
              <w:jc w:val="center"/>
              <w:rPr>
                <w:color w:val="000000"/>
                <w:kern w:val="0"/>
                <w:sz w:val="18"/>
              </w:rPr>
            </w:pPr>
            <w:r>
              <w:rPr>
                <w:color w:val="000000"/>
                <w:kern w:val="0"/>
                <w:sz w:val="18"/>
              </w:rPr>
              <w:t>6</w:t>
            </w:r>
          </w:p>
        </w:tc>
        <w:tc>
          <w:tcPr>
            <w:tcW w:w="1129" w:type="dxa"/>
            <w:vAlign w:val="center"/>
          </w:tcPr>
          <w:p w14:paraId="714CBF04">
            <w:pPr>
              <w:widowControl/>
              <w:ind w:firstLine="0" w:firstLineChars="0"/>
              <w:jc w:val="center"/>
              <w:rPr>
                <w:color w:val="000000"/>
                <w:kern w:val="0"/>
                <w:sz w:val="18"/>
              </w:rPr>
            </w:pPr>
            <w:r>
              <w:rPr>
                <w:color w:val="000000"/>
                <w:kern w:val="0"/>
                <w:sz w:val="18"/>
              </w:rPr>
              <w:t>520</w:t>
            </w:r>
          </w:p>
        </w:tc>
        <w:tc>
          <w:tcPr>
            <w:tcW w:w="1276" w:type="dxa"/>
            <w:vAlign w:val="center"/>
          </w:tcPr>
          <w:p w14:paraId="481F327A">
            <w:pPr>
              <w:widowControl/>
              <w:ind w:firstLine="0" w:firstLineChars="0"/>
              <w:jc w:val="center"/>
              <w:rPr>
                <w:color w:val="000000"/>
                <w:kern w:val="0"/>
                <w:sz w:val="18"/>
              </w:rPr>
            </w:pPr>
            <w:r>
              <w:rPr>
                <w:color w:val="000000"/>
                <w:kern w:val="0"/>
                <w:sz w:val="18"/>
              </w:rPr>
              <w:t>1</w:t>
            </w:r>
          </w:p>
        </w:tc>
        <w:tc>
          <w:tcPr>
            <w:tcW w:w="1417" w:type="dxa"/>
            <w:vAlign w:val="center"/>
          </w:tcPr>
          <w:p w14:paraId="2F5D4E05">
            <w:pPr>
              <w:widowControl/>
              <w:ind w:firstLine="0" w:firstLineChars="0"/>
              <w:jc w:val="center"/>
              <w:rPr>
                <w:color w:val="000000"/>
                <w:kern w:val="0"/>
                <w:sz w:val="18"/>
              </w:rPr>
            </w:pPr>
            <w:r>
              <w:rPr>
                <w:color w:val="000000"/>
                <w:kern w:val="0"/>
                <w:sz w:val="18"/>
              </w:rPr>
              <w:t>16QAM</w:t>
            </w:r>
          </w:p>
        </w:tc>
        <w:tc>
          <w:tcPr>
            <w:tcW w:w="1134" w:type="dxa"/>
            <w:vAlign w:val="center"/>
          </w:tcPr>
          <w:p w14:paraId="3BC4F6F3">
            <w:pPr>
              <w:widowControl/>
              <w:ind w:firstLine="0" w:firstLineChars="0"/>
              <w:jc w:val="center"/>
              <w:rPr>
                <w:color w:val="000000"/>
                <w:kern w:val="0"/>
                <w:sz w:val="18"/>
              </w:rPr>
            </w:pPr>
            <w:r>
              <w:rPr>
                <w:color w:val="000000"/>
                <w:kern w:val="0"/>
                <w:sz w:val="18"/>
              </w:rPr>
              <w:t>16/18</w:t>
            </w:r>
          </w:p>
        </w:tc>
        <w:tc>
          <w:tcPr>
            <w:tcW w:w="1276" w:type="dxa"/>
            <w:vAlign w:val="center"/>
          </w:tcPr>
          <w:p w14:paraId="291AB7E8">
            <w:pPr>
              <w:widowControl/>
              <w:ind w:firstLine="0" w:firstLineChars="0"/>
              <w:jc w:val="center"/>
              <w:rPr>
                <w:color w:val="000000"/>
                <w:kern w:val="0"/>
                <w:sz w:val="18"/>
              </w:rPr>
            </w:pPr>
            <w:r>
              <w:rPr>
                <w:color w:val="000000"/>
                <w:kern w:val="0"/>
                <w:sz w:val="18"/>
              </w:rPr>
              <w:t>1~4</w:t>
            </w:r>
          </w:p>
        </w:tc>
      </w:tr>
      <w:tr w14:paraId="7BE78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jc w:val="center"/>
        </w:trPr>
        <w:tc>
          <w:tcPr>
            <w:tcW w:w="1276" w:type="dxa"/>
            <w:shd w:val="clear" w:color="auto" w:fill="auto"/>
            <w:noWrap/>
            <w:vAlign w:val="center"/>
          </w:tcPr>
          <w:p w14:paraId="236B2F02">
            <w:pPr>
              <w:widowControl/>
              <w:ind w:firstLine="0" w:firstLineChars="0"/>
              <w:jc w:val="center"/>
              <w:rPr>
                <w:color w:val="000000"/>
                <w:kern w:val="0"/>
                <w:sz w:val="18"/>
              </w:rPr>
            </w:pPr>
            <w:r>
              <w:rPr>
                <w:color w:val="000000"/>
                <w:kern w:val="0"/>
                <w:sz w:val="18"/>
              </w:rPr>
              <w:t>7</w:t>
            </w:r>
          </w:p>
        </w:tc>
        <w:tc>
          <w:tcPr>
            <w:tcW w:w="1129" w:type="dxa"/>
            <w:vAlign w:val="center"/>
          </w:tcPr>
          <w:p w14:paraId="793E14A7">
            <w:pPr>
              <w:widowControl/>
              <w:ind w:firstLine="0" w:firstLineChars="0"/>
              <w:jc w:val="center"/>
              <w:rPr>
                <w:color w:val="000000"/>
                <w:kern w:val="0"/>
                <w:sz w:val="18"/>
              </w:rPr>
            </w:pPr>
            <w:r>
              <w:rPr>
                <w:color w:val="000000"/>
                <w:kern w:val="0"/>
                <w:sz w:val="18"/>
              </w:rPr>
              <w:t>520</w:t>
            </w:r>
          </w:p>
        </w:tc>
        <w:tc>
          <w:tcPr>
            <w:tcW w:w="1276" w:type="dxa"/>
            <w:vAlign w:val="center"/>
          </w:tcPr>
          <w:p w14:paraId="1CC65E25">
            <w:pPr>
              <w:widowControl/>
              <w:ind w:firstLine="0" w:firstLineChars="0"/>
              <w:jc w:val="center"/>
              <w:rPr>
                <w:color w:val="000000"/>
                <w:kern w:val="0"/>
                <w:sz w:val="18"/>
              </w:rPr>
            </w:pPr>
            <w:r>
              <w:rPr>
                <w:color w:val="000000"/>
                <w:kern w:val="0"/>
                <w:sz w:val="18"/>
              </w:rPr>
              <w:t>1</w:t>
            </w:r>
          </w:p>
        </w:tc>
        <w:tc>
          <w:tcPr>
            <w:tcW w:w="1417" w:type="dxa"/>
            <w:vAlign w:val="center"/>
          </w:tcPr>
          <w:p w14:paraId="2C905ACF">
            <w:pPr>
              <w:widowControl/>
              <w:ind w:firstLine="0" w:firstLineChars="0"/>
              <w:jc w:val="center"/>
              <w:rPr>
                <w:color w:val="000000"/>
                <w:kern w:val="0"/>
                <w:sz w:val="18"/>
              </w:rPr>
            </w:pPr>
            <w:r>
              <w:rPr>
                <w:color w:val="000000"/>
                <w:kern w:val="0"/>
                <w:sz w:val="18"/>
              </w:rPr>
              <w:t>64QAM</w:t>
            </w:r>
          </w:p>
        </w:tc>
        <w:tc>
          <w:tcPr>
            <w:tcW w:w="1134" w:type="dxa"/>
            <w:vAlign w:val="center"/>
          </w:tcPr>
          <w:p w14:paraId="272BCD10">
            <w:pPr>
              <w:widowControl/>
              <w:ind w:firstLine="0" w:firstLineChars="0"/>
              <w:jc w:val="center"/>
              <w:rPr>
                <w:color w:val="000000"/>
                <w:kern w:val="0"/>
                <w:sz w:val="18"/>
              </w:rPr>
            </w:pPr>
            <w:r>
              <w:rPr>
                <w:color w:val="000000"/>
                <w:kern w:val="0"/>
                <w:sz w:val="18"/>
              </w:rPr>
              <w:t>1/2</w:t>
            </w:r>
          </w:p>
        </w:tc>
        <w:tc>
          <w:tcPr>
            <w:tcW w:w="1276" w:type="dxa"/>
            <w:vAlign w:val="center"/>
          </w:tcPr>
          <w:p w14:paraId="1AE01217">
            <w:pPr>
              <w:widowControl/>
              <w:ind w:firstLine="0" w:firstLineChars="0"/>
              <w:jc w:val="center"/>
              <w:rPr>
                <w:color w:val="000000"/>
                <w:kern w:val="0"/>
                <w:sz w:val="18"/>
              </w:rPr>
            </w:pPr>
            <w:r>
              <w:rPr>
                <w:color w:val="000000"/>
                <w:kern w:val="0"/>
                <w:sz w:val="18"/>
              </w:rPr>
              <w:t>1</w:t>
            </w:r>
            <w:r>
              <w:rPr>
                <w:sz w:val="18"/>
              </w:rPr>
              <w:t>~</w:t>
            </w:r>
            <w:r>
              <w:rPr>
                <w:color w:val="000000"/>
                <w:kern w:val="0"/>
                <w:sz w:val="18"/>
              </w:rPr>
              <w:t>4</w:t>
            </w:r>
          </w:p>
        </w:tc>
      </w:tr>
      <w:tr w14:paraId="053CE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72" w:hRule="atLeast"/>
          <w:jc w:val="center"/>
        </w:trPr>
        <w:tc>
          <w:tcPr>
            <w:tcW w:w="1276" w:type="dxa"/>
            <w:shd w:val="clear" w:color="auto" w:fill="auto"/>
            <w:noWrap/>
            <w:vAlign w:val="center"/>
          </w:tcPr>
          <w:p w14:paraId="7D34289D">
            <w:pPr>
              <w:widowControl/>
              <w:ind w:firstLine="0" w:firstLineChars="0"/>
              <w:jc w:val="center"/>
              <w:rPr>
                <w:color w:val="000000"/>
                <w:kern w:val="0"/>
                <w:sz w:val="18"/>
              </w:rPr>
            </w:pPr>
            <w:r>
              <w:rPr>
                <w:color w:val="000000"/>
                <w:kern w:val="0"/>
                <w:sz w:val="18"/>
              </w:rPr>
              <w:t>8</w:t>
            </w:r>
          </w:p>
        </w:tc>
        <w:tc>
          <w:tcPr>
            <w:tcW w:w="1129" w:type="dxa"/>
            <w:vAlign w:val="center"/>
          </w:tcPr>
          <w:p w14:paraId="683B703C">
            <w:pPr>
              <w:widowControl/>
              <w:ind w:firstLine="0" w:firstLineChars="0"/>
              <w:jc w:val="center"/>
              <w:rPr>
                <w:color w:val="000000"/>
                <w:kern w:val="0"/>
                <w:sz w:val="18"/>
              </w:rPr>
            </w:pPr>
            <w:r>
              <w:rPr>
                <w:color w:val="000000"/>
                <w:kern w:val="0"/>
                <w:sz w:val="18"/>
              </w:rPr>
              <w:t>520</w:t>
            </w:r>
          </w:p>
        </w:tc>
        <w:tc>
          <w:tcPr>
            <w:tcW w:w="1276" w:type="dxa"/>
            <w:vAlign w:val="center"/>
          </w:tcPr>
          <w:p w14:paraId="68AE61C0">
            <w:pPr>
              <w:widowControl/>
              <w:ind w:firstLine="0" w:firstLineChars="0"/>
              <w:jc w:val="center"/>
              <w:rPr>
                <w:color w:val="000000"/>
                <w:kern w:val="0"/>
                <w:sz w:val="18"/>
              </w:rPr>
            </w:pPr>
            <w:r>
              <w:rPr>
                <w:color w:val="000000"/>
                <w:kern w:val="0"/>
                <w:sz w:val="18"/>
              </w:rPr>
              <w:t>1</w:t>
            </w:r>
          </w:p>
        </w:tc>
        <w:tc>
          <w:tcPr>
            <w:tcW w:w="1417" w:type="dxa"/>
            <w:vAlign w:val="center"/>
          </w:tcPr>
          <w:p w14:paraId="729C7694">
            <w:pPr>
              <w:widowControl/>
              <w:ind w:firstLine="0" w:firstLineChars="0"/>
              <w:jc w:val="center"/>
              <w:rPr>
                <w:color w:val="000000"/>
                <w:kern w:val="0"/>
                <w:sz w:val="18"/>
              </w:rPr>
            </w:pPr>
            <w:r>
              <w:rPr>
                <w:color w:val="000000"/>
                <w:kern w:val="0"/>
                <w:sz w:val="18"/>
              </w:rPr>
              <w:t>64QAM</w:t>
            </w:r>
          </w:p>
        </w:tc>
        <w:tc>
          <w:tcPr>
            <w:tcW w:w="1134" w:type="dxa"/>
            <w:vAlign w:val="center"/>
          </w:tcPr>
          <w:p w14:paraId="578C49A1">
            <w:pPr>
              <w:widowControl/>
              <w:ind w:firstLine="0" w:firstLineChars="0"/>
              <w:jc w:val="center"/>
              <w:rPr>
                <w:color w:val="000000"/>
                <w:kern w:val="0"/>
                <w:sz w:val="18"/>
              </w:rPr>
            </w:pPr>
            <w:r>
              <w:rPr>
                <w:color w:val="000000"/>
                <w:kern w:val="0"/>
                <w:sz w:val="18"/>
              </w:rPr>
              <w:t>16/18</w:t>
            </w:r>
          </w:p>
        </w:tc>
        <w:tc>
          <w:tcPr>
            <w:tcW w:w="1276" w:type="dxa"/>
            <w:vAlign w:val="center"/>
          </w:tcPr>
          <w:p w14:paraId="40BCD816">
            <w:pPr>
              <w:widowControl/>
              <w:ind w:firstLine="0" w:firstLineChars="0"/>
              <w:jc w:val="center"/>
              <w:rPr>
                <w:color w:val="000000"/>
                <w:kern w:val="0"/>
                <w:sz w:val="18"/>
              </w:rPr>
            </w:pPr>
            <w:r>
              <w:rPr>
                <w:color w:val="000000"/>
                <w:kern w:val="0"/>
                <w:sz w:val="18"/>
              </w:rPr>
              <w:t>1</w:t>
            </w:r>
            <w:r>
              <w:rPr>
                <w:sz w:val="18"/>
              </w:rPr>
              <w:t>~</w:t>
            </w:r>
            <w:r>
              <w:rPr>
                <w:color w:val="000000"/>
                <w:kern w:val="0"/>
                <w:sz w:val="18"/>
              </w:rPr>
              <w:t>4</w:t>
            </w:r>
          </w:p>
        </w:tc>
      </w:tr>
      <w:tr w14:paraId="77E3E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jc w:val="center"/>
        </w:trPr>
        <w:tc>
          <w:tcPr>
            <w:tcW w:w="1276" w:type="dxa"/>
            <w:shd w:val="clear" w:color="auto" w:fill="auto"/>
            <w:noWrap/>
            <w:vAlign w:val="center"/>
          </w:tcPr>
          <w:p w14:paraId="3310E41B">
            <w:pPr>
              <w:widowControl/>
              <w:ind w:firstLine="0" w:firstLineChars="0"/>
              <w:jc w:val="center"/>
              <w:rPr>
                <w:color w:val="000000"/>
                <w:kern w:val="0"/>
                <w:sz w:val="18"/>
              </w:rPr>
            </w:pPr>
            <w:r>
              <w:rPr>
                <w:color w:val="000000"/>
                <w:kern w:val="0"/>
                <w:sz w:val="18"/>
              </w:rPr>
              <w:t>9</w:t>
            </w:r>
          </w:p>
        </w:tc>
        <w:tc>
          <w:tcPr>
            <w:tcW w:w="1129" w:type="dxa"/>
            <w:vAlign w:val="center"/>
          </w:tcPr>
          <w:p w14:paraId="2A8FE734">
            <w:pPr>
              <w:widowControl/>
              <w:ind w:firstLine="0" w:firstLineChars="0"/>
              <w:jc w:val="center"/>
              <w:rPr>
                <w:color w:val="000000"/>
                <w:kern w:val="0"/>
                <w:sz w:val="18"/>
              </w:rPr>
            </w:pPr>
            <w:r>
              <w:rPr>
                <w:color w:val="000000"/>
                <w:kern w:val="0"/>
                <w:sz w:val="18"/>
              </w:rPr>
              <w:t>264</w:t>
            </w:r>
          </w:p>
        </w:tc>
        <w:tc>
          <w:tcPr>
            <w:tcW w:w="1276" w:type="dxa"/>
            <w:vAlign w:val="center"/>
          </w:tcPr>
          <w:p w14:paraId="15ACCA42">
            <w:pPr>
              <w:widowControl/>
              <w:ind w:firstLine="0" w:firstLineChars="0"/>
              <w:jc w:val="center"/>
              <w:rPr>
                <w:color w:val="000000"/>
                <w:kern w:val="0"/>
                <w:sz w:val="18"/>
              </w:rPr>
            </w:pPr>
            <w:r>
              <w:rPr>
                <w:color w:val="000000"/>
                <w:kern w:val="0"/>
                <w:sz w:val="18"/>
              </w:rPr>
              <w:t>7</w:t>
            </w:r>
          </w:p>
        </w:tc>
        <w:tc>
          <w:tcPr>
            <w:tcW w:w="1417" w:type="dxa"/>
            <w:vAlign w:val="center"/>
          </w:tcPr>
          <w:p w14:paraId="2880B7A2">
            <w:pPr>
              <w:widowControl/>
              <w:ind w:firstLine="0" w:firstLineChars="0"/>
              <w:jc w:val="center"/>
              <w:rPr>
                <w:color w:val="000000"/>
                <w:kern w:val="0"/>
                <w:sz w:val="18"/>
              </w:rPr>
            </w:pPr>
            <w:r>
              <w:rPr>
                <w:color w:val="000000"/>
                <w:kern w:val="0"/>
                <w:sz w:val="18"/>
              </w:rPr>
              <w:t>BPSK</w:t>
            </w:r>
          </w:p>
        </w:tc>
        <w:tc>
          <w:tcPr>
            <w:tcW w:w="1134" w:type="dxa"/>
            <w:vAlign w:val="center"/>
          </w:tcPr>
          <w:p w14:paraId="79A71417">
            <w:pPr>
              <w:widowControl/>
              <w:ind w:firstLine="0" w:firstLineChars="0"/>
              <w:jc w:val="center"/>
              <w:rPr>
                <w:color w:val="000000"/>
                <w:kern w:val="0"/>
                <w:sz w:val="18"/>
              </w:rPr>
            </w:pPr>
            <w:r>
              <w:rPr>
                <w:color w:val="000000"/>
                <w:kern w:val="0"/>
                <w:sz w:val="18"/>
              </w:rPr>
              <w:t>1/2</w:t>
            </w:r>
          </w:p>
        </w:tc>
        <w:tc>
          <w:tcPr>
            <w:tcW w:w="1276" w:type="dxa"/>
            <w:vAlign w:val="center"/>
          </w:tcPr>
          <w:p w14:paraId="07A639BD">
            <w:pPr>
              <w:widowControl/>
              <w:ind w:firstLine="0" w:firstLineChars="0"/>
              <w:jc w:val="center"/>
              <w:rPr>
                <w:color w:val="000000"/>
                <w:kern w:val="0"/>
                <w:sz w:val="18"/>
              </w:rPr>
            </w:pPr>
            <w:r>
              <w:rPr>
                <w:color w:val="000000"/>
                <w:kern w:val="0"/>
                <w:sz w:val="18"/>
              </w:rPr>
              <w:t>1</w:t>
            </w:r>
            <w:r>
              <w:rPr>
                <w:sz w:val="18"/>
              </w:rPr>
              <w:t>~</w:t>
            </w:r>
            <w:r>
              <w:rPr>
                <w:color w:val="000000"/>
                <w:kern w:val="0"/>
                <w:sz w:val="18"/>
              </w:rPr>
              <w:t>4</w:t>
            </w:r>
          </w:p>
        </w:tc>
      </w:tr>
      <w:tr w14:paraId="5E2F9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72" w:hRule="atLeast"/>
          <w:jc w:val="center"/>
        </w:trPr>
        <w:tc>
          <w:tcPr>
            <w:tcW w:w="1276" w:type="dxa"/>
            <w:shd w:val="clear" w:color="auto" w:fill="auto"/>
            <w:noWrap/>
            <w:vAlign w:val="center"/>
          </w:tcPr>
          <w:p w14:paraId="06279683">
            <w:pPr>
              <w:widowControl/>
              <w:ind w:firstLine="0" w:firstLineChars="0"/>
              <w:jc w:val="center"/>
              <w:rPr>
                <w:color w:val="000000"/>
                <w:kern w:val="0"/>
                <w:sz w:val="18"/>
              </w:rPr>
            </w:pPr>
            <w:r>
              <w:rPr>
                <w:color w:val="000000"/>
                <w:kern w:val="0"/>
                <w:sz w:val="18"/>
              </w:rPr>
              <w:t>10</w:t>
            </w:r>
          </w:p>
        </w:tc>
        <w:tc>
          <w:tcPr>
            <w:tcW w:w="1129" w:type="dxa"/>
            <w:vAlign w:val="center"/>
          </w:tcPr>
          <w:p w14:paraId="1621F690">
            <w:pPr>
              <w:widowControl/>
              <w:ind w:firstLine="0" w:firstLineChars="0"/>
              <w:jc w:val="center"/>
              <w:rPr>
                <w:color w:val="000000"/>
                <w:kern w:val="0"/>
                <w:sz w:val="18"/>
              </w:rPr>
            </w:pPr>
            <w:r>
              <w:rPr>
                <w:color w:val="000000"/>
                <w:kern w:val="0"/>
                <w:sz w:val="18"/>
              </w:rPr>
              <w:t>264</w:t>
            </w:r>
          </w:p>
        </w:tc>
        <w:tc>
          <w:tcPr>
            <w:tcW w:w="1276" w:type="dxa"/>
            <w:vAlign w:val="center"/>
          </w:tcPr>
          <w:p w14:paraId="28E97914">
            <w:pPr>
              <w:widowControl/>
              <w:ind w:firstLine="0" w:firstLineChars="0"/>
              <w:jc w:val="center"/>
              <w:rPr>
                <w:color w:val="000000"/>
                <w:kern w:val="0"/>
                <w:sz w:val="18"/>
              </w:rPr>
            </w:pPr>
            <w:r>
              <w:rPr>
                <w:color w:val="000000"/>
                <w:kern w:val="0"/>
                <w:sz w:val="18"/>
              </w:rPr>
              <w:t>4</w:t>
            </w:r>
          </w:p>
        </w:tc>
        <w:tc>
          <w:tcPr>
            <w:tcW w:w="1417" w:type="dxa"/>
            <w:vAlign w:val="center"/>
          </w:tcPr>
          <w:p w14:paraId="2746B2DD">
            <w:pPr>
              <w:widowControl/>
              <w:ind w:firstLine="0" w:firstLineChars="0"/>
              <w:jc w:val="center"/>
              <w:rPr>
                <w:color w:val="000000"/>
                <w:kern w:val="0"/>
                <w:sz w:val="18"/>
              </w:rPr>
            </w:pPr>
            <w:r>
              <w:rPr>
                <w:color w:val="000000"/>
                <w:kern w:val="0"/>
                <w:sz w:val="18"/>
              </w:rPr>
              <w:t>BPSK</w:t>
            </w:r>
          </w:p>
        </w:tc>
        <w:tc>
          <w:tcPr>
            <w:tcW w:w="1134" w:type="dxa"/>
            <w:vAlign w:val="center"/>
          </w:tcPr>
          <w:p w14:paraId="56D94D6F">
            <w:pPr>
              <w:widowControl/>
              <w:ind w:firstLine="0" w:firstLineChars="0"/>
              <w:jc w:val="center"/>
              <w:rPr>
                <w:color w:val="000000"/>
                <w:kern w:val="0"/>
                <w:sz w:val="18"/>
              </w:rPr>
            </w:pPr>
            <w:r>
              <w:rPr>
                <w:color w:val="000000"/>
                <w:kern w:val="0"/>
                <w:sz w:val="18"/>
              </w:rPr>
              <w:t>1/2</w:t>
            </w:r>
          </w:p>
        </w:tc>
        <w:tc>
          <w:tcPr>
            <w:tcW w:w="1276" w:type="dxa"/>
            <w:vAlign w:val="center"/>
          </w:tcPr>
          <w:p w14:paraId="3918522B">
            <w:pPr>
              <w:widowControl/>
              <w:ind w:firstLine="0" w:firstLineChars="0"/>
              <w:jc w:val="center"/>
              <w:rPr>
                <w:color w:val="000000"/>
                <w:kern w:val="0"/>
                <w:sz w:val="18"/>
              </w:rPr>
            </w:pPr>
            <w:r>
              <w:rPr>
                <w:color w:val="000000"/>
                <w:kern w:val="0"/>
                <w:sz w:val="18"/>
              </w:rPr>
              <w:t>1</w:t>
            </w:r>
            <w:r>
              <w:rPr>
                <w:sz w:val="18"/>
              </w:rPr>
              <w:t>~</w:t>
            </w:r>
            <w:r>
              <w:rPr>
                <w:color w:val="000000"/>
                <w:kern w:val="0"/>
                <w:sz w:val="18"/>
              </w:rPr>
              <w:t>4</w:t>
            </w:r>
          </w:p>
        </w:tc>
      </w:tr>
      <w:tr w14:paraId="4EB38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72" w:hRule="atLeast"/>
          <w:jc w:val="center"/>
        </w:trPr>
        <w:tc>
          <w:tcPr>
            <w:tcW w:w="1276" w:type="dxa"/>
            <w:shd w:val="clear" w:color="auto" w:fill="auto"/>
            <w:noWrap/>
            <w:vAlign w:val="center"/>
          </w:tcPr>
          <w:p w14:paraId="16CFC959">
            <w:pPr>
              <w:widowControl/>
              <w:ind w:firstLine="0" w:firstLineChars="0"/>
              <w:jc w:val="center"/>
              <w:rPr>
                <w:color w:val="000000"/>
                <w:kern w:val="0"/>
                <w:sz w:val="18"/>
              </w:rPr>
            </w:pPr>
            <w:r>
              <w:rPr>
                <w:color w:val="000000"/>
                <w:kern w:val="0"/>
                <w:sz w:val="18"/>
              </w:rPr>
              <w:t>11</w:t>
            </w:r>
          </w:p>
        </w:tc>
        <w:tc>
          <w:tcPr>
            <w:tcW w:w="1129" w:type="dxa"/>
            <w:vAlign w:val="center"/>
          </w:tcPr>
          <w:p w14:paraId="7D7457A8">
            <w:pPr>
              <w:widowControl/>
              <w:ind w:firstLine="0" w:firstLineChars="0"/>
              <w:jc w:val="center"/>
              <w:rPr>
                <w:color w:val="000000"/>
                <w:kern w:val="0"/>
                <w:sz w:val="18"/>
              </w:rPr>
            </w:pPr>
            <w:r>
              <w:rPr>
                <w:color w:val="000000"/>
                <w:kern w:val="0"/>
                <w:sz w:val="18"/>
              </w:rPr>
              <w:t>264</w:t>
            </w:r>
          </w:p>
        </w:tc>
        <w:tc>
          <w:tcPr>
            <w:tcW w:w="1276" w:type="dxa"/>
            <w:vAlign w:val="center"/>
          </w:tcPr>
          <w:p w14:paraId="56EEF8E1">
            <w:pPr>
              <w:widowControl/>
              <w:ind w:firstLine="0" w:firstLineChars="0"/>
              <w:jc w:val="center"/>
              <w:rPr>
                <w:color w:val="000000"/>
                <w:kern w:val="0"/>
                <w:sz w:val="18"/>
              </w:rPr>
            </w:pPr>
            <w:r>
              <w:rPr>
                <w:color w:val="000000"/>
                <w:kern w:val="0"/>
                <w:sz w:val="18"/>
              </w:rPr>
              <w:t>2</w:t>
            </w:r>
          </w:p>
        </w:tc>
        <w:tc>
          <w:tcPr>
            <w:tcW w:w="1417" w:type="dxa"/>
            <w:vAlign w:val="center"/>
          </w:tcPr>
          <w:p w14:paraId="7172C5B3">
            <w:pPr>
              <w:widowControl/>
              <w:ind w:firstLine="0" w:firstLineChars="0"/>
              <w:jc w:val="center"/>
              <w:rPr>
                <w:color w:val="000000"/>
                <w:kern w:val="0"/>
                <w:sz w:val="18"/>
              </w:rPr>
            </w:pPr>
            <w:r>
              <w:rPr>
                <w:color w:val="000000"/>
                <w:kern w:val="0"/>
                <w:sz w:val="18"/>
              </w:rPr>
              <w:t>BPSK</w:t>
            </w:r>
          </w:p>
        </w:tc>
        <w:tc>
          <w:tcPr>
            <w:tcW w:w="1134" w:type="dxa"/>
            <w:vAlign w:val="center"/>
          </w:tcPr>
          <w:p w14:paraId="091ED782">
            <w:pPr>
              <w:widowControl/>
              <w:ind w:firstLine="0" w:firstLineChars="0"/>
              <w:jc w:val="center"/>
              <w:rPr>
                <w:color w:val="000000"/>
                <w:kern w:val="0"/>
                <w:sz w:val="18"/>
              </w:rPr>
            </w:pPr>
            <w:r>
              <w:rPr>
                <w:color w:val="000000"/>
                <w:kern w:val="0"/>
                <w:sz w:val="18"/>
              </w:rPr>
              <w:t>1/2</w:t>
            </w:r>
          </w:p>
        </w:tc>
        <w:tc>
          <w:tcPr>
            <w:tcW w:w="1276" w:type="dxa"/>
            <w:vAlign w:val="center"/>
          </w:tcPr>
          <w:p w14:paraId="08D049E3">
            <w:pPr>
              <w:widowControl/>
              <w:ind w:firstLine="0" w:firstLineChars="0"/>
              <w:jc w:val="center"/>
              <w:rPr>
                <w:color w:val="000000"/>
                <w:kern w:val="0"/>
                <w:sz w:val="18"/>
              </w:rPr>
            </w:pPr>
            <w:r>
              <w:rPr>
                <w:color w:val="000000"/>
                <w:kern w:val="0"/>
                <w:sz w:val="18"/>
              </w:rPr>
              <w:t>1</w:t>
            </w:r>
            <w:r>
              <w:rPr>
                <w:sz w:val="18"/>
              </w:rPr>
              <w:t>~</w:t>
            </w:r>
            <w:r>
              <w:rPr>
                <w:color w:val="000000"/>
                <w:kern w:val="0"/>
                <w:sz w:val="18"/>
              </w:rPr>
              <w:t>4</w:t>
            </w:r>
          </w:p>
        </w:tc>
      </w:tr>
      <w:tr w14:paraId="2EE5B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jc w:val="center"/>
        </w:trPr>
        <w:tc>
          <w:tcPr>
            <w:tcW w:w="1276" w:type="dxa"/>
            <w:shd w:val="clear" w:color="auto" w:fill="auto"/>
            <w:noWrap/>
            <w:vAlign w:val="center"/>
          </w:tcPr>
          <w:p w14:paraId="0D800797">
            <w:pPr>
              <w:widowControl/>
              <w:ind w:firstLine="0" w:firstLineChars="0"/>
              <w:jc w:val="center"/>
              <w:rPr>
                <w:color w:val="000000"/>
                <w:kern w:val="0"/>
                <w:sz w:val="18"/>
              </w:rPr>
            </w:pPr>
            <w:r>
              <w:rPr>
                <w:color w:val="000000"/>
                <w:kern w:val="0"/>
                <w:sz w:val="18"/>
              </w:rPr>
              <w:t>12</w:t>
            </w:r>
          </w:p>
        </w:tc>
        <w:tc>
          <w:tcPr>
            <w:tcW w:w="1129" w:type="dxa"/>
            <w:vAlign w:val="center"/>
          </w:tcPr>
          <w:p w14:paraId="0B62B252">
            <w:pPr>
              <w:widowControl/>
              <w:ind w:firstLine="0" w:firstLineChars="0"/>
              <w:jc w:val="center"/>
              <w:rPr>
                <w:color w:val="000000"/>
                <w:kern w:val="0"/>
                <w:sz w:val="18"/>
              </w:rPr>
            </w:pPr>
            <w:r>
              <w:rPr>
                <w:color w:val="000000"/>
                <w:kern w:val="0"/>
                <w:sz w:val="18"/>
              </w:rPr>
              <w:t>264</w:t>
            </w:r>
          </w:p>
        </w:tc>
        <w:tc>
          <w:tcPr>
            <w:tcW w:w="1276" w:type="dxa"/>
            <w:vAlign w:val="center"/>
          </w:tcPr>
          <w:p w14:paraId="058D556F">
            <w:pPr>
              <w:widowControl/>
              <w:ind w:firstLine="0" w:firstLineChars="0"/>
              <w:jc w:val="center"/>
              <w:rPr>
                <w:color w:val="000000"/>
                <w:kern w:val="0"/>
                <w:sz w:val="18"/>
              </w:rPr>
            </w:pPr>
            <w:r>
              <w:rPr>
                <w:color w:val="000000"/>
                <w:kern w:val="0"/>
                <w:sz w:val="18"/>
              </w:rPr>
              <w:t>1</w:t>
            </w:r>
          </w:p>
        </w:tc>
        <w:tc>
          <w:tcPr>
            <w:tcW w:w="1417" w:type="dxa"/>
            <w:vAlign w:val="center"/>
          </w:tcPr>
          <w:p w14:paraId="7B1CA1F7">
            <w:pPr>
              <w:widowControl/>
              <w:ind w:firstLine="0" w:firstLineChars="0"/>
              <w:jc w:val="center"/>
              <w:rPr>
                <w:color w:val="000000"/>
                <w:kern w:val="0"/>
                <w:sz w:val="18"/>
              </w:rPr>
            </w:pPr>
            <w:r>
              <w:rPr>
                <w:color w:val="000000"/>
                <w:kern w:val="0"/>
                <w:sz w:val="18"/>
              </w:rPr>
              <w:t>BPSK</w:t>
            </w:r>
          </w:p>
        </w:tc>
        <w:tc>
          <w:tcPr>
            <w:tcW w:w="1134" w:type="dxa"/>
            <w:vAlign w:val="center"/>
          </w:tcPr>
          <w:p w14:paraId="31751C13">
            <w:pPr>
              <w:widowControl/>
              <w:ind w:firstLine="0" w:firstLineChars="0"/>
              <w:jc w:val="center"/>
              <w:rPr>
                <w:color w:val="000000"/>
                <w:kern w:val="0"/>
                <w:sz w:val="18"/>
              </w:rPr>
            </w:pPr>
            <w:r>
              <w:rPr>
                <w:color w:val="000000"/>
                <w:kern w:val="0"/>
                <w:sz w:val="18"/>
              </w:rPr>
              <w:t>1/2</w:t>
            </w:r>
          </w:p>
        </w:tc>
        <w:tc>
          <w:tcPr>
            <w:tcW w:w="1276" w:type="dxa"/>
            <w:vAlign w:val="center"/>
          </w:tcPr>
          <w:p w14:paraId="739ACCEF">
            <w:pPr>
              <w:widowControl/>
              <w:ind w:firstLine="0" w:firstLineChars="0"/>
              <w:jc w:val="center"/>
              <w:rPr>
                <w:color w:val="000000"/>
                <w:kern w:val="0"/>
                <w:sz w:val="18"/>
              </w:rPr>
            </w:pPr>
            <w:r>
              <w:rPr>
                <w:color w:val="000000"/>
                <w:kern w:val="0"/>
                <w:sz w:val="18"/>
              </w:rPr>
              <w:t>1</w:t>
            </w:r>
            <w:r>
              <w:rPr>
                <w:sz w:val="18"/>
              </w:rPr>
              <w:t>~</w:t>
            </w:r>
            <w:r>
              <w:rPr>
                <w:color w:val="000000"/>
                <w:kern w:val="0"/>
                <w:sz w:val="18"/>
              </w:rPr>
              <w:t>4</w:t>
            </w:r>
          </w:p>
        </w:tc>
      </w:tr>
      <w:tr w14:paraId="64F86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jc w:val="center"/>
        </w:trPr>
        <w:tc>
          <w:tcPr>
            <w:tcW w:w="1276" w:type="dxa"/>
            <w:shd w:val="clear" w:color="auto" w:fill="auto"/>
            <w:noWrap/>
            <w:vAlign w:val="center"/>
          </w:tcPr>
          <w:p w14:paraId="791EFA85">
            <w:pPr>
              <w:widowControl/>
              <w:ind w:firstLine="0" w:firstLineChars="0"/>
              <w:jc w:val="center"/>
              <w:rPr>
                <w:color w:val="000000"/>
                <w:kern w:val="0"/>
                <w:sz w:val="18"/>
              </w:rPr>
            </w:pPr>
            <w:r>
              <w:rPr>
                <w:color w:val="000000"/>
                <w:kern w:val="0"/>
                <w:sz w:val="18"/>
              </w:rPr>
              <w:t>13</w:t>
            </w:r>
          </w:p>
        </w:tc>
        <w:tc>
          <w:tcPr>
            <w:tcW w:w="1129" w:type="dxa"/>
            <w:vAlign w:val="center"/>
          </w:tcPr>
          <w:p w14:paraId="72E3A6C3">
            <w:pPr>
              <w:widowControl/>
              <w:ind w:firstLine="0" w:firstLineChars="0"/>
              <w:jc w:val="center"/>
              <w:rPr>
                <w:color w:val="000000"/>
                <w:kern w:val="0"/>
                <w:sz w:val="18"/>
              </w:rPr>
            </w:pPr>
            <w:r>
              <w:rPr>
                <w:color w:val="000000"/>
                <w:kern w:val="0"/>
                <w:sz w:val="18"/>
              </w:rPr>
              <w:t>264</w:t>
            </w:r>
          </w:p>
        </w:tc>
        <w:tc>
          <w:tcPr>
            <w:tcW w:w="1276" w:type="dxa"/>
            <w:vAlign w:val="center"/>
          </w:tcPr>
          <w:p w14:paraId="4F4D44DA">
            <w:pPr>
              <w:widowControl/>
              <w:ind w:firstLine="0" w:firstLineChars="0"/>
              <w:jc w:val="center"/>
              <w:rPr>
                <w:color w:val="000000"/>
                <w:kern w:val="0"/>
                <w:sz w:val="18"/>
              </w:rPr>
            </w:pPr>
            <w:r>
              <w:rPr>
                <w:color w:val="000000"/>
                <w:kern w:val="0"/>
                <w:sz w:val="18"/>
              </w:rPr>
              <w:t>1</w:t>
            </w:r>
          </w:p>
        </w:tc>
        <w:tc>
          <w:tcPr>
            <w:tcW w:w="1417" w:type="dxa"/>
            <w:vAlign w:val="center"/>
          </w:tcPr>
          <w:p w14:paraId="2DBA6AE7">
            <w:pPr>
              <w:widowControl/>
              <w:ind w:firstLine="0" w:firstLineChars="0"/>
              <w:jc w:val="center"/>
              <w:rPr>
                <w:color w:val="000000"/>
                <w:kern w:val="0"/>
                <w:sz w:val="18"/>
              </w:rPr>
            </w:pPr>
            <w:r>
              <w:rPr>
                <w:color w:val="000000"/>
                <w:kern w:val="0"/>
                <w:sz w:val="18"/>
              </w:rPr>
              <w:t>QPSK</w:t>
            </w:r>
          </w:p>
        </w:tc>
        <w:tc>
          <w:tcPr>
            <w:tcW w:w="1134" w:type="dxa"/>
            <w:vAlign w:val="center"/>
          </w:tcPr>
          <w:p w14:paraId="6CE56D41">
            <w:pPr>
              <w:widowControl/>
              <w:ind w:firstLine="0" w:firstLineChars="0"/>
              <w:jc w:val="center"/>
              <w:rPr>
                <w:color w:val="000000"/>
                <w:kern w:val="0"/>
                <w:sz w:val="18"/>
              </w:rPr>
            </w:pPr>
            <w:r>
              <w:rPr>
                <w:color w:val="000000"/>
                <w:kern w:val="0"/>
                <w:sz w:val="18"/>
              </w:rPr>
              <w:t>1/2</w:t>
            </w:r>
          </w:p>
        </w:tc>
        <w:tc>
          <w:tcPr>
            <w:tcW w:w="1276" w:type="dxa"/>
            <w:vAlign w:val="center"/>
          </w:tcPr>
          <w:p w14:paraId="276CF2F5">
            <w:pPr>
              <w:widowControl/>
              <w:ind w:firstLine="0" w:firstLineChars="0"/>
              <w:jc w:val="center"/>
              <w:rPr>
                <w:color w:val="000000"/>
                <w:kern w:val="0"/>
                <w:sz w:val="18"/>
              </w:rPr>
            </w:pPr>
            <w:r>
              <w:rPr>
                <w:color w:val="000000"/>
                <w:kern w:val="0"/>
                <w:sz w:val="18"/>
              </w:rPr>
              <w:t>1</w:t>
            </w:r>
            <w:r>
              <w:rPr>
                <w:sz w:val="18"/>
              </w:rPr>
              <w:t>~</w:t>
            </w:r>
            <w:r>
              <w:rPr>
                <w:color w:val="000000"/>
                <w:kern w:val="0"/>
                <w:sz w:val="18"/>
              </w:rPr>
              <w:t>4</w:t>
            </w:r>
          </w:p>
        </w:tc>
      </w:tr>
      <w:tr w14:paraId="6961B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jc w:val="center"/>
        </w:trPr>
        <w:tc>
          <w:tcPr>
            <w:tcW w:w="1276" w:type="dxa"/>
            <w:shd w:val="clear" w:color="auto" w:fill="auto"/>
            <w:noWrap/>
            <w:vAlign w:val="center"/>
          </w:tcPr>
          <w:p w14:paraId="499BACCA">
            <w:pPr>
              <w:widowControl/>
              <w:ind w:firstLine="0" w:firstLineChars="0"/>
              <w:jc w:val="center"/>
              <w:rPr>
                <w:color w:val="000000"/>
                <w:kern w:val="0"/>
                <w:sz w:val="18"/>
              </w:rPr>
            </w:pPr>
            <w:r>
              <w:rPr>
                <w:color w:val="000000"/>
                <w:kern w:val="0"/>
                <w:sz w:val="18"/>
              </w:rPr>
              <w:t>14</w:t>
            </w:r>
          </w:p>
        </w:tc>
        <w:tc>
          <w:tcPr>
            <w:tcW w:w="1129" w:type="dxa"/>
            <w:vAlign w:val="center"/>
          </w:tcPr>
          <w:p w14:paraId="070A3C75">
            <w:pPr>
              <w:widowControl/>
              <w:ind w:firstLine="0" w:firstLineChars="0"/>
              <w:jc w:val="center"/>
              <w:rPr>
                <w:color w:val="000000"/>
                <w:kern w:val="0"/>
                <w:sz w:val="18"/>
              </w:rPr>
            </w:pPr>
            <w:r>
              <w:rPr>
                <w:color w:val="000000"/>
                <w:kern w:val="0"/>
                <w:sz w:val="18"/>
              </w:rPr>
              <w:t>264</w:t>
            </w:r>
          </w:p>
        </w:tc>
        <w:tc>
          <w:tcPr>
            <w:tcW w:w="1276" w:type="dxa"/>
            <w:vAlign w:val="center"/>
          </w:tcPr>
          <w:p w14:paraId="731C4235">
            <w:pPr>
              <w:widowControl/>
              <w:ind w:firstLine="0" w:firstLineChars="0"/>
              <w:jc w:val="center"/>
              <w:rPr>
                <w:color w:val="000000"/>
                <w:kern w:val="0"/>
                <w:sz w:val="18"/>
              </w:rPr>
            </w:pPr>
            <w:r>
              <w:rPr>
                <w:color w:val="000000"/>
                <w:kern w:val="0"/>
                <w:sz w:val="18"/>
              </w:rPr>
              <w:t>1</w:t>
            </w:r>
          </w:p>
        </w:tc>
        <w:tc>
          <w:tcPr>
            <w:tcW w:w="1417" w:type="dxa"/>
            <w:vAlign w:val="center"/>
          </w:tcPr>
          <w:p w14:paraId="058963BF">
            <w:pPr>
              <w:widowControl/>
              <w:ind w:firstLine="0" w:firstLineChars="0"/>
              <w:jc w:val="center"/>
              <w:rPr>
                <w:color w:val="000000"/>
                <w:kern w:val="0"/>
                <w:sz w:val="18"/>
              </w:rPr>
            </w:pPr>
            <w:r>
              <w:rPr>
                <w:color w:val="000000"/>
                <w:kern w:val="0"/>
                <w:sz w:val="18"/>
              </w:rPr>
              <w:t>16QAM</w:t>
            </w:r>
          </w:p>
        </w:tc>
        <w:tc>
          <w:tcPr>
            <w:tcW w:w="1134" w:type="dxa"/>
            <w:vAlign w:val="center"/>
          </w:tcPr>
          <w:p w14:paraId="38DBB58B">
            <w:pPr>
              <w:widowControl/>
              <w:ind w:firstLine="0" w:firstLineChars="0"/>
              <w:jc w:val="center"/>
              <w:rPr>
                <w:color w:val="000000"/>
                <w:kern w:val="0"/>
                <w:sz w:val="18"/>
              </w:rPr>
            </w:pPr>
            <w:r>
              <w:rPr>
                <w:color w:val="000000"/>
                <w:kern w:val="0"/>
                <w:sz w:val="18"/>
              </w:rPr>
              <w:t>1/2</w:t>
            </w:r>
          </w:p>
        </w:tc>
        <w:tc>
          <w:tcPr>
            <w:tcW w:w="1276" w:type="dxa"/>
            <w:vAlign w:val="center"/>
          </w:tcPr>
          <w:p w14:paraId="3DF5ED91">
            <w:pPr>
              <w:widowControl/>
              <w:ind w:firstLine="0" w:firstLineChars="0"/>
              <w:jc w:val="center"/>
              <w:rPr>
                <w:color w:val="000000"/>
                <w:kern w:val="0"/>
                <w:sz w:val="18"/>
              </w:rPr>
            </w:pPr>
            <w:r>
              <w:rPr>
                <w:color w:val="000000"/>
                <w:kern w:val="0"/>
                <w:sz w:val="18"/>
              </w:rPr>
              <w:t>1</w:t>
            </w:r>
            <w:r>
              <w:rPr>
                <w:sz w:val="18"/>
              </w:rPr>
              <w:t>~</w:t>
            </w:r>
            <w:r>
              <w:rPr>
                <w:color w:val="000000"/>
                <w:kern w:val="0"/>
                <w:sz w:val="18"/>
              </w:rPr>
              <w:t>4</w:t>
            </w:r>
          </w:p>
        </w:tc>
      </w:tr>
      <w:tr w14:paraId="388DF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jc w:val="center"/>
        </w:trPr>
        <w:tc>
          <w:tcPr>
            <w:tcW w:w="1276" w:type="dxa"/>
            <w:shd w:val="clear" w:color="auto" w:fill="auto"/>
            <w:noWrap/>
            <w:vAlign w:val="center"/>
          </w:tcPr>
          <w:p w14:paraId="59134934">
            <w:pPr>
              <w:widowControl/>
              <w:ind w:firstLine="0" w:firstLineChars="0"/>
              <w:jc w:val="center"/>
              <w:rPr>
                <w:color w:val="000000"/>
                <w:kern w:val="0"/>
                <w:sz w:val="18"/>
              </w:rPr>
            </w:pPr>
            <w:r>
              <w:rPr>
                <w:color w:val="000000"/>
                <w:kern w:val="0"/>
                <w:sz w:val="18"/>
              </w:rPr>
              <w:t>15</w:t>
            </w:r>
          </w:p>
        </w:tc>
        <w:tc>
          <w:tcPr>
            <w:tcW w:w="1129" w:type="dxa"/>
            <w:vAlign w:val="center"/>
          </w:tcPr>
          <w:p w14:paraId="355230B9">
            <w:pPr>
              <w:widowControl/>
              <w:ind w:firstLine="0" w:firstLineChars="0"/>
              <w:jc w:val="center"/>
              <w:rPr>
                <w:color w:val="000000"/>
                <w:kern w:val="0"/>
                <w:sz w:val="18"/>
              </w:rPr>
            </w:pPr>
            <w:r>
              <w:rPr>
                <w:color w:val="000000"/>
                <w:kern w:val="0"/>
                <w:sz w:val="18"/>
              </w:rPr>
              <w:t>264</w:t>
            </w:r>
          </w:p>
        </w:tc>
        <w:tc>
          <w:tcPr>
            <w:tcW w:w="1276" w:type="dxa"/>
            <w:vAlign w:val="center"/>
          </w:tcPr>
          <w:p w14:paraId="01C6E4C9">
            <w:pPr>
              <w:widowControl/>
              <w:ind w:firstLine="0" w:firstLineChars="0"/>
              <w:jc w:val="center"/>
              <w:rPr>
                <w:color w:val="000000"/>
                <w:kern w:val="0"/>
                <w:sz w:val="18"/>
              </w:rPr>
            </w:pPr>
            <w:r>
              <w:rPr>
                <w:color w:val="000000"/>
                <w:kern w:val="0"/>
                <w:sz w:val="18"/>
              </w:rPr>
              <w:t>1</w:t>
            </w:r>
          </w:p>
        </w:tc>
        <w:tc>
          <w:tcPr>
            <w:tcW w:w="1417" w:type="dxa"/>
            <w:vAlign w:val="center"/>
          </w:tcPr>
          <w:p w14:paraId="3BFD1C80">
            <w:pPr>
              <w:widowControl/>
              <w:ind w:firstLine="0" w:firstLineChars="0"/>
              <w:jc w:val="center"/>
              <w:rPr>
                <w:color w:val="000000"/>
                <w:kern w:val="0"/>
                <w:sz w:val="18"/>
              </w:rPr>
            </w:pPr>
            <w:r>
              <w:rPr>
                <w:color w:val="000000"/>
                <w:kern w:val="0"/>
                <w:sz w:val="18"/>
              </w:rPr>
              <w:t>64QAM</w:t>
            </w:r>
          </w:p>
        </w:tc>
        <w:tc>
          <w:tcPr>
            <w:tcW w:w="1134" w:type="dxa"/>
            <w:vAlign w:val="center"/>
          </w:tcPr>
          <w:p w14:paraId="674CED19">
            <w:pPr>
              <w:widowControl/>
              <w:ind w:firstLine="0" w:firstLineChars="0"/>
              <w:jc w:val="center"/>
              <w:rPr>
                <w:color w:val="000000"/>
                <w:kern w:val="0"/>
                <w:sz w:val="18"/>
              </w:rPr>
            </w:pPr>
            <w:r>
              <w:rPr>
                <w:color w:val="000000"/>
                <w:kern w:val="0"/>
                <w:sz w:val="18"/>
              </w:rPr>
              <w:t>1/2</w:t>
            </w:r>
          </w:p>
        </w:tc>
        <w:tc>
          <w:tcPr>
            <w:tcW w:w="1276" w:type="dxa"/>
            <w:vAlign w:val="center"/>
          </w:tcPr>
          <w:p w14:paraId="065B6DA4">
            <w:pPr>
              <w:widowControl/>
              <w:ind w:firstLine="0" w:firstLineChars="0"/>
              <w:jc w:val="center"/>
              <w:rPr>
                <w:color w:val="000000"/>
                <w:kern w:val="0"/>
                <w:sz w:val="18"/>
              </w:rPr>
            </w:pPr>
            <w:r>
              <w:rPr>
                <w:color w:val="000000"/>
                <w:kern w:val="0"/>
                <w:sz w:val="18"/>
              </w:rPr>
              <w:t>1</w:t>
            </w:r>
            <w:r>
              <w:rPr>
                <w:sz w:val="18"/>
              </w:rPr>
              <w:t>~</w:t>
            </w:r>
            <w:r>
              <w:rPr>
                <w:color w:val="000000"/>
                <w:kern w:val="0"/>
                <w:sz w:val="18"/>
              </w:rPr>
              <w:t>4</w:t>
            </w:r>
          </w:p>
        </w:tc>
      </w:tr>
      <w:tr w14:paraId="110A7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jc w:val="center"/>
        </w:trPr>
        <w:tc>
          <w:tcPr>
            <w:tcW w:w="1276" w:type="dxa"/>
            <w:shd w:val="clear" w:color="auto" w:fill="auto"/>
            <w:noWrap/>
            <w:vAlign w:val="center"/>
          </w:tcPr>
          <w:p w14:paraId="1E2A87C1">
            <w:pPr>
              <w:widowControl/>
              <w:ind w:firstLine="0" w:firstLineChars="0"/>
              <w:jc w:val="center"/>
              <w:rPr>
                <w:color w:val="000000"/>
                <w:kern w:val="0"/>
                <w:sz w:val="18"/>
              </w:rPr>
            </w:pPr>
            <w:r>
              <w:rPr>
                <w:color w:val="000000"/>
                <w:kern w:val="0"/>
                <w:sz w:val="18"/>
              </w:rPr>
              <w:t>16</w:t>
            </w:r>
          </w:p>
        </w:tc>
        <w:tc>
          <w:tcPr>
            <w:tcW w:w="1129" w:type="dxa"/>
            <w:vAlign w:val="center"/>
          </w:tcPr>
          <w:p w14:paraId="56280EE3">
            <w:pPr>
              <w:widowControl/>
              <w:ind w:firstLine="0" w:firstLineChars="0"/>
              <w:jc w:val="center"/>
              <w:rPr>
                <w:color w:val="000000"/>
                <w:kern w:val="0"/>
                <w:sz w:val="18"/>
              </w:rPr>
            </w:pPr>
            <w:r>
              <w:rPr>
                <w:color w:val="000000"/>
                <w:kern w:val="0"/>
                <w:sz w:val="18"/>
              </w:rPr>
              <w:t>136</w:t>
            </w:r>
          </w:p>
        </w:tc>
        <w:tc>
          <w:tcPr>
            <w:tcW w:w="1276" w:type="dxa"/>
            <w:vAlign w:val="center"/>
          </w:tcPr>
          <w:p w14:paraId="27DC1A7B">
            <w:pPr>
              <w:widowControl/>
              <w:ind w:firstLine="0" w:firstLineChars="0"/>
              <w:jc w:val="center"/>
              <w:rPr>
                <w:color w:val="000000"/>
                <w:kern w:val="0"/>
                <w:sz w:val="18"/>
              </w:rPr>
            </w:pPr>
            <w:r>
              <w:rPr>
                <w:color w:val="000000"/>
                <w:kern w:val="0"/>
                <w:sz w:val="18"/>
              </w:rPr>
              <w:t>7</w:t>
            </w:r>
          </w:p>
        </w:tc>
        <w:tc>
          <w:tcPr>
            <w:tcW w:w="1417" w:type="dxa"/>
            <w:vAlign w:val="center"/>
          </w:tcPr>
          <w:p w14:paraId="727335E1">
            <w:pPr>
              <w:widowControl/>
              <w:ind w:firstLine="0" w:firstLineChars="0"/>
              <w:jc w:val="center"/>
              <w:rPr>
                <w:color w:val="000000"/>
                <w:kern w:val="0"/>
                <w:sz w:val="18"/>
              </w:rPr>
            </w:pPr>
            <w:r>
              <w:rPr>
                <w:color w:val="000000"/>
                <w:kern w:val="0"/>
                <w:sz w:val="18"/>
              </w:rPr>
              <w:t>BPSK</w:t>
            </w:r>
          </w:p>
        </w:tc>
        <w:tc>
          <w:tcPr>
            <w:tcW w:w="1134" w:type="dxa"/>
            <w:vAlign w:val="center"/>
          </w:tcPr>
          <w:p w14:paraId="7C101FC1">
            <w:pPr>
              <w:widowControl/>
              <w:ind w:firstLine="0" w:firstLineChars="0"/>
              <w:jc w:val="center"/>
              <w:rPr>
                <w:color w:val="000000"/>
                <w:kern w:val="0"/>
                <w:sz w:val="18"/>
              </w:rPr>
            </w:pPr>
            <w:r>
              <w:rPr>
                <w:color w:val="000000"/>
                <w:kern w:val="0"/>
                <w:sz w:val="18"/>
              </w:rPr>
              <w:t>1/2</w:t>
            </w:r>
          </w:p>
        </w:tc>
        <w:tc>
          <w:tcPr>
            <w:tcW w:w="1276" w:type="dxa"/>
            <w:vAlign w:val="center"/>
          </w:tcPr>
          <w:p w14:paraId="46B944DE">
            <w:pPr>
              <w:widowControl/>
              <w:ind w:firstLine="0" w:firstLineChars="0"/>
              <w:jc w:val="center"/>
              <w:rPr>
                <w:color w:val="000000"/>
                <w:kern w:val="0"/>
                <w:sz w:val="18"/>
              </w:rPr>
            </w:pPr>
            <w:r>
              <w:rPr>
                <w:color w:val="000000"/>
                <w:kern w:val="0"/>
                <w:sz w:val="18"/>
              </w:rPr>
              <w:t>1</w:t>
            </w:r>
            <w:r>
              <w:rPr>
                <w:sz w:val="18"/>
              </w:rPr>
              <w:t>~</w:t>
            </w:r>
            <w:r>
              <w:rPr>
                <w:color w:val="000000"/>
                <w:kern w:val="0"/>
                <w:sz w:val="18"/>
              </w:rPr>
              <w:t>4</w:t>
            </w:r>
          </w:p>
        </w:tc>
      </w:tr>
      <w:tr w14:paraId="5BC49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jc w:val="center"/>
        </w:trPr>
        <w:tc>
          <w:tcPr>
            <w:tcW w:w="1276" w:type="dxa"/>
            <w:shd w:val="clear" w:color="auto" w:fill="auto"/>
            <w:noWrap/>
            <w:vAlign w:val="center"/>
          </w:tcPr>
          <w:p w14:paraId="406AA643">
            <w:pPr>
              <w:widowControl/>
              <w:ind w:firstLine="0" w:firstLineChars="0"/>
              <w:jc w:val="center"/>
              <w:rPr>
                <w:color w:val="000000"/>
                <w:kern w:val="0"/>
                <w:sz w:val="18"/>
              </w:rPr>
            </w:pPr>
            <w:r>
              <w:rPr>
                <w:color w:val="000000"/>
                <w:kern w:val="0"/>
                <w:sz w:val="18"/>
              </w:rPr>
              <w:t>17</w:t>
            </w:r>
          </w:p>
        </w:tc>
        <w:tc>
          <w:tcPr>
            <w:tcW w:w="1129" w:type="dxa"/>
            <w:vAlign w:val="center"/>
          </w:tcPr>
          <w:p w14:paraId="493E1F79">
            <w:pPr>
              <w:widowControl/>
              <w:ind w:firstLine="0" w:firstLineChars="0"/>
              <w:jc w:val="center"/>
              <w:rPr>
                <w:color w:val="000000"/>
                <w:kern w:val="0"/>
                <w:sz w:val="18"/>
              </w:rPr>
            </w:pPr>
            <w:r>
              <w:rPr>
                <w:color w:val="000000"/>
                <w:kern w:val="0"/>
                <w:sz w:val="18"/>
              </w:rPr>
              <w:t>136</w:t>
            </w:r>
          </w:p>
        </w:tc>
        <w:tc>
          <w:tcPr>
            <w:tcW w:w="1276" w:type="dxa"/>
            <w:vAlign w:val="center"/>
          </w:tcPr>
          <w:p w14:paraId="2D885AD9">
            <w:pPr>
              <w:widowControl/>
              <w:ind w:firstLine="0" w:firstLineChars="0"/>
              <w:jc w:val="center"/>
              <w:rPr>
                <w:color w:val="000000"/>
                <w:kern w:val="0"/>
                <w:sz w:val="18"/>
              </w:rPr>
            </w:pPr>
            <w:r>
              <w:rPr>
                <w:color w:val="000000"/>
                <w:kern w:val="0"/>
                <w:sz w:val="18"/>
              </w:rPr>
              <w:t>4</w:t>
            </w:r>
          </w:p>
        </w:tc>
        <w:tc>
          <w:tcPr>
            <w:tcW w:w="1417" w:type="dxa"/>
            <w:vAlign w:val="center"/>
          </w:tcPr>
          <w:p w14:paraId="688F9416">
            <w:pPr>
              <w:widowControl/>
              <w:ind w:firstLine="0" w:firstLineChars="0"/>
              <w:jc w:val="center"/>
              <w:rPr>
                <w:color w:val="000000"/>
                <w:kern w:val="0"/>
                <w:sz w:val="18"/>
              </w:rPr>
            </w:pPr>
            <w:r>
              <w:rPr>
                <w:color w:val="000000"/>
                <w:kern w:val="0"/>
                <w:sz w:val="18"/>
              </w:rPr>
              <w:t>BPSK</w:t>
            </w:r>
          </w:p>
        </w:tc>
        <w:tc>
          <w:tcPr>
            <w:tcW w:w="1134" w:type="dxa"/>
            <w:vAlign w:val="center"/>
          </w:tcPr>
          <w:p w14:paraId="6EE0625A">
            <w:pPr>
              <w:widowControl/>
              <w:ind w:firstLine="0" w:firstLineChars="0"/>
              <w:jc w:val="center"/>
              <w:rPr>
                <w:color w:val="000000"/>
                <w:kern w:val="0"/>
                <w:sz w:val="18"/>
              </w:rPr>
            </w:pPr>
            <w:r>
              <w:rPr>
                <w:color w:val="000000"/>
                <w:kern w:val="0"/>
                <w:sz w:val="18"/>
              </w:rPr>
              <w:t>1/2</w:t>
            </w:r>
          </w:p>
        </w:tc>
        <w:tc>
          <w:tcPr>
            <w:tcW w:w="1276" w:type="dxa"/>
            <w:vAlign w:val="center"/>
          </w:tcPr>
          <w:p w14:paraId="527AD2B9">
            <w:pPr>
              <w:widowControl/>
              <w:ind w:firstLine="0" w:firstLineChars="0"/>
              <w:jc w:val="center"/>
              <w:rPr>
                <w:color w:val="000000"/>
                <w:kern w:val="0"/>
                <w:sz w:val="18"/>
              </w:rPr>
            </w:pPr>
            <w:r>
              <w:rPr>
                <w:color w:val="000000"/>
                <w:kern w:val="0"/>
                <w:sz w:val="18"/>
              </w:rPr>
              <w:t>1</w:t>
            </w:r>
            <w:r>
              <w:rPr>
                <w:sz w:val="18"/>
              </w:rPr>
              <w:t>~</w:t>
            </w:r>
            <w:r>
              <w:rPr>
                <w:color w:val="000000"/>
                <w:kern w:val="0"/>
                <w:sz w:val="18"/>
              </w:rPr>
              <w:t>4</w:t>
            </w:r>
          </w:p>
        </w:tc>
      </w:tr>
      <w:tr w14:paraId="670A8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jc w:val="center"/>
        </w:trPr>
        <w:tc>
          <w:tcPr>
            <w:tcW w:w="1276" w:type="dxa"/>
            <w:shd w:val="clear" w:color="auto" w:fill="auto"/>
            <w:noWrap/>
            <w:vAlign w:val="center"/>
          </w:tcPr>
          <w:p w14:paraId="52FFAE8E">
            <w:pPr>
              <w:widowControl/>
              <w:ind w:firstLine="0" w:firstLineChars="0"/>
              <w:jc w:val="center"/>
              <w:rPr>
                <w:color w:val="000000"/>
                <w:kern w:val="0"/>
                <w:sz w:val="18"/>
              </w:rPr>
            </w:pPr>
            <w:r>
              <w:rPr>
                <w:color w:val="000000"/>
                <w:kern w:val="0"/>
                <w:sz w:val="18"/>
              </w:rPr>
              <w:t>18</w:t>
            </w:r>
          </w:p>
        </w:tc>
        <w:tc>
          <w:tcPr>
            <w:tcW w:w="1129" w:type="dxa"/>
            <w:vAlign w:val="center"/>
          </w:tcPr>
          <w:p w14:paraId="7205574D">
            <w:pPr>
              <w:widowControl/>
              <w:ind w:firstLine="0" w:firstLineChars="0"/>
              <w:jc w:val="center"/>
              <w:rPr>
                <w:color w:val="000000"/>
                <w:kern w:val="0"/>
                <w:sz w:val="18"/>
              </w:rPr>
            </w:pPr>
            <w:r>
              <w:rPr>
                <w:color w:val="000000"/>
                <w:kern w:val="0"/>
                <w:sz w:val="18"/>
              </w:rPr>
              <w:t>136</w:t>
            </w:r>
          </w:p>
        </w:tc>
        <w:tc>
          <w:tcPr>
            <w:tcW w:w="1276" w:type="dxa"/>
            <w:vAlign w:val="center"/>
          </w:tcPr>
          <w:p w14:paraId="68430246">
            <w:pPr>
              <w:widowControl/>
              <w:ind w:firstLine="0" w:firstLineChars="0"/>
              <w:jc w:val="center"/>
              <w:rPr>
                <w:color w:val="000000"/>
                <w:kern w:val="0"/>
                <w:sz w:val="18"/>
              </w:rPr>
            </w:pPr>
            <w:r>
              <w:rPr>
                <w:color w:val="000000"/>
                <w:kern w:val="0"/>
                <w:sz w:val="18"/>
              </w:rPr>
              <w:t>2</w:t>
            </w:r>
          </w:p>
        </w:tc>
        <w:tc>
          <w:tcPr>
            <w:tcW w:w="1417" w:type="dxa"/>
            <w:vAlign w:val="center"/>
          </w:tcPr>
          <w:p w14:paraId="26F9B553">
            <w:pPr>
              <w:widowControl/>
              <w:ind w:firstLine="0" w:firstLineChars="0"/>
              <w:jc w:val="center"/>
              <w:rPr>
                <w:color w:val="000000"/>
                <w:kern w:val="0"/>
                <w:sz w:val="18"/>
              </w:rPr>
            </w:pPr>
            <w:r>
              <w:rPr>
                <w:color w:val="000000"/>
                <w:kern w:val="0"/>
                <w:sz w:val="18"/>
              </w:rPr>
              <w:t>BPSK</w:t>
            </w:r>
          </w:p>
        </w:tc>
        <w:tc>
          <w:tcPr>
            <w:tcW w:w="1134" w:type="dxa"/>
            <w:vAlign w:val="center"/>
          </w:tcPr>
          <w:p w14:paraId="67B0F492">
            <w:pPr>
              <w:widowControl/>
              <w:ind w:firstLine="0" w:firstLineChars="0"/>
              <w:jc w:val="center"/>
              <w:rPr>
                <w:color w:val="000000"/>
                <w:kern w:val="0"/>
                <w:sz w:val="18"/>
              </w:rPr>
            </w:pPr>
            <w:r>
              <w:rPr>
                <w:color w:val="000000"/>
                <w:kern w:val="0"/>
                <w:sz w:val="18"/>
              </w:rPr>
              <w:t>1/2</w:t>
            </w:r>
          </w:p>
        </w:tc>
        <w:tc>
          <w:tcPr>
            <w:tcW w:w="1276" w:type="dxa"/>
            <w:vAlign w:val="center"/>
          </w:tcPr>
          <w:p w14:paraId="430C0BFF">
            <w:pPr>
              <w:widowControl/>
              <w:ind w:firstLine="0" w:firstLineChars="0"/>
              <w:jc w:val="center"/>
              <w:rPr>
                <w:color w:val="000000"/>
                <w:kern w:val="0"/>
                <w:sz w:val="18"/>
              </w:rPr>
            </w:pPr>
            <w:r>
              <w:rPr>
                <w:color w:val="000000"/>
                <w:kern w:val="0"/>
                <w:sz w:val="18"/>
              </w:rPr>
              <w:t>1</w:t>
            </w:r>
            <w:r>
              <w:rPr>
                <w:sz w:val="18"/>
              </w:rPr>
              <w:t>~</w:t>
            </w:r>
            <w:r>
              <w:rPr>
                <w:color w:val="000000"/>
                <w:kern w:val="0"/>
                <w:sz w:val="18"/>
              </w:rPr>
              <w:t>4</w:t>
            </w:r>
          </w:p>
        </w:tc>
      </w:tr>
      <w:tr w14:paraId="074D6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jc w:val="center"/>
        </w:trPr>
        <w:tc>
          <w:tcPr>
            <w:tcW w:w="1276" w:type="dxa"/>
            <w:shd w:val="clear" w:color="auto" w:fill="auto"/>
            <w:noWrap/>
            <w:vAlign w:val="center"/>
          </w:tcPr>
          <w:p w14:paraId="10033AAE">
            <w:pPr>
              <w:widowControl/>
              <w:ind w:firstLine="0" w:firstLineChars="0"/>
              <w:jc w:val="center"/>
              <w:rPr>
                <w:color w:val="000000"/>
                <w:kern w:val="0"/>
                <w:sz w:val="18"/>
              </w:rPr>
            </w:pPr>
            <w:r>
              <w:rPr>
                <w:color w:val="000000"/>
                <w:kern w:val="0"/>
                <w:sz w:val="18"/>
              </w:rPr>
              <w:t>19</w:t>
            </w:r>
          </w:p>
        </w:tc>
        <w:tc>
          <w:tcPr>
            <w:tcW w:w="1129" w:type="dxa"/>
            <w:vAlign w:val="center"/>
          </w:tcPr>
          <w:p w14:paraId="5EAD18F9">
            <w:pPr>
              <w:widowControl/>
              <w:ind w:firstLine="0" w:firstLineChars="0"/>
              <w:jc w:val="center"/>
              <w:rPr>
                <w:color w:val="000000"/>
                <w:kern w:val="0"/>
                <w:sz w:val="18"/>
              </w:rPr>
            </w:pPr>
            <w:r>
              <w:rPr>
                <w:color w:val="000000"/>
                <w:kern w:val="0"/>
                <w:sz w:val="18"/>
              </w:rPr>
              <w:t>136</w:t>
            </w:r>
          </w:p>
        </w:tc>
        <w:tc>
          <w:tcPr>
            <w:tcW w:w="1276" w:type="dxa"/>
            <w:vAlign w:val="center"/>
          </w:tcPr>
          <w:p w14:paraId="554FF891">
            <w:pPr>
              <w:widowControl/>
              <w:ind w:firstLine="0" w:firstLineChars="0"/>
              <w:jc w:val="center"/>
              <w:rPr>
                <w:color w:val="000000"/>
                <w:kern w:val="0"/>
                <w:sz w:val="18"/>
              </w:rPr>
            </w:pPr>
            <w:r>
              <w:rPr>
                <w:color w:val="000000"/>
                <w:kern w:val="0"/>
                <w:sz w:val="18"/>
              </w:rPr>
              <w:t>1</w:t>
            </w:r>
          </w:p>
        </w:tc>
        <w:tc>
          <w:tcPr>
            <w:tcW w:w="1417" w:type="dxa"/>
            <w:vAlign w:val="center"/>
          </w:tcPr>
          <w:p w14:paraId="6685A2F1">
            <w:pPr>
              <w:widowControl/>
              <w:ind w:firstLine="0" w:firstLineChars="0"/>
              <w:jc w:val="center"/>
              <w:rPr>
                <w:color w:val="000000"/>
                <w:kern w:val="0"/>
                <w:sz w:val="18"/>
              </w:rPr>
            </w:pPr>
            <w:r>
              <w:rPr>
                <w:color w:val="000000"/>
                <w:kern w:val="0"/>
                <w:sz w:val="18"/>
              </w:rPr>
              <w:t>BPSK</w:t>
            </w:r>
          </w:p>
        </w:tc>
        <w:tc>
          <w:tcPr>
            <w:tcW w:w="1134" w:type="dxa"/>
            <w:vAlign w:val="center"/>
          </w:tcPr>
          <w:p w14:paraId="3BFADD9E">
            <w:pPr>
              <w:widowControl/>
              <w:ind w:firstLine="0" w:firstLineChars="0"/>
              <w:jc w:val="center"/>
              <w:rPr>
                <w:color w:val="000000"/>
                <w:kern w:val="0"/>
                <w:sz w:val="18"/>
              </w:rPr>
            </w:pPr>
            <w:r>
              <w:rPr>
                <w:color w:val="000000"/>
                <w:kern w:val="0"/>
                <w:sz w:val="18"/>
              </w:rPr>
              <w:t>1/2</w:t>
            </w:r>
          </w:p>
        </w:tc>
        <w:tc>
          <w:tcPr>
            <w:tcW w:w="1276" w:type="dxa"/>
            <w:vAlign w:val="center"/>
          </w:tcPr>
          <w:p w14:paraId="4E4B52AC">
            <w:pPr>
              <w:widowControl/>
              <w:ind w:firstLine="0" w:firstLineChars="0"/>
              <w:jc w:val="center"/>
              <w:rPr>
                <w:color w:val="000000"/>
                <w:kern w:val="0"/>
                <w:sz w:val="18"/>
              </w:rPr>
            </w:pPr>
            <w:r>
              <w:rPr>
                <w:color w:val="000000"/>
                <w:kern w:val="0"/>
                <w:sz w:val="18"/>
              </w:rPr>
              <w:t>1</w:t>
            </w:r>
            <w:r>
              <w:rPr>
                <w:sz w:val="18"/>
              </w:rPr>
              <w:t>~</w:t>
            </w:r>
            <w:r>
              <w:rPr>
                <w:color w:val="000000"/>
                <w:kern w:val="0"/>
                <w:sz w:val="18"/>
              </w:rPr>
              <w:t>4</w:t>
            </w:r>
          </w:p>
        </w:tc>
      </w:tr>
      <w:tr w14:paraId="7CF91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jc w:val="center"/>
        </w:trPr>
        <w:tc>
          <w:tcPr>
            <w:tcW w:w="1276" w:type="dxa"/>
            <w:shd w:val="clear" w:color="auto" w:fill="auto"/>
            <w:noWrap/>
            <w:vAlign w:val="center"/>
          </w:tcPr>
          <w:p w14:paraId="58B780FD">
            <w:pPr>
              <w:widowControl/>
              <w:ind w:firstLine="0" w:firstLineChars="0"/>
              <w:jc w:val="center"/>
              <w:rPr>
                <w:color w:val="000000"/>
                <w:kern w:val="0"/>
                <w:sz w:val="18"/>
              </w:rPr>
            </w:pPr>
            <w:r>
              <w:rPr>
                <w:color w:val="000000"/>
                <w:kern w:val="0"/>
                <w:sz w:val="18"/>
              </w:rPr>
              <w:t>20</w:t>
            </w:r>
          </w:p>
        </w:tc>
        <w:tc>
          <w:tcPr>
            <w:tcW w:w="1129" w:type="dxa"/>
            <w:vAlign w:val="center"/>
          </w:tcPr>
          <w:p w14:paraId="23E8E1B8">
            <w:pPr>
              <w:widowControl/>
              <w:ind w:firstLine="0" w:firstLineChars="0"/>
              <w:jc w:val="center"/>
              <w:rPr>
                <w:color w:val="000000"/>
                <w:kern w:val="0"/>
                <w:sz w:val="18"/>
              </w:rPr>
            </w:pPr>
            <w:r>
              <w:rPr>
                <w:color w:val="000000"/>
                <w:kern w:val="0"/>
                <w:sz w:val="18"/>
              </w:rPr>
              <w:t>136</w:t>
            </w:r>
          </w:p>
        </w:tc>
        <w:tc>
          <w:tcPr>
            <w:tcW w:w="1276" w:type="dxa"/>
            <w:vAlign w:val="center"/>
          </w:tcPr>
          <w:p w14:paraId="0A992FEC">
            <w:pPr>
              <w:widowControl/>
              <w:ind w:firstLine="0" w:firstLineChars="0"/>
              <w:jc w:val="center"/>
              <w:rPr>
                <w:color w:val="000000"/>
                <w:kern w:val="0"/>
                <w:sz w:val="18"/>
              </w:rPr>
            </w:pPr>
            <w:r>
              <w:rPr>
                <w:color w:val="000000"/>
                <w:kern w:val="0"/>
                <w:sz w:val="18"/>
              </w:rPr>
              <w:t>1</w:t>
            </w:r>
          </w:p>
        </w:tc>
        <w:tc>
          <w:tcPr>
            <w:tcW w:w="1417" w:type="dxa"/>
            <w:vAlign w:val="center"/>
          </w:tcPr>
          <w:p w14:paraId="6818413E">
            <w:pPr>
              <w:widowControl/>
              <w:ind w:firstLine="0" w:firstLineChars="0"/>
              <w:jc w:val="center"/>
              <w:rPr>
                <w:color w:val="000000"/>
                <w:kern w:val="0"/>
                <w:sz w:val="18"/>
              </w:rPr>
            </w:pPr>
            <w:r>
              <w:rPr>
                <w:color w:val="000000"/>
                <w:kern w:val="0"/>
                <w:sz w:val="18"/>
              </w:rPr>
              <w:t>QPSK</w:t>
            </w:r>
          </w:p>
        </w:tc>
        <w:tc>
          <w:tcPr>
            <w:tcW w:w="1134" w:type="dxa"/>
            <w:vAlign w:val="center"/>
          </w:tcPr>
          <w:p w14:paraId="4B4ED370">
            <w:pPr>
              <w:widowControl/>
              <w:ind w:firstLine="0" w:firstLineChars="0"/>
              <w:jc w:val="center"/>
              <w:rPr>
                <w:color w:val="000000"/>
                <w:kern w:val="0"/>
                <w:sz w:val="18"/>
              </w:rPr>
            </w:pPr>
            <w:r>
              <w:rPr>
                <w:color w:val="000000"/>
                <w:kern w:val="0"/>
                <w:sz w:val="18"/>
              </w:rPr>
              <w:t>1/2</w:t>
            </w:r>
          </w:p>
        </w:tc>
        <w:tc>
          <w:tcPr>
            <w:tcW w:w="1276" w:type="dxa"/>
            <w:vAlign w:val="center"/>
          </w:tcPr>
          <w:p w14:paraId="129EBBD5">
            <w:pPr>
              <w:widowControl/>
              <w:ind w:firstLine="0" w:firstLineChars="0"/>
              <w:jc w:val="center"/>
              <w:rPr>
                <w:color w:val="000000"/>
                <w:kern w:val="0"/>
                <w:sz w:val="18"/>
              </w:rPr>
            </w:pPr>
            <w:r>
              <w:rPr>
                <w:color w:val="000000"/>
                <w:kern w:val="0"/>
                <w:sz w:val="18"/>
              </w:rPr>
              <w:t>1</w:t>
            </w:r>
            <w:r>
              <w:rPr>
                <w:sz w:val="18"/>
              </w:rPr>
              <w:t>~</w:t>
            </w:r>
            <w:r>
              <w:rPr>
                <w:color w:val="000000"/>
                <w:kern w:val="0"/>
                <w:sz w:val="18"/>
              </w:rPr>
              <w:t>4</w:t>
            </w:r>
          </w:p>
        </w:tc>
      </w:tr>
      <w:tr w14:paraId="0FF9B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jc w:val="center"/>
        </w:trPr>
        <w:tc>
          <w:tcPr>
            <w:tcW w:w="1276" w:type="dxa"/>
            <w:shd w:val="clear" w:color="auto" w:fill="auto"/>
            <w:noWrap/>
            <w:vAlign w:val="center"/>
          </w:tcPr>
          <w:p w14:paraId="7FE30B21">
            <w:pPr>
              <w:widowControl/>
              <w:ind w:firstLine="0" w:firstLineChars="0"/>
              <w:jc w:val="center"/>
              <w:rPr>
                <w:color w:val="000000"/>
                <w:kern w:val="0"/>
                <w:sz w:val="18"/>
              </w:rPr>
            </w:pPr>
            <w:r>
              <w:rPr>
                <w:color w:val="000000"/>
                <w:kern w:val="0"/>
                <w:sz w:val="18"/>
              </w:rPr>
              <w:t>21</w:t>
            </w:r>
          </w:p>
        </w:tc>
        <w:tc>
          <w:tcPr>
            <w:tcW w:w="1129" w:type="dxa"/>
            <w:vAlign w:val="center"/>
          </w:tcPr>
          <w:p w14:paraId="591238D6">
            <w:pPr>
              <w:widowControl/>
              <w:ind w:firstLine="0" w:firstLineChars="0"/>
              <w:jc w:val="center"/>
              <w:rPr>
                <w:color w:val="000000"/>
                <w:kern w:val="0"/>
                <w:sz w:val="18"/>
              </w:rPr>
            </w:pPr>
            <w:r>
              <w:rPr>
                <w:color w:val="000000"/>
                <w:kern w:val="0"/>
                <w:sz w:val="18"/>
              </w:rPr>
              <w:t>72</w:t>
            </w:r>
          </w:p>
        </w:tc>
        <w:tc>
          <w:tcPr>
            <w:tcW w:w="1276" w:type="dxa"/>
            <w:vAlign w:val="center"/>
          </w:tcPr>
          <w:p w14:paraId="64FD6AD4">
            <w:pPr>
              <w:widowControl/>
              <w:ind w:firstLine="0" w:firstLineChars="0"/>
              <w:jc w:val="center"/>
              <w:rPr>
                <w:color w:val="000000"/>
                <w:kern w:val="0"/>
                <w:sz w:val="18"/>
              </w:rPr>
            </w:pPr>
            <w:r>
              <w:rPr>
                <w:color w:val="000000"/>
                <w:kern w:val="0"/>
                <w:sz w:val="18"/>
              </w:rPr>
              <w:t>7</w:t>
            </w:r>
          </w:p>
        </w:tc>
        <w:tc>
          <w:tcPr>
            <w:tcW w:w="1417" w:type="dxa"/>
            <w:vAlign w:val="center"/>
          </w:tcPr>
          <w:p w14:paraId="0110685E">
            <w:pPr>
              <w:widowControl/>
              <w:ind w:firstLine="0" w:firstLineChars="0"/>
              <w:jc w:val="center"/>
              <w:rPr>
                <w:color w:val="000000"/>
                <w:kern w:val="0"/>
                <w:sz w:val="18"/>
              </w:rPr>
            </w:pPr>
            <w:r>
              <w:rPr>
                <w:color w:val="000000"/>
                <w:kern w:val="0"/>
                <w:sz w:val="18"/>
              </w:rPr>
              <w:t>BPSK</w:t>
            </w:r>
          </w:p>
        </w:tc>
        <w:tc>
          <w:tcPr>
            <w:tcW w:w="1134" w:type="dxa"/>
            <w:vAlign w:val="center"/>
          </w:tcPr>
          <w:p w14:paraId="067D9A49">
            <w:pPr>
              <w:widowControl/>
              <w:ind w:firstLine="0" w:firstLineChars="0"/>
              <w:jc w:val="center"/>
              <w:rPr>
                <w:color w:val="000000"/>
                <w:kern w:val="0"/>
                <w:sz w:val="18"/>
              </w:rPr>
            </w:pPr>
            <w:r>
              <w:rPr>
                <w:color w:val="000000"/>
                <w:kern w:val="0"/>
                <w:sz w:val="18"/>
              </w:rPr>
              <w:t>1/2</w:t>
            </w:r>
          </w:p>
        </w:tc>
        <w:tc>
          <w:tcPr>
            <w:tcW w:w="1276" w:type="dxa"/>
            <w:vAlign w:val="center"/>
          </w:tcPr>
          <w:p w14:paraId="059D6853">
            <w:pPr>
              <w:widowControl/>
              <w:ind w:firstLine="0" w:firstLineChars="0"/>
              <w:jc w:val="center"/>
              <w:rPr>
                <w:color w:val="000000"/>
                <w:kern w:val="0"/>
                <w:sz w:val="18"/>
              </w:rPr>
            </w:pPr>
            <w:r>
              <w:rPr>
                <w:color w:val="000000"/>
                <w:kern w:val="0"/>
                <w:sz w:val="18"/>
              </w:rPr>
              <w:t>1</w:t>
            </w:r>
            <w:r>
              <w:rPr>
                <w:sz w:val="18"/>
              </w:rPr>
              <w:t>~</w:t>
            </w:r>
            <w:r>
              <w:rPr>
                <w:color w:val="000000"/>
                <w:kern w:val="0"/>
                <w:sz w:val="18"/>
              </w:rPr>
              <w:t>4</w:t>
            </w:r>
          </w:p>
        </w:tc>
      </w:tr>
      <w:tr w14:paraId="211CE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jc w:val="center"/>
        </w:trPr>
        <w:tc>
          <w:tcPr>
            <w:tcW w:w="1276" w:type="dxa"/>
            <w:shd w:val="clear" w:color="auto" w:fill="auto"/>
            <w:noWrap/>
            <w:vAlign w:val="center"/>
          </w:tcPr>
          <w:p w14:paraId="15871B11">
            <w:pPr>
              <w:widowControl/>
              <w:ind w:firstLine="0" w:firstLineChars="0"/>
              <w:jc w:val="center"/>
              <w:rPr>
                <w:color w:val="000000"/>
                <w:kern w:val="0"/>
                <w:sz w:val="18"/>
              </w:rPr>
            </w:pPr>
            <w:r>
              <w:rPr>
                <w:color w:val="000000"/>
                <w:kern w:val="0"/>
                <w:sz w:val="18"/>
              </w:rPr>
              <w:t>22</w:t>
            </w:r>
          </w:p>
        </w:tc>
        <w:tc>
          <w:tcPr>
            <w:tcW w:w="1129" w:type="dxa"/>
            <w:vAlign w:val="center"/>
          </w:tcPr>
          <w:p w14:paraId="7FEA0509">
            <w:pPr>
              <w:widowControl/>
              <w:ind w:firstLine="0" w:firstLineChars="0"/>
              <w:jc w:val="center"/>
              <w:rPr>
                <w:color w:val="000000"/>
                <w:kern w:val="0"/>
                <w:sz w:val="18"/>
              </w:rPr>
            </w:pPr>
            <w:r>
              <w:rPr>
                <w:color w:val="000000"/>
                <w:kern w:val="0"/>
                <w:sz w:val="18"/>
              </w:rPr>
              <w:t>72</w:t>
            </w:r>
          </w:p>
        </w:tc>
        <w:tc>
          <w:tcPr>
            <w:tcW w:w="1276" w:type="dxa"/>
            <w:vAlign w:val="center"/>
          </w:tcPr>
          <w:p w14:paraId="35FD68BA">
            <w:pPr>
              <w:widowControl/>
              <w:ind w:firstLine="0" w:firstLineChars="0"/>
              <w:jc w:val="center"/>
              <w:rPr>
                <w:color w:val="000000"/>
                <w:kern w:val="0"/>
                <w:sz w:val="18"/>
              </w:rPr>
            </w:pPr>
            <w:r>
              <w:rPr>
                <w:color w:val="000000"/>
                <w:kern w:val="0"/>
                <w:sz w:val="18"/>
              </w:rPr>
              <w:t>4</w:t>
            </w:r>
          </w:p>
        </w:tc>
        <w:tc>
          <w:tcPr>
            <w:tcW w:w="1417" w:type="dxa"/>
            <w:vAlign w:val="center"/>
          </w:tcPr>
          <w:p w14:paraId="24ECE1B9">
            <w:pPr>
              <w:widowControl/>
              <w:ind w:firstLine="0" w:firstLineChars="0"/>
              <w:jc w:val="center"/>
              <w:rPr>
                <w:color w:val="000000"/>
                <w:kern w:val="0"/>
                <w:sz w:val="18"/>
              </w:rPr>
            </w:pPr>
            <w:r>
              <w:rPr>
                <w:color w:val="000000"/>
                <w:kern w:val="0"/>
                <w:sz w:val="18"/>
              </w:rPr>
              <w:t>BPSK</w:t>
            </w:r>
          </w:p>
        </w:tc>
        <w:tc>
          <w:tcPr>
            <w:tcW w:w="1134" w:type="dxa"/>
            <w:vAlign w:val="center"/>
          </w:tcPr>
          <w:p w14:paraId="6EE6AFAE">
            <w:pPr>
              <w:widowControl/>
              <w:ind w:firstLine="0" w:firstLineChars="0"/>
              <w:jc w:val="center"/>
              <w:rPr>
                <w:color w:val="000000"/>
                <w:kern w:val="0"/>
                <w:sz w:val="18"/>
              </w:rPr>
            </w:pPr>
            <w:r>
              <w:rPr>
                <w:color w:val="000000"/>
                <w:kern w:val="0"/>
                <w:sz w:val="18"/>
              </w:rPr>
              <w:t>1/2</w:t>
            </w:r>
          </w:p>
        </w:tc>
        <w:tc>
          <w:tcPr>
            <w:tcW w:w="1276" w:type="dxa"/>
            <w:vAlign w:val="center"/>
          </w:tcPr>
          <w:p w14:paraId="4DAAD078">
            <w:pPr>
              <w:widowControl/>
              <w:ind w:firstLine="0" w:firstLineChars="0"/>
              <w:jc w:val="center"/>
              <w:rPr>
                <w:color w:val="000000"/>
                <w:kern w:val="0"/>
                <w:sz w:val="18"/>
              </w:rPr>
            </w:pPr>
            <w:r>
              <w:rPr>
                <w:color w:val="000000"/>
                <w:kern w:val="0"/>
                <w:sz w:val="18"/>
              </w:rPr>
              <w:t>1</w:t>
            </w:r>
            <w:r>
              <w:rPr>
                <w:sz w:val="18"/>
              </w:rPr>
              <w:t>~</w:t>
            </w:r>
            <w:r>
              <w:rPr>
                <w:color w:val="000000"/>
                <w:kern w:val="0"/>
                <w:sz w:val="18"/>
              </w:rPr>
              <w:t>4</w:t>
            </w:r>
          </w:p>
        </w:tc>
      </w:tr>
      <w:tr w14:paraId="0B486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jc w:val="center"/>
        </w:trPr>
        <w:tc>
          <w:tcPr>
            <w:tcW w:w="1276" w:type="dxa"/>
            <w:shd w:val="clear" w:color="auto" w:fill="auto"/>
            <w:noWrap/>
            <w:vAlign w:val="center"/>
          </w:tcPr>
          <w:p w14:paraId="4C84E3E0">
            <w:pPr>
              <w:widowControl/>
              <w:ind w:firstLine="0" w:firstLineChars="0"/>
              <w:jc w:val="center"/>
              <w:rPr>
                <w:color w:val="000000"/>
                <w:kern w:val="0"/>
                <w:sz w:val="18"/>
              </w:rPr>
            </w:pPr>
            <w:r>
              <w:rPr>
                <w:color w:val="000000"/>
                <w:kern w:val="0"/>
                <w:sz w:val="18"/>
              </w:rPr>
              <w:t>23</w:t>
            </w:r>
          </w:p>
        </w:tc>
        <w:tc>
          <w:tcPr>
            <w:tcW w:w="1129" w:type="dxa"/>
            <w:vAlign w:val="center"/>
          </w:tcPr>
          <w:p w14:paraId="0959B6F3">
            <w:pPr>
              <w:widowControl/>
              <w:ind w:firstLine="0" w:firstLineChars="0"/>
              <w:jc w:val="center"/>
              <w:rPr>
                <w:color w:val="000000"/>
                <w:kern w:val="0"/>
                <w:sz w:val="18"/>
              </w:rPr>
            </w:pPr>
            <w:r>
              <w:rPr>
                <w:color w:val="000000"/>
                <w:kern w:val="0"/>
                <w:sz w:val="18"/>
              </w:rPr>
              <w:t>72</w:t>
            </w:r>
          </w:p>
        </w:tc>
        <w:tc>
          <w:tcPr>
            <w:tcW w:w="1276" w:type="dxa"/>
            <w:vAlign w:val="center"/>
          </w:tcPr>
          <w:p w14:paraId="5E47297B">
            <w:pPr>
              <w:widowControl/>
              <w:ind w:firstLine="0" w:firstLineChars="0"/>
              <w:jc w:val="center"/>
              <w:rPr>
                <w:color w:val="000000"/>
                <w:kern w:val="0"/>
                <w:sz w:val="18"/>
              </w:rPr>
            </w:pPr>
            <w:r>
              <w:rPr>
                <w:color w:val="000000"/>
                <w:kern w:val="0"/>
                <w:sz w:val="18"/>
              </w:rPr>
              <w:t>2</w:t>
            </w:r>
          </w:p>
        </w:tc>
        <w:tc>
          <w:tcPr>
            <w:tcW w:w="1417" w:type="dxa"/>
            <w:vAlign w:val="center"/>
          </w:tcPr>
          <w:p w14:paraId="36C3E125">
            <w:pPr>
              <w:widowControl/>
              <w:ind w:firstLine="0" w:firstLineChars="0"/>
              <w:jc w:val="center"/>
              <w:rPr>
                <w:color w:val="000000"/>
                <w:kern w:val="0"/>
                <w:sz w:val="18"/>
              </w:rPr>
            </w:pPr>
            <w:r>
              <w:rPr>
                <w:color w:val="000000"/>
                <w:kern w:val="0"/>
                <w:sz w:val="18"/>
              </w:rPr>
              <w:t>BPSK</w:t>
            </w:r>
          </w:p>
        </w:tc>
        <w:tc>
          <w:tcPr>
            <w:tcW w:w="1134" w:type="dxa"/>
            <w:vAlign w:val="center"/>
          </w:tcPr>
          <w:p w14:paraId="44E3596D">
            <w:pPr>
              <w:widowControl/>
              <w:ind w:firstLine="0" w:firstLineChars="0"/>
              <w:jc w:val="center"/>
              <w:rPr>
                <w:color w:val="000000"/>
                <w:kern w:val="0"/>
                <w:sz w:val="18"/>
              </w:rPr>
            </w:pPr>
            <w:r>
              <w:rPr>
                <w:color w:val="000000"/>
                <w:kern w:val="0"/>
                <w:sz w:val="18"/>
              </w:rPr>
              <w:t>1/2</w:t>
            </w:r>
          </w:p>
        </w:tc>
        <w:tc>
          <w:tcPr>
            <w:tcW w:w="1276" w:type="dxa"/>
            <w:vAlign w:val="center"/>
          </w:tcPr>
          <w:p w14:paraId="3EFF0EDA">
            <w:pPr>
              <w:widowControl/>
              <w:ind w:firstLine="0" w:firstLineChars="0"/>
              <w:jc w:val="center"/>
              <w:rPr>
                <w:color w:val="000000"/>
                <w:kern w:val="0"/>
                <w:sz w:val="18"/>
              </w:rPr>
            </w:pPr>
            <w:r>
              <w:rPr>
                <w:color w:val="000000"/>
                <w:kern w:val="0"/>
                <w:sz w:val="18"/>
              </w:rPr>
              <w:t>1</w:t>
            </w:r>
            <w:r>
              <w:rPr>
                <w:sz w:val="18"/>
              </w:rPr>
              <w:t>~</w:t>
            </w:r>
            <w:r>
              <w:rPr>
                <w:color w:val="000000"/>
                <w:kern w:val="0"/>
                <w:sz w:val="18"/>
              </w:rPr>
              <w:t>4</w:t>
            </w:r>
          </w:p>
        </w:tc>
      </w:tr>
      <w:tr w14:paraId="5DC3B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jc w:val="center"/>
        </w:trPr>
        <w:tc>
          <w:tcPr>
            <w:tcW w:w="1276" w:type="dxa"/>
            <w:shd w:val="clear" w:color="auto" w:fill="auto"/>
            <w:noWrap/>
            <w:vAlign w:val="center"/>
          </w:tcPr>
          <w:p w14:paraId="6EB103DB">
            <w:pPr>
              <w:widowControl/>
              <w:ind w:firstLine="0" w:firstLineChars="0"/>
              <w:jc w:val="center"/>
              <w:rPr>
                <w:color w:val="000000"/>
                <w:kern w:val="0"/>
                <w:sz w:val="18"/>
              </w:rPr>
            </w:pPr>
            <w:r>
              <w:rPr>
                <w:color w:val="000000"/>
                <w:kern w:val="0"/>
                <w:sz w:val="18"/>
              </w:rPr>
              <w:t>24</w:t>
            </w:r>
          </w:p>
        </w:tc>
        <w:tc>
          <w:tcPr>
            <w:tcW w:w="1129" w:type="dxa"/>
            <w:vAlign w:val="center"/>
          </w:tcPr>
          <w:p w14:paraId="23BE6452">
            <w:pPr>
              <w:widowControl/>
              <w:ind w:firstLine="0" w:firstLineChars="0"/>
              <w:jc w:val="center"/>
              <w:rPr>
                <w:color w:val="000000"/>
                <w:kern w:val="0"/>
                <w:sz w:val="18"/>
              </w:rPr>
            </w:pPr>
            <w:r>
              <w:rPr>
                <w:color w:val="000000"/>
                <w:kern w:val="0"/>
                <w:sz w:val="18"/>
              </w:rPr>
              <w:t>72</w:t>
            </w:r>
          </w:p>
        </w:tc>
        <w:tc>
          <w:tcPr>
            <w:tcW w:w="1276" w:type="dxa"/>
            <w:vAlign w:val="center"/>
          </w:tcPr>
          <w:p w14:paraId="404E18D0">
            <w:pPr>
              <w:widowControl/>
              <w:ind w:firstLine="0" w:firstLineChars="0"/>
              <w:jc w:val="center"/>
              <w:rPr>
                <w:color w:val="000000"/>
                <w:kern w:val="0"/>
                <w:sz w:val="18"/>
              </w:rPr>
            </w:pPr>
            <w:r>
              <w:rPr>
                <w:color w:val="000000"/>
                <w:kern w:val="0"/>
                <w:sz w:val="18"/>
              </w:rPr>
              <w:t>1</w:t>
            </w:r>
          </w:p>
        </w:tc>
        <w:tc>
          <w:tcPr>
            <w:tcW w:w="1417" w:type="dxa"/>
            <w:vAlign w:val="center"/>
          </w:tcPr>
          <w:p w14:paraId="18047B07">
            <w:pPr>
              <w:widowControl/>
              <w:ind w:firstLine="0" w:firstLineChars="0"/>
              <w:jc w:val="center"/>
              <w:rPr>
                <w:color w:val="000000"/>
                <w:kern w:val="0"/>
                <w:sz w:val="18"/>
              </w:rPr>
            </w:pPr>
            <w:r>
              <w:rPr>
                <w:color w:val="000000"/>
                <w:kern w:val="0"/>
                <w:sz w:val="18"/>
              </w:rPr>
              <w:t>BPSK</w:t>
            </w:r>
          </w:p>
        </w:tc>
        <w:tc>
          <w:tcPr>
            <w:tcW w:w="1134" w:type="dxa"/>
            <w:vAlign w:val="center"/>
          </w:tcPr>
          <w:p w14:paraId="13198AAD">
            <w:pPr>
              <w:widowControl/>
              <w:ind w:firstLine="0" w:firstLineChars="0"/>
              <w:jc w:val="center"/>
              <w:rPr>
                <w:color w:val="000000"/>
                <w:kern w:val="0"/>
                <w:sz w:val="18"/>
              </w:rPr>
            </w:pPr>
            <w:r>
              <w:rPr>
                <w:color w:val="000000"/>
                <w:kern w:val="0"/>
                <w:sz w:val="18"/>
              </w:rPr>
              <w:t>1/2</w:t>
            </w:r>
          </w:p>
        </w:tc>
        <w:tc>
          <w:tcPr>
            <w:tcW w:w="1276" w:type="dxa"/>
            <w:vAlign w:val="center"/>
          </w:tcPr>
          <w:p w14:paraId="5959DD39">
            <w:pPr>
              <w:widowControl/>
              <w:ind w:firstLine="0" w:firstLineChars="0"/>
              <w:jc w:val="center"/>
              <w:rPr>
                <w:color w:val="000000"/>
                <w:kern w:val="0"/>
                <w:sz w:val="18"/>
              </w:rPr>
            </w:pPr>
            <w:r>
              <w:rPr>
                <w:color w:val="000000"/>
                <w:kern w:val="0"/>
                <w:sz w:val="18"/>
              </w:rPr>
              <w:t>1</w:t>
            </w:r>
            <w:r>
              <w:rPr>
                <w:sz w:val="18"/>
              </w:rPr>
              <w:t>~</w:t>
            </w:r>
            <w:r>
              <w:rPr>
                <w:color w:val="000000"/>
                <w:kern w:val="0"/>
                <w:sz w:val="18"/>
              </w:rPr>
              <w:t>4</w:t>
            </w:r>
          </w:p>
        </w:tc>
      </w:tr>
      <w:tr w14:paraId="550C0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jc w:val="center"/>
        </w:trPr>
        <w:tc>
          <w:tcPr>
            <w:tcW w:w="1276" w:type="dxa"/>
            <w:shd w:val="clear" w:color="auto" w:fill="auto"/>
            <w:noWrap/>
            <w:vAlign w:val="center"/>
          </w:tcPr>
          <w:p w14:paraId="5315AE80">
            <w:pPr>
              <w:widowControl/>
              <w:ind w:firstLine="0" w:firstLineChars="0"/>
              <w:jc w:val="center"/>
              <w:rPr>
                <w:color w:val="000000"/>
                <w:kern w:val="0"/>
                <w:sz w:val="18"/>
              </w:rPr>
            </w:pPr>
            <w:r>
              <w:rPr>
                <w:color w:val="000000"/>
                <w:kern w:val="0"/>
                <w:sz w:val="18"/>
              </w:rPr>
              <w:t>25</w:t>
            </w:r>
          </w:p>
        </w:tc>
        <w:tc>
          <w:tcPr>
            <w:tcW w:w="1129" w:type="dxa"/>
            <w:vAlign w:val="center"/>
          </w:tcPr>
          <w:p w14:paraId="636E6618">
            <w:pPr>
              <w:widowControl/>
              <w:ind w:firstLine="0" w:firstLineChars="0"/>
              <w:jc w:val="center"/>
              <w:rPr>
                <w:color w:val="000000"/>
                <w:kern w:val="0"/>
                <w:sz w:val="18"/>
              </w:rPr>
            </w:pPr>
            <w:r>
              <w:rPr>
                <w:color w:val="000000"/>
                <w:kern w:val="0"/>
                <w:sz w:val="18"/>
              </w:rPr>
              <w:t>72</w:t>
            </w:r>
          </w:p>
        </w:tc>
        <w:tc>
          <w:tcPr>
            <w:tcW w:w="1276" w:type="dxa"/>
            <w:vAlign w:val="center"/>
          </w:tcPr>
          <w:p w14:paraId="133F1FBF">
            <w:pPr>
              <w:widowControl/>
              <w:ind w:firstLine="0" w:firstLineChars="0"/>
              <w:jc w:val="center"/>
              <w:rPr>
                <w:color w:val="000000"/>
                <w:kern w:val="0"/>
                <w:sz w:val="18"/>
              </w:rPr>
            </w:pPr>
            <w:r>
              <w:rPr>
                <w:color w:val="000000"/>
                <w:kern w:val="0"/>
                <w:sz w:val="18"/>
              </w:rPr>
              <w:t>1</w:t>
            </w:r>
          </w:p>
        </w:tc>
        <w:tc>
          <w:tcPr>
            <w:tcW w:w="1417" w:type="dxa"/>
            <w:vAlign w:val="center"/>
          </w:tcPr>
          <w:p w14:paraId="41892AF8">
            <w:pPr>
              <w:widowControl/>
              <w:ind w:firstLine="0" w:firstLineChars="0"/>
              <w:jc w:val="center"/>
              <w:rPr>
                <w:color w:val="000000"/>
                <w:kern w:val="0"/>
                <w:sz w:val="18"/>
              </w:rPr>
            </w:pPr>
            <w:r>
              <w:rPr>
                <w:color w:val="000000"/>
                <w:kern w:val="0"/>
                <w:sz w:val="18"/>
              </w:rPr>
              <w:t>QPSK</w:t>
            </w:r>
          </w:p>
        </w:tc>
        <w:tc>
          <w:tcPr>
            <w:tcW w:w="1134" w:type="dxa"/>
            <w:vAlign w:val="center"/>
          </w:tcPr>
          <w:p w14:paraId="43481D52">
            <w:pPr>
              <w:widowControl/>
              <w:ind w:firstLine="0" w:firstLineChars="0"/>
              <w:jc w:val="center"/>
              <w:rPr>
                <w:color w:val="000000"/>
                <w:kern w:val="0"/>
                <w:sz w:val="18"/>
              </w:rPr>
            </w:pPr>
            <w:r>
              <w:rPr>
                <w:color w:val="000000"/>
                <w:kern w:val="0"/>
                <w:sz w:val="18"/>
              </w:rPr>
              <w:t>1/2</w:t>
            </w:r>
          </w:p>
        </w:tc>
        <w:tc>
          <w:tcPr>
            <w:tcW w:w="1276" w:type="dxa"/>
            <w:vAlign w:val="center"/>
          </w:tcPr>
          <w:p w14:paraId="235430A9">
            <w:pPr>
              <w:widowControl/>
              <w:ind w:firstLine="0" w:firstLineChars="0"/>
              <w:jc w:val="center"/>
              <w:rPr>
                <w:color w:val="000000"/>
                <w:kern w:val="0"/>
                <w:sz w:val="18"/>
              </w:rPr>
            </w:pPr>
            <w:r>
              <w:rPr>
                <w:color w:val="000000"/>
                <w:kern w:val="0"/>
                <w:sz w:val="18"/>
              </w:rPr>
              <w:t>1</w:t>
            </w:r>
            <w:r>
              <w:rPr>
                <w:sz w:val="18"/>
              </w:rPr>
              <w:t>~</w:t>
            </w:r>
            <w:r>
              <w:rPr>
                <w:color w:val="000000"/>
                <w:kern w:val="0"/>
                <w:sz w:val="18"/>
              </w:rPr>
              <w:t>4</w:t>
            </w:r>
          </w:p>
        </w:tc>
      </w:tr>
      <w:tr w14:paraId="36D35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jc w:val="center"/>
        </w:trPr>
        <w:tc>
          <w:tcPr>
            <w:tcW w:w="1276" w:type="dxa"/>
            <w:shd w:val="clear" w:color="auto" w:fill="auto"/>
            <w:noWrap/>
            <w:vAlign w:val="center"/>
          </w:tcPr>
          <w:p w14:paraId="03803AA1">
            <w:pPr>
              <w:widowControl/>
              <w:ind w:firstLine="0" w:firstLineChars="0"/>
              <w:jc w:val="center"/>
              <w:rPr>
                <w:color w:val="000000"/>
                <w:kern w:val="0"/>
                <w:sz w:val="18"/>
              </w:rPr>
            </w:pPr>
            <w:r>
              <w:rPr>
                <w:color w:val="000000"/>
                <w:kern w:val="0"/>
                <w:sz w:val="18"/>
              </w:rPr>
              <w:t>26</w:t>
            </w:r>
          </w:p>
        </w:tc>
        <w:tc>
          <w:tcPr>
            <w:tcW w:w="1129" w:type="dxa"/>
            <w:vAlign w:val="center"/>
          </w:tcPr>
          <w:p w14:paraId="447947A8">
            <w:pPr>
              <w:widowControl/>
              <w:ind w:firstLine="0" w:firstLineChars="0"/>
              <w:jc w:val="center"/>
              <w:rPr>
                <w:color w:val="000000"/>
                <w:kern w:val="0"/>
                <w:sz w:val="18"/>
              </w:rPr>
            </w:pPr>
            <w:r>
              <w:rPr>
                <w:color w:val="000000"/>
                <w:kern w:val="0"/>
                <w:sz w:val="18"/>
              </w:rPr>
              <w:t>16</w:t>
            </w:r>
          </w:p>
        </w:tc>
        <w:tc>
          <w:tcPr>
            <w:tcW w:w="1276" w:type="dxa"/>
            <w:vAlign w:val="center"/>
          </w:tcPr>
          <w:p w14:paraId="13C3F24B">
            <w:pPr>
              <w:widowControl/>
              <w:ind w:firstLine="0" w:firstLineChars="0"/>
              <w:jc w:val="center"/>
              <w:rPr>
                <w:color w:val="000000"/>
                <w:kern w:val="0"/>
                <w:sz w:val="18"/>
              </w:rPr>
            </w:pPr>
            <w:r>
              <w:rPr>
                <w:color w:val="000000"/>
                <w:kern w:val="0"/>
                <w:sz w:val="18"/>
              </w:rPr>
              <w:t>7</w:t>
            </w:r>
          </w:p>
        </w:tc>
        <w:tc>
          <w:tcPr>
            <w:tcW w:w="1417" w:type="dxa"/>
            <w:vAlign w:val="center"/>
          </w:tcPr>
          <w:p w14:paraId="418B7D7D">
            <w:pPr>
              <w:widowControl/>
              <w:ind w:firstLine="0" w:firstLineChars="0"/>
              <w:jc w:val="center"/>
              <w:rPr>
                <w:color w:val="000000"/>
                <w:kern w:val="0"/>
                <w:sz w:val="18"/>
              </w:rPr>
            </w:pPr>
            <w:r>
              <w:rPr>
                <w:color w:val="000000"/>
                <w:kern w:val="0"/>
                <w:sz w:val="18"/>
              </w:rPr>
              <w:t>BPSK</w:t>
            </w:r>
          </w:p>
        </w:tc>
        <w:tc>
          <w:tcPr>
            <w:tcW w:w="1134" w:type="dxa"/>
            <w:vAlign w:val="center"/>
          </w:tcPr>
          <w:p w14:paraId="61B8F6A1">
            <w:pPr>
              <w:widowControl/>
              <w:ind w:firstLine="0" w:firstLineChars="0"/>
              <w:jc w:val="center"/>
              <w:rPr>
                <w:color w:val="000000"/>
                <w:kern w:val="0"/>
                <w:sz w:val="18"/>
              </w:rPr>
            </w:pPr>
            <w:r>
              <w:rPr>
                <w:color w:val="000000"/>
                <w:kern w:val="0"/>
                <w:sz w:val="18"/>
              </w:rPr>
              <w:t>1/2</w:t>
            </w:r>
          </w:p>
        </w:tc>
        <w:tc>
          <w:tcPr>
            <w:tcW w:w="1276" w:type="dxa"/>
            <w:vAlign w:val="center"/>
          </w:tcPr>
          <w:p w14:paraId="6F6A4B7D">
            <w:pPr>
              <w:widowControl/>
              <w:ind w:firstLine="0" w:firstLineChars="0"/>
              <w:jc w:val="center"/>
              <w:rPr>
                <w:color w:val="000000"/>
                <w:kern w:val="0"/>
                <w:sz w:val="18"/>
              </w:rPr>
            </w:pPr>
            <w:r>
              <w:rPr>
                <w:color w:val="000000"/>
                <w:kern w:val="0"/>
                <w:sz w:val="18"/>
              </w:rPr>
              <w:t>1</w:t>
            </w:r>
            <w:r>
              <w:rPr>
                <w:sz w:val="18"/>
              </w:rPr>
              <w:t>~</w:t>
            </w:r>
            <w:r>
              <w:rPr>
                <w:color w:val="000000"/>
                <w:kern w:val="0"/>
                <w:sz w:val="18"/>
              </w:rPr>
              <w:t>4</w:t>
            </w:r>
          </w:p>
        </w:tc>
      </w:tr>
      <w:tr w14:paraId="21B09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jc w:val="center"/>
        </w:trPr>
        <w:tc>
          <w:tcPr>
            <w:tcW w:w="1276" w:type="dxa"/>
            <w:shd w:val="clear" w:color="auto" w:fill="auto"/>
            <w:noWrap/>
            <w:vAlign w:val="center"/>
          </w:tcPr>
          <w:p w14:paraId="31089F24">
            <w:pPr>
              <w:widowControl/>
              <w:ind w:firstLine="0" w:firstLineChars="0"/>
              <w:jc w:val="center"/>
              <w:rPr>
                <w:color w:val="000000"/>
                <w:kern w:val="0"/>
                <w:sz w:val="18"/>
              </w:rPr>
            </w:pPr>
            <w:r>
              <w:rPr>
                <w:color w:val="000000"/>
                <w:kern w:val="0"/>
                <w:sz w:val="18"/>
              </w:rPr>
              <w:t>27</w:t>
            </w:r>
          </w:p>
        </w:tc>
        <w:tc>
          <w:tcPr>
            <w:tcW w:w="1129" w:type="dxa"/>
            <w:vAlign w:val="center"/>
          </w:tcPr>
          <w:p w14:paraId="28293F65">
            <w:pPr>
              <w:widowControl/>
              <w:ind w:firstLine="0" w:firstLineChars="0"/>
              <w:jc w:val="center"/>
              <w:rPr>
                <w:color w:val="000000"/>
                <w:kern w:val="0"/>
                <w:sz w:val="18"/>
              </w:rPr>
            </w:pPr>
            <w:r>
              <w:rPr>
                <w:color w:val="000000"/>
                <w:kern w:val="0"/>
                <w:sz w:val="18"/>
              </w:rPr>
              <w:t>16</w:t>
            </w:r>
          </w:p>
        </w:tc>
        <w:tc>
          <w:tcPr>
            <w:tcW w:w="1276" w:type="dxa"/>
            <w:vAlign w:val="center"/>
          </w:tcPr>
          <w:p w14:paraId="17324EB2">
            <w:pPr>
              <w:widowControl/>
              <w:ind w:firstLine="0" w:firstLineChars="0"/>
              <w:jc w:val="center"/>
              <w:rPr>
                <w:color w:val="000000"/>
                <w:kern w:val="0"/>
                <w:sz w:val="18"/>
              </w:rPr>
            </w:pPr>
            <w:r>
              <w:rPr>
                <w:color w:val="000000"/>
                <w:kern w:val="0"/>
                <w:sz w:val="18"/>
              </w:rPr>
              <w:t>4</w:t>
            </w:r>
          </w:p>
        </w:tc>
        <w:tc>
          <w:tcPr>
            <w:tcW w:w="1417" w:type="dxa"/>
            <w:vAlign w:val="center"/>
          </w:tcPr>
          <w:p w14:paraId="10BE5005">
            <w:pPr>
              <w:widowControl/>
              <w:ind w:firstLine="0" w:firstLineChars="0"/>
              <w:jc w:val="center"/>
              <w:rPr>
                <w:color w:val="000000"/>
                <w:kern w:val="0"/>
                <w:sz w:val="18"/>
              </w:rPr>
            </w:pPr>
            <w:r>
              <w:rPr>
                <w:color w:val="000000"/>
                <w:kern w:val="0"/>
                <w:sz w:val="18"/>
              </w:rPr>
              <w:t>BPSK</w:t>
            </w:r>
          </w:p>
        </w:tc>
        <w:tc>
          <w:tcPr>
            <w:tcW w:w="1134" w:type="dxa"/>
            <w:vAlign w:val="center"/>
          </w:tcPr>
          <w:p w14:paraId="707629B4">
            <w:pPr>
              <w:widowControl/>
              <w:ind w:firstLine="0" w:firstLineChars="0"/>
              <w:jc w:val="center"/>
              <w:rPr>
                <w:color w:val="000000"/>
                <w:kern w:val="0"/>
                <w:sz w:val="18"/>
              </w:rPr>
            </w:pPr>
            <w:r>
              <w:rPr>
                <w:color w:val="000000"/>
                <w:kern w:val="0"/>
                <w:sz w:val="18"/>
              </w:rPr>
              <w:t>1/2</w:t>
            </w:r>
          </w:p>
        </w:tc>
        <w:tc>
          <w:tcPr>
            <w:tcW w:w="1276" w:type="dxa"/>
            <w:vAlign w:val="center"/>
          </w:tcPr>
          <w:p w14:paraId="299BA377">
            <w:pPr>
              <w:widowControl/>
              <w:ind w:firstLine="0" w:firstLineChars="0"/>
              <w:jc w:val="center"/>
              <w:rPr>
                <w:color w:val="000000"/>
                <w:kern w:val="0"/>
                <w:sz w:val="18"/>
              </w:rPr>
            </w:pPr>
            <w:r>
              <w:rPr>
                <w:color w:val="000000"/>
                <w:kern w:val="0"/>
                <w:sz w:val="18"/>
              </w:rPr>
              <w:t>1</w:t>
            </w:r>
            <w:r>
              <w:rPr>
                <w:sz w:val="18"/>
              </w:rPr>
              <w:t>~</w:t>
            </w:r>
            <w:r>
              <w:rPr>
                <w:color w:val="000000"/>
                <w:kern w:val="0"/>
                <w:sz w:val="18"/>
              </w:rPr>
              <w:t>4</w:t>
            </w:r>
          </w:p>
        </w:tc>
      </w:tr>
    </w:tbl>
    <w:p w14:paraId="5ECBBD4C">
      <w:pPr>
        <w:spacing w:before="313" w:beforeLines="100"/>
        <w:ind w:firstLine="420"/>
      </w:pPr>
      <w:r>
        <w:t>ROBO</w:t>
      </w:r>
      <w:r>
        <w:rPr>
          <w:rFonts w:hint="eastAsia"/>
        </w:rPr>
        <w:t>交织根据所选的</w:t>
      </w:r>
      <w:r>
        <w:t>ROBO</w:t>
      </w:r>
      <w:r>
        <w:rPr>
          <w:rFonts w:hint="eastAsia"/>
        </w:rPr>
        <w:t>模式不同，将原始数据拷贝的次数不同。</w:t>
      </w:r>
    </w:p>
    <w:p w14:paraId="4A77D728">
      <w:pPr>
        <w:ind w:firstLine="420"/>
      </w:pPr>
      <w:r>
        <w:rPr>
          <w:rFonts w:hint="eastAsia"/>
        </w:rPr>
        <w:t>对于OFDMA数据帧和拷贝次数大于1的MIMO数据帧，每个PB单独加填充比特，每个PB占整数个OFDM符号。</w:t>
      </w:r>
    </w:p>
    <w:p w14:paraId="7A32313D">
      <w:pPr>
        <w:ind w:firstLine="420"/>
        <w:rPr>
          <w:ins w:id="371" w:author="Gutingting " w:date="2026-02-12T15:03:27Z"/>
          <w:rFonts w:hint="eastAsia"/>
        </w:rPr>
      </w:pPr>
      <w:r>
        <w:rPr>
          <w:rFonts w:hint="eastAsia"/>
        </w:rPr>
        <w:t>如果</w:t>
      </w:r>
      <w:r>
        <w:t>Vint(i)</w:t>
      </w:r>
      <w:r>
        <w:rPr>
          <w:rFonts w:hint="eastAsia"/>
        </w:rPr>
        <w:t>表示信道交织器输出的比特，</w:t>
      </w:r>
      <w:r>
        <w:t>ROBO</w:t>
      </w:r>
      <w:r>
        <w:rPr>
          <w:rFonts w:hint="eastAsia"/>
        </w:rPr>
        <w:t>交织输出的比特序列</w:t>
      </w:r>
      <w:r>
        <w:t>Vrobo_int(i)</w:t>
      </w:r>
      <w:r>
        <w:rPr>
          <w:rFonts w:hint="eastAsia"/>
        </w:rPr>
        <w:t>将由下面得出。</w:t>
      </w:r>
      <m:oMath>
        <m:r>
          <m:rPr>
            <m:sty m:val="p"/>
          </m:rPr>
          <w:rPr>
            <w:rFonts w:ascii="Cambria Math" w:hAnsi="Cambria Math"/>
          </w:rPr>
          <m:t>x=</m:t>
        </m:r>
        <m:d>
          <m:dPr>
            <m:begChr m:val="⌊"/>
            <m:endChr m:val="⌋"/>
            <m:ctrlPr>
              <w:rPr>
                <w:rFonts w:ascii="Cambria Math" w:hAnsi="Cambria Math"/>
              </w:rPr>
            </m:ctrlPr>
          </m:dPr>
          <m:e>
            <m:r>
              <m:rPr>
                <m:sty m:val="p"/>
              </m:rPr>
              <w:rPr>
                <w:rFonts w:ascii="Cambria Math" w:hAnsi="Cambria Math"/>
              </w:rPr>
              <m:t>a</m:t>
            </m:r>
            <m:ctrlPr>
              <w:rPr>
                <w:rFonts w:ascii="Cambria Math" w:hAnsi="Cambria Math"/>
              </w:rPr>
            </m:ctrlPr>
          </m:e>
        </m:d>
      </m:oMath>
      <w:r>
        <w:rPr>
          <w:rFonts w:hint="eastAsia"/>
        </w:rPr>
        <w:t>表示</w:t>
      </w:r>
      <w:r>
        <w:t>x</w:t>
      </w:r>
      <w:r>
        <w:rPr>
          <w:rFonts w:hint="eastAsia"/>
        </w:rPr>
        <w:t>取值为小于等于</w:t>
      </w:r>
      <w:r>
        <w:t>a</w:t>
      </w:r>
      <w:r>
        <w:rPr>
          <w:rFonts w:hint="eastAsia"/>
        </w:rPr>
        <w:t>的最大整数，即向下取整。</w:t>
      </w:r>
      <w:r>
        <w:t>ROBO</w:t>
      </w:r>
      <w:r>
        <w:rPr>
          <w:rFonts w:hint="eastAsia"/>
        </w:rPr>
        <w:t>参数如</w:t>
      </w:r>
      <w:r>
        <w:fldChar w:fldCharType="begin"/>
      </w:r>
      <w:r>
        <w:instrText xml:space="preserve"> </w:instrText>
      </w:r>
      <w:r>
        <w:rPr>
          <w:rFonts w:hint="eastAsia"/>
        </w:rPr>
        <w:instrText xml:space="preserve">REF _Ref56699022 \h</w:instrText>
      </w:r>
      <w:r>
        <w:instrText xml:space="preserve">  \* MERGEFORMAT </w:instrText>
      </w:r>
      <w:r>
        <w:fldChar w:fldCharType="separate"/>
      </w:r>
      <w:r>
        <w:t>图 13</w:t>
      </w:r>
      <w:r>
        <w:fldChar w:fldCharType="end"/>
      </w:r>
      <w:r>
        <w:rPr>
          <w:rFonts w:hint="eastAsia"/>
        </w:rPr>
        <w:t>所示。</w:t>
      </w:r>
    </w:p>
    <w:p w14:paraId="36167907">
      <w:pPr>
        <w:pStyle w:val="2"/>
        <w:rPr>
          <w:sz w:val="21"/>
          <w:szCs w:val="21"/>
        </w:rPr>
      </w:pPr>
      <w:r>
        <w:commentReference w:id="8"/>
      </w:r>
    </w:p>
    <w:p w14:paraId="59845BBA">
      <w:pPr>
        <w:widowControl/>
        <w:tabs>
          <w:tab w:val="center" w:pos="4201"/>
          <w:tab w:val="right" w:leader="dot" w:pos="9298"/>
        </w:tabs>
        <w:autoSpaceDE w:val="0"/>
        <w:autoSpaceDN w:val="0"/>
        <w:ind w:firstLine="420"/>
        <w:rPr>
          <w:kern w:val="0"/>
          <w:szCs w:val="20"/>
        </w:rPr>
      </w:pPr>
      <w:r>
        <w:rPr>
          <w:kern w:val="0"/>
          <w:szCs w:val="20"/>
        </w:rPr>
        <w:object>
          <v:shape id="_x0000_i1052" o:spt="75" type="#_x0000_t75" style="height:63.35pt;width:417pt;" o:ole="t" filled="f" o:preferrelative="t" stroked="f" coordsize="21600,21600">
            <v:path/>
            <v:fill on="f" focussize="0,0"/>
            <v:stroke on="f" joinstyle="miter"/>
            <v:imagedata r:id="rId87" o:title=""/>
            <o:lock v:ext="edit" aspectratio="t"/>
            <w10:wrap type="none"/>
            <w10:anchorlock/>
          </v:shape>
          <o:OLEObject Type="Embed" ProgID="Visio.Drawing.11" ShapeID="_x0000_i1052" DrawAspect="Content" ObjectID="_1468075752">
            <o:LockedField>false</o:LockedField>
          </o:OLEObject>
        </w:object>
      </w:r>
    </w:p>
    <w:p w14:paraId="6D44329E">
      <w:pPr>
        <w:widowControl/>
        <w:tabs>
          <w:tab w:val="center" w:pos="4201"/>
          <w:tab w:val="right" w:leader="dot" w:pos="9298"/>
        </w:tabs>
        <w:autoSpaceDE w:val="0"/>
        <w:autoSpaceDN w:val="0"/>
        <w:ind w:firstLine="420"/>
        <w:jc w:val="center"/>
        <w:rPr>
          <w:rFonts w:hint="eastAsia" w:ascii="黑体" w:hAnsi="黑体" w:eastAsia="黑体" w:cs="黑体"/>
          <w:kern w:val="0"/>
          <w:szCs w:val="20"/>
        </w:rPr>
      </w:pPr>
      <w:bookmarkStart w:id="266" w:name="_Ref56699022"/>
      <w:bookmarkStart w:id="267" w:name="_Toc403585524"/>
      <w:bookmarkStart w:id="268" w:name="_Toc402983121"/>
      <w:bookmarkStart w:id="269" w:name="_Toc402984053"/>
      <w:bookmarkStart w:id="270" w:name="_Toc402983587"/>
      <w:bookmarkStart w:id="271" w:name="_Ref402982434"/>
      <w:bookmarkStart w:id="272" w:name="_Toc408860149"/>
      <w:bookmarkStart w:id="273" w:name="_Toc403570566"/>
      <w:bookmarkStart w:id="274" w:name="_Toc405476874"/>
      <w:r>
        <w:rPr>
          <w:kern w:val="0"/>
          <w:szCs w:val="20"/>
        </w:rPr>
        <w:t xml:space="preserve">图 </w:t>
      </w:r>
      <w:r>
        <w:rPr>
          <w:kern w:val="0"/>
          <w:szCs w:val="20"/>
        </w:rPr>
        <w:fldChar w:fldCharType="begin"/>
      </w:r>
      <w:r>
        <w:rPr>
          <w:kern w:val="0"/>
          <w:szCs w:val="20"/>
        </w:rPr>
        <w:instrText xml:space="preserve"> SEQ 图 \* ARABIC </w:instrText>
      </w:r>
      <w:r>
        <w:rPr>
          <w:kern w:val="0"/>
          <w:szCs w:val="20"/>
        </w:rPr>
        <w:fldChar w:fldCharType="separate"/>
      </w:r>
      <w:r>
        <w:rPr>
          <w:kern w:val="0"/>
          <w:szCs w:val="20"/>
        </w:rPr>
        <w:t>13</w:t>
      </w:r>
      <w:r>
        <w:rPr>
          <w:kern w:val="0"/>
          <w:szCs w:val="20"/>
        </w:rPr>
        <w:fldChar w:fldCharType="end"/>
      </w:r>
      <w:bookmarkEnd w:id="266"/>
      <w:r>
        <w:rPr>
          <w:rFonts w:hint="eastAsia" w:ascii="黑体" w:hAnsi="黑体" w:eastAsia="黑体" w:cs="黑体"/>
          <w:kern w:val="0"/>
          <w:szCs w:val="20"/>
        </w:rPr>
        <w:t xml:space="preserve"> ROBO参数的图示</w:t>
      </w:r>
      <w:bookmarkEnd w:id="267"/>
      <w:bookmarkEnd w:id="268"/>
      <w:bookmarkEnd w:id="269"/>
      <w:bookmarkEnd w:id="270"/>
      <w:bookmarkEnd w:id="271"/>
      <w:bookmarkEnd w:id="272"/>
      <w:bookmarkEnd w:id="273"/>
      <w:bookmarkEnd w:id="274"/>
    </w:p>
    <w:p w14:paraId="572BB9F2">
      <w:pPr>
        <w:numPr>
          <w:ilvl w:val="0"/>
          <w:numId w:val="49"/>
        </w:numPr>
        <w:tabs>
          <w:tab w:val="left" w:pos="425"/>
          <w:tab w:val="clear" w:pos="420"/>
        </w:tabs>
        <w:ind w:firstLine="1" w:firstLineChars="0"/>
      </w:pPr>
      <w:r>
        <w:rPr>
          <w:rFonts w:hint="eastAsia"/>
        </w:rPr>
        <w:t>变量定义</w:t>
      </w:r>
    </w:p>
    <w:p w14:paraId="19199090">
      <w:pPr>
        <w:ind w:firstLine="420"/>
      </w:pPr>
      <m:oMath>
        <m:sSub>
          <m:sSubPr>
            <m:ctrlPr>
              <w:rPr>
                <w:rFonts w:ascii="Cambria Math" w:hAnsi="Cambria Math"/>
                <w:i/>
                <w:iCs/>
              </w:rPr>
            </m:ctrlPr>
          </m:sSubPr>
          <m:e>
            <m:r>
              <m:rPr/>
              <w:rPr>
                <w:rFonts w:hint="default" w:ascii="Cambria Math" w:hAnsi="Cambria Math"/>
              </w:rPr>
              <m:t>N</m:t>
            </m:r>
            <m:ctrlPr>
              <w:rPr>
                <w:rFonts w:ascii="Cambria Math" w:hAnsi="Cambria Math"/>
                <w:i/>
                <w:iCs/>
              </w:rPr>
            </m:ctrlPr>
          </m:e>
          <m:sub>
            <m:r>
              <m:rPr/>
              <w:rPr>
                <w:rFonts w:hint="default" w:ascii="Cambria Math" w:hAnsi="Cambria Math"/>
              </w:rPr>
              <m:t>raw</m:t>
            </m:r>
            <m:ctrlPr>
              <w:rPr>
                <w:rFonts w:ascii="Cambria Math" w:hAnsi="Cambria Math"/>
                <w:i/>
                <w:iCs/>
              </w:rPr>
            </m:ctrlPr>
          </m:sub>
        </m:sSub>
      </m:oMath>
      <w:r>
        <w:rPr>
          <w:rFonts w:hint="eastAsia"/>
        </w:rPr>
        <w:fldChar w:fldCharType="begin"/>
      </w:r>
      <w:r>
        <w:instrText xml:space="preserve"> QUOTE </w:instrText>
      </w:r>
      <w:r>
        <w:pict>
          <v:shape id="_x0000_i1053" o:spt="75" type="#_x0000_t75" style="height:12.1pt;width:21.3pt;" filled="f" o:preferrelative="t" stroked="f" coordsize="21600,21600" equationxml="&lt;">
            <v:path/>
            <v:fill on="f" focussize="0,0"/>
            <v:stroke on="f" joinstyle="miter"/>
            <v:imagedata r:id="rId88" chromakey="#FFFFFF" o:title=""/>
            <o:lock v:ext="edit" aspectratio="t"/>
            <w10:wrap type="none"/>
            <w10:anchorlock/>
          </v:shape>
        </w:pict>
      </w:r>
      <w:r>
        <w:instrText xml:space="preserve">  \* MERGEFORMAT </w:instrText>
      </w:r>
      <w:r>
        <w:rPr>
          <w:rFonts w:hint="eastAsia"/>
        </w:rPr>
        <w:fldChar w:fldCharType="end"/>
      </w:r>
      <w:r>
        <w:rPr>
          <w:rFonts w:hint="eastAsia"/>
        </w:rPr>
        <w:t>是一个PB块经过信道交织器输出的数据比特数，包括信息和校验比特。</w:t>
      </w:r>
    </w:p>
    <w:p w14:paraId="029AA27B">
      <w:pPr>
        <w:ind w:firstLine="420"/>
      </w:pPr>
      <m:oMath>
        <m:sSub>
          <m:sSubPr>
            <m:ctrlPr>
              <w:rPr>
                <w:rFonts w:ascii="Cambria Math" w:hAnsi="Cambria Math"/>
                <w:i/>
                <w:iCs/>
              </w:rPr>
            </m:ctrlPr>
          </m:sSubPr>
          <m:e>
            <m:r>
              <m:rPr/>
              <w:rPr>
                <w:rFonts w:hint="default" w:ascii="Cambria Math" w:hAnsi="Cambria Math"/>
              </w:rPr>
              <m:t>N</m:t>
            </m:r>
            <m:ctrlPr>
              <w:rPr>
                <w:rFonts w:ascii="Cambria Math" w:hAnsi="Cambria Math"/>
                <w:i/>
                <w:iCs/>
              </w:rPr>
            </m:ctrlPr>
          </m:e>
          <m:sub>
            <m:r>
              <m:rPr/>
              <w:rPr>
                <w:rFonts w:hint="default" w:ascii="Cambria Math" w:hAnsi="Cambria Math"/>
              </w:rPr>
              <m:t>carrier</m:t>
            </m:r>
            <m:ctrlPr>
              <w:rPr>
                <w:rFonts w:ascii="Cambria Math" w:hAnsi="Cambria Math"/>
                <w:i/>
                <w:iCs/>
              </w:rPr>
            </m:ctrlPr>
          </m:sub>
        </m:sSub>
      </m:oMath>
      <w:r>
        <w:rPr>
          <w:rFonts w:hint="eastAsia"/>
        </w:rPr>
        <w:t>是有效子载波数，即带宽对应的子载波个数。当用于OFDMA场景时，</w:t>
      </w:r>
      <m:oMath>
        <m:sSub>
          <m:sSubPr>
            <m:ctrlPr>
              <w:rPr>
                <w:rFonts w:ascii="Cambria Math" w:hAnsi="Cambria Math"/>
                <w:i/>
                <w:iCs/>
              </w:rPr>
            </m:ctrlPr>
          </m:sSubPr>
          <m:e>
            <m:r>
              <m:rPr/>
              <w:rPr>
                <w:rFonts w:hint="default" w:ascii="Cambria Math" w:hAnsi="Cambria Math"/>
              </w:rPr>
              <m:t>N</m:t>
            </m:r>
            <m:ctrlPr>
              <w:rPr>
                <w:rFonts w:ascii="Cambria Math" w:hAnsi="Cambria Math"/>
                <w:i/>
                <w:iCs/>
              </w:rPr>
            </m:ctrlPr>
          </m:e>
          <m:sub>
            <m:r>
              <m:rPr/>
              <w:rPr>
                <w:rFonts w:hint="default" w:ascii="Cambria Math" w:hAnsi="Cambria Math"/>
              </w:rPr>
              <m:t>carrier</m:t>
            </m:r>
            <m:ctrlPr>
              <w:rPr>
                <w:rFonts w:ascii="Cambria Math" w:hAnsi="Cambria Math"/>
                <w:i/>
                <w:iCs/>
              </w:rPr>
            </m:ctrlPr>
          </m:sub>
        </m:sSub>
      </m:oMath>
      <w:r>
        <w:rPr>
          <w:rFonts w:hint="eastAsia"/>
        </w:rPr>
        <w:t>是分配给该站点的RU对应的子载波个数。如果配置了</w:t>
      </w:r>
      <w:r>
        <w:t>Broadcast_Tone_Mask</w:t>
      </w:r>
      <w:r>
        <w:rPr>
          <w:rFonts w:hint="eastAsia"/>
        </w:rPr>
        <w:t>表，则不包含被屏蔽的子载波。</w:t>
      </w:r>
    </w:p>
    <w:p w14:paraId="483E65FD">
      <w:pPr>
        <w:ind w:firstLine="420"/>
      </w:pPr>
      <m:oMath>
        <m:sSub>
          <m:sSubPr>
            <m:ctrlPr>
              <w:rPr>
                <w:rFonts w:ascii="Cambria Math" w:hAnsi="Cambria Math"/>
                <w:i/>
                <w:iCs/>
              </w:rPr>
            </m:ctrlPr>
          </m:sSubPr>
          <m:e>
            <m:r>
              <m:rPr/>
              <w:rPr>
                <w:rFonts w:hint="default" w:ascii="Cambria Math" w:hAnsi="Cambria Math"/>
              </w:rPr>
              <m:t>N</m:t>
            </m:r>
            <m:ctrlPr>
              <w:rPr>
                <w:rFonts w:ascii="Cambria Math" w:hAnsi="Cambria Math"/>
                <w:i/>
                <w:iCs/>
              </w:rPr>
            </m:ctrlPr>
          </m:e>
          <m:sub>
            <m:r>
              <m:rPr/>
              <w:rPr>
                <w:rFonts w:hint="default" w:ascii="Cambria Math" w:hAnsi="Cambria Math"/>
              </w:rPr>
              <m:t>carrier_robo</m:t>
            </m:r>
            <m:ctrlPr>
              <w:rPr>
                <w:rFonts w:ascii="Cambria Math" w:hAnsi="Cambria Math"/>
                <w:i/>
                <w:iCs/>
              </w:rPr>
            </m:ctrlPr>
          </m:sub>
        </m:sSub>
      </m:oMath>
      <w:r>
        <w:rPr>
          <w:rFonts w:hint="eastAsia"/>
        </w:rPr>
        <w:t>是</w:t>
      </w:r>
      <w:r>
        <w:t>ROBO</w:t>
      </w:r>
      <w:r>
        <w:rPr>
          <w:rFonts w:hint="eastAsia"/>
        </w:rPr>
        <w:t>模式实际使用的子载波数目。</w:t>
      </w:r>
    </w:p>
    <w:p w14:paraId="5AD1A96A">
      <w:pPr>
        <w:ind w:firstLine="420"/>
      </w:pPr>
      <m:oMath>
        <m:sSub>
          <m:sSubPr>
            <m:ctrlPr>
              <w:rPr>
                <w:rFonts w:ascii="Cambria Math" w:hAnsi="Cambria Math"/>
                <w:i/>
                <w:iCs/>
              </w:rPr>
            </m:ctrlPr>
          </m:sSubPr>
          <m:e>
            <m:r>
              <m:rPr/>
              <w:rPr>
                <w:rFonts w:hint="default" w:ascii="Cambria Math" w:hAnsi="Cambria Math"/>
              </w:rPr>
              <m:t>N</m:t>
            </m:r>
            <m:ctrlPr>
              <w:rPr>
                <w:rFonts w:ascii="Cambria Math" w:hAnsi="Cambria Math"/>
                <w:i/>
                <w:iCs/>
              </w:rPr>
            </m:ctrlPr>
          </m:e>
          <m:sub>
            <m:r>
              <m:rPr/>
              <w:rPr>
                <w:rFonts w:hint="default" w:ascii="Cambria Math" w:hAnsi="Cambria Math"/>
              </w:rPr>
              <m:t>copies</m:t>
            </m:r>
            <m:ctrlPr>
              <w:rPr>
                <w:rFonts w:ascii="Cambria Math" w:hAnsi="Cambria Math"/>
                <w:i/>
                <w:iCs/>
              </w:rPr>
            </m:ctrlPr>
          </m:sub>
        </m:sSub>
      </m:oMath>
      <w:r>
        <w:rPr>
          <w:rFonts w:hint="eastAsia"/>
        </w:rPr>
        <w:t>是数据的</w:t>
      </w:r>
      <w:r>
        <w:t xml:space="preserve">ROBO </w:t>
      </w:r>
      <w:r>
        <w:rPr>
          <w:rFonts w:hint="eastAsia"/>
        </w:rPr>
        <w:t>拷贝次数。</w:t>
      </w:r>
    </w:p>
    <w:p w14:paraId="5DBC3992">
      <w:pPr>
        <w:ind w:firstLine="420"/>
      </w:pPr>
      <m:oMath>
        <m:r>
          <m:rPr>
            <m:sty m:val="p"/>
          </m:rPr>
          <w:rPr>
            <w:rFonts w:ascii="Cambria Math" w:hAnsi="Cambria Math"/>
          </w:rPr>
          <m:t>BPC</m:t>
        </m:r>
      </m:oMath>
      <w:r>
        <w:rPr>
          <w:rFonts w:hint="eastAsia"/>
        </w:rPr>
        <w:t>是每子载波调制的比特数（包含1流或2流调制的总比特数）。</w:t>
      </w:r>
    </w:p>
    <w:p w14:paraId="1FD8CC21">
      <w:pPr>
        <w:numPr>
          <w:ilvl w:val="0"/>
          <w:numId w:val="49"/>
        </w:numPr>
        <w:ind w:firstLine="1" w:firstLineChars="0"/>
      </w:pPr>
      <w:r>
        <w:rPr>
          <w:rFonts w:hint="eastAsia"/>
        </w:rPr>
        <w:t>变量运算</w:t>
      </w:r>
    </w:p>
    <w:p w14:paraId="5F790ECB">
      <w:pPr>
        <w:ind w:firstLine="420"/>
      </w:pPr>
      <w:r>
        <w:rPr>
          <w:rFonts w:hint="eastAsia"/>
        </w:rPr>
        <w:t>具体内容请参见附录A。</w:t>
      </w:r>
    </w:p>
    <w:p w14:paraId="38ED4575">
      <w:pPr>
        <w:numPr>
          <w:ilvl w:val="0"/>
          <w:numId w:val="49"/>
        </w:numPr>
        <w:ind w:firstLine="1" w:firstLineChars="0"/>
      </w:pPr>
      <w:bookmarkStart w:id="275" w:name="_Hlk54688854"/>
      <w:r>
        <w:rPr>
          <w:rFonts w:hint="eastAsia"/>
        </w:rPr>
        <w:t>Cyclicshift参数运算</w:t>
      </w:r>
      <w:bookmarkEnd w:id="275"/>
    </w:p>
    <w:p w14:paraId="6D146241">
      <w:pPr>
        <w:ind w:firstLine="420"/>
      </w:pPr>
      <w:r>
        <w:rPr>
          <w:rFonts w:hint="eastAsia"/>
        </w:rPr>
        <w:t>具体内容请参见附录B。</w:t>
      </w:r>
    </w:p>
    <w:p w14:paraId="0F3B1386">
      <w:pPr>
        <w:numPr>
          <w:ilvl w:val="0"/>
          <w:numId w:val="49"/>
        </w:numPr>
        <w:ind w:firstLine="1" w:firstLineChars="0"/>
      </w:pPr>
      <w:r>
        <w:rPr>
          <w:rFonts w:hint="eastAsia"/>
        </w:rPr>
        <w:t>ROBO映射</w:t>
      </w:r>
    </w:p>
    <w:p w14:paraId="1696666B">
      <w:pPr>
        <w:ind w:firstLine="420"/>
        <w:rPr>
          <w:kern w:val="0"/>
          <w:szCs w:val="20"/>
        </w:rPr>
      </w:pPr>
      <w:r>
        <w:rPr>
          <w:rFonts w:hint="eastAsia"/>
        </w:rPr>
        <w:t>具体内容请参见附录C。</w:t>
      </w:r>
    </w:p>
    <w:p w14:paraId="333B32F4">
      <w:pPr>
        <w:ind w:firstLine="420"/>
      </w:pPr>
      <w:r>
        <w:rPr>
          <w:rFonts w:hint="eastAsia"/>
        </w:rPr>
        <w:t>对于拷贝次数为1的MIMO数据帧和Bitloading数据帧，全部PB经过信道交织器输出的比特依次映射到OFDM符号的子载波上，只在最后一个未填满的OFDM符号加填充比特。</w:t>
      </w:r>
    </w:p>
    <w:p w14:paraId="159DFBEA">
      <w:pPr>
        <w:widowControl/>
        <w:tabs>
          <w:tab w:val="center" w:pos="4201"/>
          <w:tab w:val="right" w:leader="dot" w:pos="9298"/>
        </w:tabs>
        <w:autoSpaceDE w:val="0"/>
        <w:autoSpaceDN w:val="0"/>
        <w:ind w:firstLine="420"/>
        <w:rPr>
          <w:kern w:val="0"/>
          <w:szCs w:val="20"/>
        </w:rPr>
      </w:pPr>
      <w:r>
        <w:rPr>
          <w:rFonts w:hint="eastAsia"/>
          <w:kern w:val="0"/>
          <w:szCs w:val="20"/>
        </w:rPr>
        <w:t>定义</w:t>
      </w:r>
      <m:oMath>
        <m:sSub>
          <m:sSubPr>
            <m:ctrlPr>
              <w:rPr>
                <w:rFonts w:ascii="Cambria Math" w:hAnsi="Cambria Math"/>
                <w:kern w:val="0"/>
                <w:szCs w:val="20"/>
              </w:rPr>
            </m:ctrlPr>
          </m:sSubPr>
          <m:e>
            <m:r>
              <m:rPr/>
              <w:rPr>
                <w:rFonts w:ascii="Cambria Math" w:hAnsi="Cambria Math"/>
                <w:kern w:val="0"/>
                <w:szCs w:val="20"/>
              </w:rPr>
              <m:t>N</m:t>
            </m:r>
            <m:ctrlPr>
              <w:rPr>
                <w:rFonts w:ascii="Cambria Math" w:hAnsi="Cambria Math"/>
                <w:kern w:val="0"/>
                <w:szCs w:val="20"/>
              </w:rPr>
            </m:ctrlPr>
          </m:e>
          <m:sub>
            <m:r>
              <m:rPr/>
              <w:rPr>
                <w:rFonts w:ascii="Cambria Math" w:hAnsi="Cambria Math"/>
                <w:kern w:val="0"/>
                <w:szCs w:val="20"/>
              </w:rPr>
              <m:t>raw</m:t>
            </m:r>
            <m:ctrlPr>
              <w:rPr>
                <w:rFonts w:ascii="Cambria Math" w:hAnsi="Cambria Math"/>
                <w:kern w:val="0"/>
                <w:szCs w:val="20"/>
              </w:rPr>
            </m:ctrlPr>
          </m:sub>
        </m:sSub>
      </m:oMath>
      <w:r>
        <w:rPr>
          <w:rFonts w:hint="eastAsia"/>
          <w:kern w:val="0"/>
          <w:szCs w:val="20"/>
        </w:rPr>
        <w:fldChar w:fldCharType="begin"/>
      </w:r>
      <w:r>
        <w:rPr>
          <w:kern w:val="0"/>
          <w:szCs w:val="20"/>
        </w:rPr>
        <w:instrText xml:space="preserve"> QUOTE </w:instrText>
      </w:r>
      <w:r>
        <w:rPr>
          <w:kern w:val="0"/>
          <w:szCs w:val="20"/>
        </w:rPr>
        <w:pict>
          <v:shape id="_x0000_i1054" o:spt="75" type="#_x0000_t75" style="height:12.1pt;width:21.3pt;" filled="f" o:preferrelative="t" stroked="f" coordsize="21600,21600" equationxml="&lt;">
            <v:path/>
            <v:fill on="f" focussize="0,0"/>
            <v:stroke on="f" joinstyle="miter"/>
            <v:imagedata r:id="rId88" chromakey="#FFFFFF" o:title=""/>
            <o:lock v:ext="edit" aspectratio="t"/>
            <w10:wrap type="none"/>
            <w10:anchorlock/>
          </v:shape>
        </w:pict>
      </w:r>
      <w:r>
        <w:rPr>
          <w:kern w:val="0"/>
          <w:szCs w:val="20"/>
        </w:rPr>
        <w:instrText xml:space="preserve">  \* MERGEFORMAT </w:instrText>
      </w:r>
      <w:r>
        <w:rPr>
          <w:rFonts w:hint="eastAsia"/>
          <w:kern w:val="0"/>
          <w:szCs w:val="20"/>
        </w:rPr>
        <w:fldChar w:fldCharType="end"/>
      </w:r>
      <w:r>
        <w:rPr>
          <w:rFonts w:hint="eastAsia"/>
          <w:kern w:val="0"/>
          <w:szCs w:val="20"/>
        </w:rPr>
        <w:t>是全部PB块经过信道交织器输出的数据比特数，包括信息和校验比特。</w:t>
      </w:r>
    </w:p>
    <w:p w14:paraId="2D0DDE62">
      <w:pPr>
        <w:widowControl/>
        <w:tabs>
          <w:tab w:val="center" w:pos="4201"/>
          <w:tab w:val="right" w:leader="dot" w:pos="9298"/>
        </w:tabs>
        <w:autoSpaceDE w:val="0"/>
        <w:autoSpaceDN w:val="0"/>
        <w:ind w:firstLine="420"/>
        <w:rPr>
          <w:kern w:val="0"/>
          <w:szCs w:val="20"/>
        </w:rPr>
      </w:pPr>
      <m:oMathPara>
        <m:oMath>
          <m:sSub>
            <m:sSubPr>
              <m:ctrlPr>
                <w:rPr>
                  <w:rFonts w:ascii="Cambria Math" w:hAnsi="Cambria Math"/>
                  <w:kern w:val="0"/>
                  <w:szCs w:val="20"/>
                </w:rPr>
              </m:ctrlPr>
            </m:sSubPr>
            <m:e>
              <m:r>
                <m:rPr/>
                <w:rPr>
                  <w:rFonts w:ascii="Cambria Math" w:hAnsi="Cambria Math"/>
                  <w:kern w:val="0"/>
                  <w:szCs w:val="20"/>
                </w:rPr>
                <m:t>N</m:t>
              </m:r>
              <m:ctrlPr>
                <w:rPr>
                  <w:rFonts w:ascii="Cambria Math" w:hAnsi="Cambria Math"/>
                  <w:kern w:val="0"/>
                  <w:szCs w:val="20"/>
                </w:rPr>
              </m:ctrlPr>
            </m:e>
            <m:sub>
              <m:r>
                <m:rPr/>
                <w:rPr>
                  <w:rFonts w:ascii="Cambria Math" w:hAnsi="Cambria Math"/>
                  <w:kern w:val="0"/>
                  <w:szCs w:val="20"/>
                </w:rPr>
                <m:t>raw</m:t>
              </m:r>
              <m:ctrlPr>
                <w:rPr>
                  <w:rFonts w:ascii="Cambria Math" w:hAnsi="Cambria Math"/>
                  <w:kern w:val="0"/>
                  <w:szCs w:val="20"/>
                </w:rPr>
              </m:ctrlPr>
            </m:sub>
          </m:sSub>
          <m:r>
            <m:rPr>
              <m:sty m:val="p"/>
            </m:rPr>
            <w:rPr>
              <w:rFonts w:ascii="Cambria Math" w:hAnsi="Cambria Math"/>
              <w:kern w:val="0"/>
              <w:szCs w:val="20"/>
            </w:rPr>
            <m:t>=</m:t>
          </m:r>
          <m:r>
            <m:rPr/>
            <w:rPr>
              <w:rFonts w:ascii="Cambria Math" w:hAnsi="Cambria Math"/>
              <w:kern w:val="0"/>
              <w:szCs w:val="20"/>
            </w:rPr>
            <m:t>PBNum</m:t>
          </m:r>
          <m:r>
            <m:rPr>
              <m:sty m:val="p"/>
            </m:rPr>
            <w:rPr>
              <w:rFonts w:ascii="Cambria Math" w:hAnsi="Cambria Math"/>
              <w:kern w:val="0"/>
              <w:szCs w:val="20"/>
            </w:rPr>
            <m:t>∗</m:t>
          </m:r>
          <m:r>
            <m:rPr/>
            <w:rPr>
              <w:rFonts w:ascii="Cambria Math" w:hAnsi="Cambria Math"/>
              <w:kern w:val="0"/>
              <w:szCs w:val="20"/>
            </w:rPr>
            <m:t>PBSize</m:t>
          </m:r>
          <m:r>
            <m:rPr>
              <m:sty m:val="p"/>
            </m:rPr>
            <w:rPr>
              <w:rFonts w:ascii="Cambria Math" w:hAnsi="Cambria Math"/>
              <w:kern w:val="0"/>
              <w:szCs w:val="20"/>
            </w:rPr>
            <m:t>∗8/</m:t>
          </m:r>
          <m:r>
            <m:rPr/>
            <w:rPr>
              <w:rFonts w:ascii="Cambria Math" w:hAnsi="Cambria Math"/>
              <w:kern w:val="0"/>
              <w:szCs w:val="20"/>
            </w:rPr>
            <m:t>CodeRate</m:t>
          </m:r>
        </m:oMath>
      </m:oMathPara>
    </w:p>
    <w:p w14:paraId="434724C6">
      <w:pPr>
        <w:widowControl/>
        <w:tabs>
          <w:tab w:val="center" w:pos="4201"/>
          <w:tab w:val="right" w:leader="dot" w:pos="9298"/>
        </w:tabs>
        <w:autoSpaceDE w:val="0"/>
        <w:autoSpaceDN w:val="0"/>
        <w:ind w:firstLine="420"/>
        <w:rPr>
          <w:kern w:val="0"/>
          <w:szCs w:val="20"/>
        </w:rPr>
      </w:pPr>
      <w:r>
        <w:rPr>
          <w:rFonts w:hint="eastAsia"/>
          <w:kern w:val="0"/>
          <w:szCs w:val="20"/>
        </w:rPr>
        <w:t>当使用</w:t>
      </w:r>
      <w:r>
        <w:rPr>
          <w:kern w:val="0"/>
          <w:szCs w:val="20"/>
        </w:rPr>
        <w:t>Bitloading</w:t>
      </w:r>
      <w:r>
        <w:rPr>
          <w:rFonts w:hint="eastAsia"/>
          <w:kern w:val="0"/>
          <w:szCs w:val="20"/>
        </w:rPr>
        <w:t>时，</w:t>
      </w:r>
      <m:oMath>
        <m:r>
          <m:rPr>
            <m:sty m:val="p"/>
          </m:rPr>
          <w:rPr>
            <w:rFonts w:ascii="Cambria Math" w:hAnsi="Cambria Math"/>
            <w:kern w:val="0"/>
            <w:szCs w:val="20"/>
          </w:rPr>
          <m:t>BitsPerSymbol=</m:t>
        </m:r>
        <m:nary>
          <m:naryPr>
            <m:chr m:val="∑"/>
            <m:limLoc m:val="subSup"/>
            <m:supHide m:val="1"/>
            <m:ctrlPr>
              <w:rPr>
                <w:rFonts w:ascii="Cambria Math" w:hAnsi="Cambria Math"/>
                <w:kern w:val="0"/>
                <w:szCs w:val="20"/>
              </w:rPr>
            </m:ctrlPr>
          </m:naryPr>
          <m:sub>
            <m:r>
              <m:rPr/>
              <w:rPr>
                <w:rFonts w:ascii="Cambria Math" w:hAnsi="Cambria Math"/>
                <w:kern w:val="0"/>
                <w:szCs w:val="20"/>
              </w:rPr>
              <m:t>i</m:t>
            </m:r>
            <m:r>
              <m:rPr>
                <m:sty m:val="p"/>
              </m:rPr>
              <w:rPr>
                <w:rFonts w:ascii="Cambria Math" w:hAnsi="Cambria Math"/>
                <w:kern w:val="0"/>
                <w:szCs w:val="20"/>
              </w:rPr>
              <m:t>∈</m:t>
            </m:r>
            <m:r>
              <m:rPr/>
              <w:rPr>
                <w:rFonts w:ascii="Cambria Math" w:hAnsi="Cambria Math"/>
                <w:kern w:val="0"/>
                <w:szCs w:val="20"/>
              </w:rPr>
              <m:t>I</m:t>
            </m:r>
            <m:ctrlPr>
              <w:rPr>
                <w:rFonts w:ascii="Cambria Math" w:hAnsi="Cambria Math"/>
                <w:kern w:val="0"/>
                <w:szCs w:val="20"/>
              </w:rPr>
            </m:ctrlPr>
          </m:sub>
          <m:sup>
            <m:ctrlPr>
              <w:rPr>
                <w:rFonts w:ascii="Cambria Math" w:hAnsi="Cambria Math"/>
                <w:kern w:val="0"/>
                <w:szCs w:val="20"/>
              </w:rPr>
            </m:ctrlPr>
          </m:sup>
          <m:e>
            <m:nary>
              <m:naryPr>
                <m:chr m:val="∑"/>
                <m:grow m:val="1"/>
                <m:ctrlPr>
                  <w:rPr>
                    <w:rFonts w:ascii="Cambria Math" w:hAnsi="Cambria Math" w:eastAsia="Cambria Math"/>
                    <w:kern w:val="0"/>
                    <w:szCs w:val="20"/>
                  </w:rPr>
                </m:ctrlPr>
              </m:naryPr>
              <m:sub>
                <m:r>
                  <m:rPr/>
                  <w:rPr>
                    <w:rFonts w:ascii="Cambria Math" w:hAnsi="Cambria Math"/>
                    <w:kern w:val="0"/>
                    <w:szCs w:val="20"/>
                  </w:rPr>
                  <m:t>j</m:t>
                </m:r>
                <m:r>
                  <m:rPr>
                    <m:sty m:val="p"/>
                  </m:rPr>
                  <w:rPr>
                    <w:rFonts w:ascii="Cambria Math" w:hAnsi="Cambria Math"/>
                    <w:kern w:val="0"/>
                    <w:szCs w:val="20"/>
                  </w:rPr>
                  <m:t>=0</m:t>
                </m:r>
                <m:ctrlPr>
                  <w:rPr>
                    <w:rFonts w:ascii="Cambria Math" w:hAnsi="Cambria Math" w:eastAsia="Cambria Math"/>
                    <w:kern w:val="0"/>
                    <w:szCs w:val="20"/>
                  </w:rPr>
                </m:ctrlPr>
              </m:sub>
              <m:sup>
                <m:sSub>
                  <m:sSubPr>
                    <m:ctrlPr>
                      <w:rPr>
                        <w:rFonts w:ascii="Cambria Math" w:hAnsi="Cambria Math" w:eastAsia="Cambria Math"/>
                        <w:kern w:val="0"/>
                        <w:szCs w:val="20"/>
                      </w:rPr>
                    </m:ctrlPr>
                  </m:sSubPr>
                  <m:e>
                    <m:r>
                      <m:rPr/>
                      <w:rPr>
                        <w:rFonts w:ascii="Cambria Math" w:hAnsi="Cambria Math" w:eastAsia="Cambria Math"/>
                        <w:kern w:val="0"/>
                        <w:szCs w:val="20"/>
                      </w:rPr>
                      <m:t>N</m:t>
                    </m:r>
                    <m:ctrlPr>
                      <w:rPr>
                        <w:rFonts w:ascii="Cambria Math" w:hAnsi="Cambria Math" w:eastAsia="Cambria Math"/>
                        <w:kern w:val="0"/>
                        <w:szCs w:val="20"/>
                      </w:rPr>
                    </m:ctrlPr>
                  </m:e>
                  <m:sub>
                    <m:r>
                      <m:rPr/>
                      <w:rPr>
                        <w:rFonts w:ascii="Cambria Math" w:hAnsi="Cambria Math" w:eastAsia="Cambria Math"/>
                        <w:kern w:val="0"/>
                        <w:szCs w:val="20"/>
                      </w:rPr>
                      <m:t>stream</m:t>
                    </m:r>
                    <m:ctrlPr>
                      <w:rPr>
                        <w:rFonts w:ascii="Cambria Math" w:hAnsi="Cambria Math" w:eastAsia="Cambria Math"/>
                        <w:kern w:val="0"/>
                        <w:szCs w:val="20"/>
                      </w:rPr>
                    </m:ctrlPr>
                  </m:sub>
                </m:sSub>
                <m:r>
                  <m:rPr>
                    <m:sty m:val="p"/>
                  </m:rPr>
                  <w:rPr>
                    <w:rFonts w:ascii="Cambria Math" w:hAnsi="Cambria Math" w:eastAsia="Cambria Math"/>
                    <w:kern w:val="0"/>
                    <w:szCs w:val="20"/>
                  </w:rPr>
                  <m:t>−1</m:t>
                </m:r>
                <m:ctrlPr>
                  <w:rPr>
                    <w:rFonts w:ascii="Cambria Math" w:hAnsi="Cambria Math" w:eastAsia="Cambria Math"/>
                    <w:kern w:val="0"/>
                    <w:szCs w:val="20"/>
                  </w:rPr>
                </m:ctrlPr>
              </m:sup>
              <m:e>
                <m:r>
                  <m:rPr/>
                  <w:rPr>
                    <w:rFonts w:ascii="Cambria Math" w:hAnsi="Cambria Math" w:eastAsia="Cambria Math"/>
                    <w:kern w:val="0"/>
                    <w:szCs w:val="20"/>
                  </w:rPr>
                  <m:t>B</m:t>
                </m:r>
                <m:d>
                  <m:dPr>
                    <m:begChr m:val="["/>
                    <m:endChr m:val="]"/>
                    <m:ctrlPr>
                      <w:rPr>
                        <w:rFonts w:ascii="Cambria Math" w:hAnsi="Cambria Math" w:eastAsia="Cambria Math"/>
                        <w:kern w:val="0"/>
                        <w:szCs w:val="20"/>
                      </w:rPr>
                    </m:ctrlPr>
                  </m:dPr>
                  <m:e>
                    <m:r>
                      <m:rPr/>
                      <w:rPr>
                        <w:rFonts w:ascii="Cambria Math" w:hAnsi="Cambria Math" w:eastAsia="Cambria Math"/>
                        <w:kern w:val="0"/>
                        <w:szCs w:val="20"/>
                      </w:rPr>
                      <m:t>i</m:t>
                    </m:r>
                    <m:ctrlPr>
                      <w:rPr>
                        <w:rFonts w:ascii="Cambria Math" w:hAnsi="Cambria Math" w:eastAsia="Cambria Math"/>
                        <w:kern w:val="0"/>
                        <w:szCs w:val="20"/>
                      </w:rPr>
                    </m:ctrlPr>
                  </m:e>
                </m:d>
                <m:r>
                  <m:rPr>
                    <m:sty m:val="p"/>
                  </m:rPr>
                  <w:rPr>
                    <w:rFonts w:ascii="Cambria Math" w:hAnsi="Cambria Math" w:eastAsia="Cambria Math"/>
                    <w:kern w:val="0"/>
                    <w:szCs w:val="20"/>
                  </w:rPr>
                  <m:t>[</m:t>
                </m:r>
                <m:r>
                  <m:rPr/>
                  <w:rPr>
                    <w:rFonts w:ascii="Cambria Math" w:hAnsi="Cambria Math" w:eastAsia="Cambria Math"/>
                    <w:kern w:val="0"/>
                    <w:szCs w:val="20"/>
                  </w:rPr>
                  <m:t>j</m:t>
                </m:r>
                <m:r>
                  <m:rPr>
                    <m:sty m:val="p"/>
                  </m:rPr>
                  <w:rPr>
                    <w:rFonts w:ascii="Cambria Math" w:hAnsi="Cambria Math" w:eastAsia="Cambria Math"/>
                    <w:kern w:val="0"/>
                    <w:szCs w:val="20"/>
                  </w:rPr>
                  <m:t>]</m:t>
                </m:r>
                <m:ctrlPr>
                  <w:rPr>
                    <w:rFonts w:ascii="Cambria Math" w:hAnsi="Cambria Math" w:eastAsia="Cambria Math"/>
                    <w:kern w:val="0"/>
                    <w:szCs w:val="20"/>
                  </w:rPr>
                </m:ctrlPr>
              </m:e>
            </m:nary>
            <m:ctrlPr>
              <w:rPr>
                <w:rFonts w:ascii="Cambria Math" w:hAnsi="Cambria Math"/>
                <w:kern w:val="0"/>
                <w:szCs w:val="20"/>
              </w:rPr>
            </m:ctrlPr>
          </m:e>
        </m:nary>
      </m:oMath>
      <w:r>
        <w:rPr>
          <w:rFonts w:hint="eastAsia"/>
          <w:kern w:val="0"/>
          <w:szCs w:val="20"/>
        </w:rPr>
        <w:t>，其中B是比特加载表，</w:t>
      </w:r>
      <w:r>
        <w:rPr>
          <w:rFonts w:hint="eastAsia"/>
          <w:i/>
          <w:iCs/>
          <w:kern w:val="0"/>
          <w:szCs w:val="20"/>
        </w:rPr>
        <w:t>B</w:t>
      </w:r>
      <w:r>
        <w:rPr>
          <w:i/>
          <w:iCs/>
          <w:kern w:val="0"/>
          <w:szCs w:val="20"/>
        </w:rPr>
        <w:t>[i][j]</w:t>
      </w:r>
      <w:r>
        <w:rPr>
          <w:rFonts w:hint="eastAsia"/>
          <w:kern w:val="0"/>
          <w:szCs w:val="20"/>
        </w:rPr>
        <w:t>表示i号子载波的j流承载的比特数，</w:t>
      </w:r>
      <w:r>
        <w:rPr>
          <w:rFonts w:hint="eastAsia"/>
          <w:i/>
          <w:iCs/>
          <w:kern w:val="0"/>
          <w:szCs w:val="20"/>
        </w:rPr>
        <w:t>N</w:t>
      </w:r>
      <w:r>
        <w:rPr>
          <w:rFonts w:hint="eastAsia"/>
          <w:i/>
          <w:iCs/>
          <w:kern w:val="0"/>
          <w:szCs w:val="20"/>
          <w:vertAlign w:val="subscript"/>
        </w:rPr>
        <w:t>stream</w:t>
      </w:r>
      <w:r>
        <w:rPr>
          <w:rFonts w:hint="eastAsia"/>
          <w:kern w:val="0"/>
          <w:szCs w:val="20"/>
        </w:rPr>
        <w:t>为流数，I表示有效子载波的集合。</w:t>
      </w:r>
    </w:p>
    <w:p w14:paraId="761E27C3">
      <w:pPr>
        <w:widowControl/>
        <w:tabs>
          <w:tab w:val="center" w:pos="4201"/>
          <w:tab w:val="right" w:leader="dot" w:pos="9298"/>
        </w:tabs>
        <w:autoSpaceDE w:val="0"/>
        <w:autoSpaceDN w:val="0"/>
        <w:ind w:firstLine="420"/>
        <w:rPr>
          <w:kern w:val="0"/>
          <w:szCs w:val="20"/>
        </w:rPr>
      </w:pPr>
      <w:r>
        <w:rPr>
          <w:rFonts w:hint="eastAsia"/>
          <w:kern w:val="0"/>
          <w:szCs w:val="20"/>
        </w:rPr>
        <w:t>当不使用Bitloading时，</w:t>
      </w:r>
      <m:oMath>
        <m:r>
          <m:rPr/>
          <w:rPr>
            <w:rFonts w:hint="default" w:ascii="Cambria Math" w:hAnsi="Cambria Math"/>
            <w:kern w:val="0"/>
            <w:szCs w:val="20"/>
          </w:rPr>
          <m:t>BitsPerSymbol</m:t>
        </m:r>
        <m:r>
          <m:rPr>
            <m:sty m:val="p"/>
          </m:rPr>
          <w:rPr>
            <w:rFonts w:ascii="Cambria Math" w:hAnsi="Cambria Math"/>
            <w:kern w:val="0"/>
            <w:szCs w:val="20"/>
          </w:rPr>
          <m:t>=BPC∗</m:t>
        </m:r>
        <m:sSub>
          <m:sSubPr>
            <m:ctrlPr>
              <w:rPr>
                <w:rFonts w:ascii="Cambria Math" w:hAnsi="Cambria Math"/>
                <w:i/>
                <w:iCs/>
                <w:kern w:val="0"/>
                <w:szCs w:val="20"/>
              </w:rPr>
            </m:ctrlPr>
          </m:sSubPr>
          <m:e>
            <m:r>
              <m:rPr/>
              <w:rPr>
                <w:rFonts w:hint="default" w:ascii="Cambria Math" w:hAnsi="Cambria Math"/>
                <w:kern w:val="0"/>
                <w:szCs w:val="20"/>
              </w:rPr>
              <m:t>N</m:t>
            </m:r>
            <m:ctrlPr>
              <w:rPr>
                <w:rFonts w:ascii="Cambria Math" w:hAnsi="Cambria Math"/>
                <w:i/>
                <w:iCs/>
                <w:kern w:val="0"/>
                <w:szCs w:val="20"/>
              </w:rPr>
            </m:ctrlPr>
          </m:e>
          <m:sub>
            <m:r>
              <m:rPr/>
              <w:rPr>
                <w:rFonts w:hint="default" w:ascii="Cambria Math" w:hAnsi="Cambria Math"/>
                <w:kern w:val="0"/>
                <w:szCs w:val="20"/>
              </w:rPr>
              <m:t>carrier</m:t>
            </m:r>
            <m:ctrlPr>
              <w:rPr>
                <w:rFonts w:ascii="Cambria Math" w:hAnsi="Cambria Math"/>
                <w:i/>
                <w:iCs/>
                <w:kern w:val="0"/>
                <w:szCs w:val="20"/>
              </w:rPr>
            </m:ctrlPr>
          </m:sub>
        </m:sSub>
      </m:oMath>
      <w:r>
        <w:rPr>
          <w:rFonts w:hint="eastAsia" w:hAnsi="Cambria Math"/>
          <w:kern w:val="0"/>
          <w:szCs w:val="20"/>
        </w:rPr>
        <w:t>，</w:t>
      </w:r>
      <w:r>
        <w:rPr>
          <w:rFonts w:hint="eastAsia"/>
          <w:kern w:val="0"/>
          <w:szCs w:val="20"/>
        </w:rPr>
        <w:t>则：</w:t>
      </w:r>
    </w:p>
    <w:p w14:paraId="46AD594F">
      <w:pPr>
        <w:widowControl/>
        <w:tabs>
          <w:tab w:val="center" w:pos="4201"/>
          <w:tab w:val="right" w:leader="dot" w:pos="9298"/>
        </w:tabs>
        <w:autoSpaceDE w:val="0"/>
        <w:autoSpaceDN w:val="0"/>
        <w:ind w:firstLine="420"/>
        <w:rPr>
          <w:kern w:val="0"/>
          <w:szCs w:val="20"/>
        </w:rPr>
      </w:pPr>
      <m:oMathPara>
        <m:oMath>
          <m:r>
            <m:rPr/>
            <w:rPr>
              <w:rFonts w:hint="default" w:ascii="Cambria Math" w:hAnsi="Cambria Math"/>
              <w:kern w:val="0"/>
              <w:szCs w:val="20"/>
            </w:rPr>
            <m:t>SymbolNum</m:t>
          </m:r>
          <m:r>
            <m:rPr>
              <m:sty m:val="p"/>
            </m:rPr>
            <w:rPr>
              <w:rFonts w:ascii="Cambria Math" w:hAnsi="Cambria Math" w:eastAsia="Cambria Math" w:cs="Cambria Math"/>
              <w:kern w:val="0"/>
              <w:szCs w:val="20"/>
            </w:rPr>
            <m:t>=</m:t>
          </m:r>
          <m:d>
            <m:dPr>
              <m:begChr m:val="⌈"/>
              <m:endChr m:val="⌉"/>
              <m:ctrlPr>
                <w:rPr>
                  <w:rFonts w:ascii="Cambria Math" w:hAnsi="Cambria Math" w:eastAsia="Cambria Math" w:cs="Cambria Math"/>
                  <w:kern w:val="0"/>
                  <w:szCs w:val="20"/>
                </w:rPr>
              </m:ctrlPr>
            </m:dPr>
            <m:e>
              <m:f>
                <m:fPr>
                  <m:ctrlPr>
                    <w:rPr>
                      <w:rFonts w:ascii="Cambria Math" w:hAnsi="Cambria Math" w:eastAsia="Cambria Math"/>
                      <w:kern w:val="0"/>
                      <w:szCs w:val="20"/>
                    </w:rPr>
                  </m:ctrlPr>
                </m:fPr>
                <m:num>
                  <m:sSub>
                    <m:sSubPr>
                      <m:ctrlPr>
                        <w:rPr>
                          <w:rFonts w:ascii="Cambria Math" w:hAnsi="Cambria Math" w:eastAsia="Cambria Math"/>
                          <w:kern w:val="0"/>
                          <w:szCs w:val="20"/>
                        </w:rPr>
                      </m:ctrlPr>
                    </m:sSubPr>
                    <m:e>
                      <m:r>
                        <m:rPr/>
                        <w:rPr>
                          <w:rFonts w:ascii="Cambria Math" w:hAnsi="Cambria Math" w:eastAsia="Cambria Math"/>
                          <w:kern w:val="0"/>
                          <w:szCs w:val="20"/>
                        </w:rPr>
                        <m:t>N</m:t>
                      </m:r>
                      <m:ctrlPr>
                        <w:rPr>
                          <w:rFonts w:ascii="Cambria Math" w:hAnsi="Cambria Math" w:eastAsia="Cambria Math"/>
                          <w:kern w:val="0"/>
                          <w:szCs w:val="20"/>
                        </w:rPr>
                      </m:ctrlPr>
                    </m:e>
                    <m:sub>
                      <m:r>
                        <m:rPr/>
                        <w:rPr>
                          <w:rFonts w:ascii="Cambria Math" w:hAnsi="Cambria Math" w:eastAsia="Cambria Math"/>
                          <w:kern w:val="0"/>
                          <w:szCs w:val="20"/>
                        </w:rPr>
                        <m:t>raw</m:t>
                      </m:r>
                      <m:ctrlPr>
                        <w:rPr>
                          <w:rFonts w:ascii="Cambria Math" w:hAnsi="Cambria Math" w:eastAsia="Cambria Math"/>
                          <w:kern w:val="0"/>
                          <w:szCs w:val="20"/>
                        </w:rPr>
                      </m:ctrlPr>
                    </m:sub>
                  </m:sSub>
                  <m:ctrlPr>
                    <w:rPr>
                      <w:rFonts w:ascii="Cambria Math" w:hAnsi="Cambria Math" w:eastAsia="Cambria Math"/>
                      <w:kern w:val="0"/>
                      <w:szCs w:val="20"/>
                    </w:rPr>
                  </m:ctrlPr>
                </m:num>
                <m:den>
                  <m:r>
                    <m:rPr/>
                    <w:rPr>
                      <w:rFonts w:hint="default" w:ascii="Cambria Math" w:hAnsi="Cambria Math" w:eastAsia="Cambria Math" w:cs="Cambria Math"/>
                      <w:kern w:val="0"/>
                      <w:szCs w:val="20"/>
                    </w:rPr>
                    <m:t>BitsPerSymbol</m:t>
                  </m:r>
                  <m:ctrlPr>
                    <w:rPr>
                      <w:rFonts w:ascii="Cambria Math" w:hAnsi="Cambria Math" w:eastAsia="Cambria Math"/>
                      <w:kern w:val="0"/>
                      <w:szCs w:val="20"/>
                    </w:rPr>
                  </m:ctrlPr>
                </m:den>
              </m:f>
              <m:ctrlPr>
                <w:rPr>
                  <w:rFonts w:ascii="Cambria Math" w:hAnsi="Cambria Math" w:eastAsia="Cambria Math" w:cs="Cambria Math"/>
                  <w:kern w:val="0"/>
                  <w:szCs w:val="20"/>
                </w:rPr>
              </m:ctrlPr>
            </m:e>
          </m:d>
        </m:oMath>
      </m:oMathPara>
    </w:p>
    <w:p w14:paraId="5AF1355D">
      <w:pPr>
        <w:widowControl/>
        <w:tabs>
          <w:tab w:val="center" w:pos="4201"/>
          <w:tab w:val="right" w:leader="dot" w:pos="9298"/>
        </w:tabs>
        <w:autoSpaceDE w:val="0"/>
        <w:autoSpaceDN w:val="0"/>
        <w:ind w:firstLine="420"/>
        <w:rPr>
          <w:kern w:val="0"/>
          <w:szCs w:val="20"/>
        </w:rPr>
      </w:pPr>
      <m:oMathPara>
        <m:oMath>
          <m:sSub>
            <m:sSubPr>
              <m:ctrlPr>
                <w:rPr>
                  <w:rFonts w:ascii="Cambria Math" w:hAnsi="Cambria Math"/>
                  <w:kern w:val="0"/>
                  <w:szCs w:val="20"/>
                </w:rPr>
              </m:ctrlPr>
            </m:sSubPr>
            <m:e>
              <m:r>
                <m:rPr/>
                <w:rPr>
                  <w:rFonts w:ascii="Cambria Math" w:hAnsi="Cambria Math"/>
                  <w:kern w:val="0"/>
                  <w:szCs w:val="20"/>
                </w:rPr>
                <m:t>N</m:t>
              </m:r>
              <m:ctrlPr>
                <w:rPr>
                  <w:rFonts w:ascii="Cambria Math" w:hAnsi="Cambria Math"/>
                  <w:kern w:val="0"/>
                  <w:szCs w:val="20"/>
                </w:rPr>
              </m:ctrlPr>
            </m:e>
            <m:sub>
              <m:r>
                <m:rPr/>
                <w:rPr>
                  <w:rFonts w:ascii="Cambria Math" w:hAnsi="Cambria Math"/>
                  <w:kern w:val="0"/>
                  <w:szCs w:val="20"/>
                </w:rPr>
                <m:t>pad</m:t>
              </m:r>
              <m:ctrlPr>
                <w:rPr>
                  <w:rFonts w:ascii="Cambria Math" w:hAnsi="Cambria Math"/>
                  <w:kern w:val="0"/>
                  <w:szCs w:val="20"/>
                </w:rPr>
              </m:ctrlPr>
            </m:sub>
          </m:sSub>
          <m:r>
            <m:rPr>
              <m:sty m:val="p"/>
            </m:rPr>
            <w:rPr>
              <w:rFonts w:ascii="Cambria Math" w:hAnsi="Cambria Math"/>
              <w:kern w:val="0"/>
              <w:szCs w:val="20"/>
            </w:rPr>
            <m:t>=</m:t>
          </m:r>
          <m:r>
            <m:rPr/>
            <w:rPr>
              <w:rFonts w:ascii="Cambria Math" w:hAnsi="Cambria Math"/>
              <w:kern w:val="0"/>
              <w:szCs w:val="20"/>
            </w:rPr>
            <m:t>SymbolNum</m:t>
          </m:r>
          <m:r>
            <m:rPr>
              <m:sty m:val="p"/>
            </m:rPr>
            <w:rPr>
              <w:rFonts w:ascii="Cambria Math" w:hAnsi="Cambria Math"/>
              <w:kern w:val="0"/>
              <w:szCs w:val="20"/>
            </w:rPr>
            <m:t>∗</m:t>
          </m:r>
          <m:r>
            <m:rPr/>
            <w:rPr>
              <w:rFonts w:ascii="Cambria Math" w:hAnsi="Cambria Math"/>
              <w:kern w:val="0"/>
              <w:szCs w:val="20"/>
            </w:rPr>
            <m:t>BitsPerSymbol</m:t>
          </m:r>
          <m:r>
            <m:rPr>
              <m:sty m:val="p"/>
            </m:rPr>
            <w:rPr>
              <w:rFonts w:ascii="Cambria Math" w:hAnsi="Cambria Math"/>
              <w:kern w:val="0"/>
              <w:szCs w:val="20"/>
            </w:rPr>
            <m:t>−</m:t>
          </m:r>
          <m:sSub>
            <m:sSubPr>
              <m:ctrlPr>
                <w:rPr>
                  <w:rFonts w:ascii="Cambria Math" w:hAnsi="Cambria Math"/>
                  <w:kern w:val="0"/>
                  <w:szCs w:val="20"/>
                </w:rPr>
              </m:ctrlPr>
            </m:sSubPr>
            <m:e>
              <m:r>
                <m:rPr/>
                <w:rPr>
                  <w:rFonts w:ascii="Cambria Math" w:hAnsi="Cambria Math"/>
                  <w:kern w:val="0"/>
                  <w:szCs w:val="20"/>
                </w:rPr>
                <m:t>N</m:t>
              </m:r>
              <m:ctrlPr>
                <w:rPr>
                  <w:rFonts w:ascii="Cambria Math" w:hAnsi="Cambria Math"/>
                  <w:kern w:val="0"/>
                  <w:szCs w:val="20"/>
                </w:rPr>
              </m:ctrlPr>
            </m:e>
            <m:sub>
              <m:r>
                <m:rPr/>
                <w:rPr>
                  <w:rFonts w:ascii="Cambria Math" w:hAnsi="Cambria Math"/>
                  <w:kern w:val="0"/>
                  <w:szCs w:val="20"/>
                </w:rPr>
                <m:t>raw</m:t>
              </m:r>
              <m:ctrlPr>
                <w:rPr>
                  <w:rFonts w:ascii="Cambria Math" w:hAnsi="Cambria Math"/>
                  <w:kern w:val="0"/>
                  <w:szCs w:val="20"/>
                </w:rPr>
              </m:ctrlPr>
            </m:sub>
          </m:sSub>
        </m:oMath>
      </m:oMathPara>
    </w:p>
    <w:p w14:paraId="674F1C65">
      <w:pPr>
        <w:ind w:firstLine="420"/>
      </w:pPr>
      <m:oMath>
        <m:sSub>
          <m:sSubPr>
            <m:ctrlPr>
              <w:rPr>
                <w:rFonts w:ascii="Cambria Math" w:hAnsi="Cambria Math"/>
                <w:i/>
                <w:iCs/>
              </w:rPr>
            </m:ctrlPr>
          </m:sSubPr>
          <m:e>
            <m:r>
              <m:rPr/>
              <w:rPr>
                <w:rFonts w:hint="default" w:ascii="Cambria Math" w:hAnsi="Cambria Math"/>
              </w:rPr>
              <m:t>N</m:t>
            </m:r>
            <m:ctrlPr>
              <w:rPr>
                <w:rFonts w:ascii="Cambria Math" w:hAnsi="Cambria Math"/>
                <w:i/>
                <w:iCs/>
              </w:rPr>
            </m:ctrlPr>
          </m:e>
          <m:sub>
            <m:r>
              <m:rPr/>
              <w:rPr>
                <w:rFonts w:hint="default" w:ascii="Cambria Math" w:hAnsi="Cambria Math"/>
              </w:rPr>
              <m:t>pad</m:t>
            </m:r>
            <m:ctrlPr>
              <w:rPr>
                <w:rFonts w:ascii="Cambria Math" w:hAnsi="Cambria Math"/>
                <w:i/>
                <w:iCs/>
              </w:rPr>
            </m:ctrlPr>
          </m:sub>
        </m:sSub>
      </m:oMath>
      <w:r>
        <w:rPr>
          <w:rFonts w:hint="eastAsia"/>
        </w:rPr>
        <w:t>个比特用伪随机比特填充。伪随机比特发生器如</w:t>
      </w:r>
      <w:r>
        <w:rPr>
          <w:rFonts w:hint="eastAsia"/>
        </w:rPr>
        <w:fldChar w:fldCharType="begin"/>
      </w:r>
      <w:r>
        <w:rPr>
          <w:rFonts w:hint="eastAsia"/>
        </w:rPr>
        <w:instrText xml:space="preserve"> REF _Ref28736 \n \h </w:instrText>
      </w:r>
      <w:r>
        <w:rPr>
          <w:rFonts w:hint="eastAsia"/>
        </w:rPr>
        <w:fldChar w:fldCharType="separate"/>
      </w:r>
      <w:r>
        <w:t>5.6.2</w:t>
      </w:r>
      <w:r>
        <w:rPr>
          <w:rFonts w:hint="eastAsia"/>
        </w:rPr>
        <w:fldChar w:fldCharType="end"/>
      </w:r>
      <w:r>
        <w:rPr>
          <w:rFonts w:hint="eastAsia"/>
        </w:rPr>
        <w:t>所述。两个流分别对应一个伪随机比特发生器，第1流对应的伪随机比特发生器的初始状态为</w:t>
      </w:r>
      <w:bookmarkStart w:id="276" w:name="_Hlk212471973"/>
      <w:r>
        <w:rPr>
          <w:rFonts w:hint="eastAsia"/>
          <w:kern w:val="0"/>
          <w:szCs w:val="20"/>
        </w:rPr>
        <w:t>[</w:t>
      </w:r>
      <w:r>
        <w:rPr>
          <w:kern w:val="0"/>
          <w:szCs w:val="20"/>
        </w:rPr>
        <w:t>x</w:t>
      </w:r>
      <w:r>
        <w:rPr>
          <w:kern w:val="0"/>
          <w:szCs w:val="20"/>
          <w:vertAlign w:val="subscript"/>
        </w:rPr>
        <w:t>10</w:t>
      </w:r>
      <w:r>
        <w:rPr>
          <w:kern w:val="0"/>
          <w:szCs w:val="20"/>
        </w:rPr>
        <w:t>x</w:t>
      </w:r>
      <w:r>
        <w:rPr>
          <w:kern w:val="0"/>
          <w:szCs w:val="20"/>
          <w:vertAlign w:val="subscript"/>
        </w:rPr>
        <w:t>9</w:t>
      </w:r>
      <w:r>
        <w:rPr>
          <w:kern w:val="0"/>
          <w:szCs w:val="20"/>
        </w:rPr>
        <w:t>…x</w:t>
      </w:r>
      <w:r>
        <w:rPr>
          <w:kern w:val="0"/>
          <w:szCs w:val="20"/>
          <w:vertAlign w:val="subscript"/>
        </w:rPr>
        <w:t>2</w:t>
      </w:r>
      <w:r>
        <w:rPr>
          <w:kern w:val="0"/>
          <w:szCs w:val="20"/>
        </w:rPr>
        <w:t>x</w:t>
      </w:r>
      <w:r>
        <w:rPr>
          <w:kern w:val="0"/>
          <w:szCs w:val="20"/>
          <w:vertAlign w:val="subscript"/>
        </w:rPr>
        <w:t>1</w:t>
      </w:r>
      <w:r>
        <w:rPr>
          <w:kern w:val="0"/>
          <w:szCs w:val="20"/>
        </w:rPr>
        <w:t>]</w:t>
      </w:r>
      <w:bookmarkEnd w:id="276"/>
      <w:r>
        <w:t>=</w:t>
      </w:r>
      <w:r>
        <w:rPr>
          <w:rFonts w:hint="eastAsia"/>
        </w:rPr>
        <w:t>[</w:t>
      </w:r>
      <w:r>
        <w:t>1111111111]</w:t>
      </w:r>
      <w:r>
        <w:rPr>
          <w:rFonts w:hint="eastAsia"/>
        </w:rPr>
        <w:t>，第2流对应的伪随机比特发生器的初始状态为</w:t>
      </w:r>
      <w:r>
        <w:rPr>
          <w:rFonts w:hint="eastAsia"/>
          <w:kern w:val="0"/>
          <w:szCs w:val="20"/>
        </w:rPr>
        <w:t>[</w:t>
      </w:r>
      <w:r>
        <w:rPr>
          <w:kern w:val="0"/>
          <w:szCs w:val="20"/>
        </w:rPr>
        <w:t>x</w:t>
      </w:r>
      <w:r>
        <w:rPr>
          <w:kern w:val="0"/>
          <w:szCs w:val="20"/>
          <w:vertAlign w:val="subscript"/>
        </w:rPr>
        <w:t>10</w:t>
      </w:r>
      <w:r>
        <w:rPr>
          <w:kern w:val="0"/>
          <w:szCs w:val="20"/>
        </w:rPr>
        <w:t>x</w:t>
      </w:r>
      <w:r>
        <w:rPr>
          <w:kern w:val="0"/>
          <w:szCs w:val="20"/>
          <w:vertAlign w:val="subscript"/>
        </w:rPr>
        <w:t>9</w:t>
      </w:r>
      <w:r>
        <w:rPr>
          <w:kern w:val="0"/>
          <w:szCs w:val="20"/>
        </w:rPr>
        <w:t>…x</w:t>
      </w:r>
      <w:r>
        <w:rPr>
          <w:kern w:val="0"/>
          <w:szCs w:val="20"/>
          <w:vertAlign w:val="subscript"/>
        </w:rPr>
        <w:t>2</w:t>
      </w:r>
      <w:r>
        <w:rPr>
          <w:kern w:val="0"/>
          <w:szCs w:val="20"/>
        </w:rPr>
        <w:t>x</w:t>
      </w:r>
      <w:r>
        <w:rPr>
          <w:kern w:val="0"/>
          <w:szCs w:val="20"/>
          <w:vertAlign w:val="subscript"/>
        </w:rPr>
        <w:t>1</w:t>
      </w:r>
      <w:r>
        <w:rPr>
          <w:kern w:val="0"/>
          <w:szCs w:val="20"/>
        </w:rPr>
        <w:t>]</w:t>
      </w:r>
      <w:r>
        <w:t>=</w:t>
      </w:r>
      <w:r>
        <w:rPr>
          <w:rFonts w:hint="eastAsia"/>
        </w:rPr>
        <w:t>[</w:t>
      </w:r>
      <w:r>
        <w:t>0000000001]</w:t>
      </w:r>
      <w:r>
        <w:rPr>
          <w:rFonts w:hint="eastAsia"/>
        </w:rPr>
        <w:t>。对于每个子载波的每个流，若当前剩余的r个数据比特已不够星座点映射，则需要填充。需要填充的比特数p</w:t>
      </w:r>
      <w:r>
        <w:t>=</w:t>
      </w:r>
      <w:r>
        <w:rPr>
          <w:rFonts w:hint="eastAsia"/>
        </w:rPr>
        <w:t>调制方式对应的比特数m</w:t>
      </w:r>
      <w:r>
        <w:t>-</w:t>
      </w:r>
      <w:r>
        <w:rPr>
          <w:rFonts w:hint="eastAsia"/>
        </w:rPr>
        <w:t>剩余数据比特数r，其中0≤r</w:t>
      </w:r>
      <w:r>
        <w:t>&lt;m</w:t>
      </w:r>
      <w:r>
        <w:rPr>
          <w:rFonts w:hint="eastAsia"/>
        </w:rPr>
        <w:t>，m</w:t>
      </w:r>
      <w:r>
        <w:t>={1,2,4,6}</w:t>
      </w:r>
      <w:r>
        <w:rPr>
          <w:rFonts w:hint="eastAsia"/>
        </w:rPr>
        <w:t>。具体方法为：如果当前子载波承载的bit数为0，则伪随机比特发生器不移位；否则，伪随机比特发生器移动1位，从其状态寄存器中从低位到高位依次取出p个比特，和r个剩余数据比特一起构成星座点映射所需的m个比特（从低位到高位）。星座点映射和比特的对应关系</w:t>
      </w:r>
      <w:r>
        <w:rPr>
          <w:rFonts w:hint="eastAsia"/>
          <w:kern w:val="0"/>
          <w:szCs w:val="20"/>
        </w:rPr>
        <w:t>如</w:t>
      </w:r>
      <w:r>
        <w:rPr>
          <w:rFonts w:hint="eastAsia" w:ascii="宋体" w:hAnsi="宋体" w:cs="宋体"/>
          <w:kern w:val="0"/>
          <w:szCs w:val="20"/>
        </w:rPr>
        <w:fldChar w:fldCharType="begin"/>
      </w:r>
      <w:r>
        <w:rPr>
          <w:rFonts w:hint="eastAsia" w:ascii="宋体" w:hAnsi="宋体" w:cs="宋体"/>
          <w:kern w:val="0"/>
          <w:szCs w:val="20"/>
        </w:rPr>
        <w:instrText xml:space="preserve"> REF _Ref11003 \h </w:instrText>
      </w:r>
      <w:r>
        <w:rPr>
          <w:rFonts w:hint="eastAsia" w:ascii="宋体" w:hAnsi="宋体" w:cs="宋体"/>
          <w:kern w:val="0"/>
          <w:szCs w:val="20"/>
        </w:rPr>
        <w:fldChar w:fldCharType="separate"/>
      </w:r>
      <w:r>
        <w:rPr>
          <w:rFonts w:hint="eastAsia" w:ascii="宋体" w:hAnsi="宋体" w:eastAsia="宋体" w:cs="宋体"/>
          <w:szCs w:val="20"/>
        </w:rPr>
        <w:t>表</w:t>
      </w:r>
      <w:ins w:id="372" w:author="Gutingting " w:date="2026-02-25T10:50:54Z">
        <w:r>
          <w:rPr>
            <w:rFonts w:hint="eastAsia" w:ascii="宋体" w:hAnsi="宋体" w:cs="宋体"/>
            <w:szCs w:val="20"/>
            <w:lang w:val="en-US" w:eastAsia="zh-CN"/>
          </w:rPr>
          <w:t xml:space="preserve"> </w:t>
        </w:r>
      </w:ins>
      <w:r>
        <w:rPr>
          <w:rFonts w:hint="eastAsia" w:ascii="宋体" w:hAnsi="宋体" w:eastAsia="宋体" w:cs="宋体"/>
          <w:szCs w:val="20"/>
        </w:rPr>
        <w:t>14</w:t>
      </w:r>
      <w:r>
        <w:rPr>
          <w:rFonts w:hint="eastAsia" w:ascii="宋体" w:hAnsi="宋体" w:cs="宋体"/>
          <w:kern w:val="0"/>
          <w:szCs w:val="20"/>
        </w:rPr>
        <w:fldChar w:fldCharType="end"/>
      </w:r>
      <w:r>
        <w:rPr>
          <w:rFonts w:hint="eastAsia"/>
        </w:rPr>
        <w:t>所示。</w:t>
      </w:r>
    </w:p>
    <w:p w14:paraId="3C7B3F69">
      <w:pPr>
        <w:ind w:firstLine="420"/>
      </w:pPr>
      <w:r>
        <w:rPr>
          <w:rFonts w:hint="eastAsia"/>
        </w:rPr>
        <w:t>对于DL-OFDMA帧，当某个站点计算出的PL符号数小于FC中指定的PL符号数时（或对于UL</w:t>
      </w:r>
      <w:r>
        <w:t>-OFDMA</w:t>
      </w:r>
      <w:r>
        <w:rPr>
          <w:rFonts w:hint="eastAsia"/>
        </w:rPr>
        <w:t>帧，当某个站点计算出的PL符号数小于触发帧的FC中指定的PL符号数时），剩余PL符号用伪随机比特填充。具体方法为：伪随机比特发生器的初始状态为</w:t>
      </w:r>
      <w:r>
        <w:rPr>
          <w:rFonts w:hint="eastAsia"/>
          <w:kern w:val="0"/>
          <w:szCs w:val="20"/>
        </w:rPr>
        <w:t>[</w:t>
      </w:r>
      <w:r>
        <w:rPr>
          <w:kern w:val="0"/>
          <w:szCs w:val="20"/>
        </w:rPr>
        <w:t>x</w:t>
      </w:r>
      <w:r>
        <w:rPr>
          <w:kern w:val="0"/>
          <w:szCs w:val="20"/>
          <w:vertAlign w:val="subscript"/>
        </w:rPr>
        <w:t>10</w:t>
      </w:r>
      <w:r>
        <w:rPr>
          <w:kern w:val="0"/>
          <w:szCs w:val="20"/>
        </w:rPr>
        <w:t>x</w:t>
      </w:r>
      <w:r>
        <w:rPr>
          <w:kern w:val="0"/>
          <w:szCs w:val="20"/>
          <w:vertAlign w:val="subscript"/>
        </w:rPr>
        <w:t>9</w:t>
      </w:r>
      <w:r>
        <w:rPr>
          <w:kern w:val="0"/>
          <w:szCs w:val="20"/>
        </w:rPr>
        <w:t>…x</w:t>
      </w:r>
      <w:r>
        <w:rPr>
          <w:kern w:val="0"/>
          <w:szCs w:val="20"/>
          <w:vertAlign w:val="subscript"/>
        </w:rPr>
        <w:t>2</w:t>
      </w:r>
      <w:r>
        <w:rPr>
          <w:kern w:val="0"/>
          <w:szCs w:val="20"/>
        </w:rPr>
        <w:t>x</w:t>
      </w:r>
      <w:r>
        <w:rPr>
          <w:kern w:val="0"/>
          <w:szCs w:val="20"/>
          <w:vertAlign w:val="subscript"/>
        </w:rPr>
        <w:t>1</w:t>
      </w:r>
      <w:r>
        <w:rPr>
          <w:kern w:val="0"/>
          <w:szCs w:val="20"/>
        </w:rPr>
        <w:t>]</w:t>
      </w:r>
      <w:r>
        <w:t>=</w:t>
      </w:r>
      <w:r>
        <w:rPr>
          <w:rFonts w:hint="eastAsia"/>
        </w:rPr>
        <w:t>[</w:t>
      </w:r>
      <w:r>
        <w:t>1111111111]</w:t>
      </w:r>
      <w:r>
        <w:rPr>
          <w:rFonts w:hint="eastAsia"/>
        </w:rPr>
        <w:t>。对于剩余符号中的每个子载波，伪随机比特发生器移动一位，从其状态寄存器中从低位到高位依次取出与调制方式对应的m个比特，m</w:t>
      </w:r>
      <w:r>
        <w:t>={1,2,4,6}</w:t>
      </w:r>
      <w:r>
        <w:rPr>
          <w:rFonts w:hint="eastAsia"/>
        </w:rPr>
        <w:t>，映射到星座点。按照子载波序号由低到高、符号下标由小到大的顺序依次填充，直到PL符号数等于指定的PL符号数。</w:t>
      </w:r>
    </w:p>
    <w:p w14:paraId="6B45018C">
      <w:pPr>
        <w:pStyle w:val="78"/>
      </w:pPr>
      <w:r>
        <w:rPr>
          <w:rFonts w:hint="eastAsia"/>
        </w:rPr>
        <w:t>星座点映射</w:t>
      </w:r>
    </w:p>
    <w:p w14:paraId="41643649">
      <w:pPr>
        <w:pStyle w:val="77"/>
      </w:pPr>
      <w:bookmarkStart w:id="277" w:name="_Toc402983028"/>
      <w:bookmarkStart w:id="278" w:name="_Toc403585431"/>
      <w:bookmarkStart w:id="279" w:name="_Toc439785724"/>
      <w:bookmarkStart w:id="280" w:name="_Toc402983960"/>
      <w:bookmarkStart w:id="281" w:name="_Toc402983494"/>
      <w:bookmarkStart w:id="282" w:name="_Toc408860060"/>
      <w:bookmarkStart w:id="283" w:name="_Toc405476773"/>
      <w:bookmarkStart w:id="284" w:name="_Toc403570473"/>
      <w:r>
        <w:rPr>
          <w:rFonts w:hint="eastAsia"/>
        </w:rPr>
        <w:t>星座点映射表</w:t>
      </w:r>
      <w:bookmarkEnd w:id="277"/>
      <w:bookmarkEnd w:id="278"/>
      <w:bookmarkEnd w:id="279"/>
      <w:bookmarkEnd w:id="280"/>
      <w:bookmarkEnd w:id="281"/>
      <w:bookmarkEnd w:id="282"/>
      <w:bookmarkEnd w:id="283"/>
      <w:bookmarkEnd w:id="284"/>
    </w:p>
    <w:p w14:paraId="242306D8">
      <w:pPr>
        <w:widowControl/>
        <w:tabs>
          <w:tab w:val="center" w:pos="4201"/>
          <w:tab w:val="right" w:leader="dot" w:pos="9298"/>
        </w:tabs>
        <w:autoSpaceDE w:val="0"/>
        <w:autoSpaceDN w:val="0"/>
        <w:spacing w:line="240" w:lineRule="atLeast"/>
        <w:ind w:firstLine="420"/>
        <w:rPr>
          <w:kern w:val="0"/>
          <w:szCs w:val="20"/>
        </w:rPr>
      </w:pPr>
      <w:r>
        <w:rPr>
          <w:kern w:val="0"/>
          <w:szCs w:val="20"/>
        </w:rPr>
        <w:t>每种映射方式对应的比特数如</w:t>
      </w:r>
      <w:r>
        <w:rPr>
          <w:rFonts w:hint="eastAsia" w:ascii="宋体" w:hAnsi="宋体" w:cs="宋体"/>
          <w:kern w:val="0"/>
          <w:szCs w:val="20"/>
        </w:rPr>
        <w:fldChar w:fldCharType="begin"/>
      </w:r>
      <w:r>
        <w:rPr>
          <w:rFonts w:hint="eastAsia" w:ascii="宋体" w:hAnsi="宋体" w:cs="宋体"/>
          <w:kern w:val="0"/>
          <w:szCs w:val="20"/>
        </w:rPr>
        <w:instrText xml:space="preserve"> REF _Ref11258 \h </w:instrText>
      </w:r>
      <w:r>
        <w:rPr>
          <w:rFonts w:hint="eastAsia" w:ascii="宋体" w:hAnsi="宋体" w:cs="宋体"/>
          <w:kern w:val="0"/>
          <w:szCs w:val="20"/>
        </w:rPr>
        <w:fldChar w:fldCharType="separate"/>
      </w:r>
      <w:r>
        <w:rPr>
          <w:rFonts w:hint="eastAsia" w:eastAsia="黑体"/>
          <w:szCs w:val="20"/>
        </w:rPr>
        <w:t>表</w:t>
      </w:r>
      <w:ins w:id="373" w:author="Gutingting " w:date="2026-02-25T10:51:25Z">
        <w:r>
          <w:rPr>
            <w:rFonts w:hint="eastAsia" w:eastAsia="黑体"/>
            <w:szCs w:val="20"/>
            <w:lang w:val="en-US" w:eastAsia="zh-CN"/>
          </w:rPr>
          <w:t xml:space="preserve"> </w:t>
        </w:r>
      </w:ins>
      <w:r>
        <w:rPr>
          <w:rFonts w:hint="eastAsia" w:eastAsia="黑体"/>
          <w:szCs w:val="20"/>
        </w:rPr>
        <w:t>15</w:t>
      </w:r>
      <w:r>
        <w:rPr>
          <w:rFonts w:hint="eastAsia" w:ascii="宋体" w:hAnsi="宋体" w:cs="宋体"/>
          <w:kern w:val="0"/>
          <w:szCs w:val="20"/>
        </w:rPr>
        <w:fldChar w:fldCharType="end"/>
      </w:r>
      <w:r>
        <w:rPr>
          <w:kern w:val="0"/>
          <w:szCs w:val="20"/>
        </w:rPr>
        <w:t>所示。其中，x0</w:t>
      </w:r>
      <w:r>
        <w:rPr>
          <w:rFonts w:hint="eastAsia"/>
          <w:kern w:val="0"/>
          <w:szCs w:val="20"/>
        </w:rPr>
        <w:t>，x1，x2，x3，x</w:t>
      </w:r>
      <w:r>
        <w:rPr>
          <w:kern w:val="0"/>
          <w:szCs w:val="20"/>
        </w:rPr>
        <w:t>4</w:t>
      </w:r>
      <w:r>
        <w:rPr>
          <w:rFonts w:hint="eastAsia"/>
          <w:kern w:val="0"/>
          <w:szCs w:val="20"/>
        </w:rPr>
        <w:t>，x</w:t>
      </w:r>
      <w:r>
        <w:rPr>
          <w:kern w:val="0"/>
          <w:szCs w:val="20"/>
        </w:rPr>
        <w:t>5</w:t>
      </w:r>
      <w:r>
        <w:rPr>
          <w:rFonts w:hint="eastAsia"/>
          <w:kern w:val="0"/>
          <w:szCs w:val="20"/>
        </w:rPr>
        <w:t>比特顺序由低到高</w:t>
      </w:r>
      <w:r>
        <w:rPr>
          <w:kern w:val="0"/>
          <w:szCs w:val="20"/>
        </w:rPr>
        <w:t>。星座图映射模块输入</w:t>
      </w:r>
      <w:r>
        <w:rPr>
          <w:rFonts w:hint="eastAsia"/>
          <w:kern w:val="0"/>
          <w:szCs w:val="20"/>
        </w:rPr>
        <w:t>比特</w:t>
      </w:r>
      <w:r>
        <w:rPr>
          <w:kern w:val="0"/>
          <w:szCs w:val="20"/>
        </w:rPr>
        <w:t>流中最先输入的</w:t>
      </w:r>
      <w:r>
        <w:rPr>
          <w:rFonts w:hint="eastAsia"/>
          <w:kern w:val="0"/>
          <w:szCs w:val="20"/>
        </w:rPr>
        <w:t>比特</w:t>
      </w:r>
      <w:r>
        <w:rPr>
          <w:kern w:val="0"/>
          <w:szCs w:val="20"/>
        </w:rPr>
        <w:t>分配给x0，</w:t>
      </w:r>
      <w:r>
        <w:rPr>
          <w:rFonts w:hint="eastAsia"/>
          <w:kern w:val="0"/>
          <w:szCs w:val="20"/>
        </w:rPr>
        <w:t>其余x1，x2，x3，x</w:t>
      </w:r>
      <w:r>
        <w:rPr>
          <w:kern w:val="0"/>
          <w:szCs w:val="20"/>
        </w:rPr>
        <w:t>4</w:t>
      </w:r>
      <w:r>
        <w:rPr>
          <w:rFonts w:hint="eastAsia"/>
          <w:kern w:val="0"/>
          <w:szCs w:val="20"/>
        </w:rPr>
        <w:t>，x</w:t>
      </w:r>
      <w:r>
        <w:rPr>
          <w:kern w:val="0"/>
          <w:szCs w:val="20"/>
        </w:rPr>
        <w:t>5</w:t>
      </w:r>
      <w:r>
        <w:rPr>
          <w:rFonts w:hint="eastAsia"/>
          <w:kern w:val="0"/>
          <w:szCs w:val="20"/>
        </w:rPr>
        <w:t>依次输入</w:t>
      </w:r>
      <w:r>
        <w:rPr>
          <w:kern w:val="0"/>
          <w:szCs w:val="20"/>
        </w:rPr>
        <w:t>。</w:t>
      </w:r>
    </w:p>
    <w:p w14:paraId="56721D6F">
      <w:pPr>
        <w:ind w:firstLine="420" w:firstLineChars="0"/>
        <w:jc w:val="center"/>
        <w:rPr>
          <w:rFonts w:hAnsi="Arial" w:eastAsia="黑体"/>
          <w:kern w:val="0"/>
          <w:szCs w:val="21"/>
        </w:rPr>
      </w:pPr>
      <w:bookmarkStart w:id="285" w:name="_Ref11003"/>
      <w:r>
        <w:rPr>
          <w:rFonts w:hint="eastAsia" w:eastAsia="黑体"/>
          <w:szCs w:val="20"/>
        </w:rPr>
        <w:t>表</w:t>
      </w:r>
      <w:ins w:id="374" w:author="何艺" w:date="2026-02-24T18:00:59Z">
        <w:r>
          <w:rPr>
            <w:rFonts w:hint="eastAsia" w:eastAsia="黑体"/>
            <w:szCs w:val="20"/>
            <w:lang w:val="en-US" w:eastAsia="zh-CN"/>
          </w:rPr>
          <w:t xml:space="preserve"> </w:t>
        </w:r>
      </w:ins>
      <w:r>
        <w:rPr>
          <w:rFonts w:eastAsia="黑体"/>
          <w:szCs w:val="20"/>
        </w:rPr>
        <w:fldChar w:fldCharType="begin"/>
      </w:r>
      <w:r>
        <w:rPr>
          <w:rFonts w:eastAsia="黑体"/>
          <w:szCs w:val="20"/>
        </w:rPr>
        <w:instrText xml:space="preserve"> </w:instrText>
      </w:r>
      <w:r>
        <w:rPr>
          <w:rFonts w:hint="eastAsia" w:eastAsia="黑体"/>
          <w:szCs w:val="20"/>
        </w:rPr>
        <w:instrText xml:space="preserve">SEQ 表 \* ARABIC</w:instrText>
      </w:r>
      <w:r>
        <w:rPr>
          <w:rFonts w:eastAsia="黑体"/>
          <w:szCs w:val="20"/>
        </w:rPr>
        <w:instrText xml:space="preserve"> </w:instrText>
      </w:r>
      <w:r>
        <w:rPr>
          <w:rFonts w:eastAsia="黑体"/>
          <w:szCs w:val="20"/>
        </w:rPr>
        <w:fldChar w:fldCharType="separate"/>
      </w:r>
      <w:r>
        <w:rPr>
          <w:rFonts w:hint="eastAsia" w:eastAsia="黑体"/>
          <w:szCs w:val="20"/>
        </w:rPr>
        <w:t>14</w:t>
      </w:r>
      <w:r>
        <w:rPr>
          <w:rFonts w:eastAsia="黑体"/>
          <w:szCs w:val="20"/>
        </w:rPr>
        <w:fldChar w:fldCharType="end"/>
      </w:r>
      <w:bookmarkEnd w:id="285"/>
      <w:r>
        <w:rPr>
          <w:rFonts w:eastAsia="黑体"/>
          <w:szCs w:val="20"/>
        </w:rPr>
        <w:t xml:space="preserve"> </w:t>
      </w:r>
      <w:r>
        <w:rPr>
          <w:rFonts w:hAnsi="Arial" w:eastAsia="黑体"/>
          <w:kern w:val="0"/>
          <w:szCs w:val="21"/>
        </w:rPr>
        <w:t>星座点映射表</w:t>
      </w:r>
    </w:p>
    <w:tbl>
      <w:tblPr>
        <w:tblStyle w:val="55"/>
        <w:tblW w:w="736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307"/>
        <w:gridCol w:w="1665"/>
        <w:gridCol w:w="1559"/>
        <w:gridCol w:w="1418"/>
        <w:gridCol w:w="1417"/>
      </w:tblGrid>
      <w:tr w14:paraId="5E2C0A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35" w:hRule="atLeast"/>
          <w:jc w:val="center"/>
        </w:trPr>
        <w:tc>
          <w:tcPr>
            <w:tcW w:w="1307" w:type="dxa"/>
          </w:tcPr>
          <w:p w14:paraId="35B24C18">
            <w:pPr>
              <w:widowControl/>
              <w:tabs>
                <w:tab w:val="decimal" w:pos="0"/>
              </w:tabs>
              <w:ind w:firstLine="0" w:firstLineChars="0"/>
              <w:jc w:val="center"/>
              <w:rPr>
                <w:kern w:val="0"/>
                <w:sz w:val="18"/>
                <w:szCs w:val="18"/>
              </w:rPr>
            </w:pPr>
            <w:r>
              <w:rPr>
                <w:rFonts w:hint="eastAsia"/>
                <w:kern w:val="0"/>
                <w:sz w:val="18"/>
                <w:szCs w:val="18"/>
              </w:rPr>
              <w:t>Mapped Value</w:t>
            </w:r>
          </w:p>
        </w:tc>
        <w:tc>
          <w:tcPr>
            <w:tcW w:w="1665" w:type="dxa"/>
          </w:tcPr>
          <w:p w14:paraId="581CB830">
            <w:pPr>
              <w:widowControl/>
              <w:tabs>
                <w:tab w:val="decimal" w:pos="0"/>
              </w:tabs>
              <w:ind w:firstLine="0" w:firstLineChars="0"/>
              <w:jc w:val="center"/>
              <w:rPr>
                <w:kern w:val="0"/>
                <w:sz w:val="18"/>
                <w:szCs w:val="18"/>
              </w:rPr>
            </w:pPr>
            <w:r>
              <w:rPr>
                <w:rFonts w:hint="eastAsia"/>
                <w:kern w:val="0"/>
                <w:sz w:val="18"/>
                <w:szCs w:val="18"/>
              </w:rPr>
              <w:t>6</w:t>
            </w:r>
            <w:r>
              <w:rPr>
                <w:kern w:val="0"/>
                <w:sz w:val="18"/>
                <w:szCs w:val="18"/>
              </w:rPr>
              <w:t>4</w:t>
            </w:r>
            <w:r>
              <w:rPr>
                <w:rFonts w:hint="eastAsia"/>
                <w:kern w:val="0"/>
                <w:sz w:val="18"/>
                <w:szCs w:val="18"/>
              </w:rPr>
              <w:t>QAM</w:t>
            </w:r>
          </w:p>
          <w:p w14:paraId="0CAC456A">
            <w:pPr>
              <w:widowControl/>
              <w:tabs>
                <w:tab w:val="decimal" w:pos="0"/>
              </w:tabs>
              <w:ind w:firstLine="0" w:firstLineChars="0"/>
              <w:jc w:val="center"/>
              <w:rPr>
                <w:kern w:val="0"/>
                <w:sz w:val="18"/>
                <w:szCs w:val="18"/>
              </w:rPr>
            </w:pPr>
            <w:r>
              <w:rPr>
                <w:rFonts w:hint="eastAsia"/>
                <w:kern w:val="0"/>
                <w:sz w:val="18"/>
                <w:szCs w:val="18"/>
              </w:rPr>
              <w:t>（x</w:t>
            </w:r>
            <w:r>
              <w:rPr>
                <w:kern w:val="0"/>
                <w:sz w:val="18"/>
                <w:szCs w:val="18"/>
              </w:rPr>
              <w:t>2</w:t>
            </w:r>
            <w:r>
              <w:rPr>
                <w:rFonts w:hint="eastAsia"/>
                <w:kern w:val="0"/>
                <w:sz w:val="18"/>
                <w:szCs w:val="18"/>
              </w:rPr>
              <w:t>x1x0）</w:t>
            </w:r>
          </w:p>
          <w:p w14:paraId="6C80BE3A">
            <w:pPr>
              <w:widowControl/>
              <w:tabs>
                <w:tab w:val="decimal" w:pos="0"/>
              </w:tabs>
              <w:ind w:firstLine="0" w:firstLineChars="0"/>
              <w:jc w:val="center"/>
              <w:rPr>
                <w:sz w:val="18"/>
                <w:szCs w:val="18"/>
              </w:rPr>
            </w:pPr>
            <w:r>
              <w:rPr>
                <w:rFonts w:hint="eastAsia"/>
                <w:kern w:val="0"/>
                <w:sz w:val="18"/>
                <w:szCs w:val="18"/>
              </w:rPr>
              <w:t>（x</w:t>
            </w:r>
            <w:r>
              <w:rPr>
                <w:kern w:val="0"/>
                <w:sz w:val="18"/>
                <w:szCs w:val="18"/>
              </w:rPr>
              <w:t>5</w:t>
            </w:r>
            <w:r>
              <w:rPr>
                <w:rFonts w:hint="eastAsia"/>
                <w:kern w:val="0"/>
                <w:sz w:val="18"/>
                <w:szCs w:val="18"/>
              </w:rPr>
              <w:t>x</w:t>
            </w:r>
            <w:r>
              <w:rPr>
                <w:kern w:val="0"/>
                <w:sz w:val="18"/>
                <w:szCs w:val="18"/>
              </w:rPr>
              <w:t>4</w:t>
            </w:r>
            <w:r>
              <w:rPr>
                <w:rFonts w:hint="eastAsia"/>
                <w:kern w:val="0"/>
                <w:sz w:val="18"/>
                <w:szCs w:val="18"/>
              </w:rPr>
              <w:t>x</w:t>
            </w:r>
            <w:r>
              <w:rPr>
                <w:kern w:val="0"/>
                <w:sz w:val="18"/>
                <w:szCs w:val="18"/>
              </w:rPr>
              <w:t>3</w:t>
            </w:r>
            <w:r>
              <w:rPr>
                <w:rFonts w:hint="eastAsia"/>
                <w:kern w:val="0"/>
                <w:sz w:val="18"/>
                <w:szCs w:val="18"/>
              </w:rPr>
              <w:t>）</w:t>
            </w:r>
          </w:p>
        </w:tc>
        <w:tc>
          <w:tcPr>
            <w:tcW w:w="1559" w:type="dxa"/>
          </w:tcPr>
          <w:p w14:paraId="4BE79E9B">
            <w:pPr>
              <w:widowControl/>
              <w:tabs>
                <w:tab w:val="decimal" w:pos="0"/>
              </w:tabs>
              <w:ind w:firstLine="0" w:firstLineChars="0"/>
              <w:jc w:val="center"/>
              <w:rPr>
                <w:kern w:val="0"/>
                <w:sz w:val="18"/>
                <w:szCs w:val="18"/>
              </w:rPr>
            </w:pPr>
            <w:r>
              <w:rPr>
                <w:rFonts w:hint="eastAsia"/>
                <w:kern w:val="0"/>
                <w:sz w:val="18"/>
                <w:szCs w:val="18"/>
              </w:rPr>
              <w:t>16QAM</w:t>
            </w:r>
          </w:p>
          <w:p w14:paraId="266A8607">
            <w:pPr>
              <w:widowControl/>
              <w:tabs>
                <w:tab w:val="decimal" w:pos="0"/>
              </w:tabs>
              <w:ind w:firstLine="0" w:firstLineChars="0"/>
              <w:jc w:val="center"/>
              <w:rPr>
                <w:kern w:val="0"/>
                <w:sz w:val="18"/>
                <w:szCs w:val="18"/>
              </w:rPr>
            </w:pPr>
            <w:r>
              <w:rPr>
                <w:rFonts w:hint="eastAsia"/>
                <w:kern w:val="0"/>
                <w:sz w:val="18"/>
                <w:szCs w:val="18"/>
              </w:rPr>
              <w:t>（x1x0）</w:t>
            </w:r>
          </w:p>
          <w:p w14:paraId="056BE963">
            <w:pPr>
              <w:widowControl/>
              <w:tabs>
                <w:tab w:val="decimal" w:pos="0"/>
              </w:tabs>
              <w:ind w:firstLine="0" w:firstLineChars="0"/>
              <w:jc w:val="center"/>
              <w:rPr>
                <w:kern w:val="0"/>
                <w:sz w:val="18"/>
                <w:szCs w:val="18"/>
              </w:rPr>
            </w:pPr>
            <w:r>
              <w:rPr>
                <w:rFonts w:hint="eastAsia"/>
                <w:kern w:val="0"/>
                <w:sz w:val="18"/>
                <w:szCs w:val="18"/>
              </w:rPr>
              <w:t>（x3x2）</w:t>
            </w:r>
          </w:p>
        </w:tc>
        <w:tc>
          <w:tcPr>
            <w:tcW w:w="1418" w:type="dxa"/>
          </w:tcPr>
          <w:p w14:paraId="03E91032">
            <w:pPr>
              <w:widowControl/>
              <w:tabs>
                <w:tab w:val="decimal" w:pos="0"/>
              </w:tabs>
              <w:ind w:firstLine="0" w:firstLineChars="0"/>
              <w:jc w:val="center"/>
              <w:rPr>
                <w:kern w:val="0"/>
                <w:sz w:val="18"/>
                <w:szCs w:val="18"/>
              </w:rPr>
            </w:pPr>
            <w:r>
              <w:rPr>
                <w:rFonts w:hint="eastAsia"/>
                <w:kern w:val="0"/>
                <w:sz w:val="18"/>
                <w:szCs w:val="18"/>
              </w:rPr>
              <w:t>QPSK</w:t>
            </w:r>
          </w:p>
          <w:p w14:paraId="376DC80A">
            <w:pPr>
              <w:widowControl/>
              <w:tabs>
                <w:tab w:val="decimal" w:pos="0"/>
              </w:tabs>
              <w:ind w:firstLine="0" w:firstLineChars="0"/>
              <w:jc w:val="center"/>
              <w:rPr>
                <w:kern w:val="0"/>
                <w:sz w:val="18"/>
                <w:szCs w:val="18"/>
              </w:rPr>
            </w:pPr>
            <w:r>
              <w:rPr>
                <w:rFonts w:hint="eastAsia"/>
                <w:kern w:val="0"/>
                <w:sz w:val="18"/>
                <w:szCs w:val="18"/>
              </w:rPr>
              <w:t>（x1）</w:t>
            </w:r>
          </w:p>
          <w:p w14:paraId="00D61CE7">
            <w:pPr>
              <w:widowControl/>
              <w:tabs>
                <w:tab w:val="decimal" w:pos="0"/>
              </w:tabs>
              <w:ind w:firstLine="0" w:firstLineChars="0"/>
              <w:jc w:val="center"/>
              <w:rPr>
                <w:kern w:val="0"/>
                <w:sz w:val="18"/>
                <w:szCs w:val="18"/>
              </w:rPr>
            </w:pPr>
            <w:r>
              <w:rPr>
                <w:rFonts w:hint="eastAsia"/>
                <w:kern w:val="0"/>
                <w:sz w:val="18"/>
                <w:szCs w:val="18"/>
              </w:rPr>
              <w:t>（x0）</w:t>
            </w:r>
          </w:p>
        </w:tc>
        <w:tc>
          <w:tcPr>
            <w:tcW w:w="1417" w:type="dxa"/>
          </w:tcPr>
          <w:p w14:paraId="4E033DEE">
            <w:pPr>
              <w:widowControl/>
              <w:tabs>
                <w:tab w:val="decimal" w:pos="0"/>
              </w:tabs>
              <w:ind w:firstLine="0" w:firstLineChars="0"/>
              <w:jc w:val="center"/>
              <w:rPr>
                <w:kern w:val="0"/>
                <w:sz w:val="18"/>
                <w:szCs w:val="18"/>
              </w:rPr>
            </w:pPr>
            <w:r>
              <w:rPr>
                <w:rFonts w:hint="eastAsia"/>
                <w:kern w:val="0"/>
                <w:sz w:val="18"/>
                <w:szCs w:val="18"/>
              </w:rPr>
              <w:t>BPSK</w:t>
            </w:r>
          </w:p>
          <w:p w14:paraId="58DE21C3">
            <w:pPr>
              <w:widowControl/>
              <w:tabs>
                <w:tab w:val="decimal" w:pos="0"/>
              </w:tabs>
              <w:ind w:firstLine="0" w:firstLineChars="0"/>
              <w:jc w:val="center"/>
              <w:rPr>
                <w:kern w:val="0"/>
                <w:sz w:val="18"/>
                <w:szCs w:val="18"/>
              </w:rPr>
            </w:pPr>
            <w:r>
              <w:rPr>
                <w:rFonts w:hint="eastAsia"/>
                <w:kern w:val="0"/>
                <w:sz w:val="18"/>
                <w:szCs w:val="18"/>
              </w:rPr>
              <w:t>（x0）</w:t>
            </w:r>
          </w:p>
          <w:p w14:paraId="5A6DD9D9">
            <w:pPr>
              <w:widowControl/>
              <w:tabs>
                <w:tab w:val="decimal" w:pos="0"/>
              </w:tabs>
              <w:ind w:firstLine="0" w:firstLineChars="0"/>
              <w:jc w:val="center"/>
              <w:rPr>
                <w:kern w:val="0"/>
                <w:sz w:val="18"/>
                <w:szCs w:val="18"/>
              </w:rPr>
            </w:pPr>
            <w:r>
              <w:rPr>
                <w:rFonts w:hint="eastAsia"/>
                <w:kern w:val="0"/>
                <w:sz w:val="18"/>
                <w:szCs w:val="18"/>
              </w:rPr>
              <w:t>（</w:t>
            </w:r>
            <w:r>
              <w:rPr>
                <w:kern w:val="0"/>
                <w:sz w:val="18"/>
                <w:szCs w:val="18"/>
              </w:rPr>
              <w:t>---</w:t>
            </w:r>
            <w:r>
              <w:rPr>
                <w:rFonts w:hint="eastAsia"/>
                <w:kern w:val="0"/>
                <w:sz w:val="18"/>
                <w:szCs w:val="18"/>
              </w:rPr>
              <w:t>）</w:t>
            </w:r>
          </w:p>
        </w:tc>
      </w:tr>
      <w:tr w14:paraId="4D2B89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6" w:hRule="atLeast"/>
          <w:jc w:val="center"/>
        </w:trPr>
        <w:tc>
          <w:tcPr>
            <w:tcW w:w="1307" w:type="dxa"/>
          </w:tcPr>
          <w:p w14:paraId="77D5F52B">
            <w:pPr>
              <w:widowControl/>
              <w:tabs>
                <w:tab w:val="decimal" w:pos="0"/>
              </w:tabs>
              <w:ind w:firstLine="0" w:firstLineChars="0"/>
              <w:jc w:val="center"/>
              <w:rPr>
                <w:kern w:val="0"/>
                <w:sz w:val="18"/>
                <w:szCs w:val="18"/>
              </w:rPr>
            </w:pPr>
            <w:r>
              <w:rPr>
                <w:rFonts w:hint="eastAsia"/>
                <w:kern w:val="0"/>
                <w:sz w:val="18"/>
                <w:szCs w:val="18"/>
              </w:rPr>
              <w:t>+</w:t>
            </w:r>
            <w:r>
              <w:rPr>
                <w:kern w:val="0"/>
                <w:sz w:val="18"/>
                <w:szCs w:val="18"/>
              </w:rPr>
              <w:t>7</w:t>
            </w:r>
          </w:p>
        </w:tc>
        <w:tc>
          <w:tcPr>
            <w:tcW w:w="1665" w:type="dxa"/>
          </w:tcPr>
          <w:p w14:paraId="019A5AC8">
            <w:pPr>
              <w:widowControl/>
              <w:tabs>
                <w:tab w:val="decimal" w:pos="0"/>
              </w:tabs>
              <w:ind w:firstLine="0" w:firstLineChars="0"/>
              <w:jc w:val="center"/>
              <w:rPr>
                <w:kern w:val="0"/>
                <w:sz w:val="18"/>
                <w:szCs w:val="18"/>
              </w:rPr>
            </w:pPr>
            <w:r>
              <w:rPr>
                <w:rFonts w:hint="eastAsia"/>
                <w:kern w:val="0"/>
                <w:sz w:val="18"/>
                <w:szCs w:val="18"/>
              </w:rPr>
              <w:t>1</w:t>
            </w:r>
            <w:r>
              <w:rPr>
                <w:kern w:val="0"/>
                <w:sz w:val="18"/>
                <w:szCs w:val="18"/>
              </w:rPr>
              <w:t>10</w:t>
            </w:r>
          </w:p>
        </w:tc>
        <w:tc>
          <w:tcPr>
            <w:tcW w:w="1559" w:type="dxa"/>
          </w:tcPr>
          <w:p w14:paraId="6984A194">
            <w:pPr>
              <w:widowControl/>
              <w:tabs>
                <w:tab w:val="decimal" w:pos="0"/>
              </w:tabs>
              <w:ind w:firstLine="0" w:firstLineChars="0"/>
              <w:jc w:val="center"/>
              <w:rPr>
                <w:kern w:val="0"/>
                <w:sz w:val="18"/>
                <w:szCs w:val="18"/>
              </w:rPr>
            </w:pPr>
          </w:p>
        </w:tc>
        <w:tc>
          <w:tcPr>
            <w:tcW w:w="1418" w:type="dxa"/>
          </w:tcPr>
          <w:p w14:paraId="191B6A76">
            <w:pPr>
              <w:widowControl/>
              <w:tabs>
                <w:tab w:val="decimal" w:pos="0"/>
              </w:tabs>
              <w:ind w:firstLine="0" w:firstLineChars="0"/>
              <w:jc w:val="center"/>
              <w:rPr>
                <w:kern w:val="0"/>
                <w:sz w:val="18"/>
                <w:szCs w:val="18"/>
              </w:rPr>
            </w:pPr>
          </w:p>
        </w:tc>
        <w:tc>
          <w:tcPr>
            <w:tcW w:w="1417" w:type="dxa"/>
          </w:tcPr>
          <w:p w14:paraId="757FBB30">
            <w:pPr>
              <w:widowControl/>
              <w:tabs>
                <w:tab w:val="decimal" w:pos="0"/>
              </w:tabs>
              <w:ind w:firstLine="0" w:firstLineChars="0"/>
              <w:jc w:val="center"/>
              <w:rPr>
                <w:kern w:val="0"/>
                <w:sz w:val="18"/>
                <w:szCs w:val="18"/>
              </w:rPr>
            </w:pPr>
          </w:p>
        </w:tc>
      </w:tr>
      <w:tr w14:paraId="001005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6" w:hRule="atLeast"/>
          <w:jc w:val="center"/>
        </w:trPr>
        <w:tc>
          <w:tcPr>
            <w:tcW w:w="1307" w:type="dxa"/>
          </w:tcPr>
          <w:p w14:paraId="4682F6BD">
            <w:pPr>
              <w:widowControl/>
              <w:tabs>
                <w:tab w:val="decimal" w:pos="0"/>
              </w:tabs>
              <w:ind w:firstLine="0" w:firstLineChars="0"/>
              <w:jc w:val="center"/>
              <w:rPr>
                <w:kern w:val="0"/>
                <w:sz w:val="18"/>
                <w:szCs w:val="18"/>
              </w:rPr>
            </w:pPr>
            <w:r>
              <w:rPr>
                <w:rFonts w:hint="eastAsia"/>
                <w:kern w:val="0"/>
                <w:sz w:val="18"/>
                <w:szCs w:val="18"/>
              </w:rPr>
              <w:t>+</w:t>
            </w:r>
            <w:r>
              <w:rPr>
                <w:kern w:val="0"/>
                <w:sz w:val="18"/>
                <w:szCs w:val="18"/>
              </w:rPr>
              <w:t>5</w:t>
            </w:r>
          </w:p>
        </w:tc>
        <w:tc>
          <w:tcPr>
            <w:tcW w:w="1665" w:type="dxa"/>
          </w:tcPr>
          <w:p w14:paraId="0C6B7E8D">
            <w:pPr>
              <w:widowControl/>
              <w:tabs>
                <w:tab w:val="decimal" w:pos="0"/>
              </w:tabs>
              <w:ind w:firstLine="0" w:firstLineChars="0"/>
              <w:jc w:val="center"/>
              <w:rPr>
                <w:kern w:val="0"/>
                <w:sz w:val="18"/>
                <w:szCs w:val="18"/>
              </w:rPr>
            </w:pPr>
            <w:r>
              <w:rPr>
                <w:rFonts w:hint="eastAsia"/>
                <w:kern w:val="0"/>
                <w:sz w:val="18"/>
                <w:szCs w:val="18"/>
              </w:rPr>
              <w:t>1</w:t>
            </w:r>
            <w:r>
              <w:rPr>
                <w:kern w:val="0"/>
                <w:sz w:val="18"/>
                <w:szCs w:val="18"/>
              </w:rPr>
              <w:t>11</w:t>
            </w:r>
          </w:p>
        </w:tc>
        <w:tc>
          <w:tcPr>
            <w:tcW w:w="1559" w:type="dxa"/>
          </w:tcPr>
          <w:p w14:paraId="248B6464">
            <w:pPr>
              <w:widowControl/>
              <w:tabs>
                <w:tab w:val="decimal" w:pos="0"/>
              </w:tabs>
              <w:ind w:firstLine="0" w:firstLineChars="0"/>
              <w:jc w:val="center"/>
              <w:rPr>
                <w:kern w:val="0"/>
                <w:sz w:val="18"/>
                <w:szCs w:val="18"/>
              </w:rPr>
            </w:pPr>
          </w:p>
        </w:tc>
        <w:tc>
          <w:tcPr>
            <w:tcW w:w="1418" w:type="dxa"/>
          </w:tcPr>
          <w:p w14:paraId="6F9BAF49">
            <w:pPr>
              <w:widowControl/>
              <w:tabs>
                <w:tab w:val="decimal" w:pos="0"/>
              </w:tabs>
              <w:ind w:firstLine="0" w:firstLineChars="0"/>
              <w:jc w:val="center"/>
              <w:rPr>
                <w:kern w:val="0"/>
                <w:sz w:val="18"/>
                <w:szCs w:val="18"/>
              </w:rPr>
            </w:pPr>
          </w:p>
        </w:tc>
        <w:tc>
          <w:tcPr>
            <w:tcW w:w="1417" w:type="dxa"/>
          </w:tcPr>
          <w:p w14:paraId="672E3D05">
            <w:pPr>
              <w:widowControl/>
              <w:tabs>
                <w:tab w:val="decimal" w:pos="0"/>
              </w:tabs>
              <w:ind w:firstLine="0" w:firstLineChars="0"/>
              <w:jc w:val="center"/>
              <w:rPr>
                <w:kern w:val="0"/>
                <w:sz w:val="18"/>
                <w:szCs w:val="18"/>
              </w:rPr>
            </w:pPr>
          </w:p>
        </w:tc>
      </w:tr>
      <w:tr w14:paraId="02F04E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6" w:hRule="atLeast"/>
          <w:jc w:val="center"/>
        </w:trPr>
        <w:tc>
          <w:tcPr>
            <w:tcW w:w="1307" w:type="dxa"/>
          </w:tcPr>
          <w:p w14:paraId="208D102F">
            <w:pPr>
              <w:widowControl/>
              <w:tabs>
                <w:tab w:val="decimal" w:pos="0"/>
              </w:tabs>
              <w:ind w:firstLine="0" w:firstLineChars="0"/>
              <w:jc w:val="center"/>
              <w:rPr>
                <w:kern w:val="0"/>
                <w:sz w:val="18"/>
                <w:szCs w:val="18"/>
              </w:rPr>
            </w:pPr>
            <w:r>
              <w:rPr>
                <w:rFonts w:hint="eastAsia"/>
                <w:kern w:val="0"/>
                <w:sz w:val="18"/>
                <w:szCs w:val="18"/>
              </w:rPr>
              <w:t>+3</w:t>
            </w:r>
          </w:p>
        </w:tc>
        <w:tc>
          <w:tcPr>
            <w:tcW w:w="1665" w:type="dxa"/>
          </w:tcPr>
          <w:p w14:paraId="5D58907B">
            <w:pPr>
              <w:widowControl/>
              <w:tabs>
                <w:tab w:val="decimal" w:pos="0"/>
              </w:tabs>
              <w:ind w:firstLine="0" w:firstLineChars="0"/>
              <w:jc w:val="center"/>
              <w:rPr>
                <w:kern w:val="0"/>
                <w:sz w:val="18"/>
                <w:szCs w:val="18"/>
              </w:rPr>
            </w:pPr>
            <w:r>
              <w:rPr>
                <w:rFonts w:hint="eastAsia"/>
                <w:kern w:val="0"/>
                <w:sz w:val="18"/>
                <w:szCs w:val="18"/>
              </w:rPr>
              <w:t>1</w:t>
            </w:r>
            <w:r>
              <w:rPr>
                <w:kern w:val="0"/>
                <w:sz w:val="18"/>
                <w:szCs w:val="18"/>
              </w:rPr>
              <w:t>01</w:t>
            </w:r>
          </w:p>
        </w:tc>
        <w:tc>
          <w:tcPr>
            <w:tcW w:w="1559" w:type="dxa"/>
          </w:tcPr>
          <w:p w14:paraId="4E37B667">
            <w:pPr>
              <w:widowControl/>
              <w:tabs>
                <w:tab w:val="decimal" w:pos="0"/>
              </w:tabs>
              <w:ind w:firstLine="0" w:firstLineChars="0"/>
              <w:jc w:val="center"/>
              <w:rPr>
                <w:kern w:val="0"/>
                <w:sz w:val="18"/>
                <w:szCs w:val="18"/>
              </w:rPr>
            </w:pPr>
            <w:r>
              <w:rPr>
                <w:rFonts w:hint="eastAsia"/>
                <w:kern w:val="0"/>
                <w:sz w:val="18"/>
                <w:szCs w:val="18"/>
              </w:rPr>
              <w:t>11</w:t>
            </w:r>
          </w:p>
        </w:tc>
        <w:tc>
          <w:tcPr>
            <w:tcW w:w="1418" w:type="dxa"/>
          </w:tcPr>
          <w:p w14:paraId="26DDE485">
            <w:pPr>
              <w:widowControl/>
              <w:tabs>
                <w:tab w:val="decimal" w:pos="0"/>
              </w:tabs>
              <w:ind w:firstLine="0" w:firstLineChars="0"/>
              <w:jc w:val="center"/>
              <w:rPr>
                <w:kern w:val="0"/>
                <w:sz w:val="18"/>
                <w:szCs w:val="18"/>
              </w:rPr>
            </w:pPr>
          </w:p>
        </w:tc>
        <w:tc>
          <w:tcPr>
            <w:tcW w:w="1417" w:type="dxa"/>
          </w:tcPr>
          <w:p w14:paraId="03DD0760">
            <w:pPr>
              <w:widowControl/>
              <w:tabs>
                <w:tab w:val="decimal" w:pos="0"/>
              </w:tabs>
              <w:ind w:firstLine="0" w:firstLineChars="0"/>
              <w:jc w:val="center"/>
              <w:rPr>
                <w:kern w:val="0"/>
                <w:sz w:val="18"/>
                <w:szCs w:val="18"/>
              </w:rPr>
            </w:pPr>
          </w:p>
        </w:tc>
      </w:tr>
      <w:tr w14:paraId="2C5930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6" w:hRule="atLeast"/>
          <w:jc w:val="center"/>
        </w:trPr>
        <w:tc>
          <w:tcPr>
            <w:tcW w:w="1307" w:type="dxa"/>
          </w:tcPr>
          <w:p w14:paraId="3D1765DD">
            <w:pPr>
              <w:widowControl/>
              <w:tabs>
                <w:tab w:val="decimal" w:pos="0"/>
              </w:tabs>
              <w:ind w:firstLine="0" w:firstLineChars="0"/>
              <w:jc w:val="center"/>
              <w:rPr>
                <w:kern w:val="0"/>
                <w:sz w:val="18"/>
                <w:szCs w:val="18"/>
              </w:rPr>
            </w:pPr>
            <w:r>
              <w:rPr>
                <w:rFonts w:hint="eastAsia"/>
                <w:kern w:val="0"/>
                <w:sz w:val="18"/>
                <w:szCs w:val="18"/>
              </w:rPr>
              <w:t>+1</w:t>
            </w:r>
          </w:p>
        </w:tc>
        <w:tc>
          <w:tcPr>
            <w:tcW w:w="1665" w:type="dxa"/>
          </w:tcPr>
          <w:p w14:paraId="2CE1B65A">
            <w:pPr>
              <w:widowControl/>
              <w:tabs>
                <w:tab w:val="decimal" w:pos="0"/>
              </w:tabs>
              <w:ind w:firstLine="0" w:firstLineChars="0"/>
              <w:jc w:val="center"/>
              <w:rPr>
                <w:kern w:val="0"/>
                <w:sz w:val="18"/>
                <w:szCs w:val="18"/>
              </w:rPr>
            </w:pPr>
            <w:r>
              <w:rPr>
                <w:rFonts w:hint="eastAsia"/>
                <w:kern w:val="0"/>
                <w:sz w:val="18"/>
                <w:szCs w:val="18"/>
              </w:rPr>
              <w:t>1</w:t>
            </w:r>
            <w:r>
              <w:rPr>
                <w:kern w:val="0"/>
                <w:sz w:val="18"/>
                <w:szCs w:val="18"/>
              </w:rPr>
              <w:t>00</w:t>
            </w:r>
          </w:p>
        </w:tc>
        <w:tc>
          <w:tcPr>
            <w:tcW w:w="1559" w:type="dxa"/>
          </w:tcPr>
          <w:p w14:paraId="646CFDE0">
            <w:pPr>
              <w:widowControl/>
              <w:tabs>
                <w:tab w:val="decimal" w:pos="0"/>
              </w:tabs>
              <w:ind w:firstLine="0" w:firstLineChars="0"/>
              <w:jc w:val="center"/>
              <w:rPr>
                <w:kern w:val="0"/>
                <w:sz w:val="18"/>
                <w:szCs w:val="18"/>
              </w:rPr>
            </w:pPr>
            <w:r>
              <w:rPr>
                <w:rFonts w:hint="eastAsia"/>
                <w:kern w:val="0"/>
                <w:sz w:val="18"/>
                <w:szCs w:val="18"/>
              </w:rPr>
              <w:t>10</w:t>
            </w:r>
          </w:p>
        </w:tc>
        <w:tc>
          <w:tcPr>
            <w:tcW w:w="1418" w:type="dxa"/>
          </w:tcPr>
          <w:p w14:paraId="165570A6">
            <w:pPr>
              <w:widowControl/>
              <w:tabs>
                <w:tab w:val="decimal" w:pos="0"/>
              </w:tabs>
              <w:ind w:firstLine="0" w:firstLineChars="0"/>
              <w:jc w:val="center"/>
              <w:rPr>
                <w:kern w:val="0"/>
                <w:sz w:val="18"/>
                <w:szCs w:val="18"/>
              </w:rPr>
            </w:pPr>
            <w:r>
              <w:rPr>
                <w:rFonts w:hint="eastAsia"/>
                <w:kern w:val="0"/>
                <w:sz w:val="18"/>
                <w:szCs w:val="18"/>
              </w:rPr>
              <w:t>1</w:t>
            </w:r>
          </w:p>
        </w:tc>
        <w:tc>
          <w:tcPr>
            <w:tcW w:w="1417" w:type="dxa"/>
          </w:tcPr>
          <w:p w14:paraId="52E5F178">
            <w:pPr>
              <w:widowControl/>
              <w:tabs>
                <w:tab w:val="decimal" w:pos="0"/>
              </w:tabs>
              <w:ind w:firstLine="0" w:firstLineChars="0"/>
              <w:jc w:val="center"/>
              <w:rPr>
                <w:kern w:val="0"/>
                <w:sz w:val="18"/>
                <w:szCs w:val="18"/>
              </w:rPr>
            </w:pPr>
            <w:r>
              <w:rPr>
                <w:rFonts w:hint="eastAsia"/>
                <w:kern w:val="0"/>
                <w:sz w:val="18"/>
                <w:szCs w:val="18"/>
              </w:rPr>
              <w:t>1</w:t>
            </w:r>
          </w:p>
        </w:tc>
      </w:tr>
      <w:tr w14:paraId="7E8FE5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6" w:hRule="atLeast"/>
          <w:jc w:val="center"/>
        </w:trPr>
        <w:tc>
          <w:tcPr>
            <w:tcW w:w="1307" w:type="dxa"/>
          </w:tcPr>
          <w:p w14:paraId="38251679">
            <w:pPr>
              <w:widowControl/>
              <w:tabs>
                <w:tab w:val="decimal" w:pos="0"/>
              </w:tabs>
              <w:ind w:firstLine="0" w:firstLineChars="0"/>
              <w:jc w:val="center"/>
              <w:rPr>
                <w:kern w:val="0"/>
                <w:sz w:val="18"/>
                <w:szCs w:val="18"/>
              </w:rPr>
            </w:pPr>
            <w:r>
              <w:rPr>
                <w:rFonts w:hint="eastAsia"/>
                <w:kern w:val="0"/>
                <w:sz w:val="18"/>
                <w:szCs w:val="18"/>
              </w:rPr>
              <w:t>-1</w:t>
            </w:r>
          </w:p>
        </w:tc>
        <w:tc>
          <w:tcPr>
            <w:tcW w:w="1665" w:type="dxa"/>
          </w:tcPr>
          <w:p w14:paraId="1693D139">
            <w:pPr>
              <w:widowControl/>
              <w:tabs>
                <w:tab w:val="decimal" w:pos="0"/>
              </w:tabs>
              <w:ind w:firstLine="0" w:firstLineChars="0"/>
              <w:jc w:val="center"/>
              <w:rPr>
                <w:kern w:val="0"/>
                <w:sz w:val="18"/>
                <w:szCs w:val="18"/>
              </w:rPr>
            </w:pPr>
            <w:r>
              <w:rPr>
                <w:rFonts w:hint="eastAsia"/>
                <w:kern w:val="0"/>
                <w:sz w:val="18"/>
                <w:szCs w:val="18"/>
              </w:rPr>
              <w:t>0</w:t>
            </w:r>
            <w:r>
              <w:rPr>
                <w:kern w:val="0"/>
                <w:sz w:val="18"/>
                <w:szCs w:val="18"/>
              </w:rPr>
              <w:t>00</w:t>
            </w:r>
          </w:p>
        </w:tc>
        <w:tc>
          <w:tcPr>
            <w:tcW w:w="1559" w:type="dxa"/>
          </w:tcPr>
          <w:p w14:paraId="14AECA13">
            <w:pPr>
              <w:widowControl/>
              <w:tabs>
                <w:tab w:val="decimal" w:pos="0"/>
              </w:tabs>
              <w:ind w:firstLine="0" w:firstLineChars="0"/>
              <w:jc w:val="center"/>
              <w:rPr>
                <w:kern w:val="0"/>
                <w:sz w:val="18"/>
                <w:szCs w:val="18"/>
              </w:rPr>
            </w:pPr>
            <w:r>
              <w:rPr>
                <w:rFonts w:hint="eastAsia"/>
                <w:kern w:val="0"/>
                <w:sz w:val="18"/>
                <w:szCs w:val="18"/>
              </w:rPr>
              <w:t>00</w:t>
            </w:r>
          </w:p>
        </w:tc>
        <w:tc>
          <w:tcPr>
            <w:tcW w:w="1418" w:type="dxa"/>
          </w:tcPr>
          <w:p w14:paraId="08546F79">
            <w:pPr>
              <w:widowControl/>
              <w:tabs>
                <w:tab w:val="decimal" w:pos="0"/>
              </w:tabs>
              <w:ind w:firstLine="0" w:firstLineChars="0"/>
              <w:jc w:val="center"/>
              <w:rPr>
                <w:kern w:val="0"/>
                <w:sz w:val="18"/>
                <w:szCs w:val="18"/>
              </w:rPr>
            </w:pPr>
            <w:r>
              <w:rPr>
                <w:rFonts w:hint="eastAsia"/>
                <w:kern w:val="0"/>
                <w:sz w:val="18"/>
                <w:szCs w:val="18"/>
              </w:rPr>
              <w:t>0</w:t>
            </w:r>
          </w:p>
        </w:tc>
        <w:tc>
          <w:tcPr>
            <w:tcW w:w="1417" w:type="dxa"/>
          </w:tcPr>
          <w:p w14:paraId="45C7434A">
            <w:pPr>
              <w:widowControl/>
              <w:tabs>
                <w:tab w:val="decimal" w:pos="0"/>
              </w:tabs>
              <w:ind w:firstLine="0" w:firstLineChars="0"/>
              <w:jc w:val="center"/>
              <w:rPr>
                <w:kern w:val="0"/>
                <w:sz w:val="18"/>
                <w:szCs w:val="18"/>
              </w:rPr>
            </w:pPr>
            <w:r>
              <w:rPr>
                <w:rFonts w:hint="eastAsia"/>
                <w:kern w:val="0"/>
                <w:sz w:val="18"/>
                <w:szCs w:val="18"/>
              </w:rPr>
              <w:t>0</w:t>
            </w:r>
          </w:p>
        </w:tc>
      </w:tr>
      <w:tr w14:paraId="6A0C3D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6" w:hRule="atLeast"/>
          <w:jc w:val="center"/>
        </w:trPr>
        <w:tc>
          <w:tcPr>
            <w:tcW w:w="1307" w:type="dxa"/>
          </w:tcPr>
          <w:p w14:paraId="6770DF67">
            <w:pPr>
              <w:widowControl/>
              <w:tabs>
                <w:tab w:val="decimal" w:pos="0"/>
              </w:tabs>
              <w:ind w:firstLine="0" w:firstLineChars="0"/>
              <w:jc w:val="center"/>
              <w:rPr>
                <w:kern w:val="0"/>
                <w:sz w:val="18"/>
                <w:szCs w:val="18"/>
              </w:rPr>
            </w:pPr>
            <w:r>
              <w:rPr>
                <w:rFonts w:hint="eastAsia"/>
                <w:kern w:val="0"/>
                <w:sz w:val="18"/>
                <w:szCs w:val="18"/>
              </w:rPr>
              <w:t>-3</w:t>
            </w:r>
          </w:p>
        </w:tc>
        <w:tc>
          <w:tcPr>
            <w:tcW w:w="1665" w:type="dxa"/>
          </w:tcPr>
          <w:p w14:paraId="362C5FF7">
            <w:pPr>
              <w:widowControl/>
              <w:tabs>
                <w:tab w:val="decimal" w:pos="0"/>
              </w:tabs>
              <w:ind w:firstLine="0" w:firstLineChars="0"/>
              <w:jc w:val="center"/>
              <w:rPr>
                <w:kern w:val="0"/>
                <w:sz w:val="18"/>
                <w:szCs w:val="18"/>
              </w:rPr>
            </w:pPr>
            <w:r>
              <w:rPr>
                <w:rFonts w:hint="eastAsia"/>
                <w:kern w:val="0"/>
                <w:sz w:val="18"/>
                <w:szCs w:val="18"/>
              </w:rPr>
              <w:t>0</w:t>
            </w:r>
            <w:r>
              <w:rPr>
                <w:kern w:val="0"/>
                <w:sz w:val="18"/>
                <w:szCs w:val="18"/>
              </w:rPr>
              <w:t>01</w:t>
            </w:r>
          </w:p>
        </w:tc>
        <w:tc>
          <w:tcPr>
            <w:tcW w:w="1559" w:type="dxa"/>
          </w:tcPr>
          <w:p w14:paraId="5A7BA7A1">
            <w:pPr>
              <w:widowControl/>
              <w:tabs>
                <w:tab w:val="decimal" w:pos="0"/>
              </w:tabs>
              <w:ind w:firstLine="0" w:firstLineChars="0"/>
              <w:jc w:val="center"/>
              <w:rPr>
                <w:kern w:val="0"/>
                <w:sz w:val="18"/>
                <w:szCs w:val="18"/>
              </w:rPr>
            </w:pPr>
            <w:r>
              <w:rPr>
                <w:rFonts w:hint="eastAsia"/>
                <w:kern w:val="0"/>
                <w:sz w:val="18"/>
                <w:szCs w:val="18"/>
              </w:rPr>
              <w:t>01</w:t>
            </w:r>
          </w:p>
        </w:tc>
        <w:tc>
          <w:tcPr>
            <w:tcW w:w="1418" w:type="dxa"/>
          </w:tcPr>
          <w:p w14:paraId="60742E61">
            <w:pPr>
              <w:widowControl/>
              <w:tabs>
                <w:tab w:val="decimal" w:pos="0"/>
              </w:tabs>
              <w:ind w:firstLine="0" w:firstLineChars="0"/>
              <w:jc w:val="center"/>
              <w:rPr>
                <w:kern w:val="0"/>
                <w:sz w:val="18"/>
                <w:szCs w:val="18"/>
              </w:rPr>
            </w:pPr>
          </w:p>
        </w:tc>
        <w:tc>
          <w:tcPr>
            <w:tcW w:w="1417" w:type="dxa"/>
          </w:tcPr>
          <w:p w14:paraId="56436894">
            <w:pPr>
              <w:widowControl/>
              <w:tabs>
                <w:tab w:val="decimal" w:pos="0"/>
              </w:tabs>
              <w:ind w:firstLine="0" w:firstLineChars="0"/>
              <w:jc w:val="center"/>
              <w:rPr>
                <w:kern w:val="0"/>
                <w:sz w:val="18"/>
                <w:szCs w:val="18"/>
              </w:rPr>
            </w:pPr>
          </w:p>
        </w:tc>
      </w:tr>
      <w:tr w14:paraId="344F79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6" w:hRule="atLeast"/>
          <w:jc w:val="center"/>
        </w:trPr>
        <w:tc>
          <w:tcPr>
            <w:tcW w:w="1307" w:type="dxa"/>
          </w:tcPr>
          <w:p w14:paraId="1B82B449">
            <w:pPr>
              <w:widowControl/>
              <w:tabs>
                <w:tab w:val="decimal" w:pos="0"/>
              </w:tabs>
              <w:ind w:firstLine="0" w:firstLineChars="0"/>
              <w:jc w:val="center"/>
              <w:rPr>
                <w:kern w:val="0"/>
                <w:sz w:val="18"/>
                <w:szCs w:val="18"/>
              </w:rPr>
            </w:pPr>
            <w:r>
              <w:rPr>
                <w:rFonts w:hint="eastAsia"/>
                <w:kern w:val="0"/>
                <w:sz w:val="18"/>
                <w:szCs w:val="18"/>
              </w:rPr>
              <w:t>-</w:t>
            </w:r>
            <w:r>
              <w:rPr>
                <w:kern w:val="0"/>
                <w:sz w:val="18"/>
                <w:szCs w:val="18"/>
              </w:rPr>
              <w:t>5</w:t>
            </w:r>
          </w:p>
        </w:tc>
        <w:tc>
          <w:tcPr>
            <w:tcW w:w="1665" w:type="dxa"/>
          </w:tcPr>
          <w:p w14:paraId="1F212B8E">
            <w:pPr>
              <w:widowControl/>
              <w:tabs>
                <w:tab w:val="decimal" w:pos="0"/>
              </w:tabs>
              <w:ind w:firstLine="0" w:firstLineChars="0"/>
              <w:jc w:val="center"/>
              <w:rPr>
                <w:kern w:val="0"/>
                <w:sz w:val="18"/>
                <w:szCs w:val="18"/>
              </w:rPr>
            </w:pPr>
            <w:r>
              <w:rPr>
                <w:rFonts w:hint="eastAsia"/>
                <w:kern w:val="0"/>
                <w:sz w:val="18"/>
                <w:szCs w:val="18"/>
              </w:rPr>
              <w:t>0</w:t>
            </w:r>
            <w:r>
              <w:rPr>
                <w:kern w:val="0"/>
                <w:sz w:val="18"/>
                <w:szCs w:val="18"/>
              </w:rPr>
              <w:t>11</w:t>
            </w:r>
          </w:p>
        </w:tc>
        <w:tc>
          <w:tcPr>
            <w:tcW w:w="1559" w:type="dxa"/>
          </w:tcPr>
          <w:p w14:paraId="1560ECD1">
            <w:pPr>
              <w:widowControl/>
              <w:tabs>
                <w:tab w:val="decimal" w:pos="0"/>
              </w:tabs>
              <w:ind w:firstLine="0" w:firstLineChars="0"/>
              <w:jc w:val="center"/>
              <w:rPr>
                <w:kern w:val="0"/>
                <w:sz w:val="18"/>
                <w:szCs w:val="18"/>
              </w:rPr>
            </w:pPr>
          </w:p>
        </w:tc>
        <w:tc>
          <w:tcPr>
            <w:tcW w:w="1418" w:type="dxa"/>
          </w:tcPr>
          <w:p w14:paraId="308758DC">
            <w:pPr>
              <w:widowControl/>
              <w:tabs>
                <w:tab w:val="decimal" w:pos="0"/>
              </w:tabs>
              <w:ind w:firstLine="0" w:firstLineChars="0"/>
              <w:jc w:val="center"/>
              <w:rPr>
                <w:kern w:val="0"/>
                <w:sz w:val="18"/>
                <w:szCs w:val="18"/>
              </w:rPr>
            </w:pPr>
          </w:p>
        </w:tc>
        <w:tc>
          <w:tcPr>
            <w:tcW w:w="1417" w:type="dxa"/>
          </w:tcPr>
          <w:p w14:paraId="670A3C43">
            <w:pPr>
              <w:widowControl/>
              <w:tabs>
                <w:tab w:val="decimal" w:pos="0"/>
              </w:tabs>
              <w:ind w:firstLine="0" w:firstLineChars="0"/>
              <w:jc w:val="center"/>
              <w:rPr>
                <w:kern w:val="0"/>
                <w:sz w:val="18"/>
                <w:szCs w:val="18"/>
              </w:rPr>
            </w:pPr>
          </w:p>
        </w:tc>
      </w:tr>
      <w:tr w14:paraId="649BB5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6" w:hRule="atLeast"/>
          <w:jc w:val="center"/>
        </w:trPr>
        <w:tc>
          <w:tcPr>
            <w:tcW w:w="1307" w:type="dxa"/>
          </w:tcPr>
          <w:p w14:paraId="3F430313">
            <w:pPr>
              <w:widowControl/>
              <w:tabs>
                <w:tab w:val="decimal" w:pos="0"/>
              </w:tabs>
              <w:ind w:firstLine="0" w:firstLineChars="0"/>
              <w:jc w:val="center"/>
              <w:rPr>
                <w:kern w:val="0"/>
                <w:sz w:val="18"/>
                <w:szCs w:val="18"/>
              </w:rPr>
            </w:pPr>
            <w:r>
              <w:rPr>
                <w:rFonts w:hint="eastAsia"/>
                <w:kern w:val="0"/>
                <w:sz w:val="18"/>
                <w:szCs w:val="18"/>
              </w:rPr>
              <w:t>-</w:t>
            </w:r>
            <w:r>
              <w:rPr>
                <w:kern w:val="0"/>
                <w:sz w:val="18"/>
                <w:szCs w:val="18"/>
              </w:rPr>
              <w:t>7</w:t>
            </w:r>
          </w:p>
        </w:tc>
        <w:tc>
          <w:tcPr>
            <w:tcW w:w="1665" w:type="dxa"/>
          </w:tcPr>
          <w:p w14:paraId="68792B0B">
            <w:pPr>
              <w:widowControl/>
              <w:tabs>
                <w:tab w:val="decimal" w:pos="0"/>
              </w:tabs>
              <w:ind w:firstLine="0" w:firstLineChars="0"/>
              <w:jc w:val="center"/>
              <w:rPr>
                <w:kern w:val="0"/>
                <w:sz w:val="18"/>
                <w:szCs w:val="18"/>
              </w:rPr>
            </w:pPr>
            <w:r>
              <w:rPr>
                <w:rFonts w:hint="eastAsia"/>
                <w:kern w:val="0"/>
                <w:sz w:val="18"/>
                <w:szCs w:val="18"/>
              </w:rPr>
              <w:t>0</w:t>
            </w:r>
            <w:r>
              <w:rPr>
                <w:kern w:val="0"/>
                <w:sz w:val="18"/>
                <w:szCs w:val="18"/>
              </w:rPr>
              <w:t>10</w:t>
            </w:r>
          </w:p>
        </w:tc>
        <w:tc>
          <w:tcPr>
            <w:tcW w:w="1559" w:type="dxa"/>
          </w:tcPr>
          <w:p w14:paraId="0213C538">
            <w:pPr>
              <w:widowControl/>
              <w:tabs>
                <w:tab w:val="decimal" w:pos="0"/>
              </w:tabs>
              <w:ind w:firstLine="0" w:firstLineChars="0"/>
              <w:jc w:val="center"/>
              <w:rPr>
                <w:kern w:val="0"/>
                <w:sz w:val="18"/>
                <w:szCs w:val="18"/>
              </w:rPr>
            </w:pPr>
          </w:p>
        </w:tc>
        <w:tc>
          <w:tcPr>
            <w:tcW w:w="1418" w:type="dxa"/>
          </w:tcPr>
          <w:p w14:paraId="295DC648">
            <w:pPr>
              <w:widowControl/>
              <w:tabs>
                <w:tab w:val="decimal" w:pos="0"/>
              </w:tabs>
              <w:ind w:firstLine="0" w:firstLineChars="0"/>
              <w:jc w:val="center"/>
              <w:rPr>
                <w:kern w:val="0"/>
                <w:sz w:val="18"/>
                <w:szCs w:val="18"/>
              </w:rPr>
            </w:pPr>
          </w:p>
        </w:tc>
        <w:tc>
          <w:tcPr>
            <w:tcW w:w="1417" w:type="dxa"/>
          </w:tcPr>
          <w:p w14:paraId="5CAF0C82">
            <w:pPr>
              <w:widowControl/>
              <w:tabs>
                <w:tab w:val="decimal" w:pos="0"/>
              </w:tabs>
              <w:ind w:firstLine="0" w:firstLineChars="0"/>
              <w:jc w:val="center"/>
              <w:rPr>
                <w:kern w:val="0"/>
                <w:sz w:val="18"/>
                <w:szCs w:val="18"/>
              </w:rPr>
            </w:pPr>
          </w:p>
        </w:tc>
      </w:tr>
    </w:tbl>
    <w:p w14:paraId="2B8CAAD1">
      <w:pPr>
        <w:ind w:firstLine="0" w:firstLineChars="0"/>
        <w:jc w:val="center"/>
        <w:rPr>
          <w:rFonts w:eastAsia="黑体"/>
          <w:szCs w:val="20"/>
        </w:rPr>
      </w:pPr>
    </w:p>
    <w:p w14:paraId="442A771B">
      <w:pPr>
        <w:ind w:firstLine="0" w:firstLineChars="0"/>
        <w:jc w:val="center"/>
        <w:rPr>
          <w:rFonts w:ascii="黑体" w:hAnsi="黑体" w:eastAsia="黑体"/>
          <w:kern w:val="0"/>
          <w:szCs w:val="21"/>
        </w:rPr>
      </w:pPr>
      <w:bookmarkStart w:id="286" w:name="_Ref11258"/>
      <w:r>
        <w:rPr>
          <w:rFonts w:hint="eastAsia" w:eastAsia="黑体"/>
          <w:szCs w:val="20"/>
        </w:rPr>
        <w:t>表</w:t>
      </w:r>
      <w:ins w:id="375" w:author="何艺" w:date="2026-02-24T18:01:01Z">
        <w:r>
          <w:rPr>
            <w:rFonts w:hint="eastAsia" w:eastAsia="黑体"/>
            <w:szCs w:val="20"/>
            <w:lang w:val="en-US" w:eastAsia="zh-CN"/>
          </w:rPr>
          <w:t xml:space="preserve"> </w:t>
        </w:r>
      </w:ins>
      <w:r>
        <w:rPr>
          <w:rFonts w:eastAsia="黑体"/>
          <w:szCs w:val="20"/>
        </w:rPr>
        <w:fldChar w:fldCharType="begin"/>
      </w:r>
      <w:r>
        <w:rPr>
          <w:rFonts w:eastAsia="黑体"/>
          <w:szCs w:val="20"/>
        </w:rPr>
        <w:instrText xml:space="preserve"> </w:instrText>
      </w:r>
      <w:r>
        <w:rPr>
          <w:rFonts w:hint="eastAsia" w:eastAsia="黑体"/>
          <w:szCs w:val="20"/>
        </w:rPr>
        <w:instrText xml:space="preserve">SEQ 表 \* ARABIC</w:instrText>
      </w:r>
      <w:r>
        <w:rPr>
          <w:rFonts w:eastAsia="黑体"/>
          <w:szCs w:val="20"/>
        </w:rPr>
        <w:instrText xml:space="preserve"> </w:instrText>
      </w:r>
      <w:r>
        <w:rPr>
          <w:rFonts w:eastAsia="黑体"/>
          <w:szCs w:val="20"/>
        </w:rPr>
        <w:fldChar w:fldCharType="separate"/>
      </w:r>
      <w:r>
        <w:rPr>
          <w:rFonts w:hint="eastAsia" w:eastAsia="黑体"/>
          <w:szCs w:val="20"/>
        </w:rPr>
        <w:t>15</w:t>
      </w:r>
      <w:r>
        <w:rPr>
          <w:rFonts w:eastAsia="黑体"/>
          <w:szCs w:val="20"/>
        </w:rPr>
        <w:fldChar w:fldCharType="end"/>
      </w:r>
      <w:bookmarkEnd w:id="286"/>
      <w:r>
        <w:rPr>
          <w:rFonts w:eastAsia="黑体"/>
          <w:szCs w:val="20"/>
        </w:rPr>
        <w:t xml:space="preserve"> </w:t>
      </w:r>
      <w:r>
        <w:rPr>
          <w:rFonts w:hint="eastAsia" w:ascii="黑体" w:hAnsi="黑体" w:eastAsia="黑体"/>
          <w:kern w:val="0"/>
          <w:szCs w:val="21"/>
        </w:rPr>
        <w:t>比特</w:t>
      </w:r>
      <w:r>
        <w:rPr>
          <w:rFonts w:ascii="黑体" w:hAnsi="黑体" w:eastAsia="黑体"/>
          <w:kern w:val="0"/>
          <w:szCs w:val="21"/>
        </w:rPr>
        <w:t>到I/Q映射的表</w:t>
      </w:r>
    </w:p>
    <w:tbl>
      <w:tblPr>
        <w:tblStyle w:val="55"/>
        <w:tblW w:w="722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95"/>
        <w:gridCol w:w="1886"/>
        <w:gridCol w:w="1701"/>
        <w:gridCol w:w="1843"/>
      </w:tblGrid>
      <w:tr w14:paraId="62226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5" w:type="dxa"/>
            <w:shd w:val="clear" w:color="auto" w:fill="auto"/>
          </w:tcPr>
          <w:p w14:paraId="65E1C767">
            <w:pPr>
              <w:widowControl/>
              <w:tabs>
                <w:tab w:val="decimal" w:pos="0"/>
              </w:tabs>
              <w:ind w:firstLine="0" w:firstLineChars="0"/>
              <w:jc w:val="center"/>
              <w:rPr>
                <w:kern w:val="0"/>
                <w:sz w:val="18"/>
                <w:szCs w:val="18"/>
              </w:rPr>
            </w:pPr>
            <w:r>
              <w:rPr>
                <w:kern w:val="0"/>
                <w:sz w:val="18"/>
                <w:szCs w:val="18"/>
              </w:rPr>
              <w:t>调制模式</w:t>
            </w:r>
          </w:p>
        </w:tc>
        <w:tc>
          <w:tcPr>
            <w:tcW w:w="1886" w:type="dxa"/>
            <w:shd w:val="clear" w:color="auto" w:fill="auto"/>
          </w:tcPr>
          <w:p w14:paraId="556FD68F">
            <w:pPr>
              <w:widowControl/>
              <w:tabs>
                <w:tab w:val="decimal" w:pos="0"/>
              </w:tabs>
              <w:ind w:firstLine="0" w:firstLineChars="0"/>
              <w:jc w:val="center"/>
              <w:rPr>
                <w:kern w:val="0"/>
                <w:sz w:val="18"/>
                <w:szCs w:val="18"/>
              </w:rPr>
            </w:pPr>
            <w:r>
              <w:rPr>
                <w:kern w:val="0"/>
                <w:sz w:val="18"/>
                <w:szCs w:val="18"/>
              </w:rPr>
              <w:t>输入</w:t>
            </w:r>
            <w:r>
              <w:rPr>
                <w:rFonts w:hint="eastAsia"/>
                <w:kern w:val="0"/>
                <w:sz w:val="18"/>
                <w:szCs w:val="18"/>
              </w:rPr>
              <w:t>比特</w:t>
            </w:r>
          </w:p>
        </w:tc>
        <w:tc>
          <w:tcPr>
            <w:tcW w:w="1701" w:type="dxa"/>
            <w:shd w:val="clear" w:color="auto" w:fill="auto"/>
          </w:tcPr>
          <w:p w14:paraId="2CC6212A">
            <w:pPr>
              <w:widowControl/>
              <w:tabs>
                <w:tab w:val="decimal" w:pos="0"/>
              </w:tabs>
              <w:ind w:firstLine="0" w:firstLineChars="0"/>
              <w:jc w:val="center"/>
              <w:rPr>
                <w:kern w:val="0"/>
                <w:sz w:val="18"/>
                <w:szCs w:val="18"/>
              </w:rPr>
            </w:pPr>
            <w:r>
              <w:rPr>
                <w:kern w:val="0"/>
                <w:sz w:val="18"/>
                <w:szCs w:val="18"/>
              </w:rPr>
              <w:t>I 路</w:t>
            </w:r>
          </w:p>
        </w:tc>
        <w:tc>
          <w:tcPr>
            <w:tcW w:w="1843" w:type="dxa"/>
            <w:shd w:val="clear" w:color="auto" w:fill="auto"/>
          </w:tcPr>
          <w:p w14:paraId="50F3B148">
            <w:pPr>
              <w:widowControl/>
              <w:tabs>
                <w:tab w:val="decimal" w:pos="0"/>
              </w:tabs>
              <w:ind w:firstLine="0" w:firstLineChars="0"/>
              <w:jc w:val="center"/>
              <w:rPr>
                <w:kern w:val="0"/>
                <w:sz w:val="18"/>
                <w:szCs w:val="18"/>
              </w:rPr>
            </w:pPr>
            <w:r>
              <w:rPr>
                <w:kern w:val="0"/>
                <w:sz w:val="18"/>
                <w:szCs w:val="18"/>
              </w:rPr>
              <w:t>Q 路</w:t>
            </w:r>
          </w:p>
        </w:tc>
      </w:tr>
      <w:tr w14:paraId="1CD28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5" w:type="dxa"/>
            <w:shd w:val="clear" w:color="auto" w:fill="auto"/>
          </w:tcPr>
          <w:p w14:paraId="2964D857">
            <w:pPr>
              <w:widowControl/>
              <w:tabs>
                <w:tab w:val="decimal" w:pos="0"/>
              </w:tabs>
              <w:ind w:firstLine="0" w:firstLineChars="0"/>
              <w:jc w:val="center"/>
              <w:rPr>
                <w:kern w:val="0"/>
                <w:sz w:val="18"/>
                <w:szCs w:val="18"/>
              </w:rPr>
            </w:pPr>
            <w:r>
              <w:rPr>
                <w:kern w:val="0"/>
                <w:sz w:val="18"/>
                <w:szCs w:val="18"/>
              </w:rPr>
              <w:t>BPSK</w:t>
            </w:r>
          </w:p>
        </w:tc>
        <w:tc>
          <w:tcPr>
            <w:tcW w:w="1886" w:type="dxa"/>
            <w:shd w:val="clear" w:color="auto" w:fill="auto"/>
          </w:tcPr>
          <w:p w14:paraId="1A591C3B">
            <w:pPr>
              <w:widowControl/>
              <w:tabs>
                <w:tab w:val="decimal" w:pos="0"/>
              </w:tabs>
              <w:ind w:firstLine="0" w:firstLineChars="0"/>
              <w:jc w:val="center"/>
              <w:rPr>
                <w:kern w:val="0"/>
                <w:sz w:val="18"/>
                <w:szCs w:val="18"/>
              </w:rPr>
            </w:pPr>
            <w:r>
              <w:rPr>
                <w:kern w:val="0"/>
                <w:sz w:val="18"/>
                <w:szCs w:val="18"/>
              </w:rPr>
              <w:t>x0</w:t>
            </w:r>
          </w:p>
        </w:tc>
        <w:tc>
          <w:tcPr>
            <w:tcW w:w="1701" w:type="dxa"/>
            <w:shd w:val="clear" w:color="auto" w:fill="auto"/>
          </w:tcPr>
          <w:p w14:paraId="2E658215">
            <w:pPr>
              <w:widowControl/>
              <w:tabs>
                <w:tab w:val="decimal" w:pos="0"/>
              </w:tabs>
              <w:ind w:firstLine="0" w:firstLineChars="0"/>
              <w:jc w:val="center"/>
              <w:rPr>
                <w:kern w:val="0"/>
                <w:sz w:val="18"/>
                <w:szCs w:val="18"/>
              </w:rPr>
            </w:pPr>
            <w:r>
              <w:rPr>
                <w:kern w:val="0"/>
                <w:sz w:val="18"/>
                <w:szCs w:val="18"/>
              </w:rPr>
              <w:t>x0</w:t>
            </w:r>
          </w:p>
        </w:tc>
        <w:tc>
          <w:tcPr>
            <w:tcW w:w="1843" w:type="dxa"/>
            <w:shd w:val="clear" w:color="auto" w:fill="auto"/>
          </w:tcPr>
          <w:p w14:paraId="685FBBAB">
            <w:pPr>
              <w:widowControl/>
              <w:tabs>
                <w:tab w:val="decimal" w:pos="0"/>
              </w:tabs>
              <w:ind w:firstLine="0" w:firstLineChars="0"/>
              <w:jc w:val="center"/>
              <w:rPr>
                <w:kern w:val="0"/>
                <w:sz w:val="18"/>
                <w:szCs w:val="18"/>
              </w:rPr>
            </w:pPr>
            <w:r>
              <w:rPr>
                <w:kern w:val="0"/>
                <w:sz w:val="18"/>
                <w:szCs w:val="18"/>
              </w:rPr>
              <w:t>---</w:t>
            </w:r>
          </w:p>
        </w:tc>
      </w:tr>
      <w:tr w14:paraId="33C83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5" w:type="dxa"/>
            <w:shd w:val="clear" w:color="auto" w:fill="auto"/>
          </w:tcPr>
          <w:p w14:paraId="5AA997A1">
            <w:pPr>
              <w:widowControl/>
              <w:tabs>
                <w:tab w:val="decimal" w:pos="0"/>
              </w:tabs>
              <w:ind w:firstLine="0" w:firstLineChars="0"/>
              <w:jc w:val="center"/>
              <w:rPr>
                <w:kern w:val="0"/>
                <w:sz w:val="18"/>
                <w:szCs w:val="18"/>
              </w:rPr>
            </w:pPr>
            <w:r>
              <w:rPr>
                <w:kern w:val="0"/>
                <w:sz w:val="18"/>
                <w:szCs w:val="18"/>
              </w:rPr>
              <w:t>QPSK</w:t>
            </w:r>
          </w:p>
        </w:tc>
        <w:tc>
          <w:tcPr>
            <w:tcW w:w="1886" w:type="dxa"/>
            <w:shd w:val="clear" w:color="auto" w:fill="auto"/>
          </w:tcPr>
          <w:p w14:paraId="753C00BC">
            <w:pPr>
              <w:widowControl/>
              <w:tabs>
                <w:tab w:val="decimal" w:pos="0"/>
              </w:tabs>
              <w:ind w:firstLine="0" w:firstLineChars="0"/>
              <w:jc w:val="center"/>
              <w:rPr>
                <w:kern w:val="0"/>
                <w:sz w:val="18"/>
                <w:szCs w:val="18"/>
              </w:rPr>
            </w:pPr>
            <w:r>
              <w:rPr>
                <w:kern w:val="0"/>
                <w:sz w:val="18"/>
                <w:szCs w:val="18"/>
              </w:rPr>
              <w:t>x1x0</w:t>
            </w:r>
          </w:p>
        </w:tc>
        <w:tc>
          <w:tcPr>
            <w:tcW w:w="1701" w:type="dxa"/>
            <w:shd w:val="clear" w:color="auto" w:fill="auto"/>
          </w:tcPr>
          <w:p w14:paraId="4DC6A03C">
            <w:pPr>
              <w:widowControl/>
              <w:tabs>
                <w:tab w:val="decimal" w:pos="0"/>
              </w:tabs>
              <w:ind w:firstLine="0" w:firstLineChars="0"/>
              <w:jc w:val="center"/>
              <w:rPr>
                <w:kern w:val="0"/>
                <w:sz w:val="18"/>
                <w:szCs w:val="18"/>
              </w:rPr>
            </w:pPr>
            <w:r>
              <w:rPr>
                <w:kern w:val="0"/>
                <w:sz w:val="18"/>
                <w:szCs w:val="18"/>
              </w:rPr>
              <w:t>x0</w:t>
            </w:r>
          </w:p>
        </w:tc>
        <w:tc>
          <w:tcPr>
            <w:tcW w:w="1843" w:type="dxa"/>
            <w:shd w:val="clear" w:color="auto" w:fill="auto"/>
          </w:tcPr>
          <w:p w14:paraId="1BEE5A12">
            <w:pPr>
              <w:widowControl/>
              <w:tabs>
                <w:tab w:val="decimal" w:pos="0"/>
              </w:tabs>
              <w:ind w:firstLine="0" w:firstLineChars="0"/>
              <w:jc w:val="center"/>
              <w:rPr>
                <w:kern w:val="0"/>
                <w:sz w:val="18"/>
                <w:szCs w:val="18"/>
              </w:rPr>
            </w:pPr>
            <w:r>
              <w:rPr>
                <w:kern w:val="0"/>
                <w:sz w:val="18"/>
                <w:szCs w:val="18"/>
              </w:rPr>
              <w:t>x1</w:t>
            </w:r>
          </w:p>
        </w:tc>
      </w:tr>
      <w:tr w14:paraId="00513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5" w:type="dxa"/>
            <w:shd w:val="clear" w:color="auto" w:fill="auto"/>
          </w:tcPr>
          <w:p w14:paraId="3EEE4FB2">
            <w:pPr>
              <w:widowControl/>
              <w:tabs>
                <w:tab w:val="decimal" w:pos="0"/>
              </w:tabs>
              <w:ind w:firstLine="0" w:firstLineChars="0"/>
              <w:jc w:val="center"/>
              <w:rPr>
                <w:kern w:val="0"/>
                <w:sz w:val="18"/>
                <w:szCs w:val="18"/>
              </w:rPr>
            </w:pPr>
            <w:r>
              <w:rPr>
                <w:rFonts w:hint="eastAsia"/>
                <w:kern w:val="0"/>
                <w:sz w:val="18"/>
                <w:szCs w:val="18"/>
              </w:rPr>
              <w:t>16QAM</w:t>
            </w:r>
          </w:p>
        </w:tc>
        <w:tc>
          <w:tcPr>
            <w:tcW w:w="1886" w:type="dxa"/>
            <w:shd w:val="clear" w:color="auto" w:fill="auto"/>
          </w:tcPr>
          <w:p w14:paraId="28B187E6">
            <w:pPr>
              <w:widowControl/>
              <w:tabs>
                <w:tab w:val="decimal" w:pos="0"/>
              </w:tabs>
              <w:ind w:firstLine="0" w:firstLineChars="0"/>
              <w:jc w:val="center"/>
              <w:rPr>
                <w:kern w:val="0"/>
                <w:sz w:val="18"/>
                <w:szCs w:val="18"/>
              </w:rPr>
            </w:pPr>
            <w:r>
              <w:rPr>
                <w:rFonts w:hint="eastAsia"/>
                <w:kern w:val="0"/>
                <w:sz w:val="18"/>
                <w:szCs w:val="18"/>
              </w:rPr>
              <w:t>x3x2x1x0</w:t>
            </w:r>
          </w:p>
        </w:tc>
        <w:tc>
          <w:tcPr>
            <w:tcW w:w="1701" w:type="dxa"/>
            <w:shd w:val="clear" w:color="auto" w:fill="auto"/>
          </w:tcPr>
          <w:p w14:paraId="57B784A2">
            <w:pPr>
              <w:widowControl/>
              <w:tabs>
                <w:tab w:val="decimal" w:pos="0"/>
              </w:tabs>
              <w:ind w:firstLine="0" w:firstLineChars="0"/>
              <w:jc w:val="center"/>
              <w:rPr>
                <w:kern w:val="0"/>
                <w:sz w:val="18"/>
                <w:szCs w:val="18"/>
              </w:rPr>
            </w:pPr>
            <w:r>
              <w:rPr>
                <w:rFonts w:hint="eastAsia"/>
                <w:kern w:val="0"/>
                <w:sz w:val="18"/>
                <w:szCs w:val="18"/>
              </w:rPr>
              <w:t>x1x0</w:t>
            </w:r>
          </w:p>
        </w:tc>
        <w:tc>
          <w:tcPr>
            <w:tcW w:w="1843" w:type="dxa"/>
            <w:shd w:val="clear" w:color="auto" w:fill="auto"/>
          </w:tcPr>
          <w:p w14:paraId="00D822B7">
            <w:pPr>
              <w:widowControl/>
              <w:tabs>
                <w:tab w:val="decimal" w:pos="0"/>
              </w:tabs>
              <w:ind w:firstLine="0" w:firstLineChars="0"/>
              <w:jc w:val="center"/>
              <w:rPr>
                <w:kern w:val="0"/>
                <w:sz w:val="18"/>
                <w:szCs w:val="18"/>
              </w:rPr>
            </w:pPr>
            <w:r>
              <w:rPr>
                <w:rFonts w:hint="eastAsia"/>
                <w:kern w:val="0"/>
                <w:sz w:val="18"/>
                <w:szCs w:val="18"/>
              </w:rPr>
              <w:t>x3x2</w:t>
            </w:r>
          </w:p>
        </w:tc>
      </w:tr>
      <w:tr w14:paraId="25C70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5" w:type="dxa"/>
            <w:shd w:val="clear" w:color="auto" w:fill="auto"/>
          </w:tcPr>
          <w:p w14:paraId="3402876D">
            <w:pPr>
              <w:widowControl/>
              <w:tabs>
                <w:tab w:val="decimal" w:pos="0"/>
              </w:tabs>
              <w:ind w:firstLine="0" w:firstLineChars="0"/>
              <w:jc w:val="center"/>
              <w:rPr>
                <w:kern w:val="0"/>
                <w:sz w:val="18"/>
                <w:szCs w:val="18"/>
              </w:rPr>
            </w:pPr>
            <w:r>
              <w:rPr>
                <w:kern w:val="0"/>
                <w:sz w:val="18"/>
                <w:szCs w:val="18"/>
              </w:rPr>
              <w:t>64QAM</w:t>
            </w:r>
          </w:p>
        </w:tc>
        <w:tc>
          <w:tcPr>
            <w:tcW w:w="1886" w:type="dxa"/>
            <w:shd w:val="clear" w:color="auto" w:fill="auto"/>
          </w:tcPr>
          <w:p w14:paraId="1AB1FA45">
            <w:pPr>
              <w:widowControl/>
              <w:tabs>
                <w:tab w:val="decimal" w:pos="0"/>
              </w:tabs>
              <w:ind w:firstLine="0" w:firstLineChars="0"/>
              <w:jc w:val="center"/>
              <w:rPr>
                <w:kern w:val="0"/>
                <w:sz w:val="18"/>
                <w:szCs w:val="18"/>
              </w:rPr>
            </w:pPr>
            <w:r>
              <w:rPr>
                <w:kern w:val="0"/>
                <w:sz w:val="18"/>
                <w:szCs w:val="18"/>
              </w:rPr>
              <w:t>x5x4</w:t>
            </w:r>
            <w:r>
              <w:rPr>
                <w:rFonts w:hint="eastAsia"/>
                <w:kern w:val="0"/>
                <w:sz w:val="18"/>
                <w:szCs w:val="18"/>
              </w:rPr>
              <w:t>x3x2x1x0</w:t>
            </w:r>
          </w:p>
        </w:tc>
        <w:tc>
          <w:tcPr>
            <w:tcW w:w="1701" w:type="dxa"/>
            <w:shd w:val="clear" w:color="auto" w:fill="auto"/>
          </w:tcPr>
          <w:p w14:paraId="7A36925D">
            <w:pPr>
              <w:widowControl/>
              <w:tabs>
                <w:tab w:val="decimal" w:pos="0"/>
              </w:tabs>
              <w:ind w:firstLine="0" w:firstLineChars="0"/>
              <w:jc w:val="center"/>
              <w:rPr>
                <w:kern w:val="0"/>
                <w:sz w:val="18"/>
                <w:szCs w:val="18"/>
              </w:rPr>
            </w:pPr>
            <w:r>
              <w:rPr>
                <w:kern w:val="0"/>
                <w:sz w:val="18"/>
                <w:szCs w:val="18"/>
              </w:rPr>
              <w:t>x2</w:t>
            </w:r>
            <w:r>
              <w:rPr>
                <w:rFonts w:hint="eastAsia"/>
                <w:kern w:val="0"/>
                <w:sz w:val="18"/>
                <w:szCs w:val="18"/>
              </w:rPr>
              <w:t>x1x0</w:t>
            </w:r>
          </w:p>
        </w:tc>
        <w:tc>
          <w:tcPr>
            <w:tcW w:w="1843" w:type="dxa"/>
            <w:shd w:val="clear" w:color="auto" w:fill="auto"/>
          </w:tcPr>
          <w:p w14:paraId="7DF67B36">
            <w:pPr>
              <w:widowControl/>
              <w:tabs>
                <w:tab w:val="decimal" w:pos="0"/>
              </w:tabs>
              <w:ind w:firstLine="0" w:firstLineChars="0"/>
              <w:jc w:val="center"/>
              <w:rPr>
                <w:kern w:val="0"/>
                <w:sz w:val="18"/>
                <w:szCs w:val="18"/>
              </w:rPr>
            </w:pPr>
            <w:r>
              <w:rPr>
                <w:kern w:val="0"/>
                <w:sz w:val="18"/>
                <w:szCs w:val="18"/>
              </w:rPr>
              <w:t>x5</w:t>
            </w:r>
            <w:r>
              <w:rPr>
                <w:rFonts w:hint="eastAsia"/>
                <w:kern w:val="0"/>
                <w:sz w:val="18"/>
                <w:szCs w:val="18"/>
              </w:rPr>
              <w:t>x</w:t>
            </w:r>
            <w:r>
              <w:rPr>
                <w:kern w:val="0"/>
                <w:sz w:val="18"/>
                <w:szCs w:val="18"/>
              </w:rPr>
              <w:t>4</w:t>
            </w:r>
            <w:r>
              <w:rPr>
                <w:rFonts w:hint="eastAsia"/>
                <w:kern w:val="0"/>
                <w:sz w:val="18"/>
                <w:szCs w:val="18"/>
              </w:rPr>
              <w:t>x</w:t>
            </w:r>
            <w:r>
              <w:rPr>
                <w:kern w:val="0"/>
                <w:sz w:val="18"/>
                <w:szCs w:val="18"/>
              </w:rPr>
              <w:t>3</w:t>
            </w:r>
          </w:p>
        </w:tc>
      </w:tr>
    </w:tbl>
    <w:p w14:paraId="19918184">
      <w:pPr>
        <w:pStyle w:val="77"/>
        <w:spacing w:before="240"/>
      </w:pPr>
      <w:r>
        <w:rPr>
          <w:rFonts w:hint="eastAsia"/>
        </w:rPr>
        <w:t>星座点映射相位表</w:t>
      </w:r>
    </w:p>
    <w:p w14:paraId="01FED69F">
      <w:pPr>
        <w:ind w:firstLine="420"/>
      </w:pPr>
      <w:r>
        <w:rPr>
          <w:rFonts w:hint="eastAsia"/>
        </w:rPr>
        <w:t>参考相位用于对帧控制和载荷数据符号进行相位旋转。每一帧的帧控制与载荷使用同一张星座点相位映射表。</w:t>
      </w:r>
    </w:p>
    <w:p w14:paraId="3547FEAC">
      <w:pPr>
        <w:ind w:firstLine="420"/>
      </w:pPr>
      <w:r>
        <w:rPr>
          <w:rFonts w:hint="eastAsia"/>
        </w:rPr>
        <w:t>帧控制使用频段</w:t>
      </w:r>
      <w:r>
        <w:t>0</w:t>
      </w:r>
      <w:r>
        <w:rPr>
          <w:rFonts w:hint="eastAsia"/>
        </w:rPr>
        <w:t>和频段</w:t>
      </w:r>
      <w:r>
        <w:t>1</w:t>
      </w:r>
      <w:r>
        <w:rPr>
          <w:rFonts w:hint="eastAsia"/>
        </w:rPr>
        <w:t>时，从</w:t>
      </w:r>
      <w:r>
        <w:t>1</w:t>
      </w:r>
      <w:r>
        <w:rPr>
          <w:rFonts w:hint="eastAsia"/>
        </w:rPr>
        <w:t>号载波到</w:t>
      </w:r>
      <w:r>
        <w:t>511</w:t>
      </w:r>
      <w:r>
        <w:rPr>
          <w:rFonts w:hint="eastAsia"/>
        </w:rPr>
        <w:t>号载波的相角参考值如</w:t>
      </w:r>
      <w:ins w:id="376" w:author="Gutingting " w:date="2026-02-13T11:15:10Z">
        <w:r>
          <w:rPr>
            <w:rFonts w:hint="eastAsia"/>
            <w:szCs w:val="22"/>
          </w:rPr>
          <w:t>附录C中</w:t>
        </w:r>
      </w:ins>
      <w:ins w:id="377" w:author="Gutingting " w:date="2026-02-13T11:15:10Z">
        <w:r>
          <w:rPr>
            <w:szCs w:val="22"/>
          </w:rPr>
          <w:fldChar w:fldCharType="begin"/>
        </w:r>
      </w:ins>
      <w:ins w:id="378" w:author="Gutingting " w:date="2026-02-13T11:15:10Z">
        <w:r>
          <w:rPr>
            <w:szCs w:val="22"/>
          </w:rPr>
          <w:instrText xml:space="preserve"> </w:instrText>
        </w:r>
      </w:ins>
      <w:ins w:id="379" w:author="Gutingting " w:date="2026-02-13T11:15:10Z">
        <w:r>
          <w:rPr>
            <w:rFonts w:hint="eastAsia"/>
            <w:szCs w:val="22"/>
          </w:rPr>
          <w:instrText xml:space="preserve">REF _Ref59452448 \h</w:instrText>
        </w:r>
      </w:ins>
      <w:ins w:id="380" w:author="Gutingting " w:date="2026-02-13T11:15:10Z">
        <w:r>
          <w:rPr>
            <w:szCs w:val="22"/>
          </w:rPr>
          <w:instrText xml:space="preserve">  \* MERGEFORMAT </w:instrText>
        </w:r>
      </w:ins>
      <w:ins w:id="381" w:author="Gutingting " w:date="2026-02-13T11:15:10Z">
        <w:r>
          <w:rPr>
            <w:szCs w:val="22"/>
          </w:rPr>
          <w:fldChar w:fldCharType="separate"/>
        </w:r>
      </w:ins>
      <w:ins w:id="382" w:author="Gutingting " w:date="2026-02-13T11:15:10Z">
        <w:r>
          <w:rPr/>
          <w:t>表C</w:t>
        </w:r>
      </w:ins>
      <w:ins w:id="383" w:author="Gutingting " w:date="2026-02-13T11:15:10Z">
        <w:r>
          <w:rPr>
            <w:rFonts w:hint="eastAsia"/>
            <w:lang w:val="en-US" w:eastAsia="zh-CN"/>
          </w:rPr>
          <w:t>.</w:t>
        </w:r>
      </w:ins>
      <w:ins w:id="384" w:author="Gutingting " w:date="2026-02-13T11:15:10Z">
        <w:r>
          <w:rPr/>
          <w:t>1</w:t>
        </w:r>
      </w:ins>
      <w:ins w:id="385" w:author="Gutingting " w:date="2026-02-13T11:15:10Z">
        <w:r>
          <w:rPr>
            <w:szCs w:val="22"/>
          </w:rPr>
          <w:fldChar w:fldCharType="end"/>
        </w:r>
      </w:ins>
      <w:del w:id="386" w:author="Gutingting " w:date="2026-02-13T11:15:10Z">
        <w:r>
          <w:rPr>
            <w:rFonts w:hint="eastAsia"/>
          </w:rPr>
          <w:fldChar w:fldCharType="begin"/>
        </w:r>
      </w:del>
      <w:del w:id="387" w:author="Gutingting " w:date="2026-02-13T11:15:10Z">
        <w:r>
          <w:rPr>
            <w:rFonts w:hint="eastAsia"/>
          </w:rPr>
          <w:delInstrText xml:space="preserve"> REF _Ref200096534 \h </w:delInstrText>
        </w:r>
      </w:del>
      <w:del w:id="388" w:author="Gutingting " w:date="2026-02-13T11:15:10Z">
        <w:r>
          <w:rPr>
            <w:rFonts w:hint="eastAsia"/>
          </w:rPr>
          <w:fldChar w:fldCharType="separate"/>
        </w:r>
      </w:del>
      <w:del w:id="389" w:author="Gutingting " w:date="2026-02-13T11:15:10Z">
        <w:r>
          <w:rPr>
            <w:rFonts w:hint="eastAsia"/>
          </w:rPr>
          <w:delText>表 30</w:delText>
        </w:r>
      </w:del>
      <w:del w:id="390" w:author="Gutingting " w:date="2026-02-13T11:15:10Z">
        <w:r>
          <w:rPr>
            <w:rFonts w:hint="eastAsia"/>
          </w:rPr>
          <w:fldChar w:fldCharType="end"/>
        </w:r>
      </w:del>
      <w:r>
        <w:rPr>
          <w:rFonts w:hint="eastAsia"/>
        </w:rPr>
        <w:t>所示。实际的相位为对应每个载波的相角参考值乘以</w:t>
      </w:r>
      <w:r>
        <w:t>π/4</w:t>
      </w:r>
      <w:r>
        <w:rPr>
          <w:rFonts w:hint="eastAsia"/>
        </w:rPr>
        <w:t>。载荷也使用同一张表。</w:t>
      </w:r>
    </w:p>
    <w:p w14:paraId="4EEC4914">
      <w:pPr>
        <w:ind w:firstLine="420"/>
      </w:pPr>
      <w:r>
        <w:rPr>
          <w:rFonts w:hint="eastAsia"/>
        </w:rPr>
        <w:t>帧控制使用频段2、频段3和频段4时，从1号载波到511号载波的相角参考值如</w:t>
      </w:r>
      <w:r>
        <w:rPr>
          <w:rFonts w:hint="eastAsia"/>
        </w:rPr>
        <w:fldChar w:fldCharType="begin"/>
      </w:r>
      <w:r>
        <w:rPr>
          <w:rFonts w:hint="eastAsia"/>
        </w:rPr>
        <w:instrText xml:space="preserve"> REF _Ref200096544 \h </w:instrText>
      </w:r>
      <w:r>
        <w:rPr>
          <w:rFonts w:hint="eastAsia"/>
        </w:rPr>
        <w:fldChar w:fldCharType="separate"/>
      </w:r>
      <w:r>
        <w:rPr>
          <w:rFonts w:hint="eastAsia"/>
        </w:rPr>
        <w:t>表</w:t>
      </w:r>
      <w:ins w:id="391" w:author="Gutingting " w:date="2026-02-13T11:16:11Z">
        <w:r>
          <w:rPr>
            <w:rFonts w:hint="eastAsia"/>
          </w:rPr>
          <w:t>附录C中</w:t>
        </w:r>
      </w:ins>
      <w:ins w:id="392" w:author="Gutingting " w:date="2026-02-13T11:16:11Z">
        <w:r>
          <w:rPr/>
          <w:fldChar w:fldCharType="begin"/>
        </w:r>
      </w:ins>
      <w:ins w:id="393" w:author="Gutingting " w:date="2026-02-13T11:16:11Z">
        <w:r>
          <w:rPr/>
          <w:instrText xml:space="preserve"> </w:instrText>
        </w:r>
      </w:ins>
      <w:ins w:id="394" w:author="Gutingting " w:date="2026-02-13T11:16:11Z">
        <w:r>
          <w:rPr>
            <w:rFonts w:hint="eastAsia"/>
          </w:rPr>
          <w:instrText xml:space="preserve">REF _Ref59452463 \h</w:instrText>
        </w:r>
      </w:ins>
      <w:ins w:id="395" w:author="Gutingting " w:date="2026-02-13T11:16:11Z">
        <w:r>
          <w:rPr/>
          <w:instrText xml:space="preserve">  \* MERGEFORMAT </w:instrText>
        </w:r>
      </w:ins>
      <w:ins w:id="396" w:author="Gutingting " w:date="2026-02-13T11:16:11Z">
        <w:r>
          <w:rPr/>
          <w:fldChar w:fldCharType="separate"/>
        </w:r>
      </w:ins>
      <w:ins w:id="397" w:author="Gutingting " w:date="2026-02-13T11:16:11Z">
        <w:r>
          <w:rPr/>
          <w:t>表C</w:t>
        </w:r>
      </w:ins>
      <w:ins w:id="398" w:author="Gutingting " w:date="2026-02-13T11:16:11Z">
        <w:r>
          <w:rPr>
            <w:rFonts w:hint="eastAsia"/>
            <w:lang w:val="en-US" w:eastAsia="zh-CN"/>
          </w:rPr>
          <w:t>.</w:t>
        </w:r>
      </w:ins>
      <w:ins w:id="399" w:author="Gutingting " w:date="2026-02-13T11:16:11Z">
        <w:r>
          <w:rPr/>
          <w:t>2</w:t>
        </w:r>
      </w:ins>
      <w:ins w:id="400" w:author="Gutingting " w:date="2026-02-13T11:16:11Z">
        <w:r>
          <w:rPr/>
          <w:fldChar w:fldCharType="end"/>
        </w:r>
      </w:ins>
      <w:del w:id="401" w:author="Gutingting " w:date="2026-02-13T11:16:11Z">
        <w:r>
          <w:rPr>
            <w:rFonts w:hint="eastAsia"/>
          </w:rPr>
          <w:delText xml:space="preserve"> 31</w:delText>
        </w:r>
      </w:del>
      <w:r>
        <w:rPr>
          <w:rFonts w:hint="eastAsia"/>
        </w:rPr>
        <w:fldChar w:fldCharType="end"/>
      </w:r>
      <w:r>
        <w:rPr>
          <w:rFonts w:hint="eastAsia"/>
        </w:rPr>
        <w:t>所示。实际的相位为对应每个载波的相角参考值乘以</w:t>
      </w:r>
      <w:r>
        <w:t>π</w:t>
      </w:r>
      <w:r>
        <w:rPr>
          <w:rFonts w:hint="eastAsia"/>
        </w:rPr>
        <w:t>/4。载荷也使用同一张表。</w:t>
      </w:r>
    </w:p>
    <w:p w14:paraId="7C7EFBE2">
      <w:pPr>
        <w:pStyle w:val="77"/>
      </w:pPr>
      <w:r>
        <w:rPr>
          <w:rFonts w:hint="eastAsia"/>
        </w:rPr>
        <w:t>功率归一化</w:t>
      </w:r>
    </w:p>
    <w:p w14:paraId="5D60CDB3">
      <w:pPr>
        <w:ind w:firstLine="420"/>
      </w:pPr>
      <w:r>
        <w:rPr>
          <w:rFonts w:hint="eastAsia"/>
        </w:rPr>
        <w:t>采用归一化因子，对不同调制方式得到的星座点数据进行功率归一化，归一化因子如</w:t>
      </w:r>
      <w:r>
        <w:rPr>
          <w:rFonts w:hint="eastAsia" w:ascii="宋体" w:hAnsi="宋体" w:cs="宋体"/>
        </w:rPr>
        <w:fldChar w:fldCharType="begin"/>
      </w:r>
      <w:r>
        <w:rPr>
          <w:rFonts w:hint="eastAsia" w:ascii="宋体" w:hAnsi="宋体" w:cs="宋体"/>
        </w:rPr>
        <w:instrText xml:space="preserve"> REF _Ref198920912 \h </w:instrText>
      </w:r>
      <w:r>
        <w:rPr>
          <w:rFonts w:hint="eastAsia" w:ascii="宋体" w:hAnsi="宋体" w:cs="宋体"/>
        </w:rPr>
        <w:fldChar w:fldCharType="separate"/>
      </w:r>
      <w:r>
        <w:rPr>
          <w:rFonts w:hint="eastAsia" w:ascii="宋体" w:hAnsi="宋体" w:cs="宋体"/>
        </w:rPr>
        <w:t>表 16</w:t>
      </w:r>
      <w:r>
        <w:rPr>
          <w:rFonts w:hint="eastAsia" w:ascii="宋体" w:hAnsi="宋体" w:cs="宋体"/>
        </w:rPr>
        <w:fldChar w:fldCharType="end"/>
      </w:r>
      <w:r>
        <w:rPr>
          <w:rFonts w:hint="eastAsia"/>
        </w:rPr>
        <w:t>所示。</w:t>
      </w:r>
    </w:p>
    <w:p w14:paraId="520FE28F">
      <w:pPr>
        <w:pStyle w:val="17"/>
        <w:ind w:firstLine="420"/>
      </w:pPr>
      <w:bookmarkStart w:id="287" w:name="_Ref198920912"/>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rPr>
          <w:rFonts w:hint="eastAsia"/>
        </w:rPr>
        <w:t>16</w:t>
      </w:r>
      <w:r>
        <w:fldChar w:fldCharType="end"/>
      </w:r>
      <w:bookmarkEnd w:id="287"/>
      <w:r>
        <w:t xml:space="preserve"> </w:t>
      </w:r>
      <w:r>
        <w:rPr>
          <w:rFonts w:hint="eastAsia"/>
        </w:rPr>
        <w:t>归一化因子</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5"/>
        <w:gridCol w:w="2551"/>
      </w:tblGrid>
      <w:tr w14:paraId="070A5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tcPr>
          <w:p w14:paraId="0BE7490D">
            <w:pPr>
              <w:ind w:firstLine="420"/>
            </w:pPr>
            <w:r>
              <w:rPr>
                <w:rFonts w:hint="eastAsia"/>
              </w:rPr>
              <w:t>调制方式</w:t>
            </w:r>
          </w:p>
        </w:tc>
        <w:tc>
          <w:tcPr>
            <w:tcW w:w="2551" w:type="dxa"/>
          </w:tcPr>
          <w:p w14:paraId="79E476A7">
            <w:pPr>
              <w:ind w:firstLine="420"/>
            </w:pPr>
            <w:r>
              <w:rPr>
                <w:rFonts w:hint="eastAsia"/>
              </w:rPr>
              <w:t>归一化因子</w:t>
            </w:r>
          </w:p>
        </w:tc>
      </w:tr>
      <w:tr w14:paraId="10FD9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tcPr>
          <w:p w14:paraId="5F872AD9">
            <w:pPr>
              <w:ind w:firstLine="420"/>
            </w:pPr>
            <w:r>
              <w:t>BPSK</w:t>
            </w:r>
          </w:p>
        </w:tc>
        <w:tc>
          <w:tcPr>
            <w:tcW w:w="2551" w:type="dxa"/>
          </w:tcPr>
          <w:p w14:paraId="41C094D3">
            <w:pPr>
              <w:ind w:firstLine="420"/>
            </w:pPr>
            <m:oMathPara>
              <m:oMath>
                <m:r>
                  <m:rPr>
                    <m:sty m:val="p"/>
                  </m:rPr>
                  <w:rPr>
                    <w:rFonts w:ascii="Cambria Math" w:hAnsi="Cambria Math"/>
                  </w:rPr>
                  <m:t>1</m:t>
                </m:r>
              </m:oMath>
            </m:oMathPara>
          </w:p>
        </w:tc>
      </w:tr>
      <w:tr w14:paraId="04420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tcPr>
          <w:p w14:paraId="36D2AD5D">
            <w:pPr>
              <w:ind w:firstLine="420"/>
            </w:pPr>
            <w:r>
              <w:t>QPSK</w:t>
            </w:r>
          </w:p>
        </w:tc>
        <w:tc>
          <w:tcPr>
            <w:tcW w:w="2551" w:type="dxa"/>
          </w:tcPr>
          <w:p w14:paraId="526A4BAB">
            <w:pPr>
              <w:ind w:firstLine="420"/>
            </w:pPr>
            <m:oMathPara>
              <m:oMath>
                <m:r>
                  <m:rPr>
                    <m:sty m:val="p"/>
                  </m:rPr>
                  <w:rPr>
                    <w:rFonts w:ascii="Cambria Math" w:hAnsi="Cambria Math"/>
                  </w:rPr>
                  <m:t>1/</m:t>
                </m:r>
                <m:rad>
                  <m:radPr>
                    <m:degHide m:val="1"/>
                    <m:ctrlPr>
                      <w:rPr>
                        <w:rFonts w:ascii="Cambria Math" w:hAnsi="Cambria Math"/>
                      </w:rPr>
                    </m:ctrlPr>
                  </m:radPr>
                  <m:deg>
                    <m:ctrlPr>
                      <w:rPr>
                        <w:rFonts w:ascii="Cambria Math" w:hAnsi="Cambria Math"/>
                      </w:rPr>
                    </m:ctrlPr>
                  </m:deg>
                  <m:e>
                    <m:r>
                      <m:rPr>
                        <m:sty m:val="p"/>
                      </m:rPr>
                      <w:rPr>
                        <w:rFonts w:ascii="Cambria Math" w:hAnsi="Cambria Math"/>
                      </w:rPr>
                      <m:t>2</m:t>
                    </m:r>
                    <m:ctrlPr>
                      <w:rPr>
                        <w:rFonts w:ascii="Cambria Math" w:hAnsi="Cambria Math"/>
                      </w:rPr>
                    </m:ctrlPr>
                  </m:e>
                </m:rad>
              </m:oMath>
            </m:oMathPara>
          </w:p>
        </w:tc>
      </w:tr>
      <w:tr w14:paraId="10995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tcPr>
          <w:p w14:paraId="5AA31A22">
            <w:pPr>
              <w:ind w:firstLine="420"/>
            </w:pPr>
            <w:r>
              <w:t>16QAM</w:t>
            </w:r>
          </w:p>
        </w:tc>
        <w:tc>
          <w:tcPr>
            <w:tcW w:w="2551" w:type="dxa"/>
          </w:tcPr>
          <w:p w14:paraId="4F7BB837">
            <w:pPr>
              <w:ind w:firstLine="420"/>
            </w:pPr>
            <m:oMathPara>
              <m:oMath>
                <m:r>
                  <m:rPr>
                    <m:sty m:val="p"/>
                  </m:rPr>
                  <w:rPr>
                    <w:rFonts w:ascii="Cambria Math" w:hAnsi="Cambria Math"/>
                  </w:rPr>
                  <m:t>1/</m:t>
                </m:r>
                <m:rad>
                  <m:radPr>
                    <m:degHide m:val="1"/>
                    <m:ctrlPr>
                      <w:rPr>
                        <w:rFonts w:ascii="Cambria Math" w:hAnsi="Cambria Math"/>
                      </w:rPr>
                    </m:ctrlPr>
                  </m:radPr>
                  <m:deg>
                    <m:ctrlPr>
                      <w:rPr>
                        <w:rFonts w:ascii="Cambria Math" w:hAnsi="Cambria Math"/>
                      </w:rPr>
                    </m:ctrlPr>
                  </m:deg>
                  <m:e>
                    <m:r>
                      <m:rPr>
                        <m:sty m:val="p"/>
                      </m:rPr>
                      <w:rPr>
                        <w:rFonts w:ascii="Cambria Math" w:hAnsi="Cambria Math"/>
                      </w:rPr>
                      <m:t>10</m:t>
                    </m:r>
                    <m:ctrlPr>
                      <w:rPr>
                        <w:rFonts w:ascii="Cambria Math" w:hAnsi="Cambria Math"/>
                      </w:rPr>
                    </m:ctrlPr>
                  </m:e>
                </m:rad>
              </m:oMath>
            </m:oMathPara>
          </w:p>
        </w:tc>
      </w:tr>
      <w:tr w14:paraId="07993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tcPr>
          <w:p w14:paraId="04A59C14">
            <w:pPr>
              <w:ind w:firstLine="420"/>
            </w:pPr>
            <w:r>
              <w:t>64QAM</w:t>
            </w:r>
          </w:p>
        </w:tc>
        <w:tc>
          <w:tcPr>
            <w:tcW w:w="2551" w:type="dxa"/>
          </w:tcPr>
          <w:p w14:paraId="4D7ECC22">
            <w:pPr>
              <w:ind w:firstLine="420"/>
            </w:pPr>
            <m:oMathPara>
              <m:oMath>
                <m:r>
                  <m:rPr>
                    <m:sty m:val="p"/>
                  </m:rPr>
                  <w:rPr>
                    <w:rFonts w:ascii="Cambria Math" w:hAnsi="Cambria Math"/>
                  </w:rPr>
                  <m:t>1/</m:t>
                </m:r>
                <m:rad>
                  <m:radPr>
                    <m:degHide m:val="1"/>
                    <m:ctrlPr>
                      <w:rPr>
                        <w:rFonts w:ascii="Cambria Math" w:hAnsi="Cambria Math"/>
                      </w:rPr>
                    </m:ctrlPr>
                  </m:radPr>
                  <m:deg>
                    <m:ctrlPr>
                      <w:rPr>
                        <w:rFonts w:ascii="Cambria Math" w:hAnsi="Cambria Math"/>
                      </w:rPr>
                    </m:ctrlPr>
                  </m:deg>
                  <m:e>
                    <m:r>
                      <m:rPr>
                        <m:sty m:val="p"/>
                      </m:rPr>
                      <w:rPr>
                        <w:rFonts w:ascii="Cambria Math" w:hAnsi="Cambria Math"/>
                      </w:rPr>
                      <m:t>42</m:t>
                    </m:r>
                    <m:ctrlPr>
                      <w:rPr>
                        <w:rFonts w:ascii="Cambria Math" w:hAnsi="Cambria Math"/>
                      </w:rPr>
                    </m:ctrlPr>
                  </m:e>
                </m:rad>
              </m:oMath>
            </m:oMathPara>
          </w:p>
        </w:tc>
      </w:tr>
    </w:tbl>
    <w:p w14:paraId="18DFA15D">
      <w:pPr>
        <w:pStyle w:val="78"/>
        <w:spacing w:before="240"/>
      </w:pPr>
      <w:r>
        <w:rPr>
          <w:rFonts w:hint="eastAsia"/>
        </w:rPr>
        <w:t>符号生成</w:t>
      </w:r>
    </w:p>
    <w:p w14:paraId="60ED5960">
      <w:pPr>
        <w:pStyle w:val="77"/>
      </w:pPr>
      <w:r>
        <w:rPr>
          <w:rFonts w:hint="eastAsia"/>
        </w:rPr>
        <w:t>前导</w:t>
      </w:r>
    </w:p>
    <w:p w14:paraId="40BDF098">
      <w:pPr>
        <w:pStyle w:val="502"/>
        <w:ind w:firstLine="420"/>
      </w:pPr>
      <w:r>
        <w:rPr>
          <w:rFonts w:hint="eastAsia"/>
        </w:rPr>
        <w:t>参考Q/CSG1204111.</w:t>
      </w:r>
      <w:r>
        <w:t>3</w:t>
      </w:r>
      <w:r>
        <w:rPr>
          <w:rFonts w:hint="eastAsia"/>
        </w:rPr>
        <w:t>-2022 《低压电力线宽带载波通信规约 第</w:t>
      </w:r>
      <w:r>
        <w:t>3</w:t>
      </w:r>
      <w:r>
        <w:rPr>
          <w:rFonts w:hint="eastAsia"/>
        </w:rPr>
        <w:t>部分：物理层通信协议（试行）》</w:t>
      </w:r>
      <w:r>
        <w:t xml:space="preserve">5.7.1 </w:t>
      </w:r>
      <w:r>
        <w:rPr>
          <w:rFonts w:hint="eastAsia"/>
        </w:rPr>
        <w:t>前导。</w:t>
      </w:r>
    </w:p>
    <w:p w14:paraId="29769F02">
      <w:pPr>
        <w:widowControl/>
        <w:tabs>
          <w:tab w:val="center" w:pos="4201"/>
          <w:tab w:val="right" w:leader="dot" w:pos="9298"/>
        </w:tabs>
        <w:autoSpaceDE w:val="0"/>
        <w:autoSpaceDN w:val="0"/>
        <w:spacing w:line="240" w:lineRule="atLeast"/>
        <w:ind w:firstLine="420"/>
        <w:rPr>
          <w:kern w:val="0"/>
          <w:szCs w:val="20"/>
        </w:rPr>
      </w:pPr>
      <w:r>
        <w:rPr>
          <w:rFonts w:hint="eastAsia"/>
          <w:kern w:val="0"/>
          <w:szCs w:val="20"/>
        </w:rPr>
        <w:t>某些场景下，前导的SYNCP个数可以减少到7</w:t>
      </w:r>
      <w:r>
        <w:rPr>
          <w:kern w:val="0"/>
          <w:szCs w:val="20"/>
        </w:rPr>
        <w:t>.5</w:t>
      </w:r>
      <w:r>
        <w:rPr>
          <w:rFonts w:hint="eastAsia"/>
          <w:kern w:val="0"/>
          <w:szCs w:val="20"/>
        </w:rPr>
        <w:t>个，以提高通信效率。站点可根据通信情况，自行选择使用由1</w:t>
      </w:r>
      <w:r>
        <w:rPr>
          <w:kern w:val="0"/>
          <w:szCs w:val="20"/>
        </w:rPr>
        <w:t>0.5</w:t>
      </w:r>
      <w:r>
        <w:rPr>
          <w:rFonts w:hint="eastAsia"/>
          <w:kern w:val="0"/>
          <w:szCs w:val="20"/>
        </w:rPr>
        <w:t>个SYNCP与2</w:t>
      </w:r>
      <w:r>
        <w:rPr>
          <w:kern w:val="0"/>
          <w:szCs w:val="20"/>
        </w:rPr>
        <w:t>.5</w:t>
      </w:r>
      <w:r>
        <w:rPr>
          <w:rFonts w:hint="eastAsia"/>
          <w:kern w:val="0"/>
          <w:szCs w:val="20"/>
        </w:rPr>
        <w:t>个SYNCP组成的前导或7</w:t>
      </w:r>
      <w:r>
        <w:rPr>
          <w:kern w:val="0"/>
          <w:szCs w:val="20"/>
        </w:rPr>
        <w:t>.5</w:t>
      </w:r>
      <w:r>
        <w:rPr>
          <w:rFonts w:hint="eastAsia"/>
          <w:kern w:val="0"/>
          <w:szCs w:val="20"/>
        </w:rPr>
        <w:t>个SYNCP与2</w:t>
      </w:r>
      <w:r>
        <w:rPr>
          <w:kern w:val="0"/>
          <w:szCs w:val="20"/>
        </w:rPr>
        <w:t>.5</w:t>
      </w:r>
      <w:r>
        <w:rPr>
          <w:rFonts w:hint="eastAsia"/>
          <w:kern w:val="0"/>
          <w:szCs w:val="20"/>
        </w:rPr>
        <w:t>个SYNCM组成的前导。</w:t>
      </w:r>
    </w:p>
    <w:p w14:paraId="5E66DB75">
      <w:pPr>
        <w:pStyle w:val="77"/>
      </w:pPr>
      <w:r>
        <w:rPr>
          <w:rFonts w:hint="eastAsia"/>
        </w:rPr>
        <w:t>前导相位表</w:t>
      </w:r>
    </w:p>
    <w:p w14:paraId="15442429">
      <w:pPr>
        <w:widowControl/>
        <w:tabs>
          <w:tab w:val="center" w:pos="4201"/>
          <w:tab w:val="right" w:leader="dot" w:pos="9298"/>
        </w:tabs>
        <w:autoSpaceDE w:val="0"/>
        <w:autoSpaceDN w:val="0"/>
        <w:spacing w:line="240" w:lineRule="atLeast"/>
        <w:ind w:firstLine="420"/>
        <w:rPr>
          <w:kern w:val="0"/>
          <w:szCs w:val="20"/>
        </w:rPr>
      </w:pPr>
      <w:r>
        <w:rPr>
          <w:kern w:val="0"/>
          <w:szCs w:val="20"/>
        </w:rPr>
        <w:t>前导参考相位用于对前导</w:t>
      </w:r>
      <w:r>
        <w:rPr>
          <w:rFonts w:hint="eastAsia"/>
          <w:kern w:val="0"/>
          <w:szCs w:val="20"/>
        </w:rPr>
        <w:t>的频域数据</w:t>
      </w:r>
      <w:r>
        <w:rPr>
          <w:kern w:val="0"/>
          <w:szCs w:val="20"/>
        </w:rPr>
        <w:t>进行相位旋转</w:t>
      </w:r>
      <w:r>
        <w:rPr>
          <w:rFonts w:hint="eastAsia"/>
          <w:kern w:val="0"/>
          <w:szCs w:val="20"/>
        </w:rPr>
        <w:t>。</w:t>
      </w:r>
    </w:p>
    <w:p w14:paraId="74D9FF99">
      <w:pPr>
        <w:widowControl/>
        <w:tabs>
          <w:tab w:val="center" w:pos="4201"/>
          <w:tab w:val="right" w:leader="dot" w:pos="9298"/>
        </w:tabs>
        <w:autoSpaceDE w:val="0"/>
        <w:autoSpaceDN w:val="0"/>
        <w:spacing w:line="240" w:lineRule="atLeast"/>
        <w:ind w:firstLine="420"/>
        <w:rPr>
          <w:kern w:val="0"/>
          <w:szCs w:val="20"/>
        </w:rPr>
      </w:pPr>
      <w:r>
        <w:rPr>
          <w:rFonts w:hint="eastAsia"/>
          <w:kern w:val="0"/>
          <w:szCs w:val="20"/>
        </w:rPr>
        <w:t>频段0和频段1的</w:t>
      </w:r>
      <w:r>
        <w:rPr>
          <w:kern w:val="0"/>
          <w:szCs w:val="20"/>
        </w:rPr>
        <w:t>从1号载波到511号载波的相角参考值如</w:t>
      </w:r>
      <w:ins w:id="402" w:author="Gutingting " w:date="2026-02-13T11:17:35Z">
        <w:r>
          <w:rPr>
            <w:rFonts w:hint="eastAsia" w:ascii="Times New Roman"/>
            <w:szCs w:val="22"/>
          </w:rPr>
          <w:t>附录C中</w:t>
        </w:r>
      </w:ins>
      <w:ins w:id="403" w:author="Gutingting " w:date="2026-02-13T11:17:35Z">
        <w:r>
          <w:rPr>
            <w:rFonts w:ascii="Times New Roman"/>
            <w:szCs w:val="22"/>
          </w:rPr>
          <w:fldChar w:fldCharType="begin"/>
        </w:r>
      </w:ins>
      <w:ins w:id="404" w:author="Gutingting " w:date="2026-02-13T11:17:35Z">
        <w:r>
          <w:rPr>
            <w:rFonts w:ascii="Times New Roman"/>
            <w:szCs w:val="22"/>
          </w:rPr>
          <w:instrText xml:space="preserve"> </w:instrText>
        </w:r>
      </w:ins>
      <w:ins w:id="405" w:author="Gutingting " w:date="2026-02-13T11:17:35Z">
        <w:r>
          <w:rPr>
            <w:rFonts w:hint="eastAsia" w:ascii="Times New Roman"/>
            <w:szCs w:val="22"/>
          </w:rPr>
          <w:instrText xml:space="preserve">REF _Ref59452482 \h</w:instrText>
        </w:r>
      </w:ins>
      <w:ins w:id="406" w:author="Gutingting " w:date="2026-02-13T11:17:35Z">
        <w:r>
          <w:rPr>
            <w:rFonts w:ascii="Times New Roman"/>
            <w:szCs w:val="22"/>
          </w:rPr>
          <w:instrText xml:space="preserve">  \* MERGEFORMAT </w:instrText>
        </w:r>
      </w:ins>
      <w:ins w:id="407" w:author="Gutingting " w:date="2026-02-13T11:17:35Z">
        <w:r>
          <w:rPr>
            <w:rFonts w:ascii="Times New Roman"/>
            <w:szCs w:val="22"/>
          </w:rPr>
          <w:fldChar w:fldCharType="separate"/>
        </w:r>
      </w:ins>
      <w:ins w:id="408" w:author="Gutingting " w:date="2026-02-13T11:17:35Z">
        <w:r>
          <w:rPr/>
          <w:t>表C</w:t>
        </w:r>
      </w:ins>
      <w:ins w:id="409" w:author="Gutingting " w:date="2026-02-13T11:17:35Z">
        <w:r>
          <w:rPr>
            <w:rFonts w:hint="eastAsia" w:ascii="Times New Roman"/>
            <w:szCs w:val="22"/>
            <w:lang w:val="en-US" w:eastAsia="zh-CN"/>
          </w:rPr>
          <w:t>.</w:t>
        </w:r>
      </w:ins>
      <w:ins w:id="410" w:author="Gutingting " w:date="2026-02-13T11:17:35Z">
        <w:r>
          <w:rPr/>
          <w:t>3</w:t>
        </w:r>
      </w:ins>
      <w:ins w:id="411" w:author="Gutingting " w:date="2026-02-13T11:17:35Z">
        <w:r>
          <w:rPr>
            <w:rFonts w:ascii="Times New Roman"/>
            <w:szCs w:val="22"/>
          </w:rPr>
          <w:fldChar w:fldCharType="end"/>
        </w:r>
      </w:ins>
      <w:del w:id="412" w:author="Gutingting " w:date="2026-02-13T11:17:35Z">
        <w:r>
          <w:rPr>
            <w:kern w:val="0"/>
            <w:szCs w:val="20"/>
          </w:rPr>
          <w:fldChar w:fldCharType="begin"/>
        </w:r>
      </w:del>
      <w:del w:id="413" w:author="Gutingting " w:date="2026-02-13T11:17:35Z">
        <w:r>
          <w:rPr>
            <w:kern w:val="0"/>
            <w:szCs w:val="20"/>
          </w:rPr>
          <w:delInstrText xml:space="preserve"> REF _Ref200044309 \h </w:delInstrText>
        </w:r>
      </w:del>
      <w:del w:id="414" w:author="Gutingting " w:date="2026-02-13T11:17:35Z">
        <w:r>
          <w:rPr>
            <w:kern w:val="0"/>
            <w:szCs w:val="20"/>
          </w:rPr>
          <w:fldChar w:fldCharType="separate"/>
        </w:r>
      </w:del>
      <w:del w:id="415" w:author="Gutingting " w:date="2026-02-13T11:17:35Z">
        <w:r>
          <w:rPr>
            <w:rFonts w:hint="eastAsia" w:eastAsia="黑体"/>
            <w:szCs w:val="20"/>
          </w:rPr>
          <w:delText>表 32</w:delText>
        </w:r>
      </w:del>
      <w:del w:id="416" w:author="Gutingting " w:date="2026-02-13T11:17:35Z">
        <w:r>
          <w:rPr>
            <w:kern w:val="0"/>
            <w:szCs w:val="20"/>
          </w:rPr>
          <w:fldChar w:fldCharType="end"/>
        </w:r>
      </w:del>
      <w:r>
        <w:rPr>
          <w:kern w:val="0"/>
          <w:szCs w:val="20"/>
        </w:rPr>
        <w:t>所示。实际的相位为对应每个载波的相角参考值乘以π/8。</w:t>
      </w:r>
    </w:p>
    <w:p w14:paraId="22896960">
      <w:pPr>
        <w:widowControl/>
        <w:tabs>
          <w:tab w:val="center" w:pos="4201"/>
          <w:tab w:val="right" w:leader="dot" w:pos="9298"/>
        </w:tabs>
        <w:autoSpaceDE w:val="0"/>
        <w:autoSpaceDN w:val="0"/>
        <w:spacing w:line="240" w:lineRule="atLeast"/>
        <w:ind w:firstLine="420"/>
        <w:rPr>
          <w:kern w:val="0"/>
          <w:szCs w:val="20"/>
        </w:rPr>
      </w:pPr>
      <w:r>
        <w:rPr>
          <w:rFonts w:hint="eastAsia"/>
          <w:kern w:val="0"/>
          <w:szCs w:val="20"/>
        </w:rPr>
        <w:t>频段2、频段3、频段4的</w:t>
      </w:r>
      <w:r>
        <w:rPr>
          <w:kern w:val="0"/>
          <w:szCs w:val="20"/>
        </w:rPr>
        <w:t>从1号载波到511号载波的相角参考值如</w:t>
      </w:r>
      <w:ins w:id="417" w:author="Gutingting " w:date="2026-02-13T11:17:54Z">
        <w:r>
          <w:rPr>
            <w:rFonts w:hint="eastAsia" w:ascii="Times New Roman"/>
            <w:szCs w:val="22"/>
          </w:rPr>
          <w:t>附录C中</w:t>
        </w:r>
      </w:ins>
      <w:ins w:id="418" w:author="Gutingting " w:date="2026-02-13T11:17:54Z">
        <w:r>
          <w:rPr>
            <w:rFonts w:hint="default" w:ascii="Times New Roman"/>
            <w:szCs w:val="22"/>
            <w:lang w:eastAsia="zh-CN"/>
          </w:rPr>
          <w:t>表</w:t>
        </w:r>
      </w:ins>
      <w:ins w:id="419" w:author="Gutingting " w:date="2026-02-13T11:17:54Z">
        <w:r>
          <w:rPr>
            <w:rFonts w:hint="default" w:ascii="Times New Roman"/>
            <w:szCs w:val="22"/>
          </w:rPr>
          <w:t>C</w:t>
        </w:r>
      </w:ins>
      <w:ins w:id="420" w:author="Gutingting " w:date="2026-02-13T11:17:54Z">
        <w:r>
          <w:rPr>
            <w:rFonts w:hint="default" w:ascii="Times New Roman" w:hAnsi="Times New Roman" w:eastAsia="宋体" w:cs="Times New Roman"/>
            <w:szCs w:val="22"/>
            <w:lang w:val="en-US" w:eastAsia="zh-CN"/>
          </w:rPr>
          <w:t>.4</w:t>
        </w:r>
      </w:ins>
      <w:del w:id="421" w:author="Gutingting " w:date="2026-02-13T11:17:54Z">
        <w:r>
          <w:rPr>
            <w:kern w:val="0"/>
            <w:szCs w:val="20"/>
          </w:rPr>
          <w:fldChar w:fldCharType="begin"/>
        </w:r>
      </w:del>
      <w:del w:id="422" w:author="Gutingting " w:date="2026-02-13T11:17:54Z">
        <w:r>
          <w:rPr>
            <w:kern w:val="0"/>
            <w:szCs w:val="20"/>
          </w:rPr>
          <w:delInstrText xml:space="preserve"> REF _Ref200044334 \h </w:delInstrText>
        </w:r>
      </w:del>
      <w:del w:id="423" w:author="Gutingting " w:date="2026-02-13T11:17:54Z">
        <w:r>
          <w:rPr>
            <w:kern w:val="0"/>
            <w:szCs w:val="20"/>
          </w:rPr>
          <w:fldChar w:fldCharType="separate"/>
        </w:r>
      </w:del>
      <w:del w:id="424" w:author="Gutingting " w:date="2026-02-13T11:17:54Z">
        <w:r>
          <w:rPr>
            <w:rFonts w:hint="eastAsia" w:eastAsia="黑体"/>
            <w:szCs w:val="20"/>
          </w:rPr>
          <w:delText>表 33</w:delText>
        </w:r>
      </w:del>
      <w:del w:id="425" w:author="Gutingting " w:date="2026-02-13T11:17:54Z">
        <w:r>
          <w:rPr>
            <w:kern w:val="0"/>
            <w:szCs w:val="20"/>
          </w:rPr>
          <w:fldChar w:fldCharType="end"/>
        </w:r>
      </w:del>
      <w:r>
        <w:rPr>
          <w:kern w:val="0"/>
          <w:szCs w:val="20"/>
        </w:rPr>
        <w:t>所示。实际的相位为对应每个载波的相角参考值乘以π/8。</w:t>
      </w:r>
    </w:p>
    <w:p w14:paraId="5167E838">
      <w:pPr>
        <w:pStyle w:val="77"/>
      </w:pPr>
      <w:r>
        <w:rPr>
          <w:rFonts w:hint="eastAsia"/>
        </w:rPr>
        <w:t>窗函数</w:t>
      </w:r>
    </w:p>
    <w:p w14:paraId="1FE0FF06">
      <w:pPr>
        <w:ind w:firstLine="420"/>
        <w:rPr>
          <w:rFonts w:hint="eastAsia" w:eastAsia="宋体"/>
          <w:lang w:eastAsia="zh-CN"/>
        </w:rPr>
      </w:pPr>
      <w:r>
        <w:rPr>
          <w:rFonts w:hint="eastAsia"/>
        </w:rPr>
        <w:t>参考Q/CSG1204111.</w:t>
      </w:r>
      <w:r>
        <w:t>3</w:t>
      </w:r>
      <w:r>
        <w:rPr>
          <w:rFonts w:hint="eastAsia"/>
        </w:rPr>
        <w:t>-2022 《低压电力线宽带载波通信规约 第</w:t>
      </w:r>
      <w:r>
        <w:t>3</w:t>
      </w:r>
      <w:r>
        <w:rPr>
          <w:rFonts w:hint="eastAsia"/>
        </w:rPr>
        <w:t>部分：物理层通信协议（试行）》</w:t>
      </w:r>
      <w:r>
        <w:t xml:space="preserve">5.7.3 </w:t>
      </w:r>
      <w:r>
        <w:rPr>
          <w:rFonts w:hint="eastAsia"/>
        </w:rPr>
        <w:t>窗函数</w:t>
      </w:r>
      <w:ins w:id="426" w:author="Gutingting " w:date="2026-02-13T11:15:40Z">
        <w:r>
          <w:rPr>
            <w:rFonts w:hint="eastAsia"/>
            <w:lang w:eastAsia="zh-CN"/>
          </w:rPr>
          <w:t>。</w:t>
        </w:r>
      </w:ins>
    </w:p>
    <w:p w14:paraId="7474B168">
      <w:pPr>
        <w:pStyle w:val="77"/>
      </w:pPr>
      <w:r>
        <w:rPr>
          <w:rFonts w:hint="eastAsia"/>
        </w:rPr>
        <w:t>载波屏蔽表</w:t>
      </w:r>
    </w:p>
    <w:p w14:paraId="133CF5EB">
      <w:pPr>
        <w:ind w:firstLine="420"/>
      </w:pPr>
      <w:r>
        <w:rPr>
          <w:rFonts w:hint="eastAsia"/>
        </w:rPr>
        <w:t>宽带载波设备应能够支持载波的任意组合。</w:t>
      </w:r>
      <w:r>
        <w:t>载波屏蔽表定义了数据调制可使用的频段，用于前导、帧控制及载荷数据。</w:t>
      </w:r>
      <w:r>
        <w:rPr>
          <w:rFonts w:hint="eastAsia"/>
        </w:rPr>
        <w:t>低压集抄</w:t>
      </w:r>
      <w:r>
        <w:t>电力</w:t>
      </w:r>
      <w:r>
        <w:rPr>
          <w:rFonts w:hint="eastAsia"/>
        </w:rPr>
        <w:t>线</w:t>
      </w:r>
      <w:r>
        <w:t>宽带载波方案所支持的载波数最小为89个，最大为459个</w:t>
      </w:r>
      <w:r>
        <w:rPr>
          <w:rFonts w:hint="eastAsia"/>
        </w:rPr>
        <w:t>。</w:t>
      </w:r>
      <w:r>
        <w:t>其中0号载波和49</w:t>
      </w:r>
      <w:r>
        <w:rPr>
          <w:rFonts w:hint="eastAsia"/>
        </w:rPr>
        <w:t>1</w:t>
      </w:r>
      <w:r>
        <w:t>~511号载波不可用。载波屏蔽表定义为1维数组</w:t>
      </w:r>
      <w:r>
        <w:rPr>
          <w:rFonts w:hint="eastAsia"/>
        </w:rPr>
        <w:t>,</w:t>
      </w:r>
      <w:r>
        <w:t>有512个元素，对应512个子载波（编号0到编号511），载波屏蔽表的元素值为1表示对应子载波使用，值为0表示对应子载波不使用。</w:t>
      </w:r>
      <w:r>
        <w:rPr>
          <w:rFonts w:hint="eastAsia"/>
        </w:rPr>
        <w:t>默认载波屏蔽表中的元素值全为1，表示子载波全部使用</w:t>
      </w:r>
      <w:r>
        <w:t>。</w:t>
      </w:r>
      <w:r>
        <w:rPr>
          <w:rFonts w:hint="eastAsia"/>
        </w:rPr>
        <w:t>屏蔽掉的子载波上不发送任何信号，避免对其它通信系统的干扰。每个使用的子载波的</w:t>
      </w:r>
      <w:r>
        <w:t>调制方式由TMI</w:t>
      </w:r>
      <w:r>
        <w:rPr>
          <w:rFonts w:hint="eastAsia"/>
        </w:rPr>
        <w:t>或比特加载表决定。</w:t>
      </w:r>
    </w:p>
    <w:p w14:paraId="21754F05">
      <w:pPr>
        <w:pStyle w:val="77"/>
      </w:pPr>
      <w:r>
        <w:rPr>
          <w:rFonts w:hint="eastAsia"/>
        </w:rPr>
        <w:t>通信频段</w:t>
      </w:r>
    </w:p>
    <w:p w14:paraId="421B4FC9">
      <w:pPr>
        <w:pStyle w:val="85"/>
        <w:ind w:firstLine="420"/>
      </w:pPr>
      <w:del w:id="427" w:author="黄博阳" w:date="2026-03-02T11:23:05Z">
        <w:r>
          <w:rPr>
            <w:rFonts w:hint="eastAsia"/>
          </w:rPr>
          <w:delText>ISAC-PLC</w:delText>
        </w:r>
      </w:del>
      <w:ins w:id="428" w:author="黄博阳" w:date="2026-03-02T11:23:05Z">
        <w:r>
          <w:rPr>
            <w:rFonts w:hint="eastAsia"/>
            <w:lang w:eastAsia="zh-CN"/>
          </w:rPr>
          <w:t>SPLC</w:t>
        </w:r>
      </w:ins>
      <w:r>
        <w:rPr>
          <w:rFonts w:hint="eastAsia"/>
        </w:rPr>
        <w:t>支持的频段如</w:t>
      </w:r>
      <w:r>
        <w:fldChar w:fldCharType="begin"/>
      </w:r>
      <w:r>
        <w:instrText xml:space="preserve"> REF _Ref198817090 \h </w:instrText>
      </w:r>
      <w:r>
        <w:fldChar w:fldCharType="separate"/>
      </w:r>
      <w:r>
        <w:rPr>
          <w:rFonts w:hint="eastAsia"/>
        </w:rPr>
        <w:t>表 17</w:t>
      </w:r>
      <w:r>
        <w:fldChar w:fldCharType="end"/>
      </w:r>
      <w:r>
        <w:t>所示</w:t>
      </w:r>
      <w:r>
        <w:rPr>
          <w:rFonts w:hint="eastAsia"/>
        </w:rPr>
        <w:t>：</w:t>
      </w:r>
    </w:p>
    <w:p w14:paraId="4268E313">
      <w:pPr>
        <w:pStyle w:val="17"/>
        <w:ind w:firstLine="420"/>
      </w:pPr>
      <w:bookmarkStart w:id="288" w:name="_Ref198817090"/>
      <w:bookmarkStart w:id="289" w:name="_Ref220679528"/>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rPr>
          <w:rFonts w:hint="eastAsia"/>
        </w:rPr>
        <w:t>17</w:t>
      </w:r>
      <w:r>
        <w:fldChar w:fldCharType="end"/>
      </w:r>
      <w:bookmarkEnd w:id="288"/>
      <w:r>
        <w:t xml:space="preserve"> </w:t>
      </w:r>
      <w:r>
        <w:rPr>
          <w:rFonts w:hint="eastAsia"/>
        </w:rPr>
        <w:t>通信频段</w:t>
      </w:r>
      <w:bookmarkEnd w:id="289"/>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3"/>
        <w:gridCol w:w="1994"/>
        <w:gridCol w:w="1701"/>
      </w:tblGrid>
      <w:tr w14:paraId="7C163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3" w:type="dxa"/>
            <w:vAlign w:val="center"/>
          </w:tcPr>
          <w:p w14:paraId="27314850">
            <w:pPr>
              <w:pStyle w:val="502"/>
              <w:widowControl w:val="0"/>
              <w:adjustRightInd w:val="0"/>
              <w:snapToGrid w:val="0"/>
              <w:ind w:firstLine="0" w:firstLineChars="0"/>
              <w:jc w:val="center"/>
              <w:rPr>
                <w:sz w:val="18"/>
                <w:szCs w:val="18"/>
              </w:rPr>
            </w:pPr>
            <w:del w:id="429" w:author="黄博阳" w:date="2026-03-02T11:23:05Z">
              <w:r>
                <w:rPr>
                  <w:rFonts w:hint="eastAsia"/>
                  <w:sz w:val="18"/>
                  <w:szCs w:val="18"/>
                </w:rPr>
                <w:delText>ISAC-PLC</w:delText>
              </w:r>
            </w:del>
            <w:ins w:id="430" w:author="黄博阳" w:date="2026-03-02T11:23:05Z">
              <w:r>
                <w:rPr>
                  <w:rFonts w:hint="eastAsia"/>
                  <w:sz w:val="18"/>
                  <w:szCs w:val="18"/>
                  <w:lang w:eastAsia="zh-CN"/>
                </w:rPr>
                <w:t>SPLC</w:t>
              </w:r>
            </w:ins>
            <w:r>
              <w:rPr>
                <w:rFonts w:hint="eastAsia"/>
                <w:sz w:val="18"/>
                <w:szCs w:val="18"/>
              </w:rPr>
              <w:t>频段</w:t>
            </w:r>
          </w:p>
        </w:tc>
        <w:tc>
          <w:tcPr>
            <w:tcW w:w="1994" w:type="dxa"/>
            <w:vAlign w:val="center"/>
          </w:tcPr>
          <w:p w14:paraId="7270E72E">
            <w:pPr>
              <w:pStyle w:val="502"/>
              <w:widowControl w:val="0"/>
              <w:adjustRightInd w:val="0"/>
              <w:snapToGrid w:val="0"/>
              <w:ind w:firstLine="0" w:firstLineChars="0"/>
              <w:jc w:val="center"/>
              <w:rPr>
                <w:sz w:val="18"/>
                <w:szCs w:val="18"/>
              </w:rPr>
            </w:pPr>
            <w:r>
              <w:rPr>
                <w:rFonts w:hint="eastAsia"/>
                <w:sz w:val="18"/>
                <w:szCs w:val="18"/>
              </w:rPr>
              <w:t>频率范围（MHz）</w:t>
            </w:r>
          </w:p>
        </w:tc>
        <w:tc>
          <w:tcPr>
            <w:tcW w:w="1701" w:type="dxa"/>
            <w:vAlign w:val="center"/>
          </w:tcPr>
          <w:p w14:paraId="3609A685">
            <w:pPr>
              <w:pStyle w:val="502"/>
              <w:widowControl w:val="0"/>
              <w:adjustRightInd w:val="0"/>
              <w:snapToGrid w:val="0"/>
              <w:ind w:firstLine="0" w:firstLineChars="0"/>
              <w:jc w:val="center"/>
              <w:rPr>
                <w:sz w:val="18"/>
                <w:szCs w:val="18"/>
              </w:rPr>
            </w:pPr>
            <w:r>
              <w:rPr>
                <w:rFonts w:hint="eastAsia"/>
                <w:sz w:val="18"/>
                <w:szCs w:val="18"/>
              </w:rPr>
              <w:t>载波编号范围</w:t>
            </w:r>
          </w:p>
        </w:tc>
      </w:tr>
      <w:tr w14:paraId="48362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3" w:type="dxa"/>
            <w:vAlign w:val="center"/>
          </w:tcPr>
          <w:p w14:paraId="170CA63E">
            <w:pPr>
              <w:pStyle w:val="502"/>
              <w:widowControl w:val="0"/>
              <w:adjustRightInd w:val="0"/>
              <w:snapToGrid w:val="0"/>
              <w:ind w:firstLine="0" w:firstLineChars="0"/>
              <w:jc w:val="center"/>
              <w:rPr>
                <w:sz w:val="18"/>
                <w:szCs w:val="18"/>
              </w:rPr>
            </w:pPr>
            <w:r>
              <w:rPr>
                <w:rFonts w:hint="eastAsia"/>
                <w:sz w:val="18"/>
                <w:szCs w:val="18"/>
              </w:rPr>
              <w:t>0</w:t>
            </w:r>
          </w:p>
        </w:tc>
        <w:tc>
          <w:tcPr>
            <w:tcW w:w="1994" w:type="dxa"/>
            <w:vAlign w:val="center"/>
          </w:tcPr>
          <w:p w14:paraId="0759024E">
            <w:pPr>
              <w:ind w:firstLine="0" w:firstLineChars="0"/>
              <w:jc w:val="center"/>
              <w:rPr>
                <w:snapToGrid w:val="0"/>
                <w:kern w:val="0"/>
                <w:sz w:val="18"/>
                <w:szCs w:val="18"/>
              </w:rPr>
            </w:pPr>
            <w:r>
              <w:rPr>
                <w:rFonts w:hint="eastAsia"/>
                <w:snapToGrid w:val="0"/>
                <w:kern w:val="0"/>
                <w:sz w:val="18"/>
                <w:szCs w:val="18"/>
              </w:rPr>
              <w:t>1</w:t>
            </w:r>
            <w:r>
              <w:rPr>
                <w:snapToGrid w:val="0"/>
                <w:kern w:val="0"/>
                <w:sz w:val="18"/>
                <w:szCs w:val="18"/>
              </w:rPr>
              <w:t>.953~11.963</w:t>
            </w:r>
          </w:p>
        </w:tc>
        <w:tc>
          <w:tcPr>
            <w:tcW w:w="1701" w:type="dxa"/>
            <w:vAlign w:val="center"/>
          </w:tcPr>
          <w:p w14:paraId="71793758">
            <w:pPr>
              <w:ind w:firstLine="0" w:firstLineChars="0"/>
              <w:jc w:val="center"/>
              <w:rPr>
                <w:snapToGrid w:val="0"/>
                <w:kern w:val="0"/>
                <w:sz w:val="18"/>
                <w:szCs w:val="18"/>
              </w:rPr>
            </w:pPr>
            <w:r>
              <w:rPr>
                <w:rFonts w:hint="eastAsia"/>
                <w:snapToGrid w:val="0"/>
                <w:kern w:val="0"/>
                <w:sz w:val="18"/>
                <w:szCs w:val="18"/>
              </w:rPr>
              <w:t>8</w:t>
            </w:r>
            <w:r>
              <w:rPr>
                <w:snapToGrid w:val="0"/>
                <w:kern w:val="0"/>
                <w:sz w:val="18"/>
                <w:szCs w:val="18"/>
              </w:rPr>
              <w:t>0~490</w:t>
            </w:r>
          </w:p>
        </w:tc>
      </w:tr>
      <w:tr w14:paraId="69BDC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3" w:type="dxa"/>
            <w:vAlign w:val="center"/>
          </w:tcPr>
          <w:p w14:paraId="3B66E315">
            <w:pPr>
              <w:pStyle w:val="502"/>
              <w:widowControl w:val="0"/>
              <w:adjustRightInd w:val="0"/>
              <w:snapToGrid w:val="0"/>
              <w:ind w:firstLine="0" w:firstLineChars="0"/>
              <w:jc w:val="center"/>
              <w:rPr>
                <w:sz w:val="18"/>
                <w:szCs w:val="18"/>
              </w:rPr>
            </w:pPr>
            <w:r>
              <w:rPr>
                <w:rFonts w:hint="eastAsia"/>
                <w:sz w:val="18"/>
                <w:szCs w:val="18"/>
              </w:rPr>
              <w:t>1</w:t>
            </w:r>
          </w:p>
        </w:tc>
        <w:tc>
          <w:tcPr>
            <w:tcW w:w="1994" w:type="dxa"/>
            <w:vAlign w:val="center"/>
          </w:tcPr>
          <w:p w14:paraId="0E8CD68C">
            <w:pPr>
              <w:ind w:firstLine="0" w:firstLineChars="0"/>
              <w:jc w:val="center"/>
              <w:rPr>
                <w:snapToGrid w:val="0"/>
                <w:kern w:val="0"/>
                <w:sz w:val="18"/>
                <w:szCs w:val="18"/>
              </w:rPr>
            </w:pPr>
            <w:r>
              <w:rPr>
                <w:rFonts w:hint="eastAsia"/>
                <w:snapToGrid w:val="0"/>
                <w:kern w:val="0"/>
                <w:sz w:val="18"/>
                <w:szCs w:val="18"/>
              </w:rPr>
              <w:t>2</w:t>
            </w:r>
            <w:r>
              <w:rPr>
                <w:snapToGrid w:val="0"/>
                <w:kern w:val="0"/>
                <w:sz w:val="18"/>
                <w:szCs w:val="18"/>
              </w:rPr>
              <w:t>.441~5.615</w:t>
            </w:r>
          </w:p>
        </w:tc>
        <w:tc>
          <w:tcPr>
            <w:tcW w:w="1701" w:type="dxa"/>
            <w:vAlign w:val="center"/>
          </w:tcPr>
          <w:p w14:paraId="1109DE1B">
            <w:pPr>
              <w:ind w:firstLine="0" w:firstLineChars="0"/>
              <w:jc w:val="center"/>
              <w:rPr>
                <w:snapToGrid w:val="0"/>
                <w:kern w:val="0"/>
                <w:sz w:val="18"/>
                <w:szCs w:val="18"/>
              </w:rPr>
            </w:pPr>
            <w:r>
              <w:rPr>
                <w:rFonts w:hint="eastAsia"/>
                <w:snapToGrid w:val="0"/>
                <w:kern w:val="0"/>
                <w:sz w:val="18"/>
                <w:szCs w:val="18"/>
              </w:rPr>
              <w:t>1</w:t>
            </w:r>
            <w:r>
              <w:rPr>
                <w:snapToGrid w:val="0"/>
                <w:kern w:val="0"/>
                <w:sz w:val="18"/>
                <w:szCs w:val="18"/>
              </w:rPr>
              <w:t>00~230</w:t>
            </w:r>
          </w:p>
        </w:tc>
      </w:tr>
      <w:tr w14:paraId="09984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3" w:type="dxa"/>
            <w:vAlign w:val="center"/>
          </w:tcPr>
          <w:p w14:paraId="2B7EC1D1">
            <w:pPr>
              <w:pStyle w:val="502"/>
              <w:widowControl w:val="0"/>
              <w:adjustRightInd w:val="0"/>
              <w:snapToGrid w:val="0"/>
              <w:ind w:firstLine="0" w:firstLineChars="0"/>
              <w:jc w:val="center"/>
              <w:rPr>
                <w:sz w:val="18"/>
                <w:szCs w:val="18"/>
              </w:rPr>
            </w:pPr>
            <w:r>
              <w:rPr>
                <w:rFonts w:hint="eastAsia"/>
                <w:sz w:val="18"/>
                <w:szCs w:val="18"/>
              </w:rPr>
              <w:t>2</w:t>
            </w:r>
          </w:p>
        </w:tc>
        <w:tc>
          <w:tcPr>
            <w:tcW w:w="1994" w:type="dxa"/>
            <w:vAlign w:val="center"/>
          </w:tcPr>
          <w:p w14:paraId="6CFDA2E3">
            <w:pPr>
              <w:ind w:firstLine="0" w:firstLineChars="0"/>
              <w:jc w:val="center"/>
              <w:rPr>
                <w:snapToGrid w:val="0"/>
                <w:kern w:val="0"/>
                <w:sz w:val="18"/>
                <w:szCs w:val="18"/>
              </w:rPr>
            </w:pPr>
            <w:r>
              <w:rPr>
                <w:rFonts w:hint="eastAsia"/>
                <w:snapToGrid w:val="0"/>
                <w:kern w:val="0"/>
                <w:sz w:val="18"/>
                <w:szCs w:val="18"/>
              </w:rPr>
              <w:t>0</w:t>
            </w:r>
            <w:r>
              <w:rPr>
                <w:snapToGrid w:val="0"/>
                <w:kern w:val="0"/>
                <w:sz w:val="18"/>
                <w:szCs w:val="18"/>
              </w:rPr>
              <w:t>.781~2.930</w:t>
            </w:r>
          </w:p>
        </w:tc>
        <w:tc>
          <w:tcPr>
            <w:tcW w:w="1701" w:type="dxa"/>
            <w:vAlign w:val="center"/>
          </w:tcPr>
          <w:p w14:paraId="2C7D8E93">
            <w:pPr>
              <w:ind w:firstLine="0" w:firstLineChars="0"/>
              <w:jc w:val="center"/>
              <w:rPr>
                <w:snapToGrid w:val="0"/>
                <w:kern w:val="0"/>
                <w:sz w:val="18"/>
                <w:szCs w:val="18"/>
              </w:rPr>
            </w:pPr>
            <w:r>
              <w:rPr>
                <w:rFonts w:hint="eastAsia"/>
                <w:snapToGrid w:val="0"/>
                <w:kern w:val="0"/>
                <w:sz w:val="18"/>
                <w:szCs w:val="18"/>
              </w:rPr>
              <w:t>3</w:t>
            </w:r>
            <w:r>
              <w:rPr>
                <w:snapToGrid w:val="0"/>
                <w:kern w:val="0"/>
                <w:sz w:val="18"/>
                <w:szCs w:val="18"/>
              </w:rPr>
              <w:t>2~120</w:t>
            </w:r>
          </w:p>
        </w:tc>
      </w:tr>
      <w:tr w14:paraId="20CC2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3" w:type="dxa"/>
            <w:vAlign w:val="center"/>
          </w:tcPr>
          <w:p w14:paraId="68252A8C">
            <w:pPr>
              <w:pStyle w:val="502"/>
              <w:widowControl w:val="0"/>
              <w:adjustRightInd w:val="0"/>
              <w:snapToGrid w:val="0"/>
              <w:ind w:firstLine="0" w:firstLineChars="0"/>
              <w:jc w:val="center"/>
              <w:rPr>
                <w:sz w:val="18"/>
                <w:szCs w:val="18"/>
              </w:rPr>
            </w:pPr>
            <w:r>
              <w:rPr>
                <w:rFonts w:hint="eastAsia"/>
                <w:sz w:val="18"/>
                <w:szCs w:val="18"/>
              </w:rPr>
              <w:t>3</w:t>
            </w:r>
          </w:p>
        </w:tc>
        <w:tc>
          <w:tcPr>
            <w:tcW w:w="1994" w:type="dxa"/>
            <w:vAlign w:val="center"/>
          </w:tcPr>
          <w:p w14:paraId="77C6FD9D">
            <w:pPr>
              <w:ind w:firstLine="0" w:firstLineChars="0"/>
              <w:jc w:val="center"/>
              <w:rPr>
                <w:snapToGrid w:val="0"/>
                <w:kern w:val="0"/>
                <w:sz w:val="18"/>
                <w:szCs w:val="18"/>
              </w:rPr>
            </w:pPr>
            <w:r>
              <w:rPr>
                <w:rFonts w:hint="eastAsia"/>
                <w:snapToGrid w:val="0"/>
                <w:kern w:val="0"/>
                <w:sz w:val="18"/>
                <w:szCs w:val="18"/>
              </w:rPr>
              <w:t>0</w:t>
            </w:r>
            <w:r>
              <w:rPr>
                <w:snapToGrid w:val="0"/>
                <w:kern w:val="0"/>
                <w:sz w:val="18"/>
                <w:szCs w:val="18"/>
              </w:rPr>
              <w:t>.781~11.963</w:t>
            </w:r>
          </w:p>
        </w:tc>
        <w:tc>
          <w:tcPr>
            <w:tcW w:w="1701" w:type="dxa"/>
            <w:vAlign w:val="center"/>
          </w:tcPr>
          <w:p w14:paraId="776703DF">
            <w:pPr>
              <w:ind w:firstLine="0" w:firstLineChars="0"/>
              <w:jc w:val="center"/>
              <w:rPr>
                <w:snapToGrid w:val="0"/>
                <w:kern w:val="0"/>
                <w:sz w:val="18"/>
                <w:szCs w:val="18"/>
              </w:rPr>
            </w:pPr>
            <w:r>
              <w:rPr>
                <w:rFonts w:hint="eastAsia"/>
                <w:snapToGrid w:val="0"/>
                <w:kern w:val="0"/>
                <w:sz w:val="18"/>
                <w:szCs w:val="18"/>
              </w:rPr>
              <w:t>3</w:t>
            </w:r>
            <w:r>
              <w:rPr>
                <w:snapToGrid w:val="0"/>
                <w:kern w:val="0"/>
                <w:sz w:val="18"/>
                <w:szCs w:val="18"/>
              </w:rPr>
              <w:t>2~490</w:t>
            </w:r>
          </w:p>
        </w:tc>
      </w:tr>
      <w:tr w14:paraId="21D91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3" w:type="dxa"/>
            <w:vAlign w:val="center"/>
          </w:tcPr>
          <w:p w14:paraId="60BADBBC">
            <w:pPr>
              <w:pStyle w:val="502"/>
              <w:widowControl w:val="0"/>
              <w:adjustRightInd w:val="0"/>
              <w:snapToGrid w:val="0"/>
              <w:ind w:firstLine="0" w:firstLineChars="0"/>
              <w:jc w:val="center"/>
              <w:rPr>
                <w:sz w:val="18"/>
                <w:szCs w:val="18"/>
              </w:rPr>
            </w:pPr>
            <w:r>
              <w:rPr>
                <w:rFonts w:hint="eastAsia"/>
                <w:sz w:val="18"/>
                <w:szCs w:val="18"/>
              </w:rPr>
              <w:t>4</w:t>
            </w:r>
          </w:p>
        </w:tc>
        <w:tc>
          <w:tcPr>
            <w:tcW w:w="1994" w:type="dxa"/>
            <w:vAlign w:val="center"/>
          </w:tcPr>
          <w:p w14:paraId="416D38DB">
            <w:pPr>
              <w:ind w:firstLine="0" w:firstLineChars="0"/>
              <w:jc w:val="center"/>
              <w:rPr>
                <w:snapToGrid w:val="0"/>
                <w:kern w:val="0"/>
                <w:sz w:val="18"/>
                <w:szCs w:val="18"/>
              </w:rPr>
            </w:pPr>
            <w:r>
              <w:rPr>
                <w:rFonts w:hint="eastAsia"/>
                <w:snapToGrid w:val="0"/>
                <w:kern w:val="0"/>
                <w:sz w:val="18"/>
                <w:szCs w:val="18"/>
              </w:rPr>
              <w:t>0</w:t>
            </w:r>
            <w:r>
              <w:rPr>
                <w:snapToGrid w:val="0"/>
                <w:kern w:val="0"/>
                <w:sz w:val="18"/>
                <w:szCs w:val="18"/>
              </w:rPr>
              <w:t>.781~5.615</w:t>
            </w:r>
          </w:p>
        </w:tc>
        <w:tc>
          <w:tcPr>
            <w:tcW w:w="1701" w:type="dxa"/>
            <w:vAlign w:val="center"/>
          </w:tcPr>
          <w:p w14:paraId="310270AC">
            <w:pPr>
              <w:ind w:firstLine="0" w:firstLineChars="0"/>
              <w:jc w:val="center"/>
              <w:rPr>
                <w:snapToGrid w:val="0"/>
                <w:kern w:val="0"/>
                <w:sz w:val="18"/>
                <w:szCs w:val="18"/>
              </w:rPr>
            </w:pPr>
            <w:r>
              <w:rPr>
                <w:rFonts w:hint="eastAsia"/>
                <w:snapToGrid w:val="0"/>
                <w:kern w:val="0"/>
                <w:sz w:val="18"/>
                <w:szCs w:val="18"/>
              </w:rPr>
              <w:t>3</w:t>
            </w:r>
            <w:r>
              <w:rPr>
                <w:snapToGrid w:val="0"/>
                <w:kern w:val="0"/>
                <w:sz w:val="18"/>
                <w:szCs w:val="18"/>
              </w:rPr>
              <w:t>2~230</w:t>
            </w:r>
          </w:p>
        </w:tc>
      </w:tr>
      <w:tr w14:paraId="7F7E4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3" w:type="dxa"/>
            <w:vAlign w:val="center"/>
          </w:tcPr>
          <w:p w14:paraId="7BC7C02F">
            <w:pPr>
              <w:pStyle w:val="502"/>
              <w:widowControl w:val="0"/>
              <w:adjustRightInd w:val="0"/>
              <w:snapToGrid w:val="0"/>
              <w:ind w:firstLine="0" w:firstLineChars="0"/>
              <w:jc w:val="center"/>
              <w:rPr>
                <w:sz w:val="18"/>
                <w:szCs w:val="18"/>
              </w:rPr>
            </w:pPr>
            <w:r>
              <w:rPr>
                <w:rFonts w:hint="eastAsia"/>
                <w:sz w:val="18"/>
                <w:szCs w:val="18"/>
              </w:rPr>
              <w:t>5</w:t>
            </w:r>
          </w:p>
        </w:tc>
        <w:tc>
          <w:tcPr>
            <w:tcW w:w="1994" w:type="dxa"/>
            <w:vAlign w:val="center"/>
          </w:tcPr>
          <w:p w14:paraId="463BD59C">
            <w:pPr>
              <w:ind w:firstLine="0" w:firstLineChars="0"/>
              <w:jc w:val="center"/>
              <w:rPr>
                <w:snapToGrid w:val="0"/>
                <w:kern w:val="0"/>
                <w:sz w:val="18"/>
                <w:szCs w:val="18"/>
              </w:rPr>
            </w:pPr>
            <w:r>
              <w:rPr>
                <w:rFonts w:hint="eastAsia"/>
                <w:snapToGrid w:val="0"/>
                <w:kern w:val="0"/>
                <w:sz w:val="18"/>
                <w:szCs w:val="18"/>
              </w:rPr>
              <w:t>保留</w:t>
            </w:r>
          </w:p>
        </w:tc>
        <w:tc>
          <w:tcPr>
            <w:tcW w:w="1701" w:type="dxa"/>
            <w:vAlign w:val="center"/>
          </w:tcPr>
          <w:p w14:paraId="59F4A3D6">
            <w:pPr>
              <w:ind w:firstLine="0" w:firstLineChars="0"/>
              <w:jc w:val="center"/>
              <w:rPr>
                <w:snapToGrid w:val="0"/>
                <w:kern w:val="0"/>
                <w:sz w:val="18"/>
                <w:szCs w:val="18"/>
              </w:rPr>
            </w:pPr>
            <w:ins w:id="431" w:author="Gutingting " w:date="2026-02-12T15:24:15Z">
              <w:r>
                <w:rPr>
                  <w:rFonts w:ascii="Times New Roman" w:hAnsi="Times New Roman"/>
                  <w:sz w:val="18"/>
                </w:rPr>
                <w:t>--</w:t>
              </w:r>
            </w:ins>
            <w:r>
              <w:commentReference w:id="9"/>
            </w:r>
          </w:p>
        </w:tc>
      </w:tr>
      <w:tr w14:paraId="063FE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3" w:type="dxa"/>
            <w:vAlign w:val="center"/>
          </w:tcPr>
          <w:p w14:paraId="1EA993F1">
            <w:pPr>
              <w:pStyle w:val="502"/>
              <w:widowControl w:val="0"/>
              <w:adjustRightInd w:val="0"/>
              <w:snapToGrid w:val="0"/>
              <w:ind w:firstLine="0" w:firstLineChars="0"/>
              <w:jc w:val="center"/>
              <w:rPr>
                <w:sz w:val="18"/>
                <w:szCs w:val="18"/>
              </w:rPr>
            </w:pPr>
            <w:r>
              <w:rPr>
                <w:rFonts w:hint="eastAsia"/>
                <w:sz w:val="18"/>
                <w:szCs w:val="18"/>
              </w:rPr>
              <w:t>6</w:t>
            </w:r>
          </w:p>
        </w:tc>
        <w:tc>
          <w:tcPr>
            <w:tcW w:w="1994" w:type="dxa"/>
            <w:vAlign w:val="center"/>
          </w:tcPr>
          <w:p w14:paraId="6F5FE704">
            <w:pPr>
              <w:ind w:firstLine="0" w:firstLineChars="0"/>
              <w:jc w:val="center"/>
              <w:rPr>
                <w:snapToGrid w:val="0"/>
                <w:kern w:val="0"/>
                <w:sz w:val="18"/>
                <w:szCs w:val="18"/>
              </w:rPr>
            </w:pPr>
            <w:r>
              <w:rPr>
                <w:rFonts w:hint="eastAsia"/>
                <w:snapToGrid w:val="0"/>
                <w:kern w:val="0"/>
                <w:sz w:val="18"/>
                <w:szCs w:val="18"/>
              </w:rPr>
              <w:t>保留</w:t>
            </w:r>
          </w:p>
        </w:tc>
        <w:tc>
          <w:tcPr>
            <w:tcW w:w="1701" w:type="dxa"/>
            <w:vAlign w:val="center"/>
          </w:tcPr>
          <w:p w14:paraId="23208214">
            <w:pPr>
              <w:ind w:firstLine="0" w:firstLineChars="0"/>
              <w:jc w:val="center"/>
              <w:rPr>
                <w:snapToGrid w:val="0"/>
                <w:kern w:val="0"/>
                <w:sz w:val="18"/>
                <w:szCs w:val="18"/>
              </w:rPr>
            </w:pPr>
            <w:ins w:id="432" w:author="Gutingting " w:date="2026-02-12T15:24:18Z">
              <w:r>
                <w:rPr>
                  <w:rFonts w:ascii="Times New Roman" w:hAnsi="Times New Roman"/>
                  <w:sz w:val="18"/>
                </w:rPr>
                <w:t>--</w:t>
              </w:r>
            </w:ins>
          </w:p>
        </w:tc>
      </w:tr>
      <w:tr w14:paraId="5211B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3" w:type="dxa"/>
            <w:vAlign w:val="center"/>
          </w:tcPr>
          <w:p w14:paraId="3D6F3E85">
            <w:pPr>
              <w:pStyle w:val="502"/>
              <w:widowControl w:val="0"/>
              <w:adjustRightInd w:val="0"/>
              <w:snapToGrid w:val="0"/>
              <w:ind w:firstLine="0" w:firstLineChars="0"/>
              <w:jc w:val="center"/>
              <w:rPr>
                <w:sz w:val="18"/>
                <w:szCs w:val="18"/>
              </w:rPr>
            </w:pPr>
            <w:r>
              <w:rPr>
                <w:rFonts w:hint="eastAsia"/>
                <w:sz w:val="18"/>
                <w:szCs w:val="18"/>
              </w:rPr>
              <w:t>7</w:t>
            </w:r>
          </w:p>
        </w:tc>
        <w:tc>
          <w:tcPr>
            <w:tcW w:w="1994" w:type="dxa"/>
            <w:vAlign w:val="center"/>
          </w:tcPr>
          <w:p w14:paraId="469A5C2D">
            <w:pPr>
              <w:ind w:firstLine="0" w:firstLineChars="0"/>
              <w:jc w:val="center"/>
              <w:rPr>
                <w:snapToGrid w:val="0"/>
                <w:kern w:val="0"/>
                <w:sz w:val="18"/>
                <w:szCs w:val="18"/>
              </w:rPr>
            </w:pPr>
            <w:r>
              <w:rPr>
                <w:rFonts w:hint="eastAsia"/>
                <w:snapToGrid w:val="0"/>
                <w:kern w:val="0"/>
                <w:sz w:val="18"/>
                <w:szCs w:val="18"/>
              </w:rPr>
              <w:t>保留</w:t>
            </w:r>
          </w:p>
        </w:tc>
        <w:tc>
          <w:tcPr>
            <w:tcW w:w="1701" w:type="dxa"/>
            <w:vAlign w:val="center"/>
          </w:tcPr>
          <w:p w14:paraId="6D6DA087">
            <w:pPr>
              <w:ind w:firstLine="0" w:firstLineChars="0"/>
              <w:jc w:val="center"/>
              <w:rPr>
                <w:snapToGrid w:val="0"/>
                <w:kern w:val="0"/>
                <w:sz w:val="18"/>
                <w:szCs w:val="18"/>
              </w:rPr>
            </w:pPr>
            <w:ins w:id="433" w:author="Gutingting " w:date="2026-02-12T15:24:21Z">
              <w:r>
                <w:rPr>
                  <w:rFonts w:ascii="Times New Roman" w:hAnsi="Times New Roman"/>
                  <w:sz w:val="18"/>
                </w:rPr>
                <w:t>--</w:t>
              </w:r>
            </w:ins>
          </w:p>
        </w:tc>
      </w:tr>
    </w:tbl>
    <w:p w14:paraId="276737C2">
      <w:pPr>
        <w:pStyle w:val="77"/>
        <w:spacing w:before="240"/>
      </w:pPr>
      <w:r>
        <w:rPr>
          <w:rFonts w:hint="eastAsia"/>
        </w:rPr>
        <w:t>相对功率</w:t>
      </w:r>
    </w:p>
    <w:p w14:paraId="014B4E21">
      <w:pPr>
        <w:widowControl/>
        <w:tabs>
          <w:tab w:val="center" w:pos="4201"/>
          <w:tab w:val="right" w:leader="dot" w:pos="9298"/>
        </w:tabs>
        <w:autoSpaceDE w:val="0"/>
        <w:autoSpaceDN w:val="0"/>
        <w:ind w:firstLine="420"/>
        <w:rPr>
          <w:kern w:val="0"/>
          <w:szCs w:val="20"/>
        </w:rPr>
      </w:pPr>
      <w:r>
        <w:rPr>
          <w:kern w:val="0"/>
          <w:szCs w:val="20"/>
        </w:rPr>
        <w:t>PPDU中各组成部分子载波平均能量级别如</w:t>
      </w:r>
      <w:r>
        <w:rPr>
          <w:rFonts w:hint="eastAsia"/>
          <w:kern w:val="0"/>
          <w:szCs w:val="20"/>
        </w:rPr>
        <w:fldChar w:fldCharType="begin"/>
      </w:r>
      <w:r>
        <w:rPr>
          <w:rFonts w:hint="eastAsia"/>
          <w:kern w:val="0"/>
          <w:szCs w:val="20"/>
        </w:rPr>
        <w:instrText xml:space="preserve"> REF _Ref198824176 \h </w:instrText>
      </w:r>
      <w:r>
        <w:rPr>
          <w:rFonts w:hint="eastAsia"/>
          <w:kern w:val="0"/>
          <w:szCs w:val="20"/>
        </w:rPr>
        <w:fldChar w:fldCharType="separate"/>
      </w:r>
      <w:r>
        <w:rPr>
          <w:rFonts w:hint="default"/>
        </w:rPr>
        <w:t>表</w:t>
      </w:r>
      <w:ins w:id="434" w:author="Gutingting " w:date="2026-02-25T10:49:34Z">
        <w:r>
          <w:rPr>
            <w:rFonts w:hint="eastAsia" w:ascii="宋体" w:hAnsi="宋体" w:cs="宋体"/>
            <w:lang w:val="en-US" w:eastAsia="zh-CN"/>
          </w:rPr>
          <w:t xml:space="preserve"> </w:t>
        </w:r>
      </w:ins>
      <w:r>
        <w:rPr>
          <w:rFonts w:hint="default"/>
        </w:rPr>
        <w:t>18</w:t>
      </w:r>
      <w:r>
        <w:rPr>
          <w:rFonts w:hint="eastAsia"/>
          <w:kern w:val="0"/>
          <w:szCs w:val="20"/>
        </w:rPr>
        <w:fldChar w:fldCharType="end"/>
      </w:r>
      <w:r>
        <w:rPr>
          <w:kern w:val="0"/>
          <w:szCs w:val="20"/>
        </w:rPr>
        <w:t>所示。 </w:t>
      </w:r>
    </w:p>
    <w:p w14:paraId="25E7854B">
      <w:pPr>
        <w:pStyle w:val="17"/>
        <w:ind w:firstLine="420"/>
        <w:rPr>
          <w:kern w:val="0"/>
          <w:sz w:val="21"/>
          <w:szCs w:val="21"/>
        </w:rPr>
      </w:pPr>
      <w:bookmarkStart w:id="290" w:name="_Ref198824176"/>
      <w:bookmarkStart w:id="291" w:name="_Toc408860304"/>
      <w:bookmarkStart w:id="292" w:name="_Toc403570722"/>
      <w:bookmarkStart w:id="293" w:name="_Ref402982594"/>
      <w:bookmarkStart w:id="294" w:name="_Toc402983746"/>
      <w:bookmarkStart w:id="295" w:name="_Toc405477029"/>
      <w:bookmarkStart w:id="296" w:name="_Toc402983280"/>
      <w:bookmarkStart w:id="297" w:name="_Ref9502401"/>
      <w:bookmarkStart w:id="298" w:name="_Toc400799310"/>
      <w:bookmarkStart w:id="299" w:name="_Toc402984212"/>
      <w:bookmarkStart w:id="300" w:name="_Toc405022607"/>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rPr>
          <w:rFonts w:hint="eastAsia"/>
        </w:rPr>
        <w:t>18</w:t>
      </w:r>
      <w:r>
        <w:fldChar w:fldCharType="end"/>
      </w:r>
      <w:bookmarkEnd w:id="290"/>
      <w:ins w:id="435" w:author="何艺" w:date="2026-02-24T18:20:12Z">
        <w:r>
          <w:rPr>
            <w:rFonts w:hint="eastAsia"/>
            <w:lang w:val="en-US" w:eastAsia="zh-CN"/>
          </w:rPr>
          <w:t xml:space="preserve"> </w:t>
        </w:r>
      </w:ins>
      <w:r>
        <w:rPr>
          <w:kern w:val="0"/>
          <w:sz w:val="21"/>
          <w:szCs w:val="21"/>
        </w:rPr>
        <w:t>帧控制和载荷数据相对功率表</w:t>
      </w:r>
      <w:bookmarkEnd w:id="291"/>
      <w:bookmarkEnd w:id="292"/>
      <w:bookmarkEnd w:id="293"/>
      <w:bookmarkEnd w:id="294"/>
      <w:bookmarkEnd w:id="295"/>
      <w:bookmarkEnd w:id="296"/>
      <w:bookmarkEnd w:id="297"/>
      <w:bookmarkEnd w:id="298"/>
      <w:bookmarkEnd w:id="299"/>
      <w:bookmarkEnd w:id="300"/>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3"/>
        <w:gridCol w:w="1994"/>
      </w:tblGrid>
      <w:tr w14:paraId="6B3E7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3" w:type="dxa"/>
            <w:vAlign w:val="center"/>
          </w:tcPr>
          <w:p w14:paraId="1D9F36A2">
            <w:pPr>
              <w:pStyle w:val="502"/>
              <w:widowControl w:val="0"/>
              <w:adjustRightInd w:val="0"/>
              <w:snapToGrid w:val="0"/>
              <w:ind w:firstLine="0" w:firstLineChars="0"/>
              <w:jc w:val="center"/>
              <w:rPr>
                <w:sz w:val="18"/>
                <w:szCs w:val="18"/>
              </w:rPr>
            </w:pPr>
            <w:r>
              <w:rPr>
                <w:sz w:val="18"/>
                <w:szCs w:val="18"/>
              </w:rPr>
              <w:t>类型</w:t>
            </w:r>
          </w:p>
        </w:tc>
        <w:tc>
          <w:tcPr>
            <w:tcW w:w="1994" w:type="dxa"/>
            <w:vAlign w:val="center"/>
          </w:tcPr>
          <w:p w14:paraId="309F19D4">
            <w:pPr>
              <w:pStyle w:val="502"/>
              <w:widowControl w:val="0"/>
              <w:adjustRightInd w:val="0"/>
              <w:snapToGrid w:val="0"/>
              <w:ind w:firstLine="0" w:firstLineChars="0"/>
              <w:jc w:val="center"/>
              <w:rPr>
                <w:sz w:val="18"/>
                <w:szCs w:val="18"/>
              </w:rPr>
            </w:pPr>
            <w:r>
              <w:rPr>
                <w:sz w:val="18"/>
                <w:szCs w:val="18"/>
              </w:rPr>
              <w:t>相对功率（dB）</w:t>
            </w:r>
          </w:p>
        </w:tc>
      </w:tr>
      <w:tr w14:paraId="658E6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3" w:type="dxa"/>
            <w:vAlign w:val="center"/>
          </w:tcPr>
          <w:p w14:paraId="177F93F4">
            <w:pPr>
              <w:pStyle w:val="502"/>
              <w:widowControl w:val="0"/>
              <w:adjustRightInd w:val="0"/>
              <w:snapToGrid w:val="0"/>
              <w:ind w:firstLine="0" w:firstLineChars="0"/>
              <w:jc w:val="center"/>
              <w:rPr>
                <w:sz w:val="18"/>
                <w:szCs w:val="18"/>
              </w:rPr>
            </w:pPr>
            <w:r>
              <w:rPr>
                <w:sz w:val="18"/>
                <w:szCs w:val="18"/>
              </w:rPr>
              <w:t>前导</w:t>
            </w:r>
          </w:p>
        </w:tc>
        <w:tc>
          <w:tcPr>
            <w:tcW w:w="1994" w:type="dxa"/>
            <w:vAlign w:val="center"/>
          </w:tcPr>
          <w:p w14:paraId="2971BFE0">
            <w:pPr>
              <w:ind w:firstLine="0" w:firstLineChars="0"/>
              <w:jc w:val="center"/>
              <w:rPr>
                <w:snapToGrid w:val="0"/>
                <w:kern w:val="0"/>
                <w:sz w:val="18"/>
                <w:szCs w:val="18"/>
              </w:rPr>
            </w:pPr>
            <w:r>
              <w:rPr>
                <w:kern w:val="0"/>
                <w:sz w:val="18"/>
                <w:szCs w:val="18"/>
              </w:rPr>
              <w:t>3</w:t>
            </w:r>
          </w:p>
        </w:tc>
      </w:tr>
      <w:tr w14:paraId="3C5B0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3" w:type="dxa"/>
            <w:vAlign w:val="center"/>
          </w:tcPr>
          <w:p w14:paraId="451117F8">
            <w:pPr>
              <w:pStyle w:val="502"/>
              <w:widowControl w:val="0"/>
              <w:adjustRightInd w:val="0"/>
              <w:snapToGrid w:val="0"/>
              <w:ind w:firstLine="0" w:firstLineChars="0"/>
              <w:jc w:val="center"/>
              <w:rPr>
                <w:sz w:val="18"/>
                <w:szCs w:val="18"/>
              </w:rPr>
            </w:pPr>
            <w:r>
              <w:rPr>
                <w:sz w:val="18"/>
                <w:szCs w:val="18"/>
              </w:rPr>
              <w:t>帧控制</w:t>
            </w:r>
          </w:p>
        </w:tc>
        <w:tc>
          <w:tcPr>
            <w:tcW w:w="1994" w:type="dxa"/>
            <w:vAlign w:val="center"/>
          </w:tcPr>
          <w:p w14:paraId="58F425EE">
            <w:pPr>
              <w:ind w:firstLine="0" w:firstLineChars="0"/>
              <w:jc w:val="center"/>
              <w:rPr>
                <w:snapToGrid w:val="0"/>
                <w:kern w:val="0"/>
                <w:sz w:val="18"/>
                <w:szCs w:val="18"/>
              </w:rPr>
            </w:pPr>
            <w:r>
              <w:rPr>
                <w:kern w:val="0"/>
                <w:sz w:val="18"/>
                <w:szCs w:val="18"/>
              </w:rPr>
              <w:t>3</w:t>
            </w:r>
          </w:p>
        </w:tc>
      </w:tr>
      <w:tr w14:paraId="50074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3" w:type="dxa"/>
            <w:vAlign w:val="center"/>
          </w:tcPr>
          <w:p w14:paraId="387543DF">
            <w:pPr>
              <w:pStyle w:val="502"/>
              <w:widowControl w:val="0"/>
              <w:adjustRightInd w:val="0"/>
              <w:snapToGrid w:val="0"/>
              <w:ind w:firstLine="0" w:firstLineChars="0"/>
              <w:jc w:val="center"/>
              <w:rPr>
                <w:sz w:val="18"/>
                <w:szCs w:val="18"/>
              </w:rPr>
            </w:pPr>
            <w:r>
              <w:rPr>
                <w:rFonts w:hint="eastAsia"/>
                <w:sz w:val="18"/>
                <w:szCs w:val="18"/>
              </w:rPr>
              <w:t>训练域</w:t>
            </w:r>
          </w:p>
        </w:tc>
        <w:tc>
          <w:tcPr>
            <w:tcW w:w="1994" w:type="dxa"/>
            <w:vAlign w:val="center"/>
          </w:tcPr>
          <w:p w14:paraId="1746A51C">
            <w:pPr>
              <w:ind w:firstLine="0" w:firstLineChars="0"/>
              <w:jc w:val="center"/>
              <w:rPr>
                <w:snapToGrid w:val="0"/>
                <w:kern w:val="0"/>
                <w:sz w:val="18"/>
                <w:szCs w:val="18"/>
              </w:rPr>
            </w:pPr>
            <w:r>
              <w:rPr>
                <w:rFonts w:hint="eastAsia"/>
                <w:snapToGrid w:val="0"/>
                <w:kern w:val="0"/>
                <w:sz w:val="18"/>
                <w:szCs w:val="18"/>
              </w:rPr>
              <w:t>3</w:t>
            </w:r>
          </w:p>
        </w:tc>
      </w:tr>
      <w:tr w14:paraId="5FA64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3" w:type="dxa"/>
            <w:vAlign w:val="center"/>
          </w:tcPr>
          <w:p w14:paraId="266D15D7">
            <w:pPr>
              <w:pStyle w:val="502"/>
              <w:widowControl w:val="0"/>
              <w:adjustRightInd w:val="0"/>
              <w:snapToGrid w:val="0"/>
              <w:ind w:firstLine="0" w:firstLineChars="0"/>
              <w:jc w:val="center"/>
              <w:rPr>
                <w:sz w:val="18"/>
                <w:szCs w:val="18"/>
              </w:rPr>
            </w:pPr>
            <w:r>
              <w:rPr>
                <w:sz w:val="18"/>
                <w:szCs w:val="18"/>
              </w:rPr>
              <w:t>载荷数据</w:t>
            </w:r>
          </w:p>
        </w:tc>
        <w:tc>
          <w:tcPr>
            <w:tcW w:w="1994" w:type="dxa"/>
            <w:vAlign w:val="center"/>
          </w:tcPr>
          <w:p w14:paraId="4BB1FB79">
            <w:pPr>
              <w:ind w:firstLine="0" w:firstLineChars="0"/>
              <w:jc w:val="center"/>
              <w:rPr>
                <w:snapToGrid w:val="0"/>
                <w:kern w:val="0"/>
                <w:sz w:val="18"/>
                <w:szCs w:val="18"/>
              </w:rPr>
            </w:pPr>
            <w:r>
              <w:rPr>
                <w:kern w:val="0"/>
                <w:sz w:val="18"/>
                <w:szCs w:val="18"/>
              </w:rPr>
              <w:t>2.2</w:t>
            </w:r>
          </w:p>
        </w:tc>
      </w:tr>
    </w:tbl>
    <w:p w14:paraId="699EDF9C">
      <w:pPr>
        <w:pStyle w:val="77"/>
        <w:spacing w:before="240"/>
      </w:pPr>
      <w:r>
        <w:rPr>
          <w:rFonts w:hint="eastAsia"/>
        </w:rPr>
        <w:t>训练域</w:t>
      </w:r>
    </w:p>
    <w:p w14:paraId="7A0513EA">
      <w:pPr>
        <w:ind w:firstLine="420"/>
      </w:pPr>
      <w:r>
        <w:rPr>
          <w:rFonts w:hint="eastAsia"/>
        </w:rPr>
        <w:t>TF符号使用当前帧的前导相位表，并做</w:t>
      </w:r>
      <w:r>
        <w:t>484</w:t>
      </w:r>
      <w:r>
        <w:rPr>
          <w:rFonts w:hint="eastAsia"/>
        </w:rPr>
        <w:t>循环移位。即TF相位表的第k项等于当帧的前导相位表的第</w:t>
      </w:r>
      <w:r>
        <w:t>k+484</w:t>
      </w:r>
      <w:r>
        <w:rPr>
          <w:rFonts w:hint="eastAsia"/>
        </w:rPr>
        <w:t>（</w:t>
      </w:r>
      <w:r>
        <w:t>mod 512</w:t>
      </w:r>
      <w:r>
        <w:rPr>
          <w:rFonts w:hint="eastAsia"/>
        </w:rPr>
        <w:t>）项。</w:t>
      </w:r>
    </w:p>
    <w:p w14:paraId="7C3537D8">
      <w:pPr>
        <w:ind w:firstLine="420"/>
      </w:pPr>
      <w:r>
        <w:rPr>
          <w:rFonts w:hint="eastAsia"/>
        </w:rPr>
        <w:t>为支持多流，训练字段TF的每个符号还附加了一个BPSK数据调制，该BPSK数据调制只和TF符号的序号和流数有关，和子载波序号无关。</w:t>
      </w:r>
    </w:p>
    <w:p w14:paraId="62B4355F">
      <w:pPr>
        <w:ind w:firstLine="420"/>
      </w:pPr>
      <w:r>
        <w:rPr>
          <w:rFonts w:hint="eastAsia"/>
        </w:rPr>
        <w:t>对于1流，所有TF符号上的调制数据全为1，如</w:t>
      </w:r>
      <w:r>
        <w:rPr>
          <w:rFonts w:hint="eastAsia" w:ascii="宋体" w:hAnsi="宋体" w:cs="宋体"/>
        </w:rPr>
        <w:fldChar w:fldCharType="begin"/>
      </w:r>
      <w:r>
        <w:rPr>
          <w:rFonts w:hint="eastAsia" w:ascii="宋体" w:hAnsi="宋体" w:cs="宋体"/>
        </w:rPr>
        <w:instrText xml:space="preserve"> REF _Ref220689059 \h </w:instrText>
      </w:r>
      <w:r>
        <w:rPr>
          <w:rFonts w:hint="eastAsia" w:ascii="宋体" w:hAnsi="宋体" w:cs="宋体"/>
        </w:rPr>
        <w:fldChar w:fldCharType="separate"/>
      </w:r>
      <w:r>
        <w:rPr>
          <w:rFonts w:hint="eastAsia" w:ascii="宋体" w:hAnsi="宋体" w:cs="宋体"/>
        </w:rPr>
        <w:t>表 19</w:t>
      </w:r>
      <w:r>
        <w:rPr>
          <w:rFonts w:hint="eastAsia" w:ascii="宋体" w:hAnsi="宋体" w:cs="宋体"/>
        </w:rPr>
        <w:fldChar w:fldCharType="end"/>
      </w:r>
      <w:r>
        <w:t>所示</w:t>
      </w:r>
      <w:r>
        <w:rPr>
          <w:rFonts w:hint="eastAsia"/>
        </w:rPr>
        <w:t>。</w:t>
      </w:r>
    </w:p>
    <w:p w14:paraId="5D920F93">
      <w:pPr>
        <w:pStyle w:val="17"/>
        <w:keepNext/>
        <w:ind w:firstLine="420"/>
        <w:rPr>
          <w:rFonts w:hint="eastAsia" w:ascii="黑体" w:hAnsi="黑体" w:cs="黑体"/>
        </w:rPr>
      </w:pPr>
      <w:bookmarkStart w:id="301" w:name="_Ref220689059"/>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rPr>
          <w:rFonts w:hint="eastAsia"/>
        </w:rPr>
        <w:t>19</w:t>
      </w:r>
      <w:r>
        <w:fldChar w:fldCharType="end"/>
      </w:r>
      <w:bookmarkEnd w:id="301"/>
      <w:r>
        <w:rPr>
          <w:rFonts w:hint="eastAsia"/>
        </w:rPr>
        <w:t xml:space="preserve"> </w:t>
      </w:r>
      <w:r>
        <w:rPr>
          <w:rFonts w:hint="eastAsia" w:ascii="黑体" w:hAnsi="黑体" w:cs="黑体"/>
        </w:rPr>
        <w:t>流数为1时不同TF符号上附加BPSK调制数据</w:t>
      </w:r>
    </w:p>
    <w:tbl>
      <w:tblPr>
        <w:tblStyle w:val="5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2"/>
        <w:gridCol w:w="1040"/>
      </w:tblGrid>
      <w:tr w14:paraId="30916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vAlign w:val="top"/>
          </w:tcPr>
          <w:p w14:paraId="01B58D2D">
            <w:pPr>
              <w:ind w:firstLine="0" w:firstLineChars="0"/>
              <w:jc w:val="center"/>
              <w:rPr>
                <w:rFonts w:ascii="宋体" w:hAnsi="宋体"/>
                <w:sz w:val="18"/>
                <w:szCs w:val="18"/>
              </w:rPr>
            </w:pPr>
            <w:r>
              <w:rPr>
                <w:rFonts w:hint="eastAsia" w:ascii="宋体" w:hAnsi="宋体"/>
                <w:sz w:val="18"/>
                <w:szCs w:val="18"/>
              </w:rPr>
              <w:t>TF符号序号</w:t>
            </w:r>
          </w:p>
        </w:tc>
        <w:tc>
          <w:tcPr>
            <w:tcW w:w="1040" w:type="dxa"/>
            <w:vAlign w:val="top"/>
          </w:tcPr>
          <w:p w14:paraId="1C24E892">
            <w:pPr>
              <w:ind w:firstLine="0" w:firstLineChars="0"/>
              <w:jc w:val="center"/>
              <w:rPr>
                <w:rFonts w:ascii="宋体" w:hAnsi="宋体"/>
                <w:sz w:val="18"/>
                <w:szCs w:val="18"/>
              </w:rPr>
            </w:pPr>
            <w:r>
              <w:rPr>
                <w:rFonts w:hint="eastAsia" w:ascii="宋体" w:hAnsi="宋体"/>
                <w:sz w:val="18"/>
                <w:szCs w:val="18"/>
              </w:rPr>
              <w:t>流0</w:t>
            </w:r>
          </w:p>
        </w:tc>
      </w:tr>
      <w:tr w14:paraId="4BDFC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vAlign w:val="top"/>
          </w:tcPr>
          <w:p w14:paraId="3FABB88C">
            <w:pPr>
              <w:ind w:firstLine="0" w:firstLineChars="0"/>
              <w:jc w:val="center"/>
              <w:rPr>
                <w:rFonts w:ascii="宋体" w:hAnsi="宋体"/>
                <w:sz w:val="18"/>
                <w:szCs w:val="18"/>
              </w:rPr>
            </w:pPr>
            <w:r>
              <w:rPr>
                <w:rFonts w:hint="eastAsia" w:ascii="宋体" w:hAnsi="宋体"/>
                <w:sz w:val="18"/>
                <w:szCs w:val="18"/>
              </w:rPr>
              <w:t>0（mod</w:t>
            </w:r>
            <w:r>
              <w:rPr>
                <w:rFonts w:ascii="宋体" w:hAnsi="宋体"/>
                <w:sz w:val="18"/>
                <w:szCs w:val="18"/>
              </w:rPr>
              <w:t xml:space="preserve"> 1</w:t>
            </w:r>
            <w:r>
              <w:rPr>
                <w:rFonts w:hint="eastAsia" w:ascii="宋体" w:hAnsi="宋体"/>
                <w:sz w:val="18"/>
                <w:szCs w:val="18"/>
              </w:rPr>
              <w:t>）</w:t>
            </w:r>
          </w:p>
        </w:tc>
        <w:tc>
          <w:tcPr>
            <w:tcW w:w="1040" w:type="dxa"/>
            <w:vAlign w:val="top"/>
          </w:tcPr>
          <w:p w14:paraId="0FBAFBC1">
            <w:pPr>
              <w:ind w:firstLine="0" w:firstLineChars="0"/>
              <w:jc w:val="center"/>
              <w:rPr>
                <w:rFonts w:ascii="宋体" w:hAnsi="宋体"/>
                <w:sz w:val="18"/>
                <w:szCs w:val="18"/>
              </w:rPr>
            </w:pPr>
            <w:r>
              <w:rPr>
                <w:rFonts w:hint="eastAsia" w:ascii="宋体" w:hAnsi="宋体"/>
                <w:sz w:val="18"/>
                <w:szCs w:val="18"/>
              </w:rPr>
              <w:t>1</w:t>
            </w:r>
          </w:p>
        </w:tc>
      </w:tr>
    </w:tbl>
    <w:p w14:paraId="59F54B07">
      <w:pPr>
        <w:ind w:firstLine="420"/>
      </w:pPr>
      <w:r>
        <w:rPr>
          <w:rFonts w:hint="eastAsia"/>
        </w:rPr>
        <w:t>对于2流，不同TF符号上的调制数据如</w:t>
      </w:r>
      <w:r>
        <w:rPr>
          <w:rFonts w:hint="eastAsia" w:ascii="宋体" w:hAnsi="宋体" w:cs="宋体"/>
        </w:rPr>
        <w:fldChar w:fldCharType="begin"/>
      </w:r>
      <w:r>
        <w:rPr>
          <w:rFonts w:hint="eastAsia" w:ascii="宋体" w:hAnsi="宋体" w:cs="宋体"/>
        </w:rPr>
        <w:instrText xml:space="preserve"> REF _Ref220689069 \h </w:instrText>
      </w:r>
      <w:r>
        <w:rPr>
          <w:rFonts w:hint="eastAsia" w:ascii="宋体" w:hAnsi="宋体" w:cs="宋体"/>
        </w:rPr>
        <w:fldChar w:fldCharType="separate"/>
      </w:r>
      <w:r>
        <w:rPr>
          <w:rFonts w:hint="eastAsia" w:ascii="宋体" w:hAnsi="宋体" w:cs="宋体"/>
        </w:rPr>
        <w:t>表 20</w:t>
      </w:r>
      <w:r>
        <w:rPr>
          <w:rFonts w:hint="eastAsia" w:ascii="宋体" w:hAnsi="宋体" w:cs="宋体"/>
        </w:rPr>
        <w:fldChar w:fldCharType="end"/>
      </w:r>
      <w:r>
        <w:rPr>
          <w:rFonts w:hint="eastAsia"/>
        </w:rPr>
        <w:t>所示。</w:t>
      </w:r>
    </w:p>
    <w:p w14:paraId="55F94335">
      <w:pPr>
        <w:pStyle w:val="17"/>
        <w:keepNext/>
        <w:ind w:firstLine="420"/>
      </w:pPr>
      <w:bookmarkStart w:id="302" w:name="_Ref220689069"/>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rPr>
          <w:rFonts w:hint="eastAsia"/>
        </w:rPr>
        <w:t>20</w:t>
      </w:r>
      <w:r>
        <w:fldChar w:fldCharType="end"/>
      </w:r>
      <w:bookmarkEnd w:id="302"/>
      <w:r>
        <w:rPr>
          <w:rFonts w:hint="eastAsia"/>
        </w:rPr>
        <w:t xml:space="preserve"> </w:t>
      </w:r>
      <w:r>
        <w:rPr>
          <w:rFonts w:hint="eastAsia" w:ascii="黑体" w:hAnsi="黑体" w:cs="黑体"/>
        </w:rPr>
        <w:t>流数为2时不同TF符号上的附加BPSK调制数据</w:t>
      </w:r>
    </w:p>
    <w:tbl>
      <w:tblPr>
        <w:tblStyle w:val="5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2"/>
        <w:gridCol w:w="1040"/>
        <w:gridCol w:w="992"/>
      </w:tblGrid>
      <w:tr w14:paraId="589DF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vAlign w:val="center"/>
          </w:tcPr>
          <w:p w14:paraId="50EB23EC">
            <w:pPr>
              <w:ind w:firstLine="0" w:firstLineChars="0"/>
              <w:jc w:val="center"/>
              <w:rPr>
                <w:rFonts w:ascii="宋体" w:hAnsi="宋体"/>
                <w:sz w:val="18"/>
                <w:szCs w:val="18"/>
              </w:rPr>
            </w:pPr>
            <w:r>
              <w:rPr>
                <w:rFonts w:hint="eastAsia" w:ascii="宋体" w:hAnsi="宋体"/>
                <w:sz w:val="18"/>
                <w:szCs w:val="18"/>
              </w:rPr>
              <w:t>TF符号序号</w:t>
            </w:r>
          </w:p>
        </w:tc>
        <w:tc>
          <w:tcPr>
            <w:tcW w:w="1040" w:type="dxa"/>
            <w:vAlign w:val="center"/>
          </w:tcPr>
          <w:p w14:paraId="7B038A16">
            <w:pPr>
              <w:ind w:firstLine="0" w:firstLineChars="0"/>
              <w:jc w:val="center"/>
              <w:rPr>
                <w:rFonts w:ascii="宋体" w:hAnsi="宋体"/>
                <w:sz w:val="18"/>
                <w:szCs w:val="18"/>
              </w:rPr>
            </w:pPr>
            <w:r>
              <w:rPr>
                <w:rFonts w:hint="eastAsia" w:ascii="宋体" w:hAnsi="宋体"/>
                <w:sz w:val="18"/>
                <w:szCs w:val="18"/>
              </w:rPr>
              <w:t>流0</w:t>
            </w:r>
          </w:p>
        </w:tc>
        <w:tc>
          <w:tcPr>
            <w:tcW w:w="992" w:type="dxa"/>
            <w:vAlign w:val="center"/>
          </w:tcPr>
          <w:p w14:paraId="32C9702F">
            <w:pPr>
              <w:ind w:firstLine="0" w:firstLineChars="0"/>
              <w:jc w:val="center"/>
              <w:rPr>
                <w:rFonts w:ascii="宋体" w:hAnsi="宋体"/>
                <w:sz w:val="18"/>
                <w:szCs w:val="18"/>
              </w:rPr>
            </w:pPr>
            <w:r>
              <w:rPr>
                <w:rFonts w:hint="eastAsia" w:ascii="宋体" w:hAnsi="宋体"/>
                <w:sz w:val="18"/>
                <w:szCs w:val="18"/>
              </w:rPr>
              <w:t>流1</w:t>
            </w:r>
          </w:p>
        </w:tc>
      </w:tr>
      <w:tr w14:paraId="272D1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vAlign w:val="center"/>
          </w:tcPr>
          <w:p w14:paraId="3C086C3C">
            <w:pPr>
              <w:ind w:firstLine="0" w:firstLineChars="0"/>
              <w:jc w:val="center"/>
              <w:rPr>
                <w:rFonts w:ascii="宋体" w:hAnsi="宋体"/>
                <w:sz w:val="18"/>
                <w:szCs w:val="18"/>
              </w:rPr>
            </w:pPr>
            <w:r>
              <w:rPr>
                <w:rFonts w:hint="eastAsia" w:ascii="宋体" w:hAnsi="宋体"/>
                <w:sz w:val="18"/>
                <w:szCs w:val="18"/>
              </w:rPr>
              <w:t>0（mod</w:t>
            </w:r>
            <w:r>
              <w:rPr>
                <w:rFonts w:ascii="宋体" w:hAnsi="宋体"/>
                <w:sz w:val="18"/>
                <w:szCs w:val="18"/>
              </w:rPr>
              <w:t xml:space="preserve"> 2</w:t>
            </w:r>
            <w:r>
              <w:rPr>
                <w:rFonts w:hint="eastAsia" w:ascii="宋体" w:hAnsi="宋体"/>
                <w:sz w:val="18"/>
                <w:szCs w:val="18"/>
              </w:rPr>
              <w:t>）</w:t>
            </w:r>
          </w:p>
        </w:tc>
        <w:tc>
          <w:tcPr>
            <w:tcW w:w="1040" w:type="dxa"/>
            <w:vAlign w:val="center"/>
          </w:tcPr>
          <w:p w14:paraId="3EC743C0">
            <w:pPr>
              <w:ind w:firstLine="0" w:firstLineChars="0"/>
              <w:jc w:val="center"/>
              <w:rPr>
                <w:rFonts w:ascii="宋体" w:hAnsi="宋体"/>
                <w:sz w:val="18"/>
                <w:szCs w:val="18"/>
              </w:rPr>
            </w:pPr>
            <w:r>
              <w:rPr>
                <w:rFonts w:hint="eastAsia" w:ascii="宋体" w:hAnsi="宋体"/>
                <w:sz w:val="18"/>
                <w:szCs w:val="18"/>
              </w:rPr>
              <w:t>1</w:t>
            </w:r>
          </w:p>
        </w:tc>
        <w:tc>
          <w:tcPr>
            <w:tcW w:w="992" w:type="dxa"/>
            <w:vAlign w:val="center"/>
          </w:tcPr>
          <w:p w14:paraId="662FD74C">
            <w:pPr>
              <w:ind w:firstLine="0" w:firstLineChars="0"/>
              <w:jc w:val="center"/>
              <w:rPr>
                <w:rFonts w:ascii="宋体" w:hAnsi="宋体"/>
                <w:sz w:val="18"/>
                <w:szCs w:val="18"/>
              </w:rPr>
            </w:pPr>
            <w:r>
              <w:rPr>
                <w:rFonts w:hint="eastAsia" w:ascii="宋体" w:hAnsi="宋体"/>
                <w:sz w:val="18"/>
                <w:szCs w:val="18"/>
              </w:rPr>
              <w:t>1</w:t>
            </w:r>
          </w:p>
        </w:tc>
      </w:tr>
      <w:tr w14:paraId="71EE1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vAlign w:val="center"/>
          </w:tcPr>
          <w:p w14:paraId="60BFB302">
            <w:pPr>
              <w:ind w:firstLine="0" w:firstLineChars="0"/>
              <w:jc w:val="center"/>
              <w:rPr>
                <w:rFonts w:ascii="宋体" w:hAnsi="宋体"/>
                <w:sz w:val="18"/>
                <w:szCs w:val="18"/>
              </w:rPr>
            </w:pPr>
            <w:r>
              <w:rPr>
                <w:rFonts w:hint="eastAsia" w:ascii="宋体" w:hAnsi="宋体"/>
                <w:sz w:val="18"/>
                <w:szCs w:val="18"/>
              </w:rPr>
              <w:t>1（mod</w:t>
            </w:r>
            <w:r>
              <w:rPr>
                <w:rFonts w:ascii="宋体" w:hAnsi="宋体"/>
                <w:sz w:val="18"/>
                <w:szCs w:val="18"/>
              </w:rPr>
              <w:t xml:space="preserve"> 2</w:t>
            </w:r>
            <w:r>
              <w:rPr>
                <w:rFonts w:hint="eastAsia" w:ascii="宋体" w:hAnsi="宋体"/>
                <w:sz w:val="18"/>
                <w:szCs w:val="18"/>
              </w:rPr>
              <w:t>）</w:t>
            </w:r>
          </w:p>
        </w:tc>
        <w:tc>
          <w:tcPr>
            <w:tcW w:w="1040" w:type="dxa"/>
            <w:vAlign w:val="center"/>
          </w:tcPr>
          <w:p w14:paraId="5061E40C">
            <w:pPr>
              <w:ind w:firstLine="0" w:firstLineChars="0"/>
              <w:jc w:val="center"/>
              <w:rPr>
                <w:rFonts w:ascii="宋体" w:hAnsi="宋体"/>
                <w:sz w:val="18"/>
                <w:szCs w:val="18"/>
              </w:rPr>
            </w:pPr>
            <w:r>
              <w:rPr>
                <w:rFonts w:hint="eastAsia" w:ascii="宋体" w:hAnsi="宋体"/>
                <w:sz w:val="18"/>
                <w:szCs w:val="18"/>
              </w:rPr>
              <w:t>1</w:t>
            </w:r>
          </w:p>
        </w:tc>
        <w:tc>
          <w:tcPr>
            <w:tcW w:w="992" w:type="dxa"/>
            <w:vAlign w:val="center"/>
          </w:tcPr>
          <w:p w14:paraId="13AACF6E">
            <w:pPr>
              <w:ind w:firstLine="0" w:firstLineChars="0"/>
              <w:jc w:val="center"/>
              <w:rPr>
                <w:rFonts w:ascii="宋体" w:hAnsi="宋体"/>
                <w:sz w:val="18"/>
                <w:szCs w:val="18"/>
              </w:rPr>
            </w:pPr>
            <w:r>
              <w:rPr>
                <w:rFonts w:hint="eastAsia" w:ascii="宋体" w:hAnsi="宋体"/>
                <w:sz w:val="18"/>
                <w:szCs w:val="18"/>
              </w:rPr>
              <w:t>-1</w:t>
            </w:r>
          </w:p>
        </w:tc>
      </w:tr>
    </w:tbl>
    <w:p w14:paraId="1A59948B">
      <w:pPr>
        <w:pStyle w:val="77"/>
        <w:spacing w:before="240"/>
        <w:rPr>
          <w:rFonts w:hint="eastAsia"/>
        </w:rPr>
      </w:pPr>
      <w:r>
        <w:rPr>
          <w:rFonts w:hint="eastAsia"/>
        </w:rPr>
        <w:t>载荷数据的流映射</w:t>
      </w:r>
    </w:p>
    <w:p w14:paraId="04E99244">
      <w:pPr>
        <w:ind w:firstLine="420"/>
      </w:pPr>
      <w:r>
        <w:rPr>
          <w:rFonts w:hint="eastAsia"/>
        </w:rPr>
        <w:t>交织器输出的载荷数据比特，按照OFDM符号序号从小到大、子载波序号k（k</w:t>
      </w:r>
      <w:r>
        <w:t>=0,1</w:t>
      </w:r>
      <w:r>
        <w:rPr>
          <w:rFonts w:hint="eastAsia"/>
        </w:rPr>
        <w:t>,</w:t>
      </w:r>
      <w:r>
        <w:t>…511</w:t>
      </w:r>
      <w:r>
        <w:rPr>
          <w:rFonts w:hint="eastAsia"/>
        </w:rPr>
        <w:t>）从小到大、流序号（j</w:t>
      </w:r>
      <w:r>
        <w:t>=0,1</w:t>
      </w:r>
      <w:r>
        <w:rPr>
          <w:rFonts w:hint="eastAsia"/>
        </w:rPr>
        <w:t>）从小到大的顺序，依次映射到频域OFDM符号的每个子载波的每个流上。当使用ROBO交织时，k号子载波的j流的承载比特数由TMI定义决定；当使用</w:t>
      </w:r>
      <w:r>
        <w:t>Bitloading</w:t>
      </w:r>
      <w:r>
        <w:rPr>
          <w:rFonts w:hint="eastAsia"/>
        </w:rPr>
        <w:t>时，k号子载波的j流的承载比特数由比特加载表决定。当使用Bitloading时，每个子载波的每个流上的承载比特数可能不同。</w:t>
      </w:r>
    </w:p>
    <w:p w14:paraId="6A4C1FC6">
      <w:pPr>
        <w:pStyle w:val="77"/>
        <w:spacing w:before="240"/>
        <w:rPr>
          <w:rFonts w:hint="eastAsia"/>
        </w:rPr>
      </w:pPr>
      <w:bookmarkStart w:id="303" w:name="_Ref9717"/>
      <w:r>
        <w:rPr>
          <w:rFonts w:hint="eastAsia"/>
        </w:rPr>
        <w:t>空间映射</w:t>
      </w:r>
      <w:bookmarkEnd w:id="303"/>
    </w:p>
    <w:p w14:paraId="7EA382E3">
      <w:pPr>
        <w:pStyle w:val="502"/>
        <w:ind w:firstLine="420"/>
      </w:pPr>
      <w:r>
        <w:rPr>
          <w:rFonts w:hint="eastAsia"/>
        </w:rPr>
        <w:t>MIMO</w:t>
      </w:r>
      <w:r>
        <w:t>空间映射器将</w:t>
      </w:r>
      <w:r>
        <w:rPr>
          <w:rFonts w:hint="eastAsia"/>
        </w:rPr>
        <w:t>空间</w:t>
      </w:r>
      <w:r>
        <w:t>流映射到发射</w:t>
      </w:r>
      <w:r>
        <w:rPr>
          <w:rFonts w:hint="eastAsia"/>
        </w:rPr>
        <w:t>端口</w:t>
      </w:r>
      <w:r>
        <w:t>。包括以下方式：</w:t>
      </w:r>
    </w:p>
    <w:p w14:paraId="57D4409D">
      <w:pPr>
        <w:pStyle w:val="502"/>
        <w:ind w:firstLine="420"/>
        <w:rPr>
          <w:rFonts w:hint="eastAsia" w:ascii="宋体" w:hAnsi="宋体" w:cs="宋体"/>
        </w:rPr>
      </w:pPr>
      <w:del w:id="436" w:author="Gutingting " w:date="2026-02-25T11:27:03Z">
        <w:r>
          <w:rPr>
            <w:rFonts w:hint="eastAsia" w:ascii="宋体"/>
            <w:szCs w:val="20"/>
            <w:lang w:val="en-US"/>
          </w:rPr>
          <w:delText>1</w:delText>
        </w:r>
      </w:del>
      <w:ins w:id="437" w:author="Gutingting " w:date="2026-02-12T16:15:01Z">
        <w:r>
          <w:rPr>
            <w:rFonts w:hint="eastAsia" w:ascii="宋体"/>
            <w:szCs w:val="20"/>
            <w:lang w:val="en-US" w:eastAsia="zh-CN"/>
          </w:rPr>
          <w:t>a</w:t>
        </w:r>
      </w:ins>
      <w:ins w:id="438" w:author="Gutingting " w:date="2026-02-25T11:22:27Z">
        <w:r>
          <w:rPr>
            <w:rFonts w:hint="eastAsia" w:ascii="宋体" w:cs="Times New Roman"/>
            <w:szCs w:val="20"/>
            <w:lang w:val="en-US" w:eastAsia="zh-CN"/>
          </w:rPr>
          <w:t>)</w:t>
        </w:r>
      </w:ins>
      <w:r>
        <w:rPr>
          <w:rFonts w:hint="eastAsia" w:ascii="宋体" w:cs="Times New Roman"/>
          <w:szCs w:val="20"/>
          <w:lang w:val="en-US" w:eastAsia="zh-CN"/>
        </w:rPr>
        <w:t xml:space="preserve"> </w:t>
      </w:r>
      <w:del w:id="439" w:author="Gutingting " w:date="2026-02-25T10:40:06Z">
        <w:r>
          <w:rPr>
            <w:rFonts w:hint="eastAsia" w:ascii="宋体"/>
            <w:szCs w:val="20"/>
          </w:rPr>
          <w:delText>）</w:delText>
        </w:r>
      </w:del>
      <w:r>
        <w:rPr>
          <w:rFonts w:hint="eastAsia" w:ascii="宋体" w:hAnsi="宋体" w:cs="宋体"/>
        </w:rPr>
        <w:t>直接映射：每个空间流的星座点直接映射到发射链上（一对一映射）。</w:t>
      </w:r>
    </w:p>
    <w:p w14:paraId="6A4D4AD8">
      <w:pPr>
        <w:pStyle w:val="502"/>
        <w:numPr>
          <w:ilvl w:val="-1"/>
          <w:numId w:val="0"/>
        </w:numPr>
        <w:ind w:left="420" w:firstLine="0" w:firstLineChars="0"/>
      </w:pPr>
      <w:ins w:id="440" w:author="Gutingting " w:date="2026-02-12T16:15:10Z">
        <w:r>
          <w:rPr>
            <w:rFonts w:hint="eastAsia" w:ascii="宋体"/>
            <w:szCs w:val="20"/>
            <w:lang w:val="en-US" w:eastAsia="zh-CN"/>
          </w:rPr>
          <w:t>b</w:t>
        </w:r>
      </w:ins>
      <w:ins w:id="441" w:author="Gutingting " w:date="2026-02-25T11:22:31Z">
        <w:r>
          <w:rPr>
            <w:rFonts w:hint="eastAsia" w:ascii="宋体" w:cs="Times New Roman"/>
            <w:szCs w:val="20"/>
            <w:lang w:val="en-US" w:eastAsia="zh-CN"/>
          </w:rPr>
          <w:t>)</w:t>
        </w:r>
      </w:ins>
      <w:ins w:id="442" w:author="Gutingting " w:date="2026-02-12T16:15:36Z">
        <w:r>
          <w:rPr>
            <w:rFonts w:hint="eastAsia" w:ascii="宋体"/>
            <w:szCs w:val="20"/>
            <w:lang w:val="en-US" w:eastAsia="zh-CN"/>
          </w:rPr>
          <w:t xml:space="preserve"> </w:t>
        </w:r>
      </w:ins>
      <w:r>
        <w:t>空间扩展</w:t>
      </w:r>
      <w:r>
        <w:rPr>
          <w:rFonts w:hint="eastAsia"/>
        </w:rPr>
        <w:t>：</w:t>
      </w:r>
      <w:r>
        <w:t>将所有</w:t>
      </w:r>
      <w:r>
        <w:rPr>
          <w:rFonts w:hint="eastAsia"/>
        </w:rPr>
        <w:t>空间</w:t>
      </w:r>
      <w:r>
        <w:t>流的星座点向量通过矩阵乘法进行扩展，从而生成所有发射链的输入</w:t>
      </w:r>
      <w:r>
        <w:rPr>
          <w:rFonts w:hint="eastAsia"/>
        </w:rPr>
        <w:t>。</w:t>
      </w:r>
    </w:p>
    <w:p w14:paraId="6FE2D8FE">
      <w:pPr>
        <w:widowControl/>
        <w:ind w:firstLine="420" w:firstLineChars="0"/>
        <w:rPr>
          <w:rFonts w:ascii="宋体"/>
          <w:kern w:val="0"/>
          <w:szCs w:val="20"/>
          <w:lang w:bidi="ar"/>
        </w:rPr>
      </w:pPr>
      <w:r>
        <w:rPr>
          <w:rFonts w:hint="eastAsia" w:ascii="宋体"/>
          <w:kern w:val="0"/>
          <w:szCs w:val="20"/>
          <w:lang w:bidi="ar"/>
        </w:rPr>
        <w:t>针对OFDM星座映射完成的符号进行空间映射处理，将输入到空间映射的符号分配模块输出到不同的发送通道上。</w:t>
      </w:r>
    </w:p>
    <w:p w14:paraId="65597CA7">
      <w:pPr>
        <w:widowControl/>
        <w:ind w:firstLine="420" w:firstLineChars="0"/>
        <w:rPr>
          <w:rFonts w:ascii="宋体"/>
          <w:kern w:val="0"/>
          <w:szCs w:val="20"/>
          <w:lang w:bidi="ar"/>
        </w:rPr>
      </w:pPr>
      <w:r>
        <w:rPr>
          <w:rFonts w:hint="eastAsia" w:ascii="宋体"/>
          <w:kern w:val="0"/>
          <w:szCs w:val="20"/>
          <w:lang w:bidi="ar"/>
        </w:rPr>
        <w:t>假设</w:t>
      </w:r>
      <m:oMath>
        <m:sSubSup>
          <m:sSubSupPr>
            <m:ctrlPr>
              <w:rPr>
                <w:rFonts w:ascii="Cambria Math" w:hAnsi="Cambria Math"/>
                <w:kern w:val="0"/>
                <w:szCs w:val="20"/>
                <w:lang w:bidi="ar"/>
              </w:rPr>
            </m:ctrlPr>
          </m:sSubSupPr>
          <m:e>
            <m:r>
              <m:rPr>
                <m:sty m:val="p"/>
              </m:rPr>
              <w:rPr>
                <w:rFonts w:hint="eastAsia" w:ascii="Cambria Math" w:hAnsi="Cambria Math"/>
                <w:kern w:val="0"/>
                <w:szCs w:val="20"/>
                <w:lang w:bidi="ar"/>
              </w:rPr>
              <m:t>S</m:t>
            </m:r>
            <m:ctrlPr>
              <w:rPr>
                <w:rFonts w:ascii="Cambria Math" w:hAnsi="Cambria Math"/>
                <w:kern w:val="0"/>
                <w:szCs w:val="20"/>
                <w:lang w:bidi="ar"/>
              </w:rPr>
            </m:ctrlPr>
          </m:e>
          <m:sub>
            <m:r>
              <m:rPr/>
              <w:rPr>
                <w:rFonts w:ascii="Cambria Math" w:hAnsi="Cambria Math"/>
                <w:kern w:val="0"/>
                <w:szCs w:val="20"/>
                <w:lang w:bidi="ar"/>
              </w:rPr>
              <m:t>in</m:t>
            </m:r>
            <m:r>
              <m:rPr>
                <m:sty m:val="p"/>
              </m:rPr>
              <w:rPr>
                <w:rFonts w:ascii="Cambria Math" w:hAnsi="Cambria Math"/>
                <w:kern w:val="0"/>
                <w:szCs w:val="20"/>
                <w:lang w:bidi="ar"/>
              </w:rPr>
              <m:t>,</m:t>
            </m:r>
            <m:r>
              <m:rPr/>
              <w:rPr>
                <w:rFonts w:ascii="Cambria Math" w:hAnsi="Cambria Math"/>
                <w:kern w:val="0"/>
                <w:szCs w:val="20"/>
                <w:lang w:bidi="ar"/>
              </w:rPr>
              <m:t>i</m:t>
            </m:r>
            <m:ctrlPr>
              <w:rPr>
                <w:rFonts w:ascii="Cambria Math" w:hAnsi="Cambria Math"/>
                <w:kern w:val="0"/>
                <w:szCs w:val="20"/>
                <w:lang w:bidi="ar"/>
              </w:rPr>
            </m:ctrlPr>
          </m:sub>
          <m:sup>
            <m:d>
              <m:dPr>
                <m:ctrlPr>
                  <w:rPr>
                    <w:rFonts w:ascii="Cambria Math" w:hAnsi="Cambria Math"/>
                    <w:kern w:val="0"/>
                    <w:szCs w:val="20"/>
                    <w:lang w:bidi="ar"/>
                  </w:rPr>
                </m:ctrlPr>
              </m:dPr>
              <m:e>
                <m:r>
                  <m:rPr/>
                  <w:rPr>
                    <w:rFonts w:ascii="Cambria Math" w:hAnsi="Cambria Math"/>
                    <w:kern w:val="0"/>
                    <w:szCs w:val="20"/>
                    <w:lang w:bidi="ar"/>
                  </w:rPr>
                  <m:t>j</m:t>
                </m:r>
                <m:ctrlPr>
                  <w:rPr>
                    <w:rFonts w:ascii="Cambria Math" w:hAnsi="Cambria Math"/>
                    <w:kern w:val="0"/>
                    <w:szCs w:val="20"/>
                    <w:lang w:bidi="ar"/>
                  </w:rPr>
                </m:ctrlPr>
              </m:e>
            </m:d>
            <m:ctrlPr>
              <w:rPr>
                <w:rFonts w:ascii="Cambria Math" w:hAnsi="Cambria Math"/>
                <w:kern w:val="0"/>
                <w:szCs w:val="20"/>
                <w:lang w:bidi="ar"/>
              </w:rPr>
            </m:ctrlPr>
          </m:sup>
        </m:sSubSup>
      </m:oMath>
      <w:r>
        <w:rPr>
          <w:rFonts w:hint="eastAsia" w:ascii="宋体"/>
          <w:kern w:val="0"/>
          <w:szCs w:val="20"/>
          <w:lang w:bidi="ar"/>
        </w:rPr>
        <w:t>表示发送端口映射模块的</w:t>
      </w:r>
      <m:oMath>
        <m:r>
          <m:rPr/>
          <w:rPr>
            <w:rFonts w:hint="eastAsia" w:ascii="Cambria Math" w:hAnsi="Cambria Math"/>
            <w:kern w:val="0"/>
            <w:szCs w:val="20"/>
            <w:lang w:bidi="ar"/>
          </w:rPr>
          <m:t>j</m:t>
        </m:r>
      </m:oMath>
      <w:r>
        <w:rPr>
          <w:rFonts w:hint="eastAsia" w:ascii="宋体"/>
          <w:kern w:val="0"/>
          <w:szCs w:val="20"/>
          <w:lang w:bidi="ar"/>
        </w:rPr>
        <w:t>号数据流上</w:t>
      </w:r>
      <m:oMath>
        <m:r>
          <m:rPr/>
          <w:rPr>
            <w:rFonts w:hint="eastAsia" w:ascii="Cambria Math" w:hAnsi="Cambria Math"/>
            <w:kern w:val="0"/>
            <w:szCs w:val="20"/>
            <w:lang w:bidi="ar"/>
          </w:rPr>
          <m:t>i</m:t>
        </m:r>
      </m:oMath>
      <w:r>
        <w:rPr>
          <w:rFonts w:hint="eastAsia" w:ascii="宋体"/>
          <w:kern w:val="0"/>
          <w:szCs w:val="20"/>
          <w:lang w:bidi="ar"/>
        </w:rPr>
        <w:t>号子载波的输入符号，</w:t>
      </w:r>
      <m:oMath>
        <m:r>
          <m:rPr>
            <m:sty m:val="p"/>
          </m:rPr>
          <w:rPr>
            <w:rFonts w:ascii="Cambria Math" w:hAnsi="Cambria Math"/>
            <w:kern w:val="0"/>
            <w:szCs w:val="20"/>
            <w:lang w:bidi="ar"/>
          </w:rPr>
          <m:t xml:space="preserve"> </m:t>
        </m:r>
        <m:sSubSup>
          <m:sSubSupPr>
            <m:ctrlPr>
              <w:rPr>
                <w:rFonts w:ascii="Cambria Math" w:hAnsi="Cambria Math"/>
                <w:kern w:val="0"/>
                <w:szCs w:val="20"/>
                <w:lang w:bidi="ar"/>
              </w:rPr>
            </m:ctrlPr>
          </m:sSubSupPr>
          <m:e>
            <m:r>
              <m:rPr>
                <m:sty m:val="p"/>
              </m:rPr>
              <w:rPr>
                <w:rFonts w:ascii="Cambria Math" w:hAnsi="Cambria Math"/>
                <w:kern w:val="0"/>
                <w:szCs w:val="20"/>
                <w:lang w:bidi="ar"/>
              </w:rPr>
              <m:t>T</m:t>
            </m:r>
            <m:ctrlPr>
              <w:rPr>
                <w:rFonts w:ascii="Cambria Math" w:hAnsi="Cambria Math"/>
                <w:kern w:val="0"/>
                <w:szCs w:val="20"/>
                <w:lang w:bidi="ar"/>
              </w:rPr>
            </m:ctrlPr>
          </m:e>
          <m:sub>
            <m:r>
              <m:rPr/>
              <w:rPr>
                <w:rFonts w:hint="eastAsia" w:ascii="Cambria Math" w:hAnsi="Cambria Math"/>
                <w:kern w:val="0"/>
                <w:szCs w:val="20"/>
                <w:lang w:bidi="ar"/>
              </w:rPr>
              <m:t>out</m:t>
            </m:r>
            <m:r>
              <m:rPr>
                <m:sty m:val="p"/>
              </m:rPr>
              <w:rPr>
                <w:rFonts w:ascii="Cambria Math" w:hAnsi="Cambria Math"/>
                <w:kern w:val="0"/>
                <w:szCs w:val="20"/>
                <w:lang w:bidi="ar"/>
              </w:rPr>
              <m:t>,</m:t>
            </m:r>
            <m:r>
              <m:rPr/>
              <w:rPr>
                <w:rFonts w:ascii="Cambria Math" w:hAnsi="Cambria Math"/>
                <w:kern w:val="0"/>
                <w:szCs w:val="20"/>
                <w:lang w:bidi="ar"/>
              </w:rPr>
              <m:t>i</m:t>
            </m:r>
            <m:ctrlPr>
              <w:rPr>
                <w:rFonts w:ascii="Cambria Math" w:hAnsi="Cambria Math"/>
                <w:kern w:val="0"/>
                <w:szCs w:val="20"/>
                <w:lang w:bidi="ar"/>
              </w:rPr>
            </m:ctrlPr>
          </m:sub>
          <m:sup>
            <m:d>
              <m:dPr>
                <m:ctrlPr>
                  <w:rPr>
                    <w:rFonts w:ascii="Cambria Math" w:hAnsi="Cambria Math"/>
                    <w:kern w:val="0"/>
                    <w:szCs w:val="20"/>
                    <w:lang w:bidi="ar"/>
                  </w:rPr>
                </m:ctrlPr>
              </m:dPr>
              <m:e>
                <m:r>
                  <m:rPr/>
                  <w:rPr>
                    <w:rFonts w:hint="eastAsia" w:ascii="Cambria Math" w:hAnsi="Cambria Math"/>
                    <w:kern w:val="0"/>
                    <w:szCs w:val="20"/>
                    <w:lang w:bidi="ar"/>
                  </w:rPr>
                  <m:t>x</m:t>
                </m:r>
                <m:ctrlPr>
                  <w:rPr>
                    <w:rFonts w:ascii="Cambria Math" w:hAnsi="Cambria Math"/>
                    <w:kern w:val="0"/>
                    <w:szCs w:val="20"/>
                    <w:lang w:bidi="ar"/>
                  </w:rPr>
                </m:ctrlPr>
              </m:e>
            </m:d>
            <m:ctrlPr>
              <w:rPr>
                <w:rFonts w:ascii="Cambria Math" w:hAnsi="Cambria Math"/>
                <w:kern w:val="0"/>
                <w:szCs w:val="20"/>
                <w:lang w:bidi="ar"/>
              </w:rPr>
            </m:ctrlPr>
          </m:sup>
        </m:sSubSup>
      </m:oMath>
      <w:r>
        <w:rPr>
          <w:rFonts w:hint="eastAsia" w:ascii="宋体"/>
          <w:kern w:val="0"/>
          <w:szCs w:val="20"/>
          <w:lang w:bidi="ar"/>
        </w:rPr>
        <w:t>表示发送端口映射模块的</w:t>
      </w:r>
      <m:oMath>
        <m:r>
          <m:rPr/>
          <w:rPr>
            <w:rFonts w:hint="eastAsia" w:ascii="Cambria Math" w:hAnsi="Cambria Math"/>
            <w:kern w:val="0"/>
            <w:szCs w:val="20"/>
            <w:lang w:bidi="ar"/>
          </w:rPr>
          <m:t>x</m:t>
        </m:r>
      </m:oMath>
      <w:r>
        <w:rPr>
          <w:rFonts w:hint="eastAsia" w:ascii="宋体"/>
          <w:kern w:val="0"/>
          <w:szCs w:val="20"/>
          <w:lang w:bidi="ar"/>
        </w:rPr>
        <w:t>路输出的</w:t>
      </w:r>
      <m:oMath>
        <m:r>
          <m:rPr/>
          <w:rPr>
            <w:rFonts w:hint="eastAsia" w:ascii="Cambria Math" w:hAnsi="Cambria Math"/>
            <w:kern w:val="0"/>
            <w:szCs w:val="20"/>
            <w:lang w:bidi="ar"/>
          </w:rPr>
          <m:t>i</m:t>
        </m:r>
      </m:oMath>
      <w:r>
        <w:rPr>
          <w:rFonts w:hint="eastAsia" w:ascii="宋体"/>
          <w:kern w:val="0"/>
          <w:szCs w:val="20"/>
          <w:lang w:bidi="ar"/>
        </w:rPr>
        <w:t>号子载波的输入符号，则复用模式下符号经过空间映射到发送端口的生成方式如下</w:t>
      </w:r>
      <w:r>
        <w:rPr>
          <w:rFonts w:ascii="宋体"/>
          <w:kern w:val="0"/>
          <w:szCs w:val="20"/>
          <w:lang w:bidi="ar"/>
        </w:rPr>
        <w:t>：</w:t>
      </w:r>
    </w:p>
    <w:p w14:paraId="7B54E810">
      <w:pPr>
        <w:pStyle w:val="502"/>
        <w:adjustRightInd w:val="0"/>
        <w:snapToGrid w:val="0"/>
        <w:ind w:firstLine="420"/>
      </w:pPr>
      <m:oMathPara>
        <m:oMathParaPr>
          <m:jc m:val="center"/>
        </m:oMathParaPr>
        <m:oMath>
          <m:d>
            <m:dPr>
              <m:begChr m:val="["/>
              <m:endChr m:val="]"/>
              <m:ctrlPr>
                <w:rPr>
                  <w:rFonts w:ascii="Cambria Math" w:hAnsi="Cambria Math"/>
                </w:rPr>
              </m:ctrlPr>
            </m:dPr>
            <m:e>
              <m:m>
                <m:mPr>
                  <m:mcs>
                    <m:mc>
                      <m:mcPr>
                        <m:count m:val="1"/>
                        <m:mcJc m:val="center"/>
                      </m:mcPr>
                    </m:mc>
                  </m:mcs>
                  <m:ctrlPr>
                    <w:rPr>
                      <w:rFonts w:ascii="Cambria Math" w:hAnsi="Cambria Math"/>
                    </w:rPr>
                  </m:ctrlPr>
                </m:mPr>
                <m:mr>
                  <m:e>
                    <m:sSubSup>
                      <m:sSubSupPr>
                        <m:ctrlPr>
                          <w:rPr>
                            <w:rFonts w:ascii="Cambria Math" w:hAnsi="Cambria Math"/>
                          </w:rPr>
                        </m:ctrlPr>
                      </m:sSubSupPr>
                      <m:e>
                        <m:r>
                          <m:rPr>
                            <m:sty m:val="p"/>
                          </m:rPr>
                          <w:rPr>
                            <w:rFonts w:ascii="Cambria Math" w:hAnsi="Cambria Math"/>
                          </w:rPr>
                          <m:t>T</m:t>
                        </m:r>
                        <m:ctrlPr>
                          <w:rPr>
                            <w:rFonts w:ascii="Cambria Math" w:hAnsi="Cambria Math"/>
                          </w:rPr>
                        </m:ctrlPr>
                      </m:e>
                      <m:sub>
                        <m:r>
                          <m:rPr/>
                          <w:rPr>
                            <w:rFonts w:hint="eastAsia" w:ascii="Cambria Math" w:hAnsi="Cambria Math"/>
                          </w:rPr>
                          <m:t>out</m:t>
                        </m:r>
                        <m:r>
                          <m:rPr>
                            <m:sty m:val="p"/>
                          </m:rPr>
                          <w:rPr>
                            <w:rFonts w:ascii="Cambria Math" w:hAnsi="Cambria Math"/>
                          </w:rPr>
                          <m:t>,</m:t>
                        </m:r>
                        <m:r>
                          <m:rPr/>
                          <w:rPr>
                            <w:rFonts w:ascii="Cambria Math" w:hAnsi="Cambria Math"/>
                          </w:rPr>
                          <m:t>i</m:t>
                        </m:r>
                        <m:ctrlPr>
                          <w:rPr>
                            <w:rFonts w:ascii="Cambria Math" w:hAnsi="Cambria Math"/>
                          </w:rPr>
                        </m:ctrlPr>
                      </m:sub>
                      <m:sup>
                        <m:d>
                          <m:dPr>
                            <m:ctrlPr>
                              <w:rPr>
                                <w:rFonts w:ascii="Cambria Math" w:hAnsi="Cambria Math"/>
                              </w:rPr>
                            </m:ctrlPr>
                          </m:dPr>
                          <m:e>
                            <m:r>
                              <m:rPr/>
                              <w:rPr>
                                <w:rFonts w:ascii="Cambria Math" w:hAnsi="Cambria Math"/>
                              </w:rPr>
                              <m:t>A</m:t>
                            </m:r>
                            <m:ctrlPr>
                              <w:rPr>
                                <w:rFonts w:ascii="Cambria Math" w:hAnsi="Cambria Math"/>
                              </w:rPr>
                            </m:ctrlPr>
                          </m:e>
                        </m:d>
                        <m:ctrlPr>
                          <w:rPr>
                            <w:rFonts w:ascii="Cambria Math" w:hAnsi="Cambria Math"/>
                          </w:rPr>
                        </m:ctrlPr>
                      </m:sup>
                    </m:sSubSup>
                    <m:ctrlPr>
                      <w:rPr>
                        <w:rFonts w:ascii="Cambria Math" w:hAnsi="Cambria Math"/>
                      </w:rPr>
                    </m:ctrlPr>
                  </m:e>
                </m:mr>
                <m:mr>
                  <m:e>
                    <m:sSubSup>
                      <m:sSubSupPr>
                        <m:ctrlPr>
                          <w:rPr>
                            <w:rFonts w:ascii="Cambria Math" w:hAnsi="Cambria Math"/>
                          </w:rPr>
                        </m:ctrlPr>
                      </m:sSubSupPr>
                      <m:e>
                        <m:r>
                          <m:rPr>
                            <m:sty m:val="p"/>
                          </m:rPr>
                          <w:rPr>
                            <w:rFonts w:ascii="Cambria Math" w:hAnsi="Cambria Math"/>
                          </w:rPr>
                          <m:t>T</m:t>
                        </m:r>
                        <m:ctrlPr>
                          <w:rPr>
                            <w:rFonts w:ascii="Cambria Math" w:hAnsi="Cambria Math"/>
                          </w:rPr>
                        </m:ctrlPr>
                      </m:e>
                      <m:sub>
                        <m:r>
                          <m:rPr/>
                          <w:rPr>
                            <w:rFonts w:hint="eastAsia" w:ascii="Cambria Math" w:hAnsi="Cambria Math"/>
                          </w:rPr>
                          <m:t>out</m:t>
                        </m:r>
                        <m:r>
                          <m:rPr>
                            <m:sty m:val="p"/>
                          </m:rPr>
                          <w:rPr>
                            <w:rFonts w:ascii="Cambria Math" w:hAnsi="Cambria Math"/>
                          </w:rPr>
                          <m:t>,</m:t>
                        </m:r>
                        <m:r>
                          <m:rPr/>
                          <w:rPr>
                            <w:rFonts w:ascii="Cambria Math" w:hAnsi="Cambria Math"/>
                          </w:rPr>
                          <m:t>i</m:t>
                        </m:r>
                        <m:ctrlPr>
                          <w:rPr>
                            <w:rFonts w:ascii="Cambria Math" w:hAnsi="Cambria Math"/>
                          </w:rPr>
                        </m:ctrlPr>
                      </m:sub>
                      <m:sup>
                        <m:d>
                          <m:dPr>
                            <m:ctrlPr>
                              <w:rPr>
                                <w:rFonts w:ascii="Cambria Math" w:hAnsi="Cambria Math"/>
                              </w:rPr>
                            </m:ctrlPr>
                          </m:dPr>
                          <m:e>
                            <m:r>
                              <m:rPr/>
                              <w:rPr>
                                <w:rFonts w:ascii="Cambria Math" w:hAnsi="Cambria Math"/>
                              </w:rPr>
                              <m:t>B</m:t>
                            </m:r>
                            <m:ctrlPr>
                              <w:rPr>
                                <w:rFonts w:ascii="Cambria Math" w:hAnsi="Cambria Math"/>
                              </w:rPr>
                            </m:ctrlPr>
                          </m:e>
                        </m:d>
                        <m:ctrlPr>
                          <w:rPr>
                            <w:rFonts w:ascii="Cambria Math" w:hAnsi="Cambria Math"/>
                          </w:rPr>
                        </m:ctrlPr>
                      </m:sup>
                    </m:sSubSup>
                    <m:ctrlPr>
                      <w:rPr>
                        <w:rFonts w:ascii="Cambria Math" w:hAnsi="Cambria Math"/>
                      </w:rPr>
                    </m:ctrlPr>
                  </m:e>
                </m:mr>
                <m:mr>
                  <m:e>
                    <m:sSubSup>
                      <m:sSubSupPr>
                        <m:ctrlPr>
                          <w:rPr>
                            <w:rFonts w:ascii="Cambria Math" w:hAnsi="Cambria Math"/>
                          </w:rPr>
                        </m:ctrlPr>
                      </m:sSubSupPr>
                      <m:e>
                        <m:r>
                          <m:rPr>
                            <m:sty m:val="p"/>
                          </m:rPr>
                          <w:rPr>
                            <w:rFonts w:ascii="Cambria Math" w:hAnsi="Cambria Math"/>
                          </w:rPr>
                          <m:t>T</m:t>
                        </m:r>
                        <m:ctrlPr>
                          <w:rPr>
                            <w:rFonts w:ascii="Cambria Math" w:hAnsi="Cambria Math"/>
                          </w:rPr>
                        </m:ctrlPr>
                      </m:e>
                      <m:sub>
                        <m:r>
                          <m:rPr/>
                          <w:rPr>
                            <w:rFonts w:hint="eastAsia" w:ascii="Cambria Math" w:hAnsi="Cambria Math"/>
                          </w:rPr>
                          <m:t>out</m:t>
                        </m:r>
                        <m:r>
                          <m:rPr>
                            <m:sty m:val="p"/>
                          </m:rPr>
                          <w:rPr>
                            <w:rFonts w:ascii="Cambria Math" w:hAnsi="Cambria Math"/>
                          </w:rPr>
                          <m:t>,</m:t>
                        </m:r>
                        <m:r>
                          <m:rPr/>
                          <w:rPr>
                            <w:rFonts w:ascii="Cambria Math" w:hAnsi="Cambria Math"/>
                          </w:rPr>
                          <m:t>i</m:t>
                        </m:r>
                        <m:ctrlPr>
                          <w:rPr>
                            <w:rFonts w:ascii="Cambria Math" w:hAnsi="Cambria Math"/>
                          </w:rPr>
                        </m:ctrlPr>
                      </m:sub>
                      <m:sup>
                        <m:r>
                          <m:rPr>
                            <m:sty m:val="p"/>
                          </m:rPr>
                          <w:rPr>
                            <w:rFonts w:ascii="Cambria Math" w:hAnsi="Cambria Math"/>
                          </w:rPr>
                          <m:t>(</m:t>
                        </m:r>
                        <m:r>
                          <m:rPr/>
                          <w:rPr>
                            <w:rFonts w:ascii="Cambria Math" w:hAnsi="Cambria Math"/>
                          </w:rPr>
                          <m:t>C</m:t>
                        </m:r>
                        <m:r>
                          <m:rPr>
                            <m:sty m:val="p"/>
                          </m:rPr>
                          <w:rPr>
                            <w:rFonts w:ascii="Cambria Math" w:hAnsi="Cambria Math"/>
                          </w:rPr>
                          <m:t>)</m:t>
                        </m:r>
                        <m:ctrlPr>
                          <w:rPr>
                            <w:rFonts w:ascii="Cambria Math" w:hAnsi="Cambria Math"/>
                          </w:rPr>
                        </m:ctrlPr>
                      </m:sup>
                    </m:sSubSup>
                    <m:ctrlPr>
                      <w:rPr>
                        <w:rFonts w:ascii="Cambria Math" w:hAnsi="Cambria Math"/>
                      </w:rPr>
                    </m:ctrlPr>
                  </m:e>
                </m:mr>
              </m:m>
              <m:ctrlPr>
                <w:rPr>
                  <w:rFonts w:ascii="Cambria Math" w:hAnsi="Cambria Math"/>
                </w:rPr>
              </m:ctrlPr>
            </m:e>
          </m:d>
          <m:r>
            <m:rPr>
              <m:sty m:val="p"/>
            </m:rP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r>
                      <m:rPr/>
                      <w:rPr>
                        <w:rFonts w:ascii="Cambria Math" w:hAnsi="Cambria Math"/>
                      </w:rPr>
                      <m:t>S</m:t>
                    </m:r>
                    <m:sSub>
                      <m:sSubPr>
                        <m:ctrlPr>
                          <w:rPr>
                            <w:rFonts w:ascii="Cambria Math" w:hAnsi="Cambria Math"/>
                          </w:rPr>
                        </m:ctrlPr>
                      </m:sSubPr>
                      <m:e>
                        <m:r>
                          <m:rPr/>
                          <w:rPr>
                            <w:rFonts w:ascii="Cambria Math" w:hAnsi="Cambria Math"/>
                          </w:rPr>
                          <m:t>MM</m:t>
                        </m:r>
                        <m:ctrlPr>
                          <w:rPr>
                            <w:rFonts w:ascii="Cambria Math" w:hAnsi="Cambria Math"/>
                          </w:rPr>
                        </m:ctrlPr>
                      </m:e>
                      <m:sub>
                        <m:r>
                          <m:rPr>
                            <m:sty m:val="p"/>
                          </m:rPr>
                          <w:rPr>
                            <w:rFonts w:ascii="Cambria Math" w:hAnsi="Cambria Math"/>
                          </w:rPr>
                          <m:t>0</m:t>
                        </m:r>
                        <m:r>
                          <m:rPr/>
                          <w:rPr>
                            <w:rFonts w:ascii="Cambria Math" w:hAnsi="Cambria Math"/>
                          </w:rPr>
                          <m:t>A</m:t>
                        </m:r>
                        <m:ctrlPr>
                          <w:rPr>
                            <w:rFonts w:ascii="Cambria Math" w:hAnsi="Cambria Math"/>
                          </w:rPr>
                        </m:ctrlPr>
                      </m:sub>
                    </m:sSub>
                    <m:ctrlPr>
                      <w:rPr>
                        <w:rFonts w:ascii="Cambria Math" w:hAnsi="Cambria Math"/>
                      </w:rPr>
                    </m:ctrlPr>
                  </m:e>
                  <m:e>
                    <m:r>
                      <m:rPr/>
                      <w:rPr>
                        <w:rFonts w:ascii="Cambria Math" w:hAnsi="Cambria Math"/>
                      </w:rPr>
                      <m:t>S</m:t>
                    </m:r>
                    <m:sSub>
                      <m:sSubPr>
                        <m:ctrlPr>
                          <w:rPr>
                            <w:rFonts w:ascii="Cambria Math" w:hAnsi="Cambria Math"/>
                          </w:rPr>
                        </m:ctrlPr>
                      </m:sSubPr>
                      <m:e>
                        <m:r>
                          <m:rPr/>
                          <w:rPr>
                            <w:rFonts w:ascii="Cambria Math" w:hAnsi="Cambria Math"/>
                          </w:rPr>
                          <m:t>MM</m:t>
                        </m:r>
                        <m:ctrlPr>
                          <w:rPr>
                            <w:rFonts w:ascii="Cambria Math" w:hAnsi="Cambria Math"/>
                          </w:rPr>
                        </m:ctrlPr>
                      </m:e>
                      <m:sub>
                        <m:r>
                          <m:rPr>
                            <m:sty m:val="p"/>
                          </m:rPr>
                          <w:rPr>
                            <w:rFonts w:ascii="Cambria Math" w:hAnsi="Cambria Math"/>
                          </w:rPr>
                          <m:t>1</m:t>
                        </m:r>
                        <m:r>
                          <m:rPr/>
                          <w:rPr>
                            <w:rFonts w:ascii="Cambria Math" w:hAnsi="Cambria Math"/>
                          </w:rPr>
                          <m:t>A</m:t>
                        </m:r>
                        <m:ctrlPr>
                          <w:rPr>
                            <w:rFonts w:ascii="Cambria Math" w:hAnsi="Cambria Math"/>
                          </w:rPr>
                        </m:ctrlPr>
                      </m:sub>
                    </m:sSub>
                    <m:ctrlPr>
                      <w:rPr>
                        <w:rFonts w:ascii="Cambria Math" w:hAnsi="Cambria Math"/>
                      </w:rPr>
                    </m:ctrlPr>
                  </m:e>
                </m:mr>
                <m:mr>
                  <m:e>
                    <m:r>
                      <m:rPr/>
                      <w:rPr>
                        <w:rFonts w:ascii="Cambria Math" w:hAnsi="Cambria Math"/>
                      </w:rPr>
                      <m:t>S</m:t>
                    </m:r>
                    <m:sSub>
                      <m:sSubPr>
                        <m:ctrlPr>
                          <w:rPr>
                            <w:rFonts w:ascii="Cambria Math" w:hAnsi="Cambria Math"/>
                          </w:rPr>
                        </m:ctrlPr>
                      </m:sSubPr>
                      <m:e>
                        <m:r>
                          <m:rPr/>
                          <w:rPr>
                            <w:rFonts w:ascii="Cambria Math" w:hAnsi="Cambria Math"/>
                          </w:rPr>
                          <m:t>MM</m:t>
                        </m:r>
                        <m:ctrlPr>
                          <w:rPr>
                            <w:rFonts w:ascii="Cambria Math" w:hAnsi="Cambria Math"/>
                          </w:rPr>
                        </m:ctrlPr>
                      </m:e>
                      <m:sub>
                        <m:r>
                          <m:rPr>
                            <m:sty m:val="p"/>
                          </m:rPr>
                          <w:rPr>
                            <w:rFonts w:ascii="Cambria Math" w:hAnsi="Cambria Math"/>
                          </w:rPr>
                          <m:t>0</m:t>
                        </m:r>
                        <m:r>
                          <m:rPr/>
                          <w:rPr>
                            <w:rFonts w:ascii="Cambria Math" w:hAnsi="Cambria Math"/>
                          </w:rPr>
                          <m:t>B</m:t>
                        </m:r>
                        <m:ctrlPr>
                          <w:rPr>
                            <w:rFonts w:ascii="Cambria Math" w:hAnsi="Cambria Math"/>
                          </w:rPr>
                        </m:ctrlPr>
                      </m:sub>
                    </m:sSub>
                    <m:ctrlPr>
                      <w:rPr>
                        <w:rFonts w:ascii="Cambria Math" w:hAnsi="Cambria Math"/>
                      </w:rPr>
                    </m:ctrlPr>
                  </m:e>
                  <m:e>
                    <m:r>
                      <m:rPr/>
                      <w:rPr>
                        <w:rFonts w:ascii="Cambria Math" w:hAnsi="Cambria Math"/>
                      </w:rPr>
                      <m:t>S</m:t>
                    </m:r>
                    <m:sSub>
                      <m:sSubPr>
                        <m:ctrlPr>
                          <w:rPr>
                            <w:rFonts w:ascii="Cambria Math" w:hAnsi="Cambria Math"/>
                          </w:rPr>
                        </m:ctrlPr>
                      </m:sSubPr>
                      <m:e>
                        <m:r>
                          <m:rPr/>
                          <w:rPr>
                            <w:rFonts w:ascii="Cambria Math" w:hAnsi="Cambria Math"/>
                          </w:rPr>
                          <m:t>MM</m:t>
                        </m:r>
                        <m:ctrlPr>
                          <w:rPr>
                            <w:rFonts w:ascii="Cambria Math" w:hAnsi="Cambria Math"/>
                          </w:rPr>
                        </m:ctrlPr>
                      </m:e>
                      <m:sub>
                        <m:r>
                          <m:rPr>
                            <m:sty m:val="p"/>
                          </m:rPr>
                          <w:rPr>
                            <w:rFonts w:ascii="Cambria Math" w:hAnsi="Cambria Math"/>
                          </w:rPr>
                          <m:t>1</m:t>
                        </m:r>
                        <m:r>
                          <m:rPr/>
                          <w:rPr>
                            <w:rFonts w:ascii="Cambria Math" w:hAnsi="Cambria Math"/>
                          </w:rPr>
                          <m:t>B</m:t>
                        </m:r>
                        <m:ctrlPr>
                          <w:rPr>
                            <w:rFonts w:ascii="Cambria Math" w:hAnsi="Cambria Math"/>
                          </w:rPr>
                        </m:ctrlPr>
                      </m:sub>
                    </m:sSub>
                    <m:ctrlPr>
                      <w:rPr>
                        <w:rFonts w:ascii="Cambria Math" w:hAnsi="Cambria Math"/>
                      </w:rPr>
                    </m:ctrlPr>
                  </m:e>
                </m:mr>
                <m:mr>
                  <m:e>
                    <m:r>
                      <m:rPr/>
                      <w:rPr>
                        <w:rFonts w:ascii="Cambria Math" w:hAnsi="Cambria Math"/>
                      </w:rPr>
                      <m:t>S</m:t>
                    </m:r>
                    <m:sSub>
                      <m:sSubPr>
                        <m:ctrlPr>
                          <w:rPr>
                            <w:rFonts w:ascii="Cambria Math" w:hAnsi="Cambria Math"/>
                          </w:rPr>
                        </m:ctrlPr>
                      </m:sSubPr>
                      <m:e>
                        <m:r>
                          <m:rPr/>
                          <w:rPr>
                            <w:rFonts w:ascii="Cambria Math" w:hAnsi="Cambria Math"/>
                          </w:rPr>
                          <m:t>MM</m:t>
                        </m:r>
                        <m:ctrlPr>
                          <w:rPr>
                            <w:rFonts w:ascii="Cambria Math" w:hAnsi="Cambria Math"/>
                          </w:rPr>
                        </m:ctrlPr>
                      </m:e>
                      <m:sub>
                        <m:r>
                          <m:rPr>
                            <m:sty m:val="p"/>
                          </m:rPr>
                          <w:rPr>
                            <w:rFonts w:ascii="Cambria Math" w:hAnsi="Cambria Math"/>
                          </w:rPr>
                          <m:t>0</m:t>
                        </m:r>
                        <m:r>
                          <m:rPr/>
                          <w:rPr>
                            <w:rFonts w:ascii="Cambria Math" w:hAnsi="Cambria Math"/>
                          </w:rPr>
                          <m:t>C</m:t>
                        </m:r>
                        <m:ctrlPr>
                          <w:rPr>
                            <w:rFonts w:ascii="Cambria Math" w:hAnsi="Cambria Math"/>
                          </w:rPr>
                        </m:ctrlPr>
                      </m:sub>
                    </m:sSub>
                    <m:ctrlPr>
                      <w:rPr>
                        <w:rFonts w:ascii="Cambria Math" w:hAnsi="Cambria Math"/>
                      </w:rPr>
                    </m:ctrlPr>
                  </m:e>
                  <m:e>
                    <m:r>
                      <m:rPr/>
                      <w:rPr>
                        <w:rFonts w:ascii="Cambria Math" w:hAnsi="Cambria Math"/>
                      </w:rPr>
                      <m:t>S</m:t>
                    </m:r>
                    <m:sSub>
                      <m:sSubPr>
                        <m:ctrlPr>
                          <w:rPr>
                            <w:rFonts w:ascii="Cambria Math" w:hAnsi="Cambria Math"/>
                          </w:rPr>
                        </m:ctrlPr>
                      </m:sSubPr>
                      <m:e>
                        <m:r>
                          <m:rPr/>
                          <w:rPr>
                            <w:rFonts w:ascii="Cambria Math" w:hAnsi="Cambria Math"/>
                          </w:rPr>
                          <m:t>MM</m:t>
                        </m:r>
                        <m:ctrlPr>
                          <w:rPr>
                            <w:rFonts w:ascii="Cambria Math" w:hAnsi="Cambria Math"/>
                          </w:rPr>
                        </m:ctrlPr>
                      </m:e>
                      <m:sub>
                        <m:r>
                          <m:rPr>
                            <m:sty m:val="p"/>
                          </m:rPr>
                          <w:rPr>
                            <w:rFonts w:ascii="Cambria Math" w:hAnsi="Cambria Math"/>
                          </w:rPr>
                          <m:t>1</m:t>
                        </m:r>
                        <m:r>
                          <m:rPr/>
                          <w:rPr>
                            <w:rFonts w:ascii="Cambria Math" w:hAnsi="Cambria Math"/>
                          </w:rPr>
                          <m:t>C</m:t>
                        </m:r>
                        <m:ctrlPr>
                          <w:rPr>
                            <w:rFonts w:ascii="Cambria Math" w:hAnsi="Cambria Math"/>
                          </w:rPr>
                        </m:ctrlPr>
                      </m:sub>
                    </m:sSub>
                    <m:ctrlPr>
                      <w:rPr>
                        <w:rFonts w:ascii="Cambria Math" w:hAnsi="Cambria Math"/>
                      </w:rPr>
                    </m:ctrlPr>
                  </m:e>
                </m:mr>
              </m:m>
              <m:ctrlPr>
                <w:rPr>
                  <w:rFonts w:ascii="Cambria Math" w:hAnsi="Cambria Math"/>
                </w:rPr>
              </m:ctrlPr>
            </m:e>
          </m:d>
          <m:d>
            <m:dPr>
              <m:begChr m:val="["/>
              <m:endChr m:val="]"/>
              <m:ctrlPr>
                <w:rPr>
                  <w:rFonts w:ascii="Cambria Math" w:hAnsi="Cambria Math"/>
                </w:rPr>
              </m:ctrlPr>
            </m:dPr>
            <m:e>
              <m:m>
                <m:mPr>
                  <m:mcs>
                    <m:mc>
                      <m:mcPr>
                        <m:count m:val="1"/>
                        <m:mcJc m:val="center"/>
                      </m:mcPr>
                    </m:mc>
                  </m:mcs>
                  <m:ctrlPr>
                    <w:rPr>
                      <w:rFonts w:ascii="Cambria Math" w:hAnsi="Cambria Math"/>
                    </w:rPr>
                  </m:ctrlPr>
                </m:mPr>
                <m:mr>
                  <m:e>
                    <m:sSubSup>
                      <m:sSubSupPr>
                        <m:ctrlPr>
                          <w:rPr>
                            <w:rFonts w:ascii="Cambria Math" w:hAnsi="Cambria Math"/>
                          </w:rPr>
                        </m:ctrlPr>
                      </m:sSubSupPr>
                      <m:e>
                        <m:r>
                          <m:rPr>
                            <m:sty m:val="p"/>
                          </m:rPr>
                          <w:rPr>
                            <w:rFonts w:hint="eastAsia" w:ascii="Cambria Math" w:hAnsi="Cambria Math"/>
                          </w:rPr>
                          <m:t>S</m:t>
                        </m:r>
                        <m:ctrlPr>
                          <w:rPr>
                            <w:rFonts w:ascii="Cambria Math" w:hAnsi="Cambria Math"/>
                          </w:rPr>
                        </m:ctrlPr>
                      </m:e>
                      <m:sub>
                        <m:r>
                          <m:rPr/>
                          <w:rPr>
                            <w:rFonts w:ascii="Cambria Math" w:hAnsi="Cambria Math"/>
                          </w:rPr>
                          <m:t>in</m:t>
                        </m:r>
                        <m:r>
                          <m:rPr>
                            <m:sty m:val="p"/>
                          </m:rPr>
                          <w:rPr>
                            <w:rFonts w:ascii="Cambria Math" w:hAnsi="Cambria Math"/>
                          </w:rPr>
                          <m:t>,</m:t>
                        </m:r>
                        <m:r>
                          <m:rPr/>
                          <w:rPr>
                            <w:rFonts w:ascii="Cambria Math" w:hAnsi="Cambria Math"/>
                          </w:rPr>
                          <m:t>i</m:t>
                        </m:r>
                        <m:ctrlPr>
                          <w:rPr>
                            <w:rFonts w:ascii="Cambria Math" w:hAnsi="Cambria Math"/>
                          </w:rPr>
                        </m:ctrlPr>
                      </m:sub>
                      <m:sup>
                        <m:d>
                          <m:dPr>
                            <m:ctrlPr>
                              <w:rPr>
                                <w:rFonts w:ascii="Cambria Math" w:hAnsi="Cambria Math"/>
                              </w:rPr>
                            </m:ctrlPr>
                          </m:dPr>
                          <m:e>
                            <m:r>
                              <m:rPr>
                                <m:sty m:val="p"/>
                              </m:rPr>
                              <w:rPr>
                                <w:rFonts w:ascii="Cambria Math" w:hAnsi="Cambria Math"/>
                              </w:rPr>
                              <m:t>0</m:t>
                            </m:r>
                            <m:ctrlPr>
                              <w:rPr>
                                <w:rFonts w:ascii="Cambria Math" w:hAnsi="Cambria Math"/>
                              </w:rPr>
                            </m:ctrlPr>
                          </m:e>
                        </m:d>
                        <m:ctrlPr>
                          <w:rPr>
                            <w:rFonts w:ascii="Cambria Math" w:hAnsi="Cambria Math"/>
                          </w:rPr>
                        </m:ctrlPr>
                      </m:sup>
                    </m:sSubSup>
                    <m:ctrlPr>
                      <w:rPr>
                        <w:rFonts w:ascii="Cambria Math" w:hAnsi="Cambria Math"/>
                      </w:rPr>
                    </m:ctrlPr>
                  </m:e>
                </m:mr>
                <m:mr>
                  <m:e>
                    <m:sSubSup>
                      <m:sSubSupPr>
                        <m:ctrlPr>
                          <w:rPr>
                            <w:rFonts w:ascii="Cambria Math" w:hAnsi="Cambria Math"/>
                          </w:rPr>
                        </m:ctrlPr>
                      </m:sSubSupPr>
                      <m:e>
                        <m:r>
                          <m:rPr>
                            <m:sty m:val="p"/>
                          </m:rPr>
                          <w:rPr>
                            <w:rFonts w:hint="eastAsia" w:ascii="Cambria Math" w:hAnsi="Cambria Math"/>
                          </w:rPr>
                          <m:t>S</m:t>
                        </m:r>
                        <m:ctrlPr>
                          <w:rPr>
                            <w:rFonts w:ascii="Cambria Math" w:hAnsi="Cambria Math"/>
                          </w:rPr>
                        </m:ctrlPr>
                      </m:e>
                      <m:sub>
                        <m:r>
                          <m:rPr/>
                          <w:rPr>
                            <w:rFonts w:ascii="Cambria Math" w:hAnsi="Cambria Math"/>
                          </w:rPr>
                          <m:t>in</m:t>
                        </m:r>
                        <m:r>
                          <m:rPr>
                            <m:sty m:val="p"/>
                          </m:rPr>
                          <w:rPr>
                            <w:rFonts w:ascii="Cambria Math" w:hAnsi="Cambria Math"/>
                          </w:rPr>
                          <m:t>,</m:t>
                        </m:r>
                        <m:r>
                          <m:rPr/>
                          <w:rPr>
                            <w:rFonts w:ascii="Cambria Math" w:hAnsi="Cambria Math"/>
                          </w:rPr>
                          <m:t>i</m:t>
                        </m:r>
                        <m:ctrlPr>
                          <w:rPr>
                            <w:rFonts w:ascii="Cambria Math" w:hAnsi="Cambria Math"/>
                          </w:rPr>
                        </m:ctrlPr>
                      </m:sub>
                      <m:sup>
                        <m:d>
                          <m:dPr>
                            <m:ctrlPr>
                              <w:rPr>
                                <w:rFonts w:ascii="Cambria Math" w:hAnsi="Cambria Math"/>
                              </w:rPr>
                            </m:ctrlPr>
                          </m:dPr>
                          <m:e>
                            <m:r>
                              <m:rPr>
                                <m:sty m:val="p"/>
                              </m:rPr>
                              <w:rPr>
                                <w:rFonts w:ascii="Cambria Math" w:hAnsi="Cambria Math"/>
                              </w:rPr>
                              <m:t>1</m:t>
                            </m:r>
                            <m:ctrlPr>
                              <w:rPr>
                                <w:rFonts w:ascii="Cambria Math" w:hAnsi="Cambria Math"/>
                              </w:rPr>
                            </m:ctrlPr>
                          </m:e>
                        </m:d>
                        <m:ctrlPr>
                          <w:rPr>
                            <w:rFonts w:ascii="Cambria Math" w:hAnsi="Cambria Math"/>
                          </w:rPr>
                        </m:ctrlPr>
                      </m:sup>
                    </m:sSubSup>
                    <m:ctrlPr>
                      <w:rPr>
                        <w:rFonts w:ascii="Cambria Math" w:hAnsi="Cambria Math"/>
                      </w:rPr>
                    </m:ctrlPr>
                  </m:e>
                </m:mr>
              </m:m>
              <m:ctrlPr>
                <w:rPr>
                  <w:rFonts w:ascii="Cambria Math" w:hAnsi="Cambria Math"/>
                </w:rPr>
              </m:ctrlPr>
            </m:e>
          </m:d>
          <m:r>
            <m:rPr>
              <m:sty m:val="p"/>
            </m:rPr>
            <w:rPr>
              <w:rFonts w:ascii="Cambria Math" w:hAnsi="Cambria Math"/>
            </w:rPr>
            <m:t xml:space="preserve">, </m:t>
          </m:r>
          <m:r>
            <m:rPr/>
            <w:rPr>
              <w:rFonts w:ascii="Cambria Math" w:hAnsi="Cambria Math"/>
            </w:rPr>
            <m:t>i</m:t>
          </m:r>
          <m:r>
            <m:rPr>
              <m:sty m:val="p"/>
            </m:rPr>
            <w:rPr>
              <w:rFonts w:ascii="Cambria Math" w:hAnsi="Cambria Math"/>
            </w:rPr>
            <m:t>=0,1,⋯,</m:t>
          </m:r>
          <m:r>
            <m:rPr/>
            <w:rPr>
              <w:rFonts w:ascii="Cambria Math" w:hAnsi="Cambria Math"/>
            </w:rPr>
            <m:t>N</m:t>
          </m:r>
          <m:r>
            <m:rPr/>
            <w:rPr>
              <w:rFonts w:hint="eastAsia" w:ascii="Cambria Math" w:hAnsi="Cambria Math"/>
            </w:rPr>
            <m:t>car</m:t>
          </m:r>
          <m:r>
            <m:rPr/>
            <w:rPr>
              <w:rFonts w:ascii="Cambria Math" w:hAnsi="Cambria Math"/>
            </w:rPr>
            <m:t>−1</m:t>
          </m:r>
        </m:oMath>
      </m:oMathPara>
    </w:p>
    <w:p w14:paraId="01BC3E2C">
      <w:pPr>
        <w:ind w:firstLine="420"/>
      </w:pPr>
      <w:r>
        <w:rPr>
          <w:rFonts w:hint="eastAsia"/>
        </w:rPr>
        <w:t>分集模式下符号经过空间映射到发送端口的生成方式如下，</w:t>
      </w:r>
    </w:p>
    <w:p w14:paraId="34D7AD44">
      <w:pPr>
        <w:pStyle w:val="502"/>
        <w:adjustRightInd w:val="0"/>
        <w:snapToGrid w:val="0"/>
        <w:ind w:firstLine="420"/>
      </w:pPr>
      <m:oMathPara>
        <m:oMathParaPr>
          <m:jc m:val="center"/>
        </m:oMathParaPr>
        <m:oMath>
          <m:d>
            <m:dPr>
              <m:begChr m:val="["/>
              <m:endChr m:val="]"/>
              <m:ctrlPr>
                <w:rPr>
                  <w:rFonts w:ascii="Cambria Math" w:hAnsi="Cambria Math"/>
                </w:rPr>
              </m:ctrlPr>
            </m:dPr>
            <m:e>
              <m:m>
                <m:mPr>
                  <m:mcs>
                    <m:mc>
                      <m:mcPr>
                        <m:count m:val="1"/>
                        <m:mcJc m:val="center"/>
                      </m:mcPr>
                    </m:mc>
                  </m:mcs>
                  <m:ctrlPr>
                    <w:rPr>
                      <w:rFonts w:ascii="Cambria Math" w:hAnsi="Cambria Math"/>
                    </w:rPr>
                  </m:ctrlPr>
                </m:mPr>
                <m:mr>
                  <m:e>
                    <m:sSubSup>
                      <m:sSubSupPr>
                        <m:ctrlPr>
                          <w:rPr>
                            <w:rFonts w:ascii="Cambria Math" w:hAnsi="Cambria Math"/>
                          </w:rPr>
                        </m:ctrlPr>
                      </m:sSubSupPr>
                      <m:e>
                        <m:r>
                          <m:rPr>
                            <m:sty m:val="p"/>
                          </m:rPr>
                          <w:rPr>
                            <w:rFonts w:ascii="Cambria Math" w:hAnsi="Cambria Math"/>
                          </w:rPr>
                          <m:t>T</m:t>
                        </m:r>
                        <m:ctrlPr>
                          <w:rPr>
                            <w:rFonts w:ascii="Cambria Math" w:hAnsi="Cambria Math"/>
                          </w:rPr>
                        </m:ctrlPr>
                      </m:e>
                      <m:sub>
                        <m:r>
                          <m:rPr/>
                          <w:rPr>
                            <w:rFonts w:hint="eastAsia" w:ascii="Cambria Math" w:hAnsi="Cambria Math"/>
                          </w:rPr>
                          <m:t>out</m:t>
                        </m:r>
                        <m:r>
                          <m:rPr>
                            <m:sty m:val="p"/>
                          </m:rPr>
                          <w:rPr>
                            <w:rFonts w:ascii="Cambria Math" w:hAnsi="Cambria Math"/>
                          </w:rPr>
                          <m:t>,</m:t>
                        </m:r>
                        <m:r>
                          <m:rPr/>
                          <w:rPr>
                            <w:rFonts w:ascii="Cambria Math" w:hAnsi="Cambria Math"/>
                          </w:rPr>
                          <m:t>i</m:t>
                        </m:r>
                        <m:ctrlPr>
                          <w:rPr>
                            <w:rFonts w:ascii="Cambria Math" w:hAnsi="Cambria Math"/>
                          </w:rPr>
                        </m:ctrlPr>
                      </m:sub>
                      <m:sup>
                        <m:d>
                          <m:dPr>
                            <m:ctrlPr>
                              <w:rPr>
                                <w:rFonts w:ascii="Cambria Math" w:hAnsi="Cambria Math"/>
                              </w:rPr>
                            </m:ctrlPr>
                          </m:dPr>
                          <m:e>
                            <m:r>
                              <m:rPr/>
                              <w:rPr>
                                <w:rFonts w:ascii="Cambria Math" w:hAnsi="Cambria Math"/>
                              </w:rPr>
                              <m:t>A</m:t>
                            </m:r>
                            <m:ctrlPr>
                              <w:rPr>
                                <w:rFonts w:ascii="Cambria Math" w:hAnsi="Cambria Math"/>
                              </w:rPr>
                            </m:ctrlPr>
                          </m:e>
                        </m:d>
                        <m:ctrlPr>
                          <w:rPr>
                            <w:rFonts w:ascii="Cambria Math" w:hAnsi="Cambria Math"/>
                          </w:rPr>
                        </m:ctrlPr>
                      </m:sup>
                    </m:sSubSup>
                    <m:ctrlPr>
                      <w:rPr>
                        <w:rFonts w:ascii="Cambria Math" w:hAnsi="Cambria Math"/>
                      </w:rPr>
                    </m:ctrlPr>
                  </m:e>
                </m:mr>
                <m:mr>
                  <m:e>
                    <m:sSubSup>
                      <m:sSubSupPr>
                        <m:ctrlPr>
                          <w:rPr>
                            <w:rFonts w:ascii="Cambria Math" w:hAnsi="Cambria Math"/>
                          </w:rPr>
                        </m:ctrlPr>
                      </m:sSubSupPr>
                      <m:e>
                        <m:r>
                          <m:rPr>
                            <m:sty m:val="p"/>
                          </m:rPr>
                          <w:rPr>
                            <w:rFonts w:ascii="Cambria Math" w:hAnsi="Cambria Math"/>
                          </w:rPr>
                          <m:t>T</m:t>
                        </m:r>
                        <m:ctrlPr>
                          <w:rPr>
                            <w:rFonts w:ascii="Cambria Math" w:hAnsi="Cambria Math"/>
                          </w:rPr>
                        </m:ctrlPr>
                      </m:e>
                      <m:sub>
                        <m:r>
                          <m:rPr/>
                          <w:rPr>
                            <w:rFonts w:hint="eastAsia" w:ascii="Cambria Math" w:hAnsi="Cambria Math"/>
                          </w:rPr>
                          <m:t>out</m:t>
                        </m:r>
                        <m:r>
                          <m:rPr>
                            <m:sty m:val="p"/>
                          </m:rPr>
                          <w:rPr>
                            <w:rFonts w:ascii="Cambria Math" w:hAnsi="Cambria Math"/>
                          </w:rPr>
                          <m:t>,</m:t>
                        </m:r>
                        <m:r>
                          <m:rPr/>
                          <w:rPr>
                            <w:rFonts w:ascii="Cambria Math" w:hAnsi="Cambria Math"/>
                          </w:rPr>
                          <m:t>i</m:t>
                        </m:r>
                        <m:ctrlPr>
                          <w:rPr>
                            <w:rFonts w:ascii="Cambria Math" w:hAnsi="Cambria Math"/>
                          </w:rPr>
                        </m:ctrlPr>
                      </m:sub>
                      <m:sup>
                        <m:d>
                          <m:dPr>
                            <m:ctrlPr>
                              <w:rPr>
                                <w:rFonts w:ascii="Cambria Math" w:hAnsi="Cambria Math"/>
                              </w:rPr>
                            </m:ctrlPr>
                          </m:dPr>
                          <m:e>
                            <m:r>
                              <m:rPr/>
                              <w:rPr>
                                <w:rFonts w:ascii="Cambria Math" w:hAnsi="Cambria Math"/>
                              </w:rPr>
                              <m:t>B</m:t>
                            </m:r>
                            <m:ctrlPr>
                              <w:rPr>
                                <w:rFonts w:ascii="Cambria Math" w:hAnsi="Cambria Math"/>
                              </w:rPr>
                            </m:ctrlPr>
                          </m:e>
                        </m:d>
                        <m:ctrlPr>
                          <w:rPr>
                            <w:rFonts w:ascii="Cambria Math" w:hAnsi="Cambria Math"/>
                          </w:rPr>
                        </m:ctrlPr>
                      </m:sup>
                    </m:sSubSup>
                    <m:ctrlPr>
                      <w:rPr>
                        <w:rFonts w:ascii="Cambria Math" w:hAnsi="Cambria Math"/>
                      </w:rPr>
                    </m:ctrlPr>
                  </m:e>
                </m:mr>
                <m:mr>
                  <m:e>
                    <m:sSubSup>
                      <m:sSubSupPr>
                        <m:ctrlPr>
                          <w:rPr>
                            <w:rFonts w:ascii="Cambria Math" w:hAnsi="Cambria Math"/>
                          </w:rPr>
                        </m:ctrlPr>
                      </m:sSubSupPr>
                      <m:e>
                        <m:r>
                          <m:rPr>
                            <m:sty m:val="p"/>
                          </m:rPr>
                          <w:rPr>
                            <w:rFonts w:ascii="Cambria Math" w:hAnsi="Cambria Math"/>
                          </w:rPr>
                          <m:t>T</m:t>
                        </m:r>
                        <m:ctrlPr>
                          <w:rPr>
                            <w:rFonts w:ascii="Cambria Math" w:hAnsi="Cambria Math"/>
                          </w:rPr>
                        </m:ctrlPr>
                      </m:e>
                      <m:sub>
                        <m:r>
                          <m:rPr/>
                          <w:rPr>
                            <w:rFonts w:hint="eastAsia" w:ascii="Cambria Math" w:hAnsi="Cambria Math"/>
                          </w:rPr>
                          <m:t>out</m:t>
                        </m:r>
                        <m:r>
                          <m:rPr>
                            <m:sty m:val="p"/>
                          </m:rPr>
                          <w:rPr>
                            <w:rFonts w:ascii="Cambria Math" w:hAnsi="Cambria Math"/>
                          </w:rPr>
                          <m:t>,</m:t>
                        </m:r>
                        <m:r>
                          <m:rPr/>
                          <w:rPr>
                            <w:rFonts w:ascii="Cambria Math" w:hAnsi="Cambria Math"/>
                          </w:rPr>
                          <m:t>i</m:t>
                        </m:r>
                        <m:ctrlPr>
                          <w:rPr>
                            <w:rFonts w:ascii="Cambria Math" w:hAnsi="Cambria Math"/>
                          </w:rPr>
                        </m:ctrlPr>
                      </m:sub>
                      <m:sup>
                        <m:r>
                          <m:rPr>
                            <m:sty m:val="p"/>
                          </m:rPr>
                          <w:rPr>
                            <w:rFonts w:ascii="Cambria Math" w:hAnsi="Cambria Math"/>
                          </w:rPr>
                          <m:t>(</m:t>
                        </m:r>
                        <m:r>
                          <m:rPr/>
                          <w:rPr>
                            <w:rFonts w:ascii="Cambria Math" w:hAnsi="Cambria Math"/>
                          </w:rPr>
                          <m:t>C</m:t>
                        </m:r>
                        <m:r>
                          <m:rPr>
                            <m:sty m:val="p"/>
                          </m:rPr>
                          <w:rPr>
                            <w:rFonts w:ascii="Cambria Math" w:hAnsi="Cambria Math"/>
                          </w:rPr>
                          <m:t>)</m:t>
                        </m:r>
                        <m:ctrlPr>
                          <w:rPr>
                            <w:rFonts w:ascii="Cambria Math" w:hAnsi="Cambria Math"/>
                          </w:rPr>
                        </m:ctrlPr>
                      </m:sup>
                    </m:sSubSup>
                    <m:ctrlPr>
                      <w:rPr>
                        <w:rFonts w:ascii="Cambria Math" w:hAnsi="Cambria Math"/>
                      </w:rPr>
                    </m:ctrlPr>
                  </m:e>
                </m:mr>
              </m:m>
              <m:ctrlPr>
                <w:rPr>
                  <w:rFonts w:ascii="Cambria Math" w:hAnsi="Cambria Math"/>
                </w:rPr>
              </m:ctrlPr>
            </m:e>
          </m:d>
          <m:r>
            <m:rPr>
              <m:sty m:val="p"/>
            </m:rP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r>
                      <m:rPr/>
                      <w:rPr>
                        <w:rFonts w:ascii="Cambria Math" w:hAnsi="Cambria Math"/>
                      </w:rPr>
                      <m:t>S</m:t>
                    </m:r>
                    <m:sSub>
                      <m:sSubPr>
                        <m:ctrlPr>
                          <w:rPr>
                            <w:rFonts w:ascii="Cambria Math" w:hAnsi="Cambria Math"/>
                          </w:rPr>
                        </m:ctrlPr>
                      </m:sSubPr>
                      <m:e>
                        <m:r>
                          <m:rPr/>
                          <w:rPr>
                            <w:rFonts w:ascii="Cambria Math" w:hAnsi="Cambria Math"/>
                          </w:rPr>
                          <m:t>MM</m:t>
                        </m:r>
                        <m:ctrlPr>
                          <w:rPr>
                            <w:rFonts w:ascii="Cambria Math" w:hAnsi="Cambria Math"/>
                          </w:rPr>
                        </m:ctrlPr>
                      </m:e>
                      <m:sub>
                        <m:r>
                          <m:rPr>
                            <m:sty m:val="p"/>
                          </m:rPr>
                          <w:rPr>
                            <w:rFonts w:ascii="Cambria Math" w:hAnsi="Cambria Math"/>
                          </w:rPr>
                          <m:t>0</m:t>
                        </m:r>
                        <m:r>
                          <m:rPr/>
                          <w:rPr>
                            <w:rFonts w:ascii="Cambria Math" w:hAnsi="Cambria Math"/>
                          </w:rPr>
                          <m:t>A</m:t>
                        </m:r>
                        <m:ctrlPr>
                          <w:rPr>
                            <w:rFonts w:ascii="Cambria Math" w:hAnsi="Cambria Math"/>
                          </w:rPr>
                        </m:ctrlPr>
                      </m:sub>
                    </m:sSub>
                    <m:ctrlPr>
                      <w:rPr>
                        <w:rFonts w:ascii="Cambria Math" w:hAnsi="Cambria Math"/>
                      </w:rPr>
                    </m:ctrlPr>
                  </m:e>
                </m:mr>
                <m:mr>
                  <m:e>
                    <m:r>
                      <m:rPr/>
                      <w:rPr>
                        <w:rFonts w:ascii="Cambria Math" w:hAnsi="Cambria Math"/>
                      </w:rPr>
                      <m:t>S</m:t>
                    </m:r>
                    <m:sSub>
                      <m:sSubPr>
                        <m:ctrlPr>
                          <w:rPr>
                            <w:rFonts w:ascii="Cambria Math" w:hAnsi="Cambria Math"/>
                          </w:rPr>
                        </m:ctrlPr>
                      </m:sSubPr>
                      <m:e>
                        <m:r>
                          <m:rPr/>
                          <w:rPr>
                            <w:rFonts w:ascii="Cambria Math" w:hAnsi="Cambria Math"/>
                          </w:rPr>
                          <m:t>MM</m:t>
                        </m:r>
                        <m:ctrlPr>
                          <w:rPr>
                            <w:rFonts w:ascii="Cambria Math" w:hAnsi="Cambria Math"/>
                          </w:rPr>
                        </m:ctrlPr>
                      </m:e>
                      <m:sub>
                        <m:r>
                          <m:rPr>
                            <m:sty m:val="p"/>
                          </m:rPr>
                          <w:rPr>
                            <w:rFonts w:ascii="Cambria Math" w:hAnsi="Cambria Math"/>
                          </w:rPr>
                          <m:t>0</m:t>
                        </m:r>
                        <m:r>
                          <m:rPr/>
                          <w:rPr>
                            <w:rFonts w:ascii="Cambria Math" w:hAnsi="Cambria Math"/>
                          </w:rPr>
                          <m:t>B</m:t>
                        </m:r>
                        <m:ctrlPr>
                          <w:rPr>
                            <w:rFonts w:ascii="Cambria Math" w:hAnsi="Cambria Math"/>
                          </w:rPr>
                        </m:ctrlPr>
                      </m:sub>
                    </m:sSub>
                    <m:ctrlPr>
                      <w:rPr>
                        <w:rFonts w:ascii="Cambria Math" w:hAnsi="Cambria Math"/>
                      </w:rPr>
                    </m:ctrlPr>
                  </m:e>
                </m:mr>
                <m:mr>
                  <m:e>
                    <m:r>
                      <m:rPr/>
                      <w:rPr>
                        <w:rFonts w:ascii="Cambria Math" w:hAnsi="Cambria Math"/>
                      </w:rPr>
                      <m:t>S</m:t>
                    </m:r>
                    <m:sSub>
                      <m:sSubPr>
                        <m:ctrlPr>
                          <w:rPr>
                            <w:rFonts w:ascii="Cambria Math" w:hAnsi="Cambria Math"/>
                          </w:rPr>
                        </m:ctrlPr>
                      </m:sSubPr>
                      <m:e>
                        <m:r>
                          <m:rPr/>
                          <w:rPr>
                            <w:rFonts w:ascii="Cambria Math" w:hAnsi="Cambria Math"/>
                          </w:rPr>
                          <m:t>MM</m:t>
                        </m:r>
                        <m:ctrlPr>
                          <w:rPr>
                            <w:rFonts w:ascii="Cambria Math" w:hAnsi="Cambria Math"/>
                          </w:rPr>
                        </m:ctrlPr>
                      </m:e>
                      <m:sub>
                        <m:r>
                          <m:rPr>
                            <m:sty m:val="p"/>
                          </m:rPr>
                          <w:rPr>
                            <w:rFonts w:ascii="Cambria Math" w:hAnsi="Cambria Math"/>
                          </w:rPr>
                          <m:t>0</m:t>
                        </m:r>
                        <m:r>
                          <m:rPr/>
                          <w:rPr>
                            <w:rFonts w:ascii="Cambria Math" w:hAnsi="Cambria Math"/>
                          </w:rPr>
                          <m:t>C</m:t>
                        </m:r>
                        <m:ctrlPr>
                          <w:rPr>
                            <w:rFonts w:ascii="Cambria Math" w:hAnsi="Cambria Math"/>
                          </w:rPr>
                        </m:ctrlPr>
                      </m:sub>
                    </m:sSub>
                    <m:ctrlPr>
                      <w:rPr>
                        <w:rFonts w:ascii="Cambria Math" w:hAnsi="Cambria Math"/>
                      </w:rPr>
                    </m:ctrlPr>
                  </m:e>
                </m:mr>
              </m:m>
              <m:ctrlPr>
                <w:rPr>
                  <w:rFonts w:ascii="Cambria Math" w:hAnsi="Cambria Math"/>
                </w:rPr>
              </m:ctrlPr>
            </m:e>
          </m:d>
          <m:d>
            <m:dPr>
              <m:begChr m:val="["/>
              <m:endChr m:val="]"/>
              <m:ctrlPr>
                <w:rPr>
                  <w:rFonts w:ascii="Cambria Math" w:hAnsi="Cambria Math"/>
                </w:rPr>
              </m:ctrlPr>
            </m:dPr>
            <m:e>
              <m:sSubSup>
                <m:sSubSupPr>
                  <m:ctrlPr>
                    <w:rPr>
                      <w:rFonts w:ascii="Cambria Math" w:hAnsi="Cambria Math"/>
                    </w:rPr>
                  </m:ctrlPr>
                </m:sSubSupPr>
                <m:e>
                  <m:r>
                    <m:rPr>
                      <m:sty m:val="p"/>
                    </m:rPr>
                    <w:rPr>
                      <w:rFonts w:hint="eastAsia" w:ascii="Cambria Math" w:hAnsi="Cambria Math"/>
                    </w:rPr>
                    <m:t>S</m:t>
                  </m:r>
                  <m:ctrlPr>
                    <w:rPr>
                      <w:rFonts w:ascii="Cambria Math" w:hAnsi="Cambria Math"/>
                    </w:rPr>
                  </m:ctrlPr>
                </m:e>
                <m:sub>
                  <m:r>
                    <m:rPr/>
                    <w:rPr>
                      <w:rFonts w:ascii="Cambria Math" w:hAnsi="Cambria Math"/>
                    </w:rPr>
                    <m:t>in</m:t>
                  </m:r>
                  <m:r>
                    <m:rPr>
                      <m:sty m:val="p"/>
                    </m:rPr>
                    <w:rPr>
                      <w:rFonts w:ascii="Cambria Math" w:hAnsi="Cambria Math"/>
                    </w:rPr>
                    <m:t>,</m:t>
                  </m:r>
                  <m:r>
                    <m:rPr/>
                    <w:rPr>
                      <w:rFonts w:ascii="Cambria Math" w:hAnsi="Cambria Math"/>
                    </w:rPr>
                    <m:t>i</m:t>
                  </m:r>
                  <m:ctrlPr>
                    <w:rPr>
                      <w:rFonts w:ascii="Cambria Math" w:hAnsi="Cambria Math"/>
                    </w:rPr>
                  </m:ctrlPr>
                </m:sub>
                <m:sup>
                  <m:d>
                    <m:dPr>
                      <m:ctrlPr>
                        <w:rPr>
                          <w:rFonts w:ascii="Cambria Math" w:hAnsi="Cambria Math"/>
                        </w:rPr>
                      </m:ctrlPr>
                    </m:dPr>
                    <m:e>
                      <m:r>
                        <m:rPr>
                          <m:sty m:val="p"/>
                        </m:rPr>
                        <w:rPr>
                          <w:rFonts w:ascii="Cambria Math" w:hAnsi="Cambria Math"/>
                        </w:rPr>
                        <m:t>0</m:t>
                      </m:r>
                      <m:ctrlPr>
                        <w:rPr>
                          <w:rFonts w:ascii="Cambria Math" w:hAnsi="Cambria Math"/>
                        </w:rPr>
                      </m:ctrlPr>
                    </m:e>
                  </m:d>
                  <m:ctrlPr>
                    <w:rPr>
                      <w:rFonts w:ascii="Cambria Math" w:hAnsi="Cambria Math"/>
                    </w:rPr>
                  </m:ctrlPr>
                </m:sup>
              </m:sSubSup>
              <m:ctrlPr>
                <w:rPr>
                  <w:rFonts w:ascii="Cambria Math" w:hAnsi="Cambria Math"/>
                </w:rPr>
              </m:ctrlPr>
            </m:e>
          </m:d>
          <m:r>
            <m:rPr>
              <m:sty m:val="p"/>
            </m:rPr>
            <w:rPr>
              <w:rFonts w:ascii="Cambria Math" w:hAnsi="Cambria Math"/>
            </w:rPr>
            <m:t xml:space="preserve">, </m:t>
          </m:r>
          <m:r>
            <m:rPr/>
            <w:rPr>
              <w:rFonts w:ascii="Cambria Math" w:hAnsi="Cambria Math"/>
            </w:rPr>
            <m:t>i</m:t>
          </m:r>
          <m:r>
            <m:rPr>
              <m:sty m:val="p"/>
            </m:rPr>
            <w:rPr>
              <w:rFonts w:ascii="Cambria Math" w:hAnsi="Cambria Math"/>
            </w:rPr>
            <m:t>=0,1,⋯,</m:t>
          </m:r>
          <m:r>
            <m:rPr/>
            <w:rPr>
              <w:rFonts w:ascii="Cambria Math" w:hAnsi="Cambria Math"/>
            </w:rPr>
            <m:t>N</m:t>
          </m:r>
          <m:r>
            <m:rPr/>
            <w:rPr>
              <w:rFonts w:hint="eastAsia" w:ascii="Cambria Math" w:hAnsi="Cambria Math"/>
            </w:rPr>
            <m:t>car</m:t>
          </m:r>
          <m:r>
            <m:rPr/>
            <w:rPr>
              <w:rFonts w:ascii="Cambria Math" w:hAnsi="Cambria Math"/>
            </w:rPr>
            <m:t>−1</m:t>
          </m:r>
        </m:oMath>
      </m:oMathPara>
    </w:p>
    <w:p w14:paraId="2B7FA7B4">
      <w:pPr>
        <w:ind w:firstLine="420"/>
      </w:pPr>
      <w:r>
        <w:rPr>
          <w:rFonts w:hint="eastAsia"/>
        </w:rPr>
        <w:t>其中</w:t>
      </w:r>
      <w:r>
        <w:rPr>
          <w:rFonts w:hint="eastAsia"/>
          <w:i/>
          <w:iCs/>
        </w:rPr>
        <w:t>SMM</w:t>
      </w:r>
      <w:r>
        <w:rPr>
          <w:rFonts w:hint="eastAsia"/>
        </w:rPr>
        <w:t>为空间映射矩阵，</w:t>
      </w:r>
      <m:oMath>
        <m:r>
          <m:rPr/>
          <w:rPr>
            <w:rFonts w:hint="default" w:ascii="Cambria Math" w:hAnsi="Cambria Math"/>
          </w:rPr>
          <m:t>Ncar</m:t>
        </m:r>
      </m:oMath>
      <w:r>
        <w:rPr>
          <w:rFonts w:hint="eastAsia"/>
        </w:rPr>
        <w:t>为可用子载波。</w:t>
      </w:r>
    </w:p>
    <w:p w14:paraId="182B6FCE">
      <w:pPr>
        <w:ind w:firstLine="420"/>
      </w:pPr>
      <w:r>
        <w:rPr>
          <w:rFonts w:hint="eastAsia"/>
        </w:rPr>
        <w:t>数据映射到三个端口发送的空间映射矩阵按照如下方式进行映射。</w:t>
      </w:r>
    </w:p>
    <w:p w14:paraId="724AB056">
      <w:pPr>
        <w:ind w:firstLine="420"/>
      </w:pPr>
      <w:r>
        <w:rPr>
          <w:rFonts w:hint="eastAsia"/>
        </w:rPr>
        <w:t>分集模式（含SISO）映射：</w:t>
      </w:r>
    </w:p>
    <w:p w14:paraId="365AD022">
      <w:pPr>
        <w:pStyle w:val="502"/>
        <w:adjustRightInd w:val="0"/>
        <w:snapToGrid w:val="0"/>
        <w:ind w:firstLine="420"/>
      </w:pPr>
      <m:oMathPara>
        <m:oMath>
          <m:sSub>
            <m:sSubPr>
              <m:ctrlPr>
                <w:rPr>
                  <w:rFonts w:ascii="Cambria Math" w:hAnsi="Cambria Math"/>
                </w:rPr>
              </m:ctrlPr>
            </m:sSubPr>
            <m:e>
              <m:r>
                <m:rPr/>
                <w:rPr>
                  <w:rFonts w:ascii="Cambria Math" w:hAnsi="Cambria Math"/>
                </w:rPr>
                <m:t>SMM</m:t>
              </m:r>
              <m:ctrlPr>
                <w:rPr>
                  <w:rFonts w:ascii="Cambria Math" w:hAnsi="Cambria Math"/>
                </w:rPr>
              </m:ctrlPr>
            </m:e>
            <m:sub>
              <m:r>
                <m:rPr>
                  <m:sty m:val="p"/>
                </m:rPr>
                <w:rPr>
                  <w:rFonts w:ascii="Cambria Math" w:hAnsi="Cambria Math"/>
                </w:rPr>
                <m:t>0</m:t>
              </m:r>
              <m:ctrlPr>
                <w:rPr>
                  <w:rFonts w:ascii="Cambria Math" w:hAnsi="Cambria Math"/>
                </w:rPr>
              </m:ctrlPr>
            </m:sub>
          </m:sSub>
          <m:r>
            <m:rPr>
              <m:sty m:val="p"/>
            </m:rP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r>
                      <m:rPr>
                        <m:sty m:val="p"/>
                      </m:rPr>
                      <w:rPr>
                        <w:rFonts w:ascii="Cambria Math" w:hAnsi="Cambria Math"/>
                      </w:rPr>
                      <m:t>1</m:t>
                    </m:r>
                    <m:ctrlPr>
                      <w:rPr>
                        <w:rFonts w:ascii="Cambria Math" w:hAnsi="Cambria Math"/>
                      </w:rPr>
                    </m:ctrlPr>
                  </m:e>
                </m:mr>
                <m:mr>
                  <m:e>
                    <m:r>
                      <m:rPr>
                        <m:sty m:val="p"/>
                      </m:rPr>
                      <w:rPr>
                        <w:rFonts w:ascii="Cambria Math" w:hAnsi="Cambria Math"/>
                      </w:rPr>
                      <m:t>1</m:t>
                    </m:r>
                    <m:ctrlPr>
                      <w:rPr>
                        <w:rFonts w:ascii="Cambria Math" w:hAnsi="Cambria Math"/>
                      </w:rPr>
                    </m:ctrlPr>
                  </m:e>
                </m:mr>
                <m:mr>
                  <m:e>
                    <m:r>
                      <m:rPr>
                        <m:sty m:val="p"/>
                      </m:rPr>
                      <w:rPr>
                        <w:rFonts w:ascii="Cambria Math" w:hAnsi="Cambria Math"/>
                      </w:rPr>
                      <m:t>1</m:t>
                    </m:r>
                    <m:ctrlPr>
                      <w:rPr>
                        <w:rFonts w:ascii="Cambria Math" w:hAnsi="Cambria Math"/>
                      </w:rPr>
                    </m:ctrlPr>
                  </m:e>
                </m:mr>
              </m:m>
              <m:ctrlPr>
                <w:rPr>
                  <w:rFonts w:ascii="Cambria Math" w:hAnsi="Cambria Math"/>
                </w:rPr>
              </m:ctrlPr>
            </m:e>
          </m:d>
        </m:oMath>
      </m:oMathPara>
    </w:p>
    <w:p w14:paraId="2B065997">
      <w:pPr>
        <w:pStyle w:val="502"/>
        <w:adjustRightInd w:val="0"/>
        <w:snapToGrid w:val="0"/>
        <w:ind w:firstLine="420"/>
      </w:pPr>
      <m:oMathPara>
        <m:oMath>
          <m:sSub>
            <m:sSubPr>
              <m:ctrlPr>
                <w:rPr>
                  <w:rFonts w:ascii="Cambria Math" w:hAnsi="Cambria Math"/>
                </w:rPr>
              </m:ctrlPr>
            </m:sSubPr>
            <m:e>
              <m:r>
                <m:rPr/>
                <w:rPr>
                  <w:rFonts w:ascii="Cambria Math" w:hAnsi="Cambria Math"/>
                </w:rPr>
                <m:t>SMM</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r>
                      <m:rPr>
                        <m:sty m:val="p"/>
                      </m:rPr>
                      <w:rPr>
                        <w:rFonts w:ascii="Cambria Math" w:hAnsi="Cambria Math"/>
                      </w:rPr>
                      <m:t>1</m:t>
                    </m:r>
                    <m:ctrlPr>
                      <w:rPr>
                        <w:rFonts w:ascii="Cambria Math" w:hAnsi="Cambria Math"/>
                      </w:rPr>
                    </m:ctrlPr>
                  </m:e>
                </m:mr>
                <m:mr>
                  <m:e>
                    <m:r>
                      <m:rPr>
                        <m:sty m:val="p"/>
                      </m:rPr>
                      <w:rPr>
                        <w:rFonts w:ascii="Cambria Math" w:hAnsi="Cambria Math"/>
                      </w:rPr>
                      <m:t>1</m:t>
                    </m:r>
                    <m:ctrlPr>
                      <w:rPr>
                        <w:rFonts w:ascii="Cambria Math" w:hAnsi="Cambria Math"/>
                      </w:rPr>
                    </m:ctrlPr>
                  </m:e>
                </m:mr>
                <m:mr>
                  <m:e>
                    <m:r>
                      <m:rPr>
                        <m:sty m:val="p"/>
                      </m:rPr>
                      <w:rPr>
                        <w:rFonts w:ascii="Cambria Math" w:hAnsi="Cambria Math"/>
                      </w:rPr>
                      <m:t>0</m:t>
                    </m:r>
                    <m:ctrlPr>
                      <w:rPr>
                        <w:rFonts w:ascii="Cambria Math" w:hAnsi="Cambria Math"/>
                      </w:rPr>
                    </m:ctrlPr>
                  </m:e>
                </m:mr>
              </m:m>
              <m:ctrlPr>
                <w:rPr>
                  <w:rFonts w:ascii="Cambria Math" w:hAnsi="Cambria Math"/>
                </w:rPr>
              </m:ctrlPr>
            </m:e>
          </m:d>
        </m:oMath>
      </m:oMathPara>
    </w:p>
    <w:p w14:paraId="46970D56">
      <w:pPr>
        <w:pStyle w:val="502"/>
        <w:adjustRightInd w:val="0"/>
        <w:snapToGrid w:val="0"/>
        <w:ind w:firstLine="420"/>
      </w:pPr>
      <m:oMathPara>
        <m:oMath>
          <m:sSub>
            <m:sSubPr>
              <m:ctrlPr>
                <w:rPr>
                  <w:rFonts w:ascii="Cambria Math" w:hAnsi="Cambria Math"/>
                </w:rPr>
              </m:ctrlPr>
            </m:sSubPr>
            <m:e>
              <m:r>
                <m:rPr/>
                <w:rPr>
                  <w:rFonts w:ascii="Cambria Math" w:hAnsi="Cambria Math"/>
                </w:rPr>
                <m:t>SMM</m:t>
              </m:r>
              <m:ctrlPr>
                <w:rPr>
                  <w:rFonts w:ascii="Cambria Math" w:hAnsi="Cambria Math"/>
                </w:rPr>
              </m:ctrlPr>
            </m:e>
            <m:sub>
              <m:r>
                <m:rPr>
                  <m:sty m:val="p"/>
                </m:rPr>
                <w:rPr>
                  <w:rFonts w:ascii="Cambria Math" w:hAnsi="Cambria Math"/>
                </w:rPr>
                <m:t>2</m:t>
              </m:r>
              <m:ctrlPr>
                <w:rPr>
                  <w:rFonts w:ascii="Cambria Math" w:hAnsi="Cambria Math"/>
                </w:rPr>
              </m:ctrlPr>
            </m:sub>
          </m:sSub>
          <m:r>
            <m:rPr>
              <m:sty m:val="p"/>
            </m:rP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r>
                      <m:rPr>
                        <m:sty m:val="p"/>
                      </m:rPr>
                      <w:rPr>
                        <w:rFonts w:ascii="Cambria Math" w:hAnsi="Cambria Math"/>
                      </w:rPr>
                      <m:t>1</m:t>
                    </m:r>
                    <m:ctrlPr>
                      <w:rPr>
                        <w:rFonts w:ascii="Cambria Math" w:hAnsi="Cambria Math"/>
                      </w:rPr>
                    </m:ctrlPr>
                  </m:e>
                </m:mr>
                <m:mr>
                  <m:e>
                    <m:r>
                      <m:rPr>
                        <m:sty m:val="p"/>
                      </m:rPr>
                      <w:rPr>
                        <w:rFonts w:ascii="Cambria Math" w:hAnsi="Cambria Math"/>
                      </w:rPr>
                      <m:t>0</m:t>
                    </m:r>
                    <m:ctrlPr>
                      <w:rPr>
                        <w:rFonts w:ascii="Cambria Math" w:hAnsi="Cambria Math"/>
                      </w:rPr>
                    </m:ctrlPr>
                  </m:e>
                </m:mr>
                <m:mr>
                  <m:e>
                    <m:r>
                      <m:rPr>
                        <m:sty m:val="p"/>
                      </m:rPr>
                      <w:rPr>
                        <w:rFonts w:ascii="Cambria Math" w:hAnsi="Cambria Math"/>
                      </w:rPr>
                      <m:t>1</m:t>
                    </m:r>
                    <m:ctrlPr>
                      <w:rPr>
                        <w:rFonts w:ascii="Cambria Math" w:hAnsi="Cambria Math"/>
                      </w:rPr>
                    </m:ctrlPr>
                  </m:e>
                </m:mr>
              </m:m>
              <m:ctrlPr>
                <w:rPr>
                  <w:rFonts w:ascii="Cambria Math" w:hAnsi="Cambria Math"/>
                </w:rPr>
              </m:ctrlPr>
            </m:e>
          </m:d>
        </m:oMath>
      </m:oMathPara>
    </w:p>
    <w:p w14:paraId="26A4A1D3">
      <w:pPr>
        <w:pStyle w:val="502"/>
        <w:adjustRightInd w:val="0"/>
        <w:snapToGrid w:val="0"/>
        <w:ind w:firstLine="420"/>
      </w:pPr>
      <m:oMathPara>
        <m:oMath>
          <m:sSub>
            <m:sSubPr>
              <m:ctrlPr>
                <w:rPr>
                  <w:rFonts w:ascii="Cambria Math" w:hAnsi="Cambria Math"/>
                </w:rPr>
              </m:ctrlPr>
            </m:sSubPr>
            <m:e>
              <m:r>
                <m:rPr/>
                <w:rPr>
                  <w:rFonts w:ascii="Cambria Math" w:hAnsi="Cambria Math"/>
                </w:rPr>
                <m:t>SMM</m:t>
              </m:r>
              <m:ctrlPr>
                <w:rPr>
                  <w:rFonts w:ascii="Cambria Math" w:hAnsi="Cambria Math"/>
                </w:rPr>
              </m:ctrlPr>
            </m:e>
            <m:sub>
              <m:r>
                <m:rPr>
                  <m:sty m:val="p"/>
                </m:rPr>
                <w:rPr>
                  <w:rFonts w:ascii="Cambria Math" w:hAnsi="Cambria Math"/>
                </w:rPr>
                <m:t>3</m:t>
              </m:r>
              <m:ctrlPr>
                <w:rPr>
                  <w:rFonts w:ascii="Cambria Math" w:hAnsi="Cambria Math"/>
                </w:rPr>
              </m:ctrlPr>
            </m:sub>
          </m:sSub>
          <m:r>
            <m:rPr>
              <m:sty m:val="p"/>
            </m:rP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r>
                      <m:rPr>
                        <m:sty m:val="p"/>
                      </m:rPr>
                      <w:rPr>
                        <w:rFonts w:ascii="Cambria Math" w:hAnsi="Cambria Math"/>
                      </w:rPr>
                      <m:t>0</m:t>
                    </m:r>
                    <m:ctrlPr>
                      <w:rPr>
                        <w:rFonts w:ascii="Cambria Math" w:hAnsi="Cambria Math"/>
                      </w:rPr>
                    </m:ctrlPr>
                  </m:e>
                </m:mr>
                <m:mr>
                  <m:e>
                    <m:r>
                      <m:rPr>
                        <m:sty m:val="p"/>
                      </m:rPr>
                      <w:rPr>
                        <w:rFonts w:ascii="Cambria Math" w:hAnsi="Cambria Math"/>
                      </w:rPr>
                      <m:t>1</m:t>
                    </m:r>
                    <m:ctrlPr>
                      <w:rPr>
                        <w:rFonts w:ascii="Cambria Math" w:hAnsi="Cambria Math"/>
                      </w:rPr>
                    </m:ctrlPr>
                  </m:e>
                </m:mr>
                <m:mr>
                  <m:e>
                    <m:r>
                      <m:rPr>
                        <m:sty m:val="p"/>
                      </m:rPr>
                      <w:rPr>
                        <w:rFonts w:ascii="Cambria Math" w:hAnsi="Cambria Math"/>
                      </w:rPr>
                      <m:t>1</m:t>
                    </m:r>
                    <m:ctrlPr>
                      <w:rPr>
                        <w:rFonts w:ascii="Cambria Math" w:hAnsi="Cambria Math"/>
                      </w:rPr>
                    </m:ctrlPr>
                  </m:e>
                </m:mr>
              </m:m>
              <m:ctrlPr>
                <w:rPr>
                  <w:rFonts w:ascii="Cambria Math" w:hAnsi="Cambria Math"/>
                </w:rPr>
              </m:ctrlPr>
            </m:e>
          </m:d>
        </m:oMath>
      </m:oMathPara>
    </w:p>
    <w:p w14:paraId="175BBAD1">
      <w:pPr>
        <w:pStyle w:val="502"/>
        <w:adjustRightInd w:val="0"/>
        <w:snapToGrid w:val="0"/>
        <w:ind w:firstLine="420"/>
      </w:pPr>
      <m:oMathPara>
        <m:oMathParaPr>
          <m:jc m:val="center"/>
        </m:oMathParaPr>
        <m:oMath>
          <m:sSub>
            <m:sSubPr>
              <m:ctrlPr>
                <w:rPr>
                  <w:rFonts w:ascii="Cambria Math" w:hAnsi="Cambria Math"/>
                </w:rPr>
              </m:ctrlPr>
            </m:sSubPr>
            <m:e>
              <m:r>
                <m:rPr/>
                <w:rPr>
                  <w:rFonts w:ascii="Cambria Math" w:hAnsi="Cambria Math"/>
                </w:rPr>
                <m:t>SMM</m:t>
              </m:r>
              <m:ctrlPr>
                <w:rPr>
                  <w:rFonts w:ascii="Cambria Math" w:hAnsi="Cambria Math"/>
                </w:rPr>
              </m:ctrlPr>
            </m:e>
            <m:sub>
              <m:r>
                <m:rPr>
                  <m:sty m:val="p"/>
                </m:rPr>
                <w:rPr>
                  <w:rFonts w:ascii="Cambria Math" w:hAnsi="Cambria Math"/>
                </w:rPr>
                <m:t>4</m:t>
              </m:r>
              <m:ctrlPr>
                <w:rPr>
                  <w:rFonts w:ascii="Cambria Math" w:hAnsi="Cambria Math"/>
                </w:rPr>
              </m:ctrlPr>
            </m:sub>
          </m:sSub>
          <m:r>
            <m:rPr>
              <m:sty m:val="p"/>
            </m:rP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r>
                      <m:rPr>
                        <m:sty m:val="p"/>
                      </m:rPr>
                      <w:rPr>
                        <w:rFonts w:ascii="Cambria Math" w:hAnsi="Cambria Math"/>
                      </w:rPr>
                      <m:t>1</m:t>
                    </m:r>
                    <m:ctrlPr>
                      <w:rPr>
                        <w:rFonts w:ascii="Cambria Math" w:hAnsi="Cambria Math"/>
                      </w:rPr>
                    </m:ctrlPr>
                  </m:e>
                </m:mr>
                <m:mr>
                  <m:e>
                    <m:r>
                      <m:rPr>
                        <m:sty m:val="p"/>
                      </m:rPr>
                      <w:rPr>
                        <w:rFonts w:ascii="Cambria Math" w:hAnsi="Cambria Math"/>
                      </w:rPr>
                      <m:t>0</m:t>
                    </m:r>
                    <m:ctrlPr>
                      <w:rPr>
                        <w:rFonts w:ascii="Cambria Math" w:hAnsi="Cambria Math"/>
                      </w:rPr>
                    </m:ctrlPr>
                  </m:e>
                </m:mr>
                <m:mr>
                  <m:e>
                    <m:r>
                      <m:rPr>
                        <m:sty m:val="p"/>
                      </m:rPr>
                      <w:rPr>
                        <w:rFonts w:ascii="Cambria Math" w:hAnsi="Cambria Math"/>
                      </w:rPr>
                      <m:t>0</m:t>
                    </m:r>
                    <m:ctrlPr>
                      <w:rPr>
                        <w:rFonts w:ascii="Cambria Math" w:hAnsi="Cambria Math"/>
                      </w:rPr>
                    </m:ctrlPr>
                  </m:e>
                </m:mr>
              </m:m>
              <m:ctrlPr>
                <w:rPr>
                  <w:rFonts w:ascii="Cambria Math" w:hAnsi="Cambria Math"/>
                </w:rPr>
              </m:ctrlPr>
            </m:e>
          </m:d>
        </m:oMath>
      </m:oMathPara>
    </w:p>
    <w:p w14:paraId="44F035A7">
      <w:pPr>
        <w:pStyle w:val="502"/>
        <w:adjustRightInd w:val="0"/>
        <w:snapToGrid w:val="0"/>
        <w:ind w:firstLine="420"/>
      </w:pPr>
      <m:oMathPara>
        <m:oMathParaPr>
          <m:jc m:val="center"/>
        </m:oMathParaPr>
        <m:oMath>
          <m:sSub>
            <m:sSubPr>
              <m:ctrlPr>
                <w:rPr>
                  <w:rFonts w:ascii="Cambria Math" w:hAnsi="Cambria Math"/>
                </w:rPr>
              </m:ctrlPr>
            </m:sSubPr>
            <m:e>
              <m:r>
                <m:rPr/>
                <w:rPr>
                  <w:rFonts w:ascii="Cambria Math" w:hAnsi="Cambria Math"/>
                </w:rPr>
                <m:t>SMM</m:t>
              </m:r>
              <m:ctrlPr>
                <w:rPr>
                  <w:rFonts w:ascii="Cambria Math" w:hAnsi="Cambria Math"/>
                </w:rPr>
              </m:ctrlPr>
            </m:e>
            <m:sub>
              <m:r>
                <m:rPr>
                  <m:sty m:val="p"/>
                </m:rPr>
                <w:rPr>
                  <w:rFonts w:ascii="Cambria Math" w:hAnsi="Cambria Math"/>
                </w:rPr>
                <m:t>5</m:t>
              </m:r>
              <m:ctrlPr>
                <w:rPr>
                  <w:rFonts w:ascii="Cambria Math" w:hAnsi="Cambria Math"/>
                </w:rPr>
              </m:ctrlPr>
            </m:sub>
          </m:sSub>
          <m:r>
            <m:rPr>
              <m:sty m:val="p"/>
            </m:rP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r>
                      <m:rPr>
                        <m:sty m:val="p"/>
                      </m:rPr>
                      <w:rPr>
                        <w:rFonts w:ascii="Cambria Math" w:hAnsi="Cambria Math"/>
                      </w:rPr>
                      <m:t>0</m:t>
                    </m:r>
                    <m:ctrlPr>
                      <w:rPr>
                        <w:rFonts w:ascii="Cambria Math" w:hAnsi="Cambria Math"/>
                      </w:rPr>
                    </m:ctrlPr>
                  </m:e>
                </m:mr>
                <m:mr>
                  <m:e>
                    <m:r>
                      <m:rPr>
                        <m:sty m:val="p"/>
                      </m:rPr>
                      <w:rPr>
                        <w:rFonts w:ascii="Cambria Math" w:hAnsi="Cambria Math"/>
                      </w:rPr>
                      <m:t>1</m:t>
                    </m:r>
                    <m:ctrlPr>
                      <w:rPr>
                        <w:rFonts w:ascii="Cambria Math" w:hAnsi="Cambria Math"/>
                      </w:rPr>
                    </m:ctrlPr>
                  </m:e>
                </m:mr>
                <m:mr>
                  <m:e>
                    <m:r>
                      <m:rPr>
                        <m:sty m:val="p"/>
                      </m:rPr>
                      <w:rPr>
                        <w:rFonts w:ascii="Cambria Math" w:hAnsi="Cambria Math"/>
                      </w:rPr>
                      <m:t>0</m:t>
                    </m:r>
                    <m:ctrlPr>
                      <w:rPr>
                        <w:rFonts w:ascii="Cambria Math" w:hAnsi="Cambria Math"/>
                      </w:rPr>
                    </m:ctrlPr>
                  </m:e>
                </m:mr>
              </m:m>
              <m:ctrlPr>
                <w:rPr>
                  <w:rFonts w:ascii="Cambria Math" w:hAnsi="Cambria Math"/>
                </w:rPr>
              </m:ctrlPr>
            </m:e>
          </m:d>
        </m:oMath>
      </m:oMathPara>
    </w:p>
    <w:p w14:paraId="5A46FD20">
      <w:pPr>
        <w:pStyle w:val="502"/>
        <w:adjustRightInd w:val="0"/>
        <w:snapToGrid w:val="0"/>
        <w:ind w:firstLine="420"/>
      </w:pPr>
      <m:oMathPara>
        <m:oMath>
          <m:sSub>
            <m:sSubPr>
              <m:ctrlPr>
                <w:rPr>
                  <w:rFonts w:ascii="Cambria Math" w:hAnsi="Cambria Math"/>
                </w:rPr>
              </m:ctrlPr>
            </m:sSubPr>
            <m:e>
              <m:r>
                <m:rPr/>
                <w:rPr>
                  <w:rFonts w:ascii="Cambria Math" w:hAnsi="Cambria Math"/>
                </w:rPr>
                <m:t>SMM</m:t>
              </m:r>
              <m:ctrlPr>
                <w:rPr>
                  <w:rFonts w:ascii="Cambria Math" w:hAnsi="Cambria Math"/>
                </w:rPr>
              </m:ctrlPr>
            </m:e>
            <m:sub>
              <m:r>
                <m:rPr>
                  <m:sty m:val="p"/>
                </m:rPr>
                <w:rPr>
                  <w:rFonts w:ascii="Cambria Math" w:hAnsi="Cambria Math"/>
                </w:rPr>
                <m:t>6</m:t>
              </m:r>
              <m:ctrlPr>
                <w:rPr>
                  <w:rFonts w:ascii="Cambria Math" w:hAnsi="Cambria Math"/>
                </w:rPr>
              </m:ctrlPr>
            </m:sub>
          </m:sSub>
          <m:r>
            <m:rPr>
              <m:sty m:val="p"/>
            </m:rP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r>
                      <m:rPr>
                        <m:sty m:val="p"/>
                      </m:rPr>
                      <w:rPr>
                        <w:rFonts w:ascii="Cambria Math" w:hAnsi="Cambria Math"/>
                      </w:rPr>
                      <m:t>0</m:t>
                    </m:r>
                    <m:ctrlPr>
                      <w:rPr>
                        <w:rFonts w:ascii="Cambria Math" w:hAnsi="Cambria Math"/>
                      </w:rPr>
                    </m:ctrlPr>
                  </m:e>
                </m:mr>
                <m:mr>
                  <m:e>
                    <m:r>
                      <m:rPr>
                        <m:sty m:val="p"/>
                      </m:rPr>
                      <w:rPr>
                        <w:rFonts w:ascii="Cambria Math" w:hAnsi="Cambria Math"/>
                      </w:rPr>
                      <m:t>0</m:t>
                    </m:r>
                    <m:ctrlPr>
                      <w:rPr>
                        <w:rFonts w:ascii="Cambria Math" w:hAnsi="Cambria Math"/>
                      </w:rPr>
                    </m:ctrlPr>
                  </m:e>
                </m:mr>
                <m:mr>
                  <m:e>
                    <m:r>
                      <m:rPr>
                        <m:sty m:val="p"/>
                      </m:rPr>
                      <w:rPr>
                        <w:rFonts w:ascii="Cambria Math" w:hAnsi="Cambria Math"/>
                      </w:rPr>
                      <m:t>1</m:t>
                    </m:r>
                    <m:ctrlPr>
                      <w:rPr>
                        <w:rFonts w:ascii="Cambria Math" w:hAnsi="Cambria Math"/>
                      </w:rPr>
                    </m:ctrlPr>
                  </m:e>
                </m:mr>
              </m:m>
              <m:ctrlPr>
                <w:rPr>
                  <w:rFonts w:ascii="Cambria Math" w:hAnsi="Cambria Math"/>
                </w:rPr>
              </m:ctrlPr>
            </m:e>
          </m:d>
        </m:oMath>
      </m:oMathPara>
    </w:p>
    <w:p w14:paraId="00F19E69">
      <w:pPr>
        <w:ind w:firstLine="420"/>
      </w:pPr>
      <w:r>
        <w:rPr>
          <w:rFonts w:hint="eastAsia"/>
        </w:rPr>
        <w:t>MIMO复用模式三端口映射：</w:t>
      </w:r>
    </w:p>
    <w:p w14:paraId="77A04B1D">
      <w:pPr>
        <w:pStyle w:val="502"/>
        <w:adjustRightInd w:val="0"/>
        <w:snapToGrid w:val="0"/>
        <w:ind w:firstLine="420"/>
      </w:pPr>
      <m:oMathPara>
        <m:oMath>
          <m:sSub>
            <m:sSubPr>
              <m:ctrlPr>
                <w:rPr>
                  <w:rFonts w:ascii="Cambria Math" w:hAnsi="Cambria Math"/>
                </w:rPr>
              </m:ctrlPr>
            </m:sSubPr>
            <m:e>
              <m:r>
                <m:rPr/>
                <w:rPr>
                  <w:rFonts w:ascii="Cambria Math" w:hAnsi="Cambria Math"/>
                </w:rPr>
                <m:t>SMM</m:t>
              </m:r>
              <m:ctrlPr>
                <w:rPr>
                  <w:rFonts w:ascii="Cambria Math" w:hAnsi="Cambria Math"/>
                </w:rPr>
              </m:ctrlPr>
            </m:e>
            <m:sub>
              <m:r>
                <m:rPr>
                  <m:sty m:val="p"/>
                </m:rPr>
                <w:rPr>
                  <w:rFonts w:ascii="Cambria Math" w:hAnsi="Cambria Math"/>
                </w:rPr>
                <m:t>7</m:t>
              </m:r>
              <m:ctrlPr>
                <w:rPr>
                  <w:rFonts w:ascii="Cambria Math" w:hAnsi="Cambria Math"/>
                </w:rPr>
              </m:ctrlPr>
            </m:sub>
          </m:sSub>
          <m:r>
            <m:rPr>
              <m:sty m:val="p"/>
            </m:rP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r>
                      <m:rPr>
                        <m:sty m:val="p"/>
                      </m:rPr>
                      <w:rPr>
                        <w:rFonts w:ascii="Cambria Math" w:hAnsi="Cambria Math"/>
                      </w:rPr>
                      <m:t>1</m:t>
                    </m:r>
                    <m:ctrlPr>
                      <w:rPr>
                        <w:rFonts w:ascii="Cambria Math" w:hAnsi="Cambria Math"/>
                      </w:rPr>
                    </m:ctrlPr>
                  </m:e>
                  <m:e>
                    <m:r>
                      <m:rPr>
                        <m:sty m:val="p"/>
                      </m:rPr>
                      <w:rPr>
                        <w:rFonts w:ascii="Cambria Math" w:hAnsi="Cambria Math"/>
                      </w:rPr>
                      <m:t>0</m:t>
                    </m:r>
                    <m:ctrlPr>
                      <w:rPr>
                        <w:rFonts w:ascii="Cambria Math" w:hAnsi="Cambria Math"/>
                      </w:rPr>
                    </m:ctrlPr>
                  </m:e>
                </m:mr>
                <m:mr>
                  <m:e>
                    <m:r>
                      <m:rPr>
                        <m:sty m:val="p"/>
                      </m:rPr>
                      <w:rPr>
                        <w:rFonts w:ascii="Cambria Math" w:hAnsi="Cambria Math"/>
                      </w:rPr>
                      <m:t>0</m:t>
                    </m:r>
                    <m:ctrlPr>
                      <w:rPr>
                        <w:rFonts w:ascii="Cambria Math" w:hAnsi="Cambria Math"/>
                      </w:rPr>
                    </m:ctrlPr>
                  </m:e>
                  <m:e>
                    <m:r>
                      <m:rPr>
                        <m:sty m:val="p"/>
                      </m:rPr>
                      <w:rPr>
                        <w:rFonts w:ascii="Cambria Math" w:hAnsi="Cambria Math"/>
                      </w:rPr>
                      <m:t>1</m:t>
                    </m:r>
                    <m:ctrlPr>
                      <w:rPr>
                        <w:rFonts w:ascii="Cambria Math" w:hAnsi="Cambria Math"/>
                      </w:rPr>
                    </m:ctrlPr>
                  </m:e>
                </m:mr>
                <m:mr>
                  <m:e>
                    <m:r>
                      <m:rPr>
                        <m:sty m:val="p"/>
                      </m:rPr>
                      <w:rPr>
                        <w:rFonts w:ascii="Cambria Math" w:hAnsi="Cambria Math"/>
                      </w:rPr>
                      <m:t>1</m:t>
                    </m:r>
                    <m:ctrlPr>
                      <w:rPr>
                        <w:rFonts w:ascii="Cambria Math" w:hAnsi="Cambria Math"/>
                      </w:rPr>
                    </m:ctrlPr>
                  </m:e>
                  <m:e>
                    <m:r>
                      <m:rPr>
                        <m:sty m:val="p"/>
                      </m:rPr>
                      <w:rPr>
                        <w:rFonts w:ascii="Cambria Math" w:hAnsi="Cambria Math"/>
                      </w:rPr>
                      <m:t>0</m:t>
                    </m:r>
                    <m:ctrlPr>
                      <w:rPr>
                        <w:rFonts w:ascii="Cambria Math" w:hAnsi="Cambria Math"/>
                      </w:rPr>
                    </m:ctrlPr>
                  </m:e>
                </m:mr>
              </m:m>
              <m:ctrlPr>
                <w:rPr>
                  <w:rFonts w:ascii="Cambria Math" w:hAnsi="Cambria Math"/>
                </w:rPr>
              </m:ctrlPr>
            </m:e>
          </m:d>
        </m:oMath>
      </m:oMathPara>
    </w:p>
    <w:p w14:paraId="13960EAE">
      <w:pPr>
        <w:pStyle w:val="502"/>
        <w:adjustRightInd w:val="0"/>
        <w:snapToGrid w:val="0"/>
        <w:ind w:firstLine="420"/>
      </w:pPr>
      <m:oMathPara>
        <m:oMath>
          <m:sSub>
            <m:sSubPr>
              <m:ctrlPr>
                <w:rPr>
                  <w:rFonts w:ascii="Cambria Math" w:hAnsi="Cambria Math"/>
                </w:rPr>
              </m:ctrlPr>
            </m:sSubPr>
            <m:e>
              <m:r>
                <m:rPr/>
                <w:rPr>
                  <w:rFonts w:ascii="Cambria Math" w:hAnsi="Cambria Math"/>
                </w:rPr>
                <m:t>SMM</m:t>
              </m:r>
              <m:ctrlPr>
                <w:rPr>
                  <w:rFonts w:ascii="Cambria Math" w:hAnsi="Cambria Math"/>
                </w:rPr>
              </m:ctrlPr>
            </m:e>
            <m:sub>
              <m:r>
                <m:rPr>
                  <m:sty m:val="p"/>
                </m:rPr>
                <w:rPr>
                  <w:rFonts w:ascii="Cambria Math" w:hAnsi="Cambria Math"/>
                </w:rPr>
                <m:t>8</m:t>
              </m:r>
              <m:ctrlPr>
                <w:rPr>
                  <w:rFonts w:ascii="Cambria Math" w:hAnsi="Cambria Math"/>
                </w:rPr>
              </m:ctrlPr>
            </m:sub>
          </m:sSub>
          <m:r>
            <m:rPr>
              <m:sty m:val="p"/>
            </m:rP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r>
                      <m:rPr>
                        <m:sty m:val="p"/>
                      </m:rPr>
                      <w:rPr>
                        <w:rFonts w:ascii="Cambria Math" w:hAnsi="Cambria Math"/>
                      </w:rPr>
                      <m:t>1</m:t>
                    </m:r>
                    <m:ctrlPr>
                      <w:rPr>
                        <w:rFonts w:ascii="Cambria Math" w:hAnsi="Cambria Math"/>
                      </w:rPr>
                    </m:ctrlPr>
                  </m:e>
                  <m:e>
                    <m:r>
                      <m:rPr>
                        <m:sty m:val="p"/>
                      </m:rPr>
                      <w:rPr>
                        <w:rFonts w:ascii="Cambria Math" w:hAnsi="Cambria Math"/>
                      </w:rPr>
                      <m:t>0</m:t>
                    </m:r>
                    <m:ctrlPr>
                      <w:rPr>
                        <w:rFonts w:ascii="Cambria Math" w:hAnsi="Cambria Math"/>
                      </w:rPr>
                    </m:ctrlPr>
                  </m:e>
                </m:mr>
                <m:mr>
                  <m:e>
                    <m:r>
                      <m:rPr>
                        <m:sty m:val="p"/>
                      </m:rPr>
                      <w:rPr>
                        <w:rFonts w:ascii="Cambria Math" w:hAnsi="Cambria Math"/>
                      </w:rPr>
                      <m:t>1</m:t>
                    </m:r>
                    <m:ctrlPr>
                      <w:rPr>
                        <w:rFonts w:ascii="Cambria Math" w:hAnsi="Cambria Math"/>
                      </w:rPr>
                    </m:ctrlPr>
                  </m:e>
                  <m:e>
                    <m:r>
                      <m:rPr>
                        <m:sty m:val="p"/>
                      </m:rPr>
                      <w:rPr>
                        <w:rFonts w:ascii="Cambria Math" w:hAnsi="Cambria Math"/>
                      </w:rPr>
                      <m:t>0</m:t>
                    </m:r>
                    <m:ctrlPr>
                      <w:rPr>
                        <w:rFonts w:ascii="Cambria Math" w:hAnsi="Cambria Math"/>
                      </w:rPr>
                    </m:ctrlPr>
                  </m:e>
                </m:mr>
                <m:mr>
                  <m:e>
                    <m:r>
                      <m:rPr>
                        <m:sty m:val="p"/>
                      </m:rPr>
                      <w:rPr>
                        <w:rFonts w:ascii="Cambria Math" w:hAnsi="Cambria Math"/>
                      </w:rPr>
                      <m:t>0</m:t>
                    </m:r>
                    <m:ctrlPr>
                      <w:rPr>
                        <w:rFonts w:ascii="Cambria Math" w:hAnsi="Cambria Math"/>
                      </w:rPr>
                    </m:ctrlPr>
                  </m:e>
                  <m:e>
                    <m:r>
                      <m:rPr>
                        <m:sty m:val="p"/>
                      </m:rPr>
                      <w:rPr>
                        <w:rFonts w:ascii="Cambria Math" w:hAnsi="Cambria Math"/>
                      </w:rPr>
                      <m:t>1</m:t>
                    </m:r>
                    <m:ctrlPr>
                      <w:rPr>
                        <w:rFonts w:ascii="Cambria Math" w:hAnsi="Cambria Math"/>
                      </w:rPr>
                    </m:ctrlPr>
                  </m:e>
                </m:mr>
              </m:m>
              <m:ctrlPr>
                <w:rPr>
                  <w:rFonts w:ascii="Cambria Math" w:hAnsi="Cambria Math"/>
                </w:rPr>
              </m:ctrlPr>
            </m:e>
          </m:d>
        </m:oMath>
      </m:oMathPara>
    </w:p>
    <w:p w14:paraId="6131CB85">
      <w:pPr>
        <w:pStyle w:val="502"/>
        <w:adjustRightInd w:val="0"/>
        <w:snapToGrid w:val="0"/>
        <w:ind w:firstLine="420"/>
      </w:pPr>
      <m:oMathPara>
        <m:oMath>
          <m:sSub>
            <m:sSubPr>
              <m:ctrlPr>
                <w:rPr>
                  <w:rFonts w:ascii="Cambria Math" w:hAnsi="Cambria Math"/>
                </w:rPr>
              </m:ctrlPr>
            </m:sSubPr>
            <m:e>
              <m:r>
                <m:rPr/>
                <w:rPr>
                  <w:rFonts w:ascii="Cambria Math" w:hAnsi="Cambria Math"/>
                </w:rPr>
                <m:t>SMM</m:t>
              </m:r>
              <m:ctrlPr>
                <w:rPr>
                  <w:rFonts w:ascii="Cambria Math" w:hAnsi="Cambria Math"/>
                </w:rPr>
              </m:ctrlPr>
            </m:e>
            <m:sub>
              <m:r>
                <m:rPr>
                  <m:sty m:val="p"/>
                </m:rPr>
                <w:rPr>
                  <w:rFonts w:ascii="Cambria Math" w:hAnsi="Cambria Math"/>
                </w:rPr>
                <m:t>9</m:t>
              </m:r>
              <m:ctrlPr>
                <w:rPr>
                  <w:rFonts w:ascii="Cambria Math" w:hAnsi="Cambria Math"/>
                </w:rPr>
              </m:ctrlPr>
            </m:sub>
          </m:sSub>
          <m:r>
            <m:rPr>
              <m:sty m:val="p"/>
            </m:rP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r>
                      <m:rPr>
                        <m:sty m:val="p"/>
                      </m:rPr>
                      <w:rPr>
                        <w:rFonts w:ascii="Cambria Math" w:hAnsi="Cambria Math"/>
                      </w:rPr>
                      <m:t>0</m:t>
                    </m:r>
                    <m:ctrlPr>
                      <w:rPr>
                        <w:rFonts w:ascii="Cambria Math" w:hAnsi="Cambria Math"/>
                      </w:rPr>
                    </m:ctrlPr>
                  </m:e>
                  <m:e>
                    <m:r>
                      <m:rPr>
                        <m:sty m:val="p"/>
                      </m:rPr>
                      <w:rPr>
                        <w:rFonts w:ascii="Cambria Math" w:hAnsi="Cambria Math"/>
                      </w:rPr>
                      <m:t>1</m:t>
                    </m:r>
                    <m:ctrlPr>
                      <w:rPr>
                        <w:rFonts w:ascii="Cambria Math" w:hAnsi="Cambria Math"/>
                      </w:rPr>
                    </m:ctrlPr>
                  </m:e>
                </m:mr>
                <m:mr>
                  <m:e>
                    <m:r>
                      <m:rPr>
                        <m:sty m:val="p"/>
                      </m:rPr>
                      <w:rPr>
                        <w:rFonts w:ascii="Cambria Math" w:hAnsi="Cambria Math"/>
                      </w:rPr>
                      <m:t>1</m:t>
                    </m:r>
                    <m:ctrlPr>
                      <w:rPr>
                        <w:rFonts w:ascii="Cambria Math" w:hAnsi="Cambria Math"/>
                      </w:rPr>
                    </m:ctrlPr>
                  </m:e>
                  <m:e>
                    <m:r>
                      <m:rPr>
                        <m:sty m:val="p"/>
                      </m:rPr>
                      <w:rPr>
                        <w:rFonts w:ascii="Cambria Math" w:hAnsi="Cambria Math"/>
                      </w:rPr>
                      <m:t>0</m:t>
                    </m:r>
                    <m:ctrlPr>
                      <w:rPr>
                        <w:rFonts w:ascii="Cambria Math" w:hAnsi="Cambria Math"/>
                      </w:rPr>
                    </m:ctrlPr>
                  </m:e>
                </m:mr>
                <m:mr>
                  <m:e>
                    <m:r>
                      <m:rPr>
                        <m:sty m:val="p"/>
                      </m:rPr>
                      <w:rPr>
                        <w:rFonts w:ascii="Cambria Math" w:hAnsi="Cambria Math"/>
                      </w:rPr>
                      <m:t>1</m:t>
                    </m:r>
                    <m:ctrlPr>
                      <w:rPr>
                        <w:rFonts w:ascii="Cambria Math" w:hAnsi="Cambria Math"/>
                      </w:rPr>
                    </m:ctrlPr>
                  </m:e>
                  <m:e>
                    <m:r>
                      <m:rPr>
                        <m:sty m:val="p"/>
                      </m:rPr>
                      <w:rPr>
                        <w:rFonts w:ascii="Cambria Math" w:hAnsi="Cambria Math"/>
                      </w:rPr>
                      <m:t>0</m:t>
                    </m:r>
                    <m:ctrlPr>
                      <w:rPr>
                        <w:rFonts w:ascii="Cambria Math" w:hAnsi="Cambria Math"/>
                      </w:rPr>
                    </m:ctrlPr>
                  </m:e>
                </m:mr>
              </m:m>
              <m:ctrlPr>
                <w:rPr>
                  <w:rFonts w:ascii="Cambria Math" w:hAnsi="Cambria Math"/>
                </w:rPr>
              </m:ctrlPr>
            </m:e>
          </m:d>
        </m:oMath>
      </m:oMathPara>
    </w:p>
    <w:p w14:paraId="3EEE2FC9">
      <w:pPr>
        <w:ind w:firstLine="420"/>
      </w:pPr>
      <w:r>
        <w:rPr>
          <w:rFonts w:hint="eastAsia"/>
        </w:rPr>
        <w:t>MIMO复用模式两端口映射：</w:t>
      </w:r>
    </w:p>
    <w:p w14:paraId="4F56ADB9">
      <w:pPr>
        <w:pStyle w:val="502"/>
        <w:adjustRightInd w:val="0"/>
        <w:snapToGrid w:val="0"/>
        <w:ind w:firstLine="420"/>
      </w:pPr>
      <m:oMathPara>
        <m:oMathParaPr>
          <m:jc m:val="center"/>
        </m:oMathParaPr>
        <m:oMath>
          <m:sSub>
            <m:sSubPr>
              <m:ctrlPr>
                <w:rPr>
                  <w:rFonts w:ascii="Cambria Math" w:hAnsi="Cambria Math"/>
                </w:rPr>
              </m:ctrlPr>
            </m:sSubPr>
            <m:e>
              <m:r>
                <m:rPr/>
                <w:rPr>
                  <w:rFonts w:ascii="Cambria Math" w:hAnsi="Cambria Math"/>
                </w:rPr>
                <m:t>SMM</m:t>
              </m:r>
              <m:ctrlPr>
                <w:rPr>
                  <w:rFonts w:ascii="Cambria Math" w:hAnsi="Cambria Math"/>
                </w:rPr>
              </m:ctrlPr>
            </m:e>
            <m:sub>
              <m:r>
                <m:rPr>
                  <m:sty m:val="p"/>
                </m:rPr>
                <w:rPr>
                  <w:rFonts w:ascii="Cambria Math" w:hAnsi="Cambria Math"/>
                </w:rPr>
                <m:t>10</m:t>
              </m:r>
              <m:ctrlPr>
                <w:rPr>
                  <w:rFonts w:ascii="Cambria Math" w:hAnsi="Cambria Math"/>
                </w:rPr>
              </m:ctrlPr>
            </m:sub>
          </m:sSub>
          <m:r>
            <m:rPr>
              <m:sty m:val="p"/>
            </m:rP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r>
                      <m:rPr>
                        <m:sty m:val="p"/>
                      </m:rPr>
                      <w:rPr>
                        <w:rFonts w:ascii="Cambria Math" w:hAnsi="Cambria Math"/>
                      </w:rPr>
                      <m:t>1</m:t>
                    </m:r>
                    <m:ctrlPr>
                      <w:rPr>
                        <w:rFonts w:ascii="Cambria Math" w:hAnsi="Cambria Math"/>
                      </w:rPr>
                    </m:ctrlPr>
                  </m:e>
                  <m:e>
                    <m:r>
                      <m:rPr>
                        <m:sty m:val="p"/>
                      </m:rPr>
                      <w:rPr>
                        <w:rFonts w:ascii="Cambria Math" w:hAnsi="Cambria Math"/>
                      </w:rPr>
                      <m:t>0</m:t>
                    </m:r>
                    <m:ctrlPr>
                      <w:rPr>
                        <w:rFonts w:ascii="Cambria Math" w:hAnsi="Cambria Math"/>
                      </w:rPr>
                    </m:ctrlPr>
                  </m:e>
                </m:mr>
                <m:mr>
                  <m:e>
                    <m:r>
                      <m:rPr>
                        <m:sty m:val="p"/>
                      </m:rPr>
                      <w:rPr>
                        <w:rFonts w:ascii="Cambria Math" w:hAnsi="Cambria Math"/>
                      </w:rPr>
                      <m:t>0</m:t>
                    </m:r>
                    <m:ctrlPr>
                      <w:rPr>
                        <w:rFonts w:ascii="Cambria Math" w:hAnsi="Cambria Math"/>
                      </w:rPr>
                    </m:ctrlPr>
                  </m:e>
                  <m:e>
                    <m:r>
                      <m:rPr>
                        <m:sty m:val="p"/>
                      </m:rPr>
                      <w:rPr>
                        <w:rFonts w:ascii="Cambria Math" w:hAnsi="Cambria Math"/>
                      </w:rPr>
                      <m:t>0</m:t>
                    </m:r>
                    <m:ctrlPr>
                      <w:rPr>
                        <w:rFonts w:ascii="Cambria Math" w:hAnsi="Cambria Math"/>
                      </w:rPr>
                    </m:ctrlPr>
                  </m:e>
                </m:mr>
                <m:mr>
                  <m:e>
                    <m:r>
                      <m:rPr>
                        <m:sty m:val="p"/>
                      </m:rPr>
                      <w:rPr>
                        <w:rFonts w:ascii="Cambria Math" w:hAnsi="Cambria Math"/>
                      </w:rPr>
                      <m:t>0</m:t>
                    </m:r>
                    <m:ctrlPr>
                      <w:rPr>
                        <w:rFonts w:ascii="Cambria Math" w:hAnsi="Cambria Math"/>
                      </w:rPr>
                    </m:ctrlPr>
                  </m:e>
                  <m:e>
                    <m:r>
                      <m:rPr>
                        <m:sty m:val="p"/>
                      </m:rPr>
                      <w:rPr>
                        <w:rFonts w:ascii="Cambria Math" w:hAnsi="Cambria Math"/>
                      </w:rPr>
                      <m:t>1</m:t>
                    </m:r>
                    <m:ctrlPr>
                      <w:rPr>
                        <w:rFonts w:ascii="Cambria Math" w:hAnsi="Cambria Math"/>
                      </w:rPr>
                    </m:ctrlPr>
                  </m:e>
                </m:mr>
              </m:m>
              <m:ctrlPr>
                <w:rPr>
                  <w:rFonts w:ascii="Cambria Math" w:hAnsi="Cambria Math"/>
                </w:rPr>
              </m:ctrlPr>
            </m:e>
          </m:d>
        </m:oMath>
      </m:oMathPara>
    </w:p>
    <w:p w14:paraId="1851BED5">
      <w:pPr>
        <w:pStyle w:val="502"/>
        <w:adjustRightInd w:val="0"/>
        <w:snapToGrid w:val="0"/>
        <w:ind w:firstLine="420"/>
      </w:pPr>
      <m:oMathPara>
        <m:oMathParaPr>
          <m:jc m:val="center"/>
        </m:oMathParaPr>
        <m:oMath>
          <m:sSub>
            <m:sSubPr>
              <m:ctrlPr>
                <w:rPr>
                  <w:rFonts w:ascii="Cambria Math" w:hAnsi="Cambria Math"/>
                </w:rPr>
              </m:ctrlPr>
            </m:sSubPr>
            <m:e>
              <m:r>
                <m:rPr/>
                <w:rPr>
                  <w:rFonts w:ascii="Cambria Math" w:hAnsi="Cambria Math"/>
                </w:rPr>
                <m:t>SMM</m:t>
              </m:r>
              <m:ctrlPr>
                <w:rPr>
                  <w:rFonts w:ascii="Cambria Math" w:hAnsi="Cambria Math"/>
                </w:rPr>
              </m:ctrlPr>
            </m:e>
            <m:sub>
              <m:r>
                <m:rPr>
                  <m:sty m:val="p"/>
                </m:rPr>
                <w:rPr>
                  <w:rFonts w:ascii="Cambria Math" w:hAnsi="Cambria Math"/>
                </w:rPr>
                <m:t>11</m:t>
              </m:r>
              <m:ctrlPr>
                <w:rPr>
                  <w:rFonts w:ascii="Cambria Math" w:hAnsi="Cambria Math"/>
                </w:rPr>
              </m:ctrlPr>
            </m:sub>
          </m:sSub>
          <m:r>
            <m:rPr>
              <m:sty m:val="p"/>
            </m:rP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r>
                      <m:rPr>
                        <m:sty m:val="p"/>
                      </m:rPr>
                      <w:rPr>
                        <w:rFonts w:ascii="Cambria Math" w:hAnsi="Cambria Math"/>
                      </w:rPr>
                      <m:t>1</m:t>
                    </m:r>
                    <m:ctrlPr>
                      <w:rPr>
                        <w:rFonts w:ascii="Cambria Math" w:hAnsi="Cambria Math"/>
                      </w:rPr>
                    </m:ctrlPr>
                  </m:e>
                  <m:e>
                    <m:r>
                      <m:rPr>
                        <m:sty m:val="p"/>
                      </m:rPr>
                      <w:rPr>
                        <w:rFonts w:ascii="Cambria Math" w:hAnsi="Cambria Math"/>
                      </w:rPr>
                      <m:t>0</m:t>
                    </m:r>
                    <m:ctrlPr>
                      <w:rPr>
                        <w:rFonts w:ascii="Cambria Math" w:hAnsi="Cambria Math"/>
                      </w:rPr>
                    </m:ctrlPr>
                  </m:e>
                </m:mr>
                <m:mr>
                  <m:e>
                    <m:r>
                      <m:rPr>
                        <m:sty m:val="p"/>
                      </m:rPr>
                      <w:rPr>
                        <w:rFonts w:ascii="Cambria Math" w:hAnsi="Cambria Math"/>
                      </w:rPr>
                      <m:t>0</m:t>
                    </m:r>
                    <m:ctrlPr>
                      <w:rPr>
                        <w:rFonts w:ascii="Cambria Math" w:hAnsi="Cambria Math"/>
                      </w:rPr>
                    </m:ctrlPr>
                  </m:e>
                  <m:e>
                    <m:r>
                      <m:rPr>
                        <m:sty m:val="p"/>
                      </m:rPr>
                      <w:rPr>
                        <w:rFonts w:ascii="Cambria Math" w:hAnsi="Cambria Math"/>
                      </w:rPr>
                      <m:t>1</m:t>
                    </m:r>
                    <m:ctrlPr>
                      <w:rPr>
                        <w:rFonts w:ascii="Cambria Math" w:hAnsi="Cambria Math"/>
                      </w:rPr>
                    </m:ctrlPr>
                  </m:e>
                </m:mr>
                <m:mr>
                  <m:e>
                    <m:r>
                      <m:rPr>
                        <m:sty m:val="p"/>
                      </m:rPr>
                      <w:rPr>
                        <w:rFonts w:ascii="Cambria Math" w:hAnsi="Cambria Math"/>
                      </w:rPr>
                      <m:t>0</m:t>
                    </m:r>
                    <m:ctrlPr>
                      <w:rPr>
                        <w:rFonts w:ascii="Cambria Math" w:hAnsi="Cambria Math"/>
                      </w:rPr>
                    </m:ctrlPr>
                  </m:e>
                  <m:e>
                    <m:r>
                      <m:rPr>
                        <m:sty m:val="p"/>
                      </m:rPr>
                      <w:rPr>
                        <w:rFonts w:ascii="Cambria Math" w:hAnsi="Cambria Math"/>
                      </w:rPr>
                      <m:t>0</m:t>
                    </m:r>
                    <m:ctrlPr>
                      <w:rPr>
                        <w:rFonts w:ascii="Cambria Math" w:hAnsi="Cambria Math"/>
                      </w:rPr>
                    </m:ctrlPr>
                  </m:e>
                </m:mr>
              </m:m>
              <m:ctrlPr>
                <w:rPr>
                  <w:rFonts w:ascii="Cambria Math" w:hAnsi="Cambria Math"/>
                </w:rPr>
              </m:ctrlPr>
            </m:e>
          </m:d>
        </m:oMath>
      </m:oMathPara>
    </w:p>
    <w:p w14:paraId="557A3365">
      <w:pPr>
        <w:pStyle w:val="502"/>
        <w:adjustRightInd w:val="0"/>
        <w:snapToGrid w:val="0"/>
        <w:ind w:firstLine="420"/>
      </w:pPr>
      <m:oMathPara>
        <m:oMathParaPr>
          <m:jc m:val="center"/>
        </m:oMathParaPr>
        <m:oMath>
          <m:sSub>
            <m:sSubPr>
              <m:ctrlPr>
                <w:rPr>
                  <w:rFonts w:ascii="Cambria Math" w:hAnsi="Cambria Math"/>
                </w:rPr>
              </m:ctrlPr>
            </m:sSubPr>
            <m:e>
              <m:r>
                <m:rPr/>
                <w:rPr>
                  <w:rFonts w:ascii="Cambria Math" w:hAnsi="Cambria Math"/>
                </w:rPr>
                <m:t>SMM</m:t>
              </m:r>
              <m:ctrlPr>
                <w:rPr>
                  <w:rFonts w:ascii="Cambria Math" w:hAnsi="Cambria Math"/>
                </w:rPr>
              </m:ctrlPr>
            </m:e>
            <m:sub>
              <m:r>
                <m:rPr>
                  <m:sty m:val="p"/>
                </m:rPr>
                <w:rPr>
                  <w:rFonts w:ascii="Cambria Math" w:hAnsi="Cambria Math"/>
                </w:rPr>
                <m:t>12</m:t>
              </m:r>
              <m:ctrlPr>
                <w:rPr>
                  <w:rFonts w:ascii="Cambria Math" w:hAnsi="Cambria Math"/>
                </w:rPr>
              </m:ctrlPr>
            </m:sub>
          </m:sSub>
          <m:r>
            <m:rPr>
              <m:sty m:val="p"/>
            </m:rP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r>
                      <m:rPr>
                        <m:sty m:val="p"/>
                      </m:rPr>
                      <w:rPr>
                        <w:rFonts w:ascii="Cambria Math" w:hAnsi="Cambria Math"/>
                      </w:rPr>
                      <m:t>0</m:t>
                    </m:r>
                    <m:ctrlPr>
                      <w:rPr>
                        <w:rFonts w:ascii="Cambria Math" w:hAnsi="Cambria Math"/>
                      </w:rPr>
                    </m:ctrlPr>
                  </m:e>
                  <m:e>
                    <m:r>
                      <m:rPr>
                        <m:sty m:val="p"/>
                      </m:rPr>
                      <w:rPr>
                        <w:rFonts w:ascii="Cambria Math" w:hAnsi="Cambria Math"/>
                      </w:rPr>
                      <m:t>0</m:t>
                    </m:r>
                    <m:ctrlPr>
                      <w:rPr>
                        <w:rFonts w:ascii="Cambria Math" w:hAnsi="Cambria Math"/>
                      </w:rPr>
                    </m:ctrlPr>
                  </m:e>
                </m:mr>
                <m:mr>
                  <m:e>
                    <m:r>
                      <m:rPr>
                        <m:sty m:val="p"/>
                      </m:rPr>
                      <w:rPr>
                        <w:rFonts w:ascii="Cambria Math" w:hAnsi="Cambria Math"/>
                      </w:rPr>
                      <m:t>1</m:t>
                    </m:r>
                    <m:ctrlPr>
                      <w:rPr>
                        <w:rFonts w:ascii="Cambria Math" w:hAnsi="Cambria Math"/>
                      </w:rPr>
                    </m:ctrlPr>
                  </m:e>
                  <m:e>
                    <m:r>
                      <m:rPr>
                        <m:sty m:val="p"/>
                      </m:rPr>
                      <w:rPr>
                        <w:rFonts w:ascii="Cambria Math" w:hAnsi="Cambria Math"/>
                      </w:rPr>
                      <m:t>0</m:t>
                    </m:r>
                    <m:ctrlPr>
                      <w:rPr>
                        <w:rFonts w:ascii="Cambria Math" w:hAnsi="Cambria Math"/>
                      </w:rPr>
                    </m:ctrlPr>
                  </m:e>
                </m:mr>
                <m:mr>
                  <m:e>
                    <m:r>
                      <m:rPr>
                        <m:sty m:val="p"/>
                      </m:rPr>
                      <w:rPr>
                        <w:rFonts w:ascii="Cambria Math" w:hAnsi="Cambria Math"/>
                      </w:rPr>
                      <m:t>0</m:t>
                    </m:r>
                    <m:ctrlPr>
                      <w:rPr>
                        <w:rFonts w:ascii="Cambria Math" w:hAnsi="Cambria Math"/>
                      </w:rPr>
                    </m:ctrlPr>
                  </m:e>
                  <m:e>
                    <m:r>
                      <m:rPr>
                        <m:sty m:val="p"/>
                      </m:rPr>
                      <w:rPr>
                        <w:rFonts w:ascii="Cambria Math" w:hAnsi="Cambria Math"/>
                      </w:rPr>
                      <m:t>1</m:t>
                    </m:r>
                    <m:ctrlPr>
                      <w:rPr>
                        <w:rFonts w:ascii="Cambria Math" w:hAnsi="Cambria Math"/>
                      </w:rPr>
                    </m:ctrlPr>
                  </m:e>
                </m:mr>
              </m:m>
              <m:ctrlPr>
                <w:rPr>
                  <w:rFonts w:ascii="Cambria Math" w:hAnsi="Cambria Math"/>
                </w:rPr>
              </m:ctrlPr>
            </m:e>
          </m:d>
        </m:oMath>
      </m:oMathPara>
    </w:p>
    <w:p w14:paraId="35425E80">
      <w:pPr>
        <w:ind w:firstLine="420"/>
      </w:pPr>
      <w:r>
        <w:rPr>
          <w:rFonts w:hint="eastAsia"/>
        </w:rPr>
        <w:t>帧控制与载荷数据同时根据所配置的index选择映射矩阵进行端口映射，端口映射表如</w:t>
      </w:r>
      <w:r>
        <w:fldChar w:fldCharType="begin"/>
      </w:r>
      <w:r>
        <w:instrText xml:space="preserve"> </w:instrText>
      </w:r>
      <w:r>
        <w:rPr>
          <w:rFonts w:hint="eastAsia"/>
        </w:rPr>
        <w:instrText xml:space="preserve">REF _Ref198312980 \h</w:instrText>
      </w:r>
      <w:r>
        <w:instrText xml:space="preserve">  \* MERGEFORMAT </w:instrText>
      </w:r>
      <w:r>
        <w:fldChar w:fldCharType="separate"/>
      </w:r>
      <w:r>
        <w:rPr>
          <w:rFonts w:hint="eastAsia"/>
        </w:rPr>
        <w:t>表 21</w:t>
      </w:r>
      <w:r>
        <w:fldChar w:fldCharType="end"/>
      </w:r>
      <w:r>
        <w:rPr>
          <w:rFonts w:hint="eastAsia"/>
        </w:rPr>
        <w:t>所示。</w:t>
      </w:r>
    </w:p>
    <w:p w14:paraId="4EFBC9C0">
      <w:pPr>
        <w:ind w:firstLine="0" w:firstLineChars="0"/>
        <w:jc w:val="center"/>
        <w:rPr>
          <w:rFonts w:ascii="黑体" w:hAnsi="黑体" w:eastAsia="黑体" w:cs="Arial"/>
          <w:szCs w:val="20"/>
        </w:rPr>
      </w:pPr>
      <w:bookmarkStart w:id="304" w:name="_Ref198312980"/>
      <w:r>
        <w:rPr>
          <w:rFonts w:hint="eastAsia" w:ascii="黑体" w:hAnsi="黑体" w:eastAsia="黑体" w:cs="Arial"/>
          <w:szCs w:val="20"/>
        </w:rPr>
        <w:t xml:space="preserve">表 </w:t>
      </w:r>
      <w:r>
        <w:rPr>
          <w:rFonts w:ascii="黑体" w:hAnsi="黑体" w:eastAsia="黑体" w:cs="Arial"/>
          <w:szCs w:val="20"/>
        </w:rPr>
        <w:fldChar w:fldCharType="begin"/>
      </w:r>
      <w:r>
        <w:rPr>
          <w:rFonts w:ascii="黑体" w:hAnsi="黑体" w:eastAsia="黑体" w:cs="Arial"/>
          <w:szCs w:val="20"/>
        </w:rPr>
        <w:instrText xml:space="preserve"> </w:instrText>
      </w:r>
      <w:r>
        <w:rPr>
          <w:rFonts w:hint="eastAsia" w:ascii="黑体" w:hAnsi="黑体" w:eastAsia="黑体" w:cs="Arial"/>
          <w:szCs w:val="20"/>
        </w:rPr>
        <w:instrText xml:space="preserve">SEQ 表 \* ARABIC</w:instrText>
      </w:r>
      <w:r>
        <w:rPr>
          <w:rFonts w:ascii="黑体" w:hAnsi="黑体" w:eastAsia="黑体" w:cs="Arial"/>
          <w:szCs w:val="20"/>
        </w:rPr>
        <w:instrText xml:space="preserve"> </w:instrText>
      </w:r>
      <w:r>
        <w:rPr>
          <w:rFonts w:ascii="黑体" w:hAnsi="黑体" w:eastAsia="黑体" w:cs="Arial"/>
          <w:szCs w:val="20"/>
        </w:rPr>
        <w:fldChar w:fldCharType="separate"/>
      </w:r>
      <w:r>
        <w:rPr>
          <w:rFonts w:hint="eastAsia" w:ascii="黑体" w:hAnsi="黑体" w:eastAsia="黑体" w:cs="Arial"/>
          <w:szCs w:val="20"/>
        </w:rPr>
        <w:t>21</w:t>
      </w:r>
      <w:r>
        <w:rPr>
          <w:rFonts w:ascii="黑体" w:hAnsi="黑体" w:eastAsia="黑体" w:cs="Arial"/>
          <w:szCs w:val="20"/>
        </w:rPr>
        <w:fldChar w:fldCharType="end"/>
      </w:r>
      <w:bookmarkEnd w:id="304"/>
      <w:r>
        <w:rPr>
          <w:rFonts w:hint="eastAsia" w:ascii="黑体" w:hAnsi="黑体" w:eastAsia="黑体" w:cs="Arial"/>
          <w:szCs w:val="20"/>
        </w:rPr>
        <w:t xml:space="preserve"> 端口映射表</w:t>
      </w:r>
    </w:p>
    <w:tbl>
      <w:tblPr>
        <w:tblStyle w:val="511"/>
        <w:tblW w:w="0" w:type="auto"/>
        <w:tblInd w:w="42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3"/>
        <w:gridCol w:w="956"/>
        <w:gridCol w:w="978"/>
        <w:gridCol w:w="1082"/>
        <w:gridCol w:w="882"/>
        <w:gridCol w:w="981"/>
        <w:gridCol w:w="980"/>
        <w:gridCol w:w="981"/>
        <w:gridCol w:w="950"/>
      </w:tblGrid>
      <w:tr w14:paraId="55776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3" w:type="dxa"/>
            <w:vAlign w:val="center"/>
          </w:tcPr>
          <w:p w14:paraId="4371E06A">
            <w:pPr>
              <w:widowControl/>
              <w:ind w:firstLine="0" w:firstLineChars="0"/>
              <w:jc w:val="center"/>
              <w:rPr>
                <w:rFonts w:ascii="宋体"/>
                <w:kern w:val="0"/>
                <w:sz w:val="18"/>
                <w:szCs w:val="18"/>
                <w:lang w:bidi="ar"/>
              </w:rPr>
            </w:pPr>
            <w:r>
              <w:rPr>
                <w:rFonts w:ascii="宋体"/>
                <w:kern w:val="0"/>
                <w:sz w:val="18"/>
                <w:szCs w:val="18"/>
                <w:lang w:bidi="ar"/>
              </w:rPr>
              <w:t>模式</w:t>
            </w:r>
          </w:p>
        </w:tc>
        <w:tc>
          <w:tcPr>
            <w:tcW w:w="956" w:type="dxa"/>
            <w:vAlign w:val="center"/>
          </w:tcPr>
          <w:p w14:paraId="02C1DA8D">
            <w:pPr>
              <w:widowControl/>
              <w:ind w:firstLine="0" w:firstLineChars="0"/>
              <w:jc w:val="center"/>
              <w:rPr>
                <w:rFonts w:ascii="宋体"/>
                <w:kern w:val="0"/>
                <w:sz w:val="18"/>
                <w:szCs w:val="18"/>
                <w:lang w:bidi="ar"/>
              </w:rPr>
            </w:pPr>
            <w:r>
              <w:rPr>
                <w:rFonts w:ascii="宋体"/>
                <w:kern w:val="0"/>
                <w:sz w:val="18"/>
                <w:szCs w:val="18"/>
                <w:lang w:bidi="ar"/>
              </w:rPr>
              <w:t>端口数</w:t>
            </w:r>
          </w:p>
        </w:tc>
        <w:tc>
          <w:tcPr>
            <w:tcW w:w="978" w:type="dxa"/>
            <w:vAlign w:val="center"/>
          </w:tcPr>
          <w:p w14:paraId="4B39EB67">
            <w:pPr>
              <w:widowControl/>
              <w:ind w:firstLine="0" w:firstLineChars="0"/>
              <w:jc w:val="center"/>
              <w:rPr>
                <w:kern w:val="0"/>
                <w:sz w:val="18"/>
                <w:szCs w:val="18"/>
                <w:lang w:bidi="ar"/>
              </w:rPr>
            </w:pPr>
            <w:r>
              <w:rPr>
                <w:kern w:val="0"/>
                <w:sz w:val="18"/>
                <w:szCs w:val="18"/>
                <w:lang w:bidi="ar"/>
              </w:rPr>
              <w:t>index</w:t>
            </w:r>
          </w:p>
        </w:tc>
        <w:tc>
          <w:tcPr>
            <w:tcW w:w="1082" w:type="dxa"/>
            <w:vAlign w:val="center"/>
          </w:tcPr>
          <w:p w14:paraId="0A9EB2A5">
            <w:pPr>
              <w:widowControl/>
              <w:ind w:firstLine="0" w:firstLineChars="0"/>
              <w:jc w:val="center"/>
              <w:rPr>
                <w:kern w:val="0"/>
                <w:sz w:val="18"/>
                <w:szCs w:val="18"/>
                <w:lang w:bidi="ar"/>
              </w:rPr>
            </w:pPr>
            <m:oMathPara>
              <m:oMath>
                <m:r>
                  <m:rPr>
                    <m:sty m:val="p"/>
                  </m:rPr>
                  <w:rPr>
                    <w:rFonts w:ascii="Cambria Math" w:hAnsi="Cambria Math"/>
                    <w:kern w:val="0"/>
                    <w:sz w:val="18"/>
                    <w:szCs w:val="18"/>
                    <w:lang w:bidi="ar"/>
                  </w:rPr>
                  <m:t>S</m:t>
                </m:r>
                <m:sSub>
                  <m:sSubPr>
                    <m:ctrlPr>
                      <w:rPr>
                        <w:rFonts w:ascii="Cambria Math" w:hAnsi="Cambria Math"/>
                        <w:kern w:val="0"/>
                        <w:sz w:val="18"/>
                        <w:szCs w:val="18"/>
                        <w:lang w:bidi="ar"/>
                      </w:rPr>
                    </m:ctrlPr>
                  </m:sSubPr>
                  <m:e>
                    <m:r>
                      <m:rPr>
                        <m:sty m:val="p"/>
                      </m:rPr>
                      <w:rPr>
                        <w:rFonts w:ascii="Cambria Math" w:hAnsi="Cambria Math"/>
                        <w:kern w:val="0"/>
                        <w:sz w:val="18"/>
                        <w:szCs w:val="18"/>
                        <w:lang w:bidi="ar"/>
                      </w:rPr>
                      <m:t>MM</m:t>
                    </m:r>
                    <m:ctrlPr>
                      <w:rPr>
                        <w:rFonts w:ascii="Cambria Math" w:hAnsi="Cambria Math"/>
                        <w:kern w:val="0"/>
                        <w:sz w:val="18"/>
                        <w:szCs w:val="18"/>
                        <w:lang w:bidi="ar"/>
                      </w:rPr>
                    </m:ctrlPr>
                  </m:e>
                  <m:sub>
                    <m:r>
                      <m:rPr>
                        <m:sty m:val="p"/>
                      </m:rPr>
                      <w:rPr>
                        <w:rFonts w:ascii="Cambria Math" w:hAnsi="Cambria Math"/>
                        <w:kern w:val="0"/>
                        <w:sz w:val="18"/>
                        <w:szCs w:val="18"/>
                        <w:lang w:bidi="ar"/>
                      </w:rPr>
                      <m:t>0A</m:t>
                    </m:r>
                    <m:ctrlPr>
                      <w:rPr>
                        <w:rFonts w:ascii="Cambria Math" w:hAnsi="Cambria Math"/>
                        <w:kern w:val="0"/>
                        <w:sz w:val="18"/>
                        <w:szCs w:val="18"/>
                        <w:lang w:bidi="ar"/>
                      </w:rPr>
                    </m:ctrlPr>
                  </m:sub>
                </m:sSub>
              </m:oMath>
            </m:oMathPara>
          </w:p>
        </w:tc>
        <w:tc>
          <w:tcPr>
            <w:tcW w:w="882" w:type="dxa"/>
            <w:vAlign w:val="center"/>
          </w:tcPr>
          <w:p w14:paraId="3F4F5497">
            <w:pPr>
              <w:widowControl/>
              <w:ind w:firstLine="0" w:firstLineChars="0"/>
              <w:jc w:val="center"/>
              <w:rPr>
                <w:kern w:val="0"/>
                <w:sz w:val="18"/>
                <w:szCs w:val="18"/>
                <w:lang w:bidi="ar"/>
              </w:rPr>
            </w:pPr>
            <m:oMathPara>
              <m:oMath>
                <m:r>
                  <m:rPr>
                    <m:sty m:val="p"/>
                  </m:rPr>
                  <w:rPr>
                    <w:rFonts w:ascii="Cambria Math" w:hAnsi="Cambria Math"/>
                    <w:kern w:val="0"/>
                    <w:sz w:val="18"/>
                    <w:szCs w:val="18"/>
                    <w:lang w:bidi="ar"/>
                  </w:rPr>
                  <m:t>S</m:t>
                </m:r>
                <m:sSub>
                  <m:sSubPr>
                    <m:ctrlPr>
                      <w:rPr>
                        <w:rFonts w:ascii="Cambria Math" w:hAnsi="Cambria Math"/>
                        <w:kern w:val="0"/>
                        <w:sz w:val="18"/>
                        <w:szCs w:val="18"/>
                        <w:lang w:bidi="ar"/>
                      </w:rPr>
                    </m:ctrlPr>
                  </m:sSubPr>
                  <m:e>
                    <m:r>
                      <m:rPr>
                        <m:sty m:val="p"/>
                      </m:rPr>
                      <w:rPr>
                        <w:rFonts w:ascii="Cambria Math" w:hAnsi="Cambria Math"/>
                        <w:kern w:val="0"/>
                        <w:sz w:val="18"/>
                        <w:szCs w:val="18"/>
                        <w:lang w:bidi="ar"/>
                      </w:rPr>
                      <m:t>MM</m:t>
                    </m:r>
                    <m:ctrlPr>
                      <w:rPr>
                        <w:rFonts w:ascii="Cambria Math" w:hAnsi="Cambria Math"/>
                        <w:kern w:val="0"/>
                        <w:sz w:val="18"/>
                        <w:szCs w:val="18"/>
                        <w:lang w:bidi="ar"/>
                      </w:rPr>
                    </m:ctrlPr>
                  </m:e>
                  <m:sub>
                    <m:r>
                      <m:rPr>
                        <m:sty m:val="p"/>
                      </m:rPr>
                      <w:rPr>
                        <w:rFonts w:ascii="Cambria Math" w:hAnsi="Cambria Math"/>
                        <w:kern w:val="0"/>
                        <w:sz w:val="18"/>
                        <w:szCs w:val="18"/>
                        <w:lang w:bidi="ar"/>
                      </w:rPr>
                      <m:t>0B</m:t>
                    </m:r>
                    <m:ctrlPr>
                      <w:rPr>
                        <w:rFonts w:ascii="Cambria Math" w:hAnsi="Cambria Math"/>
                        <w:kern w:val="0"/>
                        <w:sz w:val="18"/>
                        <w:szCs w:val="18"/>
                        <w:lang w:bidi="ar"/>
                      </w:rPr>
                    </m:ctrlPr>
                  </m:sub>
                </m:sSub>
              </m:oMath>
            </m:oMathPara>
          </w:p>
        </w:tc>
        <w:tc>
          <w:tcPr>
            <w:tcW w:w="981" w:type="dxa"/>
            <w:vAlign w:val="center"/>
          </w:tcPr>
          <w:p w14:paraId="2081C509">
            <w:pPr>
              <w:widowControl/>
              <w:ind w:firstLine="0" w:firstLineChars="0"/>
              <w:jc w:val="center"/>
              <w:rPr>
                <w:kern w:val="0"/>
                <w:sz w:val="18"/>
                <w:szCs w:val="18"/>
                <w:lang w:bidi="ar"/>
              </w:rPr>
            </w:pPr>
            <m:oMathPara>
              <m:oMath>
                <m:r>
                  <m:rPr>
                    <m:sty m:val="p"/>
                  </m:rPr>
                  <w:rPr>
                    <w:rFonts w:ascii="Cambria Math" w:hAnsi="Cambria Math"/>
                    <w:kern w:val="0"/>
                    <w:sz w:val="18"/>
                    <w:szCs w:val="18"/>
                    <w:lang w:bidi="ar"/>
                  </w:rPr>
                  <m:t>S</m:t>
                </m:r>
                <m:sSub>
                  <m:sSubPr>
                    <m:ctrlPr>
                      <w:rPr>
                        <w:rFonts w:ascii="Cambria Math" w:hAnsi="Cambria Math"/>
                        <w:kern w:val="0"/>
                        <w:sz w:val="18"/>
                        <w:szCs w:val="18"/>
                        <w:lang w:bidi="ar"/>
                      </w:rPr>
                    </m:ctrlPr>
                  </m:sSubPr>
                  <m:e>
                    <m:r>
                      <m:rPr>
                        <m:sty m:val="p"/>
                      </m:rPr>
                      <w:rPr>
                        <w:rFonts w:ascii="Cambria Math" w:hAnsi="Cambria Math"/>
                        <w:kern w:val="0"/>
                        <w:sz w:val="18"/>
                        <w:szCs w:val="18"/>
                        <w:lang w:bidi="ar"/>
                      </w:rPr>
                      <m:t>MM</m:t>
                    </m:r>
                    <m:ctrlPr>
                      <w:rPr>
                        <w:rFonts w:ascii="Cambria Math" w:hAnsi="Cambria Math"/>
                        <w:kern w:val="0"/>
                        <w:sz w:val="18"/>
                        <w:szCs w:val="18"/>
                        <w:lang w:bidi="ar"/>
                      </w:rPr>
                    </m:ctrlPr>
                  </m:e>
                  <m:sub>
                    <m:r>
                      <m:rPr>
                        <m:sty m:val="p"/>
                      </m:rPr>
                      <w:rPr>
                        <w:rFonts w:ascii="Cambria Math" w:hAnsi="Cambria Math"/>
                        <w:kern w:val="0"/>
                        <w:sz w:val="18"/>
                        <w:szCs w:val="18"/>
                        <w:lang w:bidi="ar"/>
                      </w:rPr>
                      <m:t>0C</m:t>
                    </m:r>
                    <m:ctrlPr>
                      <w:rPr>
                        <w:rFonts w:ascii="Cambria Math" w:hAnsi="Cambria Math"/>
                        <w:kern w:val="0"/>
                        <w:sz w:val="18"/>
                        <w:szCs w:val="18"/>
                        <w:lang w:bidi="ar"/>
                      </w:rPr>
                    </m:ctrlPr>
                  </m:sub>
                </m:sSub>
              </m:oMath>
            </m:oMathPara>
          </w:p>
        </w:tc>
        <w:tc>
          <w:tcPr>
            <w:tcW w:w="980" w:type="dxa"/>
            <w:vAlign w:val="center"/>
          </w:tcPr>
          <w:p w14:paraId="062F6476">
            <w:pPr>
              <w:widowControl/>
              <w:ind w:firstLine="0" w:firstLineChars="0"/>
              <w:jc w:val="center"/>
              <w:rPr>
                <w:kern w:val="0"/>
                <w:sz w:val="18"/>
                <w:szCs w:val="18"/>
                <w:lang w:bidi="ar"/>
              </w:rPr>
            </w:pPr>
            <m:oMathPara>
              <m:oMath>
                <m:r>
                  <m:rPr>
                    <m:sty m:val="p"/>
                  </m:rPr>
                  <w:rPr>
                    <w:rFonts w:ascii="Cambria Math" w:hAnsi="Cambria Math"/>
                    <w:kern w:val="0"/>
                    <w:sz w:val="18"/>
                    <w:szCs w:val="18"/>
                    <w:lang w:bidi="ar"/>
                  </w:rPr>
                  <m:t>S</m:t>
                </m:r>
                <m:sSub>
                  <m:sSubPr>
                    <m:ctrlPr>
                      <w:rPr>
                        <w:rFonts w:ascii="Cambria Math" w:hAnsi="Cambria Math"/>
                        <w:kern w:val="0"/>
                        <w:sz w:val="18"/>
                        <w:szCs w:val="18"/>
                        <w:lang w:bidi="ar"/>
                      </w:rPr>
                    </m:ctrlPr>
                  </m:sSubPr>
                  <m:e>
                    <m:r>
                      <m:rPr>
                        <m:sty m:val="p"/>
                      </m:rPr>
                      <w:rPr>
                        <w:rFonts w:ascii="Cambria Math" w:hAnsi="Cambria Math"/>
                        <w:kern w:val="0"/>
                        <w:sz w:val="18"/>
                        <w:szCs w:val="18"/>
                        <w:lang w:bidi="ar"/>
                      </w:rPr>
                      <m:t>MM</m:t>
                    </m:r>
                    <m:ctrlPr>
                      <w:rPr>
                        <w:rFonts w:ascii="Cambria Math" w:hAnsi="Cambria Math"/>
                        <w:kern w:val="0"/>
                        <w:sz w:val="18"/>
                        <w:szCs w:val="18"/>
                        <w:lang w:bidi="ar"/>
                      </w:rPr>
                    </m:ctrlPr>
                  </m:e>
                  <m:sub>
                    <m:r>
                      <m:rPr>
                        <m:sty m:val="p"/>
                      </m:rPr>
                      <w:rPr>
                        <w:rFonts w:ascii="Cambria Math" w:hAnsi="Cambria Math"/>
                        <w:kern w:val="0"/>
                        <w:sz w:val="18"/>
                        <w:szCs w:val="18"/>
                        <w:lang w:bidi="ar"/>
                      </w:rPr>
                      <m:t>1A</m:t>
                    </m:r>
                    <m:ctrlPr>
                      <w:rPr>
                        <w:rFonts w:ascii="Cambria Math" w:hAnsi="Cambria Math"/>
                        <w:kern w:val="0"/>
                        <w:sz w:val="18"/>
                        <w:szCs w:val="18"/>
                        <w:lang w:bidi="ar"/>
                      </w:rPr>
                    </m:ctrlPr>
                  </m:sub>
                </m:sSub>
              </m:oMath>
            </m:oMathPara>
          </w:p>
        </w:tc>
        <w:tc>
          <w:tcPr>
            <w:tcW w:w="981" w:type="dxa"/>
            <w:vAlign w:val="center"/>
          </w:tcPr>
          <w:p w14:paraId="2CF5F6ED">
            <w:pPr>
              <w:widowControl/>
              <w:ind w:firstLine="0" w:firstLineChars="0"/>
              <w:jc w:val="center"/>
              <w:rPr>
                <w:kern w:val="0"/>
                <w:sz w:val="18"/>
                <w:szCs w:val="18"/>
                <w:lang w:bidi="ar"/>
              </w:rPr>
            </w:pPr>
            <m:oMathPara>
              <m:oMath>
                <m:r>
                  <m:rPr>
                    <m:sty m:val="p"/>
                  </m:rPr>
                  <w:rPr>
                    <w:rFonts w:ascii="Cambria Math" w:hAnsi="Cambria Math"/>
                    <w:kern w:val="0"/>
                    <w:sz w:val="18"/>
                    <w:szCs w:val="18"/>
                    <w:lang w:bidi="ar"/>
                  </w:rPr>
                  <m:t>S</m:t>
                </m:r>
                <m:sSub>
                  <m:sSubPr>
                    <m:ctrlPr>
                      <w:rPr>
                        <w:rFonts w:ascii="Cambria Math" w:hAnsi="Cambria Math"/>
                        <w:kern w:val="0"/>
                        <w:sz w:val="18"/>
                        <w:szCs w:val="18"/>
                        <w:lang w:bidi="ar"/>
                      </w:rPr>
                    </m:ctrlPr>
                  </m:sSubPr>
                  <m:e>
                    <m:r>
                      <m:rPr>
                        <m:sty m:val="p"/>
                      </m:rPr>
                      <w:rPr>
                        <w:rFonts w:ascii="Cambria Math" w:hAnsi="Cambria Math"/>
                        <w:kern w:val="0"/>
                        <w:sz w:val="18"/>
                        <w:szCs w:val="18"/>
                        <w:lang w:bidi="ar"/>
                      </w:rPr>
                      <m:t>MM</m:t>
                    </m:r>
                    <m:ctrlPr>
                      <w:rPr>
                        <w:rFonts w:ascii="Cambria Math" w:hAnsi="Cambria Math"/>
                        <w:kern w:val="0"/>
                        <w:sz w:val="18"/>
                        <w:szCs w:val="18"/>
                        <w:lang w:bidi="ar"/>
                      </w:rPr>
                    </m:ctrlPr>
                  </m:e>
                  <m:sub>
                    <m:r>
                      <m:rPr>
                        <m:sty m:val="p"/>
                      </m:rPr>
                      <w:rPr>
                        <w:rFonts w:ascii="Cambria Math" w:hAnsi="Cambria Math"/>
                        <w:kern w:val="0"/>
                        <w:sz w:val="18"/>
                        <w:szCs w:val="18"/>
                        <w:lang w:bidi="ar"/>
                      </w:rPr>
                      <m:t>1B</m:t>
                    </m:r>
                    <m:ctrlPr>
                      <w:rPr>
                        <w:rFonts w:ascii="Cambria Math" w:hAnsi="Cambria Math"/>
                        <w:kern w:val="0"/>
                        <w:sz w:val="18"/>
                        <w:szCs w:val="18"/>
                        <w:lang w:bidi="ar"/>
                      </w:rPr>
                    </m:ctrlPr>
                  </m:sub>
                </m:sSub>
              </m:oMath>
            </m:oMathPara>
          </w:p>
        </w:tc>
        <w:tc>
          <w:tcPr>
            <w:tcW w:w="950" w:type="dxa"/>
            <w:vAlign w:val="center"/>
          </w:tcPr>
          <w:p w14:paraId="78C400D7">
            <w:pPr>
              <w:widowControl/>
              <w:ind w:firstLine="0" w:firstLineChars="0"/>
              <w:jc w:val="center"/>
              <w:rPr>
                <w:kern w:val="0"/>
                <w:sz w:val="18"/>
                <w:szCs w:val="18"/>
                <w:lang w:bidi="ar"/>
              </w:rPr>
            </w:pPr>
            <m:oMathPara>
              <m:oMath>
                <m:r>
                  <m:rPr>
                    <m:sty m:val="p"/>
                  </m:rPr>
                  <w:rPr>
                    <w:rFonts w:ascii="Cambria Math" w:hAnsi="Cambria Math"/>
                    <w:kern w:val="0"/>
                    <w:sz w:val="18"/>
                    <w:szCs w:val="18"/>
                    <w:lang w:bidi="ar"/>
                  </w:rPr>
                  <m:t>S</m:t>
                </m:r>
                <m:sSub>
                  <m:sSubPr>
                    <m:ctrlPr>
                      <w:rPr>
                        <w:rFonts w:ascii="Cambria Math" w:hAnsi="Cambria Math"/>
                        <w:kern w:val="0"/>
                        <w:sz w:val="18"/>
                        <w:szCs w:val="18"/>
                        <w:lang w:bidi="ar"/>
                      </w:rPr>
                    </m:ctrlPr>
                  </m:sSubPr>
                  <m:e>
                    <m:r>
                      <m:rPr>
                        <m:sty m:val="p"/>
                      </m:rPr>
                      <w:rPr>
                        <w:rFonts w:ascii="Cambria Math" w:hAnsi="Cambria Math"/>
                        <w:kern w:val="0"/>
                        <w:sz w:val="18"/>
                        <w:szCs w:val="18"/>
                        <w:lang w:bidi="ar"/>
                      </w:rPr>
                      <m:t>MM</m:t>
                    </m:r>
                    <m:ctrlPr>
                      <w:rPr>
                        <w:rFonts w:ascii="Cambria Math" w:hAnsi="Cambria Math"/>
                        <w:kern w:val="0"/>
                        <w:sz w:val="18"/>
                        <w:szCs w:val="18"/>
                        <w:lang w:bidi="ar"/>
                      </w:rPr>
                    </m:ctrlPr>
                  </m:e>
                  <m:sub>
                    <m:r>
                      <m:rPr>
                        <m:sty m:val="p"/>
                      </m:rPr>
                      <w:rPr>
                        <w:rFonts w:ascii="Cambria Math" w:hAnsi="Cambria Math"/>
                        <w:kern w:val="0"/>
                        <w:sz w:val="18"/>
                        <w:szCs w:val="18"/>
                        <w:lang w:bidi="ar"/>
                      </w:rPr>
                      <m:t>1C</m:t>
                    </m:r>
                    <m:ctrlPr>
                      <w:rPr>
                        <w:rFonts w:ascii="Cambria Math" w:hAnsi="Cambria Math"/>
                        <w:kern w:val="0"/>
                        <w:sz w:val="18"/>
                        <w:szCs w:val="18"/>
                        <w:lang w:bidi="ar"/>
                      </w:rPr>
                    </m:ctrlPr>
                  </m:sub>
                </m:sSub>
              </m:oMath>
            </m:oMathPara>
          </w:p>
        </w:tc>
      </w:tr>
      <w:tr w14:paraId="68AC0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3" w:type="dxa"/>
            <w:vMerge w:val="restart"/>
            <w:vAlign w:val="center"/>
          </w:tcPr>
          <w:p w14:paraId="648EF66F">
            <w:pPr>
              <w:widowControl/>
              <w:ind w:firstLine="0" w:firstLineChars="0"/>
              <w:jc w:val="center"/>
              <w:rPr>
                <w:rFonts w:ascii="宋体"/>
                <w:kern w:val="0"/>
                <w:sz w:val="18"/>
                <w:szCs w:val="18"/>
                <w:lang w:bidi="ar"/>
              </w:rPr>
            </w:pPr>
            <w:r>
              <w:rPr>
                <w:kern w:val="0"/>
                <w:sz w:val="18"/>
                <w:szCs w:val="18"/>
                <w:lang w:bidi="ar"/>
              </w:rPr>
              <w:t>MIMO</w:t>
            </w:r>
            <w:r>
              <w:rPr>
                <w:rFonts w:hint="eastAsia" w:ascii="宋体"/>
                <w:kern w:val="0"/>
                <w:sz w:val="18"/>
                <w:szCs w:val="18"/>
                <w:lang w:bidi="ar"/>
              </w:rPr>
              <w:t>分集</w:t>
            </w:r>
          </w:p>
        </w:tc>
        <w:tc>
          <w:tcPr>
            <w:tcW w:w="956" w:type="dxa"/>
            <w:vAlign w:val="center"/>
          </w:tcPr>
          <w:p w14:paraId="71A78884">
            <w:pPr>
              <w:widowControl/>
              <w:ind w:firstLine="0" w:firstLineChars="0"/>
              <w:jc w:val="center"/>
              <w:rPr>
                <w:rFonts w:ascii="宋体"/>
                <w:kern w:val="0"/>
                <w:sz w:val="18"/>
                <w:szCs w:val="18"/>
                <w:lang w:bidi="ar"/>
              </w:rPr>
            </w:pPr>
            <w:r>
              <w:rPr>
                <w:rFonts w:hint="eastAsia" w:ascii="宋体"/>
                <w:kern w:val="0"/>
                <w:sz w:val="18"/>
                <w:szCs w:val="18"/>
                <w:lang w:bidi="ar"/>
              </w:rPr>
              <w:t>三端口</w:t>
            </w:r>
          </w:p>
        </w:tc>
        <w:tc>
          <w:tcPr>
            <w:tcW w:w="978" w:type="dxa"/>
            <w:vAlign w:val="center"/>
          </w:tcPr>
          <w:p w14:paraId="5B53A48B">
            <w:pPr>
              <w:widowControl/>
              <w:ind w:firstLine="0" w:firstLineChars="0"/>
              <w:jc w:val="center"/>
              <w:rPr>
                <w:kern w:val="0"/>
                <w:sz w:val="18"/>
                <w:szCs w:val="18"/>
                <w:lang w:bidi="ar"/>
              </w:rPr>
            </w:pPr>
            <w:r>
              <w:rPr>
                <w:kern w:val="0"/>
                <w:sz w:val="18"/>
                <w:szCs w:val="18"/>
                <w:lang w:bidi="ar"/>
              </w:rPr>
              <w:t>0</w:t>
            </w:r>
          </w:p>
        </w:tc>
        <w:tc>
          <w:tcPr>
            <w:tcW w:w="1082" w:type="dxa"/>
            <w:vAlign w:val="center"/>
          </w:tcPr>
          <w:p w14:paraId="0211D765">
            <w:pPr>
              <w:widowControl/>
              <w:ind w:firstLine="0" w:firstLineChars="0"/>
              <w:jc w:val="center"/>
              <w:rPr>
                <w:kern w:val="0"/>
                <w:sz w:val="18"/>
                <w:szCs w:val="18"/>
                <w:lang w:bidi="ar"/>
              </w:rPr>
            </w:pPr>
            <w:r>
              <w:rPr>
                <w:kern w:val="0"/>
                <w:sz w:val="18"/>
                <w:szCs w:val="18"/>
                <w:lang w:bidi="ar"/>
              </w:rPr>
              <w:t>1</w:t>
            </w:r>
          </w:p>
        </w:tc>
        <w:tc>
          <w:tcPr>
            <w:tcW w:w="882" w:type="dxa"/>
            <w:vAlign w:val="center"/>
          </w:tcPr>
          <w:p w14:paraId="148A9EB0">
            <w:pPr>
              <w:widowControl/>
              <w:ind w:firstLine="0" w:firstLineChars="0"/>
              <w:jc w:val="center"/>
              <w:rPr>
                <w:kern w:val="0"/>
                <w:sz w:val="18"/>
                <w:szCs w:val="18"/>
                <w:lang w:bidi="ar"/>
              </w:rPr>
            </w:pPr>
            <w:r>
              <w:rPr>
                <w:kern w:val="0"/>
                <w:sz w:val="18"/>
                <w:szCs w:val="18"/>
                <w:lang w:bidi="ar"/>
              </w:rPr>
              <w:t>1</w:t>
            </w:r>
          </w:p>
        </w:tc>
        <w:tc>
          <w:tcPr>
            <w:tcW w:w="981" w:type="dxa"/>
            <w:vAlign w:val="center"/>
          </w:tcPr>
          <w:p w14:paraId="7BA6072E">
            <w:pPr>
              <w:widowControl/>
              <w:ind w:firstLine="0" w:firstLineChars="0"/>
              <w:jc w:val="center"/>
              <w:rPr>
                <w:kern w:val="0"/>
                <w:sz w:val="18"/>
                <w:szCs w:val="18"/>
                <w:lang w:bidi="ar"/>
              </w:rPr>
            </w:pPr>
            <w:r>
              <w:rPr>
                <w:kern w:val="0"/>
                <w:sz w:val="18"/>
                <w:szCs w:val="18"/>
                <w:lang w:bidi="ar"/>
              </w:rPr>
              <w:t>1</w:t>
            </w:r>
          </w:p>
        </w:tc>
        <w:tc>
          <w:tcPr>
            <w:tcW w:w="980" w:type="dxa"/>
            <w:vAlign w:val="center"/>
          </w:tcPr>
          <w:p w14:paraId="7F45FD57">
            <w:pPr>
              <w:widowControl/>
              <w:ind w:firstLine="0" w:firstLineChars="0"/>
              <w:jc w:val="center"/>
              <w:rPr>
                <w:kern w:val="0"/>
                <w:sz w:val="18"/>
                <w:szCs w:val="18"/>
                <w:lang w:bidi="ar"/>
              </w:rPr>
            </w:pPr>
            <w:r>
              <w:rPr>
                <w:kern w:val="0"/>
                <w:sz w:val="18"/>
                <w:szCs w:val="18"/>
                <w:lang w:bidi="ar"/>
              </w:rPr>
              <w:t>-</w:t>
            </w:r>
          </w:p>
        </w:tc>
        <w:tc>
          <w:tcPr>
            <w:tcW w:w="981" w:type="dxa"/>
            <w:vAlign w:val="center"/>
          </w:tcPr>
          <w:p w14:paraId="4B7BBDAD">
            <w:pPr>
              <w:widowControl/>
              <w:ind w:firstLine="0" w:firstLineChars="0"/>
              <w:jc w:val="center"/>
              <w:rPr>
                <w:kern w:val="0"/>
                <w:sz w:val="18"/>
                <w:szCs w:val="18"/>
                <w:lang w:bidi="ar"/>
              </w:rPr>
            </w:pPr>
            <w:r>
              <w:rPr>
                <w:kern w:val="0"/>
                <w:sz w:val="18"/>
                <w:szCs w:val="18"/>
                <w:lang w:bidi="ar"/>
              </w:rPr>
              <w:t>-</w:t>
            </w:r>
          </w:p>
        </w:tc>
        <w:tc>
          <w:tcPr>
            <w:tcW w:w="950" w:type="dxa"/>
            <w:vAlign w:val="center"/>
          </w:tcPr>
          <w:p w14:paraId="71592309">
            <w:pPr>
              <w:widowControl/>
              <w:ind w:firstLine="0" w:firstLineChars="0"/>
              <w:jc w:val="center"/>
              <w:rPr>
                <w:kern w:val="0"/>
                <w:sz w:val="18"/>
                <w:szCs w:val="18"/>
                <w:lang w:bidi="ar"/>
              </w:rPr>
            </w:pPr>
            <w:r>
              <w:rPr>
                <w:kern w:val="0"/>
                <w:sz w:val="18"/>
                <w:szCs w:val="18"/>
                <w:lang w:bidi="ar"/>
              </w:rPr>
              <w:t>-</w:t>
            </w:r>
          </w:p>
        </w:tc>
      </w:tr>
      <w:tr w14:paraId="3715A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3" w:type="dxa"/>
            <w:vMerge w:val="continue"/>
            <w:vAlign w:val="center"/>
          </w:tcPr>
          <w:p w14:paraId="35D05F77">
            <w:pPr>
              <w:widowControl/>
              <w:ind w:firstLine="0" w:firstLineChars="0"/>
              <w:jc w:val="center"/>
              <w:rPr>
                <w:rFonts w:ascii="宋体"/>
                <w:kern w:val="0"/>
                <w:sz w:val="18"/>
                <w:szCs w:val="18"/>
                <w:lang w:bidi="ar"/>
              </w:rPr>
            </w:pPr>
          </w:p>
        </w:tc>
        <w:tc>
          <w:tcPr>
            <w:tcW w:w="956" w:type="dxa"/>
            <w:vMerge w:val="restart"/>
            <w:vAlign w:val="center"/>
          </w:tcPr>
          <w:p w14:paraId="7FDC7014">
            <w:pPr>
              <w:widowControl/>
              <w:ind w:firstLine="0" w:firstLineChars="0"/>
              <w:jc w:val="center"/>
              <w:rPr>
                <w:rFonts w:ascii="宋体"/>
                <w:kern w:val="0"/>
                <w:sz w:val="18"/>
                <w:szCs w:val="18"/>
                <w:lang w:bidi="ar"/>
              </w:rPr>
            </w:pPr>
            <w:r>
              <w:rPr>
                <w:rFonts w:hint="eastAsia" w:ascii="宋体"/>
                <w:kern w:val="0"/>
                <w:sz w:val="18"/>
                <w:szCs w:val="18"/>
                <w:lang w:bidi="ar"/>
              </w:rPr>
              <w:t>两端口</w:t>
            </w:r>
          </w:p>
        </w:tc>
        <w:tc>
          <w:tcPr>
            <w:tcW w:w="978" w:type="dxa"/>
            <w:vAlign w:val="center"/>
          </w:tcPr>
          <w:p w14:paraId="1A96B161">
            <w:pPr>
              <w:widowControl/>
              <w:ind w:firstLine="0" w:firstLineChars="0"/>
              <w:jc w:val="center"/>
              <w:rPr>
                <w:kern w:val="0"/>
                <w:sz w:val="18"/>
                <w:szCs w:val="18"/>
                <w:lang w:bidi="ar"/>
              </w:rPr>
            </w:pPr>
            <w:r>
              <w:rPr>
                <w:kern w:val="0"/>
                <w:sz w:val="18"/>
                <w:szCs w:val="18"/>
                <w:lang w:bidi="ar"/>
              </w:rPr>
              <w:t>1</w:t>
            </w:r>
          </w:p>
        </w:tc>
        <w:tc>
          <w:tcPr>
            <w:tcW w:w="1082" w:type="dxa"/>
            <w:vAlign w:val="center"/>
          </w:tcPr>
          <w:p w14:paraId="2D68E873">
            <w:pPr>
              <w:widowControl/>
              <w:ind w:firstLine="0" w:firstLineChars="0"/>
              <w:jc w:val="center"/>
              <w:rPr>
                <w:kern w:val="0"/>
                <w:sz w:val="18"/>
                <w:szCs w:val="18"/>
                <w:lang w:bidi="ar"/>
              </w:rPr>
            </w:pPr>
            <w:r>
              <w:rPr>
                <w:kern w:val="0"/>
                <w:sz w:val="18"/>
                <w:szCs w:val="18"/>
                <w:lang w:bidi="ar"/>
              </w:rPr>
              <w:t>1</w:t>
            </w:r>
          </w:p>
        </w:tc>
        <w:tc>
          <w:tcPr>
            <w:tcW w:w="882" w:type="dxa"/>
            <w:vAlign w:val="center"/>
          </w:tcPr>
          <w:p w14:paraId="7CBFF9DA">
            <w:pPr>
              <w:widowControl/>
              <w:ind w:firstLine="0" w:firstLineChars="0"/>
              <w:jc w:val="center"/>
              <w:rPr>
                <w:kern w:val="0"/>
                <w:sz w:val="18"/>
                <w:szCs w:val="18"/>
                <w:lang w:bidi="ar"/>
              </w:rPr>
            </w:pPr>
            <w:r>
              <w:rPr>
                <w:kern w:val="0"/>
                <w:sz w:val="18"/>
                <w:szCs w:val="18"/>
                <w:lang w:bidi="ar"/>
              </w:rPr>
              <w:t>1</w:t>
            </w:r>
          </w:p>
        </w:tc>
        <w:tc>
          <w:tcPr>
            <w:tcW w:w="981" w:type="dxa"/>
            <w:vAlign w:val="center"/>
          </w:tcPr>
          <w:p w14:paraId="2B7A4D9F">
            <w:pPr>
              <w:widowControl/>
              <w:ind w:firstLine="0" w:firstLineChars="0"/>
              <w:jc w:val="center"/>
              <w:rPr>
                <w:kern w:val="0"/>
                <w:sz w:val="18"/>
                <w:szCs w:val="18"/>
                <w:lang w:bidi="ar"/>
              </w:rPr>
            </w:pPr>
            <w:r>
              <w:rPr>
                <w:kern w:val="0"/>
                <w:sz w:val="18"/>
                <w:szCs w:val="18"/>
                <w:lang w:bidi="ar"/>
              </w:rPr>
              <w:t>0</w:t>
            </w:r>
          </w:p>
        </w:tc>
        <w:tc>
          <w:tcPr>
            <w:tcW w:w="980" w:type="dxa"/>
            <w:vAlign w:val="center"/>
          </w:tcPr>
          <w:p w14:paraId="15EB1D07">
            <w:pPr>
              <w:widowControl/>
              <w:ind w:firstLine="0" w:firstLineChars="0"/>
              <w:jc w:val="center"/>
              <w:rPr>
                <w:kern w:val="0"/>
                <w:sz w:val="18"/>
                <w:szCs w:val="18"/>
                <w:lang w:bidi="ar"/>
              </w:rPr>
            </w:pPr>
            <w:r>
              <w:rPr>
                <w:kern w:val="0"/>
                <w:sz w:val="18"/>
                <w:szCs w:val="18"/>
                <w:lang w:bidi="ar"/>
              </w:rPr>
              <w:t>-</w:t>
            </w:r>
          </w:p>
        </w:tc>
        <w:tc>
          <w:tcPr>
            <w:tcW w:w="981" w:type="dxa"/>
            <w:vAlign w:val="center"/>
          </w:tcPr>
          <w:p w14:paraId="2C7657F4">
            <w:pPr>
              <w:widowControl/>
              <w:ind w:firstLine="0" w:firstLineChars="0"/>
              <w:jc w:val="center"/>
              <w:rPr>
                <w:kern w:val="0"/>
                <w:sz w:val="18"/>
                <w:szCs w:val="18"/>
                <w:lang w:bidi="ar"/>
              </w:rPr>
            </w:pPr>
            <w:r>
              <w:rPr>
                <w:kern w:val="0"/>
                <w:sz w:val="18"/>
                <w:szCs w:val="18"/>
                <w:lang w:bidi="ar"/>
              </w:rPr>
              <w:t>-</w:t>
            </w:r>
          </w:p>
        </w:tc>
        <w:tc>
          <w:tcPr>
            <w:tcW w:w="950" w:type="dxa"/>
            <w:vAlign w:val="center"/>
          </w:tcPr>
          <w:p w14:paraId="14EAC76B">
            <w:pPr>
              <w:widowControl/>
              <w:ind w:firstLine="0" w:firstLineChars="0"/>
              <w:jc w:val="center"/>
              <w:rPr>
                <w:kern w:val="0"/>
                <w:sz w:val="18"/>
                <w:szCs w:val="18"/>
                <w:lang w:bidi="ar"/>
              </w:rPr>
            </w:pPr>
            <w:r>
              <w:rPr>
                <w:kern w:val="0"/>
                <w:sz w:val="18"/>
                <w:szCs w:val="18"/>
                <w:lang w:bidi="ar"/>
              </w:rPr>
              <w:t>-</w:t>
            </w:r>
          </w:p>
        </w:tc>
      </w:tr>
      <w:tr w14:paraId="00C86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3" w:type="dxa"/>
            <w:vMerge w:val="continue"/>
            <w:vAlign w:val="center"/>
          </w:tcPr>
          <w:p w14:paraId="06DBC409">
            <w:pPr>
              <w:widowControl/>
              <w:ind w:firstLine="0" w:firstLineChars="0"/>
              <w:jc w:val="center"/>
              <w:rPr>
                <w:rFonts w:ascii="宋体"/>
                <w:kern w:val="0"/>
                <w:sz w:val="18"/>
                <w:szCs w:val="18"/>
                <w:lang w:bidi="ar"/>
              </w:rPr>
            </w:pPr>
          </w:p>
        </w:tc>
        <w:tc>
          <w:tcPr>
            <w:tcW w:w="956" w:type="dxa"/>
            <w:vMerge w:val="continue"/>
            <w:vAlign w:val="center"/>
          </w:tcPr>
          <w:p w14:paraId="1496CC6B">
            <w:pPr>
              <w:widowControl/>
              <w:ind w:firstLine="0" w:firstLineChars="0"/>
              <w:jc w:val="center"/>
              <w:rPr>
                <w:rFonts w:ascii="宋体"/>
                <w:kern w:val="0"/>
                <w:sz w:val="18"/>
                <w:szCs w:val="18"/>
                <w:lang w:bidi="ar"/>
              </w:rPr>
            </w:pPr>
          </w:p>
        </w:tc>
        <w:tc>
          <w:tcPr>
            <w:tcW w:w="978" w:type="dxa"/>
            <w:vAlign w:val="center"/>
          </w:tcPr>
          <w:p w14:paraId="0A0B2C1E">
            <w:pPr>
              <w:widowControl/>
              <w:ind w:firstLine="0" w:firstLineChars="0"/>
              <w:jc w:val="center"/>
              <w:rPr>
                <w:kern w:val="0"/>
                <w:sz w:val="18"/>
                <w:szCs w:val="18"/>
                <w:lang w:bidi="ar"/>
              </w:rPr>
            </w:pPr>
            <w:r>
              <w:rPr>
                <w:kern w:val="0"/>
                <w:sz w:val="18"/>
                <w:szCs w:val="18"/>
                <w:lang w:bidi="ar"/>
              </w:rPr>
              <w:t>2</w:t>
            </w:r>
          </w:p>
        </w:tc>
        <w:tc>
          <w:tcPr>
            <w:tcW w:w="1082" w:type="dxa"/>
            <w:vAlign w:val="center"/>
          </w:tcPr>
          <w:p w14:paraId="40441E9F">
            <w:pPr>
              <w:widowControl/>
              <w:ind w:firstLine="0" w:firstLineChars="0"/>
              <w:jc w:val="center"/>
              <w:rPr>
                <w:kern w:val="0"/>
                <w:sz w:val="18"/>
                <w:szCs w:val="18"/>
                <w:lang w:bidi="ar"/>
              </w:rPr>
            </w:pPr>
            <w:r>
              <w:rPr>
                <w:kern w:val="0"/>
                <w:sz w:val="18"/>
                <w:szCs w:val="18"/>
                <w:lang w:bidi="ar"/>
              </w:rPr>
              <w:t>1</w:t>
            </w:r>
          </w:p>
        </w:tc>
        <w:tc>
          <w:tcPr>
            <w:tcW w:w="882" w:type="dxa"/>
            <w:vAlign w:val="center"/>
          </w:tcPr>
          <w:p w14:paraId="3C67785F">
            <w:pPr>
              <w:widowControl/>
              <w:ind w:firstLine="0" w:firstLineChars="0"/>
              <w:jc w:val="center"/>
              <w:rPr>
                <w:kern w:val="0"/>
                <w:sz w:val="18"/>
                <w:szCs w:val="18"/>
                <w:lang w:bidi="ar"/>
              </w:rPr>
            </w:pPr>
            <w:r>
              <w:rPr>
                <w:kern w:val="0"/>
                <w:sz w:val="18"/>
                <w:szCs w:val="18"/>
                <w:lang w:bidi="ar"/>
              </w:rPr>
              <w:t>0</w:t>
            </w:r>
          </w:p>
        </w:tc>
        <w:tc>
          <w:tcPr>
            <w:tcW w:w="981" w:type="dxa"/>
            <w:vAlign w:val="center"/>
          </w:tcPr>
          <w:p w14:paraId="416B95F6">
            <w:pPr>
              <w:widowControl/>
              <w:ind w:firstLine="0" w:firstLineChars="0"/>
              <w:jc w:val="center"/>
              <w:rPr>
                <w:kern w:val="0"/>
                <w:sz w:val="18"/>
                <w:szCs w:val="18"/>
                <w:lang w:bidi="ar"/>
              </w:rPr>
            </w:pPr>
            <w:r>
              <w:rPr>
                <w:kern w:val="0"/>
                <w:sz w:val="18"/>
                <w:szCs w:val="18"/>
                <w:lang w:bidi="ar"/>
              </w:rPr>
              <w:t>1</w:t>
            </w:r>
          </w:p>
        </w:tc>
        <w:tc>
          <w:tcPr>
            <w:tcW w:w="980" w:type="dxa"/>
            <w:vAlign w:val="center"/>
          </w:tcPr>
          <w:p w14:paraId="0EBC5C2F">
            <w:pPr>
              <w:widowControl/>
              <w:ind w:firstLine="0" w:firstLineChars="0"/>
              <w:jc w:val="center"/>
              <w:rPr>
                <w:kern w:val="0"/>
                <w:sz w:val="18"/>
                <w:szCs w:val="18"/>
                <w:lang w:bidi="ar"/>
              </w:rPr>
            </w:pPr>
            <w:r>
              <w:rPr>
                <w:kern w:val="0"/>
                <w:sz w:val="18"/>
                <w:szCs w:val="18"/>
                <w:lang w:bidi="ar"/>
              </w:rPr>
              <w:t>-</w:t>
            </w:r>
          </w:p>
        </w:tc>
        <w:tc>
          <w:tcPr>
            <w:tcW w:w="981" w:type="dxa"/>
            <w:vAlign w:val="center"/>
          </w:tcPr>
          <w:p w14:paraId="64B7ADE2">
            <w:pPr>
              <w:widowControl/>
              <w:ind w:firstLine="0" w:firstLineChars="0"/>
              <w:jc w:val="center"/>
              <w:rPr>
                <w:kern w:val="0"/>
                <w:sz w:val="18"/>
                <w:szCs w:val="18"/>
                <w:lang w:bidi="ar"/>
              </w:rPr>
            </w:pPr>
            <w:r>
              <w:rPr>
                <w:kern w:val="0"/>
                <w:sz w:val="18"/>
                <w:szCs w:val="18"/>
                <w:lang w:bidi="ar"/>
              </w:rPr>
              <w:t>-</w:t>
            </w:r>
          </w:p>
        </w:tc>
        <w:tc>
          <w:tcPr>
            <w:tcW w:w="950" w:type="dxa"/>
            <w:vAlign w:val="center"/>
          </w:tcPr>
          <w:p w14:paraId="284C89EC">
            <w:pPr>
              <w:widowControl/>
              <w:ind w:firstLine="0" w:firstLineChars="0"/>
              <w:jc w:val="center"/>
              <w:rPr>
                <w:kern w:val="0"/>
                <w:sz w:val="18"/>
                <w:szCs w:val="18"/>
                <w:lang w:bidi="ar"/>
              </w:rPr>
            </w:pPr>
            <w:r>
              <w:rPr>
                <w:kern w:val="0"/>
                <w:sz w:val="18"/>
                <w:szCs w:val="18"/>
                <w:lang w:bidi="ar"/>
              </w:rPr>
              <w:t>-</w:t>
            </w:r>
          </w:p>
        </w:tc>
      </w:tr>
      <w:tr w14:paraId="2EBA9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3" w:type="dxa"/>
            <w:vMerge w:val="continue"/>
            <w:vAlign w:val="center"/>
          </w:tcPr>
          <w:p w14:paraId="3114B904">
            <w:pPr>
              <w:widowControl/>
              <w:ind w:firstLine="0" w:firstLineChars="0"/>
              <w:jc w:val="center"/>
              <w:rPr>
                <w:rFonts w:ascii="宋体"/>
                <w:kern w:val="0"/>
                <w:sz w:val="18"/>
                <w:szCs w:val="18"/>
                <w:lang w:bidi="ar"/>
              </w:rPr>
            </w:pPr>
          </w:p>
        </w:tc>
        <w:tc>
          <w:tcPr>
            <w:tcW w:w="956" w:type="dxa"/>
            <w:vMerge w:val="continue"/>
            <w:vAlign w:val="center"/>
          </w:tcPr>
          <w:p w14:paraId="524CFD1C">
            <w:pPr>
              <w:widowControl/>
              <w:ind w:firstLine="0" w:firstLineChars="0"/>
              <w:jc w:val="center"/>
              <w:rPr>
                <w:rFonts w:ascii="宋体"/>
                <w:kern w:val="0"/>
                <w:sz w:val="18"/>
                <w:szCs w:val="18"/>
                <w:lang w:bidi="ar"/>
              </w:rPr>
            </w:pPr>
          </w:p>
        </w:tc>
        <w:tc>
          <w:tcPr>
            <w:tcW w:w="978" w:type="dxa"/>
            <w:vAlign w:val="center"/>
          </w:tcPr>
          <w:p w14:paraId="00821EC9">
            <w:pPr>
              <w:widowControl/>
              <w:ind w:firstLine="0" w:firstLineChars="0"/>
              <w:jc w:val="center"/>
              <w:rPr>
                <w:kern w:val="0"/>
                <w:sz w:val="18"/>
                <w:szCs w:val="18"/>
                <w:lang w:bidi="ar"/>
              </w:rPr>
            </w:pPr>
            <w:r>
              <w:rPr>
                <w:kern w:val="0"/>
                <w:sz w:val="18"/>
                <w:szCs w:val="18"/>
                <w:lang w:bidi="ar"/>
              </w:rPr>
              <w:t>3</w:t>
            </w:r>
          </w:p>
        </w:tc>
        <w:tc>
          <w:tcPr>
            <w:tcW w:w="1082" w:type="dxa"/>
            <w:vAlign w:val="center"/>
          </w:tcPr>
          <w:p w14:paraId="4CD76D32">
            <w:pPr>
              <w:widowControl/>
              <w:ind w:firstLine="0" w:firstLineChars="0"/>
              <w:jc w:val="center"/>
              <w:rPr>
                <w:kern w:val="0"/>
                <w:sz w:val="18"/>
                <w:szCs w:val="18"/>
                <w:lang w:bidi="ar"/>
              </w:rPr>
            </w:pPr>
            <w:r>
              <w:rPr>
                <w:kern w:val="0"/>
                <w:sz w:val="18"/>
                <w:szCs w:val="18"/>
                <w:lang w:bidi="ar"/>
              </w:rPr>
              <w:t>0</w:t>
            </w:r>
          </w:p>
        </w:tc>
        <w:tc>
          <w:tcPr>
            <w:tcW w:w="882" w:type="dxa"/>
            <w:vAlign w:val="center"/>
          </w:tcPr>
          <w:p w14:paraId="5DD0D2CA">
            <w:pPr>
              <w:widowControl/>
              <w:ind w:firstLine="0" w:firstLineChars="0"/>
              <w:jc w:val="center"/>
              <w:rPr>
                <w:kern w:val="0"/>
                <w:sz w:val="18"/>
                <w:szCs w:val="18"/>
                <w:lang w:bidi="ar"/>
              </w:rPr>
            </w:pPr>
            <w:r>
              <w:rPr>
                <w:kern w:val="0"/>
                <w:sz w:val="18"/>
                <w:szCs w:val="18"/>
                <w:lang w:bidi="ar"/>
              </w:rPr>
              <w:t>1</w:t>
            </w:r>
          </w:p>
        </w:tc>
        <w:tc>
          <w:tcPr>
            <w:tcW w:w="981" w:type="dxa"/>
            <w:vAlign w:val="center"/>
          </w:tcPr>
          <w:p w14:paraId="57585C4E">
            <w:pPr>
              <w:widowControl/>
              <w:ind w:firstLine="0" w:firstLineChars="0"/>
              <w:jc w:val="center"/>
              <w:rPr>
                <w:kern w:val="0"/>
                <w:sz w:val="18"/>
                <w:szCs w:val="18"/>
                <w:lang w:bidi="ar"/>
              </w:rPr>
            </w:pPr>
            <w:r>
              <w:rPr>
                <w:kern w:val="0"/>
                <w:sz w:val="18"/>
                <w:szCs w:val="18"/>
                <w:lang w:bidi="ar"/>
              </w:rPr>
              <w:t>1</w:t>
            </w:r>
          </w:p>
        </w:tc>
        <w:tc>
          <w:tcPr>
            <w:tcW w:w="980" w:type="dxa"/>
            <w:vAlign w:val="center"/>
          </w:tcPr>
          <w:p w14:paraId="35F94F9E">
            <w:pPr>
              <w:widowControl/>
              <w:ind w:firstLine="0" w:firstLineChars="0"/>
              <w:jc w:val="center"/>
              <w:rPr>
                <w:kern w:val="0"/>
                <w:sz w:val="18"/>
                <w:szCs w:val="18"/>
                <w:lang w:bidi="ar"/>
              </w:rPr>
            </w:pPr>
            <w:r>
              <w:rPr>
                <w:kern w:val="0"/>
                <w:sz w:val="18"/>
                <w:szCs w:val="18"/>
                <w:lang w:bidi="ar"/>
              </w:rPr>
              <w:t>-</w:t>
            </w:r>
          </w:p>
        </w:tc>
        <w:tc>
          <w:tcPr>
            <w:tcW w:w="981" w:type="dxa"/>
            <w:vAlign w:val="center"/>
          </w:tcPr>
          <w:p w14:paraId="2CE34020">
            <w:pPr>
              <w:widowControl/>
              <w:ind w:firstLine="0" w:firstLineChars="0"/>
              <w:jc w:val="center"/>
              <w:rPr>
                <w:kern w:val="0"/>
                <w:sz w:val="18"/>
                <w:szCs w:val="18"/>
                <w:lang w:bidi="ar"/>
              </w:rPr>
            </w:pPr>
            <w:r>
              <w:rPr>
                <w:kern w:val="0"/>
                <w:sz w:val="18"/>
                <w:szCs w:val="18"/>
                <w:lang w:bidi="ar"/>
              </w:rPr>
              <w:t>-</w:t>
            </w:r>
          </w:p>
        </w:tc>
        <w:tc>
          <w:tcPr>
            <w:tcW w:w="950" w:type="dxa"/>
            <w:vAlign w:val="center"/>
          </w:tcPr>
          <w:p w14:paraId="2710E730">
            <w:pPr>
              <w:widowControl/>
              <w:ind w:firstLine="0" w:firstLineChars="0"/>
              <w:jc w:val="center"/>
              <w:rPr>
                <w:kern w:val="0"/>
                <w:sz w:val="18"/>
                <w:szCs w:val="18"/>
                <w:lang w:bidi="ar"/>
              </w:rPr>
            </w:pPr>
            <w:r>
              <w:rPr>
                <w:kern w:val="0"/>
                <w:sz w:val="18"/>
                <w:szCs w:val="18"/>
                <w:lang w:bidi="ar"/>
              </w:rPr>
              <w:t>-</w:t>
            </w:r>
          </w:p>
        </w:tc>
      </w:tr>
      <w:tr w14:paraId="3E4B5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3" w:type="dxa"/>
            <w:vMerge w:val="restart"/>
            <w:vAlign w:val="center"/>
          </w:tcPr>
          <w:p w14:paraId="3B3ABF04">
            <w:pPr>
              <w:widowControl/>
              <w:ind w:firstLine="0" w:firstLineChars="0"/>
              <w:jc w:val="center"/>
              <w:rPr>
                <w:kern w:val="0"/>
                <w:sz w:val="18"/>
                <w:szCs w:val="18"/>
                <w:lang w:bidi="ar"/>
              </w:rPr>
            </w:pPr>
            <w:r>
              <w:rPr>
                <w:kern w:val="0"/>
                <w:sz w:val="18"/>
                <w:szCs w:val="18"/>
                <w:lang w:bidi="ar"/>
              </w:rPr>
              <w:t>SISO</w:t>
            </w:r>
          </w:p>
        </w:tc>
        <w:tc>
          <w:tcPr>
            <w:tcW w:w="956" w:type="dxa"/>
            <w:vMerge w:val="restart"/>
            <w:vAlign w:val="center"/>
          </w:tcPr>
          <w:p w14:paraId="735C97AC">
            <w:pPr>
              <w:widowControl/>
              <w:ind w:firstLine="0" w:firstLineChars="0"/>
              <w:jc w:val="center"/>
              <w:rPr>
                <w:rFonts w:ascii="宋体"/>
                <w:kern w:val="0"/>
                <w:sz w:val="18"/>
                <w:szCs w:val="18"/>
                <w:lang w:bidi="ar"/>
              </w:rPr>
            </w:pPr>
            <w:r>
              <w:rPr>
                <w:rFonts w:hint="eastAsia" w:ascii="宋体"/>
                <w:kern w:val="0"/>
                <w:sz w:val="18"/>
                <w:szCs w:val="18"/>
                <w:lang w:bidi="ar"/>
              </w:rPr>
              <w:t>单端口</w:t>
            </w:r>
          </w:p>
        </w:tc>
        <w:tc>
          <w:tcPr>
            <w:tcW w:w="978" w:type="dxa"/>
            <w:vAlign w:val="center"/>
          </w:tcPr>
          <w:p w14:paraId="53C6B146">
            <w:pPr>
              <w:widowControl/>
              <w:ind w:firstLine="0" w:firstLineChars="0"/>
              <w:jc w:val="center"/>
              <w:rPr>
                <w:kern w:val="0"/>
                <w:sz w:val="18"/>
                <w:szCs w:val="18"/>
                <w:lang w:bidi="ar"/>
              </w:rPr>
            </w:pPr>
            <w:r>
              <w:rPr>
                <w:kern w:val="0"/>
                <w:sz w:val="18"/>
                <w:szCs w:val="18"/>
                <w:lang w:bidi="ar"/>
              </w:rPr>
              <w:t>4</w:t>
            </w:r>
          </w:p>
        </w:tc>
        <w:tc>
          <w:tcPr>
            <w:tcW w:w="1082" w:type="dxa"/>
            <w:vAlign w:val="center"/>
          </w:tcPr>
          <w:p w14:paraId="0A184F79">
            <w:pPr>
              <w:widowControl/>
              <w:ind w:firstLine="0" w:firstLineChars="0"/>
              <w:jc w:val="center"/>
              <w:rPr>
                <w:kern w:val="0"/>
                <w:sz w:val="18"/>
                <w:szCs w:val="18"/>
                <w:lang w:bidi="ar"/>
              </w:rPr>
            </w:pPr>
            <w:r>
              <w:rPr>
                <w:kern w:val="0"/>
                <w:sz w:val="18"/>
                <w:szCs w:val="18"/>
                <w:lang w:bidi="ar"/>
              </w:rPr>
              <w:t>1</w:t>
            </w:r>
          </w:p>
        </w:tc>
        <w:tc>
          <w:tcPr>
            <w:tcW w:w="882" w:type="dxa"/>
            <w:vAlign w:val="center"/>
          </w:tcPr>
          <w:p w14:paraId="416E8D07">
            <w:pPr>
              <w:widowControl/>
              <w:ind w:firstLine="0" w:firstLineChars="0"/>
              <w:jc w:val="center"/>
              <w:rPr>
                <w:kern w:val="0"/>
                <w:sz w:val="18"/>
                <w:szCs w:val="18"/>
                <w:lang w:bidi="ar"/>
              </w:rPr>
            </w:pPr>
            <w:r>
              <w:rPr>
                <w:kern w:val="0"/>
                <w:sz w:val="18"/>
                <w:szCs w:val="18"/>
                <w:lang w:bidi="ar"/>
              </w:rPr>
              <w:t>0</w:t>
            </w:r>
          </w:p>
        </w:tc>
        <w:tc>
          <w:tcPr>
            <w:tcW w:w="981" w:type="dxa"/>
            <w:vAlign w:val="center"/>
          </w:tcPr>
          <w:p w14:paraId="74A9BEB2">
            <w:pPr>
              <w:widowControl/>
              <w:ind w:firstLine="0" w:firstLineChars="0"/>
              <w:jc w:val="center"/>
              <w:rPr>
                <w:kern w:val="0"/>
                <w:sz w:val="18"/>
                <w:szCs w:val="18"/>
                <w:lang w:bidi="ar"/>
              </w:rPr>
            </w:pPr>
            <w:r>
              <w:rPr>
                <w:kern w:val="0"/>
                <w:sz w:val="18"/>
                <w:szCs w:val="18"/>
                <w:lang w:bidi="ar"/>
              </w:rPr>
              <w:t>0</w:t>
            </w:r>
          </w:p>
        </w:tc>
        <w:tc>
          <w:tcPr>
            <w:tcW w:w="980" w:type="dxa"/>
            <w:vAlign w:val="center"/>
          </w:tcPr>
          <w:p w14:paraId="196200A7">
            <w:pPr>
              <w:widowControl/>
              <w:ind w:firstLine="0" w:firstLineChars="0"/>
              <w:jc w:val="center"/>
              <w:rPr>
                <w:kern w:val="0"/>
                <w:sz w:val="18"/>
                <w:szCs w:val="18"/>
                <w:lang w:bidi="ar"/>
              </w:rPr>
            </w:pPr>
            <w:r>
              <w:rPr>
                <w:kern w:val="0"/>
                <w:sz w:val="18"/>
                <w:szCs w:val="18"/>
                <w:lang w:bidi="ar"/>
              </w:rPr>
              <w:t>-</w:t>
            </w:r>
          </w:p>
        </w:tc>
        <w:tc>
          <w:tcPr>
            <w:tcW w:w="981" w:type="dxa"/>
            <w:vAlign w:val="center"/>
          </w:tcPr>
          <w:p w14:paraId="203434A1">
            <w:pPr>
              <w:widowControl/>
              <w:ind w:firstLine="0" w:firstLineChars="0"/>
              <w:jc w:val="center"/>
              <w:rPr>
                <w:kern w:val="0"/>
                <w:sz w:val="18"/>
                <w:szCs w:val="18"/>
                <w:lang w:bidi="ar"/>
              </w:rPr>
            </w:pPr>
            <w:r>
              <w:rPr>
                <w:kern w:val="0"/>
                <w:sz w:val="18"/>
                <w:szCs w:val="18"/>
                <w:lang w:bidi="ar"/>
              </w:rPr>
              <w:t>-</w:t>
            </w:r>
          </w:p>
        </w:tc>
        <w:tc>
          <w:tcPr>
            <w:tcW w:w="950" w:type="dxa"/>
            <w:vAlign w:val="center"/>
          </w:tcPr>
          <w:p w14:paraId="2DDF7F4C">
            <w:pPr>
              <w:widowControl/>
              <w:ind w:firstLine="0" w:firstLineChars="0"/>
              <w:jc w:val="center"/>
              <w:rPr>
                <w:kern w:val="0"/>
                <w:sz w:val="18"/>
                <w:szCs w:val="18"/>
                <w:lang w:bidi="ar"/>
              </w:rPr>
            </w:pPr>
            <w:r>
              <w:rPr>
                <w:kern w:val="0"/>
                <w:sz w:val="18"/>
                <w:szCs w:val="18"/>
                <w:lang w:bidi="ar"/>
              </w:rPr>
              <w:t>-</w:t>
            </w:r>
          </w:p>
        </w:tc>
      </w:tr>
      <w:tr w14:paraId="1DC9B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3" w:type="dxa"/>
            <w:vMerge w:val="continue"/>
            <w:vAlign w:val="center"/>
          </w:tcPr>
          <w:p w14:paraId="26279073">
            <w:pPr>
              <w:widowControl/>
              <w:ind w:firstLine="0" w:firstLineChars="0"/>
              <w:jc w:val="center"/>
              <w:rPr>
                <w:rFonts w:ascii="宋体"/>
                <w:kern w:val="0"/>
                <w:sz w:val="18"/>
                <w:szCs w:val="18"/>
                <w:lang w:bidi="ar"/>
              </w:rPr>
            </w:pPr>
          </w:p>
        </w:tc>
        <w:tc>
          <w:tcPr>
            <w:tcW w:w="956" w:type="dxa"/>
            <w:vMerge w:val="continue"/>
            <w:vAlign w:val="center"/>
          </w:tcPr>
          <w:p w14:paraId="2748009B">
            <w:pPr>
              <w:widowControl/>
              <w:ind w:firstLine="0" w:firstLineChars="0"/>
              <w:jc w:val="center"/>
              <w:rPr>
                <w:rFonts w:ascii="宋体"/>
                <w:kern w:val="0"/>
                <w:sz w:val="18"/>
                <w:szCs w:val="18"/>
                <w:lang w:bidi="ar"/>
              </w:rPr>
            </w:pPr>
          </w:p>
        </w:tc>
        <w:tc>
          <w:tcPr>
            <w:tcW w:w="978" w:type="dxa"/>
            <w:vAlign w:val="center"/>
          </w:tcPr>
          <w:p w14:paraId="4EA28964">
            <w:pPr>
              <w:widowControl/>
              <w:ind w:firstLine="0" w:firstLineChars="0"/>
              <w:jc w:val="center"/>
              <w:rPr>
                <w:kern w:val="0"/>
                <w:sz w:val="18"/>
                <w:szCs w:val="18"/>
                <w:lang w:bidi="ar"/>
              </w:rPr>
            </w:pPr>
            <w:r>
              <w:rPr>
                <w:kern w:val="0"/>
                <w:sz w:val="18"/>
                <w:szCs w:val="18"/>
                <w:lang w:bidi="ar"/>
              </w:rPr>
              <w:t>5</w:t>
            </w:r>
          </w:p>
        </w:tc>
        <w:tc>
          <w:tcPr>
            <w:tcW w:w="1082" w:type="dxa"/>
            <w:vAlign w:val="center"/>
          </w:tcPr>
          <w:p w14:paraId="3322C869">
            <w:pPr>
              <w:widowControl/>
              <w:ind w:firstLine="0" w:firstLineChars="0"/>
              <w:jc w:val="center"/>
              <w:rPr>
                <w:kern w:val="0"/>
                <w:sz w:val="18"/>
                <w:szCs w:val="18"/>
                <w:lang w:bidi="ar"/>
              </w:rPr>
            </w:pPr>
            <w:r>
              <w:rPr>
                <w:kern w:val="0"/>
                <w:sz w:val="18"/>
                <w:szCs w:val="18"/>
                <w:lang w:bidi="ar"/>
              </w:rPr>
              <w:t>0</w:t>
            </w:r>
          </w:p>
        </w:tc>
        <w:tc>
          <w:tcPr>
            <w:tcW w:w="882" w:type="dxa"/>
            <w:vAlign w:val="center"/>
          </w:tcPr>
          <w:p w14:paraId="1562FE3F">
            <w:pPr>
              <w:widowControl/>
              <w:ind w:firstLine="0" w:firstLineChars="0"/>
              <w:jc w:val="center"/>
              <w:rPr>
                <w:kern w:val="0"/>
                <w:sz w:val="18"/>
                <w:szCs w:val="18"/>
                <w:lang w:bidi="ar"/>
              </w:rPr>
            </w:pPr>
            <w:r>
              <w:rPr>
                <w:kern w:val="0"/>
                <w:sz w:val="18"/>
                <w:szCs w:val="18"/>
                <w:lang w:bidi="ar"/>
              </w:rPr>
              <w:t>1</w:t>
            </w:r>
          </w:p>
        </w:tc>
        <w:tc>
          <w:tcPr>
            <w:tcW w:w="981" w:type="dxa"/>
            <w:vAlign w:val="center"/>
          </w:tcPr>
          <w:p w14:paraId="024A2ACF">
            <w:pPr>
              <w:widowControl/>
              <w:ind w:firstLine="0" w:firstLineChars="0"/>
              <w:jc w:val="center"/>
              <w:rPr>
                <w:kern w:val="0"/>
                <w:sz w:val="18"/>
                <w:szCs w:val="18"/>
                <w:lang w:bidi="ar"/>
              </w:rPr>
            </w:pPr>
            <w:r>
              <w:rPr>
                <w:kern w:val="0"/>
                <w:sz w:val="18"/>
                <w:szCs w:val="18"/>
                <w:lang w:bidi="ar"/>
              </w:rPr>
              <w:t>0</w:t>
            </w:r>
          </w:p>
        </w:tc>
        <w:tc>
          <w:tcPr>
            <w:tcW w:w="980" w:type="dxa"/>
            <w:vAlign w:val="center"/>
          </w:tcPr>
          <w:p w14:paraId="1FAD0834">
            <w:pPr>
              <w:widowControl/>
              <w:ind w:firstLine="0" w:firstLineChars="0"/>
              <w:jc w:val="center"/>
              <w:rPr>
                <w:kern w:val="0"/>
                <w:sz w:val="18"/>
                <w:szCs w:val="18"/>
                <w:lang w:bidi="ar"/>
              </w:rPr>
            </w:pPr>
            <w:r>
              <w:rPr>
                <w:kern w:val="0"/>
                <w:sz w:val="18"/>
                <w:szCs w:val="18"/>
                <w:lang w:bidi="ar"/>
              </w:rPr>
              <w:t>-</w:t>
            </w:r>
          </w:p>
        </w:tc>
        <w:tc>
          <w:tcPr>
            <w:tcW w:w="981" w:type="dxa"/>
            <w:vAlign w:val="center"/>
          </w:tcPr>
          <w:p w14:paraId="1E66274A">
            <w:pPr>
              <w:widowControl/>
              <w:ind w:firstLine="0" w:firstLineChars="0"/>
              <w:jc w:val="center"/>
              <w:rPr>
                <w:kern w:val="0"/>
                <w:sz w:val="18"/>
                <w:szCs w:val="18"/>
                <w:lang w:bidi="ar"/>
              </w:rPr>
            </w:pPr>
            <w:r>
              <w:rPr>
                <w:kern w:val="0"/>
                <w:sz w:val="18"/>
                <w:szCs w:val="18"/>
                <w:lang w:bidi="ar"/>
              </w:rPr>
              <w:t>-</w:t>
            </w:r>
          </w:p>
        </w:tc>
        <w:tc>
          <w:tcPr>
            <w:tcW w:w="950" w:type="dxa"/>
            <w:vAlign w:val="center"/>
          </w:tcPr>
          <w:p w14:paraId="602A7524">
            <w:pPr>
              <w:widowControl/>
              <w:ind w:firstLine="0" w:firstLineChars="0"/>
              <w:jc w:val="center"/>
              <w:rPr>
                <w:kern w:val="0"/>
                <w:sz w:val="18"/>
                <w:szCs w:val="18"/>
                <w:lang w:bidi="ar"/>
              </w:rPr>
            </w:pPr>
            <w:r>
              <w:rPr>
                <w:kern w:val="0"/>
                <w:sz w:val="18"/>
                <w:szCs w:val="18"/>
                <w:lang w:bidi="ar"/>
              </w:rPr>
              <w:t>-</w:t>
            </w:r>
          </w:p>
        </w:tc>
      </w:tr>
      <w:tr w14:paraId="3B6A7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3" w:type="dxa"/>
            <w:vMerge w:val="continue"/>
            <w:vAlign w:val="center"/>
          </w:tcPr>
          <w:p w14:paraId="0280978E">
            <w:pPr>
              <w:widowControl/>
              <w:ind w:firstLine="0" w:firstLineChars="0"/>
              <w:jc w:val="center"/>
              <w:rPr>
                <w:rFonts w:ascii="宋体"/>
                <w:kern w:val="0"/>
                <w:sz w:val="18"/>
                <w:szCs w:val="18"/>
                <w:lang w:bidi="ar"/>
              </w:rPr>
            </w:pPr>
          </w:p>
        </w:tc>
        <w:tc>
          <w:tcPr>
            <w:tcW w:w="956" w:type="dxa"/>
            <w:vMerge w:val="continue"/>
            <w:vAlign w:val="center"/>
          </w:tcPr>
          <w:p w14:paraId="4A6A88CD">
            <w:pPr>
              <w:widowControl/>
              <w:ind w:firstLine="0" w:firstLineChars="0"/>
              <w:jc w:val="center"/>
              <w:rPr>
                <w:rFonts w:ascii="宋体"/>
                <w:kern w:val="0"/>
                <w:sz w:val="18"/>
                <w:szCs w:val="18"/>
                <w:lang w:bidi="ar"/>
              </w:rPr>
            </w:pPr>
          </w:p>
        </w:tc>
        <w:tc>
          <w:tcPr>
            <w:tcW w:w="978" w:type="dxa"/>
            <w:vAlign w:val="center"/>
          </w:tcPr>
          <w:p w14:paraId="237A1C81">
            <w:pPr>
              <w:widowControl/>
              <w:ind w:firstLine="0" w:firstLineChars="0"/>
              <w:jc w:val="center"/>
              <w:rPr>
                <w:kern w:val="0"/>
                <w:sz w:val="18"/>
                <w:szCs w:val="18"/>
                <w:lang w:bidi="ar"/>
              </w:rPr>
            </w:pPr>
            <w:r>
              <w:rPr>
                <w:kern w:val="0"/>
                <w:sz w:val="18"/>
                <w:szCs w:val="18"/>
                <w:lang w:bidi="ar"/>
              </w:rPr>
              <w:t>6</w:t>
            </w:r>
          </w:p>
        </w:tc>
        <w:tc>
          <w:tcPr>
            <w:tcW w:w="1082" w:type="dxa"/>
            <w:vAlign w:val="center"/>
          </w:tcPr>
          <w:p w14:paraId="342B73B9">
            <w:pPr>
              <w:widowControl/>
              <w:ind w:firstLine="0" w:firstLineChars="0"/>
              <w:jc w:val="center"/>
              <w:rPr>
                <w:kern w:val="0"/>
                <w:sz w:val="18"/>
                <w:szCs w:val="18"/>
                <w:lang w:bidi="ar"/>
              </w:rPr>
            </w:pPr>
            <w:r>
              <w:rPr>
                <w:kern w:val="0"/>
                <w:sz w:val="18"/>
                <w:szCs w:val="18"/>
                <w:lang w:bidi="ar"/>
              </w:rPr>
              <w:t>0</w:t>
            </w:r>
          </w:p>
        </w:tc>
        <w:tc>
          <w:tcPr>
            <w:tcW w:w="882" w:type="dxa"/>
            <w:vAlign w:val="center"/>
          </w:tcPr>
          <w:p w14:paraId="4785404B">
            <w:pPr>
              <w:widowControl/>
              <w:ind w:firstLine="0" w:firstLineChars="0"/>
              <w:jc w:val="center"/>
              <w:rPr>
                <w:kern w:val="0"/>
                <w:sz w:val="18"/>
                <w:szCs w:val="18"/>
                <w:lang w:bidi="ar"/>
              </w:rPr>
            </w:pPr>
            <w:r>
              <w:rPr>
                <w:kern w:val="0"/>
                <w:sz w:val="18"/>
                <w:szCs w:val="18"/>
                <w:lang w:bidi="ar"/>
              </w:rPr>
              <w:t>0</w:t>
            </w:r>
          </w:p>
        </w:tc>
        <w:tc>
          <w:tcPr>
            <w:tcW w:w="981" w:type="dxa"/>
            <w:vAlign w:val="center"/>
          </w:tcPr>
          <w:p w14:paraId="7E18BD69">
            <w:pPr>
              <w:widowControl/>
              <w:ind w:firstLine="0" w:firstLineChars="0"/>
              <w:jc w:val="center"/>
              <w:rPr>
                <w:kern w:val="0"/>
                <w:sz w:val="18"/>
                <w:szCs w:val="18"/>
                <w:lang w:bidi="ar"/>
              </w:rPr>
            </w:pPr>
            <w:r>
              <w:rPr>
                <w:kern w:val="0"/>
                <w:sz w:val="18"/>
                <w:szCs w:val="18"/>
                <w:lang w:bidi="ar"/>
              </w:rPr>
              <w:t>1</w:t>
            </w:r>
          </w:p>
        </w:tc>
        <w:tc>
          <w:tcPr>
            <w:tcW w:w="980" w:type="dxa"/>
            <w:vAlign w:val="center"/>
          </w:tcPr>
          <w:p w14:paraId="4241E00E">
            <w:pPr>
              <w:widowControl/>
              <w:ind w:firstLine="0" w:firstLineChars="0"/>
              <w:jc w:val="center"/>
              <w:rPr>
                <w:kern w:val="0"/>
                <w:sz w:val="18"/>
                <w:szCs w:val="18"/>
                <w:lang w:bidi="ar"/>
              </w:rPr>
            </w:pPr>
            <w:r>
              <w:rPr>
                <w:kern w:val="0"/>
                <w:sz w:val="18"/>
                <w:szCs w:val="18"/>
                <w:lang w:bidi="ar"/>
              </w:rPr>
              <w:t>-</w:t>
            </w:r>
          </w:p>
        </w:tc>
        <w:tc>
          <w:tcPr>
            <w:tcW w:w="981" w:type="dxa"/>
            <w:vAlign w:val="center"/>
          </w:tcPr>
          <w:p w14:paraId="31D2124B">
            <w:pPr>
              <w:widowControl/>
              <w:ind w:firstLine="0" w:firstLineChars="0"/>
              <w:jc w:val="center"/>
              <w:rPr>
                <w:kern w:val="0"/>
                <w:sz w:val="18"/>
                <w:szCs w:val="18"/>
                <w:lang w:bidi="ar"/>
              </w:rPr>
            </w:pPr>
            <w:r>
              <w:rPr>
                <w:kern w:val="0"/>
                <w:sz w:val="18"/>
                <w:szCs w:val="18"/>
                <w:lang w:bidi="ar"/>
              </w:rPr>
              <w:t>-</w:t>
            </w:r>
          </w:p>
        </w:tc>
        <w:tc>
          <w:tcPr>
            <w:tcW w:w="950" w:type="dxa"/>
            <w:vAlign w:val="center"/>
          </w:tcPr>
          <w:p w14:paraId="3B7B9B3F">
            <w:pPr>
              <w:widowControl/>
              <w:ind w:firstLine="0" w:firstLineChars="0"/>
              <w:jc w:val="center"/>
              <w:rPr>
                <w:kern w:val="0"/>
                <w:sz w:val="18"/>
                <w:szCs w:val="18"/>
                <w:lang w:bidi="ar"/>
              </w:rPr>
            </w:pPr>
            <w:r>
              <w:rPr>
                <w:kern w:val="0"/>
                <w:sz w:val="18"/>
                <w:szCs w:val="18"/>
                <w:lang w:bidi="ar"/>
              </w:rPr>
              <w:t>-</w:t>
            </w:r>
          </w:p>
        </w:tc>
      </w:tr>
      <w:tr w14:paraId="70B69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3" w:type="dxa"/>
            <w:vMerge w:val="restart"/>
            <w:vAlign w:val="center"/>
          </w:tcPr>
          <w:p w14:paraId="1548F2D0">
            <w:pPr>
              <w:widowControl/>
              <w:ind w:firstLine="0" w:firstLineChars="0"/>
              <w:jc w:val="center"/>
              <w:rPr>
                <w:rFonts w:ascii="宋体"/>
                <w:kern w:val="0"/>
                <w:sz w:val="18"/>
                <w:szCs w:val="18"/>
                <w:lang w:bidi="ar"/>
              </w:rPr>
            </w:pPr>
            <w:r>
              <w:rPr>
                <w:kern w:val="0"/>
                <w:sz w:val="18"/>
                <w:szCs w:val="18"/>
                <w:lang w:bidi="ar"/>
              </w:rPr>
              <w:t>MIMO</w:t>
            </w:r>
            <w:r>
              <w:rPr>
                <w:rFonts w:hint="eastAsia" w:ascii="宋体"/>
                <w:kern w:val="0"/>
                <w:sz w:val="18"/>
                <w:szCs w:val="18"/>
                <w:lang w:bidi="ar"/>
              </w:rPr>
              <w:t>复用</w:t>
            </w:r>
          </w:p>
        </w:tc>
        <w:tc>
          <w:tcPr>
            <w:tcW w:w="956" w:type="dxa"/>
            <w:vMerge w:val="restart"/>
            <w:vAlign w:val="center"/>
          </w:tcPr>
          <w:p w14:paraId="09960776">
            <w:pPr>
              <w:widowControl/>
              <w:ind w:firstLine="0" w:firstLineChars="0"/>
              <w:jc w:val="center"/>
              <w:rPr>
                <w:rFonts w:ascii="宋体"/>
                <w:kern w:val="0"/>
                <w:sz w:val="18"/>
                <w:szCs w:val="18"/>
                <w:lang w:bidi="ar"/>
              </w:rPr>
            </w:pPr>
            <w:r>
              <w:rPr>
                <w:rFonts w:hint="eastAsia" w:ascii="宋体"/>
                <w:kern w:val="0"/>
                <w:sz w:val="18"/>
                <w:szCs w:val="18"/>
                <w:lang w:bidi="ar"/>
              </w:rPr>
              <w:t>三端口</w:t>
            </w:r>
          </w:p>
        </w:tc>
        <w:tc>
          <w:tcPr>
            <w:tcW w:w="978" w:type="dxa"/>
            <w:vAlign w:val="center"/>
          </w:tcPr>
          <w:p w14:paraId="14C52208">
            <w:pPr>
              <w:widowControl/>
              <w:ind w:firstLine="0" w:firstLineChars="0"/>
              <w:jc w:val="center"/>
              <w:rPr>
                <w:kern w:val="0"/>
                <w:sz w:val="18"/>
                <w:szCs w:val="18"/>
                <w:lang w:bidi="ar"/>
              </w:rPr>
            </w:pPr>
            <w:r>
              <w:rPr>
                <w:kern w:val="0"/>
                <w:sz w:val="18"/>
                <w:szCs w:val="18"/>
                <w:lang w:bidi="ar"/>
              </w:rPr>
              <w:t>7</w:t>
            </w:r>
          </w:p>
        </w:tc>
        <w:tc>
          <w:tcPr>
            <w:tcW w:w="1082" w:type="dxa"/>
            <w:vAlign w:val="center"/>
          </w:tcPr>
          <w:p w14:paraId="2A3C983D">
            <w:pPr>
              <w:widowControl/>
              <w:ind w:firstLine="0" w:firstLineChars="0"/>
              <w:jc w:val="center"/>
              <w:rPr>
                <w:kern w:val="0"/>
                <w:sz w:val="18"/>
                <w:szCs w:val="18"/>
                <w:lang w:bidi="ar"/>
              </w:rPr>
            </w:pPr>
            <w:r>
              <w:rPr>
                <w:kern w:val="0"/>
                <w:sz w:val="18"/>
                <w:szCs w:val="18"/>
                <w:lang w:bidi="ar"/>
              </w:rPr>
              <w:t>1</w:t>
            </w:r>
          </w:p>
        </w:tc>
        <w:tc>
          <w:tcPr>
            <w:tcW w:w="882" w:type="dxa"/>
            <w:vAlign w:val="center"/>
          </w:tcPr>
          <w:p w14:paraId="630A446A">
            <w:pPr>
              <w:widowControl/>
              <w:ind w:firstLine="0" w:firstLineChars="0"/>
              <w:jc w:val="center"/>
              <w:rPr>
                <w:kern w:val="0"/>
                <w:sz w:val="18"/>
                <w:szCs w:val="18"/>
                <w:lang w:bidi="ar"/>
              </w:rPr>
            </w:pPr>
            <w:r>
              <w:rPr>
                <w:kern w:val="0"/>
                <w:sz w:val="18"/>
                <w:szCs w:val="18"/>
                <w:lang w:bidi="ar"/>
              </w:rPr>
              <w:t>0</w:t>
            </w:r>
          </w:p>
        </w:tc>
        <w:tc>
          <w:tcPr>
            <w:tcW w:w="981" w:type="dxa"/>
            <w:vAlign w:val="center"/>
          </w:tcPr>
          <w:p w14:paraId="711BEB77">
            <w:pPr>
              <w:widowControl/>
              <w:ind w:firstLine="0" w:firstLineChars="0"/>
              <w:jc w:val="center"/>
              <w:rPr>
                <w:kern w:val="0"/>
                <w:sz w:val="18"/>
                <w:szCs w:val="18"/>
                <w:lang w:bidi="ar"/>
              </w:rPr>
            </w:pPr>
            <w:r>
              <w:rPr>
                <w:kern w:val="0"/>
                <w:sz w:val="18"/>
                <w:szCs w:val="18"/>
                <w:lang w:bidi="ar"/>
              </w:rPr>
              <w:t>1</w:t>
            </w:r>
          </w:p>
        </w:tc>
        <w:tc>
          <w:tcPr>
            <w:tcW w:w="980" w:type="dxa"/>
            <w:vAlign w:val="center"/>
          </w:tcPr>
          <w:p w14:paraId="7BECBEC3">
            <w:pPr>
              <w:widowControl/>
              <w:ind w:firstLine="0" w:firstLineChars="0"/>
              <w:jc w:val="center"/>
              <w:rPr>
                <w:kern w:val="0"/>
                <w:sz w:val="18"/>
                <w:szCs w:val="18"/>
                <w:lang w:bidi="ar"/>
              </w:rPr>
            </w:pPr>
            <w:r>
              <w:rPr>
                <w:kern w:val="0"/>
                <w:sz w:val="18"/>
                <w:szCs w:val="18"/>
                <w:lang w:bidi="ar"/>
              </w:rPr>
              <w:t>0</w:t>
            </w:r>
          </w:p>
        </w:tc>
        <w:tc>
          <w:tcPr>
            <w:tcW w:w="981" w:type="dxa"/>
            <w:vAlign w:val="center"/>
          </w:tcPr>
          <w:p w14:paraId="0B5F78AF">
            <w:pPr>
              <w:widowControl/>
              <w:ind w:firstLine="0" w:firstLineChars="0"/>
              <w:jc w:val="center"/>
              <w:rPr>
                <w:kern w:val="0"/>
                <w:sz w:val="18"/>
                <w:szCs w:val="18"/>
                <w:lang w:bidi="ar"/>
              </w:rPr>
            </w:pPr>
            <w:r>
              <w:rPr>
                <w:kern w:val="0"/>
                <w:sz w:val="18"/>
                <w:szCs w:val="18"/>
                <w:lang w:bidi="ar"/>
              </w:rPr>
              <w:t>1</w:t>
            </w:r>
          </w:p>
        </w:tc>
        <w:tc>
          <w:tcPr>
            <w:tcW w:w="950" w:type="dxa"/>
            <w:vAlign w:val="center"/>
          </w:tcPr>
          <w:p w14:paraId="516DBC9E">
            <w:pPr>
              <w:widowControl/>
              <w:ind w:firstLine="0" w:firstLineChars="0"/>
              <w:jc w:val="center"/>
              <w:rPr>
                <w:kern w:val="0"/>
                <w:sz w:val="18"/>
                <w:szCs w:val="18"/>
                <w:lang w:bidi="ar"/>
              </w:rPr>
            </w:pPr>
            <w:r>
              <w:rPr>
                <w:kern w:val="0"/>
                <w:sz w:val="18"/>
                <w:szCs w:val="18"/>
                <w:lang w:bidi="ar"/>
              </w:rPr>
              <w:t>0</w:t>
            </w:r>
          </w:p>
        </w:tc>
      </w:tr>
      <w:tr w14:paraId="3B068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3" w:type="dxa"/>
            <w:vMerge w:val="continue"/>
            <w:vAlign w:val="center"/>
          </w:tcPr>
          <w:p w14:paraId="28EF3E50">
            <w:pPr>
              <w:widowControl/>
              <w:ind w:firstLine="0" w:firstLineChars="0"/>
              <w:jc w:val="center"/>
              <w:rPr>
                <w:rFonts w:ascii="宋体"/>
                <w:kern w:val="0"/>
                <w:sz w:val="18"/>
                <w:szCs w:val="18"/>
                <w:lang w:bidi="ar"/>
              </w:rPr>
            </w:pPr>
          </w:p>
        </w:tc>
        <w:tc>
          <w:tcPr>
            <w:tcW w:w="956" w:type="dxa"/>
            <w:vMerge w:val="continue"/>
            <w:vAlign w:val="center"/>
          </w:tcPr>
          <w:p w14:paraId="3E08266F">
            <w:pPr>
              <w:widowControl/>
              <w:ind w:firstLine="0" w:firstLineChars="0"/>
              <w:jc w:val="center"/>
              <w:rPr>
                <w:rFonts w:ascii="宋体"/>
                <w:kern w:val="0"/>
                <w:sz w:val="18"/>
                <w:szCs w:val="18"/>
                <w:lang w:bidi="ar"/>
              </w:rPr>
            </w:pPr>
          </w:p>
        </w:tc>
        <w:tc>
          <w:tcPr>
            <w:tcW w:w="978" w:type="dxa"/>
            <w:vAlign w:val="center"/>
          </w:tcPr>
          <w:p w14:paraId="3AFDF983">
            <w:pPr>
              <w:widowControl/>
              <w:ind w:firstLine="0" w:firstLineChars="0"/>
              <w:jc w:val="center"/>
              <w:rPr>
                <w:kern w:val="0"/>
                <w:sz w:val="18"/>
                <w:szCs w:val="18"/>
                <w:lang w:bidi="ar"/>
              </w:rPr>
            </w:pPr>
            <w:r>
              <w:rPr>
                <w:kern w:val="0"/>
                <w:sz w:val="18"/>
                <w:szCs w:val="18"/>
                <w:lang w:bidi="ar"/>
              </w:rPr>
              <w:t>8</w:t>
            </w:r>
          </w:p>
        </w:tc>
        <w:tc>
          <w:tcPr>
            <w:tcW w:w="1082" w:type="dxa"/>
            <w:vAlign w:val="center"/>
          </w:tcPr>
          <w:p w14:paraId="6E0444F7">
            <w:pPr>
              <w:widowControl/>
              <w:ind w:firstLine="0" w:firstLineChars="0"/>
              <w:jc w:val="center"/>
              <w:rPr>
                <w:kern w:val="0"/>
                <w:sz w:val="18"/>
                <w:szCs w:val="18"/>
                <w:lang w:bidi="ar"/>
              </w:rPr>
            </w:pPr>
            <w:r>
              <w:rPr>
                <w:kern w:val="0"/>
                <w:sz w:val="18"/>
                <w:szCs w:val="18"/>
                <w:lang w:bidi="ar"/>
              </w:rPr>
              <w:t>1</w:t>
            </w:r>
          </w:p>
        </w:tc>
        <w:tc>
          <w:tcPr>
            <w:tcW w:w="882" w:type="dxa"/>
            <w:vAlign w:val="center"/>
          </w:tcPr>
          <w:p w14:paraId="41EDD5F7">
            <w:pPr>
              <w:widowControl/>
              <w:ind w:firstLine="0" w:firstLineChars="0"/>
              <w:jc w:val="center"/>
              <w:rPr>
                <w:kern w:val="0"/>
                <w:sz w:val="18"/>
                <w:szCs w:val="18"/>
                <w:lang w:bidi="ar"/>
              </w:rPr>
            </w:pPr>
            <w:r>
              <w:rPr>
                <w:kern w:val="0"/>
                <w:sz w:val="18"/>
                <w:szCs w:val="18"/>
                <w:lang w:bidi="ar"/>
              </w:rPr>
              <w:t>1</w:t>
            </w:r>
          </w:p>
        </w:tc>
        <w:tc>
          <w:tcPr>
            <w:tcW w:w="981" w:type="dxa"/>
            <w:vAlign w:val="center"/>
          </w:tcPr>
          <w:p w14:paraId="6B562D57">
            <w:pPr>
              <w:widowControl/>
              <w:ind w:firstLine="0" w:firstLineChars="0"/>
              <w:jc w:val="center"/>
              <w:rPr>
                <w:kern w:val="0"/>
                <w:sz w:val="18"/>
                <w:szCs w:val="18"/>
                <w:lang w:bidi="ar"/>
              </w:rPr>
            </w:pPr>
            <w:r>
              <w:rPr>
                <w:kern w:val="0"/>
                <w:sz w:val="18"/>
                <w:szCs w:val="18"/>
                <w:lang w:bidi="ar"/>
              </w:rPr>
              <w:t>0</w:t>
            </w:r>
          </w:p>
        </w:tc>
        <w:tc>
          <w:tcPr>
            <w:tcW w:w="980" w:type="dxa"/>
            <w:vAlign w:val="center"/>
          </w:tcPr>
          <w:p w14:paraId="2DA62664">
            <w:pPr>
              <w:widowControl/>
              <w:ind w:firstLine="0" w:firstLineChars="0"/>
              <w:jc w:val="center"/>
              <w:rPr>
                <w:kern w:val="0"/>
                <w:sz w:val="18"/>
                <w:szCs w:val="18"/>
                <w:lang w:bidi="ar"/>
              </w:rPr>
            </w:pPr>
            <w:r>
              <w:rPr>
                <w:kern w:val="0"/>
                <w:sz w:val="18"/>
                <w:szCs w:val="18"/>
                <w:lang w:bidi="ar"/>
              </w:rPr>
              <w:t>0</w:t>
            </w:r>
          </w:p>
        </w:tc>
        <w:tc>
          <w:tcPr>
            <w:tcW w:w="981" w:type="dxa"/>
            <w:vAlign w:val="center"/>
          </w:tcPr>
          <w:p w14:paraId="0F0D61E9">
            <w:pPr>
              <w:widowControl/>
              <w:ind w:firstLine="0" w:firstLineChars="0"/>
              <w:jc w:val="center"/>
              <w:rPr>
                <w:kern w:val="0"/>
                <w:sz w:val="18"/>
                <w:szCs w:val="18"/>
                <w:lang w:bidi="ar"/>
              </w:rPr>
            </w:pPr>
            <w:r>
              <w:rPr>
                <w:kern w:val="0"/>
                <w:sz w:val="18"/>
                <w:szCs w:val="18"/>
                <w:lang w:bidi="ar"/>
              </w:rPr>
              <w:t>0</w:t>
            </w:r>
          </w:p>
        </w:tc>
        <w:tc>
          <w:tcPr>
            <w:tcW w:w="950" w:type="dxa"/>
            <w:vAlign w:val="center"/>
          </w:tcPr>
          <w:p w14:paraId="7971CBA6">
            <w:pPr>
              <w:widowControl/>
              <w:ind w:firstLine="0" w:firstLineChars="0"/>
              <w:jc w:val="center"/>
              <w:rPr>
                <w:kern w:val="0"/>
                <w:sz w:val="18"/>
                <w:szCs w:val="18"/>
                <w:lang w:bidi="ar"/>
              </w:rPr>
            </w:pPr>
            <w:r>
              <w:rPr>
                <w:kern w:val="0"/>
                <w:sz w:val="18"/>
                <w:szCs w:val="18"/>
                <w:lang w:bidi="ar"/>
              </w:rPr>
              <w:t>1</w:t>
            </w:r>
          </w:p>
        </w:tc>
      </w:tr>
      <w:tr w14:paraId="0F59A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3" w:type="dxa"/>
            <w:vMerge w:val="continue"/>
            <w:vAlign w:val="center"/>
          </w:tcPr>
          <w:p w14:paraId="37A0C78F">
            <w:pPr>
              <w:widowControl/>
              <w:ind w:firstLine="0" w:firstLineChars="0"/>
              <w:jc w:val="center"/>
              <w:rPr>
                <w:rFonts w:ascii="宋体"/>
                <w:kern w:val="0"/>
                <w:sz w:val="18"/>
                <w:szCs w:val="18"/>
                <w:lang w:bidi="ar"/>
              </w:rPr>
            </w:pPr>
          </w:p>
        </w:tc>
        <w:tc>
          <w:tcPr>
            <w:tcW w:w="956" w:type="dxa"/>
            <w:vMerge w:val="continue"/>
            <w:vAlign w:val="center"/>
          </w:tcPr>
          <w:p w14:paraId="5CA46C17">
            <w:pPr>
              <w:widowControl/>
              <w:ind w:firstLine="0" w:firstLineChars="0"/>
              <w:jc w:val="center"/>
              <w:rPr>
                <w:rFonts w:ascii="宋体"/>
                <w:kern w:val="0"/>
                <w:sz w:val="18"/>
                <w:szCs w:val="18"/>
                <w:lang w:bidi="ar"/>
              </w:rPr>
            </w:pPr>
          </w:p>
        </w:tc>
        <w:tc>
          <w:tcPr>
            <w:tcW w:w="978" w:type="dxa"/>
            <w:vAlign w:val="center"/>
          </w:tcPr>
          <w:p w14:paraId="71507A33">
            <w:pPr>
              <w:widowControl/>
              <w:ind w:firstLine="0" w:firstLineChars="0"/>
              <w:jc w:val="center"/>
              <w:rPr>
                <w:kern w:val="0"/>
                <w:sz w:val="18"/>
                <w:szCs w:val="18"/>
                <w:lang w:bidi="ar"/>
              </w:rPr>
            </w:pPr>
            <w:r>
              <w:rPr>
                <w:kern w:val="0"/>
                <w:sz w:val="18"/>
                <w:szCs w:val="18"/>
                <w:lang w:bidi="ar"/>
              </w:rPr>
              <w:t>9</w:t>
            </w:r>
          </w:p>
        </w:tc>
        <w:tc>
          <w:tcPr>
            <w:tcW w:w="1082" w:type="dxa"/>
            <w:vAlign w:val="center"/>
          </w:tcPr>
          <w:p w14:paraId="2B2DF197">
            <w:pPr>
              <w:widowControl/>
              <w:ind w:firstLine="0" w:firstLineChars="0"/>
              <w:jc w:val="center"/>
              <w:rPr>
                <w:kern w:val="0"/>
                <w:sz w:val="18"/>
                <w:szCs w:val="18"/>
                <w:lang w:bidi="ar"/>
              </w:rPr>
            </w:pPr>
            <w:r>
              <w:rPr>
                <w:kern w:val="0"/>
                <w:sz w:val="18"/>
                <w:szCs w:val="18"/>
                <w:lang w:bidi="ar"/>
              </w:rPr>
              <w:t>0</w:t>
            </w:r>
          </w:p>
        </w:tc>
        <w:tc>
          <w:tcPr>
            <w:tcW w:w="882" w:type="dxa"/>
            <w:vAlign w:val="center"/>
          </w:tcPr>
          <w:p w14:paraId="09F400A5">
            <w:pPr>
              <w:widowControl/>
              <w:ind w:firstLine="0" w:firstLineChars="0"/>
              <w:jc w:val="center"/>
              <w:rPr>
                <w:kern w:val="0"/>
                <w:sz w:val="18"/>
                <w:szCs w:val="18"/>
                <w:lang w:bidi="ar"/>
              </w:rPr>
            </w:pPr>
            <w:r>
              <w:rPr>
                <w:kern w:val="0"/>
                <w:sz w:val="18"/>
                <w:szCs w:val="18"/>
                <w:lang w:bidi="ar"/>
              </w:rPr>
              <w:t>1</w:t>
            </w:r>
          </w:p>
        </w:tc>
        <w:tc>
          <w:tcPr>
            <w:tcW w:w="981" w:type="dxa"/>
            <w:vAlign w:val="center"/>
          </w:tcPr>
          <w:p w14:paraId="638FCDD8">
            <w:pPr>
              <w:widowControl/>
              <w:ind w:firstLine="0" w:firstLineChars="0"/>
              <w:jc w:val="center"/>
              <w:rPr>
                <w:kern w:val="0"/>
                <w:sz w:val="18"/>
                <w:szCs w:val="18"/>
                <w:lang w:bidi="ar"/>
              </w:rPr>
            </w:pPr>
            <w:r>
              <w:rPr>
                <w:kern w:val="0"/>
                <w:sz w:val="18"/>
                <w:szCs w:val="18"/>
                <w:lang w:bidi="ar"/>
              </w:rPr>
              <w:t>1</w:t>
            </w:r>
          </w:p>
        </w:tc>
        <w:tc>
          <w:tcPr>
            <w:tcW w:w="980" w:type="dxa"/>
            <w:vAlign w:val="center"/>
          </w:tcPr>
          <w:p w14:paraId="454B58D5">
            <w:pPr>
              <w:widowControl/>
              <w:ind w:firstLine="0" w:firstLineChars="0"/>
              <w:jc w:val="center"/>
              <w:rPr>
                <w:kern w:val="0"/>
                <w:sz w:val="18"/>
                <w:szCs w:val="18"/>
                <w:lang w:bidi="ar"/>
              </w:rPr>
            </w:pPr>
            <w:r>
              <w:rPr>
                <w:kern w:val="0"/>
                <w:sz w:val="18"/>
                <w:szCs w:val="18"/>
                <w:lang w:bidi="ar"/>
              </w:rPr>
              <w:t>1</w:t>
            </w:r>
          </w:p>
        </w:tc>
        <w:tc>
          <w:tcPr>
            <w:tcW w:w="981" w:type="dxa"/>
            <w:vAlign w:val="center"/>
          </w:tcPr>
          <w:p w14:paraId="59A865C2">
            <w:pPr>
              <w:widowControl/>
              <w:ind w:firstLine="0" w:firstLineChars="0"/>
              <w:jc w:val="center"/>
              <w:rPr>
                <w:kern w:val="0"/>
                <w:sz w:val="18"/>
                <w:szCs w:val="18"/>
                <w:lang w:bidi="ar"/>
              </w:rPr>
            </w:pPr>
            <w:r>
              <w:rPr>
                <w:kern w:val="0"/>
                <w:sz w:val="18"/>
                <w:szCs w:val="18"/>
                <w:lang w:bidi="ar"/>
              </w:rPr>
              <w:t>0</w:t>
            </w:r>
          </w:p>
        </w:tc>
        <w:tc>
          <w:tcPr>
            <w:tcW w:w="950" w:type="dxa"/>
            <w:vAlign w:val="center"/>
          </w:tcPr>
          <w:p w14:paraId="04C98770">
            <w:pPr>
              <w:widowControl/>
              <w:ind w:firstLine="0" w:firstLineChars="0"/>
              <w:jc w:val="center"/>
              <w:rPr>
                <w:kern w:val="0"/>
                <w:sz w:val="18"/>
                <w:szCs w:val="18"/>
                <w:lang w:bidi="ar"/>
              </w:rPr>
            </w:pPr>
            <w:r>
              <w:rPr>
                <w:kern w:val="0"/>
                <w:sz w:val="18"/>
                <w:szCs w:val="18"/>
                <w:lang w:bidi="ar"/>
              </w:rPr>
              <w:t>0</w:t>
            </w:r>
          </w:p>
        </w:tc>
      </w:tr>
      <w:tr w14:paraId="7F89D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3" w:type="dxa"/>
            <w:vMerge w:val="continue"/>
            <w:vAlign w:val="center"/>
          </w:tcPr>
          <w:p w14:paraId="1BCB26F6">
            <w:pPr>
              <w:widowControl/>
              <w:ind w:firstLine="0" w:firstLineChars="0"/>
              <w:jc w:val="center"/>
              <w:rPr>
                <w:rFonts w:ascii="宋体"/>
                <w:kern w:val="0"/>
                <w:sz w:val="18"/>
                <w:szCs w:val="18"/>
                <w:lang w:bidi="ar"/>
              </w:rPr>
            </w:pPr>
          </w:p>
        </w:tc>
        <w:tc>
          <w:tcPr>
            <w:tcW w:w="956" w:type="dxa"/>
            <w:vMerge w:val="restart"/>
            <w:vAlign w:val="center"/>
          </w:tcPr>
          <w:p w14:paraId="5EF32488">
            <w:pPr>
              <w:widowControl/>
              <w:ind w:firstLine="0" w:firstLineChars="0"/>
              <w:jc w:val="center"/>
              <w:rPr>
                <w:rFonts w:ascii="宋体"/>
                <w:kern w:val="0"/>
                <w:sz w:val="18"/>
                <w:szCs w:val="18"/>
                <w:lang w:bidi="ar"/>
              </w:rPr>
            </w:pPr>
            <w:r>
              <w:rPr>
                <w:rFonts w:hint="eastAsia" w:ascii="宋体"/>
                <w:kern w:val="0"/>
                <w:sz w:val="18"/>
                <w:szCs w:val="18"/>
                <w:lang w:bidi="ar"/>
              </w:rPr>
              <w:t>两端口</w:t>
            </w:r>
          </w:p>
        </w:tc>
        <w:tc>
          <w:tcPr>
            <w:tcW w:w="978" w:type="dxa"/>
            <w:vAlign w:val="center"/>
          </w:tcPr>
          <w:p w14:paraId="799A6403">
            <w:pPr>
              <w:widowControl/>
              <w:ind w:firstLine="0" w:firstLineChars="0"/>
              <w:jc w:val="center"/>
              <w:rPr>
                <w:kern w:val="0"/>
                <w:sz w:val="18"/>
                <w:szCs w:val="18"/>
                <w:lang w:bidi="ar"/>
              </w:rPr>
            </w:pPr>
            <w:r>
              <w:rPr>
                <w:kern w:val="0"/>
                <w:sz w:val="18"/>
                <w:szCs w:val="18"/>
                <w:lang w:bidi="ar"/>
              </w:rPr>
              <w:t>10</w:t>
            </w:r>
          </w:p>
        </w:tc>
        <w:tc>
          <w:tcPr>
            <w:tcW w:w="1082" w:type="dxa"/>
            <w:vAlign w:val="center"/>
          </w:tcPr>
          <w:p w14:paraId="03C3D4CF">
            <w:pPr>
              <w:widowControl/>
              <w:ind w:firstLine="0" w:firstLineChars="0"/>
              <w:jc w:val="center"/>
              <w:rPr>
                <w:kern w:val="0"/>
                <w:sz w:val="18"/>
                <w:szCs w:val="18"/>
                <w:lang w:bidi="ar"/>
              </w:rPr>
            </w:pPr>
            <w:r>
              <w:rPr>
                <w:kern w:val="0"/>
                <w:sz w:val="18"/>
                <w:szCs w:val="18"/>
                <w:lang w:bidi="ar"/>
              </w:rPr>
              <w:t>1</w:t>
            </w:r>
          </w:p>
        </w:tc>
        <w:tc>
          <w:tcPr>
            <w:tcW w:w="882" w:type="dxa"/>
            <w:vAlign w:val="center"/>
          </w:tcPr>
          <w:p w14:paraId="1555FB83">
            <w:pPr>
              <w:widowControl/>
              <w:ind w:firstLine="0" w:firstLineChars="0"/>
              <w:jc w:val="center"/>
              <w:rPr>
                <w:kern w:val="0"/>
                <w:sz w:val="18"/>
                <w:szCs w:val="18"/>
                <w:lang w:bidi="ar"/>
              </w:rPr>
            </w:pPr>
            <w:r>
              <w:rPr>
                <w:kern w:val="0"/>
                <w:sz w:val="18"/>
                <w:szCs w:val="18"/>
                <w:lang w:bidi="ar"/>
              </w:rPr>
              <w:t>0</w:t>
            </w:r>
          </w:p>
        </w:tc>
        <w:tc>
          <w:tcPr>
            <w:tcW w:w="981" w:type="dxa"/>
            <w:vAlign w:val="center"/>
          </w:tcPr>
          <w:p w14:paraId="06D5E78F">
            <w:pPr>
              <w:widowControl/>
              <w:ind w:firstLine="0" w:firstLineChars="0"/>
              <w:jc w:val="center"/>
              <w:rPr>
                <w:kern w:val="0"/>
                <w:sz w:val="18"/>
                <w:szCs w:val="18"/>
                <w:lang w:bidi="ar"/>
              </w:rPr>
            </w:pPr>
            <w:r>
              <w:rPr>
                <w:kern w:val="0"/>
                <w:sz w:val="18"/>
                <w:szCs w:val="18"/>
                <w:lang w:bidi="ar"/>
              </w:rPr>
              <w:t>0</w:t>
            </w:r>
          </w:p>
        </w:tc>
        <w:tc>
          <w:tcPr>
            <w:tcW w:w="980" w:type="dxa"/>
            <w:vAlign w:val="center"/>
          </w:tcPr>
          <w:p w14:paraId="4A54612D">
            <w:pPr>
              <w:widowControl/>
              <w:ind w:firstLine="0" w:firstLineChars="0"/>
              <w:jc w:val="center"/>
              <w:rPr>
                <w:kern w:val="0"/>
                <w:sz w:val="18"/>
                <w:szCs w:val="18"/>
                <w:lang w:bidi="ar"/>
              </w:rPr>
            </w:pPr>
            <w:r>
              <w:rPr>
                <w:kern w:val="0"/>
                <w:sz w:val="18"/>
                <w:szCs w:val="18"/>
                <w:lang w:bidi="ar"/>
              </w:rPr>
              <w:t>0</w:t>
            </w:r>
          </w:p>
        </w:tc>
        <w:tc>
          <w:tcPr>
            <w:tcW w:w="981" w:type="dxa"/>
            <w:vAlign w:val="center"/>
          </w:tcPr>
          <w:p w14:paraId="11EDBEDA">
            <w:pPr>
              <w:widowControl/>
              <w:ind w:firstLine="0" w:firstLineChars="0"/>
              <w:jc w:val="center"/>
              <w:rPr>
                <w:kern w:val="0"/>
                <w:sz w:val="18"/>
                <w:szCs w:val="18"/>
                <w:lang w:bidi="ar"/>
              </w:rPr>
            </w:pPr>
            <w:r>
              <w:rPr>
                <w:kern w:val="0"/>
                <w:sz w:val="18"/>
                <w:szCs w:val="18"/>
                <w:lang w:bidi="ar"/>
              </w:rPr>
              <w:t>0</w:t>
            </w:r>
          </w:p>
        </w:tc>
        <w:tc>
          <w:tcPr>
            <w:tcW w:w="950" w:type="dxa"/>
            <w:vAlign w:val="center"/>
          </w:tcPr>
          <w:p w14:paraId="7E2A8DE4">
            <w:pPr>
              <w:widowControl/>
              <w:ind w:firstLine="0" w:firstLineChars="0"/>
              <w:jc w:val="center"/>
              <w:rPr>
                <w:kern w:val="0"/>
                <w:sz w:val="18"/>
                <w:szCs w:val="18"/>
                <w:lang w:bidi="ar"/>
              </w:rPr>
            </w:pPr>
            <w:r>
              <w:rPr>
                <w:kern w:val="0"/>
                <w:sz w:val="18"/>
                <w:szCs w:val="18"/>
                <w:lang w:bidi="ar"/>
              </w:rPr>
              <w:t>1</w:t>
            </w:r>
          </w:p>
        </w:tc>
      </w:tr>
      <w:tr w14:paraId="0B280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3" w:type="dxa"/>
            <w:vMerge w:val="continue"/>
            <w:vAlign w:val="center"/>
          </w:tcPr>
          <w:p w14:paraId="28C5FAD3">
            <w:pPr>
              <w:widowControl/>
              <w:ind w:firstLine="0" w:firstLineChars="0"/>
              <w:jc w:val="center"/>
              <w:rPr>
                <w:rFonts w:ascii="宋体"/>
                <w:kern w:val="0"/>
                <w:sz w:val="18"/>
                <w:szCs w:val="18"/>
                <w:lang w:bidi="ar"/>
              </w:rPr>
            </w:pPr>
          </w:p>
        </w:tc>
        <w:tc>
          <w:tcPr>
            <w:tcW w:w="956" w:type="dxa"/>
            <w:vMerge w:val="continue"/>
            <w:vAlign w:val="center"/>
          </w:tcPr>
          <w:p w14:paraId="356B5837">
            <w:pPr>
              <w:widowControl/>
              <w:ind w:firstLine="0" w:firstLineChars="0"/>
              <w:jc w:val="center"/>
              <w:rPr>
                <w:rFonts w:ascii="宋体"/>
                <w:kern w:val="0"/>
                <w:sz w:val="18"/>
                <w:szCs w:val="18"/>
                <w:lang w:bidi="ar"/>
              </w:rPr>
            </w:pPr>
          </w:p>
        </w:tc>
        <w:tc>
          <w:tcPr>
            <w:tcW w:w="978" w:type="dxa"/>
            <w:vAlign w:val="center"/>
          </w:tcPr>
          <w:p w14:paraId="540F21FF">
            <w:pPr>
              <w:widowControl/>
              <w:ind w:firstLine="0" w:firstLineChars="0"/>
              <w:jc w:val="center"/>
              <w:rPr>
                <w:kern w:val="0"/>
                <w:sz w:val="18"/>
                <w:szCs w:val="18"/>
                <w:lang w:bidi="ar"/>
              </w:rPr>
            </w:pPr>
            <w:r>
              <w:rPr>
                <w:kern w:val="0"/>
                <w:sz w:val="18"/>
                <w:szCs w:val="18"/>
                <w:lang w:bidi="ar"/>
              </w:rPr>
              <w:t>11</w:t>
            </w:r>
          </w:p>
        </w:tc>
        <w:tc>
          <w:tcPr>
            <w:tcW w:w="1082" w:type="dxa"/>
            <w:vAlign w:val="center"/>
          </w:tcPr>
          <w:p w14:paraId="73E77FCF">
            <w:pPr>
              <w:widowControl/>
              <w:ind w:firstLine="0" w:firstLineChars="0"/>
              <w:jc w:val="center"/>
              <w:rPr>
                <w:kern w:val="0"/>
                <w:sz w:val="18"/>
                <w:szCs w:val="18"/>
                <w:lang w:bidi="ar"/>
              </w:rPr>
            </w:pPr>
            <w:r>
              <w:rPr>
                <w:kern w:val="0"/>
                <w:sz w:val="18"/>
                <w:szCs w:val="18"/>
                <w:lang w:bidi="ar"/>
              </w:rPr>
              <w:t>1</w:t>
            </w:r>
          </w:p>
        </w:tc>
        <w:tc>
          <w:tcPr>
            <w:tcW w:w="882" w:type="dxa"/>
            <w:vAlign w:val="center"/>
          </w:tcPr>
          <w:p w14:paraId="044308FE">
            <w:pPr>
              <w:widowControl/>
              <w:ind w:firstLine="0" w:firstLineChars="0"/>
              <w:jc w:val="center"/>
              <w:rPr>
                <w:kern w:val="0"/>
                <w:sz w:val="18"/>
                <w:szCs w:val="18"/>
                <w:lang w:bidi="ar"/>
              </w:rPr>
            </w:pPr>
            <w:r>
              <w:rPr>
                <w:kern w:val="0"/>
                <w:sz w:val="18"/>
                <w:szCs w:val="18"/>
                <w:lang w:bidi="ar"/>
              </w:rPr>
              <w:t>0</w:t>
            </w:r>
          </w:p>
        </w:tc>
        <w:tc>
          <w:tcPr>
            <w:tcW w:w="981" w:type="dxa"/>
            <w:vAlign w:val="center"/>
          </w:tcPr>
          <w:p w14:paraId="5308E07B">
            <w:pPr>
              <w:widowControl/>
              <w:ind w:firstLine="0" w:firstLineChars="0"/>
              <w:jc w:val="center"/>
              <w:rPr>
                <w:kern w:val="0"/>
                <w:sz w:val="18"/>
                <w:szCs w:val="18"/>
                <w:lang w:bidi="ar"/>
              </w:rPr>
            </w:pPr>
            <w:r>
              <w:rPr>
                <w:kern w:val="0"/>
                <w:sz w:val="18"/>
                <w:szCs w:val="18"/>
                <w:lang w:bidi="ar"/>
              </w:rPr>
              <w:t>0</w:t>
            </w:r>
          </w:p>
        </w:tc>
        <w:tc>
          <w:tcPr>
            <w:tcW w:w="980" w:type="dxa"/>
            <w:vAlign w:val="center"/>
          </w:tcPr>
          <w:p w14:paraId="192CC18E">
            <w:pPr>
              <w:widowControl/>
              <w:ind w:firstLine="0" w:firstLineChars="0"/>
              <w:jc w:val="center"/>
              <w:rPr>
                <w:kern w:val="0"/>
                <w:sz w:val="18"/>
                <w:szCs w:val="18"/>
                <w:lang w:bidi="ar"/>
              </w:rPr>
            </w:pPr>
            <w:r>
              <w:rPr>
                <w:kern w:val="0"/>
                <w:sz w:val="18"/>
                <w:szCs w:val="18"/>
                <w:lang w:bidi="ar"/>
              </w:rPr>
              <w:t>0</w:t>
            </w:r>
          </w:p>
        </w:tc>
        <w:tc>
          <w:tcPr>
            <w:tcW w:w="981" w:type="dxa"/>
            <w:vAlign w:val="center"/>
          </w:tcPr>
          <w:p w14:paraId="2F94FC57">
            <w:pPr>
              <w:widowControl/>
              <w:ind w:firstLine="0" w:firstLineChars="0"/>
              <w:jc w:val="center"/>
              <w:rPr>
                <w:kern w:val="0"/>
                <w:sz w:val="18"/>
                <w:szCs w:val="18"/>
                <w:lang w:bidi="ar"/>
              </w:rPr>
            </w:pPr>
            <w:r>
              <w:rPr>
                <w:kern w:val="0"/>
                <w:sz w:val="18"/>
                <w:szCs w:val="18"/>
                <w:lang w:bidi="ar"/>
              </w:rPr>
              <w:t>1</w:t>
            </w:r>
          </w:p>
        </w:tc>
        <w:tc>
          <w:tcPr>
            <w:tcW w:w="950" w:type="dxa"/>
            <w:vAlign w:val="center"/>
          </w:tcPr>
          <w:p w14:paraId="1A62EC15">
            <w:pPr>
              <w:widowControl/>
              <w:ind w:firstLine="0" w:firstLineChars="0"/>
              <w:jc w:val="center"/>
              <w:rPr>
                <w:kern w:val="0"/>
                <w:sz w:val="18"/>
                <w:szCs w:val="18"/>
                <w:lang w:bidi="ar"/>
              </w:rPr>
            </w:pPr>
            <w:r>
              <w:rPr>
                <w:kern w:val="0"/>
                <w:sz w:val="18"/>
                <w:szCs w:val="18"/>
                <w:lang w:bidi="ar"/>
              </w:rPr>
              <w:t>0</w:t>
            </w:r>
          </w:p>
        </w:tc>
      </w:tr>
      <w:tr w14:paraId="0A012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3" w:type="dxa"/>
            <w:vMerge w:val="continue"/>
            <w:vAlign w:val="center"/>
          </w:tcPr>
          <w:p w14:paraId="57937B41">
            <w:pPr>
              <w:widowControl/>
              <w:ind w:firstLine="0" w:firstLineChars="0"/>
              <w:jc w:val="center"/>
              <w:rPr>
                <w:rFonts w:ascii="宋体"/>
                <w:kern w:val="0"/>
                <w:sz w:val="18"/>
                <w:szCs w:val="18"/>
                <w:lang w:bidi="ar"/>
              </w:rPr>
            </w:pPr>
          </w:p>
        </w:tc>
        <w:tc>
          <w:tcPr>
            <w:tcW w:w="956" w:type="dxa"/>
            <w:vMerge w:val="continue"/>
            <w:vAlign w:val="center"/>
          </w:tcPr>
          <w:p w14:paraId="7495B960">
            <w:pPr>
              <w:widowControl/>
              <w:ind w:firstLine="0" w:firstLineChars="0"/>
              <w:jc w:val="center"/>
              <w:rPr>
                <w:rFonts w:ascii="宋体"/>
                <w:kern w:val="0"/>
                <w:sz w:val="18"/>
                <w:szCs w:val="18"/>
                <w:lang w:bidi="ar"/>
              </w:rPr>
            </w:pPr>
          </w:p>
        </w:tc>
        <w:tc>
          <w:tcPr>
            <w:tcW w:w="978" w:type="dxa"/>
            <w:vAlign w:val="center"/>
          </w:tcPr>
          <w:p w14:paraId="04D34547">
            <w:pPr>
              <w:widowControl/>
              <w:ind w:firstLine="0" w:firstLineChars="0"/>
              <w:jc w:val="center"/>
              <w:rPr>
                <w:kern w:val="0"/>
                <w:sz w:val="18"/>
                <w:szCs w:val="18"/>
                <w:lang w:bidi="ar"/>
              </w:rPr>
            </w:pPr>
            <w:r>
              <w:rPr>
                <w:kern w:val="0"/>
                <w:sz w:val="18"/>
                <w:szCs w:val="18"/>
                <w:lang w:bidi="ar"/>
              </w:rPr>
              <w:t>12</w:t>
            </w:r>
          </w:p>
        </w:tc>
        <w:tc>
          <w:tcPr>
            <w:tcW w:w="1082" w:type="dxa"/>
            <w:vAlign w:val="center"/>
          </w:tcPr>
          <w:p w14:paraId="7F704609">
            <w:pPr>
              <w:widowControl/>
              <w:ind w:firstLine="0" w:firstLineChars="0"/>
              <w:jc w:val="center"/>
              <w:rPr>
                <w:kern w:val="0"/>
                <w:sz w:val="18"/>
                <w:szCs w:val="18"/>
                <w:lang w:bidi="ar"/>
              </w:rPr>
            </w:pPr>
            <w:r>
              <w:rPr>
                <w:kern w:val="0"/>
                <w:sz w:val="18"/>
                <w:szCs w:val="18"/>
                <w:lang w:bidi="ar"/>
              </w:rPr>
              <w:t>0</w:t>
            </w:r>
          </w:p>
        </w:tc>
        <w:tc>
          <w:tcPr>
            <w:tcW w:w="882" w:type="dxa"/>
            <w:vAlign w:val="center"/>
          </w:tcPr>
          <w:p w14:paraId="49663839">
            <w:pPr>
              <w:widowControl/>
              <w:ind w:firstLine="0" w:firstLineChars="0"/>
              <w:jc w:val="center"/>
              <w:rPr>
                <w:kern w:val="0"/>
                <w:sz w:val="18"/>
                <w:szCs w:val="18"/>
                <w:lang w:bidi="ar"/>
              </w:rPr>
            </w:pPr>
            <w:r>
              <w:rPr>
                <w:kern w:val="0"/>
                <w:sz w:val="18"/>
                <w:szCs w:val="18"/>
                <w:lang w:bidi="ar"/>
              </w:rPr>
              <w:t>1</w:t>
            </w:r>
          </w:p>
        </w:tc>
        <w:tc>
          <w:tcPr>
            <w:tcW w:w="981" w:type="dxa"/>
            <w:vAlign w:val="center"/>
          </w:tcPr>
          <w:p w14:paraId="2CA5ADE4">
            <w:pPr>
              <w:widowControl/>
              <w:ind w:firstLine="0" w:firstLineChars="0"/>
              <w:jc w:val="center"/>
              <w:rPr>
                <w:kern w:val="0"/>
                <w:sz w:val="18"/>
                <w:szCs w:val="18"/>
                <w:lang w:bidi="ar"/>
              </w:rPr>
            </w:pPr>
            <w:r>
              <w:rPr>
                <w:kern w:val="0"/>
                <w:sz w:val="18"/>
                <w:szCs w:val="18"/>
                <w:lang w:bidi="ar"/>
              </w:rPr>
              <w:t>0</w:t>
            </w:r>
          </w:p>
        </w:tc>
        <w:tc>
          <w:tcPr>
            <w:tcW w:w="980" w:type="dxa"/>
            <w:vAlign w:val="center"/>
          </w:tcPr>
          <w:p w14:paraId="0D2C00E8">
            <w:pPr>
              <w:widowControl/>
              <w:ind w:firstLine="0" w:firstLineChars="0"/>
              <w:jc w:val="center"/>
              <w:rPr>
                <w:kern w:val="0"/>
                <w:sz w:val="18"/>
                <w:szCs w:val="18"/>
                <w:lang w:bidi="ar"/>
              </w:rPr>
            </w:pPr>
            <w:r>
              <w:rPr>
                <w:kern w:val="0"/>
                <w:sz w:val="18"/>
                <w:szCs w:val="18"/>
                <w:lang w:bidi="ar"/>
              </w:rPr>
              <w:t>0</w:t>
            </w:r>
          </w:p>
        </w:tc>
        <w:tc>
          <w:tcPr>
            <w:tcW w:w="981" w:type="dxa"/>
            <w:vAlign w:val="center"/>
          </w:tcPr>
          <w:p w14:paraId="49F7A383">
            <w:pPr>
              <w:widowControl/>
              <w:ind w:firstLine="0" w:firstLineChars="0"/>
              <w:jc w:val="center"/>
              <w:rPr>
                <w:kern w:val="0"/>
                <w:sz w:val="18"/>
                <w:szCs w:val="18"/>
                <w:lang w:bidi="ar"/>
              </w:rPr>
            </w:pPr>
            <w:r>
              <w:rPr>
                <w:kern w:val="0"/>
                <w:sz w:val="18"/>
                <w:szCs w:val="18"/>
                <w:lang w:bidi="ar"/>
              </w:rPr>
              <w:t>0</w:t>
            </w:r>
          </w:p>
        </w:tc>
        <w:tc>
          <w:tcPr>
            <w:tcW w:w="950" w:type="dxa"/>
            <w:vAlign w:val="center"/>
          </w:tcPr>
          <w:p w14:paraId="101D3863">
            <w:pPr>
              <w:widowControl/>
              <w:ind w:firstLine="0" w:firstLineChars="0"/>
              <w:jc w:val="center"/>
              <w:rPr>
                <w:kern w:val="0"/>
                <w:sz w:val="18"/>
                <w:szCs w:val="18"/>
                <w:lang w:bidi="ar"/>
              </w:rPr>
            </w:pPr>
            <w:r>
              <w:rPr>
                <w:kern w:val="0"/>
                <w:sz w:val="18"/>
                <w:szCs w:val="18"/>
                <w:lang w:bidi="ar"/>
              </w:rPr>
              <w:t>1</w:t>
            </w:r>
          </w:p>
        </w:tc>
      </w:tr>
    </w:tbl>
    <w:p w14:paraId="5F2F3EF9">
      <w:pPr>
        <w:pStyle w:val="77"/>
        <w:spacing w:before="240"/>
        <w:rPr>
          <w:rFonts w:hint="eastAsia"/>
        </w:rPr>
      </w:pPr>
      <w:r>
        <w:rPr>
          <w:rFonts w:hint="eastAsia"/>
        </w:rPr>
        <w:t>OFDMA RU定义</w:t>
      </w:r>
    </w:p>
    <w:p w14:paraId="3A81F528">
      <w:pPr>
        <w:ind w:firstLine="420"/>
      </w:pPr>
      <w:del w:id="443" w:author="黄博阳" w:date="2026-03-02T11:23:05Z">
        <w:r>
          <w:rPr>
            <w:rFonts w:hint="eastAsia"/>
          </w:rPr>
          <w:delText>ISAC-PLC</w:delText>
        </w:r>
      </w:del>
      <w:ins w:id="444" w:author="黄博阳" w:date="2026-03-02T11:23:05Z">
        <w:r>
          <w:rPr>
            <w:rFonts w:hint="eastAsia"/>
            <w:lang w:eastAsia="zh-CN"/>
          </w:rPr>
          <w:t>SPLC</w:t>
        </w:r>
      </w:ins>
      <w:r>
        <w:t xml:space="preserve"> OFDMA</w:t>
      </w:r>
      <w:r>
        <w:rPr>
          <w:rFonts w:hint="eastAsia"/>
        </w:rPr>
        <w:t>机制</w:t>
      </w:r>
      <w:r>
        <w:t>把</w:t>
      </w:r>
      <w:r>
        <w:rPr>
          <w:rFonts w:hint="eastAsia"/>
        </w:rPr>
        <w:t>P</w:t>
      </w:r>
      <w:r>
        <w:t>LC最大可</w:t>
      </w:r>
      <w:r>
        <w:rPr>
          <w:rFonts w:hint="eastAsia"/>
        </w:rPr>
        <w:t>用</w:t>
      </w:r>
      <w:r>
        <w:t>频段</w:t>
      </w:r>
      <w:r>
        <w:rPr>
          <w:rFonts w:hint="eastAsia"/>
        </w:rPr>
        <w:t>0</w:t>
      </w:r>
      <w:r>
        <w:t>.7</w:t>
      </w:r>
      <w:r>
        <w:rPr>
          <w:rFonts w:hint="eastAsia"/>
        </w:rPr>
        <w:t>~</w:t>
      </w:r>
      <w:r>
        <w:t>12MHz</w:t>
      </w:r>
      <w:r>
        <w:rPr>
          <w:rFonts w:hint="eastAsia"/>
        </w:rPr>
        <w:t>（对应子载波编号3</w:t>
      </w:r>
      <w:r>
        <w:t>2</w:t>
      </w:r>
      <w:r>
        <w:rPr>
          <w:rFonts w:hint="eastAsia"/>
        </w:rPr>
        <w:t>~</w:t>
      </w:r>
      <w:r>
        <w:t>490</w:t>
      </w:r>
      <w:r>
        <w:rPr>
          <w:rFonts w:hint="eastAsia"/>
        </w:rPr>
        <w:t>）</w:t>
      </w:r>
      <w:r>
        <w:t>划分成最小资源单位</w:t>
      </w:r>
      <w:r>
        <w:rPr>
          <w:rFonts w:hint="eastAsia"/>
        </w:rPr>
        <w:t>(</w:t>
      </w:r>
      <w:r>
        <w:t>Resource Unit</w:t>
      </w:r>
      <w:r>
        <w:rPr>
          <w:rFonts w:hint="eastAsia"/>
        </w:rPr>
        <w:t>，简称R</w:t>
      </w:r>
      <w:r>
        <w:t>U</w:t>
      </w:r>
      <w:r>
        <w:rPr>
          <w:rFonts w:hint="eastAsia"/>
        </w:rPr>
        <w:t>)，不同R</w:t>
      </w:r>
      <w:r>
        <w:t>U之间留7</w:t>
      </w:r>
      <w:r>
        <w:rPr>
          <w:rFonts w:hint="eastAsia"/>
        </w:rPr>
        <w:t>个子载波作为保护频段。不同的RU可以分配给不同的站点。RU划分如</w:t>
      </w:r>
      <w:r>
        <w:rPr>
          <w:rFonts w:hint="eastAsia" w:ascii="宋体" w:hAnsi="宋体" w:cs="宋体"/>
        </w:rPr>
        <w:fldChar w:fldCharType="begin"/>
      </w:r>
      <w:r>
        <w:rPr>
          <w:rFonts w:hint="eastAsia" w:ascii="宋体" w:hAnsi="宋体" w:cs="宋体"/>
        </w:rPr>
        <w:instrText xml:space="preserve"> REF _Ref220679584 \h </w:instrText>
      </w:r>
      <w:r>
        <w:rPr>
          <w:rFonts w:hint="eastAsia" w:ascii="宋体" w:hAnsi="宋体" w:cs="宋体"/>
        </w:rPr>
        <w:fldChar w:fldCharType="separate"/>
      </w:r>
      <w:r>
        <w:rPr>
          <w:rFonts w:hint="eastAsia" w:ascii="宋体" w:hAnsi="宋体" w:eastAsia="宋体" w:cs="宋体"/>
        </w:rPr>
        <w:t>图</w:t>
      </w:r>
      <w:r>
        <w:rPr>
          <w:rFonts w:hint="eastAsia" w:ascii="宋体" w:hAnsi="宋体" w:cs="宋体"/>
        </w:rPr>
        <w:t xml:space="preserve"> 14</w:t>
      </w:r>
      <w:r>
        <w:rPr>
          <w:rFonts w:hint="eastAsia" w:ascii="宋体" w:hAnsi="宋体" w:cs="宋体"/>
        </w:rPr>
        <w:fldChar w:fldCharType="end"/>
      </w:r>
      <w:r>
        <w:rPr>
          <w:rFonts w:hint="eastAsia"/>
        </w:rPr>
        <w:t>所示：</w:t>
      </w:r>
    </w:p>
    <w:p w14:paraId="4A043093">
      <w:pPr>
        <w:pStyle w:val="85"/>
        <w:ind w:firstLine="420"/>
        <w:jc w:val="center"/>
      </w:pPr>
      <w:r>
        <w:drawing>
          <wp:inline distT="0" distB="0" distL="0" distR="0">
            <wp:extent cx="5036820" cy="3429000"/>
            <wp:effectExtent l="0" t="0" r="1143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89"/>
                    <a:stretch>
                      <a:fillRect/>
                    </a:stretch>
                  </pic:blipFill>
                  <pic:spPr>
                    <a:xfrm>
                      <a:off x="0" y="0"/>
                      <a:ext cx="5037257" cy="3429297"/>
                    </a:xfrm>
                    <a:prstGeom prst="rect">
                      <a:avLst/>
                    </a:prstGeom>
                  </pic:spPr>
                </pic:pic>
              </a:graphicData>
            </a:graphic>
          </wp:inline>
        </w:drawing>
      </w:r>
    </w:p>
    <w:p w14:paraId="42C9C2F1">
      <w:pPr>
        <w:ind w:firstLine="0" w:firstLineChars="0"/>
        <w:jc w:val="center"/>
        <w:rPr>
          <w:rFonts w:ascii="黑体" w:hAnsi="黑体" w:eastAsia="黑体"/>
        </w:rPr>
      </w:pPr>
      <w:bookmarkStart w:id="305" w:name="_Ref220679584"/>
      <w:r>
        <w:rPr>
          <w:rFonts w:hint="eastAsia" w:ascii="黑体" w:hAnsi="黑体" w:eastAsia="黑体" w:cs="黑体"/>
        </w:rPr>
        <w:t xml:space="preserve">图 </w:t>
      </w:r>
      <w:r>
        <w:rPr>
          <w:rFonts w:hint="eastAsia" w:ascii="黑体" w:hAnsi="黑体" w:eastAsia="黑体" w:cs="黑体"/>
        </w:rPr>
        <w:fldChar w:fldCharType="begin"/>
      </w:r>
      <w:r>
        <w:rPr>
          <w:rFonts w:hint="eastAsia" w:ascii="黑体" w:hAnsi="黑体" w:eastAsia="黑体" w:cs="黑体"/>
        </w:rPr>
        <w:instrText xml:space="preserve"> SEQ 图 \* ARABIC </w:instrText>
      </w:r>
      <w:r>
        <w:rPr>
          <w:rFonts w:hint="eastAsia" w:ascii="黑体" w:hAnsi="黑体" w:eastAsia="黑体" w:cs="黑体"/>
        </w:rPr>
        <w:fldChar w:fldCharType="separate"/>
      </w:r>
      <w:r>
        <w:rPr>
          <w:rFonts w:hint="eastAsia" w:ascii="黑体" w:hAnsi="黑体" w:eastAsia="黑体" w:cs="黑体"/>
        </w:rPr>
        <w:t>14</w:t>
      </w:r>
      <w:r>
        <w:rPr>
          <w:rFonts w:hint="eastAsia" w:ascii="黑体" w:hAnsi="黑体" w:eastAsia="黑体" w:cs="黑体"/>
        </w:rPr>
        <w:fldChar w:fldCharType="end"/>
      </w:r>
      <w:bookmarkEnd w:id="305"/>
      <w:r>
        <w:rPr>
          <w:rFonts w:hint="eastAsia" w:ascii="黑体" w:hAnsi="黑体" w:eastAsia="黑体" w:cs="黑体"/>
        </w:rPr>
        <w:t xml:space="preserve"> OFDMA的RU划分示意图</w:t>
      </w:r>
    </w:p>
    <w:p w14:paraId="36E3CB0D">
      <w:pPr>
        <w:widowControl/>
        <w:ind w:firstLine="420"/>
        <w:rPr>
          <w:kern w:val="0"/>
          <w:szCs w:val="21"/>
        </w:rPr>
      </w:pPr>
      <w:r>
        <w:rPr>
          <w:rFonts w:hint="eastAsia"/>
          <w:kern w:val="0"/>
          <w:szCs w:val="21"/>
        </w:rPr>
        <w:t>具体R</w:t>
      </w:r>
      <w:r>
        <w:rPr>
          <w:kern w:val="0"/>
          <w:szCs w:val="21"/>
        </w:rPr>
        <w:t>U载波范围</w:t>
      </w:r>
      <w:r>
        <w:rPr>
          <w:rFonts w:hint="eastAsia"/>
          <w:kern w:val="0"/>
          <w:szCs w:val="21"/>
        </w:rPr>
        <w:t>由</w:t>
      </w:r>
      <w:r>
        <w:rPr>
          <w:rFonts w:hint="eastAsia" w:ascii="宋体" w:hAnsi="宋体" w:cs="宋体"/>
          <w:kern w:val="0"/>
          <w:szCs w:val="21"/>
        </w:rPr>
        <w:fldChar w:fldCharType="begin"/>
      </w:r>
      <w:r>
        <w:rPr>
          <w:rFonts w:hint="eastAsia" w:ascii="宋体" w:hAnsi="宋体" w:cs="宋体"/>
          <w:kern w:val="0"/>
          <w:szCs w:val="21"/>
        </w:rPr>
        <w:instrText xml:space="preserve"> REF _Ref220679608 \h </w:instrText>
      </w:r>
      <w:r>
        <w:rPr>
          <w:rFonts w:hint="eastAsia" w:ascii="宋体" w:hAnsi="宋体" w:cs="宋体"/>
          <w:kern w:val="0"/>
          <w:szCs w:val="21"/>
        </w:rPr>
        <w:fldChar w:fldCharType="separate"/>
      </w:r>
      <w:r>
        <w:rPr>
          <w:rFonts w:hint="eastAsia" w:ascii="宋体" w:hAnsi="宋体" w:eastAsia="宋体" w:cs="宋体"/>
          <w:szCs w:val="20"/>
        </w:rPr>
        <w:t>表 22</w:t>
      </w:r>
      <w:r>
        <w:rPr>
          <w:rFonts w:hint="eastAsia" w:ascii="宋体" w:hAnsi="宋体" w:cs="宋体"/>
          <w:kern w:val="0"/>
          <w:szCs w:val="21"/>
        </w:rPr>
        <w:fldChar w:fldCharType="end"/>
      </w:r>
      <w:r>
        <w:rPr>
          <w:kern w:val="0"/>
          <w:szCs w:val="21"/>
        </w:rPr>
        <w:t>定义</w:t>
      </w:r>
      <w:r>
        <w:rPr>
          <w:rFonts w:hint="eastAsia"/>
          <w:kern w:val="0"/>
          <w:szCs w:val="21"/>
        </w:rPr>
        <w:t>。</w:t>
      </w:r>
    </w:p>
    <w:p w14:paraId="37B19272">
      <w:pPr>
        <w:keepNext/>
        <w:ind w:firstLine="0" w:firstLineChars="0"/>
        <w:jc w:val="center"/>
        <w:rPr>
          <w:rFonts w:hint="eastAsia" w:ascii="黑体" w:hAnsi="黑体" w:eastAsia="黑体" w:cs="黑体"/>
          <w:szCs w:val="20"/>
        </w:rPr>
      </w:pPr>
      <w:bookmarkStart w:id="306" w:name="_Ref220679608"/>
      <w:r>
        <w:rPr>
          <w:rFonts w:hint="eastAsia" w:ascii="黑体" w:hAnsi="黑体" w:eastAsia="黑体" w:cs="黑体"/>
          <w:szCs w:val="20"/>
        </w:rPr>
        <w:t xml:space="preserve">表 </w:t>
      </w:r>
      <w:r>
        <w:rPr>
          <w:rFonts w:hint="eastAsia" w:ascii="黑体" w:hAnsi="黑体" w:eastAsia="黑体" w:cs="黑体"/>
          <w:szCs w:val="20"/>
        </w:rPr>
        <w:fldChar w:fldCharType="begin"/>
      </w:r>
      <w:r>
        <w:rPr>
          <w:rFonts w:hint="eastAsia" w:ascii="黑体" w:hAnsi="黑体" w:eastAsia="黑体" w:cs="黑体"/>
          <w:szCs w:val="20"/>
        </w:rPr>
        <w:instrText xml:space="preserve"> SEQ 表 \* ARABIC </w:instrText>
      </w:r>
      <w:r>
        <w:rPr>
          <w:rFonts w:hint="eastAsia" w:ascii="黑体" w:hAnsi="黑体" w:eastAsia="黑体" w:cs="黑体"/>
          <w:szCs w:val="20"/>
        </w:rPr>
        <w:fldChar w:fldCharType="separate"/>
      </w:r>
      <w:r>
        <w:rPr>
          <w:rFonts w:hint="eastAsia" w:ascii="黑体" w:hAnsi="黑体" w:eastAsia="黑体" w:cs="黑体"/>
          <w:szCs w:val="20"/>
        </w:rPr>
        <w:t>22</w:t>
      </w:r>
      <w:r>
        <w:rPr>
          <w:rFonts w:hint="eastAsia" w:ascii="黑体" w:hAnsi="黑体" w:eastAsia="黑体" w:cs="黑体"/>
          <w:szCs w:val="20"/>
        </w:rPr>
        <w:fldChar w:fldCharType="end"/>
      </w:r>
      <w:bookmarkEnd w:id="306"/>
      <w:r>
        <w:rPr>
          <w:rFonts w:hint="eastAsia" w:ascii="黑体" w:hAnsi="黑体" w:eastAsia="黑体" w:cs="黑体"/>
          <w:szCs w:val="20"/>
        </w:rPr>
        <w:t xml:space="preserve"> </w:t>
      </w:r>
      <w:del w:id="445" w:author="黄博阳" w:date="2026-03-02T11:23:05Z">
        <w:r>
          <w:rPr>
            <w:rFonts w:hint="eastAsia" w:ascii="黑体" w:hAnsi="黑体" w:eastAsia="黑体" w:cs="黑体"/>
            <w:szCs w:val="20"/>
          </w:rPr>
          <w:delText>ISAC-PLC</w:delText>
        </w:r>
      </w:del>
      <w:ins w:id="446" w:author="黄博阳" w:date="2026-03-02T11:23:05Z">
        <w:r>
          <w:rPr>
            <w:rFonts w:hint="eastAsia" w:ascii="黑体" w:hAnsi="黑体" w:eastAsia="黑体" w:cs="黑体"/>
            <w:szCs w:val="20"/>
            <w:lang w:eastAsia="zh-CN"/>
          </w:rPr>
          <w:t>SPLC</w:t>
        </w:r>
      </w:ins>
      <w:r>
        <w:rPr>
          <w:rFonts w:hint="eastAsia" w:ascii="黑体" w:hAnsi="黑体" w:eastAsia="黑体" w:cs="黑体"/>
          <w:szCs w:val="20"/>
        </w:rPr>
        <w:t xml:space="preserve"> OFDMA RU定义</w:t>
      </w:r>
    </w:p>
    <w:tbl>
      <w:tblPr>
        <w:tblStyle w:val="55"/>
        <w:tblW w:w="462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6"/>
        <w:gridCol w:w="1297"/>
        <w:gridCol w:w="1297"/>
        <w:gridCol w:w="1511"/>
        <w:gridCol w:w="1511"/>
        <w:gridCol w:w="1082"/>
        <w:gridCol w:w="1082"/>
      </w:tblGrid>
      <w:tr w14:paraId="34AA0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608" w:type="pct"/>
            <w:shd w:val="clear" w:color="auto" w:fill="auto"/>
            <w:noWrap/>
            <w:vAlign w:val="center"/>
          </w:tcPr>
          <w:p w14:paraId="0E787821">
            <w:pPr>
              <w:widowControl/>
              <w:ind w:firstLine="0" w:firstLineChars="0"/>
              <w:jc w:val="center"/>
              <w:rPr>
                <w:rFonts w:ascii="宋体" w:hAnsi="宋体"/>
                <w:kern w:val="0"/>
                <w:sz w:val="18"/>
                <w:szCs w:val="18"/>
              </w:rPr>
            </w:pPr>
            <w:r>
              <w:rPr>
                <w:rFonts w:hint="eastAsia" w:ascii="宋体" w:hAnsi="宋体"/>
                <w:kern w:val="0"/>
                <w:sz w:val="18"/>
                <w:szCs w:val="18"/>
              </w:rPr>
              <w:t>编号</w:t>
            </w:r>
          </w:p>
        </w:tc>
        <w:tc>
          <w:tcPr>
            <w:tcW w:w="732" w:type="pct"/>
            <w:shd w:val="clear" w:color="auto" w:fill="auto"/>
            <w:noWrap/>
            <w:vAlign w:val="center"/>
          </w:tcPr>
          <w:p w14:paraId="724FD22D">
            <w:pPr>
              <w:widowControl/>
              <w:ind w:firstLine="0" w:firstLineChars="0"/>
              <w:jc w:val="center"/>
              <w:rPr>
                <w:rFonts w:ascii="宋体" w:hAnsi="宋体"/>
                <w:kern w:val="0"/>
                <w:sz w:val="18"/>
                <w:szCs w:val="18"/>
              </w:rPr>
            </w:pPr>
            <w:r>
              <w:rPr>
                <w:rFonts w:hint="eastAsia" w:ascii="宋体" w:hAnsi="宋体"/>
                <w:kern w:val="0"/>
                <w:sz w:val="18"/>
                <w:szCs w:val="18"/>
              </w:rPr>
              <w:t>起始子载波</w:t>
            </w:r>
          </w:p>
        </w:tc>
        <w:tc>
          <w:tcPr>
            <w:tcW w:w="732" w:type="pct"/>
            <w:shd w:val="clear" w:color="auto" w:fill="auto"/>
            <w:noWrap/>
            <w:vAlign w:val="center"/>
          </w:tcPr>
          <w:p w14:paraId="421C139D">
            <w:pPr>
              <w:widowControl/>
              <w:ind w:firstLine="0" w:firstLineChars="0"/>
              <w:jc w:val="center"/>
              <w:rPr>
                <w:rFonts w:ascii="宋体" w:hAnsi="宋体"/>
                <w:kern w:val="0"/>
                <w:sz w:val="18"/>
                <w:szCs w:val="18"/>
              </w:rPr>
            </w:pPr>
            <w:r>
              <w:rPr>
                <w:rFonts w:hint="eastAsia" w:ascii="宋体" w:hAnsi="宋体"/>
                <w:kern w:val="0"/>
                <w:sz w:val="18"/>
                <w:szCs w:val="18"/>
              </w:rPr>
              <w:t>结束子载波</w:t>
            </w:r>
          </w:p>
        </w:tc>
        <w:tc>
          <w:tcPr>
            <w:tcW w:w="853" w:type="pct"/>
            <w:shd w:val="clear" w:color="auto" w:fill="auto"/>
            <w:noWrap/>
            <w:vAlign w:val="center"/>
          </w:tcPr>
          <w:p w14:paraId="6FC9F611">
            <w:pPr>
              <w:widowControl/>
              <w:ind w:firstLine="0" w:firstLineChars="0"/>
              <w:jc w:val="center"/>
              <w:rPr>
                <w:rFonts w:ascii="宋体" w:hAnsi="宋体"/>
                <w:kern w:val="0"/>
                <w:sz w:val="18"/>
                <w:szCs w:val="18"/>
              </w:rPr>
            </w:pPr>
            <w:r>
              <w:rPr>
                <w:rFonts w:hint="eastAsia" w:ascii="宋体" w:hAnsi="宋体"/>
                <w:kern w:val="0"/>
                <w:sz w:val="18"/>
                <w:szCs w:val="18"/>
              </w:rPr>
              <w:t>起始频率</w:t>
            </w:r>
            <w:r>
              <w:rPr>
                <w:kern w:val="0"/>
                <w:sz w:val="18"/>
                <w:szCs w:val="18"/>
              </w:rPr>
              <w:t>/MHz</w:t>
            </w:r>
          </w:p>
        </w:tc>
        <w:tc>
          <w:tcPr>
            <w:tcW w:w="853" w:type="pct"/>
            <w:shd w:val="clear" w:color="auto" w:fill="auto"/>
            <w:noWrap/>
            <w:vAlign w:val="center"/>
          </w:tcPr>
          <w:p w14:paraId="7B34775E">
            <w:pPr>
              <w:widowControl/>
              <w:ind w:firstLine="0" w:firstLineChars="0"/>
              <w:jc w:val="center"/>
              <w:rPr>
                <w:rFonts w:ascii="宋体" w:hAnsi="宋体"/>
                <w:kern w:val="0"/>
                <w:sz w:val="18"/>
                <w:szCs w:val="18"/>
              </w:rPr>
            </w:pPr>
            <w:r>
              <w:rPr>
                <w:rFonts w:hint="eastAsia" w:ascii="宋体" w:hAnsi="宋体"/>
                <w:kern w:val="0"/>
                <w:sz w:val="18"/>
                <w:szCs w:val="18"/>
              </w:rPr>
              <w:t>结束频率</w:t>
            </w:r>
            <w:r>
              <w:rPr>
                <w:kern w:val="0"/>
                <w:sz w:val="18"/>
                <w:szCs w:val="18"/>
              </w:rPr>
              <w:t>/MHz</w:t>
            </w:r>
          </w:p>
        </w:tc>
        <w:tc>
          <w:tcPr>
            <w:tcW w:w="611" w:type="pct"/>
            <w:shd w:val="clear" w:color="auto" w:fill="auto"/>
            <w:noWrap/>
            <w:vAlign w:val="center"/>
          </w:tcPr>
          <w:p w14:paraId="3A6C3936">
            <w:pPr>
              <w:widowControl/>
              <w:ind w:firstLine="0" w:firstLineChars="0"/>
              <w:jc w:val="center"/>
              <w:rPr>
                <w:rFonts w:ascii="宋体" w:hAnsi="宋体"/>
                <w:kern w:val="0"/>
                <w:sz w:val="18"/>
                <w:szCs w:val="18"/>
              </w:rPr>
            </w:pPr>
            <w:r>
              <w:rPr>
                <w:rFonts w:hint="eastAsia" w:ascii="宋体" w:hAnsi="宋体"/>
                <w:kern w:val="0"/>
                <w:sz w:val="18"/>
                <w:szCs w:val="18"/>
              </w:rPr>
              <w:t>子载波数</w:t>
            </w:r>
          </w:p>
        </w:tc>
        <w:tc>
          <w:tcPr>
            <w:tcW w:w="611" w:type="pct"/>
            <w:shd w:val="clear" w:color="auto" w:fill="auto"/>
            <w:noWrap/>
            <w:vAlign w:val="center"/>
          </w:tcPr>
          <w:p w14:paraId="7343291D">
            <w:pPr>
              <w:widowControl/>
              <w:ind w:firstLine="0" w:firstLineChars="0"/>
              <w:jc w:val="center"/>
              <w:rPr>
                <w:rFonts w:ascii="宋体" w:hAnsi="宋体"/>
                <w:kern w:val="0"/>
                <w:sz w:val="18"/>
                <w:szCs w:val="18"/>
              </w:rPr>
            </w:pPr>
            <w:r>
              <w:rPr>
                <w:rFonts w:hint="eastAsia" w:ascii="宋体" w:hAnsi="宋体"/>
                <w:kern w:val="0"/>
                <w:sz w:val="18"/>
                <w:szCs w:val="18"/>
              </w:rPr>
              <w:t>带宽</w:t>
            </w:r>
            <w:r>
              <w:rPr>
                <w:kern w:val="0"/>
                <w:sz w:val="18"/>
                <w:szCs w:val="18"/>
              </w:rPr>
              <w:t>/MHz</w:t>
            </w:r>
          </w:p>
        </w:tc>
      </w:tr>
      <w:tr w14:paraId="6E1DF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608" w:type="pct"/>
            <w:shd w:val="clear" w:color="auto" w:fill="auto"/>
            <w:noWrap/>
            <w:vAlign w:val="center"/>
          </w:tcPr>
          <w:p w14:paraId="0CEB274F">
            <w:pPr>
              <w:widowControl/>
              <w:ind w:firstLine="0" w:firstLineChars="0"/>
              <w:jc w:val="center"/>
              <w:rPr>
                <w:kern w:val="0"/>
                <w:sz w:val="18"/>
                <w:szCs w:val="18"/>
              </w:rPr>
            </w:pPr>
            <w:r>
              <w:rPr>
                <w:kern w:val="0"/>
                <w:sz w:val="18"/>
                <w:szCs w:val="18"/>
              </w:rPr>
              <w:t>RU0</w:t>
            </w:r>
          </w:p>
        </w:tc>
        <w:tc>
          <w:tcPr>
            <w:tcW w:w="732" w:type="pct"/>
            <w:shd w:val="clear" w:color="auto" w:fill="auto"/>
            <w:noWrap/>
            <w:vAlign w:val="center"/>
          </w:tcPr>
          <w:p w14:paraId="225E01C4">
            <w:pPr>
              <w:widowControl/>
              <w:ind w:firstLine="0" w:firstLineChars="0"/>
              <w:jc w:val="center"/>
              <w:rPr>
                <w:kern w:val="0"/>
                <w:sz w:val="18"/>
                <w:szCs w:val="18"/>
              </w:rPr>
            </w:pPr>
            <w:r>
              <w:rPr>
                <w:kern w:val="0"/>
                <w:sz w:val="18"/>
                <w:szCs w:val="18"/>
              </w:rPr>
              <w:t>32</w:t>
            </w:r>
          </w:p>
        </w:tc>
        <w:tc>
          <w:tcPr>
            <w:tcW w:w="732" w:type="pct"/>
            <w:shd w:val="clear" w:color="auto" w:fill="auto"/>
            <w:noWrap/>
            <w:vAlign w:val="center"/>
          </w:tcPr>
          <w:p w14:paraId="5FE1B9CC">
            <w:pPr>
              <w:widowControl/>
              <w:ind w:firstLine="0" w:firstLineChars="0"/>
              <w:jc w:val="center"/>
              <w:rPr>
                <w:kern w:val="0"/>
                <w:sz w:val="18"/>
                <w:szCs w:val="18"/>
              </w:rPr>
            </w:pPr>
            <w:r>
              <w:rPr>
                <w:kern w:val="0"/>
                <w:sz w:val="18"/>
                <w:szCs w:val="18"/>
              </w:rPr>
              <w:t>101</w:t>
            </w:r>
          </w:p>
        </w:tc>
        <w:tc>
          <w:tcPr>
            <w:tcW w:w="853" w:type="pct"/>
            <w:shd w:val="clear" w:color="auto" w:fill="auto"/>
            <w:noWrap/>
            <w:vAlign w:val="center"/>
          </w:tcPr>
          <w:p w14:paraId="49EFC07C">
            <w:pPr>
              <w:widowControl/>
              <w:ind w:firstLine="0" w:firstLineChars="0"/>
              <w:jc w:val="center"/>
              <w:rPr>
                <w:kern w:val="0"/>
                <w:sz w:val="18"/>
                <w:szCs w:val="18"/>
              </w:rPr>
            </w:pPr>
            <w:r>
              <w:rPr>
                <w:kern w:val="0"/>
                <w:sz w:val="18"/>
                <w:szCs w:val="18"/>
              </w:rPr>
              <w:t>0.78</w:t>
            </w:r>
          </w:p>
        </w:tc>
        <w:tc>
          <w:tcPr>
            <w:tcW w:w="853" w:type="pct"/>
            <w:shd w:val="clear" w:color="auto" w:fill="auto"/>
            <w:noWrap/>
            <w:vAlign w:val="center"/>
          </w:tcPr>
          <w:p w14:paraId="602B5306">
            <w:pPr>
              <w:widowControl/>
              <w:ind w:firstLine="0" w:firstLineChars="0"/>
              <w:jc w:val="center"/>
              <w:rPr>
                <w:kern w:val="0"/>
                <w:sz w:val="18"/>
                <w:szCs w:val="18"/>
              </w:rPr>
            </w:pPr>
            <w:r>
              <w:rPr>
                <w:kern w:val="0"/>
                <w:sz w:val="18"/>
                <w:szCs w:val="18"/>
              </w:rPr>
              <w:t>2.47</w:t>
            </w:r>
          </w:p>
        </w:tc>
        <w:tc>
          <w:tcPr>
            <w:tcW w:w="611" w:type="pct"/>
            <w:shd w:val="clear" w:color="auto" w:fill="auto"/>
            <w:noWrap/>
            <w:vAlign w:val="center"/>
          </w:tcPr>
          <w:p w14:paraId="06B86682">
            <w:pPr>
              <w:widowControl/>
              <w:ind w:firstLine="0" w:firstLineChars="0"/>
              <w:jc w:val="center"/>
              <w:rPr>
                <w:kern w:val="0"/>
                <w:sz w:val="18"/>
                <w:szCs w:val="18"/>
              </w:rPr>
            </w:pPr>
            <w:r>
              <w:rPr>
                <w:kern w:val="0"/>
                <w:sz w:val="18"/>
                <w:szCs w:val="18"/>
              </w:rPr>
              <w:t>70</w:t>
            </w:r>
          </w:p>
        </w:tc>
        <w:tc>
          <w:tcPr>
            <w:tcW w:w="611" w:type="pct"/>
            <w:shd w:val="clear" w:color="auto" w:fill="auto"/>
            <w:noWrap/>
            <w:vAlign w:val="center"/>
          </w:tcPr>
          <w:p w14:paraId="69CBBCEA">
            <w:pPr>
              <w:widowControl/>
              <w:ind w:firstLine="0" w:firstLineChars="0"/>
              <w:jc w:val="center"/>
              <w:rPr>
                <w:kern w:val="0"/>
                <w:sz w:val="18"/>
                <w:szCs w:val="18"/>
              </w:rPr>
            </w:pPr>
            <w:r>
              <w:rPr>
                <w:kern w:val="0"/>
                <w:sz w:val="18"/>
                <w:szCs w:val="18"/>
              </w:rPr>
              <w:t xml:space="preserve">1.71 </w:t>
            </w:r>
          </w:p>
        </w:tc>
      </w:tr>
      <w:tr w14:paraId="72158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608" w:type="pct"/>
            <w:shd w:val="clear" w:color="auto" w:fill="auto"/>
            <w:noWrap/>
            <w:vAlign w:val="center"/>
          </w:tcPr>
          <w:p w14:paraId="668D2641">
            <w:pPr>
              <w:widowControl/>
              <w:ind w:firstLine="0" w:firstLineChars="0"/>
              <w:jc w:val="center"/>
              <w:rPr>
                <w:kern w:val="0"/>
                <w:sz w:val="18"/>
                <w:szCs w:val="18"/>
              </w:rPr>
            </w:pPr>
            <w:r>
              <w:rPr>
                <w:kern w:val="0"/>
                <w:sz w:val="18"/>
                <w:szCs w:val="18"/>
              </w:rPr>
              <w:t>RU1</w:t>
            </w:r>
          </w:p>
        </w:tc>
        <w:tc>
          <w:tcPr>
            <w:tcW w:w="732" w:type="pct"/>
            <w:shd w:val="clear" w:color="auto" w:fill="auto"/>
            <w:noWrap/>
            <w:vAlign w:val="center"/>
          </w:tcPr>
          <w:p w14:paraId="5EC13D65">
            <w:pPr>
              <w:widowControl/>
              <w:ind w:firstLine="0" w:firstLineChars="0"/>
              <w:jc w:val="center"/>
              <w:rPr>
                <w:kern w:val="0"/>
                <w:sz w:val="18"/>
                <w:szCs w:val="18"/>
              </w:rPr>
            </w:pPr>
            <w:r>
              <w:rPr>
                <w:kern w:val="0"/>
                <w:sz w:val="18"/>
                <w:szCs w:val="18"/>
              </w:rPr>
              <w:t>109</w:t>
            </w:r>
          </w:p>
        </w:tc>
        <w:tc>
          <w:tcPr>
            <w:tcW w:w="732" w:type="pct"/>
            <w:shd w:val="clear" w:color="auto" w:fill="auto"/>
            <w:noWrap/>
            <w:vAlign w:val="center"/>
          </w:tcPr>
          <w:p w14:paraId="3A1DB554">
            <w:pPr>
              <w:widowControl/>
              <w:ind w:firstLine="0" w:firstLineChars="0"/>
              <w:jc w:val="center"/>
              <w:rPr>
                <w:kern w:val="0"/>
                <w:sz w:val="18"/>
                <w:szCs w:val="18"/>
              </w:rPr>
            </w:pPr>
            <w:r>
              <w:rPr>
                <w:kern w:val="0"/>
                <w:sz w:val="18"/>
                <w:szCs w:val="18"/>
              </w:rPr>
              <w:t>178</w:t>
            </w:r>
          </w:p>
        </w:tc>
        <w:tc>
          <w:tcPr>
            <w:tcW w:w="853" w:type="pct"/>
            <w:shd w:val="clear" w:color="auto" w:fill="auto"/>
            <w:noWrap/>
            <w:vAlign w:val="center"/>
          </w:tcPr>
          <w:p w14:paraId="68B4AFF2">
            <w:pPr>
              <w:widowControl/>
              <w:ind w:firstLine="0" w:firstLineChars="0"/>
              <w:jc w:val="center"/>
              <w:rPr>
                <w:kern w:val="0"/>
                <w:sz w:val="18"/>
                <w:szCs w:val="18"/>
              </w:rPr>
            </w:pPr>
            <w:r>
              <w:rPr>
                <w:kern w:val="0"/>
                <w:sz w:val="18"/>
                <w:szCs w:val="18"/>
              </w:rPr>
              <w:t>2.66</w:t>
            </w:r>
          </w:p>
        </w:tc>
        <w:tc>
          <w:tcPr>
            <w:tcW w:w="853" w:type="pct"/>
            <w:shd w:val="clear" w:color="auto" w:fill="auto"/>
            <w:noWrap/>
            <w:vAlign w:val="center"/>
          </w:tcPr>
          <w:p w14:paraId="74E87196">
            <w:pPr>
              <w:widowControl/>
              <w:ind w:firstLine="0" w:firstLineChars="0"/>
              <w:jc w:val="center"/>
              <w:rPr>
                <w:kern w:val="0"/>
                <w:sz w:val="18"/>
                <w:szCs w:val="18"/>
              </w:rPr>
            </w:pPr>
            <w:r>
              <w:rPr>
                <w:kern w:val="0"/>
                <w:sz w:val="18"/>
                <w:szCs w:val="18"/>
              </w:rPr>
              <w:t>4.35</w:t>
            </w:r>
          </w:p>
        </w:tc>
        <w:tc>
          <w:tcPr>
            <w:tcW w:w="611" w:type="pct"/>
            <w:shd w:val="clear" w:color="auto" w:fill="auto"/>
            <w:noWrap/>
            <w:vAlign w:val="center"/>
          </w:tcPr>
          <w:p w14:paraId="2239ED62">
            <w:pPr>
              <w:widowControl/>
              <w:ind w:firstLine="0" w:firstLineChars="0"/>
              <w:jc w:val="center"/>
              <w:rPr>
                <w:kern w:val="0"/>
                <w:sz w:val="18"/>
                <w:szCs w:val="18"/>
              </w:rPr>
            </w:pPr>
            <w:r>
              <w:rPr>
                <w:kern w:val="0"/>
                <w:sz w:val="18"/>
                <w:szCs w:val="18"/>
              </w:rPr>
              <w:t>70</w:t>
            </w:r>
          </w:p>
        </w:tc>
        <w:tc>
          <w:tcPr>
            <w:tcW w:w="611" w:type="pct"/>
            <w:shd w:val="clear" w:color="auto" w:fill="auto"/>
            <w:noWrap/>
            <w:vAlign w:val="center"/>
          </w:tcPr>
          <w:p w14:paraId="1816C3F4">
            <w:pPr>
              <w:widowControl/>
              <w:ind w:firstLine="0" w:firstLineChars="0"/>
              <w:jc w:val="center"/>
              <w:rPr>
                <w:kern w:val="0"/>
                <w:sz w:val="18"/>
                <w:szCs w:val="18"/>
              </w:rPr>
            </w:pPr>
            <w:r>
              <w:rPr>
                <w:kern w:val="0"/>
                <w:sz w:val="18"/>
                <w:szCs w:val="18"/>
              </w:rPr>
              <w:t xml:space="preserve">1.71 </w:t>
            </w:r>
          </w:p>
        </w:tc>
      </w:tr>
      <w:tr w14:paraId="1E5FF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608" w:type="pct"/>
            <w:shd w:val="clear" w:color="auto" w:fill="auto"/>
            <w:noWrap/>
            <w:vAlign w:val="center"/>
          </w:tcPr>
          <w:p w14:paraId="351ECCC0">
            <w:pPr>
              <w:widowControl/>
              <w:ind w:firstLine="0" w:firstLineChars="0"/>
              <w:jc w:val="center"/>
              <w:rPr>
                <w:kern w:val="0"/>
                <w:sz w:val="18"/>
                <w:szCs w:val="18"/>
              </w:rPr>
            </w:pPr>
            <w:r>
              <w:rPr>
                <w:kern w:val="0"/>
                <w:sz w:val="18"/>
                <w:szCs w:val="18"/>
              </w:rPr>
              <w:t>RU2</w:t>
            </w:r>
          </w:p>
        </w:tc>
        <w:tc>
          <w:tcPr>
            <w:tcW w:w="732" w:type="pct"/>
            <w:shd w:val="clear" w:color="auto" w:fill="auto"/>
            <w:noWrap/>
            <w:vAlign w:val="center"/>
          </w:tcPr>
          <w:p w14:paraId="6D8D9E77">
            <w:pPr>
              <w:widowControl/>
              <w:ind w:firstLine="0" w:firstLineChars="0"/>
              <w:jc w:val="center"/>
              <w:rPr>
                <w:kern w:val="0"/>
                <w:sz w:val="18"/>
                <w:szCs w:val="18"/>
              </w:rPr>
            </w:pPr>
            <w:r>
              <w:rPr>
                <w:kern w:val="0"/>
                <w:sz w:val="18"/>
                <w:szCs w:val="18"/>
              </w:rPr>
              <w:t>186</w:t>
            </w:r>
          </w:p>
        </w:tc>
        <w:tc>
          <w:tcPr>
            <w:tcW w:w="732" w:type="pct"/>
            <w:shd w:val="clear" w:color="auto" w:fill="auto"/>
            <w:noWrap/>
            <w:vAlign w:val="center"/>
          </w:tcPr>
          <w:p w14:paraId="22797846">
            <w:pPr>
              <w:widowControl/>
              <w:ind w:firstLine="0" w:firstLineChars="0"/>
              <w:jc w:val="center"/>
              <w:rPr>
                <w:kern w:val="0"/>
                <w:sz w:val="18"/>
                <w:szCs w:val="18"/>
              </w:rPr>
            </w:pPr>
            <w:r>
              <w:rPr>
                <w:kern w:val="0"/>
                <w:sz w:val="18"/>
                <w:szCs w:val="18"/>
              </w:rPr>
              <w:t>255</w:t>
            </w:r>
          </w:p>
        </w:tc>
        <w:tc>
          <w:tcPr>
            <w:tcW w:w="853" w:type="pct"/>
            <w:shd w:val="clear" w:color="auto" w:fill="auto"/>
            <w:noWrap/>
            <w:vAlign w:val="center"/>
          </w:tcPr>
          <w:p w14:paraId="23F49062">
            <w:pPr>
              <w:widowControl/>
              <w:ind w:firstLine="0" w:firstLineChars="0"/>
              <w:jc w:val="center"/>
              <w:rPr>
                <w:kern w:val="0"/>
                <w:sz w:val="18"/>
                <w:szCs w:val="18"/>
              </w:rPr>
            </w:pPr>
            <w:r>
              <w:rPr>
                <w:kern w:val="0"/>
                <w:sz w:val="18"/>
                <w:szCs w:val="18"/>
              </w:rPr>
              <w:t>4.54</w:t>
            </w:r>
          </w:p>
        </w:tc>
        <w:tc>
          <w:tcPr>
            <w:tcW w:w="853" w:type="pct"/>
            <w:shd w:val="clear" w:color="auto" w:fill="auto"/>
            <w:noWrap/>
            <w:vAlign w:val="center"/>
          </w:tcPr>
          <w:p w14:paraId="7D764970">
            <w:pPr>
              <w:widowControl/>
              <w:ind w:firstLine="0" w:firstLineChars="0"/>
              <w:jc w:val="center"/>
              <w:rPr>
                <w:kern w:val="0"/>
                <w:sz w:val="18"/>
                <w:szCs w:val="18"/>
              </w:rPr>
            </w:pPr>
            <w:r>
              <w:rPr>
                <w:kern w:val="0"/>
                <w:sz w:val="18"/>
                <w:szCs w:val="18"/>
              </w:rPr>
              <w:t>6.23</w:t>
            </w:r>
          </w:p>
        </w:tc>
        <w:tc>
          <w:tcPr>
            <w:tcW w:w="611" w:type="pct"/>
            <w:shd w:val="clear" w:color="auto" w:fill="auto"/>
            <w:noWrap/>
            <w:vAlign w:val="center"/>
          </w:tcPr>
          <w:p w14:paraId="302DBA2B">
            <w:pPr>
              <w:widowControl/>
              <w:ind w:firstLine="0" w:firstLineChars="0"/>
              <w:jc w:val="center"/>
              <w:rPr>
                <w:kern w:val="0"/>
                <w:sz w:val="18"/>
                <w:szCs w:val="18"/>
              </w:rPr>
            </w:pPr>
            <w:r>
              <w:rPr>
                <w:kern w:val="0"/>
                <w:sz w:val="18"/>
                <w:szCs w:val="18"/>
              </w:rPr>
              <w:t>70</w:t>
            </w:r>
          </w:p>
        </w:tc>
        <w:tc>
          <w:tcPr>
            <w:tcW w:w="611" w:type="pct"/>
            <w:shd w:val="clear" w:color="auto" w:fill="auto"/>
            <w:noWrap/>
            <w:vAlign w:val="center"/>
          </w:tcPr>
          <w:p w14:paraId="2A63B2B5">
            <w:pPr>
              <w:widowControl/>
              <w:ind w:firstLine="0" w:firstLineChars="0"/>
              <w:jc w:val="center"/>
              <w:rPr>
                <w:kern w:val="0"/>
                <w:sz w:val="18"/>
                <w:szCs w:val="18"/>
              </w:rPr>
            </w:pPr>
            <w:r>
              <w:rPr>
                <w:kern w:val="0"/>
                <w:sz w:val="18"/>
                <w:szCs w:val="18"/>
              </w:rPr>
              <w:t xml:space="preserve">1.71 </w:t>
            </w:r>
          </w:p>
        </w:tc>
      </w:tr>
      <w:tr w14:paraId="2CD93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608" w:type="pct"/>
            <w:shd w:val="clear" w:color="auto" w:fill="auto"/>
            <w:noWrap/>
            <w:vAlign w:val="center"/>
          </w:tcPr>
          <w:p w14:paraId="4B4188C3">
            <w:pPr>
              <w:widowControl/>
              <w:ind w:firstLine="0" w:firstLineChars="0"/>
              <w:jc w:val="center"/>
              <w:rPr>
                <w:kern w:val="0"/>
                <w:sz w:val="18"/>
                <w:szCs w:val="18"/>
              </w:rPr>
            </w:pPr>
            <w:r>
              <w:rPr>
                <w:kern w:val="0"/>
                <w:sz w:val="18"/>
                <w:szCs w:val="18"/>
              </w:rPr>
              <w:t>RU3</w:t>
            </w:r>
          </w:p>
        </w:tc>
        <w:tc>
          <w:tcPr>
            <w:tcW w:w="732" w:type="pct"/>
            <w:shd w:val="clear" w:color="auto" w:fill="auto"/>
            <w:noWrap/>
            <w:vAlign w:val="center"/>
          </w:tcPr>
          <w:p w14:paraId="2A484EA3">
            <w:pPr>
              <w:widowControl/>
              <w:ind w:firstLine="0" w:firstLineChars="0"/>
              <w:jc w:val="center"/>
              <w:rPr>
                <w:kern w:val="0"/>
                <w:sz w:val="18"/>
                <w:szCs w:val="18"/>
              </w:rPr>
            </w:pPr>
            <w:r>
              <w:rPr>
                <w:kern w:val="0"/>
                <w:sz w:val="18"/>
                <w:szCs w:val="18"/>
              </w:rPr>
              <w:t>263</w:t>
            </w:r>
          </w:p>
        </w:tc>
        <w:tc>
          <w:tcPr>
            <w:tcW w:w="732" w:type="pct"/>
            <w:shd w:val="clear" w:color="auto" w:fill="auto"/>
            <w:noWrap/>
            <w:vAlign w:val="center"/>
          </w:tcPr>
          <w:p w14:paraId="2BFC629D">
            <w:pPr>
              <w:widowControl/>
              <w:ind w:firstLine="0" w:firstLineChars="0"/>
              <w:jc w:val="center"/>
              <w:rPr>
                <w:kern w:val="0"/>
                <w:sz w:val="18"/>
                <w:szCs w:val="18"/>
              </w:rPr>
            </w:pPr>
            <w:r>
              <w:rPr>
                <w:kern w:val="0"/>
                <w:sz w:val="18"/>
                <w:szCs w:val="18"/>
              </w:rPr>
              <w:t>332</w:t>
            </w:r>
          </w:p>
        </w:tc>
        <w:tc>
          <w:tcPr>
            <w:tcW w:w="853" w:type="pct"/>
            <w:shd w:val="clear" w:color="auto" w:fill="auto"/>
            <w:noWrap/>
            <w:vAlign w:val="center"/>
          </w:tcPr>
          <w:p w14:paraId="7414CD34">
            <w:pPr>
              <w:widowControl/>
              <w:ind w:firstLine="0" w:firstLineChars="0"/>
              <w:jc w:val="center"/>
              <w:rPr>
                <w:kern w:val="0"/>
                <w:sz w:val="18"/>
                <w:szCs w:val="18"/>
              </w:rPr>
            </w:pPr>
            <w:r>
              <w:rPr>
                <w:kern w:val="0"/>
                <w:sz w:val="18"/>
                <w:szCs w:val="18"/>
              </w:rPr>
              <w:t>6.42</w:t>
            </w:r>
          </w:p>
        </w:tc>
        <w:tc>
          <w:tcPr>
            <w:tcW w:w="853" w:type="pct"/>
            <w:shd w:val="clear" w:color="auto" w:fill="auto"/>
            <w:noWrap/>
            <w:vAlign w:val="center"/>
          </w:tcPr>
          <w:p w14:paraId="77329E4E">
            <w:pPr>
              <w:widowControl/>
              <w:ind w:firstLine="0" w:firstLineChars="0"/>
              <w:jc w:val="center"/>
              <w:rPr>
                <w:kern w:val="0"/>
                <w:sz w:val="18"/>
                <w:szCs w:val="18"/>
              </w:rPr>
            </w:pPr>
            <w:r>
              <w:rPr>
                <w:kern w:val="0"/>
                <w:sz w:val="18"/>
                <w:szCs w:val="18"/>
              </w:rPr>
              <w:t>8.11</w:t>
            </w:r>
          </w:p>
        </w:tc>
        <w:tc>
          <w:tcPr>
            <w:tcW w:w="611" w:type="pct"/>
            <w:shd w:val="clear" w:color="auto" w:fill="auto"/>
            <w:noWrap/>
            <w:vAlign w:val="center"/>
          </w:tcPr>
          <w:p w14:paraId="09CD1F1F">
            <w:pPr>
              <w:widowControl/>
              <w:ind w:firstLine="0" w:firstLineChars="0"/>
              <w:jc w:val="center"/>
              <w:rPr>
                <w:kern w:val="0"/>
                <w:sz w:val="18"/>
                <w:szCs w:val="18"/>
              </w:rPr>
            </w:pPr>
            <w:r>
              <w:rPr>
                <w:kern w:val="0"/>
                <w:sz w:val="18"/>
                <w:szCs w:val="18"/>
              </w:rPr>
              <w:t>70</w:t>
            </w:r>
          </w:p>
        </w:tc>
        <w:tc>
          <w:tcPr>
            <w:tcW w:w="611" w:type="pct"/>
            <w:shd w:val="clear" w:color="auto" w:fill="auto"/>
            <w:noWrap/>
            <w:vAlign w:val="center"/>
          </w:tcPr>
          <w:p w14:paraId="3992132E">
            <w:pPr>
              <w:widowControl/>
              <w:ind w:firstLine="0" w:firstLineChars="0"/>
              <w:jc w:val="center"/>
              <w:rPr>
                <w:kern w:val="0"/>
                <w:sz w:val="18"/>
                <w:szCs w:val="18"/>
              </w:rPr>
            </w:pPr>
            <w:r>
              <w:rPr>
                <w:kern w:val="0"/>
                <w:sz w:val="18"/>
                <w:szCs w:val="18"/>
              </w:rPr>
              <w:t>1.71</w:t>
            </w:r>
          </w:p>
        </w:tc>
      </w:tr>
      <w:tr w14:paraId="02355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608" w:type="pct"/>
            <w:shd w:val="clear" w:color="auto" w:fill="auto"/>
            <w:noWrap/>
            <w:vAlign w:val="center"/>
          </w:tcPr>
          <w:p w14:paraId="2519384C">
            <w:pPr>
              <w:widowControl/>
              <w:ind w:firstLine="0" w:firstLineChars="0"/>
              <w:jc w:val="center"/>
              <w:rPr>
                <w:kern w:val="0"/>
                <w:sz w:val="18"/>
                <w:szCs w:val="18"/>
              </w:rPr>
            </w:pPr>
            <w:r>
              <w:rPr>
                <w:kern w:val="0"/>
                <w:sz w:val="18"/>
                <w:szCs w:val="18"/>
              </w:rPr>
              <w:t>RU4</w:t>
            </w:r>
          </w:p>
        </w:tc>
        <w:tc>
          <w:tcPr>
            <w:tcW w:w="732" w:type="pct"/>
            <w:shd w:val="clear" w:color="auto" w:fill="auto"/>
            <w:noWrap/>
            <w:vAlign w:val="center"/>
          </w:tcPr>
          <w:p w14:paraId="7DE9DB36">
            <w:pPr>
              <w:widowControl/>
              <w:ind w:firstLine="0" w:firstLineChars="0"/>
              <w:jc w:val="center"/>
              <w:rPr>
                <w:kern w:val="0"/>
                <w:sz w:val="18"/>
                <w:szCs w:val="18"/>
              </w:rPr>
            </w:pPr>
            <w:r>
              <w:rPr>
                <w:kern w:val="0"/>
                <w:sz w:val="18"/>
                <w:szCs w:val="18"/>
              </w:rPr>
              <w:t>340</w:t>
            </w:r>
          </w:p>
        </w:tc>
        <w:tc>
          <w:tcPr>
            <w:tcW w:w="732" w:type="pct"/>
            <w:shd w:val="clear" w:color="auto" w:fill="auto"/>
            <w:noWrap/>
            <w:vAlign w:val="center"/>
          </w:tcPr>
          <w:p w14:paraId="5358459F">
            <w:pPr>
              <w:widowControl/>
              <w:ind w:firstLine="0" w:firstLineChars="0"/>
              <w:jc w:val="center"/>
              <w:rPr>
                <w:kern w:val="0"/>
                <w:sz w:val="18"/>
                <w:szCs w:val="18"/>
              </w:rPr>
            </w:pPr>
            <w:r>
              <w:rPr>
                <w:kern w:val="0"/>
                <w:sz w:val="18"/>
                <w:szCs w:val="18"/>
              </w:rPr>
              <w:t>409</w:t>
            </w:r>
          </w:p>
        </w:tc>
        <w:tc>
          <w:tcPr>
            <w:tcW w:w="853" w:type="pct"/>
            <w:shd w:val="clear" w:color="auto" w:fill="auto"/>
            <w:noWrap/>
            <w:vAlign w:val="center"/>
          </w:tcPr>
          <w:p w14:paraId="01207C8A">
            <w:pPr>
              <w:widowControl/>
              <w:ind w:firstLine="0" w:firstLineChars="0"/>
              <w:jc w:val="center"/>
              <w:rPr>
                <w:kern w:val="0"/>
                <w:sz w:val="18"/>
                <w:szCs w:val="18"/>
              </w:rPr>
            </w:pPr>
            <w:r>
              <w:rPr>
                <w:kern w:val="0"/>
                <w:sz w:val="18"/>
                <w:szCs w:val="18"/>
              </w:rPr>
              <w:t>8.30</w:t>
            </w:r>
          </w:p>
        </w:tc>
        <w:tc>
          <w:tcPr>
            <w:tcW w:w="853" w:type="pct"/>
            <w:shd w:val="clear" w:color="auto" w:fill="auto"/>
            <w:noWrap/>
            <w:vAlign w:val="center"/>
          </w:tcPr>
          <w:p w14:paraId="76BCDCA4">
            <w:pPr>
              <w:widowControl/>
              <w:ind w:firstLine="0" w:firstLineChars="0"/>
              <w:jc w:val="center"/>
              <w:rPr>
                <w:kern w:val="0"/>
                <w:sz w:val="18"/>
                <w:szCs w:val="18"/>
              </w:rPr>
            </w:pPr>
            <w:r>
              <w:rPr>
                <w:kern w:val="0"/>
                <w:sz w:val="18"/>
                <w:szCs w:val="18"/>
              </w:rPr>
              <w:t>9.99</w:t>
            </w:r>
          </w:p>
        </w:tc>
        <w:tc>
          <w:tcPr>
            <w:tcW w:w="611" w:type="pct"/>
            <w:shd w:val="clear" w:color="auto" w:fill="auto"/>
            <w:noWrap/>
            <w:vAlign w:val="center"/>
          </w:tcPr>
          <w:p w14:paraId="7678A1C6">
            <w:pPr>
              <w:widowControl/>
              <w:ind w:firstLine="0" w:firstLineChars="0"/>
              <w:jc w:val="center"/>
              <w:rPr>
                <w:kern w:val="0"/>
                <w:sz w:val="18"/>
                <w:szCs w:val="18"/>
              </w:rPr>
            </w:pPr>
            <w:r>
              <w:rPr>
                <w:kern w:val="0"/>
                <w:sz w:val="18"/>
                <w:szCs w:val="18"/>
              </w:rPr>
              <w:t>70</w:t>
            </w:r>
          </w:p>
        </w:tc>
        <w:tc>
          <w:tcPr>
            <w:tcW w:w="611" w:type="pct"/>
            <w:shd w:val="clear" w:color="auto" w:fill="auto"/>
            <w:noWrap/>
            <w:vAlign w:val="center"/>
          </w:tcPr>
          <w:p w14:paraId="62BE319F">
            <w:pPr>
              <w:widowControl/>
              <w:ind w:firstLine="0" w:firstLineChars="0"/>
              <w:jc w:val="center"/>
              <w:rPr>
                <w:kern w:val="0"/>
                <w:sz w:val="18"/>
                <w:szCs w:val="18"/>
              </w:rPr>
            </w:pPr>
            <w:r>
              <w:rPr>
                <w:kern w:val="0"/>
                <w:sz w:val="18"/>
                <w:szCs w:val="18"/>
              </w:rPr>
              <w:t xml:space="preserve">1.71 </w:t>
            </w:r>
          </w:p>
        </w:tc>
      </w:tr>
      <w:tr w14:paraId="4BD22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608" w:type="pct"/>
            <w:shd w:val="clear" w:color="auto" w:fill="auto"/>
            <w:noWrap/>
            <w:vAlign w:val="center"/>
          </w:tcPr>
          <w:p w14:paraId="06C89B43">
            <w:pPr>
              <w:widowControl/>
              <w:ind w:firstLine="0" w:firstLineChars="0"/>
              <w:jc w:val="center"/>
              <w:rPr>
                <w:kern w:val="0"/>
                <w:sz w:val="18"/>
                <w:szCs w:val="18"/>
              </w:rPr>
            </w:pPr>
            <w:r>
              <w:rPr>
                <w:kern w:val="0"/>
                <w:sz w:val="18"/>
                <w:szCs w:val="18"/>
              </w:rPr>
              <w:t>RU5</w:t>
            </w:r>
          </w:p>
        </w:tc>
        <w:tc>
          <w:tcPr>
            <w:tcW w:w="732" w:type="pct"/>
            <w:shd w:val="clear" w:color="auto" w:fill="auto"/>
            <w:noWrap/>
            <w:vAlign w:val="center"/>
          </w:tcPr>
          <w:p w14:paraId="2816A3CC">
            <w:pPr>
              <w:widowControl/>
              <w:ind w:firstLine="0" w:firstLineChars="0"/>
              <w:jc w:val="center"/>
              <w:rPr>
                <w:kern w:val="0"/>
                <w:sz w:val="18"/>
                <w:szCs w:val="18"/>
              </w:rPr>
            </w:pPr>
            <w:r>
              <w:rPr>
                <w:kern w:val="0"/>
                <w:sz w:val="18"/>
                <w:szCs w:val="18"/>
              </w:rPr>
              <w:t>417</w:t>
            </w:r>
          </w:p>
        </w:tc>
        <w:tc>
          <w:tcPr>
            <w:tcW w:w="732" w:type="pct"/>
            <w:shd w:val="clear" w:color="auto" w:fill="auto"/>
            <w:noWrap/>
            <w:vAlign w:val="center"/>
          </w:tcPr>
          <w:p w14:paraId="321FCFAD">
            <w:pPr>
              <w:widowControl/>
              <w:ind w:firstLine="0" w:firstLineChars="0"/>
              <w:jc w:val="center"/>
              <w:rPr>
                <w:kern w:val="0"/>
                <w:sz w:val="18"/>
                <w:szCs w:val="18"/>
              </w:rPr>
            </w:pPr>
            <w:r>
              <w:rPr>
                <w:kern w:val="0"/>
                <w:sz w:val="18"/>
                <w:szCs w:val="18"/>
              </w:rPr>
              <w:t>490</w:t>
            </w:r>
          </w:p>
        </w:tc>
        <w:tc>
          <w:tcPr>
            <w:tcW w:w="853" w:type="pct"/>
            <w:shd w:val="clear" w:color="auto" w:fill="auto"/>
            <w:noWrap/>
            <w:vAlign w:val="center"/>
          </w:tcPr>
          <w:p w14:paraId="182020BB">
            <w:pPr>
              <w:widowControl/>
              <w:ind w:firstLine="0" w:firstLineChars="0"/>
              <w:jc w:val="center"/>
              <w:rPr>
                <w:kern w:val="0"/>
                <w:sz w:val="18"/>
                <w:szCs w:val="18"/>
              </w:rPr>
            </w:pPr>
            <w:r>
              <w:rPr>
                <w:kern w:val="0"/>
                <w:sz w:val="18"/>
                <w:szCs w:val="18"/>
              </w:rPr>
              <w:t>10.18</w:t>
            </w:r>
          </w:p>
        </w:tc>
        <w:tc>
          <w:tcPr>
            <w:tcW w:w="853" w:type="pct"/>
            <w:shd w:val="clear" w:color="auto" w:fill="auto"/>
            <w:noWrap/>
            <w:vAlign w:val="center"/>
          </w:tcPr>
          <w:p w14:paraId="3BD6B1ED">
            <w:pPr>
              <w:widowControl/>
              <w:ind w:firstLine="0" w:firstLineChars="0"/>
              <w:jc w:val="center"/>
              <w:rPr>
                <w:kern w:val="0"/>
                <w:sz w:val="18"/>
                <w:szCs w:val="18"/>
              </w:rPr>
            </w:pPr>
            <w:r>
              <w:rPr>
                <w:kern w:val="0"/>
                <w:sz w:val="18"/>
                <w:szCs w:val="18"/>
              </w:rPr>
              <w:t>11.96</w:t>
            </w:r>
          </w:p>
        </w:tc>
        <w:tc>
          <w:tcPr>
            <w:tcW w:w="611" w:type="pct"/>
            <w:shd w:val="clear" w:color="auto" w:fill="auto"/>
            <w:noWrap/>
            <w:vAlign w:val="center"/>
          </w:tcPr>
          <w:p w14:paraId="1367E992">
            <w:pPr>
              <w:widowControl/>
              <w:ind w:firstLine="0" w:firstLineChars="0"/>
              <w:jc w:val="center"/>
              <w:rPr>
                <w:kern w:val="0"/>
                <w:sz w:val="18"/>
                <w:szCs w:val="18"/>
              </w:rPr>
            </w:pPr>
            <w:r>
              <w:rPr>
                <w:kern w:val="0"/>
                <w:sz w:val="18"/>
                <w:szCs w:val="18"/>
              </w:rPr>
              <w:t>74</w:t>
            </w:r>
          </w:p>
        </w:tc>
        <w:tc>
          <w:tcPr>
            <w:tcW w:w="611" w:type="pct"/>
            <w:shd w:val="clear" w:color="auto" w:fill="auto"/>
            <w:noWrap/>
            <w:vAlign w:val="center"/>
          </w:tcPr>
          <w:p w14:paraId="7F075604">
            <w:pPr>
              <w:widowControl/>
              <w:ind w:firstLine="0" w:firstLineChars="0"/>
              <w:jc w:val="center"/>
              <w:rPr>
                <w:kern w:val="0"/>
                <w:sz w:val="18"/>
                <w:szCs w:val="18"/>
              </w:rPr>
            </w:pPr>
            <w:r>
              <w:rPr>
                <w:kern w:val="0"/>
                <w:sz w:val="18"/>
                <w:szCs w:val="18"/>
              </w:rPr>
              <w:t xml:space="preserve">1.81 </w:t>
            </w:r>
          </w:p>
        </w:tc>
      </w:tr>
      <w:tr w14:paraId="0787F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608" w:type="pct"/>
            <w:shd w:val="clear" w:color="auto" w:fill="auto"/>
            <w:noWrap/>
            <w:vAlign w:val="center"/>
          </w:tcPr>
          <w:p w14:paraId="6A5CD8AF">
            <w:pPr>
              <w:widowControl/>
              <w:ind w:firstLine="0" w:firstLineChars="0"/>
              <w:jc w:val="center"/>
              <w:rPr>
                <w:kern w:val="0"/>
                <w:sz w:val="18"/>
                <w:szCs w:val="18"/>
              </w:rPr>
            </w:pPr>
            <w:r>
              <w:rPr>
                <w:kern w:val="0"/>
                <w:sz w:val="18"/>
                <w:szCs w:val="18"/>
              </w:rPr>
              <w:t>RU6</w:t>
            </w:r>
          </w:p>
        </w:tc>
        <w:tc>
          <w:tcPr>
            <w:tcW w:w="732" w:type="pct"/>
            <w:shd w:val="clear" w:color="auto" w:fill="auto"/>
            <w:noWrap/>
            <w:vAlign w:val="center"/>
          </w:tcPr>
          <w:p w14:paraId="0106BBD7">
            <w:pPr>
              <w:widowControl/>
              <w:ind w:firstLine="0" w:firstLineChars="0"/>
              <w:jc w:val="center"/>
              <w:rPr>
                <w:kern w:val="0"/>
                <w:sz w:val="18"/>
                <w:szCs w:val="18"/>
              </w:rPr>
            </w:pPr>
            <w:r>
              <w:rPr>
                <w:kern w:val="0"/>
                <w:sz w:val="18"/>
                <w:szCs w:val="18"/>
              </w:rPr>
              <w:t>32</w:t>
            </w:r>
          </w:p>
        </w:tc>
        <w:tc>
          <w:tcPr>
            <w:tcW w:w="732" w:type="pct"/>
            <w:shd w:val="clear" w:color="auto" w:fill="auto"/>
            <w:noWrap/>
            <w:vAlign w:val="center"/>
          </w:tcPr>
          <w:p w14:paraId="62FE8E31">
            <w:pPr>
              <w:widowControl/>
              <w:ind w:firstLine="0" w:firstLineChars="0"/>
              <w:jc w:val="center"/>
              <w:rPr>
                <w:kern w:val="0"/>
                <w:sz w:val="18"/>
                <w:szCs w:val="18"/>
              </w:rPr>
            </w:pPr>
            <w:r>
              <w:rPr>
                <w:kern w:val="0"/>
                <w:sz w:val="18"/>
                <w:szCs w:val="18"/>
              </w:rPr>
              <w:t>178</w:t>
            </w:r>
          </w:p>
        </w:tc>
        <w:tc>
          <w:tcPr>
            <w:tcW w:w="853" w:type="pct"/>
            <w:shd w:val="clear" w:color="auto" w:fill="auto"/>
            <w:noWrap/>
            <w:vAlign w:val="center"/>
          </w:tcPr>
          <w:p w14:paraId="58EA0339">
            <w:pPr>
              <w:widowControl/>
              <w:ind w:firstLine="0" w:firstLineChars="0"/>
              <w:jc w:val="center"/>
              <w:rPr>
                <w:kern w:val="0"/>
                <w:sz w:val="18"/>
                <w:szCs w:val="18"/>
              </w:rPr>
            </w:pPr>
            <w:r>
              <w:rPr>
                <w:kern w:val="0"/>
                <w:sz w:val="18"/>
                <w:szCs w:val="18"/>
              </w:rPr>
              <w:t>0.78</w:t>
            </w:r>
          </w:p>
        </w:tc>
        <w:tc>
          <w:tcPr>
            <w:tcW w:w="853" w:type="pct"/>
            <w:shd w:val="clear" w:color="auto" w:fill="auto"/>
            <w:noWrap/>
            <w:vAlign w:val="center"/>
          </w:tcPr>
          <w:p w14:paraId="5E663A6C">
            <w:pPr>
              <w:widowControl/>
              <w:ind w:firstLine="0" w:firstLineChars="0"/>
              <w:jc w:val="center"/>
              <w:rPr>
                <w:kern w:val="0"/>
                <w:sz w:val="18"/>
                <w:szCs w:val="18"/>
              </w:rPr>
            </w:pPr>
            <w:r>
              <w:rPr>
                <w:kern w:val="0"/>
                <w:sz w:val="18"/>
                <w:szCs w:val="18"/>
              </w:rPr>
              <w:t>4.35</w:t>
            </w:r>
          </w:p>
        </w:tc>
        <w:tc>
          <w:tcPr>
            <w:tcW w:w="611" w:type="pct"/>
            <w:shd w:val="clear" w:color="auto" w:fill="auto"/>
            <w:noWrap/>
            <w:vAlign w:val="center"/>
          </w:tcPr>
          <w:p w14:paraId="13BD9E4B">
            <w:pPr>
              <w:widowControl/>
              <w:ind w:firstLine="0" w:firstLineChars="0"/>
              <w:jc w:val="center"/>
              <w:rPr>
                <w:kern w:val="0"/>
                <w:sz w:val="18"/>
                <w:szCs w:val="18"/>
              </w:rPr>
            </w:pPr>
            <w:r>
              <w:rPr>
                <w:kern w:val="0"/>
                <w:sz w:val="18"/>
                <w:szCs w:val="18"/>
              </w:rPr>
              <w:t>147</w:t>
            </w:r>
          </w:p>
        </w:tc>
        <w:tc>
          <w:tcPr>
            <w:tcW w:w="611" w:type="pct"/>
            <w:shd w:val="clear" w:color="auto" w:fill="auto"/>
            <w:noWrap/>
            <w:vAlign w:val="center"/>
          </w:tcPr>
          <w:p w14:paraId="75B62BBF">
            <w:pPr>
              <w:widowControl/>
              <w:ind w:firstLine="0" w:firstLineChars="0"/>
              <w:jc w:val="center"/>
              <w:rPr>
                <w:kern w:val="0"/>
                <w:sz w:val="18"/>
                <w:szCs w:val="18"/>
              </w:rPr>
            </w:pPr>
            <w:r>
              <w:rPr>
                <w:kern w:val="0"/>
                <w:sz w:val="18"/>
                <w:szCs w:val="18"/>
              </w:rPr>
              <w:t xml:space="preserve">3.59 </w:t>
            </w:r>
          </w:p>
        </w:tc>
      </w:tr>
      <w:tr w14:paraId="45204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608" w:type="pct"/>
            <w:shd w:val="clear" w:color="auto" w:fill="auto"/>
            <w:noWrap/>
            <w:vAlign w:val="center"/>
          </w:tcPr>
          <w:p w14:paraId="31CE7A93">
            <w:pPr>
              <w:widowControl/>
              <w:ind w:firstLine="0" w:firstLineChars="0"/>
              <w:jc w:val="center"/>
              <w:rPr>
                <w:kern w:val="0"/>
                <w:sz w:val="18"/>
                <w:szCs w:val="18"/>
              </w:rPr>
            </w:pPr>
            <w:r>
              <w:rPr>
                <w:kern w:val="0"/>
                <w:sz w:val="18"/>
                <w:szCs w:val="18"/>
              </w:rPr>
              <w:t>RU7</w:t>
            </w:r>
          </w:p>
        </w:tc>
        <w:tc>
          <w:tcPr>
            <w:tcW w:w="732" w:type="pct"/>
            <w:shd w:val="clear" w:color="auto" w:fill="auto"/>
            <w:noWrap/>
            <w:vAlign w:val="center"/>
          </w:tcPr>
          <w:p w14:paraId="7E67C6B9">
            <w:pPr>
              <w:widowControl/>
              <w:ind w:firstLine="0" w:firstLineChars="0"/>
              <w:jc w:val="center"/>
              <w:rPr>
                <w:kern w:val="0"/>
                <w:sz w:val="18"/>
                <w:szCs w:val="18"/>
              </w:rPr>
            </w:pPr>
            <w:r>
              <w:rPr>
                <w:kern w:val="0"/>
                <w:sz w:val="18"/>
                <w:szCs w:val="18"/>
              </w:rPr>
              <w:t>186</w:t>
            </w:r>
          </w:p>
        </w:tc>
        <w:tc>
          <w:tcPr>
            <w:tcW w:w="732" w:type="pct"/>
            <w:shd w:val="clear" w:color="auto" w:fill="auto"/>
            <w:noWrap/>
            <w:vAlign w:val="center"/>
          </w:tcPr>
          <w:p w14:paraId="6B1A2427">
            <w:pPr>
              <w:widowControl/>
              <w:ind w:firstLine="0" w:firstLineChars="0"/>
              <w:jc w:val="center"/>
              <w:rPr>
                <w:kern w:val="0"/>
                <w:sz w:val="18"/>
                <w:szCs w:val="18"/>
              </w:rPr>
            </w:pPr>
            <w:r>
              <w:rPr>
                <w:kern w:val="0"/>
                <w:sz w:val="18"/>
                <w:szCs w:val="18"/>
              </w:rPr>
              <w:t>332</w:t>
            </w:r>
          </w:p>
        </w:tc>
        <w:tc>
          <w:tcPr>
            <w:tcW w:w="853" w:type="pct"/>
            <w:shd w:val="clear" w:color="auto" w:fill="auto"/>
            <w:noWrap/>
            <w:vAlign w:val="center"/>
          </w:tcPr>
          <w:p w14:paraId="094BD34F">
            <w:pPr>
              <w:widowControl/>
              <w:ind w:firstLine="0" w:firstLineChars="0"/>
              <w:jc w:val="center"/>
              <w:rPr>
                <w:kern w:val="0"/>
                <w:sz w:val="18"/>
                <w:szCs w:val="18"/>
              </w:rPr>
            </w:pPr>
            <w:r>
              <w:rPr>
                <w:kern w:val="0"/>
                <w:sz w:val="18"/>
                <w:szCs w:val="18"/>
              </w:rPr>
              <w:t>4.54</w:t>
            </w:r>
          </w:p>
        </w:tc>
        <w:tc>
          <w:tcPr>
            <w:tcW w:w="853" w:type="pct"/>
            <w:shd w:val="clear" w:color="auto" w:fill="auto"/>
            <w:noWrap/>
            <w:vAlign w:val="center"/>
          </w:tcPr>
          <w:p w14:paraId="38C10629">
            <w:pPr>
              <w:widowControl/>
              <w:ind w:firstLine="0" w:firstLineChars="0"/>
              <w:jc w:val="center"/>
              <w:rPr>
                <w:kern w:val="0"/>
                <w:sz w:val="18"/>
                <w:szCs w:val="18"/>
              </w:rPr>
            </w:pPr>
            <w:r>
              <w:rPr>
                <w:kern w:val="0"/>
                <w:sz w:val="18"/>
                <w:szCs w:val="18"/>
              </w:rPr>
              <w:t>8.11</w:t>
            </w:r>
          </w:p>
        </w:tc>
        <w:tc>
          <w:tcPr>
            <w:tcW w:w="611" w:type="pct"/>
            <w:shd w:val="clear" w:color="auto" w:fill="auto"/>
            <w:noWrap/>
            <w:vAlign w:val="center"/>
          </w:tcPr>
          <w:p w14:paraId="748EA9FB">
            <w:pPr>
              <w:widowControl/>
              <w:ind w:firstLine="0" w:firstLineChars="0"/>
              <w:jc w:val="center"/>
              <w:rPr>
                <w:kern w:val="0"/>
                <w:sz w:val="18"/>
                <w:szCs w:val="18"/>
              </w:rPr>
            </w:pPr>
            <w:r>
              <w:rPr>
                <w:kern w:val="0"/>
                <w:sz w:val="18"/>
                <w:szCs w:val="18"/>
              </w:rPr>
              <w:t>147</w:t>
            </w:r>
          </w:p>
        </w:tc>
        <w:tc>
          <w:tcPr>
            <w:tcW w:w="611" w:type="pct"/>
            <w:shd w:val="clear" w:color="auto" w:fill="auto"/>
            <w:noWrap/>
            <w:vAlign w:val="center"/>
          </w:tcPr>
          <w:p w14:paraId="0C79B924">
            <w:pPr>
              <w:widowControl/>
              <w:ind w:firstLine="0" w:firstLineChars="0"/>
              <w:jc w:val="center"/>
              <w:rPr>
                <w:kern w:val="0"/>
                <w:sz w:val="18"/>
                <w:szCs w:val="18"/>
              </w:rPr>
            </w:pPr>
            <w:r>
              <w:rPr>
                <w:kern w:val="0"/>
                <w:sz w:val="18"/>
                <w:szCs w:val="18"/>
              </w:rPr>
              <w:t xml:space="preserve">3.59 </w:t>
            </w:r>
          </w:p>
        </w:tc>
      </w:tr>
      <w:tr w14:paraId="7E9EA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608" w:type="pct"/>
            <w:shd w:val="clear" w:color="auto" w:fill="auto"/>
            <w:noWrap/>
            <w:vAlign w:val="center"/>
          </w:tcPr>
          <w:p w14:paraId="49FC260D">
            <w:pPr>
              <w:widowControl/>
              <w:ind w:firstLine="0" w:firstLineChars="0"/>
              <w:jc w:val="center"/>
              <w:rPr>
                <w:kern w:val="0"/>
                <w:sz w:val="18"/>
                <w:szCs w:val="18"/>
              </w:rPr>
            </w:pPr>
            <w:r>
              <w:rPr>
                <w:kern w:val="0"/>
                <w:sz w:val="18"/>
                <w:szCs w:val="18"/>
              </w:rPr>
              <w:t>RU8</w:t>
            </w:r>
          </w:p>
        </w:tc>
        <w:tc>
          <w:tcPr>
            <w:tcW w:w="732" w:type="pct"/>
            <w:shd w:val="clear" w:color="auto" w:fill="auto"/>
            <w:noWrap/>
            <w:vAlign w:val="center"/>
          </w:tcPr>
          <w:p w14:paraId="7CAFC8A2">
            <w:pPr>
              <w:widowControl/>
              <w:ind w:firstLine="0" w:firstLineChars="0"/>
              <w:jc w:val="center"/>
              <w:rPr>
                <w:kern w:val="0"/>
                <w:sz w:val="18"/>
                <w:szCs w:val="18"/>
              </w:rPr>
            </w:pPr>
            <w:r>
              <w:rPr>
                <w:kern w:val="0"/>
                <w:sz w:val="18"/>
                <w:szCs w:val="18"/>
              </w:rPr>
              <w:t>340</w:t>
            </w:r>
          </w:p>
        </w:tc>
        <w:tc>
          <w:tcPr>
            <w:tcW w:w="732" w:type="pct"/>
            <w:shd w:val="clear" w:color="auto" w:fill="auto"/>
            <w:noWrap/>
            <w:vAlign w:val="center"/>
          </w:tcPr>
          <w:p w14:paraId="43713E53">
            <w:pPr>
              <w:widowControl/>
              <w:ind w:firstLine="0" w:firstLineChars="0"/>
              <w:jc w:val="center"/>
              <w:rPr>
                <w:kern w:val="0"/>
                <w:sz w:val="18"/>
                <w:szCs w:val="18"/>
              </w:rPr>
            </w:pPr>
            <w:r>
              <w:rPr>
                <w:kern w:val="0"/>
                <w:sz w:val="18"/>
                <w:szCs w:val="18"/>
              </w:rPr>
              <w:t>490</w:t>
            </w:r>
          </w:p>
        </w:tc>
        <w:tc>
          <w:tcPr>
            <w:tcW w:w="853" w:type="pct"/>
            <w:shd w:val="clear" w:color="auto" w:fill="auto"/>
            <w:noWrap/>
            <w:vAlign w:val="center"/>
          </w:tcPr>
          <w:p w14:paraId="1AAA1C61">
            <w:pPr>
              <w:widowControl/>
              <w:ind w:firstLine="0" w:firstLineChars="0"/>
              <w:jc w:val="center"/>
              <w:rPr>
                <w:kern w:val="0"/>
                <w:sz w:val="18"/>
                <w:szCs w:val="18"/>
              </w:rPr>
            </w:pPr>
            <w:r>
              <w:rPr>
                <w:kern w:val="0"/>
                <w:sz w:val="18"/>
                <w:szCs w:val="18"/>
              </w:rPr>
              <w:t>8.30</w:t>
            </w:r>
          </w:p>
        </w:tc>
        <w:tc>
          <w:tcPr>
            <w:tcW w:w="853" w:type="pct"/>
            <w:shd w:val="clear" w:color="auto" w:fill="auto"/>
            <w:noWrap/>
            <w:vAlign w:val="center"/>
          </w:tcPr>
          <w:p w14:paraId="415115D7">
            <w:pPr>
              <w:widowControl/>
              <w:ind w:firstLine="0" w:firstLineChars="0"/>
              <w:jc w:val="center"/>
              <w:rPr>
                <w:kern w:val="0"/>
                <w:sz w:val="18"/>
                <w:szCs w:val="18"/>
              </w:rPr>
            </w:pPr>
            <w:r>
              <w:rPr>
                <w:kern w:val="0"/>
                <w:sz w:val="18"/>
                <w:szCs w:val="18"/>
              </w:rPr>
              <w:t>11.96</w:t>
            </w:r>
          </w:p>
        </w:tc>
        <w:tc>
          <w:tcPr>
            <w:tcW w:w="611" w:type="pct"/>
            <w:shd w:val="clear" w:color="auto" w:fill="auto"/>
            <w:noWrap/>
            <w:vAlign w:val="center"/>
          </w:tcPr>
          <w:p w14:paraId="2F5C7C35">
            <w:pPr>
              <w:widowControl/>
              <w:ind w:firstLine="0" w:firstLineChars="0"/>
              <w:jc w:val="center"/>
              <w:rPr>
                <w:kern w:val="0"/>
                <w:sz w:val="18"/>
                <w:szCs w:val="18"/>
              </w:rPr>
            </w:pPr>
            <w:r>
              <w:rPr>
                <w:kern w:val="0"/>
                <w:sz w:val="18"/>
                <w:szCs w:val="18"/>
              </w:rPr>
              <w:t>151</w:t>
            </w:r>
          </w:p>
        </w:tc>
        <w:tc>
          <w:tcPr>
            <w:tcW w:w="611" w:type="pct"/>
            <w:shd w:val="clear" w:color="auto" w:fill="auto"/>
            <w:noWrap/>
            <w:vAlign w:val="center"/>
          </w:tcPr>
          <w:p w14:paraId="026CE58A">
            <w:pPr>
              <w:widowControl/>
              <w:ind w:firstLine="0" w:firstLineChars="0"/>
              <w:jc w:val="center"/>
              <w:rPr>
                <w:kern w:val="0"/>
                <w:sz w:val="18"/>
                <w:szCs w:val="18"/>
              </w:rPr>
            </w:pPr>
            <w:r>
              <w:rPr>
                <w:kern w:val="0"/>
                <w:sz w:val="18"/>
                <w:szCs w:val="18"/>
              </w:rPr>
              <w:t xml:space="preserve">3.69 </w:t>
            </w:r>
          </w:p>
        </w:tc>
      </w:tr>
      <w:tr w14:paraId="4EDB3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608" w:type="pct"/>
            <w:shd w:val="clear" w:color="auto" w:fill="auto"/>
            <w:noWrap/>
            <w:vAlign w:val="center"/>
          </w:tcPr>
          <w:p w14:paraId="492BFCC1">
            <w:pPr>
              <w:widowControl/>
              <w:ind w:firstLine="0" w:firstLineChars="0"/>
              <w:jc w:val="center"/>
              <w:rPr>
                <w:kern w:val="0"/>
                <w:sz w:val="18"/>
                <w:szCs w:val="18"/>
              </w:rPr>
            </w:pPr>
            <w:r>
              <w:rPr>
                <w:kern w:val="0"/>
                <w:sz w:val="18"/>
                <w:szCs w:val="18"/>
              </w:rPr>
              <w:t>RU9</w:t>
            </w:r>
          </w:p>
        </w:tc>
        <w:tc>
          <w:tcPr>
            <w:tcW w:w="732" w:type="pct"/>
            <w:shd w:val="clear" w:color="auto" w:fill="auto"/>
            <w:noWrap/>
            <w:vAlign w:val="center"/>
          </w:tcPr>
          <w:p w14:paraId="549753E0">
            <w:pPr>
              <w:widowControl/>
              <w:ind w:firstLine="0" w:firstLineChars="0"/>
              <w:jc w:val="center"/>
              <w:rPr>
                <w:kern w:val="0"/>
                <w:sz w:val="18"/>
                <w:szCs w:val="18"/>
              </w:rPr>
            </w:pPr>
            <w:r>
              <w:rPr>
                <w:kern w:val="0"/>
                <w:sz w:val="18"/>
                <w:szCs w:val="18"/>
              </w:rPr>
              <w:t>109</w:t>
            </w:r>
          </w:p>
        </w:tc>
        <w:tc>
          <w:tcPr>
            <w:tcW w:w="732" w:type="pct"/>
            <w:shd w:val="clear" w:color="auto" w:fill="auto"/>
            <w:noWrap/>
            <w:vAlign w:val="center"/>
          </w:tcPr>
          <w:p w14:paraId="125E40E0">
            <w:pPr>
              <w:widowControl/>
              <w:ind w:firstLine="0" w:firstLineChars="0"/>
              <w:jc w:val="center"/>
              <w:rPr>
                <w:kern w:val="0"/>
                <w:sz w:val="18"/>
                <w:szCs w:val="18"/>
              </w:rPr>
            </w:pPr>
            <w:r>
              <w:rPr>
                <w:kern w:val="0"/>
                <w:sz w:val="18"/>
                <w:szCs w:val="18"/>
              </w:rPr>
              <w:t>255</w:t>
            </w:r>
          </w:p>
        </w:tc>
        <w:tc>
          <w:tcPr>
            <w:tcW w:w="853" w:type="pct"/>
            <w:shd w:val="clear" w:color="auto" w:fill="auto"/>
            <w:noWrap/>
            <w:vAlign w:val="center"/>
          </w:tcPr>
          <w:p w14:paraId="012AD2DD">
            <w:pPr>
              <w:widowControl/>
              <w:ind w:firstLine="0" w:firstLineChars="0"/>
              <w:jc w:val="center"/>
              <w:rPr>
                <w:kern w:val="0"/>
                <w:sz w:val="18"/>
                <w:szCs w:val="18"/>
              </w:rPr>
            </w:pPr>
            <w:r>
              <w:rPr>
                <w:kern w:val="0"/>
                <w:sz w:val="18"/>
                <w:szCs w:val="18"/>
              </w:rPr>
              <w:t>2.66</w:t>
            </w:r>
          </w:p>
        </w:tc>
        <w:tc>
          <w:tcPr>
            <w:tcW w:w="853" w:type="pct"/>
            <w:shd w:val="clear" w:color="auto" w:fill="auto"/>
            <w:noWrap/>
            <w:vAlign w:val="center"/>
          </w:tcPr>
          <w:p w14:paraId="7A166E06">
            <w:pPr>
              <w:widowControl/>
              <w:ind w:firstLine="0" w:firstLineChars="0"/>
              <w:jc w:val="center"/>
              <w:rPr>
                <w:kern w:val="0"/>
                <w:sz w:val="18"/>
                <w:szCs w:val="18"/>
              </w:rPr>
            </w:pPr>
            <w:r>
              <w:rPr>
                <w:kern w:val="0"/>
                <w:sz w:val="18"/>
                <w:szCs w:val="18"/>
              </w:rPr>
              <w:t>6.23</w:t>
            </w:r>
          </w:p>
        </w:tc>
        <w:tc>
          <w:tcPr>
            <w:tcW w:w="611" w:type="pct"/>
            <w:shd w:val="clear" w:color="auto" w:fill="auto"/>
            <w:noWrap/>
            <w:vAlign w:val="center"/>
          </w:tcPr>
          <w:p w14:paraId="60845B03">
            <w:pPr>
              <w:widowControl/>
              <w:ind w:firstLine="0" w:firstLineChars="0"/>
              <w:jc w:val="center"/>
              <w:rPr>
                <w:kern w:val="0"/>
                <w:sz w:val="18"/>
                <w:szCs w:val="18"/>
              </w:rPr>
            </w:pPr>
            <w:r>
              <w:rPr>
                <w:kern w:val="0"/>
                <w:sz w:val="18"/>
                <w:szCs w:val="18"/>
              </w:rPr>
              <w:t>147</w:t>
            </w:r>
          </w:p>
        </w:tc>
        <w:tc>
          <w:tcPr>
            <w:tcW w:w="611" w:type="pct"/>
            <w:shd w:val="clear" w:color="auto" w:fill="auto"/>
            <w:noWrap/>
            <w:vAlign w:val="center"/>
          </w:tcPr>
          <w:p w14:paraId="6E6DFED1">
            <w:pPr>
              <w:widowControl/>
              <w:ind w:firstLine="0" w:firstLineChars="0"/>
              <w:jc w:val="center"/>
              <w:rPr>
                <w:kern w:val="0"/>
                <w:sz w:val="18"/>
                <w:szCs w:val="18"/>
              </w:rPr>
            </w:pPr>
            <w:r>
              <w:rPr>
                <w:kern w:val="0"/>
                <w:sz w:val="18"/>
                <w:szCs w:val="18"/>
              </w:rPr>
              <w:t xml:space="preserve">3.59 </w:t>
            </w:r>
          </w:p>
        </w:tc>
      </w:tr>
      <w:tr w14:paraId="34582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608" w:type="pct"/>
            <w:shd w:val="clear" w:color="auto" w:fill="auto"/>
            <w:noWrap/>
            <w:vAlign w:val="center"/>
          </w:tcPr>
          <w:p w14:paraId="12B45664">
            <w:pPr>
              <w:widowControl/>
              <w:ind w:firstLine="0" w:firstLineChars="0"/>
              <w:jc w:val="center"/>
              <w:rPr>
                <w:kern w:val="0"/>
                <w:sz w:val="18"/>
                <w:szCs w:val="18"/>
              </w:rPr>
            </w:pPr>
            <w:r>
              <w:rPr>
                <w:kern w:val="0"/>
                <w:sz w:val="18"/>
                <w:szCs w:val="18"/>
              </w:rPr>
              <w:t>RU10</w:t>
            </w:r>
          </w:p>
        </w:tc>
        <w:tc>
          <w:tcPr>
            <w:tcW w:w="732" w:type="pct"/>
            <w:shd w:val="clear" w:color="auto" w:fill="auto"/>
            <w:noWrap/>
            <w:vAlign w:val="center"/>
          </w:tcPr>
          <w:p w14:paraId="25817BF6">
            <w:pPr>
              <w:widowControl/>
              <w:ind w:firstLine="0" w:firstLineChars="0"/>
              <w:jc w:val="center"/>
              <w:rPr>
                <w:kern w:val="0"/>
                <w:sz w:val="18"/>
                <w:szCs w:val="18"/>
              </w:rPr>
            </w:pPr>
            <w:r>
              <w:rPr>
                <w:kern w:val="0"/>
                <w:sz w:val="18"/>
                <w:szCs w:val="18"/>
              </w:rPr>
              <w:t>263</w:t>
            </w:r>
          </w:p>
        </w:tc>
        <w:tc>
          <w:tcPr>
            <w:tcW w:w="732" w:type="pct"/>
            <w:shd w:val="clear" w:color="auto" w:fill="auto"/>
            <w:noWrap/>
            <w:vAlign w:val="center"/>
          </w:tcPr>
          <w:p w14:paraId="377FB64B">
            <w:pPr>
              <w:widowControl/>
              <w:ind w:firstLine="0" w:firstLineChars="0"/>
              <w:jc w:val="center"/>
              <w:rPr>
                <w:kern w:val="0"/>
                <w:sz w:val="18"/>
                <w:szCs w:val="18"/>
              </w:rPr>
            </w:pPr>
            <w:r>
              <w:rPr>
                <w:kern w:val="0"/>
                <w:sz w:val="18"/>
                <w:szCs w:val="18"/>
              </w:rPr>
              <w:t>409</w:t>
            </w:r>
          </w:p>
        </w:tc>
        <w:tc>
          <w:tcPr>
            <w:tcW w:w="853" w:type="pct"/>
            <w:shd w:val="clear" w:color="auto" w:fill="auto"/>
            <w:noWrap/>
            <w:vAlign w:val="center"/>
          </w:tcPr>
          <w:p w14:paraId="6787AF15">
            <w:pPr>
              <w:widowControl/>
              <w:ind w:firstLine="0" w:firstLineChars="0"/>
              <w:jc w:val="center"/>
              <w:rPr>
                <w:kern w:val="0"/>
                <w:sz w:val="18"/>
                <w:szCs w:val="18"/>
              </w:rPr>
            </w:pPr>
            <w:r>
              <w:rPr>
                <w:kern w:val="0"/>
                <w:sz w:val="18"/>
                <w:szCs w:val="18"/>
              </w:rPr>
              <w:t>6.42</w:t>
            </w:r>
          </w:p>
        </w:tc>
        <w:tc>
          <w:tcPr>
            <w:tcW w:w="853" w:type="pct"/>
            <w:shd w:val="clear" w:color="auto" w:fill="auto"/>
            <w:noWrap/>
            <w:vAlign w:val="center"/>
          </w:tcPr>
          <w:p w14:paraId="49B10C25">
            <w:pPr>
              <w:widowControl/>
              <w:ind w:firstLine="0" w:firstLineChars="0"/>
              <w:jc w:val="center"/>
              <w:rPr>
                <w:kern w:val="0"/>
                <w:sz w:val="18"/>
                <w:szCs w:val="18"/>
              </w:rPr>
            </w:pPr>
            <w:r>
              <w:rPr>
                <w:kern w:val="0"/>
                <w:sz w:val="18"/>
                <w:szCs w:val="18"/>
              </w:rPr>
              <w:t>9.99</w:t>
            </w:r>
          </w:p>
        </w:tc>
        <w:tc>
          <w:tcPr>
            <w:tcW w:w="611" w:type="pct"/>
            <w:shd w:val="clear" w:color="auto" w:fill="auto"/>
            <w:noWrap/>
            <w:vAlign w:val="center"/>
          </w:tcPr>
          <w:p w14:paraId="3951A905">
            <w:pPr>
              <w:widowControl/>
              <w:ind w:firstLine="0" w:firstLineChars="0"/>
              <w:jc w:val="center"/>
              <w:rPr>
                <w:kern w:val="0"/>
                <w:sz w:val="18"/>
                <w:szCs w:val="18"/>
              </w:rPr>
            </w:pPr>
            <w:r>
              <w:rPr>
                <w:kern w:val="0"/>
                <w:sz w:val="18"/>
                <w:szCs w:val="18"/>
              </w:rPr>
              <w:t>147</w:t>
            </w:r>
          </w:p>
        </w:tc>
        <w:tc>
          <w:tcPr>
            <w:tcW w:w="611" w:type="pct"/>
            <w:shd w:val="clear" w:color="auto" w:fill="auto"/>
            <w:noWrap/>
            <w:vAlign w:val="center"/>
          </w:tcPr>
          <w:p w14:paraId="4A709B09">
            <w:pPr>
              <w:widowControl/>
              <w:ind w:firstLine="0" w:firstLineChars="0"/>
              <w:jc w:val="center"/>
              <w:rPr>
                <w:kern w:val="0"/>
                <w:sz w:val="18"/>
                <w:szCs w:val="18"/>
              </w:rPr>
            </w:pPr>
            <w:r>
              <w:rPr>
                <w:kern w:val="0"/>
                <w:sz w:val="18"/>
                <w:szCs w:val="18"/>
              </w:rPr>
              <w:t>3.59</w:t>
            </w:r>
          </w:p>
        </w:tc>
      </w:tr>
      <w:tr w14:paraId="56467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608" w:type="pct"/>
            <w:shd w:val="clear" w:color="auto" w:fill="auto"/>
            <w:noWrap/>
            <w:vAlign w:val="center"/>
          </w:tcPr>
          <w:p w14:paraId="1AA5ED84">
            <w:pPr>
              <w:widowControl/>
              <w:ind w:firstLine="0" w:firstLineChars="0"/>
              <w:jc w:val="center"/>
              <w:rPr>
                <w:kern w:val="0"/>
                <w:sz w:val="18"/>
                <w:szCs w:val="18"/>
              </w:rPr>
            </w:pPr>
            <w:r>
              <w:rPr>
                <w:kern w:val="0"/>
                <w:sz w:val="18"/>
                <w:szCs w:val="18"/>
              </w:rPr>
              <w:t>RU11</w:t>
            </w:r>
          </w:p>
        </w:tc>
        <w:tc>
          <w:tcPr>
            <w:tcW w:w="732" w:type="pct"/>
            <w:shd w:val="clear" w:color="auto" w:fill="auto"/>
            <w:noWrap/>
            <w:vAlign w:val="center"/>
          </w:tcPr>
          <w:p w14:paraId="416A09D5">
            <w:pPr>
              <w:widowControl/>
              <w:ind w:firstLine="0" w:firstLineChars="0"/>
              <w:jc w:val="center"/>
              <w:rPr>
                <w:kern w:val="0"/>
                <w:sz w:val="18"/>
                <w:szCs w:val="18"/>
              </w:rPr>
            </w:pPr>
            <w:r>
              <w:rPr>
                <w:kern w:val="0"/>
                <w:sz w:val="18"/>
                <w:szCs w:val="18"/>
              </w:rPr>
              <w:t>32</w:t>
            </w:r>
          </w:p>
        </w:tc>
        <w:tc>
          <w:tcPr>
            <w:tcW w:w="732" w:type="pct"/>
            <w:shd w:val="clear" w:color="auto" w:fill="auto"/>
            <w:noWrap/>
            <w:vAlign w:val="center"/>
          </w:tcPr>
          <w:p w14:paraId="365B107B">
            <w:pPr>
              <w:widowControl/>
              <w:ind w:firstLine="0" w:firstLineChars="0"/>
              <w:jc w:val="center"/>
              <w:rPr>
                <w:kern w:val="0"/>
                <w:sz w:val="18"/>
                <w:szCs w:val="18"/>
              </w:rPr>
            </w:pPr>
            <w:r>
              <w:rPr>
                <w:kern w:val="0"/>
                <w:sz w:val="18"/>
                <w:szCs w:val="18"/>
              </w:rPr>
              <w:t>255</w:t>
            </w:r>
          </w:p>
        </w:tc>
        <w:tc>
          <w:tcPr>
            <w:tcW w:w="853" w:type="pct"/>
            <w:shd w:val="clear" w:color="auto" w:fill="auto"/>
            <w:noWrap/>
            <w:vAlign w:val="center"/>
          </w:tcPr>
          <w:p w14:paraId="075960E3">
            <w:pPr>
              <w:widowControl/>
              <w:ind w:firstLine="0" w:firstLineChars="0"/>
              <w:jc w:val="center"/>
              <w:rPr>
                <w:kern w:val="0"/>
                <w:sz w:val="18"/>
                <w:szCs w:val="18"/>
              </w:rPr>
            </w:pPr>
            <w:r>
              <w:rPr>
                <w:kern w:val="0"/>
                <w:sz w:val="18"/>
                <w:szCs w:val="18"/>
              </w:rPr>
              <w:t>0.78</w:t>
            </w:r>
          </w:p>
        </w:tc>
        <w:tc>
          <w:tcPr>
            <w:tcW w:w="853" w:type="pct"/>
            <w:shd w:val="clear" w:color="auto" w:fill="auto"/>
            <w:noWrap/>
            <w:vAlign w:val="center"/>
          </w:tcPr>
          <w:p w14:paraId="651945AA">
            <w:pPr>
              <w:widowControl/>
              <w:ind w:firstLine="0" w:firstLineChars="0"/>
              <w:jc w:val="center"/>
              <w:rPr>
                <w:kern w:val="0"/>
                <w:sz w:val="18"/>
                <w:szCs w:val="18"/>
              </w:rPr>
            </w:pPr>
            <w:r>
              <w:rPr>
                <w:kern w:val="0"/>
                <w:sz w:val="18"/>
                <w:szCs w:val="18"/>
              </w:rPr>
              <w:t>6.23</w:t>
            </w:r>
          </w:p>
        </w:tc>
        <w:tc>
          <w:tcPr>
            <w:tcW w:w="611" w:type="pct"/>
            <w:shd w:val="clear" w:color="auto" w:fill="auto"/>
            <w:noWrap/>
            <w:vAlign w:val="center"/>
          </w:tcPr>
          <w:p w14:paraId="3BF4A636">
            <w:pPr>
              <w:widowControl/>
              <w:ind w:firstLine="0" w:firstLineChars="0"/>
              <w:jc w:val="center"/>
              <w:rPr>
                <w:kern w:val="0"/>
                <w:sz w:val="18"/>
                <w:szCs w:val="18"/>
              </w:rPr>
            </w:pPr>
            <w:r>
              <w:rPr>
                <w:kern w:val="0"/>
                <w:sz w:val="18"/>
                <w:szCs w:val="18"/>
              </w:rPr>
              <w:t>224</w:t>
            </w:r>
          </w:p>
        </w:tc>
        <w:tc>
          <w:tcPr>
            <w:tcW w:w="611" w:type="pct"/>
            <w:shd w:val="clear" w:color="auto" w:fill="auto"/>
            <w:noWrap/>
            <w:vAlign w:val="center"/>
          </w:tcPr>
          <w:p w14:paraId="797D47B2">
            <w:pPr>
              <w:widowControl/>
              <w:ind w:firstLine="0" w:firstLineChars="0"/>
              <w:jc w:val="center"/>
              <w:rPr>
                <w:kern w:val="0"/>
                <w:sz w:val="18"/>
                <w:szCs w:val="18"/>
              </w:rPr>
            </w:pPr>
            <w:r>
              <w:rPr>
                <w:kern w:val="0"/>
                <w:sz w:val="18"/>
                <w:szCs w:val="18"/>
              </w:rPr>
              <w:t>5.47</w:t>
            </w:r>
          </w:p>
        </w:tc>
      </w:tr>
      <w:tr w14:paraId="4ECE3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608" w:type="pct"/>
            <w:shd w:val="clear" w:color="auto" w:fill="auto"/>
            <w:noWrap/>
            <w:vAlign w:val="center"/>
          </w:tcPr>
          <w:p w14:paraId="37C09001">
            <w:pPr>
              <w:widowControl/>
              <w:ind w:firstLine="0" w:firstLineChars="0"/>
              <w:jc w:val="center"/>
              <w:rPr>
                <w:kern w:val="0"/>
                <w:sz w:val="18"/>
                <w:szCs w:val="18"/>
              </w:rPr>
            </w:pPr>
            <w:r>
              <w:rPr>
                <w:kern w:val="0"/>
                <w:sz w:val="18"/>
                <w:szCs w:val="18"/>
              </w:rPr>
              <w:t>RU12</w:t>
            </w:r>
          </w:p>
        </w:tc>
        <w:tc>
          <w:tcPr>
            <w:tcW w:w="732" w:type="pct"/>
            <w:shd w:val="clear" w:color="auto" w:fill="auto"/>
            <w:noWrap/>
            <w:vAlign w:val="center"/>
          </w:tcPr>
          <w:p w14:paraId="4B2E50A0">
            <w:pPr>
              <w:widowControl/>
              <w:ind w:firstLine="0" w:firstLineChars="0"/>
              <w:jc w:val="center"/>
              <w:rPr>
                <w:kern w:val="0"/>
                <w:sz w:val="18"/>
                <w:szCs w:val="18"/>
              </w:rPr>
            </w:pPr>
            <w:r>
              <w:rPr>
                <w:kern w:val="0"/>
                <w:sz w:val="18"/>
                <w:szCs w:val="18"/>
              </w:rPr>
              <w:t>263</w:t>
            </w:r>
          </w:p>
        </w:tc>
        <w:tc>
          <w:tcPr>
            <w:tcW w:w="732" w:type="pct"/>
            <w:shd w:val="clear" w:color="auto" w:fill="auto"/>
            <w:noWrap/>
            <w:vAlign w:val="center"/>
          </w:tcPr>
          <w:p w14:paraId="2C8C6A14">
            <w:pPr>
              <w:widowControl/>
              <w:ind w:firstLine="0" w:firstLineChars="0"/>
              <w:jc w:val="center"/>
              <w:rPr>
                <w:kern w:val="0"/>
                <w:sz w:val="18"/>
                <w:szCs w:val="18"/>
              </w:rPr>
            </w:pPr>
            <w:r>
              <w:rPr>
                <w:kern w:val="0"/>
                <w:sz w:val="18"/>
                <w:szCs w:val="18"/>
              </w:rPr>
              <w:t>490</w:t>
            </w:r>
          </w:p>
        </w:tc>
        <w:tc>
          <w:tcPr>
            <w:tcW w:w="853" w:type="pct"/>
            <w:shd w:val="clear" w:color="auto" w:fill="auto"/>
            <w:noWrap/>
            <w:vAlign w:val="center"/>
          </w:tcPr>
          <w:p w14:paraId="26103BAC">
            <w:pPr>
              <w:widowControl/>
              <w:ind w:firstLine="0" w:firstLineChars="0"/>
              <w:jc w:val="center"/>
              <w:rPr>
                <w:kern w:val="0"/>
                <w:sz w:val="18"/>
                <w:szCs w:val="18"/>
              </w:rPr>
            </w:pPr>
            <w:r>
              <w:rPr>
                <w:kern w:val="0"/>
                <w:sz w:val="18"/>
                <w:szCs w:val="18"/>
              </w:rPr>
              <w:t>6.42</w:t>
            </w:r>
          </w:p>
        </w:tc>
        <w:tc>
          <w:tcPr>
            <w:tcW w:w="853" w:type="pct"/>
            <w:shd w:val="clear" w:color="auto" w:fill="auto"/>
            <w:noWrap/>
            <w:vAlign w:val="center"/>
          </w:tcPr>
          <w:p w14:paraId="14B657CB">
            <w:pPr>
              <w:widowControl/>
              <w:ind w:firstLine="0" w:firstLineChars="0"/>
              <w:jc w:val="center"/>
              <w:rPr>
                <w:kern w:val="0"/>
                <w:sz w:val="18"/>
                <w:szCs w:val="18"/>
              </w:rPr>
            </w:pPr>
            <w:r>
              <w:rPr>
                <w:kern w:val="0"/>
                <w:sz w:val="18"/>
                <w:szCs w:val="18"/>
              </w:rPr>
              <w:t>11.96</w:t>
            </w:r>
          </w:p>
        </w:tc>
        <w:tc>
          <w:tcPr>
            <w:tcW w:w="611" w:type="pct"/>
            <w:shd w:val="clear" w:color="auto" w:fill="auto"/>
            <w:noWrap/>
            <w:vAlign w:val="center"/>
          </w:tcPr>
          <w:p w14:paraId="1A441B32">
            <w:pPr>
              <w:widowControl/>
              <w:ind w:firstLine="0" w:firstLineChars="0"/>
              <w:jc w:val="center"/>
              <w:rPr>
                <w:kern w:val="0"/>
                <w:sz w:val="18"/>
                <w:szCs w:val="18"/>
              </w:rPr>
            </w:pPr>
            <w:r>
              <w:rPr>
                <w:kern w:val="0"/>
                <w:sz w:val="18"/>
                <w:szCs w:val="18"/>
              </w:rPr>
              <w:t>228</w:t>
            </w:r>
          </w:p>
        </w:tc>
        <w:tc>
          <w:tcPr>
            <w:tcW w:w="611" w:type="pct"/>
            <w:shd w:val="clear" w:color="auto" w:fill="auto"/>
            <w:noWrap/>
            <w:vAlign w:val="center"/>
          </w:tcPr>
          <w:p w14:paraId="57622736">
            <w:pPr>
              <w:widowControl/>
              <w:ind w:firstLine="0" w:firstLineChars="0"/>
              <w:jc w:val="center"/>
              <w:rPr>
                <w:kern w:val="0"/>
                <w:sz w:val="18"/>
                <w:szCs w:val="18"/>
              </w:rPr>
            </w:pPr>
            <w:r>
              <w:rPr>
                <w:kern w:val="0"/>
                <w:sz w:val="18"/>
                <w:szCs w:val="18"/>
              </w:rPr>
              <w:t>5.57</w:t>
            </w:r>
          </w:p>
        </w:tc>
      </w:tr>
      <w:tr w14:paraId="183FE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608" w:type="pct"/>
            <w:shd w:val="clear" w:color="auto" w:fill="auto"/>
            <w:noWrap/>
            <w:vAlign w:val="center"/>
          </w:tcPr>
          <w:p w14:paraId="0ACFB14C">
            <w:pPr>
              <w:widowControl/>
              <w:ind w:firstLine="0" w:firstLineChars="0"/>
              <w:jc w:val="center"/>
              <w:rPr>
                <w:kern w:val="0"/>
                <w:sz w:val="18"/>
                <w:szCs w:val="18"/>
              </w:rPr>
            </w:pPr>
            <w:r>
              <w:rPr>
                <w:kern w:val="0"/>
                <w:sz w:val="18"/>
                <w:szCs w:val="18"/>
              </w:rPr>
              <w:t>RU13</w:t>
            </w:r>
          </w:p>
        </w:tc>
        <w:tc>
          <w:tcPr>
            <w:tcW w:w="732" w:type="pct"/>
            <w:shd w:val="clear" w:color="auto" w:fill="auto"/>
            <w:noWrap/>
            <w:vAlign w:val="center"/>
          </w:tcPr>
          <w:p w14:paraId="4CD49094">
            <w:pPr>
              <w:widowControl/>
              <w:ind w:firstLine="0" w:firstLineChars="0"/>
              <w:jc w:val="center"/>
              <w:rPr>
                <w:kern w:val="0"/>
                <w:sz w:val="18"/>
                <w:szCs w:val="18"/>
              </w:rPr>
            </w:pPr>
            <w:r>
              <w:rPr>
                <w:kern w:val="0"/>
                <w:sz w:val="18"/>
                <w:szCs w:val="18"/>
              </w:rPr>
              <w:t>109</w:t>
            </w:r>
          </w:p>
        </w:tc>
        <w:tc>
          <w:tcPr>
            <w:tcW w:w="732" w:type="pct"/>
            <w:shd w:val="clear" w:color="auto" w:fill="auto"/>
            <w:noWrap/>
            <w:vAlign w:val="center"/>
          </w:tcPr>
          <w:p w14:paraId="00460534">
            <w:pPr>
              <w:widowControl/>
              <w:ind w:firstLine="0" w:firstLineChars="0"/>
              <w:jc w:val="center"/>
              <w:rPr>
                <w:kern w:val="0"/>
                <w:sz w:val="18"/>
                <w:szCs w:val="18"/>
              </w:rPr>
            </w:pPr>
            <w:r>
              <w:rPr>
                <w:kern w:val="0"/>
                <w:sz w:val="18"/>
                <w:szCs w:val="18"/>
              </w:rPr>
              <w:t>332</w:t>
            </w:r>
          </w:p>
        </w:tc>
        <w:tc>
          <w:tcPr>
            <w:tcW w:w="853" w:type="pct"/>
            <w:shd w:val="clear" w:color="auto" w:fill="auto"/>
            <w:noWrap/>
            <w:vAlign w:val="center"/>
          </w:tcPr>
          <w:p w14:paraId="7ED713CF">
            <w:pPr>
              <w:widowControl/>
              <w:ind w:firstLine="0" w:firstLineChars="0"/>
              <w:jc w:val="center"/>
              <w:rPr>
                <w:kern w:val="0"/>
                <w:sz w:val="18"/>
                <w:szCs w:val="18"/>
              </w:rPr>
            </w:pPr>
            <w:r>
              <w:rPr>
                <w:kern w:val="0"/>
                <w:sz w:val="18"/>
                <w:szCs w:val="18"/>
              </w:rPr>
              <w:t>2.66</w:t>
            </w:r>
          </w:p>
        </w:tc>
        <w:tc>
          <w:tcPr>
            <w:tcW w:w="853" w:type="pct"/>
            <w:shd w:val="clear" w:color="auto" w:fill="auto"/>
            <w:noWrap/>
            <w:vAlign w:val="center"/>
          </w:tcPr>
          <w:p w14:paraId="5C30967F">
            <w:pPr>
              <w:widowControl/>
              <w:ind w:firstLine="0" w:firstLineChars="0"/>
              <w:jc w:val="center"/>
              <w:rPr>
                <w:kern w:val="0"/>
                <w:sz w:val="18"/>
                <w:szCs w:val="18"/>
              </w:rPr>
            </w:pPr>
            <w:r>
              <w:rPr>
                <w:kern w:val="0"/>
                <w:sz w:val="18"/>
                <w:szCs w:val="18"/>
              </w:rPr>
              <w:t>8.11</w:t>
            </w:r>
          </w:p>
        </w:tc>
        <w:tc>
          <w:tcPr>
            <w:tcW w:w="611" w:type="pct"/>
            <w:shd w:val="clear" w:color="auto" w:fill="auto"/>
            <w:noWrap/>
            <w:vAlign w:val="center"/>
          </w:tcPr>
          <w:p w14:paraId="6DD0B501">
            <w:pPr>
              <w:widowControl/>
              <w:ind w:firstLine="0" w:firstLineChars="0"/>
              <w:jc w:val="center"/>
              <w:rPr>
                <w:kern w:val="0"/>
                <w:sz w:val="18"/>
                <w:szCs w:val="18"/>
              </w:rPr>
            </w:pPr>
            <w:r>
              <w:rPr>
                <w:kern w:val="0"/>
                <w:sz w:val="18"/>
                <w:szCs w:val="18"/>
              </w:rPr>
              <w:t>224</w:t>
            </w:r>
          </w:p>
        </w:tc>
        <w:tc>
          <w:tcPr>
            <w:tcW w:w="611" w:type="pct"/>
            <w:shd w:val="clear" w:color="auto" w:fill="auto"/>
            <w:noWrap/>
            <w:vAlign w:val="center"/>
          </w:tcPr>
          <w:p w14:paraId="4DB7A612">
            <w:pPr>
              <w:widowControl/>
              <w:ind w:firstLine="0" w:firstLineChars="0"/>
              <w:jc w:val="center"/>
              <w:rPr>
                <w:kern w:val="0"/>
                <w:sz w:val="18"/>
                <w:szCs w:val="18"/>
              </w:rPr>
            </w:pPr>
            <w:r>
              <w:rPr>
                <w:kern w:val="0"/>
                <w:sz w:val="18"/>
                <w:szCs w:val="18"/>
              </w:rPr>
              <w:t>5.47</w:t>
            </w:r>
          </w:p>
        </w:tc>
      </w:tr>
      <w:tr w14:paraId="0EAA4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608" w:type="pct"/>
            <w:shd w:val="clear" w:color="auto" w:fill="auto"/>
            <w:noWrap/>
            <w:vAlign w:val="center"/>
          </w:tcPr>
          <w:p w14:paraId="7BF0729C">
            <w:pPr>
              <w:widowControl/>
              <w:ind w:firstLine="0" w:firstLineChars="0"/>
              <w:jc w:val="center"/>
              <w:rPr>
                <w:kern w:val="0"/>
                <w:sz w:val="18"/>
                <w:szCs w:val="18"/>
              </w:rPr>
            </w:pPr>
            <w:r>
              <w:rPr>
                <w:kern w:val="0"/>
                <w:sz w:val="18"/>
                <w:szCs w:val="18"/>
              </w:rPr>
              <w:t>RU14</w:t>
            </w:r>
          </w:p>
        </w:tc>
        <w:tc>
          <w:tcPr>
            <w:tcW w:w="732" w:type="pct"/>
            <w:shd w:val="clear" w:color="auto" w:fill="auto"/>
            <w:noWrap/>
            <w:vAlign w:val="center"/>
          </w:tcPr>
          <w:p w14:paraId="43CF5FED">
            <w:pPr>
              <w:widowControl/>
              <w:ind w:firstLine="0" w:firstLineChars="0"/>
              <w:jc w:val="center"/>
              <w:rPr>
                <w:kern w:val="0"/>
                <w:sz w:val="18"/>
                <w:szCs w:val="18"/>
              </w:rPr>
            </w:pPr>
            <w:r>
              <w:rPr>
                <w:kern w:val="0"/>
                <w:sz w:val="18"/>
                <w:szCs w:val="18"/>
              </w:rPr>
              <w:t>186</w:t>
            </w:r>
          </w:p>
        </w:tc>
        <w:tc>
          <w:tcPr>
            <w:tcW w:w="732" w:type="pct"/>
            <w:shd w:val="clear" w:color="auto" w:fill="auto"/>
            <w:noWrap/>
            <w:vAlign w:val="center"/>
          </w:tcPr>
          <w:p w14:paraId="30F20BC4">
            <w:pPr>
              <w:widowControl/>
              <w:ind w:firstLine="0" w:firstLineChars="0"/>
              <w:jc w:val="center"/>
              <w:rPr>
                <w:kern w:val="0"/>
                <w:sz w:val="18"/>
                <w:szCs w:val="18"/>
              </w:rPr>
            </w:pPr>
            <w:r>
              <w:rPr>
                <w:kern w:val="0"/>
                <w:sz w:val="18"/>
                <w:szCs w:val="18"/>
              </w:rPr>
              <w:t>409</w:t>
            </w:r>
          </w:p>
        </w:tc>
        <w:tc>
          <w:tcPr>
            <w:tcW w:w="853" w:type="pct"/>
            <w:shd w:val="clear" w:color="auto" w:fill="auto"/>
            <w:noWrap/>
            <w:vAlign w:val="center"/>
          </w:tcPr>
          <w:p w14:paraId="6B3AF706">
            <w:pPr>
              <w:widowControl/>
              <w:ind w:firstLine="0" w:firstLineChars="0"/>
              <w:jc w:val="center"/>
              <w:rPr>
                <w:kern w:val="0"/>
                <w:sz w:val="18"/>
                <w:szCs w:val="18"/>
              </w:rPr>
            </w:pPr>
            <w:r>
              <w:rPr>
                <w:kern w:val="0"/>
                <w:sz w:val="18"/>
                <w:szCs w:val="18"/>
              </w:rPr>
              <w:t>4.54</w:t>
            </w:r>
          </w:p>
        </w:tc>
        <w:tc>
          <w:tcPr>
            <w:tcW w:w="853" w:type="pct"/>
            <w:shd w:val="clear" w:color="auto" w:fill="auto"/>
            <w:noWrap/>
            <w:vAlign w:val="center"/>
          </w:tcPr>
          <w:p w14:paraId="3C894C53">
            <w:pPr>
              <w:widowControl/>
              <w:ind w:firstLine="0" w:firstLineChars="0"/>
              <w:jc w:val="center"/>
              <w:rPr>
                <w:kern w:val="0"/>
                <w:sz w:val="18"/>
                <w:szCs w:val="18"/>
              </w:rPr>
            </w:pPr>
            <w:r>
              <w:rPr>
                <w:kern w:val="0"/>
                <w:sz w:val="18"/>
                <w:szCs w:val="18"/>
              </w:rPr>
              <w:t>9.99</w:t>
            </w:r>
          </w:p>
        </w:tc>
        <w:tc>
          <w:tcPr>
            <w:tcW w:w="611" w:type="pct"/>
            <w:shd w:val="clear" w:color="auto" w:fill="auto"/>
            <w:noWrap/>
            <w:vAlign w:val="center"/>
          </w:tcPr>
          <w:p w14:paraId="1D0575D1">
            <w:pPr>
              <w:widowControl/>
              <w:ind w:firstLine="0" w:firstLineChars="0"/>
              <w:jc w:val="center"/>
              <w:rPr>
                <w:kern w:val="0"/>
                <w:sz w:val="18"/>
                <w:szCs w:val="18"/>
              </w:rPr>
            </w:pPr>
            <w:r>
              <w:rPr>
                <w:kern w:val="0"/>
                <w:sz w:val="18"/>
                <w:szCs w:val="18"/>
              </w:rPr>
              <w:t>224</w:t>
            </w:r>
          </w:p>
        </w:tc>
        <w:tc>
          <w:tcPr>
            <w:tcW w:w="611" w:type="pct"/>
            <w:shd w:val="clear" w:color="auto" w:fill="auto"/>
            <w:noWrap/>
            <w:vAlign w:val="center"/>
          </w:tcPr>
          <w:p w14:paraId="572CE21B">
            <w:pPr>
              <w:widowControl/>
              <w:ind w:firstLine="0" w:firstLineChars="0"/>
              <w:jc w:val="center"/>
              <w:rPr>
                <w:kern w:val="0"/>
                <w:sz w:val="18"/>
                <w:szCs w:val="18"/>
              </w:rPr>
            </w:pPr>
            <w:r>
              <w:rPr>
                <w:kern w:val="0"/>
                <w:sz w:val="18"/>
                <w:szCs w:val="18"/>
              </w:rPr>
              <w:t>5.47</w:t>
            </w:r>
          </w:p>
        </w:tc>
      </w:tr>
    </w:tbl>
    <w:p w14:paraId="1BFABBC5">
      <w:pPr>
        <w:pStyle w:val="77"/>
        <w:spacing w:before="240"/>
        <w:rPr>
          <w:rFonts w:hint="eastAsia"/>
        </w:rPr>
      </w:pPr>
      <w:bookmarkStart w:id="307" w:name="_Toc49160322"/>
      <w:r>
        <w:rPr>
          <w:rFonts w:hint="eastAsia"/>
        </w:rPr>
        <w:t>比特加载表</w:t>
      </w:r>
    </w:p>
    <w:p w14:paraId="4F3FC717">
      <w:pPr>
        <w:ind w:firstLine="420"/>
      </w:pPr>
      <w:r>
        <w:t>Bitloading</w:t>
      </w:r>
      <w:r>
        <w:rPr>
          <w:rFonts w:hint="eastAsia"/>
        </w:rPr>
        <w:t>技术根据不同子载波的信噪比不同，为其指定不同的调制方式。</w:t>
      </w:r>
      <w:r>
        <w:t>Bitloading</w:t>
      </w:r>
      <w:r>
        <w:rPr>
          <w:rFonts w:hint="eastAsia"/>
        </w:rPr>
        <w:t>支持1流或2流。</w:t>
      </w:r>
    </w:p>
    <w:p w14:paraId="312B95E3">
      <w:pPr>
        <w:ind w:firstLine="420"/>
      </w:pPr>
      <w:r>
        <w:rPr>
          <w:rFonts w:hint="eastAsia"/>
        </w:rPr>
        <w:t>接收端根据已知的PL符号可以评估各子载波上的信道情况，并决定每个子载波上的调制方式。接收端根据子载波分组大小，形成一张比特加载表，其中包括分组中单个子载波的承载比特数。接收端将该比特加载表存储在本地，并向发射端反馈，发射端后续可使用该表发送Bitloading数据帧。</w:t>
      </w:r>
    </w:p>
    <w:p w14:paraId="259DA897">
      <w:pPr>
        <w:ind w:firstLine="420"/>
      </w:pPr>
      <w:r>
        <w:rPr>
          <w:rFonts w:hint="eastAsia"/>
        </w:rPr>
        <w:t>对子载波进行分组，每个分组内的子载波使用相同的调制方式。每一帧只能使用一种分组方式，支持的分组大小为1、2、4、8。</w:t>
      </w:r>
    </w:p>
    <w:p w14:paraId="64FCDBD4">
      <w:pPr>
        <w:pStyle w:val="502"/>
        <w:adjustRightInd w:val="0"/>
        <w:snapToGrid w:val="0"/>
        <w:ind w:firstLine="420"/>
      </w:pPr>
      <w:r>
        <w:rPr>
          <w:rFonts w:hint="eastAsia"/>
        </w:rPr>
        <w:t>从子载波下标计算子载波分组下标的方式为：</w:t>
      </w:r>
      <m:oMath>
        <m:r>
          <m:rPr>
            <m:sty m:val="p"/>
          </m:rPr>
          <w:rPr>
            <w:rFonts w:ascii="Cambria Math" w:hAnsi="Cambria Math"/>
          </w:rPr>
          <m:t>GroupIndex=</m:t>
        </m:r>
        <m:d>
          <m:dPr>
            <m:begChr m:val="⌊"/>
            <m:endChr m:val="⌋"/>
            <m:ctrlPr>
              <w:rPr>
                <w:rFonts w:ascii="Cambria Math" w:hAnsi="Cambria Math"/>
              </w:rPr>
            </m:ctrlPr>
          </m:dPr>
          <m:e>
            <m:f>
              <m:fPr>
                <m:ctrlPr>
                  <w:rPr>
                    <w:rFonts w:ascii="Cambria Math" w:hAnsi="Cambria Math" w:eastAsia="Cambria Math"/>
                  </w:rPr>
                </m:ctrlPr>
              </m:fPr>
              <m:num>
                <m:r>
                  <m:rPr>
                    <m:sty m:val="p"/>
                  </m:rPr>
                  <w:rPr>
                    <w:rFonts w:ascii="Cambria Math" w:hAnsi="Cambria Math"/>
                  </w:rPr>
                  <m:t>CarrierIndex</m:t>
                </m:r>
                <m:ctrlPr>
                  <w:rPr>
                    <w:rFonts w:ascii="Cambria Math" w:hAnsi="Cambria Math" w:eastAsia="Cambria Math"/>
                  </w:rPr>
                </m:ctrlPr>
              </m:num>
              <m:den>
                <m:r>
                  <m:rPr>
                    <m:sty m:val="p"/>
                  </m:rPr>
                  <w:rPr>
                    <w:rFonts w:ascii="Cambria Math" w:hAnsi="Cambria Math" w:eastAsia="Cambria Math" w:cs="Cambria Math"/>
                  </w:rPr>
                  <m:t>GroupSize</m:t>
                </m:r>
                <m:ctrlPr>
                  <w:rPr>
                    <w:rFonts w:ascii="Cambria Math" w:hAnsi="Cambria Math" w:eastAsia="Cambria Math"/>
                  </w:rPr>
                </m:ctrlPr>
              </m:den>
            </m:f>
            <m:ctrlPr>
              <w:rPr>
                <w:rFonts w:ascii="Cambria Math" w:hAnsi="Cambria Math"/>
              </w:rPr>
            </m:ctrlPr>
          </m:e>
        </m:d>
      </m:oMath>
    </w:p>
    <w:p w14:paraId="1B5E1596">
      <w:pPr>
        <w:pStyle w:val="502"/>
        <w:adjustRightInd w:val="0"/>
        <w:snapToGrid w:val="0"/>
        <w:ind w:firstLine="420"/>
      </w:pPr>
      <w:r>
        <w:rPr>
          <w:rFonts w:hint="eastAsia"/>
        </w:rPr>
        <w:t>频段中第一个子载波对应的分组记为F</w:t>
      </w:r>
      <m:oMath>
        <m:r>
          <m:rPr>
            <m:sty m:val="p"/>
          </m:rPr>
          <w:rPr>
            <w:rFonts w:hint="eastAsia" w:ascii="Cambria Math" w:hAnsi="Cambria Math"/>
          </w:rPr>
          <m:t>irst</m:t>
        </m:r>
        <m:r>
          <m:rPr>
            <m:sty m:val="p"/>
          </m:rPr>
          <w:rPr>
            <w:rFonts w:ascii="Cambria Math" w:hAnsi="Cambria Math"/>
          </w:rPr>
          <m:t>GroupIndex=</m:t>
        </m:r>
        <m:d>
          <m:dPr>
            <m:begChr m:val="⌊"/>
            <m:endChr m:val="⌋"/>
            <m:ctrlPr>
              <w:rPr>
                <w:rFonts w:ascii="Cambria Math" w:hAnsi="Cambria Math"/>
              </w:rPr>
            </m:ctrlPr>
          </m:dPr>
          <m:e>
            <m:f>
              <m:fPr>
                <m:ctrlPr>
                  <w:rPr>
                    <w:rFonts w:ascii="Cambria Math" w:hAnsi="Cambria Math" w:eastAsia="Cambria Math"/>
                  </w:rPr>
                </m:ctrlPr>
              </m:fPr>
              <m:num>
                <m:r>
                  <m:rPr>
                    <m:sty m:val="p"/>
                  </m:rPr>
                  <w:rPr>
                    <w:rFonts w:hint="eastAsia" w:ascii="Cambria Math" w:hAnsi="Cambria Math"/>
                  </w:rPr>
                  <m:t>First</m:t>
                </m:r>
                <m:r>
                  <m:rPr>
                    <m:sty m:val="p"/>
                  </m:rPr>
                  <w:rPr>
                    <w:rFonts w:ascii="Cambria Math" w:hAnsi="Cambria Math"/>
                  </w:rPr>
                  <m:t>CarrierIndex</m:t>
                </m:r>
                <m:ctrlPr>
                  <w:rPr>
                    <w:rFonts w:ascii="Cambria Math" w:hAnsi="Cambria Math" w:eastAsia="Cambria Math"/>
                  </w:rPr>
                </m:ctrlPr>
              </m:num>
              <m:den>
                <m:r>
                  <m:rPr>
                    <m:sty m:val="p"/>
                  </m:rPr>
                  <w:rPr>
                    <w:rFonts w:ascii="Cambria Math" w:hAnsi="Cambria Math" w:eastAsia="Cambria Math" w:cs="Cambria Math"/>
                  </w:rPr>
                  <m:t>GroupSize</m:t>
                </m:r>
                <m:ctrlPr>
                  <w:rPr>
                    <w:rFonts w:ascii="Cambria Math" w:hAnsi="Cambria Math" w:eastAsia="Cambria Math"/>
                  </w:rPr>
                </m:ctrlPr>
              </m:den>
            </m:f>
            <m:ctrlPr>
              <w:rPr>
                <w:rFonts w:ascii="Cambria Math" w:hAnsi="Cambria Math"/>
              </w:rPr>
            </m:ctrlPr>
          </m:e>
        </m:d>
      </m:oMath>
      <w:r>
        <w:rPr>
          <w:rFonts w:hint="eastAsia"/>
        </w:rPr>
        <w:t>，频段中最后一个子载波对应的分组记为</w:t>
      </w:r>
      <m:oMath>
        <m:r>
          <m:rPr>
            <m:sty m:val="p"/>
          </m:rPr>
          <w:rPr>
            <w:rFonts w:ascii="Cambria Math" w:hAnsi="Cambria Math"/>
          </w:rPr>
          <m:t>LastGroupIndex=</m:t>
        </m:r>
        <m:d>
          <m:dPr>
            <m:begChr m:val="⌊"/>
            <m:endChr m:val="⌋"/>
            <m:ctrlPr>
              <w:rPr>
                <w:rFonts w:ascii="Cambria Math" w:hAnsi="Cambria Math"/>
              </w:rPr>
            </m:ctrlPr>
          </m:dPr>
          <m:e>
            <m:f>
              <m:fPr>
                <m:ctrlPr>
                  <w:rPr>
                    <w:rFonts w:ascii="Cambria Math" w:hAnsi="Cambria Math" w:eastAsia="Cambria Math"/>
                  </w:rPr>
                </m:ctrlPr>
              </m:fPr>
              <m:num>
                <m:r>
                  <m:rPr>
                    <m:sty m:val="p"/>
                  </m:rPr>
                  <w:rPr>
                    <w:rFonts w:ascii="Cambria Math" w:hAnsi="Cambria Math"/>
                  </w:rPr>
                  <m:t>LastCarrierIndex</m:t>
                </m:r>
                <m:ctrlPr>
                  <w:rPr>
                    <w:rFonts w:ascii="Cambria Math" w:hAnsi="Cambria Math" w:eastAsia="Cambria Math"/>
                  </w:rPr>
                </m:ctrlPr>
              </m:num>
              <m:den>
                <m:r>
                  <m:rPr>
                    <m:sty m:val="p"/>
                  </m:rPr>
                  <w:rPr>
                    <w:rFonts w:ascii="Cambria Math" w:hAnsi="Cambria Math" w:eastAsia="Cambria Math" w:cs="Cambria Math"/>
                  </w:rPr>
                  <m:t>GroupSize</m:t>
                </m:r>
                <m:ctrlPr>
                  <w:rPr>
                    <w:rFonts w:ascii="Cambria Math" w:hAnsi="Cambria Math" w:eastAsia="Cambria Math"/>
                  </w:rPr>
                </m:ctrlPr>
              </m:den>
            </m:f>
            <m:ctrlPr>
              <w:rPr>
                <w:rFonts w:ascii="Cambria Math" w:hAnsi="Cambria Math"/>
              </w:rPr>
            </m:ctrlPr>
          </m:e>
        </m:d>
      </m:oMath>
      <w:r>
        <w:rPr>
          <w:rFonts w:hint="eastAsia"/>
        </w:rPr>
        <w:t>。</w:t>
      </w:r>
    </w:p>
    <w:p w14:paraId="61BD0CF0">
      <w:pPr>
        <w:ind w:firstLine="420"/>
      </w:pPr>
      <w:r>
        <w:rPr>
          <w:rFonts w:hint="eastAsia"/>
        </w:rPr>
        <w:t>流数为1时，比特加载表的内容如</w:t>
      </w:r>
      <w:r>
        <w:rPr>
          <w:rFonts w:hint="eastAsia" w:ascii="宋体" w:hAnsi="宋体" w:cs="宋体"/>
        </w:rPr>
        <w:fldChar w:fldCharType="begin"/>
      </w:r>
      <w:r>
        <w:rPr>
          <w:rFonts w:hint="eastAsia" w:ascii="宋体" w:hAnsi="宋体" w:cs="宋体"/>
        </w:rPr>
        <w:instrText xml:space="preserve"> REF _Ref220679625 \h </w:instrText>
      </w:r>
      <w:r>
        <w:rPr>
          <w:rFonts w:hint="eastAsia" w:ascii="宋体" w:hAnsi="宋体" w:cs="宋体"/>
        </w:rPr>
        <w:fldChar w:fldCharType="separate"/>
      </w:r>
      <w:r>
        <w:rPr>
          <w:rFonts w:hint="eastAsia" w:ascii="宋体" w:hAnsi="宋体" w:eastAsia="宋体" w:cs="宋体"/>
          <w:szCs w:val="20"/>
        </w:rPr>
        <w:t>表 23</w:t>
      </w:r>
      <w:r>
        <w:rPr>
          <w:rFonts w:hint="eastAsia" w:ascii="宋体" w:hAnsi="宋体" w:cs="宋体"/>
        </w:rPr>
        <w:fldChar w:fldCharType="end"/>
      </w:r>
      <w:r>
        <w:t>所示</w:t>
      </w:r>
      <w:r>
        <w:rPr>
          <w:rFonts w:hint="eastAsia"/>
        </w:rPr>
        <w:t>：</w:t>
      </w:r>
    </w:p>
    <w:p w14:paraId="429C18D2">
      <w:pPr>
        <w:ind w:firstLine="0" w:firstLineChars="0"/>
        <w:jc w:val="center"/>
        <w:rPr>
          <w:rFonts w:eastAsia="黑体"/>
          <w:szCs w:val="20"/>
        </w:rPr>
      </w:pPr>
      <w:bookmarkStart w:id="308" w:name="_Ref220679625"/>
      <w:r>
        <w:rPr>
          <w:rFonts w:hint="eastAsia" w:eastAsia="黑体"/>
          <w:szCs w:val="20"/>
        </w:rPr>
        <w:t xml:space="preserve">表 </w:t>
      </w:r>
      <w:r>
        <w:rPr>
          <w:rFonts w:eastAsia="黑体"/>
          <w:szCs w:val="20"/>
        </w:rPr>
        <w:fldChar w:fldCharType="begin"/>
      </w:r>
      <w:r>
        <w:rPr>
          <w:rFonts w:eastAsia="黑体"/>
          <w:szCs w:val="20"/>
        </w:rPr>
        <w:instrText xml:space="preserve"> </w:instrText>
      </w:r>
      <w:r>
        <w:rPr>
          <w:rFonts w:hint="eastAsia" w:eastAsia="黑体"/>
          <w:szCs w:val="20"/>
        </w:rPr>
        <w:instrText xml:space="preserve">SEQ 表 \* ARABIC</w:instrText>
      </w:r>
      <w:r>
        <w:rPr>
          <w:rFonts w:eastAsia="黑体"/>
          <w:szCs w:val="20"/>
        </w:rPr>
        <w:instrText xml:space="preserve"> </w:instrText>
      </w:r>
      <w:r>
        <w:rPr>
          <w:rFonts w:eastAsia="黑体"/>
          <w:szCs w:val="20"/>
        </w:rPr>
        <w:fldChar w:fldCharType="separate"/>
      </w:r>
      <w:r>
        <w:rPr>
          <w:rFonts w:hint="eastAsia" w:eastAsia="黑体"/>
          <w:szCs w:val="20"/>
        </w:rPr>
        <w:t>23</w:t>
      </w:r>
      <w:r>
        <w:rPr>
          <w:rFonts w:eastAsia="黑体"/>
          <w:szCs w:val="20"/>
        </w:rPr>
        <w:fldChar w:fldCharType="end"/>
      </w:r>
      <w:bookmarkEnd w:id="308"/>
      <w:r>
        <w:rPr>
          <w:rFonts w:hint="eastAsia" w:ascii="黑体" w:hAnsi="黑体" w:eastAsia="黑体" w:cs="黑体"/>
          <w:szCs w:val="20"/>
        </w:rPr>
        <w:t xml:space="preserve"> 流数为1时的比特加载表</w:t>
      </w:r>
    </w:p>
    <w:tbl>
      <w:tblPr>
        <w:tblStyle w:val="5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0"/>
        <w:gridCol w:w="2693"/>
      </w:tblGrid>
      <w:tr w14:paraId="70981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Pr>
          <w:p w14:paraId="22456982">
            <w:pPr>
              <w:widowControl/>
              <w:adjustRightInd w:val="0"/>
              <w:snapToGrid w:val="0"/>
              <w:ind w:firstLine="0" w:firstLineChars="0"/>
              <w:jc w:val="center"/>
              <w:rPr>
                <w:kern w:val="0"/>
                <w:sz w:val="18"/>
                <w:szCs w:val="18"/>
              </w:rPr>
            </w:pPr>
            <w:r>
              <w:rPr>
                <w:rFonts w:hint="eastAsia"/>
                <w:kern w:val="0"/>
                <w:sz w:val="18"/>
                <w:szCs w:val="18"/>
              </w:rPr>
              <w:t>表项编号</w:t>
            </w:r>
          </w:p>
        </w:tc>
        <w:tc>
          <w:tcPr>
            <w:tcW w:w="2693" w:type="dxa"/>
          </w:tcPr>
          <w:p w14:paraId="4F1F821B">
            <w:pPr>
              <w:widowControl/>
              <w:adjustRightInd w:val="0"/>
              <w:snapToGrid w:val="0"/>
              <w:ind w:firstLine="0" w:firstLineChars="0"/>
              <w:jc w:val="center"/>
              <w:rPr>
                <w:kern w:val="0"/>
                <w:sz w:val="18"/>
                <w:szCs w:val="18"/>
              </w:rPr>
            </w:pPr>
            <w:r>
              <w:rPr>
                <w:rFonts w:hint="eastAsia"/>
                <w:kern w:val="0"/>
                <w:sz w:val="18"/>
                <w:szCs w:val="18"/>
              </w:rPr>
              <w:t>流0上承载的比特数</w:t>
            </w:r>
          </w:p>
        </w:tc>
      </w:tr>
      <w:tr w14:paraId="654D2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Pr>
          <w:p w14:paraId="018302C5">
            <w:pPr>
              <w:widowControl/>
              <w:adjustRightInd w:val="0"/>
              <w:snapToGrid w:val="0"/>
              <w:ind w:firstLine="0" w:firstLineChars="0"/>
              <w:rPr>
                <w:kern w:val="0"/>
                <w:sz w:val="18"/>
                <w:szCs w:val="18"/>
              </w:rPr>
            </w:pPr>
            <w:r>
              <w:rPr>
                <w:rFonts w:hint="eastAsia"/>
                <w:kern w:val="0"/>
                <w:sz w:val="18"/>
                <w:szCs w:val="18"/>
              </w:rPr>
              <w:t>0</w:t>
            </w:r>
          </w:p>
        </w:tc>
        <w:tc>
          <w:tcPr>
            <w:tcW w:w="2693" w:type="dxa"/>
          </w:tcPr>
          <w:p w14:paraId="1271636D">
            <w:pPr>
              <w:widowControl/>
              <w:adjustRightInd w:val="0"/>
              <w:snapToGrid w:val="0"/>
              <w:ind w:firstLine="0" w:firstLineChars="0"/>
              <w:rPr>
                <w:kern w:val="0"/>
                <w:sz w:val="18"/>
                <w:szCs w:val="18"/>
              </w:rPr>
            </w:pPr>
            <w:r>
              <w:rPr>
                <w:rFonts w:hint="eastAsia"/>
                <w:kern w:val="0"/>
                <w:sz w:val="18"/>
                <w:szCs w:val="18"/>
              </w:rPr>
              <w:t>B</w:t>
            </w:r>
            <w:r>
              <w:rPr>
                <w:kern w:val="0"/>
                <w:sz w:val="18"/>
                <w:szCs w:val="18"/>
              </w:rPr>
              <w:t>[</w:t>
            </w:r>
            <w:r>
              <w:rPr>
                <w:rFonts w:hint="eastAsia"/>
                <w:kern w:val="0"/>
                <w:sz w:val="18"/>
                <w:szCs w:val="18"/>
              </w:rPr>
              <w:t>F</w:t>
            </w:r>
            <w:r>
              <w:rPr>
                <w:kern w:val="0"/>
                <w:sz w:val="18"/>
                <w:szCs w:val="18"/>
              </w:rPr>
              <w:t>irstGroupIndex][0]</w:t>
            </w:r>
          </w:p>
        </w:tc>
      </w:tr>
      <w:tr w14:paraId="02FAD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Pr>
          <w:p w14:paraId="6BF4EF87">
            <w:pPr>
              <w:widowControl/>
              <w:adjustRightInd w:val="0"/>
              <w:snapToGrid w:val="0"/>
              <w:ind w:firstLine="0" w:firstLineChars="0"/>
              <w:rPr>
                <w:kern w:val="0"/>
                <w:sz w:val="18"/>
                <w:szCs w:val="18"/>
              </w:rPr>
            </w:pPr>
            <w:r>
              <w:rPr>
                <w:rFonts w:hint="eastAsia"/>
                <w:kern w:val="0"/>
                <w:sz w:val="18"/>
                <w:szCs w:val="18"/>
              </w:rPr>
              <w:t>1</w:t>
            </w:r>
          </w:p>
        </w:tc>
        <w:tc>
          <w:tcPr>
            <w:tcW w:w="2693" w:type="dxa"/>
          </w:tcPr>
          <w:p w14:paraId="2F0C6C9B">
            <w:pPr>
              <w:widowControl/>
              <w:adjustRightInd w:val="0"/>
              <w:snapToGrid w:val="0"/>
              <w:ind w:firstLine="0" w:firstLineChars="0"/>
              <w:rPr>
                <w:kern w:val="0"/>
                <w:sz w:val="18"/>
                <w:szCs w:val="18"/>
              </w:rPr>
            </w:pPr>
            <w:r>
              <w:rPr>
                <w:rFonts w:hint="eastAsia"/>
                <w:kern w:val="0"/>
                <w:sz w:val="18"/>
                <w:szCs w:val="18"/>
              </w:rPr>
              <w:t>B</w:t>
            </w:r>
            <w:r>
              <w:rPr>
                <w:kern w:val="0"/>
                <w:sz w:val="18"/>
                <w:szCs w:val="18"/>
              </w:rPr>
              <w:t>[</w:t>
            </w:r>
            <w:r>
              <w:rPr>
                <w:rFonts w:hint="eastAsia"/>
                <w:kern w:val="0"/>
                <w:sz w:val="18"/>
                <w:szCs w:val="18"/>
              </w:rPr>
              <w:t>F</w:t>
            </w:r>
            <w:r>
              <w:rPr>
                <w:kern w:val="0"/>
                <w:sz w:val="18"/>
                <w:szCs w:val="18"/>
              </w:rPr>
              <w:t>irstGroupIndex</w:t>
            </w:r>
            <w:r>
              <w:rPr>
                <w:rFonts w:hint="eastAsia"/>
                <w:kern w:val="0"/>
                <w:sz w:val="18"/>
                <w:szCs w:val="18"/>
              </w:rPr>
              <w:t>+</w:t>
            </w:r>
            <w:r>
              <w:rPr>
                <w:kern w:val="0"/>
                <w:sz w:val="18"/>
                <w:szCs w:val="18"/>
              </w:rPr>
              <w:t>1][0]</w:t>
            </w:r>
          </w:p>
        </w:tc>
      </w:tr>
      <w:tr w14:paraId="6F986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Pr>
          <w:p w14:paraId="06294645">
            <w:pPr>
              <w:widowControl/>
              <w:adjustRightInd w:val="0"/>
              <w:snapToGrid w:val="0"/>
              <w:ind w:firstLine="0" w:firstLineChars="0"/>
              <w:rPr>
                <w:kern w:val="0"/>
                <w:sz w:val="18"/>
                <w:szCs w:val="18"/>
              </w:rPr>
            </w:pPr>
            <w:r>
              <w:rPr>
                <w:rFonts w:hint="eastAsia"/>
                <w:kern w:val="0"/>
                <w:sz w:val="18"/>
                <w:szCs w:val="18"/>
              </w:rPr>
              <w:t>2</w:t>
            </w:r>
          </w:p>
        </w:tc>
        <w:tc>
          <w:tcPr>
            <w:tcW w:w="2693" w:type="dxa"/>
          </w:tcPr>
          <w:p w14:paraId="735B9FF1">
            <w:pPr>
              <w:widowControl/>
              <w:adjustRightInd w:val="0"/>
              <w:snapToGrid w:val="0"/>
              <w:ind w:firstLine="0" w:firstLineChars="0"/>
              <w:rPr>
                <w:kern w:val="0"/>
                <w:sz w:val="18"/>
                <w:szCs w:val="18"/>
              </w:rPr>
            </w:pPr>
            <w:r>
              <w:rPr>
                <w:rFonts w:hint="eastAsia"/>
                <w:kern w:val="0"/>
                <w:sz w:val="18"/>
                <w:szCs w:val="18"/>
              </w:rPr>
              <w:t>B</w:t>
            </w:r>
            <w:r>
              <w:rPr>
                <w:kern w:val="0"/>
                <w:sz w:val="18"/>
                <w:szCs w:val="18"/>
              </w:rPr>
              <w:t>[</w:t>
            </w:r>
            <w:r>
              <w:rPr>
                <w:rFonts w:hint="eastAsia"/>
                <w:kern w:val="0"/>
                <w:sz w:val="18"/>
                <w:szCs w:val="18"/>
              </w:rPr>
              <w:t>F</w:t>
            </w:r>
            <w:r>
              <w:rPr>
                <w:kern w:val="0"/>
                <w:sz w:val="18"/>
                <w:szCs w:val="18"/>
              </w:rPr>
              <w:t>irstGroupIndex</w:t>
            </w:r>
            <w:r>
              <w:rPr>
                <w:rFonts w:hint="eastAsia"/>
                <w:kern w:val="0"/>
                <w:sz w:val="18"/>
                <w:szCs w:val="18"/>
              </w:rPr>
              <w:t>+</w:t>
            </w:r>
            <w:r>
              <w:rPr>
                <w:kern w:val="0"/>
                <w:sz w:val="18"/>
                <w:szCs w:val="18"/>
              </w:rPr>
              <w:t>2][0]</w:t>
            </w:r>
          </w:p>
        </w:tc>
      </w:tr>
      <w:tr w14:paraId="1BE2D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Pr>
          <w:p w14:paraId="09C4EC1B">
            <w:pPr>
              <w:widowControl/>
              <w:adjustRightInd w:val="0"/>
              <w:snapToGrid w:val="0"/>
              <w:ind w:firstLine="0" w:firstLineChars="0"/>
              <w:rPr>
                <w:kern w:val="0"/>
                <w:sz w:val="18"/>
                <w:szCs w:val="18"/>
              </w:rPr>
            </w:pPr>
            <w:r>
              <w:rPr>
                <w:kern w:val="0"/>
                <w:sz w:val="18"/>
                <w:szCs w:val="18"/>
              </w:rPr>
              <w:t>…</w:t>
            </w:r>
          </w:p>
        </w:tc>
        <w:tc>
          <w:tcPr>
            <w:tcW w:w="2693" w:type="dxa"/>
          </w:tcPr>
          <w:p w14:paraId="38FC47CB">
            <w:pPr>
              <w:widowControl/>
              <w:adjustRightInd w:val="0"/>
              <w:snapToGrid w:val="0"/>
              <w:ind w:firstLine="0" w:firstLineChars="0"/>
              <w:rPr>
                <w:kern w:val="0"/>
                <w:sz w:val="18"/>
                <w:szCs w:val="18"/>
              </w:rPr>
            </w:pPr>
          </w:p>
        </w:tc>
      </w:tr>
      <w:tr w14:paraId="223C1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Pr>
          <w:p w14:paraId="17D92F7E">
            <w:pPr>
              <w:widowControl/>
              <w:adjustRightInd w:val="0"/>
              <w:snapToGrid w:val="0"/>
              <w:ind w:firstLine="0" w:firstLineChars="0"/>
              <w:rPr>
                <w:kern w:val="0"/>
                <w:sz w:val="18"/>
                <w:szCs w:val="18"/>
              </w:rPr>
            </w:pPr>
            <w:r>
              <w:rPr>
                <w:rFonts w:hint="eastAsia"/>
                <w:kern w:val="0"/>
                <w:sz w:val="18"/>
                <w:szCs w:val="18"/>
              </w:rPr>
              <w:t>G</w:t>
            </w:r>
            <w:r>
              <w:rPr>
                <w:kern w:val="0"/>
                <w:sz w:val="18"/>
                <w:szCs w:val="18"/>
              </w:rPr>
              <w:t>roupNum-1</w:t>
            </w:r>
          </w:p>
        </w:tc>
        <w:tc>
          <w:tcPr>
            <w:tcW w:w="2693" w:type="dxa"/>
          </w:tcPr>
          <w:p w14:paraId="23B5AA76">
            <w:pPr>
              <w:widowControl/>
              <w:adjustRightInd w:val="0"/>
              <w:snapToGrid w:val="0"/>
              <w:ind w:firstLine="0" w:firstLineChars="0"/>
              <w:rPr>
                <w:kern w:val="0"/>
                <w:sz w:val="18"/>
                <w:szCs w:val="18"/>
              </w:rPr>
            </w:pPr>
            <w:r>
              <w:rPr>
                <w:rFonts w:hint="eastAsia"/>
                <w:kern w:val="0"/>
                <w:sz w:val="18"/>
                <w:szCs w:val="18"/>
              </w:rPr>
              <w:t>B</w:t>
            </w:r>
            <w:r>
              <w:rPr>
                <w:kern w:val="0"/>
                <w:sz w:val="18"/>
                <w:szCs w:val="18"/>
              </w:rPr>
              <w:t>[</w:t>
            </w:r>
            <w:r>
              <w:rPr>
                <w:rFonts w:hint="eastAsia"/>
                <w:kern w:val="0"/>
                <w:sz w:val="18"/>
                <w:szCs w:val="18"/>
              </w:rPr>
              <w:t>Last</w:t>
            </w:r>
            <w:r>
              <w:rPr>
                <w:kern w:val="0"/>
                <w:sz w:val="18"/>
                <w:szCs w:val="18"/>
              </w:rPr>
              <w:t>GroupIndex][0]</w:t>
            </w:r>
          </w:p>
        </w:tc>
      </w:tr>
    </w:tbl>
    <w:p w14:paraId="2372CBD8">
      <w:pPr>
        <w:widowControl/>
        <w:adjustRightInd w:val="0"/>
        <w:snapToGrid w:val="0"/>
        <w:ind w:firstLine="420"/>
        <w:rPr>
          <w:kern w:val="0"/>
          <w:szCs w:val="21"/>
        </w:rPr>
      </w:pPr>
      <w:r>
        <w:rPr>
          <w:rFonts w:hint="eastAsia"/>
          <w:kern w:val="0"/>
          <w:szCs w:val="21"/>
        </w:rPr>
        <w:t>流数为2时，比特加载表的内容如</w:t>
      </w:r>
      <w:r>
        <w:rPr>
          <w:rFonts w:hint="eastAsia" w:ascii="宋体" w:hAnsi="宋体" w:cs="宋体"/>
          <w:kern w:val="0"/>
          <w:szCs w:val="21"/>
        </w:rPr>
        <w:fldChar w:fldCharType="begin"/>
      </w:r>
      <w:r>
        <w:rPr>
          <w:rFonts w:hint="eastAsia" w:ascii="宋体" w:hAnsi="宋体" w:cs="宋体"/>
          <w:kern w:val="0"/>
          <w:szCs w:val="21"/>
        </w:rPr>
        <w:instrText xml:space="preserve"> REF _Ref220679641 \h </w:instrText>
      </w:r>
      <w:r>
        <w:rPr>
          <w:rFonts w:hint="eastAsia" w:ascii="宋体" w:hAnsi="宋体" w:cs="宋体"/>
          <w:kern w:val="0"/>
          <w:szCs w:val="21"/>
        </w:rPr>
        <w:fldChar w:fldCharType="separate"/>
      </w:r>
      <w:r>
        <w:rPr>
          <w:rFonts w:hint="eastAsia" w:ascii="宋体" w:hAnsi="宋体" w:eastAsia="宋体" w:cs="宋体"/>
          <w:szCs w:val="20"/>
        </w:rPr>
        <w:t>表 24</w:t>
      </w:r>
      <w:r>
        <w:rPr>
          <w:rFonts w:hint="eastAsia" w:ascii="宋体" w:hAnsi="宋体" w:cs="宋体"/>
          <w:kern w:val="0"/>
          <w:szCs w:val="21"/>
        </w:rPr>
        <w:fldChar w:fldCharType="end"/>
      </w:r>
      <w:r>
        <w:rPr>
          <w:kern w:val="0"/>
          <w:szCs w:val="21"/>
        </w:rPr>
        <w:t>所示</w:t>
      </w:r>
      <w:r>
        <w:rPr>
          <w:rFonts w:hint="eastAsia"/>
          <w:kern w:val="0"/>
          <w:szCs w:val="21"/>
        </w:rPr>
        <w:t>：</w:t>
      </w:r>
    </w:p>
    <w:p w14:paraId="1B340201">
      <w:pPr>
        <w:ind w:firstLine="0" w:firstLineChars="0"/>
        <w:jc w:val="center"/>
        <w:rPr>
          <w:rFonts w:eastAsia="黑体"/>
          <w:szCs w:val="20"/>
        </w:rPr>
      </w:pPr>
      <w:bookmarkStart w:id="309" w:name="_Ref220679641"/>
      <w:r>
        <w:rPr>
          <w:rFonts w:hint="eastAsia" w:eastAsia="黑体"/>
          <w:szCs w:val="20"/>
        </w:rPr>
        <w:t xml:space="preserve">表 </w:t>
      </w:r>
      <w:r>
        <w:rPr>
          <w:rFonts w:eastAsia="黑体"/>
          <w:szCs w:val="20"/>
        </w:rPr>
        <w:fldChar w:fldCharType="begin"/>
      </w:r>
      <w:r>
        <w:rPr>
          <w:rFonts w:eastAsia="黑体"/>
          <w:szCs w:val="20"/>
        </w:rPr>
        <w:instrText xml:space="preserve"> </w:instrText>
      </w:r>
      <w:r>
        <w:rPr>
          <w:rFonts w:hint="eastAsia" w:eastAsia="黑体"/>
          <w:szCs w:val="20"/>
        </w:rPr>
        <w:instrText xml:space="preserve">SEQ 表 \* ARABIC</w:instrText>
      </w:r>
      <w:r>
        <w:rPr>
          <w:rFonts w:eastAsia="黑体"/>
          <w:szCs w:val="20"/>
        </w:rPr>
        <w:instrText xml:space="preserve"> </w:instrText>
      </w:r>
      <w:r>
        <w:rPr>
          <w:rFonts w:eastAsia="黑体"/>
          <w:szCs w:val="20"/>
        </w:rPr>
        <w:fldChar w:fldCharType="separate"/>
      </w:r>
      <w:r>
        <w:rPr>
          <w:rFonts w:hint="eastAsia" w:eastAsia="黑体"/>
          <w:szCs w:val="20"/>
        </w:rPr>
        <w:t>24</w:t>
      </w:r>
      <w:r>
        <w:rPr>
          <w:rFonts w:eastAsia="黑体"/>
          <w:szCs w:val="20"/>
        </w:rPr>
        <w:fldChar w:fldCharType="end"/>
      </w:r>
      <w:bookmarkEnd w:id="309"/>
      <w:r>
        <w:rPr>
          <w:rFonts w:eastAsia="黑体"/>
          <w:szCs w:val="20"/>
        </w:rPr>
        <w:t xml:space="preserve"> </w:t>
      </w:r>
      <w:r>
        <w:rPr>
          <w:rFonts w:hint="eastAsia" w:ascii="黑体" w:hAnsi="黑体" w:eastAsia="黑体" w:cs="黑体"/>
          <w:szCs w:val="20"/>
        </w:rPr>
        <w:t>流数为2时的比特加载表</w:t>
      </w:r>
    </w:p>
    <w:tbl>
      <w:tblPr>
        <w:tblStyle w:val="5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0"/>
        <w:gridCol w:w="2551"/>
        <w:gridCol w:w="2552"/>
      </w:tblGrid>
      <w:tr w14:paraId="743BA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Pr>
          <w:p w14:paraId="23C86DC8">
            <w:pPr>
              <w:widowControl/>
              <w:adjustRightInd w:val="0"/>
              <w:snapToGrid w:val="0"/>
              <w:ind w:firstLine="0" w:firstLineChars="0"/>
              <w:jc w:val="center"/>
              <w:rPr>
                <w:kern w:val="0"/>
                <w:sz w:val="18"/>
                <w:szCs w:val="18"/>
              </w:rPr>
            </w:pPr>
            <w:r>
              <w:rPr>
                <w:rFonts w:hint="eastAsia"/>
                <w:kern w:val="0"/>
                <w:sz w:val="18"/>
                <w:szCs w:val="18"/>
              </w:rPr>
              <w:t>表项编号</w:t>
            </w:r>
          </w:p>
        </w:tc>
        <w:tc>
          <w:tcPr>
            <w:tcW w:w="2551" w:type="dxa"/>
          </w:tcPr>
          <w:p w14:paraId="41162ACD">
            <w:pPr>
              <w:widowControl/>
              <w:adjustRightInd w:val="0"/>
              <w:snapToGrid w:val="0"/>
              <w:ind w:firstLine="0" w:firstLineChars="0"/>
              <w:jc w:val="center"/>
              <w:rPr>
                <w:kern w:val="0"/>
                <w:sz w:val="18"/>
                <w:szCs w:val="18"/>
              </w:rPr>
            </w:pPr>
            <w:r>
              <w:rPr>
                <w:rFonts w:hint="eastAsia"/>
                <w:kern w:val="0"/>
                <w:sz w:val="18"/>
                <w:szCs w:val="18"/>
              </w:rPr>
              <w:t>流0上承载的比特数</w:t>
            </w:r>
          </w:p>
        </w:tc>
        <w:tc>
          <w:tcPr>
            <w:tcW w:w="2552" w:type="dxa"/>
          </w:tcPr>
          <w:p w14:paraId="2D0436A2">
            <w:pPr>
              <w:widowControl/>
              <w:adjustRightInd w:val="0"/>
              <w:snapToGrid w:val="0"/>
              <w:ind w:firstLine="0" w:firstLineChars="0"/>
              <w:jc w:val="center"/>
              <w:rPr>
                <w:kern w:val="0"/>
                <w:sz w:val="18"/>
                <w:szCs w:val="18"/>
              </w:rPr>
            </w:pPr>
            <w:r>
              <w:rPr>
                <w:rFonts w:hint="eastAsia"/>
                <w:kern w:val="0"/>
                <w:sz w:val="18"/>
                <w:szCs w:val="18"/>
              </w:rPr>
              <w:t>流1上承载的比特数</w:t>
            </w:r>
          </w:p>
        </w:tc>
      </w:tr>
      <w:tr w14:paraId="7E051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Pr>
          <w:p w14:paraId="34233B76">
            <w:pPr>
              <w:widowControl/>
              <w:adjustRightInd w:val="0"/>
              <w:snapToGrid w:val="0"/>
              <w:ind w:firstLine="0" w:firstLineChars="0"/>
              <w:rPr>
                <w:kern w:val="0"/>
                <w:sz w:val="18"/>
                <w:szCs w:val="18"/>
              </w:rPr>
            </w:pPr>
            <w:r>
              <w:rPr>
                <w:rFonts w:hint="eastAsia"/>
                <w:kern w:val="0"/>
                <w:sz w:val="18"/>
                <w:szCs w:val="18"/>
              </w:rPr>
              <w:t>0</w:t>
            </w:r>
          </w:p>
        </w:tc>
        <w:tc>
          <w:tcPr>
            <w:tcW w:w="2551" w:type="dxa"/>
          </w:tcPr>
          <w:p w14:paraId="0FE2AB24">
            <w:pPr>
              <w:widowControl/>
              <w:adjustRightInd w:val="0"/>
              <w:snapToGrid w:val="0"/>
              <w:ind w:firstLine="0" w:firstLineChars="0"/>
              <w:rPr>
                <w:kern w:val="0"/>
                <w:sz w:val="18"/>
                <w:szCs w:val="18"/>
              </w:rPr>
            </w:pPr>
            <w:r>
              <w:rPr>
                <w:rFonts w:hint="eastAsia"/>
                <w:kern w:val="0"/>
                <w:sz w:val="18"/>
                <w:szCs w:val="18"/>
              </w:rPr>
              <w:t>B</w:t>
            </w:r>
            <w:r>
              <w:rPr>
                <w:kern w:val="0"/>
                <w:sz w:val="18"/>
                <w:szCs w:val="18"/>
              </w:rPr>
              <w:t>[</w:t>
            </w:r>
            <w:r>
              <w:rPr>
                <w:rFonts w:hint="eastAsia"/>
                <w:kern w:val="0"/>
                <w:sz w:val="18"/>
                <w:szCs w:val="18"/>
              </w:rPr>
              <w:t>F</w:t>
            </w:r>
            <w:r>
              <w:rPr>
                <w:kern w:val="0"/>
                <w:sz w:val="18"/>
                <w:szCs w:val="18"/>
              </w:rPr>
              <w:t>irstGroupIndex][0]</w:t>
            </w:r>
          </w:p>
        </w:tc>
        <w:tc>
          <w:tcPr>
            <w:tcW w:w="2552" w:type="dxa"/>
          </w:tcPr>
          <w:p w14:paraId="40DC5ED2">
            <w:pPr>
              <w:widowControl/>
              <w:adjustRightInd w:val="0"/>
              <w:snapToGrid w:val="0"/>
              <w:ind w:firstLine="0" w:firstLineChars="0"/>
              <w:rPr>
                <w:kern w:val="0"/>
                <w:sz w:val="18"/>
                <w:szCs w:val="18"/>
              </w:rPr>
            </w:pPr>
            <w:r>
              <w:rPr>
                <w:rFonts w:hint="eastAsia"/>
                <w:kern w:val="0"/>
                <w:sz w:val="18"/>
                <w:szCs w:val="18"/>
              </w:rPr>
              <w:t>B</w:t>
            </w:r>
            <w:r>
              <w:rPr>
                <w:kern w:val="0"/>
                <w:sz w:val="18"/>
                <w:szCs w:val="18"/>
              </w:rPr>
              <w:t>[FirstGroupIndex</w:t>
            </w:r>
            <w:r>
              <w:rPr>
                <w:rFonts w:hint="eastAsia"/>
                <w:kern w:val="0"/>
                <w:sz w:val="18"/>
                <w:szCs w:val="18"/>
              </w:rPr>
              <w:t>][</w:t>
            </w:r>
            <w:r>
              <w:rPr>
                <w:kern w:val="0"/>
                <w:sz w:val="18"/>
                <w:szCs w:val="18"/>
              </w:rPr>
              <w:t>1]</w:t>
            </w:r>
          </w:p>
        </w:tc>
      </w:tr>
      <w:tr w14:paraId="36D97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Pr>
          <w:p w14:paraId="47BA415B">
            <w:pPr>
              <w:widowControl/>
              <w:adjustRightInd w:val="0"/>
              <w:snapToGrid w:val="0"/>
              <w:ind w:firstLine="0" w:firstLineChars="0"/>
              <w:rPr>
                <w:kern w:val="0"/>
                <w:sz w:val="18"/>
                <w:szCs w:val="18"/>
              </w:rPr>
            </w:pPr>
            <w:r>
              <w:rPr>
                <w:rFonts w:hint="eastAsia"/>
                <w:kern w:val="0"/>
                <w:sz w:val="18"/>
                <w:szCs w:val="18"/>
              </w:rPr>
              <w:t>1</w:t>
            </w:r>
          </w:p>
        </w:tc>
        <w:tc>
          <w:tcPr>
            <w:tcW w:w="2551" w:type="dxa"/>
          </w:tcPr>
          <w:p w14:paraId="124C2748">
            <w:pPr>
              <w:widowControl/>
              <w:adjustRightInd w:val="0"/>
              <w:snapToGrid w:val="0"/>
              <w:ind w:firstLine="0" w:firstLineChars="0"/>
              <w:rPr>
                <w:kern w:val="0"/>
                <w:sz w:val="18"/>
                <w:szCs w:val="18"/>
              </w:rPr>
            </w:pPr>
            <w:r>
              <w:rPr>
                <w:rFonts w:hint="eastAsia"/>
                <w:kern w:val="0"/>
                <w:sz w:val="18"/>
                <w:szCs w:val="18"/>
              </w:rPr>
              <w:t>B</w:t>
            </w:r>
            <w:r>
              <w:rPr>
                <w:kern w:val="0"/>
                <w:sz w:val="18"/>
                <w:szCs w:val="18"/>
              </w:rPr>
              <w:t>[</w:t>
            </w:r>
            <w:r>
              <w:rPr>
                <w:rFonts w:hint="eastAsia"/>
                <w:kern w:val="0"/>
                <w:sz w:val="18"/>
                <w:szCs w:val="18"/>
              </w:rPr>
              <w:t>F</w:t>
            </w:r>
            <w:r>
              <w:rPr>
                <w:kern w:val="0"/>
                <w:sz w:val="18"/>
                <w:szCs w:val="18"/>
              </w:rPr>
              <w:t>irstGroupIndex</w:t>
            </w:r>
            <w:r>
              <w:rPr>
                <w:rFonts w:hint="eastAsia"/>
                <w:kern w:val="0"/>
                <w:sz w:val="18"/>
                <w:szCs w:val="18"/>
              </w:rPr>
              <w:t>+</w:t>
            </w:r>
            <w:r>
              <w:rPr>
                <w:kern w:val="0"/>
                <w:sz w:val="18"/>
                <w:szCs w:val="18"/>
              </w:rPr>
              <w:t>1][0]</w:t>
            </w:r>
          </w:p>
        </w:tc>
        <w:tc>
          <w:tcPr>
            <w:tcW w:w="2552" w:type="dxa"/>
          </w:tcPr>
          <w:p w14:paraId="52773010">
            <w:pPr>
              <w:widowControl/>
              <w:adjustRightInd w:val="0"/>
              <w:snapToGrid w:val="0"/>
              <w:ind w:firstLine="0" w:firstLineChars="0"/>
              <w:rPr>
                <w:kern w:val="0"/>
                <w:sz w:val="18"/>
                <w:szCs w:val="18"/>
              </w:rPr>
            </w:pPr>
            <w:r>
              <w:rPr>
                <w:rFonts w:hint="eastAsia"/>
                <w:kern w:val="0"/>
                <w:sz w:val="18"/>
                <w:szCs w:val="18"/>
              </w:rPr>
              <w:t>B</w:t>
            </w:r>
            <w:r>
              <w:rPr>
                <w:kern w:val="0"/>
                <w:sz w:val="18"/>
                <w:szCs w:val="18"/>
              </w:rPr>
              <w:t>[</w:t>
            </w:r>
            <w:r>
              <w:rPr>
                <w:rFonts w:hint="eastAsia"/>
                <w:kern w:val="0"/>
                <w:sz w:val="18"/>
                <w:szCs w:val="18"/>
              </w:rPr>
              <w:t>F</w:t>
            </w:r>
            <w:r>
              <w:rPr>
                <w:kern w:val="0"/>
                <w:sz w:val="18"/>
                <w:szCs w:val="18"/>
              </w:rPr>
              <w:t>irstGroupIndex</w:t>
            </w:r>
            <w:r>
              <w:rPr>
                <w:rFonts w:hint="eastAsia"/>
                <w:kern w:val="0"/>
                <w:sz w:val="18"/>
                <w:szCs w:val="18"/>
              </w:rPr>
              <w:t>+</w:t>
            </w:r>
            <w:r>
              <w:rPr>
                <w:kern w:val="0"/>
                <w:sz w:val="18"/>
                <w:szCs w:val="18"/>
              </w:rPr>
              <w:t>1][1]</w:t>
            </w:r>
          </w:p>
        </w:tc>
      </w:tr>
      <w:tr w14:paraId="4491A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Pr>
          <w:p w14:paraId="1609BD04">
            <w:pPr>
              <w:widowControl/>
              <w:adjustRightInd w:val="0"/>
              <w:snapToGrid w:val="0"/>
              <w:ind w:firstLine="0" w:firstLineChars="0"/>
              <w:rPr>
                <w:kern w:val="0"/>
                <w:sz w:val="18"/>
                <w:szCs w:val="18"/>
              </w:rPr>
            </w:pPr>
            <w:r>
              <w:rPr>
                <w:rFonts w:hint="eastAsia"/>
                <w:kern w:val="0"/>
                <w:sz w:val="18"/>
                <w:szCs w:val="18"/>
              </w:rPr>
              <w:t>2</w:t>
            </w:r>
          </w:p>
        </w:tc>
        <w:tc>
          <w:tcPr>
            <w:tcW w:w="2551" w:type="dxa"/>
          </w:tcPr>
          <w:p w14:paraId="7389F2EA">
            <w:pPr>
              <w:widowControl/>
              <w:adjustRightInd w:val="0"/>
              <w:snapToGrid w:val="0"/>
              <w:ind w:firstLine="0" w:firstLineChars="0"/>
              <w:rPr>
                <w:kern w:val="0"/>
                <w:sz w:val="18"/>
                <w:szCs w:val="18"/>
              </w:rPr>
            </w:pPr>
            <w:r>
              <w:rPr>
                <w:rFonts w:hint="eastAsia"/>
                <w:kern w:val="0"/>
                <w:sz w:val="18"/>
                <w:szCs w:val="18"/>
              </w:rPr>
              <w:t>B</w:t>
            </w:r>
            <w:r>
              <w:rPr>
                <w:kern w:val="0"/>
                <w:sz w:val="18"/>
                <w:szCs w:val="18"/>
              </w:rPr>
              <w:t>[</w:t>
            </w:r>
            <w:r>
              <w:rPr>
                <w:rFonts w:hint="eastAsia"/>
                <w:kern w:val="0"/>
                <w:sz w:val="18"/>
                <w:szCs w:val="18"/>
              </w:rPr>
              <w:t>F</w:t>
            </w:r>
            <w:r>
              <w:rPr>
                <w:kern w:val="0"/>
                <w:sz w:val="18"/>
                <w:szCs w:val="18"/>
              </w:rPr>
              <w:t>irstGroupIndex</w:t>
            </w:r>
            <w:r>
              <w:rPr>
                <w:rFonts w:hint="eastAsia"/>
                <w:kern w:val="0"/>
                <w:sz w:val="18"/>
                <w:szCs w:val="18"/>
              </w:rPr>
              <w:t>+</w:t>
            </w:r>
            <w:r>
              <w:rPr>
                <w:kern w:val="0"/>
                <w:sz w:val="18"/>
                <w:szCs w:val="18"/>
              </w:rPr>
              <w:t>2][0]</w:t>
            </w:r>
          </w:p>
        </w:tc>
        <w:tc>
          <w:tcPr>
            <w:tcW w:w="2552" w:type="dxa"/>
          </w:tcPr>
          <w:p w14:paraId="428C3066">
            <w:pPr>
              <w:widowControl/>
              <w:adjustRightInd w:val="0"/>
              <w:snapToGrid w:val="0"/>
              <w:ind w:firstLine="0" w:firstLineChars="0"/>
              <w:rPr>
                <w:kern w:val="0"/>
                <w:sz w:val="18"/>
                <w:szCs w:val="18"/>
              </w:rPr>
            </w:pPr>
            <w:r>
              <w:rPr>
                <w:rFonts w:hint="eastAsia"/>
                <w:kern w:val="0"/>
                <w:sz w:val="18"/>
                <w:szCs w:val="18"/>
              </w:rPr>
              <w:t>B</w:t>
            </w:r>
            <w:r>
              <w:rPr>
                <w:kern w:val="0"/>
                <w:sz w:val="18"/>
                <w:szCs w:val="18"/>
              </w:rPr>
              <w:t>[</w:t>
            </w:r>
            <w:r>
              <w:rPr>
                <w:rFonts w:hint="eastAsia"/>
                <w:kern w:val="0"/>
                <w:sz w:val="18"/>
                <w:szCs w:val="18"/>
              </w:rPr>
              <w:t>F</w:t>
            </w:r>
            <w:r>
              <w:rPr>
                <w:kern w:val="0"/>
                <w:sz w:val="18"/>
                <w:szCs w:val="18"/>
              </w:rPr>
              <w:t>irstGroupIndex</w:t>
            </w:r>
            <w:r>
              <w:rPr>
                <w:rFonts w:hint="eastAsia"/>
                <w:kern w:val="0"/>
                <w:sz w:val="18"/>
                <w:szCs w:val="18"/>
              </w:rPr>
              <w:t>+</w:t>
            </w:r>
            <w:r>
              <w:rPr>
                <w:kern w:val="0"/>
                <w:sz w:val="18"/>
                <w:szCs w:val="18"/>
              </w:rPr>
              <w:t>2][1]</w:t>
            </w:r>
          </w:p>
        </w:tc>
      </w:tr>
      <w:tr w14:paraId="39AC4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Pr>
          <w:p w14:paraId="5EB70D70">
            <w:pPr>
              <w:widowControl/>
              <w:adjustRightInd w:val="0"/>
              <w:snapToGrid w:val="0"/>
              <w:ind w:firstLine="0" w:firstLineChars="0"/>
              <w:rPr>
                <w:kern w:val="0"/>
                <w:sz w:val="18"/>
                <w:szCs w:val="18"/>
              </w:rPr>
            </w:pPr>
            <w:r>
              <w:rPr>
                <w:kern w:val="0"/>
                <w:sz w:val="18"/>
                <w:szCs w:val="18"/>
              </w:rPr>
              <w:t>…</w:t>
            </w:r>
          </w:p>
        </w:tc>
        <w:tc>
          <w:tcPr>
            <w:tcW w:w="2551" w:type="dxa"/>
          </w:tcPr>
          <w:p w14:paraId="21E4777B">
            <w:pPr>
              <w:widowControl/>
              <w:adjustRightInd w:val="0"/>
              <w:snapToGrid w:val="0"/>
              <w:ind w:firstLine="0" w:firstLineChars="0"/>
              <w:rPr>
                <w:kern w:val="0"/>
                <w:sz w:val="18"/>
                <w:szCs w:val="18"/>
              </w:rPr>
            </w:pPr>
            <w:r>
              <w:rPr>
                <w:kern w:val="0"/>
                <w:sz w:val="18"/>
                <w:szCs w:val="18"/>
              </w:rPr>
              <w:t>…</w:t>
            </w:r>
          </w:p>
        </w:tc>
        <w:tc>
          <w:tcPr>
            <w:tcW w:w="2552" w:type="dxa"/>
          </w:tcPr>
          <w:p w14:paraId="51DAE716">
            <w:pPr>
              <w:widowControl/>
              <w:adjustRightInd w:val="0"/>
              <w:snapToGrid w:val="0"/>
              <w:ind w:firstLine="0" w:firstLineChars="0"/>
              <w:rPr>
                <w:kern w:val="0"/>
                <w:sz w:val="18"/>
                <w:szCs w:val="18"/>
              </w:rPr>
            </w:pPr>
            <w:r>
              <w:rPr>
                <w:kern w:val="0"/>
                <w:sz w:val="18"/>
                <w:szCs w:val="18"/>
              </w:rPr>
              <w:t>…</w:t>
            </w:r>
          </w:p>
        </w:tc>
      </w:tr>
      <w:tr w14:paraId="41673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Pr>
          <w:p w14:paraId="2E1FADB2">
            <w:pPr>
              <w:widowControl/>
              <w:adjustRightInd w:val="0"/>
              <w:snapToGrid w:val="0"/>
              <w:ind w:firstLine="0" w:firstLineChars="0"/>
              <w:rPr>
                <w:kern w:val="0"/>
                <w:sz w:val="18"/>
                <w:szCs w:val="18"/>
              </w:rPr>
            </w:pPr>
            <w:r>
              <w:rPr>
                <w:rFonts w:hint="eastAsia"/>
                <w:kern w:val="0"/>
                <w:sz w:val="18"/>
                <w:szCs w:val="18"/>
              </w:rPr>
              <w:t>G</w:t>
            </w:r>
            <w:r>
              <w:rPr>
                <w:kern w:val="0"/>
                <w:sz w:val="18"/>
                <w:szCs w:val="18"/>
              </w:rPr>
              <w:t>roupNum-1</w:t>
            </w:r>
          </w:p>
        </w:tc>
        <w:tc>
          <w:tcPr>
            <w:tcW w:w="2551" w:type="dxa"/>
          </w:tcPr>
          <w:p w14:paraId="33104AEB">
            <w:pPr>
              <w:widowControl/>
              <w:adjustRightInd w:val="0"/>
              <w:snapToGrid w:val="0"/>
              <w:ind w:firstLine="0" w:firstLineChars="0"/>
              <w:rPr>
                <w:kern w:val="0"/>
                <w:sz w:val="18"/>
                <w:szCs w:val="18"/>
              </w:rPr>
            </w:pPr>
            <w:r>
              <w:rPr>
                <w:rFonts w:hint="eastAsia"/>
                <w:kern w:val="0"/>
                <w:sz w:val="18"/>
                <w:szCs w:val="18"/>
              </w:rPr>
              <w:t>B</w:t>
            </w:r>
            <w:r>
              <w:rPr>
                <w:kern w:val="0"/>
                <w:sz w:val="18"/>
                <w:szCs w:val="18"/>
              </w:rPr>
              <w:t>[</w:t>
            </w:r>
            <w:r>
              <w:rPr>
                <w:rFonts w:hint="eastAsia"/>
                <w:kern w:val="0"/>
                <w:sz w:val="18"/>
                <w:szCs w:val="18"/>
              </w:rPr>
              <w:t>Last</w:t>
            </w:r>
            <w:r>
              <w:rPr>
                <w:kern w:val="0"/>
                <w:sz w:val="18"/>
                <w:szCs w:val="18"/>
              </w:rPr>
              <w:t>GroupIndex][0]</w:t>
            </w:r>
          </w:p>
        </w:tc>
        <w:tc>
          <w:tcPr>
            <w:tcW w:w="2552" w:type="dxa"/>
          </w:tcPr>
          <w:p w14:paraId="398E1E01">
            <w:pPr>
              <w:widowControl/>
              <w:adjustRightInd w:val="0"/>
              <w:snapToGrid w:val="0"/>
              <w:ind w:firstLine="0" w:firstLineChars="0"/>
              <w:rPr>
                <w:kern w:val="0"/>
                <w:sz w:val="18"/>
                <w:szCs w:val="18"/>
              </w:rPr>
            </w:pPr>
            <w:r>
              <w:rPr>
                <w:rFonts w:hint="eastAsia"/>
                <w:kern w:val="0"/>
                <w:sz w:val="18"/>
                <w:szCs w:val="18"/>
              </w:rPr>
              <w:t>B</w:t>
            </w:r>
            <w:r>
              <w:rPr>
                <w:kern w:val="0"/>
                <w:sz w:val="18"/>
                <w:szCs w:val="18"/>
              </w:rPr>
              <w:t>[LastGroupIndex][1]</w:t>
            </w:r>
          </w:p>
        </w:tc>
      </w:tr>
    </w:tbl>
    <w:p w14:paraId="08B545FC">
      <w:pPr>
        <w:ind w:firstLine="420"/>
      </w:pPr>
      <w:r>
        <w:rPr>
          <w:rFonts w:hint="eastAsia"/>
        </w:rPr>
        <w:t>其中B</w:t>
      </w:r>
      <w:r>
        <w:t>[i][j]</w:t>
      </w:r>
      <w:r>
        <w:rPr>
          <w:rFonts w:hint="eastAsia"/>
        </w:rPr>
        <w:t>表示属于i号分组的子载波在j流上承载的比特数。收/发端根据以上比特加载表和频段标识，即可获得每个子载波、每个流的承载比特数。具体方法为：按照有效子载波频率从低到高的顺序，频段内的第一个有效子载波上的第一个流承载B</w:t>
      </w:r>
      <w:r>
        <w:t>[F</w:t>
      </w:r>
      <w:r>
        <w:rPr>
          <w:rFonts w:hint="eastAsia"/>
        </w:rPr>
        <w:t>irst</w:t>
      </w:r>
      <w:r>
        <w:t>GroupIndex][0]</w:t>
      </w:r>
      <w:r>
        <w:rPr>
          <w:rFonts w:hint="eastAsia"/>
        </w:rPr>
        <w:t>个比特，第二个流承载B</w:t>
      </w:r>
      <w:r>
        <w:t>[FirstGroupIndex][1]</w:t>
      </w:r>
      <w:r>
        <w:rPr>
          <w:rFonts w:hint="eastAsia"/>
        </w:rPr>
        <w:t>个比特，依此类推，频段内的最后一个有效子载波上的第一个流承载B</w:t>
      </w:r>
      <w:r>
        <w:t>[LastGroupIndex][0]</w:t>
      </w:r>
      <w:r>
        <w:rPr>
          <w:rFonts w:hint="eastAsia"/>
        </w:rPr>
        <w:t>个比特，第二个流承载B</w:t>
      </w:r>
      <w:r>
        <w:t>[LastGroupIndex][1]</w:t>
      </w:r>
      <w:r>
        <w:rPr>
          <w:rFonts w:hint="eastAsia"/>
        </w:rPr>
        <w:t>个比特。</w:t>
      </w:r>
    </w:p>
    <w:p w14:paraId="1654D99B">
      <w:pPr>
        <w:ind w:firstLine="420"/>
      </w:pPr>
      <w:r>
        <w:rPr>
          <w:rFonts w:hint="eastAsia"/>
        </w:rPr>
        <w:t>BPSK</w:t>
      </w:r>
      <w:r>
        <w:t>/QPSK/16QAM/64QAM</w:t>
      </w:r>
      <w:r>
        <w:rPr>
          <w:rFonts w:hint="eastAsia"/>
        </w:rPr>
        <w:t>调制，分别对应比特数1</w:t>
      </w:r>
      <w:r>
        <w:t>/2/4/6</w:t>
      </w:r>
      <w:r>
        <w:rPr>
          <w:rFonts w:hint="eastAsia"/>
        </w:rPr>
        <w:t>。比特数为0则表示对应的子载波和流不加载比特。</w:t>
      </w:r>
    </w:p>
    <w:p w14:paraId="2158C20F">
      <w:pPr>
        <w:pStyle w:val="79"/>
        <w:rPr>
          <w:color w:val="FF0000"/>
        </w:rPr>
      </w:pPr>
      <w:bookmarkStart w:id="310" w:name="_Toc212646542"/>
      <w:bookmarkStart w:id="311" w:name="_Toc20350"/>
      <w:bookmarkStart w:id="312" w:name="_Toc11113"/>
      <w:bookmarkStart w:id="313" w:name="_Toc403570484"/>
      <w:bookmarkStart w:id="314" w:name="_Toc405476784"/>
      <w:bookmarkStart w:id="315" w:name="_Toc402983971"/>
      <w:bookmarkStart w:id="316" w:name="_Toc409126004"/>
      <w:bookmarkStart w:id="317" w:name="_Toc439785735"/>
      <w:bookmarkStart w:id="318" w:name="_Toc24076"/>
      <w:bookmarkStart w:id="319" w:name="_Toc9820"/>
      <w:bookmarkStart w:id="320" w:name="_Toc6306"/>
      <w:bookmarkStart w:id="321" w:name="_Toc966"/>
      <w:bookmarkStart w:id="322" w:name="_Toc219895884"/>
      <w:bookmarkStart w:id="323" w:name="_Toc403585442"/>
      <w:bookmarkStart w:id="324" w:name="_Toc28522"/>
      <w:bookmarkStart w:id="325" w:name="_Toc402983039"/>
      <w:bookmarkStart w:id="326" w:name="_Toc9504821"/>
      <w:bookmarkStart w:id="327" w:name="_Toc24022"/>
      <w:bookmarkStart w:id="328" w:name="_Toc408860071"/>
      <w:bookmarkStart w:id="329" w:name="_Toc402983505"/>
      <w:bookmarkStart w:id="330" w:name="_Toc8346"/>
      <w:r>
        <w:rPr>
          <w:rFonts w:hint="eastAsia"/>
          <w:color w:val="FF0000"/>
        </w:rPr>
        <w:t>物理层性能要求</w:t>
      </w:r>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ins w:id="447" w:author="黄博阳" w:date="2026-02-28T15:37:22Z">
        <w:r>
          <w:rPr>
            <w:rFonts w:hint="eastAsia"/>
            <w:color w:val="FF0000"/>
            <w:lang w:eastAsia="zh-CN"/>
          </w:rPr>
          <w:t>（</w:t>
        </w:r>
      </w:ins>
      <w:ins w:id="448" w:author="黄博阳" w:date="2026-02-28T15:37:25Z">
        <w:r>
          <w:rPr>
            <w:rFonts w:hint="eastAsia"/>
            <w:color w:val="FF0000"/>
            <w:lang w:val="en-US" w:eastAsia="zh-CN"/>
          </w:rPr>
          <w:t>整</w:t>
        </w:r>
      </w:ins>
      <w:ins w:id="449" w:author="黄博阳" w:date="2026-02-28T15:37:30Z">
        <w:r>
          <w:rPr>
            <w:rFonts w:hint="eastAsia"/>
            <w:color w:val="FF0000"/>
            <w:lang w:val="en-US" w:eastAsia="zh-CN"/>
          </w:rPr>
          <w:t>章</w:t>
        </w:r>
      </w:ins>
      <w:ins w:id="450" w:author="黄博阳" w:date="2026-02-28T15:37:31Z">
        <w:r>
          <w:rPr>
            <w:rFonts w:hint="eastAsia"/>
            <w:color w:val="FF0000"/>
            <w:lang w:val="en-US" w:eastAsia="zh-CN"/>
          </w:rPr>
          <w:t>删除</w:t>
        </w:r>
      </w:ins>
      <w:ins w:id="451" w:author="黄博阳" w:date="2026-02-28T15:37:22Z">
        <w:r>
          <w:rPr>
            <w:rFonts w:hint="eastAsia"/>
            <w:color w:val="FF0000"/>
            <w:lang w:eastAsia="zh-CN"/>
          </w:rPr>
          <w:t>）</w:t>
        </w:r>
      </w:ins>
    </w:p>
    <w:p w14:paraId="2E874088">
      <w:pPr>
        <w:pStyle w:val="78"/>
      </w:pPr>
      <w:bookmarkStart w:id="331" w:name="_Toc4468"/>
      <w:bookmarkStart w:id="332" w:name="_Toc403585443"/>
      <w:bookmarkStart w:id="333" w:name="_Toc10914"/>
      <w:bookmarkStart w:id="334" w:name="_Toc18822"/>
      <w:bookmarkStart w:id="335" w:name="_Toc24995"/>
      <w:bookmarkStart w:id="336" w:name="_Toc439785736"/>
      <w:bookmarkStart w:id="337" w:name="_Toc409126005"/>
      <w:bookmarkStart w:id="338" w:name="_Toc403570485"/>
      <w:bookmarkStart w:id="339" w:name="_Toc405476785"/>
      <w:bookmarkStart w:id="340" w:name="_Toc402983972"/>
      <w:bookmarkStart w:id="341" w:name="_Toc408860072"/>
      <w:bookmarkStart w:id="342" w:name="_Toc402983040"/>
      <w:bookmarkStart w:id="343" w:name="_Toc402983506"/>
      <w:r>
        <w:rPr>
          <w:rFonts w:hint="eastAsia"/>
        </w:rPr>
        <w:t>发射功率谱密度</w:t>
      </w:r>
      <w:bookmarkEnd w:id="331"/>
      <w:bookmarkEnd w:id="332"/>
      <w:bookmarkEnd w:id="333"/>
      <w:bookmarkEnd w:id="334"/>
      <w:bookmarkEnd w:id="335"/>
      <w:bookmarkEnd w:id="336"/>
      <w:bookmarkEnd w:id="337"/>
      <w:bookmarkEnd w:id="338"/>
      <w:bookmarkEnd w:id="339"/>
      <w:bookmarkEnd w:id="340"/>
      <w:bookmarkEnd w:id="341"/>
      <w:bookmarkEnd w:id="342"/>
      <w:bookmarkEnd w:id="343"/>
    </w:p>
    <w:p w14:paraId="07417D83">
      <w:pPr>
        <w:ind w:firstLine="420"/>
      </w:pPr>
      <w:r>
        <w:rPr>
          <w:rFonts w:hint="eastAsia"/>
        </w:rPr>
        <w:t>参考</w:t>
      </w:r>
      <w:bookmarkStart w:id="344" w:name="OLE_LINK3"/>
      <w:r>
        <w:rPr>
          <w:rFonts w:hint="eastAsia"/>
        </w:rPr>
        <w:t>《通感一体化低压电力线宽带载波通信规约</w:t>
      </w:r>
      <w:ins w:id="452" w:author="Gutingting " w:date="2026-02-12T16:33:54Z">
        <w:r>
          <w:rPr>
            <w:rFonts w:hint="eastAsia"/>
            <w:lang w:val="en-US" w:eastAsia="zh-CN"/>
          </w:rPr>
          <w:t xml:space="preserve"> </w:t>
        </w:r>
      </w:ins>
      <w:r>
        <w:rPr>
          <w:rFonts w:hint="eastAsia"/>
        </w:rPr>
        <w:t>第2部分 技术要求（试行）》</w:t>
      </w:r>
      <w:bookmarkEnd w:id="344"/>
      <w:r>
        <w:t>8.1.2</w:t>
      </w:r>
      <w:r>
        <w:rPr>
          <w:rFonts w:hint="eastAsia"/>
        </w:rPr>
        <w:t xml:space="preserve"> 发射功率谱密度。</w:t>
      </w:r>
    </w:p>
    <w:p w14:paraId="6CA5BE80">
      <w:pPr>
        <w:pStyle w:val="78"/>
      </w:pPr>
      <w:bookmarkStart w:id="345" w:name="_Toc405476787"/>
      <w:bookmarkEnd w:id="345"/>
      <w:bookmarkStart w:id="346" w:name="_Toc405476786"/>
      <w:bookmarkEnd w:id="346"/>
      <w:bookmarkStart w:id="347" w:name="_Toc402983974"/>
      <w:bookmarkStart w:id="348" w:name="_Toc402983042"/>
      <w:bookmarkStart w:id="349" w:name="_Toc408860073"/>
      <w:bookmarkStart w:id="350" w:name="_Toc14679"/>
      <w:bookmarkStart w:id="351" w:name="_Toc403570487"/>
      <w:bookmarkStart w:id="352" w:name="_Toc402983508"/>
      <w:bookmarkStart w:id="353" w:name="_Toc439785737"/>
      <w:bookmarkStart w:id="354" w:name="_Toc14499"/>
      <w:bookmarkStart w:id="355" w:name="_Toc14049"/>
      <w:bookmarkStart w:id="356" w:name="_Toc409126006"/>
      <w:bookmarkStart w:id="357" w:name="_Toc9491"/>
      <w:bookmarkStart w:id="358" w:name="_Toc405476788"/>
      <w:bookmarkStart w:id="359" w:name="_Toc403585445"/>
      <w:r>
        <w:rPr>
          <w:rFonts w:hint="eastAsia"/>
        </w:rPr>
        <w:t>抗衰减性能</w:t>
      </w:r>
      <w:bookmarkEnd w:id="347"/>
      <w:bookmarkEnd w:id="348"/>
      <w:bookmarkEnd w:id="349"/>
      <w:bookmarkEnd w:id="350"/>
      <w:bookmarkEnd w:id="351"/>
      <w:bookmarkEnd w:id="352"/>
      <w:bookmarkEnd w:id="353"/>
      <w:bookmarkEnd w:id="354"/>
      <w:bookmarkEnd w:id="355"/>
      <w:bookmarkEnd w:id="356"/>
      <w:bookmarkEnd w:id="357"/>
      <w:bookmarkEnd w:id="358"/>
      <w:bookmarkEnd w:id="359"/>
    </w:p>
    <w:p w14:paraId="6C4BD2EB">
      <w:pPr>
        <w:ind w:firstLine="420"/>
      </w:pPr>
      <w:r>
        <w:rPr>
          <w:rFonts w:hint="eastAsia"/>
        </w:rPr>
        <w:t>参考《通感一体化低压电力线宽带载波通信规约</w:t>
      </w:r>
      <w:ins w:id="453" w:author="Gutingting " w:date="2026-02-12T16:33:56Z">
        <w:r>
          <w:rPr>
            <w:rFonts w:hint="eastAsia"/>
            <w:lang w:val="en-US" w:eastAsia="zh-CN"/>
          </w:rPr>
          <w:t xml:space="preserve"> </w:t>
        </w:r>
      </w:ins>
      <w:r>
        <w:rPr>
          <w:rFonts w:hint="eastAsia"/>
        </w:rPr>
        <w:t>第2部分 技术要求（试行）》</w:t>
      </w:r>
      <w:r>
        <w:t>8.1.4</w:t>
      </w:r>
      <w:r>
        <w:rPr>
          <w:rFonts w:hint="eastAsia"/>
        </w:rPr>
        <w:t xml:space="preserve"> 抗衰减性能。</w:t>
      </w:r>
    </w:p>
    <w:p w14:paraId="625B3D74">
      <w:pPr>
        <w:pStyle w:val="78"/>
      </w:pPr>
      <w:bookmarkStart w:id="360" w:name="_Toc31741"/>
      <w:bookmarkStart w:id="361" w:name="_Toc6736"/>
      <w:bookmarkStart w:id="362" w:name="_Toc29710"/>
      <w:bookmarkStart w:id="363" w:name="_Toc7780"/>
      <w:r>
        <w:rPr>
          <w:rFonts w:hint="eastAsia"/>
        </w:rPr>
        <w:t>抗频偏能力</w:t>
      </w:r>
      <w:bookmarkEnd w:id="360"/>
      <w:bookmarkEnd w:id="361"/>
      <w:bookmarkEnd w:id="362"/>
      <w:bookmarkEnd w:id="363"/>
    </w:p>
    <w:p w14:paraId="558CA85E">
      <w:pPr>
        <w:ind w:firstLine="420"/>
      </w:pPr>
      <w:r>
        <w:rPr>
          <w:rFonts w:hint="eastAsia"/>
        </w:rPr>
        <w:t>参考Q/CSG1204111.</w:t>
      </w:r>
      <w:r>
        <w:t>3</w:t>
      </w:r>
      <w:r>
        <w:rPr>
          <w:rFonts w:hint="eastAsia"/>
        </w:rPr>
        <w:t>-2022 《低压电力线宽带载波通信规约 第</w:t>
      </w:r>
      <w:r>
        <w:t>3</w:t>
      </w:r>
      <w:r>
        <w:rPr>
          <w:rFonts w:hint="eastAsia"/>
        </w:rPr>
        <w:t>部分：物理层通信协议（试行）》6.3 抗频偏能力。</w:t>
      </w:r>
    </w:p>
    <w:p w14:paraId="4DDE6565">
      <w:pPr>
        <w:pStyle w:val="78"/>
      </w:pPr>
      <w:bookmarkStart w:id="475" w:name="_GoBack"/>
      <w:r>
        <w:rPr>
          <w:rFonts w:hint="eastAsia"/>
        </w:rPr>
        <w:t>UL-OFDMA帧发射要求</w:t>
      </w:r>
      <w:ins w:id="454" w:author="黄博阳" w:date="2026-02-28T15:37:13Z">
        <w:r>
          <w:rPr>
            <w:rFonts w:hint="eastAsia"/>
            <w:lang w:eastAsia="zh-CN"/>
          </w:rPr>
          <w:t>（</w:t>
        </w:r>
      </w:ins>
      <w:ins w:id="455" w:author="黄博阳" w:date="2026-02-28T15:37:15Z">
        <w:r>
          <w:rPr>
            <w:rFonts w:hint="eastAsia"/>
            <w:lang w:val="en-US" w:eastAsia="zh-CN"/>
          </w:rPr>
          <w:t>移动</w:t>
        </w:r>
      </w:ins>
      <w:ins w:id="456" w:author="黄博阳" w:date="2026-02-28T15:37:16Z">
        <w:r>
          <w:rPr>
            <w:rFonts w:hint="eastAsia"/>
            <w:lang w:val="en-US" w:eastAsia="zh-CN"/>
          </w:rPr>
          <w:t>到</w:t>
        </w:r>
      </w:ins>
      <w:ins w:id="457" w:author="黄博阳" w:date="2026-02-28T15:37:17Z">
        <w:r>
          <w:rPr>
            <w:rFonts w:hint="eastAsia"/>
            <w:lang w:val="en-US" w:eastAsia="zh-CN"/>
          </w:rPr>
          <w:t>链路层</w:t>
        </w:r>
      </w:ins>
      <w:ins w:id="458" w:author="黄博阳" w:date="2026-02-28T15:37:13Z">
        <w:r>
          <w:rPr>
            <w:rFonts w:hint="eastAsia"/>
            <w:lang w:eastAsia="zh-CN"/>
          </w:rPr>
          <w:t>）</w:t>
        </w:r>
      </w:ins>
    </w:p>
    <w:p w14:paraId="4496E29C">
      <w:pPr>
        <w:ind w:firstLine="420"/>
      </w:pPr>
      <w:r>
        <w:rPr>
          <w:rFonts w:hint="eastAsia"/>
        </w:rPr>
        <w:t>CCO</w:t>
      </w:r>
      <w:r>
        <w:t>/PCO通过Trigger帧调度多个</w:t>
      </w:r>
      <w:r>
        <w:rPr>
          <w:rFonts w:hint="eastAsia"/>
        </w:rPr>
        <w:t>S</w:t>
      </w:r>
      <w:r>
        <w:t>TA节点同时上行发射</w:t>
      </w:r>
      <w:r>
        <w:rPr>
          <w:rFonts w:hint="eastAsia"/>
        </w:rPr>
        <w:t>，</w:t>
      </w:r>
      <w:r>
        <w:t>为保证能正确接收多站点</w:t>
      </w:r>
      <w:r>
        <w:rPr>
          <w:rFonts w:hint="eastAsia"/>
        </w:rPr>
        <w:t>上行OFDMA</w:t>
      </w:r>
      <w:r>
        <w:t>数据帧</w:t>
      </w:r>
      <w:r>
        <w:rPr>
          <w:rFonts w:hint="eastAsia"/>
        </w:rPr>
        <w:t>，对多站点的发射功率、发送时刻、</w:t>
      </w:r>
      <w:r>
        <w:t>频偏和功率有</w:t>
      </w:r>
      <w:r>
        <w:rPr>
          <w:rFonts w:hint="eastAsia"/>
        </w:rPr>
        <w:t>如下</w:t>
      </w:r>
      <w:r>
        <w:t>要求</w:t>
      </w:r>
      <w:r>
        <w:rPr>
          <w:rFonts w:hint="eastAsia"/>
        </w:rPr>
        <w:t>：</w:t>
      </w:r>
    </w:p>
    <w:p w14:paraId="7A6B6BC8">
      <w:pPr>
        <w:pStyle w:val="502"/>
        <w:numPr>
          <w:ilvl w:val="0"/>
          <w:numId w:val="50"/>
        </w:numPr>
        <w:adjustRightInd w:val="0"/>
        <w:snapToGrid w:val="0"/>
        <w:ind w:left="839" w:hanging="419" w:firstLineChars="0"/>
      </w:pPr>
      <w:r>
        <w:rPr>
          <w:rFonts w:hint="eastAsia"/>
        </w:rPr>
        <w:t>站点组网时已通过N</w:t>
      </w:r>
      <w:r>
        <w:t>TB</w:t>
      </w:r>
      <w:r>
        <w:rPr>
          <w:rFonts w:hint="eastAsia"/>
        </w:rPr>
        <w:t>机制</w:t>
      </w:r>
      <w:r>
        <w:t>实现</w:t>
      </w:r>
      <w:r>
        <w:rPr>
          <w:rFonts w:hint="eastAsia"/>
        </w:rPr>
        <w:t>频偏同步，</w:t>
      </w:r>
      <w:r>
        <w:t>要求</w:t>
      </w:r>
      <w:r>
        <w:rPr>
          <w:rFonts w:hint="eastAsia"/>
        </w:rPr>
        <w:t>每个站点的本地时钟和CCO时钟的频率偏差在±1ppm以内</w:t>
      </w:r>
      <w:r>
        <w:t>。</w:t>
      </w:r>
    </w:p>
    <w:p w14:paraId="22EC5A95">
      <w:pPr>
        <w:pStyle w:val="502"/>
        <w:numPr>
          <w:ilvl w:val="0"/>
          <w:numId w:val="50"/>
        </w:numPr>
        <w:adjustRightInd w:val="0"/>
        <w:snapToGrid w:val="0"/>
        <w:ind w:left="839" w:hanging="419" w:firstLineChars="0"/>
        <w:rPr>
          <w:ins w:id="459" w:author="Gutingting " w:date="2026-02-13T10:11:45Z"/>
        </w:rPr>
      </w:pPr>
      <w:r>
        <w:rPr>
          <w:rFonts w:hint="eastAsia"/>
        </w:rPr>
        <w:t>要求站点在收到trigger帧之后经过固定的帧间隔（IFS）发送上行UL</w:t>
      </w:r>
      <w:r>
        <w:t>-</w:t>
      </w:r>
      <w:r>
        <w:rPr>
          <w:rFonts w:hint="eastAsia"/>
        </w:rPr>
        <w:t>OFDMA帧。各站点发送开始时刻在trigger帧的帧尾往后IFS±</w:t>
      </w:r>
      <w:r>
        <w:t>1us</w:t>
      </w:r>
      <w:r>
        <w:rPr>
          <w:rFonts w:hint="eastAsia"/>
        </w:rPr>
        <w:t>的时间范围内。</w:t>
      </w:r>
    </w:p>
    <w:p w14:paraId="58587C17">
      <w:pPr>
        <w:pStyle w:val="502"/>
        <w:numPr>
          <w:ilvl w:val="0"/>
          <w:numId w:val="0"/>
        </w:numPr>
        <w:tabs>
          <w:tab w:val="left" w:pos="0"/>
        </w:tabs>
        <w:adjustRightInd w:val="0"/>
        <w:snapToGrid w:val="0"/>
        <w:ind w:left="0" w:firstLineChars="0"/>
        <w:rPr>
          <w:ins w:id="460" w:author="Gutingting " w:date="2026-02-13T10:11:47Z"/>
          <w:rFonts w:hint="eastAsia"/>
        </w:rPr>
      </w:pPr>
    </w:p>
    <w:p w14:paraId="2C244687">
      <w:pPr>
        <w:pStyle w:val="502"/>
        <w:numPr>
          <w:ilvl w:val="0"/>
          <w:numId w:val="0"/>
        </w:numPr>
        <w:tabs>
          <w:tab w:val="left" w:pos="0"/>
        </w:tabs>
        <w:adjustRightInd w:val="0"/>
        <w:snapToGrid w:val="0"/>
        <w:ind w:left="0" w:firstLineChars="0"/>
        <w:rPr>
          <w:ins w:id="461" w:author="Gutingting " w:date="2026-02-13T10:11:48Z"/>
          <w:rFonts w:hint="eastAsia"/>
        </w:rPr>
      </w:pPr>
      <w:r>
        <w:rPr>
          <w:rFonts w:hint="eastAsia"/>
        </w:rPr>
        <mc:AlternateContent>
          <mc:Choice Requires="wps">
            <w:drawing>
              <wp:anchor distT="0" distB="0" distL="114300" distR="114300" simplePos="0" relativeHeight="251672576" behindDoc="0" locked="0" layoutInCell="1" allowOverlap="1">
                <wp:simplePos x="0" y="0"/>
                <wp:positionH relativeFrom="column">
                  <wp:posOffset>2420620</wp:posOffset>
                </wp:positionH>
                <wp:positionV relativeFrom="paragraph">
                  <wp:posOffset>55245</wp:posOffset>
                </wp:positionV>
                <wp:extent cx="734060" cy="276860"/>
                <wp:effectExtent l="0" t="0" r="8890" b="8890"/>
                <wp:wrapNone/>
                <wp:docPr id="23" name="文本框 23"/>
                <wp:cNvGraphicFramePr/>
                <a:graphic xmlns:a="http://schemas.openxmlformats.org/drawingml/2006/main">
                  <a:graphicData uri="http://schemas.microsoft.com/office/word/2010/wordprocessingShape">
                    <wps:wsp>
                      <wps:cNvSpPr txBox="1"/>
                      <wps:spPr>
                        <a:xfrm>
                          <a:off x="0" y="0"/>
                          <a:ext cx="734060" cy="276860"/>
                        </a:xfrm>
                        <a:prstGeom prst="rect">
                          <a:avLst/>
                        </a:prstGeom>
                        <a:solidFill>
                          <a:schemeClr val="lt1"/>
                        </a:solidFill>
                        <a:ln w="6350">
                          <a:noFill/>
                        </a:ln>
                      </wps:spPr>
                      <wps:txbx>
                        <w:txbxContent>
                          <w:p w14:paraId="0CCCD32D">
                            <w:pPr>
                              <w:ind w:firstLine="0" w:firstLineChars="0"/>
                            </w:pPr>
                            <w:r>
                              <w:rPr>
                                <w:rFonts w:hint="eastAsia"/>
                              </w:rPr>
                              <w:t>IFS±</w:t>
                            </w:r>
                            <w:r>
                              <w:t>1us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90.6pt;margin-top:4.35pt;height:21.8pt;width:57.8pt;z-index:251672576;mso-width-relative:page;mso-height-relative:page;" fillcolor="#FFFFFF [3201]" filled="t" stroked="f" coordsize="21600,21600" o:gfxdata="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JB70evVAAAACAEAAA8AAAAA&#10;AAAAAQAgAAAAIgAAAGRycy9kb3ducmV2LnhtbFBLAQIUABQAAAAIAIdO4kAlO6z+UAIAAJAEAAAO&#10;AAAAAAAAAAEAIAAAACQBAABkcnMvZTJvRG9jLnhtbFBLBQYAAAAABgAGAFkBAADmBQAAAAA=&#10;">
                <v:fill on="t" focussize="0,0"/>
                <v:stroke on="f" weight="0.5pt"/>
                <v:imagedata o:title=""/>
                <o:lock v:ext="edit" aspectratio="f"/>
                <v:textbox>
                  <w:txbxContent>
                    <w:p w14:paraId="0CCCD32D">
                      <w:pPr>
                        <w:ind w:firstLine="0" w:firstLineChars="0"/>
                      </w:pPr>
                      <w:r>
                        <w:rPr>
                          <w:rFonts w:hint="eastAsia"/>
                        </w:rPr>
                        <w:t>IFS±</w:t>
                      </w:r>
                      <w:r>
                        <w:t>1us</w:t>
                      </w:r>
                    </w:p>
                  </w:txbxContent>
                </v:textbox>
              </v:shape>
            </w:pict>
          </mc:Fallback>
        </mc:AlternateContent>
      </w:r>
      <w:r>
        <w:rPr>
          <w:rFonts w:hint="eastAsia"/>
        </w:rPr>
        <mc:AlternateContent>
          <mc:Choice Requires="wpg">
            <w:drawing>
              <wp:anchor distT="0" distB="0" distL="114300" distR="114300" simplePos="0" relativeHeight="251673600" behindDoc="0" locked="0" layoutInCell="1" allowOverlap="1">
                <wp:simplePos x="0" y="0"/>
                <wp:positionH relativeFrom="column">
                  <wp:posOffset>752475</wp:posOffset>
                </wp:positionH>
                <wp:positionV relativeFrom="paragraph">
                  <wp:posOffset>17145</wp:posOffset>
                </wp:positionV>
                <wp:extent cx="4356100" cy="533400"/>
                <wp:effectExtent l="0" t="0" r="82550" b="95250"/>
                <wp:wrapNone/>
                <wp:docPr id="25" name="组合 25"/>
                <wp:cNvGraphicFramePr/>
                <a:graphic xmlns:a="http://schemas.openxmlformats.org/drawingml/2006/main">
                  <a:graphicData uri="http://schemas.microsoft.com/office/word/2010/wordprocessingGroup">
                    <wpg:wgp>
                      <wpg:cNvGrpSpPr/>
                      <wpg:grpSpPr>
                        <a:xfrm>
                          <a:off x="0" y="0"/>
                          <a:ext cx="4356100" cy="533400"/>
                          <a:chOff x="0" y="0"/>
                          <a:chExt cx="4356000" cy="533400"/>
                        </a:xfrm>
                      </wpg:grpSpPr>
                      <wps:wsp>
                        <wps:cNvPr id="16" name="直接箭头连接符 4"/>
                        <wps:cNvCnPr/>
                        <wps:spPr>
                          <a:xfrm>
                            <a:off x="0" y="533400"/>
                            <a:ext cx="4356000" cy="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7" name="直接箭头连接符 7"/>
                        <wps:cNvCnPr/>
                        <wps:spPr>
                          <a:xfrm>
                            <a:off x="1383029" y="71628"/>
                            <a:ext cx="1337310" cy="0"/>
                          </a:xfrm>
                          <a:prstGeom prst="straightConnector1">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19" name="直接连接符 9"/>
                        <wps:cNvCnPr/>
                        <wps:spPr>
                          <a:xfrm>
                            <a:off x="1371600" y="0"/>
                            <a:ext cx="0" cy="27709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0" name="直接连接符 10"/>
                        <wps:cNvCnPr/>
                        <wps:spPr>
                          <a:xfrm>
                            <a:off x="2712720" y="0"/>
                            <a:ext cx="0" cy="27709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1" name="文本框 6"/>
                        <wps:cNvSpPr txBox="1"/>
                        <wps:spPr>
                          <a:xfrm>
                            <a:off x="601980" y="274320"/>
                            <a:ext cx="769620" cy="256540"/>
                          </a:xfrm>
                          <a:prstGeom prst="rect">
                            <a:avLst/>
                          </a:prstGeom>
                          <a:solidFill>
                            <a:schemeClr val="lt1"/>
                          </a:solidFill>
                          <a:ln w="12700">
                            <a:solidFill>
                              <a:prstClr val="black"/>
                            </a:solidFill>
                          </a:ln>
                        </wps:spPr>
                        <wps:txbx>
                          <w:txbxContent>
                            <w:p w14:paraId="50253EAF">
                              <w:pPr>
                                <w:ind w:firstLine="0" w:firstLineChars="0"/>
                              </w:pPr>
                              <w:del w:id="462" w:author="黄博阳" w:date="2026-02-28T15:38:13Z">
                                <w:r>
                                  <w:rPr>
                                    <w:rFonts w:hint="default"/>
                                    <w:lang w:val="en-US"/>
                                  </w:rPr>
                                  <w:delText>T</w:delText>
                                </w:r>
                              </w:del>
                              <w:ins w:id="463" w:author="黄博阳" w:date="2026-02-28T15:38:16Z">
                                <w:r>
                                  <w:rPr>
                                    <w:rFonts w:hint="eastAsia"/>
                                    <w:lang w:val="en-US" w:eastAsia="zh-CN"/>
                                  </w:rPr>
                                  <w:t>t</w:t>
                                </w:r>
                              </w:ins>
                              <w:r>
                                <w:t>rigger</w:t>
                              </w:r>
                              <w:r>
                                <w:rPr>
                                  <w:rFonts w:hint="eastAsia"/>
                                </w:rPr>
                                <w:t>帧</w:t>
                              </w:r>
                            </w:p>
                          </w:txbxContent>
                        </wps:txbx>
                        <wps:bodyPr rot="0" spcFirstLastPara="0" vertOverflow="overflow" horzOverflow="overflow" vert="horz" wrap="square" lIns="72000" tIns="0" rIns="72000" bIns="0" numCol="1" spcCol="0" rtlCol="0" fromWordArt="0" anchor="t" anchorCtr="0" forceAA="0" compatLnSpc="1">
                          <a:noAutofit/>
                        </wps:bodyPr>
                      </wps:wsp>
                      <wps:wsp>
                        <wps:cNvPr id="22" name="文本框 12"/>
                        <wps:cNvSpPr txBox="1"/>
                        <wps:spPr>
                          <a:xfrm>
                            <a:off x="2720340" y="274320"/>
                            <a:ext cx="1059180" cy="256540"/>
                          </a:xfrm>
                          <a:prstGeom prst="rect">
                            <a:avLst/>
                          </a:prstGeom>
                          <a:solidFill>
                            <a:schemeClr val="lt1"/>
                          </a:solidFill>
                          <a:ln w="12700">
                            <a:solidFill>
                              <a:prstClr val="black"/>
                            </a:solidFill>
                          </a:ln>
                        </wps:spPr>
                        <wps:txbx>
                          <w:txbxContent>
                            <w:p w14:paraId="6AA38F1F">
                              <w:pPr>
                                <w:ind w:firstLine="0" w:firstLineChars="0"/>
                              </w:pPr>
                              <w:r>
                                <w:t>UL-OFDMA</w:t>
                              </w:r>
                              <w:r>
                                <w:rPr>
                                  <w:rFonts w:hint="eastAsia"/>
                                </w:rPr>
                                <w:t>帧</w:t>
                              </w:r>
                            </w:p>
                          </w:txbxContent>
                        </wps:txbx>
                        <wps:bodyPr rot="0" spcFirstLastPara="0" vertOverflow="overflow" horzOverflow="overflow" vert="horz" wrap="square" lIns="72000" tIns="0" rIns="72000" bIns="0" numCol="1" spcCol="0" rtlCol="0" fromWordArt="0" anchor="t" anchorCtr="0" forceAA="0" compatLnSpc="1">
                          <a:noAutofit/>
                        </wps:bodyPr>
                      </wps:wsp>
                    </wpg:wgp>
                  </a:graphicData>
                </a:graphic>
              </wp:anchor>
            </w:drawing>
          </mc:Choice>
          <mc:Fallback>
            <w:pict>
              <v:group id="_x0000_s1026" o:spid="_x0000_s1026" o:spt="203" style="position:absolute;left:0pt;margin-left:59.25pt;margin-top:1.35pt;height:42pt;width:343pt;z-index:251673600;mso-width-relative:page;mso-height-relative:page;" coordsize="4356000,533400" o:gfxdata="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">
                <o:lock v:ext="edit" aspectratio="f"/>
                <v:shape id="直接箭头连接符 4" o:spid="_x0000_s1026" o:spt="32" type="#_x0000_t32" style="position:absolute;left:0;top:533400;height:0;width:4356000;" filled="f" stroked="t" coordsize="21600,21600" o:gfxdata="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3WH8K8AAAA&#10;2wAAAA8AAAAAAAAAAQAgAAAAIgAAAGRycy9kb3ducmV2LnhtbFBLAQIUABQAAAAIAIdO4kAzLwWe&#10;OwAAADkAAAAQAAAAAAAAAAEAIAAAAAsBAABkcnMvc2hhcGV4bWwueG1sUEsFBgAAAAAGAAYAWwEA&#10;ALUDAAAAAA==&#10;">
                  <v:fill on="f" focussize="0,0"/>
                  <v:stroke weight="1pt" color="#000000 [3213]" miterlimit="8" joinstyle="miter" endarrow="block"/>
                  <v:imagedata o:title=""/>
                  <o:lock v:ext="edit" aspectratio="f"/>
                </v:shape>
                <v:shape id="直接箭头连接符 7" o:spid="_x0000_s1026" o:spt="32" type="#_x0000_t32" style="position:absolute;left:1383029;top:71628;height:0;width:1337310;" filled="f" stroked="t" coordsize="21600,21600" o:gfxdata="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wBzLsAAADb&#10;AAAADwAAAAAAAAABACAAAAAiAAAAZHJzL2Rvd25yZXYueG1sUEsBAhQAFAAAAAgAh07iQDMvBZ47&#10;AAAAOQAAABAAAAAAAAAAAQAgAAAACgEAAGRycy9zaGFwZXhtbC54bWxQSwUGAAAAAAYABgBbAQAA&#10;tAMAAAAA&#10;">
                  <v:fill on="f" focussize="0,0"/>
                  <v:stroke weight="0.5pt" color="#000000 [3213]" miterlimit="8" joinstyle="miter" startarrow="block" endarrow="block"/>
                  <v:imagedata o:title=""/>
                  <o:lock v:ext="edit" aspectratio="f"/>
                </v:shape>
                <v:line id="直接连接符 9" o:spid="_x0000_s1026" o:spt="20" style="position:absolute;left:1371600;top:0;height:277091;width:0;" filled="f" stroked="t" coordsize="21600,21600" o:gfxdata="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6gbM5vQAA&#10;ANsAAAAPAAAAAAAAAAEAIAAAACIAAABkcnMvZG93bnJldi54bWxQSwECFAAUAAAACACHTuJAMy8F&#10;njsAAAA5AAAAEAAAAAAAAAABACAAAAAMAQAAZHJzL3NoYXBleG1sLnhtbFBLBQYAAAAABgAGAFsB&#10;AAC2AwAAAAA=&#10;">
                  <v:fill on="f" focussize="0,0"/>
                  <v:stroke weight="0.5pt" color="#000000 [3213]" miterlimit="8" joinstyle="miter"/>
                  <v:imagedata o:title=""/>
                  <o:lock v:ext="edit" aspectratio="f"/>
                </v:line>
                <v:line id="直接连接符 10" o:spid="_x0000_s1026" o:spt="20" style="position:absolute;left:2712720;top:0;height:277091;width:0;" filled="f" stroked="t" coordsize="21600,21600" o:gfxdata="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l19AZvQAA&#10;ANsAAAAPAAAAAAAAAAEAIAAAACIAAABkcnMvZG93bnJldi54bWxQSwECFAAUAAAACACHTuJAMy8F&#10;njsAAAA5AAAAEAAAAAAAAAABACAAAAAMAQAAZHJzL3NoYXBleG1sLnhtbFBLBQYAAAAABgAGAFsB&#10;AAC2AwAAAAA=&#10;">
                  <v:fill on="f" focussize="0,0"/>
                  <v:stroke weight="0.5pt" color="#000000 [3213]" miterlimit="8" joinstyle="miter"/>
                  <v:imagedata o:title=""/>
                  <o:lock v:ext="edit" aspectratio="f"/>
                </v:line>
                <v:shape id="文本框 6" o:spid="_x0000_s1026" o:spt="202" type="#_x0000_t202" style="position:absolute;left:601980;top:274320;height:256540;width:769620;" fillcolor="#FFFFFF [3201]" filled="t" stroked="t" coordsize="21600,21600" o:gfxdata="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akOhSugAAANsA&#10;AAAPAAAAAAAAAAEAIAAAACIAAABkcnMvZG93bnJldi54bWxQSwECFAAUAAAACACHTuJAMy8FnjsA&#10;AAA5AAAAEAAAAAAAAAABACAAAAAJAQAAZHJzL3NoYXBleG1sLnhtbFBLBQYAAAAABgAGAFsBAACz&#10;AwAAAAA=&#10;">
                  <v:fill on="t" focussize="0,0"/>
                  <v:stroke weight="1pt" color="#000000" joinstyle="round"/>
                  <v:imagedata o:title=""/>
                  <o:lock v:ext="edit" aspectratio="f"/>
                  <v:textbox inset="2mm,0mm,2mm,0mm">
                    <w:txbxContent>
                      <w:p w14:paraId="50253EAF">
                        <w:pPr>
                          <w:ind w:firstLine="0" w:firstLineChars="0"/>
                        </w:pPr>
                        <w:del w:id="464" w:author="黄博阳" w:date="2026-02-28T15:38:13Z">
                          <w:r>
                            <w:rPr>
                              <w:rFonts w:hint="default"/>
                              <w:lang w:val="en-US"/>
                            </w:rPr>
                            <w:delText>T</w:delText>
                          </w:r>
                        </w:del>
                        <w:ins w:id="465" w:author="黄博阳" w:date="2026-02-28T15:38:16Z">
                          <w:r>
                            <w:rPr>
                              <w:rFonts w:hint="eastAsia"/>
                              <w:lang w:val="en-US" w:eastAsia="zh-CN"/>
                            </w:rPr>
                            <w:t>t</w:t>
                          </w:r>
                        </w:ins>
                        <w:r>
                          <w:t>rigger</w:t>
                        </w:r>
                        <w:r>
                          <w:rPr>
                            <w:rFonts w:hint="eastAsia"/>
                          </w:rPr>
                          <w:t>帧</w:t>
                        </w:r>
                      </w:p>
                    </w:txbxContent>
                  </v:textbox>
                </v:shape>
                <v:shape id="文本框 12" o:spid="_x0000_s1026" o:spt="202" type="#_x0000_t202" style="position:absolute;left:2720340;top:274320;height:256540;width:1059180;" fillcolor="#FFFFFF [3201]" filled="t" stroked="t" coordsize="21600,21600" o:gfxdata="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kJ2JbsAAADb&#10;AAAADwAAAAAAAAABACAAAAAiAAAAZHJzL2Rvd25yZXYueG1sUEsBAhQAFAAAAAgAh07iQDMvBZ47&#10;AAAAOQAAABAAAAAAAAAAAQAgAAAACgEAAGRycy9zaGFwZXhtbC54bWxQSwUGAAAAAAYABgBbAQAA&#10;tAMAAAAA&#10;">
                  <v:fill on="t" focussize="0,0"/>
                  <v:stroke weight="1pt" color="#000000" joinstyle="round"/>
                  <v:imagedata o:title=""/>
                  <o:lock v:ext="edit" aspectratio="f"/>
                  <v:textbox inset="2mm,0mm,2mm,0mm">
                    <w:txbxContent>
                      <w:p w14:paraId="6AA38F1F">
                        <w:pPr>
                          <w:ind w:firstLine="0" w:firstLineChars="0"/>
                        </w:pPr>
                        <w:r>
                          <w:t>UL-OFDMA</w:t>
                        </w:r>
                        <w:r>
                          <w:rPr>
                            <w:rFonts w:hint="eastAsia"/>
                          </w:rPr>
                          <w:t>帧</w:t>
                        </w:r>
                      </w:p>
                    </w:txbxContent>
                  </v:textbox>
                </v:shape>
              </v:group>
            </w:pict>
          </mc:Fallback>
        </mc:AlternateContent>
      </w:r>
    </w:p>
    <w:p w14:paraId="1E865DBB">
      <w:pPr>
        <w:pStyle w:val="502"/>
        <w:numPr>
          <w:ilvl w:val="0"/>
          <w:numId w:val="0"/>
        </w:numPr>
        <w:tabs>
          <w:tab w:val="left" w:pos="0"/>
        </w:tabs>
        <w:adjustRightInd w:val="0"/>
        <w:snapToGrid w:val="0"/>
        <w:ind w:left="0" w:firstLineChars="0"/>
        <w:rPr>
          <w:ins w:id="466" w:author="Gutingting " w:date="2026-02-13T10:11:49Z"/>
          <w:rFonts w:hint="eastAsia"/>
        </w:rPr>
      </w:pPr>
    </w:p>
    <w:p w14:paraId="761E5ADF">
      <w:pPr>
        <w:pStyle w:val="502"/>
        <w:numPr>
          <w:ilvl w:val="0"/>
          <w:numId w:val="0"/>
        </w:numPr>
        <w:tabs>
          <w:tab w:val="left" w:pos="0"/>
        </w:tabs>
        <w:adjustRightInd w:val="0"/>
        <w:snapToGrid w:val="0"/>
        <w:ind w:left="0" w:firstLineChars="0"/>
        <w:rPr>
          <w:ins w:id="467" w:author="Gutingting " w:date="2026-02-13T10:11:50Z"/>
          <w:rFonts w:hint="eastAsia"/>
        </w:rPr>
      </w:pPr>
    </w:p>
    <w:p w14:paraId="366AB4A8">
      <w:pPr>
        <w:pStyle w:val="502"/>
        <w:numPr>
          <w:ilvl w:val="0"/>
          <w:numId w:val="0"/>
        </w:numPr>
        <w:tabs>
          <w:tab w:val="left" w:pos="0"/>
        </w:tabs>
        <w:adjustRightInd w:val="0"/>
        <w:snapToGrid w:val="0"/>
        <w:ind w:left="0" w:firstLineChars="0"/>
        <w:rPr>
          <w:rFonts w:hint="eastAsia"/>
        </w:rPr>
      </w:pPr>
    </w:p>
    <w:p w14:paraId="7954E7B7">
      <w:pPr>
        <w:pStyle w:val="502"/>
        <w:adjustRightInd w:val="0"/>
        <w:snapToGrid w:val="0"/>
        <w:ind w:firstLineChars="0"/>
      </w:pPr>
    </w:p>
    <w:p w14:paraId="77A5F2EE">
      <w:pPr>
        <w:pStyle w:val="502"/>
        <w:numPr>
          <w:ilvl w:val="0"/>
          <w:numId w:val="50"/>
        </w:numPr>
        <w:adjustRightInd w:val="0"/>
        <w:snapToGrid w:val="0"/>
        <w:ind w:left="839" w:hanging="419" w:firstLineChars="0"/>
      </w:pPr>
      <w:r>
        <w:rPr>
          <w:rFonts w:hint="eastAsia"/>
        </w:rPr>
        <w:t>不同站点的发射功率按照trigger中的“功率回退”字段指示回退。</w:t>
      </w:r>
    </w:p>
    <w:bookmarkEnd w:id="475"/>
    <w:p w14:paraId="4A851455">
      <w:pPr>
        <w:pStyle w:val="79"/>
      </w:pPr>
      <w:bookmarkStart w:id="364" w:name="_Toc10010"/>
      <w:bookmarkStart w:id="365" w:name="_Toc22777"/>
      <w:bookmarkStart w:id="366" w:name="_Toc13445"/>
      <w:bookmarkStart w:id="367" w:name="_Toc17500"/>
      <w:bookmarkStart w:id="368" w:name="_Toc31951"/>
      <w:bookmarkStart w:id="369" w:name="_Toc219895885"/>
      <w:bookmarkStart w:id="370" w:name="_Toc31077"/>
      <w:bookmarkStart w:id="371" w:name="_Toc6347"/>
      <w:bookmarkStart w:id="372" w:name="_Toc11329"/>
      <w:bookmarkStart w:id="373" w:name="_Toc19670"/>
      <w:r>
        <w:rPr>
          <w:rFonts w:hint="eastAsia"/>
        </w:rPr>
        <w:t>物理层数据服务</w:t>
      </w:r>
      <w:bookmarkEnd w:id="364"/>
      <w:bookmarkEnd w:id="365"/>
      <w:bookmarkEnd w:id="366"/>
      <w:bookmarkEnd w:id="367"/>
      <w:bookmarkEnd w:id="368"/>
      <w:bookmarkEnd w:id="369"/>
      <w:bookmarkEnd w:id="370"/>
      <w:bookmarkEnd w:id="371"/>
      <w:bookmarkEnd w:id="372"/>
      <w:bookmarkEnd w:id="373"/>
    </w:p>
    <w:p w14:paraId="3A4AAF16">
      <w:pPr>
        <w:pStyle w:val="78"/>
      </w:pPr>
      <w:r>
        <w:t>物理层服务参考模型</w:t>
      </w:r>
    </w:p>
    <w:p w14:paraId="1A3BD909">
      <w:pPr>
        <w:pStyle w:val="85"/>
        <w:ind w:firstLine="420"/>
        <w:rPr>
          <w:rFonts w:ascii="Times New Roman"/>
        </w:rPr>
      </w:pPr>
      <w:r>
        <w:rPr>
          <w:rFonts w:hint="eastAsia"/>
        </w:rPr>
        <w:t>参考</w:t>
      </w:r>
      <w:r>
        <w:rPr>
          <w:rFonts w:hint="eastAsia" w:ascii="Times New Roman"/>
          <w:kern w:val="2"/>
          <w:szCs w:val="22"/>
        </w:rPr>
        <w:t>Q/CSG1204111.3-2022</w:t>
      </w:r>
      <w:r>
        <w:rPr>
          <w:rFonts w:hint="eastAsia"/>
        </w:rPr>
        <w:t xml:space="preserve"> 《低压电力线宽带载波通信规约 第</w:t>
      </w:r>
      <w:r>
        <w:t>3</w:t>
      </w:r>
      <w:r>
        <w:rPr>
          <w:rFonts w:hint="eastAsia"/>
        </w:rPr>
        <w:t>部分：物理层通信协议（试行）》</w:t>
      </w:r>
      <w:r>
        <w:t>7.1</w:t>
      </w:r>
      <w:r>
        <w:rPr>
          <w:rFonts w:hint="eastAsia"/>
        </w:rPr>
        <w:t>物理层服务参考模型。</w:t>
      </w:r>
    </w:p>
    <w:p w14:paraId="3F71FB56">
      <w:pPr>
        <w:pStyle w:val="78"/>
      </w:pPr>
      <w:r>
        <w:rPr>
          <w:rFonts w:hint="eastAsia"/>
        </w:rPr>
        <w:t>物理层基本服务接口</w:t>
      </w:r>
    </w:p>
    <w:p w14:paraId="16F53C92">
      <w:pPr>
        <w:pStyle w:val="77"/>
      </w:pPr>
      <w:r>
        <w:t>发射机信号开始发送状态原语</w:t>
      </w:r>
    </w:p>
    <w:p w14:paraId="78BFB3DB">
      <w:pPr>
        <w:ind w:firstLine="420"/>
      </w:pPr>
      <w:r>
        <w:rPr>
          <w:rFonts w:hint="eastAsia"/>
        </w:rPr>
        <w:t>参考Q/CSG1204111.</w:t>
      </w:r>
      <w:r>
        <w:t>3</w:t>
      </w:r>
      <w:r>
        <w:rPr>
          <w:rFonts w:hint="eastAsia"/>
        </w:rPr>
        <w:t>-2022 《低压电力线宽带载波通信规约 第</w:t>
      </w:r>
      <w:r>
        <w:t>3</w:t>
      </w:r>
      <w:r>
        <w:rPr>
          <w:rFonts w:hint="eastAsia"/>
        </w:rPr>
        <w:t>部分：物理层通信协议（试行）》</w:t>
      </w:r>
      <w:r>
        <w:t>7.2.1</w:t>
      </w:r>
      <w:bookmarkStart w:id="374" w:name="_Toc403570491"/>
      <w:bookmarkStart w:id="375" w:name="_Toc402983046"/>
      <w:bookmarkStart w:id="376" w:name="_Toc402983978"/>
      <w:bookmarkStart w:id="377" w:name="_Toc402983512"/>
      <w:bookmarkStart w:id="378" w:name="_Toc403585449"/>
      <w:bookmarkStart w:id="379" w:name="_Toc408860077"/>
      <w:bookmarkStart w:id="380" w:name="_Toc439785741"/>
      <w:bookmarkStart w:id="381" w:name="_Toc19922"/>
      <w:bookmarkStart w:id="382" w:name="_Toc18541"/>
      <w:bookmarkStart w:id="383" w:name="_Toc405476792"/>
      <w:bookmarkStart w:id="384" w:name="_Toc20176"/>
      <w:bookmarkStart w:id="385" w:name="_Toc1541"/>
      <w:r>
        <w:rPr>
          <w:rFonts w:hint="eastAsia"/>
        </w:rPr>
        <w:t>发射机信号开始发送状态</w:t>
      </w:r>
      <w:bookmarkEnd w:id="374"/>
      <w:bookmarkEnd w:id="375"/>
      <w:bookmarkEnd w:id="376"/>
      <w:bookmarkEnd w:id="377"/>
      <w:bookmarkEnd w:id="378"/>
      <w:r>
        <w:rPr>
          <w:rFonts w:hint="eastAsia"/>
        </w:rPr>
        <w:t>原语</w:t>
      </w:r>
      <w:bookmarkEnd w:id="379"/>
      <w:bookmarkEnd w:id="380"/>
      <w:bookmarkEnd w:id="381"/>
      <w:bookmarkEnd w:id="382"/>
      <w:bookmarkEnd w:id="383"/>
      <w:bookmarkEnd w:id="384"/>
      <w:bookmarkEnd w:id="385"/>
      <w:r>
        <w:rPr>
          <w:rFonts w:hint="eastAsia"/>
        </w:rPr>
        <w:t>。</w:t>
      </w:r>
    </w:p>
    <w:p w14:paraId="6506B27D">
      <w:pPr>
        <w:pStyle w:val="77"/>
      </w:pPr>
      <w:r>
        <w:t>发射机信号发送完成状态原语</w:t>
      </w:r>
    </w:p>
    <w:p w14:paraId="0B209855">
      <w:pPr>
        <w:ind w:firstLine="420"/>
      </w:pPr>
      <w:r>
        <w:rPr>
          <w:rFonts w:hint="eastAsia"/>
        </w:rPr>
        <w:t>参考Q/CSG1204111.</w:t>
      </w:r>
      <w:r>
        <w:t>3</w:t>
      </w:r>
      <w:r>
        <w:rPr>
          <w:rFonts w:hint="eastAsia"/>
        </w:rPr>
        <w:t>-2022 《低压电力线宽带载波通信规约 第</w:t>
      </w:r>
      <w:r>
        <w:t>3</w:t>
      </w:r>
      <w:r>
        <w:rPr>
          <w:rFonts w:hint="eastAsia"/>
        </w:rPr>
        <w:t>部分：物理层通信协议（试行）》</w:t>
      </w:r>
      <w:r>
        <w:t xml:space="preserve">7.2.2 </w:t>
      </w:r>
      <w:r>
        <w:rPr>
          <w:rFonts w:hint="eastAsia"/>
        </w:rPr>
        <w:t>发射机信号发送完成状态原语。</w:t>
      </w:r>
    </w:p>
    <w:p w14:paraId="7B88CBEA">
      <w:pPr>
        <w:pStyle w:val="77"/>
      </w:pPr>
      <w:r>
        <w:t>接收机信号接收开始状态原语</w:t>
      </w:r>
    </w:p>
    <w:p w14:paraId="26FD2D55">
      <w:pPr>
        <w:ind w:firstLine="420"/>
      </w:pPr>
      <w:r>
        <w:rPr>
          <w:rFonts w:hint="eastAsia"/>
        </w:rPr>
        <w:t>参考Q/CSG1204111.</w:t>
      </w:r>
      <w:r>
        <w:t>3</w:t>
      </w:r>
      <w:r>
        <w:rPr>
          <w:rFonts w:hint="eastAsia"/>
        </w:rPr>
        <w:t>-2022 《低压电力线宽带载波通信规约 第</w:t>
      </w:r>
      <w:r>
        <w:t>3</w:t>
      </w:r>
      <w:r>
        <w:rPr>
          <w:rFonts w:hint="eastAsia"/>
        </w:rPr>
        <w:t>部分：物理层通信协议（试行）》</w:t>
      </w:r>
      <w:r>
        <w:t xml:space="preserve">7.2.3 </w:t>
      </w:r>
      <w:r>
        <w:rPr>
          <w:rFonts w:hint="eastAsia"/>
        </w:rPr>
        <w:t>接收机信号接收开始状态原语。</w:t>
      </w:r>
    </w:p>
    <w:p w14:paraId="1FE67031">
      <w:pPr>
        <w:pStyle w:val="77"/>
      </w:pPr>
      <w:r>
        <w:t>接收机帧控制接收完成原语</w:t>
      </w:r>
    </w:p>
    <w:p w14:paraId="2A2C5048">
      <w:pPr>
        <w:ind w:firstLine="420"/>
      </w:pPr>
      <w:r>
        <w:rPr>
          <w:rFonts w:hint="eastAsia"/>
        </w:rPr>
        <w:t>参考Q/CSG1204111.</w:t>
      </w:r>
      <w:r>
        <w:t>3</w:t>
      </w:r>
      <w:r>
        <w:rPr>
          <w:rFonts w:hint="eastAsia"/>
        </w:rPr>
        <w:t>-2022 《低压电力线宽带载波通信规约 第</w:t>
      </w:r>
      <w:r>
        <w:t>3</w:t>
      </w:r>
      <w:r>
        <w:rPr>
          <w:rFonts w:hint="eastAsia"/>
        </w:rPr>
        <w:t>部分：物理层通信协议（试行）》</w:t>
      </w:r>
      <w:r>
        <w:t xml:space="preserve">7.2.4 </w:t>
      </w:r>
      <w:r>
        <w:rPr>
          <w:rFonts w:hint="eastAsia"/>
        </w:rPr>
        <w:t>接收机帧控制接收完成原语。</w:t>
      </w:r>
    </w:p>
    <w:p w14:paraId="6A48D1B4">
      <w:pPr>
        <w:pStyle w:val="77"/>
        <w:rPr>
          <w:highlight w:val="yellow"/>
        </w:rPr>
      </w:pPr>
      <w:r>
        <w:rPr>
          <w:highlight w:val="yellow"/>
        </w:rPr>
        <w:t>接收机</w:t>
      </w:r>
      <w:r>
        <w:rPr>
          <w:color w:val="FF0000"/>
          <w:highlight w:val="yellow"/>
        </w:rPr>
        <w:t>帧</w:t>
      </w:r>
      <w:r>
        <w:rPr>
          <w:highlight w:val="yellow"/>
        </w:rPr>
        <w:t>载荷数据接收完成原语</w:t>
      </w:r>
    </w:p>
    <w:p w14:paraId="18BFC389">
      <w:pPr>
        <w:ind w:firstLine="420"/>
      </w:pPr>
      <w:r>
        <w:rPr>
          <w:rFonts w:hint="eastAsia"/>
        </w:rPr>
        <w:t>参考Q/CSG1204111.</w:t>
      </w:r>
      <w:r>
        <w:t>3</w:t>
      </w:r>
      <w:r>
        <w:rPr>
          <w:rFonts w:hint="eastAsia"/>
        </w:rPr>
        <w:t>-2022 《低压电力线宽带载波通信规约 第</w:t>
      </w:r>
      <w:r>
        <w:t>3</w:t>
      </w:r>
      <w:r>
        <w:rPr>
          <w:rFonts w:hint="eastAsia"/>
        </w:rPr>
        <w:t>部分：物理层通信协议（试行）》</w:t>
      </w:r>
      <w:r>
        <w:t xml:space="preserve">7.2.5 </w:t>
      </w:r>
      <w:commentRangeStart w:id="10"/>
      <w:r>
        <w:rPr>
          <w:rFonts w:hint="eastAsia"/>
          <w:highlight w:val="yellow"/>
        </w:rPr>
        <w:t>接收机</w:t>
      </w:r>
      <w:r>
        <w:rPr>
          <w:rFonts w:hint="eastAsia"/>
          <w:color w:val="FF0000"/>
          <w:highlight w:val="yellow"/>
        </w:rPr>
        <w:t>帧</w:t>
      </w:r>
      <w:r>
        <w:rPr>
          <w:rFonts w:hint="eastAsia"/>
          <w:highlight w:val="yellow"/>
        </w:rPr>
        <w:t>载荷数据接收完成原语</w:t>
      </w:r>
      <w:commentRangeEnd w:id="10"/>
      <w:r>
        <w:commentReference w:id="10"/>
      </w:r>
      <w:r>
        <w:rPr>
          <w:rFonts w:hint="eastAsia"/>
        </w:rPr>
        <w:t>。</w:t>
      </w:r>
    </w:p>
    <w:p w14:paraId="5D9DCF78">
      <w:pPr>
        <w:pStyle w:val="77"/>
      </w:pPr>
      <w:r>
        <w:t>噪声功率原语</w:t>
      </w:r>
    </w:p>
    <w:p w14:paraId="61335DAC">
      <w:pPr>
        <w:ind w:firstLine="420"/>
      </w:pPr>
      <w:r>
        <w:t>统计网络空闲或静默时的噪声功率，上报给MAC层，原语格式如</w:t>
      </w:r>
      <w:r>
        <w:rPr>
          <w:rFonts w:hint="eastAsia" w:ascii="宋体" w:hAnsi="宋体" w:cs="宋体"/>
          <w:b w:val="0"/>
          <w:bCs w:val="0"/>
        </w:rPr>
        <w:fldChar w:fldCharType="begin"/>
      </w:r>
      <w:r>
        <w:rPr>
          <w:rFonts w:hint="eastAsia" w:ascii="宋体" w:hAnsi="宋体" w:cs="宋体"/>
          <w:b w:val="0"/>
          <w:bCs w:val="0"/>
        </w:rPr>
        <w:instrText xml:space="preserve"> REF _Ref220684444 \h </w:instrText>
      </w:r>
      <w:r>
        <w:rPr>
          <w:rFonts w:hint="eastAsia" w:ascii="宋体" w:hAnsi="宋体" w:cs="宋体"/>
          <w:b w:val="0"/>
          <w:bCs w:val="0"/>
        </w:rPr>
        <w:fldChar w:fldCharType="separate"/>
      </w:r>
      <w:r>
        <w:rPr>
          <w:rFonts w:hint="eastAsia" w:ascii="宋体" w:hAnsi="宋体" w:eastAsia="宋体" w:cs="宋体"/>
          <w:b w:val="0"/>
          <w:bCs w:val="0"/>
          <w:szCs w:val="20"/>
        </w:rPr>
        <w:t>表 25</w:t>
      </w:r>
      <w:r>
        <w:rPr>
          <w:rFonts w:hint="eastAsia" w:ascii="宋体" w:hAnsi="宋体" w:cs="宋体"/>
          <w:b w:val="0"/>
          <w:bCs w:val="0"/>
        </w:rPr>
        <w:fldChar w:fldCharType="end"/>
      </w:r>
      <w:r>
        <w:t>所示。</w:t>
      </w:r>
    </w:p>
    <w:p w14:paraId="279FDA64">
      <w:pPr>
        <w:ind w:left="840" w:hanging="420" w:firstLineChars="0"/>
        <w:jc w:val="center"/>
        <w:rPr>
          <w:rFonts w:hint="eastAsia" w:ascii="黑体" w:hAnsi="黑体" w:eastAsia="黑体" w:cs="黑体"/>
          <w:szCs w:val="21"/>
        </w:rPr>
      </w:pPr>
      <w:bookmarkStart w:id="386" w:name="_Ref220684444"/>
      <w:r>
        <w:rPr>
          <w:rFonts w:hint="eastAsia" w:ascii="黑体" w:hAnsi="黑体" w:eastAsia="黑体" w:cs="黑体"/>
          <w:szCs w:val="20"/>
        </w:rPr>
        <w:t xml:space="preserve">表 </w:t>
      </w:r>
      <w:r>
        <w:rPr>
          <w:rFonts w:hint="eastAsia" w:ascii="黑体" w:hAnsi="黑体" w:eastAsia="黑体" w:cs="黑体"/>
          <w:szCs w:val="20"/>
        </w:rPr>
        <w:fldChar w:fldCharType="begin"/>
      </w:r>
      <w:r>
        <w:rPr>
          <w:rFonts w:hint="eastAsia" w:ascii="黑体" w:hAnsi="黑体" w:eastAsia="黑体" w:cs="黑体"/>
          <w:szCs w:val="20"/>
        </w:rPr>
        <w:instrText xml:space="preserve"> SEQ 表 \* ARABIC </w:instrText>
      </w:r>
      <w:r>
        <w:rPr>
          <w:rFonts w:hint="eastAsia" w:ascii="黑体" w:hAnsi="黑体" w:eastAsia="黑体" w:cs="黑体"/>
          <w:szCs w:val="20"/>
        </w:rPr>
        <w:fldChar w:fldCharType="separate"/>
      </w:r>
      <w:r>
        <w:rPr>
          <w:rFonts w:hint="eastAsia" w:ascii="黑体" w:hAnsi="黑体" w:eastAsia="黑体" w:cs="黑体"/>
          <w:szCs w:val="20"/>
        </w:rPr>
        <w:t>25</w:t>
      </w:r>
      <w:r>
        <w:rPr>
          <w:rFonts w:hint="eastAsia" w:ascii="黑体" w:hAnsi="黑体" w:eastAsia="黑体" w:cs="黑体"/>
          <w:szCs w:val="20"/>
        </w:rPr>
        <w:fldChar w:fldCharType="end"/>
      </w:r>
      <w:bookmarkEnd w:id="386"/>
      <w:r>
        <w:rPr>
          <w:rFonts w:hint="eastAsia" w:ascii="黑体" w:hAnsi="黑体" w:eastAsia="黑体" w:cs="黑体"/>
          <w:szCs w:val="21"/>
        </w:rPr>
        <w:t xml:space="preserve"> 噪声功率原语</w:t>
      </w:r>
    </w:p>
    <w:tbl>
      <w:tblPr>
        <w:tblStyle w:val="55"/>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376"/>
        <w:gridCol w:w="1560"/>
        <w:gridCol w:w="1417"/>
        <w:gridCol w:w="2835"/>
      </w:tblGrid>
      <w:tr w14:paraId="3727C6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tcPr>
          <w:p w14:paraId="17F0DBD7">
            <w:pPr>
              <w:widowControl/>
              <w:tabs>
                <w:tab w:val="decimal" w:pos="0"/>
              </w:tabs>
              <w:ind w:firstLine="0" w:firstLineChars="0"/>
              <w:jc w:val="center"/>
              <w:rPr>
                <w:kern w:val="0"/>
                <w:sz w:val="18"/>
                <w:szCs w:val="18"/>
              </w:rPr>
            </w:pPr>
            <w:r>
              <w:rPr>
                <w:kern w:val="0"/>
                <w:sz w:val="18"/>
                <w:szCs w:val="18"/>
              </w:rPr>
              <w:t>名称</w:t>
            </w:r>
          </w:p>
        </w:tc>
        <w:tc>
          <w:tcPr>
            <w:tcW w:w="1560" w:type="dxa"/>
            <w:tcBorders>
              <w:right w:val="single" w:color="auto" w:sz="4" w:space="0"/>
            </w:tcBorders>
          </w:tcPr>
          <w:p w14:paraId="1DC45411">
            <w:pPr>
              <w:widowControl/>
              <w:tabs>
                <w:tab w:val="decimal" w:pos="0"/>
              </w:tabs>
              <w:ind w:firstLine="0" w:firstLineChars="0"/>
              <w:jc w:val="center"/>
              <w:rPr>
                <w:kern w:val="0"/>
                <w:sz w:val="18"/>
                <w:szCs w:val="18"/>
              </w:rPr>
            </w:pPr>
            <w:r>
              <w:rPr>
                <w:kern w:val="0"/>
                <w:sz w:val="18"/>
                <w:szCs w:val="18"/>
              </w:rPr>
              <w:t>类型</w:t>
            </w:r>
          </w:p>
        </w:tc>
        <w:tc>
          <w:tcPr>
            <w:tcW w:w="1417" w:type="dxa"/>
            <w:tcBorders>
              <w:left w:val="single" w:color="auto" w:sz="4" w:space="0"/>
            </w:tcBorders>
          </w:tcPr>
          <w:p w14:paraId="5CA0FD7B">
            <w:pPr>
              <w:widowControl/>
              <w:tabs>
                <w:tab w:val="decimal" w:pos="0"/>
              </w:tabs>
              <w:ind w:firstLine="0" w:firstLineChars="0"/>
              <w:jc w:val="center"/>
              <w:rPr>
                <w:kern w:val="0"/>
                <w:sz w:val="18"/>
                <w:szCs w:val="18"/>
              </w:rPr>
            </w:pPr>
            <w:r>
              <w:rPr>
                <w:kern w:val="0"/>
                <w:sz w:val="18"/>
                <w:szCs w:val="18"/>
              </w:rPr>
              <w:t>有效范围</w:t>
            </w:r>
          </w:p>
        </w:tc>
        <w:tc>
          <w:tcPr>
            <w:tcW w:w="2835" w:type="dxa"/>
          </w:tcPr>
          <w:p w14:paraId="4795FACD">
            <w:pPr>
              <w:widowControl/>
              <w:tabs>
                <w:tab w:val="decimal" w:pos="0"/>
              </w:tabs>
              <w:ind w:firstLine="0" w:firstLineChars="0"/>
              <w:jc w:val="center"/>
              <w:rPr>
                <w:kern w:val="0"/>
                <w:sz w:val="18"/>
                <w:szCs w:val="18"/>
              </w:rPr>
            </w:pPr>
            <w:r>
              <w:rPr>
                <w:kern w:val="0"/>
                <w:sz w:val="18"/>
                <w:szCs w:val="18"/>
              </w:rPr>
              <w:t>描述</w:t>
            </w:r>
          </w:p>
        </w:tc>
      </w:tr>
      <w:tr w14:paraId="085EE0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tcPr>
          <w:p w14:paraId="701A2DCB">
            <w:pPr>
              <w:widowControl/>
              <w:tabs>
                <w:tab w:val="decimal" w:pos="0"/>
              </w:tabs>
              <w:ind w:firstLine="0" w:firstLineChars="0"/>
              <w:jc w:val="center"/>
              <w:rPr>
                <w:kern w:val="0"/>
                <w:sz w:val="18"/>
                <w:szCs w:val="18"/>
              </w:rPr>
            </w:pPr>
            <w:r>
              <w:rPr>
                <w:kern w:val="0"/>
                <w:sz w:val="18"/>
                <w:szCs w:val="18"/>
              </w:rPr>
              <w:t>噪声功率</w:t>
            </w:r>
          </w:p>
        </w:tc>
        <w:tc>
          <w:tcPr>
            <w:tcW w:w="1560" w:type="dxa"/>
            <w:tcBorders>
              <w:right w:val="single" w:color="auto" w:sz="4" w:space="0"/>
            </w:tcBorders>
          </w:tcPr>
          <w:p w14:paraId="25116A18">
            <w:pPr>
              <w:widowControl/>
              <w:tabs>
                <w:tab w:val="decimal" w:pos="0"/>
              </w:tabs>
              <w:ind w:firstLine="0" w:firstLineChars="0"/>
              <w:jc w:val="center"/>
              <w:rPr>
                <w:kern w:val="0"/>
                <w:sz w:val="18"/>
                <w:szCs w:val="18"/>
              </w:rPr>
            </w:pPr>
            <w:r>
              <w:rPr>
                <w:kern w:val="0"/>
                <w:sz w:val="18"/>
                <w:szCs w:val="18"/>
              </w:rPr>
              <w:t>1字节</w:t>
            </w:r>
          </w:p>
        </w:tc>
        <w:tc>
          <w:tcPr>
            <w:tcW w:w="1417" w:type="dxa"/>
            <w:tcBorders>
              <w:left w:val="single" w:color="auto" w:sz="4" w:space="0"/>
            </w:tcBorders>
          </w:tcPr>
          <w:p w14:paraId="05D2E2DD">
            <w:pPr>
              <w:widowControl/>
              <w:tabs>
                <w:tab w:val="decimal" w:pos="0"/>
              </w:tabs>
              <w:ind w:firstLine="0" w:firstLineChars="0"/>
              <w:jc w:val="center"/>
              <w:rPr>
                <w:kern w:val="0"/>
                <w:sz w:val="18"/>
                <w:szCs w:val="18"/>
              </w:rPr>
            </w:pPr>
            <w:r>
              <w:rPr>
                <w:rFonts w:hint="eastAsia"/>
                <w:kern w:val="0"/>
                <w:sz w:val="18"/>
                <w:szCs w:val="18"/>
              </w:rPr>
              <w:t>-128~12</w:t>
            </w:r>
            <w:r>
              <w:rPr>
                <w:kern w:val="0"/>
                <w:sz w:val="18"/>
                <w:szCs w:val="18"/>
              </w:rPr>
              <w:t>7</w:t>
            </w:r>
          </w:p>
        </w:tc>
        <w:tc>
          <w:tcPr>
            <w:tcW w:w="2835" w:type="dxa"/>
          </w:tcPr>
          <w:p w14:paraId="456A2427">
            <w:pPr>
              <w:widowControl/>
              <w:tabs>
                <w:tab w:val="decimal" w:pos="0"/>
              </w:tabs>
              <w:ind w:firstLine="0" w:firstLineChars="0"/>
              <w:jc w:val="center"/>
              <w:rPr>
                <w:kern w:val="0"/>
                <w:sz w:val="18"/>
                <w:szCs w:val="18"/>
              </w:rPr>
            </w:pPr>
            <w:r>
              <w:rPr>
                <w:kern w:val="0"/>
                <w:sz w:val="18"/>
                <w:szCs w:val="18"/>
              </w:rPr>
              <w:t>噪声功率</w:t>
            </w:r>
            <w:r>
              <w:rPr>
                <w:rFonts w:hint="eastAsia"/>
                <w:kern w:val="0"/>
                <w:sz w:val="18"/>
                <w:szCs w:val="18"/>
              </w:rPr>
              <w:t>，单位dBm</w:t>
            </w:r>
          </w:p>
        </w:tc>
      </w:tr>
    </w:tbl>
    <w:p w14:paraId="11160CBD">
      <w:pPr>
        <w:pStyle w:val="77"/>
        <w:spacing w:before="240"/>
      </w:pPr>
      <w:r>
        <w:t>信号功率</w:t>
      </w:r>
    </w:p>
    <w:p w14:paraId="36B3F8D8">
      <w:pPr>
        <w:ind w:firstLine="420"/>
      </w:pPr>
      <w:r>
        <w:t>获取信号在两个站点间传输过程的信道衰减，上报给MAC层，</w:t>
      </w:r>
      <w:r>
        <w:rPr>
          <w:rFonts w:hint="eastAsia"/>
        </w:rPr>
        <w:t>原语格式如</w:t>
      </w:r>
      <w:r>
        <w:rPr>
          <w:rFonts w:hint="eastAsia" w:ascii="宋体" w:hAnsi="宋体" w:cs="宋体"/>
        </w:rPr>
        <w:fldChar w:fldCharType="begin"/>
      </w:r>
      <w:r>
        <w:rPr>
          <w:rFonts w:hint="eastAsia" w:ascii="宋体" w:hAnsi="宋体" w:cs="宋体"/>
        </w:rPr>
        <w:instrText xml:space="preserve"> REF _Ref220684484 \h </w:instrText>
      </w:r>
      <w:r>
        <w:rPr>
          <w:rFonts w:hint="eastAsia" w:ascii="宋体" w:hAnsi="宋体" w:cs="宋体"/>
        </w:rPr>
        <w:fldChar w:fldCharType="separate"/>
      </w:r>
      <w:r>
        <w:rPr>
          <w:rFonts w:hint="eastAsia" w:ascii="宋体" w:hAnsi="宋体" w:eastAsia="宋体" w:cs="宋体"/>
          <w:szCs w:val="20"/>
        </w:rPr>
        <w:t>表 26</w:t>
      </w:r>
      <w:r>
        <w:rPr>
          <w:rFonts w:hint="eastAsia" w:ascii="宋体" w:hAnsi="宋体" w:cs="宋体"/>
        </w:rPr>
        <w:fldChar w:fldCharType="end"/>
      </w:r>
      <w:r>
        <w:t>所示。</w:t>
      </w:r>
    </w:p>
    <w:p w14:paraId="6362F2EB">
      <w:pPr>
        <w:ind w:firstLine="420"/>
      </w:pPr>
      <w:r>
        <w:rPr>
          <w:rFonts w:hint="eastAsia"/>
        </w:rPr>
        <w:t>在OFDMA多站点场景下，最多支撑同时4个站点的信号功率上报。</w:t>
      </w:r>
    </w:p>
    <w:p w14:paraId="229ECD69">
      <w:pPr>
        <w:ind w:left="840" w:hanging="420" w:firstLineChars="0"/>
        <w:jc w:val="center"/>
        <w:rPr>
          <w:rFonts w:hint="eastAsia" w:ascii="黑体" w:hAnsi="黑体" w:eastAsia="黑体" w:cs="黑体"/>
          <w:szCs w:val="21"/>
        </w:rPr>
      </w:pPr>
      <w:bookmarkStart w:id="387" w:name="_Ref220684484"/>
      <w:r>
        <w:rPr>
          <w:rFonts w:hint="eastAsia" w:ascii="黑体" w:hAnsi="黑体" w:eastAsia="黑体" w:cs="黑体"/>
          <w:szCs w:val="20"/>
        </w:rPr>
        <w:t xml:space="preserve">表 </w:t>
      </w:r>
      <w:r>
        <w:rPr>
          <w:rFonts w:hint="eastAsia" w:ascii="黑体" w:hAnsi="黑体" w:eastAsia="黑体" w:cs="黑体"/>
          <w:szCs w:val="20"/>
        </w:rPr>
        <w:fldChar w:fldCharType="begin"/>
      </w:r>
      <w:r>
        <w:rPr>
          <w:rFonts w:hint="eastAsia" w:ascii="黑体" w:hAnsi="黑体" w:eastAsia="黑体" w:cs="黑体"/>
          <w:szCs w:val="20"/>
        </w:rPr>
        <w:instrText xml:space="preserve"> SEQ 表 \* ARABIC </w:instrText>
      </w:r>
      <w:r>
        <w:rPr>
          <w:rFonts w:hint="eastAsia" w:ascii="黑体" w:hAnsi="黑体" w:eastAsia="黑体" w:cs="黑体"/>
          <w:szCs w:val="20"/>
        </w:rPr>
        <w:fldChar w:fldCharType="separate"/>
      </w:r>
      <w:r>
        <w:rPr>
          <w:rFonts w:hint="eastAsia" w:ascii="黑体" w:hAnsi="黑体" w:eastAsia="黑体" w:cs="黑体"/>
          <w:szCs w:val="20"/>
        </w:rPr>
        <w:t>26</w:t>
      </w:r>
      <w:r>
        <w:rPr>
          <w:rFonts w:hint="eastAsia" w:ascii="黑体" w:hAnsi="黑体" w:eastAsia="黑体" w:cs="黑体"/>
          <w:szCs w:val="20"/>
        </w:rPr>
        <w:fldChar w:fldCharType="end"/>
      </w:r>
      <w:bookmarkEnd w:id="387"/>
      <w:r>
        <w:rPr>
          <w:rFonts w:hint="eastAsia" w:ascii="黑体" w:hAnsi="黑体" w:eastAsia="黑体" w:cs="黑体"/>
          <w:szCs w:val="21"/>
        </w:rPr>
        <w:t xml:space="preserve"> 信号传输衰减原语</w:t>
      </w:r>
    </w:p>
    <w:tbl>
      <w:tblPr>
        <w:tblStyle w:val="55"/>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376"/>
        <w:gridCol w:w="1560"/>
        <w:gridCol w:w="1417"/>
        <w:gridCol w:w="2835"/>
      </w:tblGrid>
      <w:tr w14:paraId="0FB258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tcPr>
          <w:p w14:paraId="33FE4F45">
            <w:pPr>
              <w:widowControl/>
              <w:tabs>
                <w:tab w:val="decimal" w:pos="0"/>
              </w:tabs>
              <w:ind w:firstLine="0" w:firstLineChars="0"/>
              <w:jc w:val="center"/>
              <w:rPr>
                <w:kern w:val="0"/>
                <w:sz w:val="18"/>
                <w:szCs w:val="18"/>
              </w:rPr>
            </w:pPr>
            <w:r>
              <w:rPr>
                <w:kern w:val="0"/>
                <w:sz w:val="18"/>
                <w:szCs w:val="18"/>
              </w:rPr>
              <w:t>名称</w:t>
            </w:r>
          </w:p>
        </w:tc>
        <w:tc>
          <w:tcPr>
            <w:tcW w:w="1560" w:type="dxa"/>
            <w:tcBorders>
              <w:right w:val="single" w:color="auto" w:sz="4" w:space="0"/>
            </w:tcBorders>
          </w:tcPr>
          <w:p w14:paraId="4BFCF95D">
            <w:pPr>
              <w:widowControl/>
              <w:tabs>
                <w:tab w:val="decimal" w:pos="0"/>
              </w:tabs>
              <w:ind w:firstLine="0" w:firstLineChars="0"/>
              <w:jc w:val="center"/>
              <w:rPr>
                <w:kern w:val="0"/>
                <w:sz w:val="18"/>
                <w:szCs w:val="18"/>
              </w:rPr>
            </w:pPr>
            <w:r>
              <w:rPr>
                <w:kern w:val="0"/>
                <w:sz w:val="18"/>
                <w:szCs w:val="18"/>
              </w:rPr>
              <w:t>类型</w:t>
            </w:r>
          </w:p>
        </w:tc>
        <w:tc>
          <w:tcPr>
            <w:tcW w:w="1417" w:type="dxa"/>
            <w:tcBorders>
              <w:left w:val="single" w:color="auto" w:sz="4" w:space="0"/>
            </w:tcBorders>
          </w:tcPr>
          <w:p w14:paraId="511A6B34">
            <w:pPr>
              <w:widowControl/>
              <w:tabs>
                <w:tab w:val="decimal" w:pos="0"/>
              </w:tabs>
              <w:ind w:firstLine="0" w:firstLineChars="0"/>
              <w:jc w:val="center"/>
              <w:rPr>
                <w:kern w:val="0"/>
                <w:sz w:val="18"/>
                <w:szCs w:val="18"/>
              </w:rPr>
            </w:pPr>
            <w:r>
              <w:rPr>
                <w:kern w:val="0"/>
                <w:sz w:val="18"/>
                <w:szCs w:val="18"/>
              </w:rPr>
              <w:t>有效范围</w:t>
            </w:r>
          </w:p>
        </w:tc>
        <w:tc>
          <w:tcPr>
            <w:tcW w:w="2835" w:type="dxa"/>
          </w:tcPr>
          <w:p w14:paraId="6C492F86">
            <w:pPr>
              <w:widowControl/>
              <w:tabs>
                <w:tab w:val="decimal" w:pos="0"/>
              </w:tabs>
              <w:ind w:firstLine="0" w:firstLineChars="0"/>
              <w:jc w:val="center"/>
              <w:rPr>
                <w:kern w:val="0"/>
                <w:sz w:val="18"/>
                <w:szCs w:val="18"/>
              </w:rPr>
            </w:pPr>
            <w:r>
              <w:rPr>
                <w:kern w:val="0"/>
                <w:sz w:val="18"/>
                <w:szCs w:val="18"/>
              </w:rPr>
              <w:t>描述</w:t>
            </w:r>
          </w:p>
        </w:tc>
      </w:tr>
      <w:tr w14:paraId="520531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tcPr>
          <w:p w14:paraId="5CFC063F">
            <w:pPr>
              <w:widowControl/>
              <w:tabs>
                <w:tab w:val="decimal" w:pos="0"/>
              </w:tabs>
              <w:ind w:firstLine="0" w:firstLineChars="0"/>
              <w:jc w:val="center"/>
              <w:rPr>
                <w:kern w:val="0"/>
                <w:sz w:val="18"/>
                <w:szCs w:val="18"/>
              </w:rPr>
            </w:pPr>
            <w:r>
              <w:rPr>
                <w:kern w:val="0"/>
                <w:sz w:val="18"/>
                <w:szCs w:val="18"/>
              </w:rPr>
              <w:t>信号</w:t>
            </w:r>
            <w:r>
              <w:rPr>
                <w:rFonts w:hint="eastAsia"/>
                <w:kern w:val="0"/>
                <w:sz w:val="18"/>
                <w:szCs w:val="18"/>
              </w:rPr>
              <w:t>功率（站点1）</w:t>
            </w:r>
          </w:p>
        </w:tc>
        <w:tc>
          <w:tcPr>
            <w:tcW w:w="1560" w:type="dxa"/>
            <w:tcBorders>
              <w:right w:val="single" w:color="auto" w:sz="4" w:space="0"/>
            </w:tcBorders>
          </w:tcPr>
          <w:p w14:paraId="14517749">
            <w:pPr>
              <w:widowControl/>
              <w:tabs>
                <w:tab w:val="decimal" w:pos="0"/>
              </w:tabs>
              <w:ind w:firstLine="0" w:firstLineChars="0"/>
              <w:jc w:val="center"/>
              <w:rPr>
                <w:kern w:val="0"/>
                <w:sz w:val="18"/>
                <w:szCs w:val="18"/>
              </w:rPr>
            </w:pPr>
            <w:r>
              <w:rPr>
                <w:kern w:val="0"/>
                <w:sz w:val="18"/>
                <w:szCs w:val="18"/>
              </w:rPr>
              <w:t>1字节</w:t>
            </w:r>
          </w:p>
        </w:tc>
        <w:tc>
          <w:tcPr>
            <w:tcW w:w="1417" w:type="dxa"/>
            <w:tcBorders>
              <w:left w:val="single" w:color="auto" w:sz="4" w:space="0"/>
            </w:tcBorders>
          </w:tcPr>
          <w:p w14:paraId="0AE3410E">
            <w:pPr>
              <w:widowControl/>
              <w:tabs>
                <w:tab w:val="decimal" w:pos="0"/>
              </w:tabs>
              <w:ind w:firstLine="0" w:firstLineChars="0"/>
              <w:jc w:val="center"/>
              <w:rPr>
                <w:kern w:val="0"/>
                <w:sz w:val="18"/>
                <w:szCs w:val="18"/>
              </w:rPr>
            </w:pPr>
            <w:r>
              <w:rPr>
                <w:rFonts w:hint="eastAsia"/>
                <w:kern w:val="0"/>
                <w:sz w:val="18"/>
                <w:szCs w:val="18"/>
              </w:rPr>
              <w:t>-128~12</w:t>
            </w:r>
            <w:r>
              <w:rPr>
                <w:kern w:val="0"/>
                <w:sz w:val="18"/>
                <w:szCs w:val="18"/>
              </w:rPr>
              <w:t>7</w:t>
            </w:r>
          </w:p>
        </w:tc>
        <w:tc>
          <w:tcPr>
            <w:tcW w:w="2835" w:type="dxa"/>
          </w:tcPr>
          <w:p w14:paraId="3E0006F5">
            <w:pPr>
              <w:widowControl/>
              <w:tabs>
                <w:tab w:val="decimal" w:pos="0"/>
              </w:tabs>
              <w:ind w:firstLine="0" w:firstLineChars="0"/>
              <w:jc w:val="center"/>
              <w:rPr>
                <w:kern w:val="0"/>
                <w:sz w:val="18"/>
                <w:szCs w:val="18"/>
              </w:rPr>
            </w:pPr>
            <w:r>
              <w:rPr>
                <w:rFonts w:hint="eastAsia"/>
                <w:kern w:val="0"/>
                <w:sz w:val="18"/>
                <w:szCs w:val="18"/>
              </w:rPr>
              <w:t>接收信号</w:t>
            </w:r>
            <w:r>
              <w:rPr>
                <w:kern w:val="0"/>
                <w:sz w:val="18"/>
                <w:szCs w:val="18"/>
              </w:rPr>
              <w:t>功率</w:t>
            </w:r>
            <w:r>
              <w:rPr>
                <w:rFonts w:hint="eastAsia"/>
                <w:kern w:val="0"/>
                <w:sz w:val="18"/>
                <w:szCs w:val="18"/>
              </w:rPr>
              <w:t>，单位dBm</w:t>
            </w:r>
          </w:p>
        </w:tc>
      </w:tr>
      <w:tr w14:paraId="1878B1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tcPr>
          <w:p w14:paraId="231B4A1B">
            <w:pPr>
              <w:widowControl/>
              <w:tabs>
                <w:tab w:val="decimal" w:pos="0"/>
              </w:tabs>
              <w:ind w:firstLine="0" w:firstLineChars="0"/>
              <w:jc w:val="center"/>
              <w:rPr>
                <w:kern w:val="0"/>
                <w:sz w:val="18"/>
                <w:szCs w:val="18"/>
              </w:rPr>
            </w:pPr>
            <w:r>
              <w:rPr>
                <w:kern w:val="0"/>
                <w:sz w:val="18"/>
                <w:szCs w:val="18"/>
              </w:rPr>
              <w:t>信号</w:t>
            </w:r>
            <w:r>
              <w:rPr>
                <w:rFonts w:hint="eastAsia"/>
                <w:kern w:val="0"/>
                <w:sz w:val="18"/>
                <w:szCs w:val="18"/>
              </w:rPr>
              <w:t>功率（站点2）</w:t>
            </w:r>
          </w:p>
        </w:tc>
        <w:tc>
          <w:tcPr>
            <w:tcW w:w="1560" w:type="dxa"/>
            <w:tcBorders>
              <w:right w:val="single" w:color="auto" w:sz="4" w:space="0"/>
            </w:tcBorders>
          </w:tcPr>
          <w:p w14:paraId="2E682749">
            <w:pPr>
              <w:widowControl/>
              <w:tabs>
                <w:tab w:val="decimal" w:pos="0"/>
              </w:tabs>
              <w:ind w:firstLine="0" w:firstLineChars="0"/>
              <w:jc w:val="center"/>
              <w:rPr>
                <w:kern w:val="0"/>
                <w:sz w:val="18"/>
                <w:szCs w:val="18"/>
              </w:rPr>
            </w:pPr>
            <w:r>
              <w:rPr>
                <w:kern w:val="0"/>
                <w:sz w:val="18"/>
                <w:szCs w:val="18"/>
              </w:rPr>
              <w:t>1字节</w:t>
            </w:r>
          </w:p>
        </w:tc>
        <w:tc>
          <w:tcPr>
            <w:tcW w:w="1417" w:type="dxa"/>
            <w:tcBorders>
              <w:left w:val="single" w:color="auto" w:sz="4" w:space="0"/>
            </w:tcBorders>
          </w:tcPr>
          <w:p w14:paraId="2B797233">
            <w:pPr>
              <w:widowControl/>
              <w:tabs>
                <w:tab w:val="decimal" w:pos="0"/>
              </w:tabs>
              <w:ind w:firstLine="0" w:firstLineChars="0"/>
              <w:jc w:val="center"/>
              <w:rPr>
                <w:kern w:val="0"/>
                <w:sz w:val="18"/>
                <w:szCs w:val="18"/>
              </w:rPr>
            </w:pPr>
            <w:r>
              <w:rPr>
                <w:rFonts w:hint="eastAsia"/>
                <w:kern w:val="0"/>
                <w:sz w:val="18"/>
                <w:szCs w:val="18"/>
              </w:rPr>
              <w:t>-128~12</w:t>
            </w:r>
            <w:r>
              <w:rPr>
                <w:kern w:val="0"/>
                <w:sz w:val="18"/>
                <w:szCs w:val="18"/>
              </w:rPr>
              <w:t>7</w:t>
            </w:r>
          </w:p>
        </w:tc>
        <w:tc>
          <w:tcPr>
            <w:tcW w:w="2835" w:type="dxa"/>
          </w:tcPr>
          <w:p w14:paraId="37413C87">
            <w:pPr>
              <w:widowControl/>
              <w:tabs>
                <w:tab w:val="decimal" w:pos="0"/>
              </w:tabs>
              <w:ind w:firstLine="0" w:firstLineChars="0"/>
              <w:jc w:val="center"/>
              <w:rPr>
                <w:kern w:val="0"/>
                <w:sz w:val="18"/>
                <w:szCs w:val="18"/>
              </w:rPr>
            </w:pPr>
            <w:r>
              <w:rPr>
                <w:rFonts w:hint="eastAsia"/>
                <w:kern w:val="0"/>
                <w:sz w:val="18"/>
                <w:szCs w:val="18"/>
              </w:rPr>
              <w:t>接收信号</w:t>
            </w:r>
            <w:r>
              <w:rPr>
                <w:kern w:val="0"/>
                <w:sz w:val="18"/>
                <w:szCs w:val="18"/>
              </w:rPr>
              <w:t>功率</w:t>
            </w:r>
            <w:r>
              <w:rPr>
                <w:rFonts w:hint="eastAsia"/>
                <w:kern w:val="0"/>
                <w:sz w:val="18"/>
                <w:szCs w:val="18"/>
              </w:rPr>
              <w:t>，单位dBm</w:t>
            </w:r>
          </w:p>
        </w:tc>
      </w:tr>
      <w:tr w14:paraId="4A44FA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tcPr>
          <w:p w14:paraId="05299B5F">
            <w:pPr>
              <w:widowControl/>
              <w:tabs>
                <w:tab w:val="decimal" w:pos="0"/>
              </w:tabs>
              <w:ind w:firstLine="0" w:firstLineChars="0"/>
              <w:jc w:val="center"/>
              <w:rPr>
                <w:kern w:val="0"/>
                <w:sz w:val="18"/>
                <w:szCs w:val="18"/>
              </w:rPr>
            </w:pPr>
            <w:r>
              <w:rPr>
                <w:kern w:val="0"/>
                <w:sz w:val="18"/>
                <w:szCs w:val="18"/>
              </w:rPr>
              <w:t>信号</w:t>
            </w:r>
            <w:r>
              <w:rPr>
                <w:rFonts w:hint="eastAsia"/>
                <w:kern w:val="0"/>
                <w:sz w:val="18"/>
                <w:szCs w:val="18"/>
              </w:rPr>
              <w:t>功率（站点3）</w:t>
            </w:r>
          </w:p>
        </w:tc>
        <w:tc>
          <w:tcPr>
            <w:tcW w:w="1560" w:type="dxa"/>
            <w:tcBorders>
              <w:right w:val="single" w:color="auto" w:sz="4" w:space="0"/>
            </w:tcBorders>
          </w:tcPr>
          <w:p w14:paraId="2B920283">
            <w:pPr>
              <w:widowControl/>
              <w:tabs>
                <w:tab w:val="decimal" w:pos="0"/>
              </w:tabs>
              <w:ind w:firstLine="0" w:firstLineChars="0"/>
              <w:jc w:val="center"/>
              <w:rPr>
                <w:kern w:val="0"/>
                <w:sz w:val="18"/>
                <w:szCs w:val="18"/>
              </w:rPr>
            </w:pPr>
            <w:r>
              <w:rPr>
                <w:kern w:val="0"/>
                <w:sz w:val="18"/>
                <w:szCs w:val="18"/>
              </w:rPr>
              <w:t>1字节</w:t>
            </w:r>
          </w:p>
        </w:tc>
        <w:tc>
          <w:tcPr>
            <w:tcW w:w="1417" w:type="dxa"/>
            <w:tcBorders>
              <w:left w:val="single" w:color="auto" w:sz="4" w:space="0"/>
            </w:tcBorders>
          </w:tcPr>
          <w:p w14:paraId="1932DEF0">
            <w:pPr>
              <w:widowControl/>
              <w:tabs>
                <w:tab w:val="decimal" w:pos="0"/>
              </w:tabs>
              <w:ind w:firstLine="0" w:firstLineChars="0"/>
              <w:jc w:val="center"/>
              <w:rPr>
                <w:kern w:val="0"/>
                <w:sz w:val="18"/>
                <w:szCs w:val="18"/>
              </w:rPr>
            </w:pPr>
            <w:r>
              <w:rPr>
                <w:rFonts w:hint="eastAsia"/>
                <w:kern w:val="0"/>
                <w:sz w:val="18"/>
                <w:szCs w:val="18"/>
              </w:rPr>
              <w:t>-128~12</w:t>
            </w:r>
            <w:r>
              <w:rPr>
                <w:kern w:val="0"/>
                <w:sz w:val="18"/>
                <w:szCs w:val="18"/>
              </w:rPr>
              <w:t>7</w:t>
            </w:r>
          </w:p>
        </w:tc>
        <w:tc>
          <w:tcPr>
            <w:tcW w:w="2835" w:type="dxa"/>
          </w:tcPr>
          <w:p w14:paraId="655F14DB">
            <w:pPr>
              <w:widowControl/>
              <w:tabs>
                <w:tab w:val="decimal" w:pos="0"/>
              </w:tabs>
              <w:ind w:firstLine="0" w:firstLineChars="0"/>
              <w:jc w:val="center"/>
              <w:rPr>
                <w:kern w:val="0"/>
                <w:sz w:val="18"/>
                <w:szCs w:val="18"/>
              </w:rPr>
            </w:pPr>
            <w:r>
              <w:rPr>
                <w:rFonts w:hint="eastAsia"/>
                <w:kern w:val="0"/>
                <w:sz w:val="18"/>
                <w:szCs w:val="18"/>
              </w:rPr>
              <w:t>接收信号</w:t>
            </w:r>
            <w:r>
              <w:rPr>
                <w:kern w:val="0"/>
                <w:sz w:val="18"/>
                <w:szCs w:val="18"/>
              </w:rPr>
              <w:t>功率</w:t>
            </w:r>
            <w:r>
              <w:rPr>
                <w:rFonts w:hint="eastAsia"/>
                <w:kern w:val="0"/>
                <w:sz w:val="18"/>
                <w:szCs w:val="18"/>
              </w:rPr>
              <w:t>，单位dBm</w:t>
            </w:r>
          </w:p>
        </w:tc>
      </w:tr>
      <w:tr w14:paraId="2E10BF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tcPr>
          <w:p w14:paraId="1694103E">
            <w:pPr>
              <w:widowControl/>
              <w:tabs>
                <w:tab w:val="decimal" w:pos="0"/>
              </w:tabs>
              <w:ind w:firstLine="0" w:firstLineChars="0"/>
              <w:jc w:val="center"/>
              <w:rPr>
                <w:kern w:val="0"/>
                <w:sz w:val="18"/>
                <w:szCs w:val="18"/>
              </w:rPr>
            </w:pPr>
            <w:r>
              <w:rPr>
                <w:kern w:val="0"/>
                <w:sz w:val="18"/>
                <w:szCs w:val="18"/>
              </w:rPr>
              <w:t>信号</w:t>
            </w:r>
            <w:r>
              <w:rPr>
                <w:rFonts w:hint="eastAsia"/>
                <w:kern w:val="0"/>
                <w:sz w:val="18"/>
                <w:szCs w:val="18"/>
              </w:rPr>
              <w:t>功率（站点4）</w:t>
            </w:r>
          </w:p>
        </w:tc>
        <w:tc>
          <w:tcPr>
            <w:tcW w:w="1560" w:type="dxa"/>
            <w:tcBorders>
              <w:right w:val="single" w:color="auto" w:sz="4" w:space="0"/>
            </w:tcBorders>
          </w:tcPr>
          <w:p w14:paraId="59080D17">
            <w:pPr>
              <w:widowControl/>
              <w:tabs>
                <w:tab w:val="decimal" w:pos="0"/>
              </w:tabs>
              <w:ind w:firstLine="0" w:firstLineChars="0"/>
              <w:jc w:val="center"/>
              <w:rPr>
                <w:kern w:val="0"/>
                <w:sz w:val="18"/>
                <w:szCs w:val="18"/>
              </w:rPr>
            </w:pPr>
            <w:r>
              <w:rPr>
                <w:kern w:val="0"/>
                <w:sz w:val="18"/>
                <w:szCs w:val="18"/>
              </w:rPr>
              <w:t>1字节</w:t>
            </w:r>
          </w:p>
        </w:tc>
        <w:tc>
          <w:tcPr>
            <w:tcW w:w="1417" w:type="dxa"/>
            <w:tcBorders>
              <w:left w:val="single" w:color="auto" w:sz="4" w:space="0"/>
            </w:tcBorders>
          </w:tcPr>
          <w:p w14:paraId="5AAF9246">
            <w:pPr>
              <w:widowControl/>
              <w:tabs>
                <w:tab w:val="decimal" w:pos="0"/>
              </w:tabs>
              <w:ind w:firstLine="0" w:firstLineChars="0"/>
              <w:jc w:val="center"/>
              <w:rPr>
                <w:kern w:val="0"/>
                <w:sz w:val="18"/>
                <w:szCs w:val="18"/>
              </w:rPr>
            </w:pPr>
            <w:r>
              <w:rPr>
                <w:rFonts w:hint="eastAsia"/>
                <w:kern w:val="0"/>
                <w:sz w:val="18"/>
                <w:szCs w:val="18"/>
              </w:rPr>
              <w:t>-128~12</w:t>
            </w:r>
            <w:r>
              <w:rPr>
                <w:kern w:val="0"/>
                <w:sz w:val="18"/>
                <w:szCs w:val="18"/>
              </w:rPr>
              <w:t>7</w:t>
            </w:r>
          </w:p>
        </w:tc>
        <w:tc>
          <w:tcPr>
            <w:tcW w:w="2835" w:type="dxa"/>
          </w:tcPr>
          <w:p w14:paraId="17BE8FCE">
            <w:pPr>
              <w:widowControl/>
              <w:tabs>
                <w:tab w:val="decimal" w:pos="0"/>
              </w:tabs>
              <w:ind w:firstLine="0" w:firstLineChars="0"/>
              <w:jc w:val="center"/>
              <w:rPr>
                <w:kern w:val="0"/>
                <w:sz w:val="18"/>
                <w:szCs w:val="18"/>
              </w:rPr>
            </w:pPr>
            <w:r>
              <w:rPr>
                <w:rFonts w:hint="eastAsia"/>
                <w:kern w:val="0"/>
                <w:sz w:val="18"/>
                <w:szCs w:val="18"/>
              </w:rPr>
              <w:t>接收信号</w:t>
            </w:r>
            <w:r>
              <w:rPr>
                <w:kern w:val="0"/>
                <w:sz w:val="18"/>
                <w:szCs w:val="18"/>
              </w:rPr>
              <w:t>功率</w:t>
            </w:r>
            <w:r>
              <w:rPr>
                <w:rFonts w:hint="eastAsia"/>
                <w:kern w:val="0"/>
                <w:sz w:val="18"/>
                <w:szCs w:val="18"/>
              </w:rPr>
              <w:t>，单位dBm</w:t>
            </w:r>
          </w:p>
        </w:tc>
      </w:tr>
    </w:tbl>
    <w:p w14:paraId="73E51644">
      <w:pPr>
        <w:pStyle w:val="77"/>
        <w:spacing w:before="240"/>
      </w:pPr>
      <w:r>
        <w:t>信噪比/平均信噪比原语</w:t>
      </w:r>
    </w:p>
    <w:p w14:paraId="168AF329">
      <w:pPr>
        <w:pStyle w:val="85"/>
        <w:ind w:firstLine="420"/>
      </w:pPr>
      <w:r>
        <w:t>通过前导序列在频域上计算载波上信号与噪声功率之比，可以得到每个可用载波上的信噪比（</w:t>
      </w:r>
      <w:r>
        <w:rPr>
          <w:rFonts w:hint="eastAsia"/>
        </w:rPr>
        <w:t>S</w:t>
      </w:r>
      <w:r>
        <w:t>NR），并计算出平均信噪比，同时上报，原语格式如</w:t>
      </w:r>
      <w:r>
        <w:fldChar w:fldCharType="begin"/>
      </w:r>
      <w:r>
        <w:instrText xml:space="preserve"> REF _Ref220684523 \h </w:instrText>
      </w:r>
      <w:r>
        <w:fldChar w:fldCharType="separate"/>
      </w:r>
      <w:r>
        <w:rPr>
          <w:rFonts w:hint="eastAsia"/>
        </w:rPr>
        <w:t>表 27</w:t>
      </w:r>
      <w:r>
        <w:fldChar w:fldCharType="end"/>
      </w:r>
      <w:r>
        <w:t>所示。</w:t>
      </w:r>
    </w:p>
    <w:p w14:paraId="60DDA7B2">
      <w:pPr>
        <w:widowControl/>
        <w:tabs>
          <w:tab w:val="center" w:pos="4201"/>
          <w:tab w:val="right" w:leader="dot" w:pos="9298"/>
        </w:tabs>
        <w:autoSpaceDE w:val="0"/>
        <w:autoSpaceDN w:val="0"/>
        <w:ind w:firstLine="420"/>
        <w:rPr>
          <w:kern w:val="0"/>
          <w:szCs w:val="20"/>
        </w:rPr>
      </w:pPr>
      <w:r>
        <w:rPr>
          <w:rFonts w:hint="eastAsia"/>
          <w:kern w:val="0"/>
          <w:szCs w:val="20"/>
        </w:rPr>
        <w:t>在OFDMA多站点场景下，平均信噪比按照多站点带宽各自计算，即平均信噪比=站点带宽内的信号总功率/站点带宽内的噪声总功率，最多支撑同时4个站点的平均信噪比上报。</w:t>
      </w:r>
    </w:p>
    <w:p w14:paraId="3A0D5A2E">
      <w:pPr>
        <w:pStyle w:val="17"/>
        <w:ind w:left="840" w:hanging="420"/>
        <w:rPr>
          <w:rFonts w:cs="Times New Roman"/>
          <w:szCs w:val="21"/>
        </w:rPr>
      </w:pPr>
      <w:r>
        <w:tab/>
      </w:r>
      <w:bookmarkStart w:id="388" w:name="_Ref220684523"/>
      <w:r>
        <w:rPr>
          <w:rFonts w:hint="eastAsia" w:cs="Times New Roman"/>
        </w:rPr>
        <w:t xml:space="preserve">表 </w:t>
      </w:r>
      <w:r>
        <w:rPr>
          <w:rFonts w:cs="Times New Roman"/>
        </w:rPr>
        <w:fldChar w:fldCharType="begin"/>
      </w:r>
      <w:r>
        <w:rPr>
          <w:rFonts w:cs="Times New Roman"/>
        </w:rPr>
        <w:instrText xml:space="preserve"> </w:instrText>
      </w:r>
      <w:r>
        <w:rPr>
          <w:rFonts w:hint="eastAsia" w:cs="Times New Roman"/>
        </w:rPr>
        <w:instrText xml:space="preserve">SEQ 表 \* ARABIC</w:instrText>
      </w:r>
      <w:r>
        <w:rPr>
          <w:rFonts w:cs="Times New Roman"/>
        </w:rPr>
        <w:instrText xml:space="preserve"> </w:instrText>
      </w:r>
      <w:r>
        <w:rPr>
          <w:rFonts w:cs="Times New Roman"/>
        </w:rPr>
        <w:fldChar w:fldCharType="separate"/>
      </w:r>
      <w:r>
        <w:rPr>
          <w:rFonts w:hint="eastAsia" w:cs="Times New Roman"/>
        </w:rPr>
        <w:t>27</w:t>
      </w:r>
      <w:r>
        <w:rPr>
          <w:rFonts w:cs="Times New Roman"/>
        </w:rPr>
        <w:fldChar w:fldCharType="end"/>
      </w:r>
      <w:bookmarkEnd w:id="388"/>
      <w:r>
        <w:rPr>
          <w:rFonts w:hint="eastAsia" w:cs="Times New Roman"/>
          <w:szCs w:val="21"/>
        </w:rPr>
        <w:t xml:space="preserve"> </w:t>
      </w:r>
      <w:r>
        <w:rPr>
          <w:rFonts w:hint="eastAsia" w:ascii="黑体" w:hAnsi="黑体" w:cs="黑体"/>
          <w:szCs w:val="21"/>
        </w:rPr>
        <w:t>信噪比/平均信噪比原语</w:t>
      </w:r>
    </w:p>
    <w:tbl>
      <w:tblPr>
        <w:tblStyle w:val="55"/>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376"/>
        <w:gridCol w:w="1560"/>
        <w:gridCol w:w="1417"/>
        <w:gridCol w:w="2835"/>
      </w:tblGrid>
      <w:tr w14:paraId="1CC00E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tcPr>
          <w:p w14:paraId="134596C2">
            <w:pPr>
              <w:widowControl/>
              <w:tabs>
                <w:tab w:val="decimal" w:pos="0"/>
              </w:tabs>
              <w:ind w:firstLine="0" w:firstLineChars="0"/>
              <w:jc w:val="center"/>
              <w:rPr>
                <w:kern w:val="0"/>
                <w:sz w:val="18"/>
                <w:szCs w:val="18"/>
              </w:rPr>
            </w:pPr>
            <w:r>
              <w:rPr>
                <w:kern w:val="0"/>
                <w:sz w:val="18"/>
                <w:szCs w:val="18"/>
              </w:rPr>
              <w:t>名称</w:t>
            </w:r>
          </w:p>
        </w:tc>
        <w:tc>
          <w:tcPr>
            <w:tcW w:w="1560" w:type="dxa"/>
            <w:tcBorders>
              <w:right w:val="single" w:color="auto" w:sz="4" w:space="0"/>
            </w:tcBorders>
          </w:tcPr>
          <w:p w14:paraId="15E2F532">
            <w:pPr>
              <w:widowControl/>
              <w:tabs>
                <w:tab w:val="decimal" w:pos="0"/>
              </w:tabs>
              <w:ind w:firstLine="0" w:firstLineChars="0"/>
              <w:jc w:val="center"/>
              <w:rPr>
                <w:kern w:val="0"/>
                <w:sz w:val="18"/>
                <w:szCs w:val="18"/>
              </w:rPr>
            </w:pPr>
            <w:r>
              <w:rPr>
                <w:kern w:val="0"/>
                <w:sz w:val="18"/>
                <w:szCs w:val="18"/>
              </w:rPr>
              <w:t>类型</w:t>
            </w:r>
          </w:p>
        </w:tc>
        <w:tc>
          <w:tcPr>
            <w:tcW w:w="1417" w:type="dxa"/>
            <w:tcBorders>
              <w:left w:val="single" w:color="auto" w:sz="4" w:space="0"/>
            </w:tcBorders>
          </w:tcPr>
          <w:p w14:paraId="35C1EE01">
            <w:pPr>
              <w:widowControl/>
              <w:tabs>
                <w:tab w:val="decimal" w:pos="0"/>
              </w:tabs>
              <w:ind w:firstLine="0" w:firstLineChars="0"/>
              <w:jc w:val="center"/>
              <w:rPr>
                <w:kern w:val="0"/>
                <w:sz w:val="18"/>
                <w:szCs w:val="18"/>
              </w:rPr>
            </w:pPr>
            <w:r>
              <w:rPr>
                <w:kern w:val="0"/>
                <w:sz w:val="18"/>
                <w:szCs w:val="18"/>
              </w:rPr>
              <w:t>有效范围</w:t>
            </w:r>
          </w:p>
        </w:tc>
        <w:tc>
          <w:tcPr>
            <w:tcW w:w="2835" w:type="dxa"/>
          </w:tcPr>
          <w:p w14:paraId="326BCA73">
            <w:pPr>
              <w:widowControl/>
              <w:tabs>
                <w:tab w:val="decimal" w:pos="0"/>
              </w:tabs>
              <w:ind w:firstLine="0" w:firstLineChars="0"/>
              <w:jc w:val="center"/>
              <w:rPr>
                <w:kern w:val="0"/>
                <w:sz w:val="18"/>
                <w:szCs w:val="18"/>
              </w:rPr>
            </w:pPr>
            <w:r>
              <w:rPr>
                <w:kern w:val="0"/>
                <w:sz w:val="18"/>
                <w:szCs w:val="18"/>
              </w:rPr>
              <w:t>描述</w:t>
            </w:r>
          </w:p>
        </w:tc>
      </w:tr>
      <w:tr w14:paraId="431E6A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tcPr>
          <w:p w14:paraId="2AF9CDD8">
            <w:pPr>
              <w:widowControl/>
              <w:tabs>
                <w:tab w:val="decimal" w:pos="0"/>
              </w:tabs>
              <w:ind w:firstLine="0" w:firstLineChars="0"/>
              <w:jc w:val="center"/>
              <w:rPr>
                <w:kern w:val="0"/>
                <w:sz w:val="18"/>
                <w:szCs w:val="18"/>
              </w:rPr>
            </w:pPr>
            <w:r>
              <w:rPr>
                <w:kern w:val="0"/>
                <w:sz w:val="18"/>
                <w:szCs w:val="18"/>
              </w:rPr>
              <w:t>平均信噪比</w:t>
            </w:r>
            <w:r>
              <w:rPr>
                <w:rFonts w:hint="eastAsia"/>
                <w:kern w:val="0"/>
                <w:sz w:val="18"/>
                <w:szCs w:val="18"/>
              </w:rPr>
              <w:t>（站点1）</w:t>
            </w:r>
          </w:p>
        </w:tc>
        <w:tc>
          <w:tcPr>
            <w:tcW w:w="1560" w:type="dxa"/>
            <w:tcBorders>
              <w:right w:val="single" w:color="auto" w:sz="4" w:space="0"/>
            </w:tcBorders>
          </w:tcPr>
          <w:p w14:paraId="3D391E1C">
            <w:pPr>
              <w:widowControl/>
              <w:tabs>
                <w:tab w:val="decimal" w:pos="0"/>
              </w:tabs>
              <w:ind w:firstLine="0" w:firstLineChars="0"/>
              <w:jc w:val="center"/>
              <w:rPr>
                <w:kern w:val="0"/>
                <w:sz w:val="18"/>
                <w:szCs w:val="18"/>
              </w:rPr>
            </w:pPr>
            <w:r>
              <w:rPr>
                <w:kern w:val="0"/>
                <w:sz w:val="18"/>
                <w:szCs w:val="18"/>
              </w:rPr>
              <w:t>1字节</w:t>
            </w:r>
          </w:p>
        </w:tc>
        <w:tc>
          <w:tcPr>
            <w:tcW w:w="1417" w:type="dxa"/>
            <w:tcBorders>
              <w:left w:val="single" w:color="auto" w:sz="4" w:space="0"/>
            </w:tcBorders>
          </w:tcPr>
          <w:p w14:paraId="5A59619C">
            <w:pPr>
              <w:widowControl/>
              <w:tabs>
                <w:tab w:val="decimal" w:pos="0"/>
              </w:tabs>
              <w:ind w:firstLine="0" w:firstLineChars="0"/>
              <w:jc w:val="center"/>
              <w:rPr>
                <w:kern w:val="0"/>
                <w:sz w:val="18"/>
                <w:szCs w:val="18"/>
              </w:rPr>
            </w:pPr>
            <w:r>
              <w:rPr>
                <w:rFonts w:hint="eastAsia"/>
                <w:kern w:val="0"/>
                <w:sz w:val="18"/>
                <w:szCs w:val="18"/>
              </w:rPr>
              <w:t>-1</w:t>
            </w:r>
            <w:r>
              <w:rPr>
                <w:kern w:val="0"/>
                <w:sz w:val="18"/>
                <w:szCs w:val="18"/>
              </w:rPr>
              <w:t>6</w:t>
            </w:r>
            <w:r>
              <w:rPr>
                <w:rFonts w:hint="eastAsia"/>
                <w:kern w:val="0"/>
                <w:sz w:val="18"/>
                <w:szCs w:val="18"/>
              </w:rPr>
              <w:t xml:space="preserve"> </w:t>
            </w:r>
            <w:r>
              <w:rPr>
                <w:kern w:val="0"/>
                <w:sz w:val="18"/>
                <w:szCs w:val="18"/>
              </w:rPr>
              <w:t>~</w:t>
            </w:r>
            <w:r>
              <w:rPr>
                <w:rFonts w:hint="eastAsia"/>
                <w:kern w:val="0"/>
                <w:sz w:val="18"/>
                <w:szCs w:val="18"/>
              </w:rPr>
              <w:t xml:space="preserve"> </w:t>
            </w:r>
            <w:r>
              <w:rPr>
                <w:kern w:val="0"/>
                <w:sz w:val="18"/>
                <w:szCs w:val="18"/>
              </w:rPr>
              <w:t>47</w:t>
            </w:r>
          </w:p>
        </w:tc>
        <w:tc>
          <w:tcPr>
            <w:tcW w:w="2835" w:type="dxa"/>
          </w:tcPr>
          <w:p w14:paraId="1261E04A">
            <w:pPr>
              <w:widowControl/>
              <w:tabs>
                <w:tab w:val="decimal" w:pos="0"/>
              </w:tabs>
              <w:ind w:firstLine="0" w:firstLineChars="0"/>
              <w:jc w:val="center"/>
              <w:rPr>
                <w:kern w:val="0"/>
                <w:sz w:val="18"/>
                <w:szCs w:val="18"/>
              </w:rPr>
            </w:pPr>
            <w:r>
              <w:rPr>
                <w:kern w:val="0"/>
                <w:sz w:val="18"/>
                <w:szCs w:val="18"/>
              </w:rPr>
              <w:t>通信使用载波范围的平均信噪比</w:t>
            </w:r>
            <w:r>
              <w:rPr>
                <w:rFonts w:hint="eastAsia"/>
                <w:kern w:val="0"/>
                <w:sz w:val="18"/>
                <w:szCs w:val="18"/>
              </w:rPr>
              <w:t>，单位dB</w:t>
            </w:r>
          </w:p>
        </w:tc>
      </w:tr>
      <w:tr w14:paraId="038469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tcPr>
          <w:p w14:paraId="4C7EDB29">
            <w:pPr>
              <w:widowControl/>
              <w:tabs>
                <w:tab w:val="decimal" w:pos="0"/>
              </w:tabs>
              <w:ind w:firstLine="0" w:firstLineChars="0"/>
              <w:jc w:val="center"/>
              <w:rPr>
                <w:kern w:val="0"/>
                <w:sz w:val="18"/>
                <w:szCs w:val="18"/>
              </w:rPr>
            </w:pPr>
            <w:r>
              <w:rPr>
                <w:kern w:val="0"/>
                <w:sz w:val="18"/>
                <w:szCs w:val="18"/>
              </w:rPr>
              <w:t>平均信噪比</w:t>
            </w:r>
            <w:r>
              <w:rPr>
                <w:rFonts w:hint="eastAsia"/>
                <w:kern w:val="0"/>
                <w:sz w:val="18"/>
                <w:szCs w:val="18"/>
              </w:rPr>
              <w:t>（站点2）</w:t>
            </w:r>
          </w:p>
        </w:tc>
        <w:tc>
          <w:tcPr>
            <w:tcW w:w="1560" w:type="dxa"/>
            <w:tcBorders>
              <w:right w:val="single" w:color="auto" w:sz="4" w:space="0"/>
            </w:tcBorders>
          </w:tcPr>
          <w:p w14:paraId="5E22CD2C">
            <w:pPr>
              <w:widowControl/>
              <w:tabs>
                <w:tab w:val="decimal" w:pos="0"/>
              </w:tabs>
              <w:ind w:firstLine="0" w:firstLineChars="0"/>
              <w:jc w:val="center"/>
              <w:rPr>
                <w:kern w:val="0"/>
                <w:sz w:val="18"/>
                <w:szCs w:val="18"/>
              </w:rPr>
            </w:pPr>
            <w:r>
              <w:rPr>
                <w:kern w:val="0"/>
                <w:sz w:val="18"/>
                <w:szCs w:val="18"/>
              </w:rPr>
              <w:t>1字节</w:t>
            </w:r>
          </w:p>
        </w:tc>
        <w:tc>
          <w:tcPr>
            <w:tcW w:w="1417" w:type="dxa"/>
            <w:tcBorders>
              <w:left w:val="single" w:color="auto" w:sz="4" w:space="0"/>
            </w:tcBorders>
          </w:tcPr>
          <w:p w14:paraId="3CE66D58">
            <w:pPr>
              <w:widowControl/>
              <w:tabs>
                <w:tab w:val="decimal" w:pos="0"/>
              </w:tabs>
              <w:ind w:firstLine="0" w:firstLineChars="0"/>
              <w:jc w:val="center"/>
              <w:rPr>
                <w:kern w:val="0"/>
                <w:sz w:val="18"/>
                <w:szCs w:val="18"/>
              </w:rPr>
            </w:pPr>
            <w:r>
              <w:rPr>
                <w:rFonts w:hint="eastAsia"/>
                <w:kern w:val="0"/>
                <w:sz w:val="18"/>
                <w:szCs w:val="18"/>
              </w:rPr>
              <w:t>-1</w:t>
            </w:r>
            <w:r>
              <w:rPr>
                <w:kern w:val="0"/>
                <w:sz w:val="18"/>
                <w:szCs w:val="18"/>
              </w:rPr>
              <w:t>6</w:t>
            </w:r>
            <w:r>
              <w:rPr>
                <w:rFonts w:hint="eastAsia"/>
                <w:kern w:val="0"/>
                <w:sz w:val="18"/>
                <w:szCs w:val="18"/>
              </w:rPr>
              <w:t xml:space="preserve"> </w:t>
            </w:r>
            <w:r>
              <w:rPr>
                <w:kern w:val="0"/>
                <w:sz w:val="18"/>
                <w:szCs w:val="18"/>
              </w:rPr>
              <w:t>~</w:t>
            </w:r>
            <w:r>
              <w:rPr>
                <w:rFonts w:hint="eastAsia"/>
                <w:kern w:val="0"/>
                <w:sz w:val="18"/>
                <w:szCs w:val="18"/>
              </w:rPr>
              <w:t xml:space="preserve"> </w:t>
            </w:r>
            <w:r>
              <w:rPr>
                <w:kern w:val="0"/>
                <w:sz w:val="18"/>
                <w:szCs w:val="18"/>
              </w:rPr>
              <w:t>47</w:t>
            </w:r>
          </w:p>
        </w:tc>
        <w:tc>
          <w:tcPr>
            <w:tcW w:w="2835" w:type="dxa"/>
          </w:tcPr>
          <w:p w14:paraId="7668D5BB">
            <w:pPr>
              <w:widowControl/>
              <w:tabs>
                <w:tab w:val="decimal" w:pos="0"/>
              </w:tabs>
              <w:ind w:firstLine="0" w:firstLineChars="0"/>
              <w:jc w:val="center"/>
              <w:rPr>
                <w:kern w:val="0"/>
                <w:sz w:val="18"/>
                <w:szCs w:val="18"/>
              </w:rPr>
            </w:pPr>
            <w:r>
              <w:rPr>
                <w:kern w:val="0"/>
                <w:sz w:val="18"/>
                <w:szCs w:val="18"/>
              </w:rPr>
              <w:t>通信使用载波范围的平均信噪比</w:t>
            </w:r>
            <w:r>
              <w:rPr>
                <w:rFonts w:hint="eastAsia"/>
                <w:kern w:val="0"/>
                <w:sz w:val="18"/>
                <w:szCs w:val="18"/>
              </w:rPr>
              <w:t>，单位dB</w:t>
            </w:r>
          </w:p>
        </w:tc>
      </w:tr>
      <w:tr w14:paraId="699A86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tcPr>
          <w:p w14:paraId="6992F63B">
            <w:pPr>
              <w:widowControl/>
              <w:tabs>
                <w:tab w:val="decimal" w:pos="0"/>
              </w:tabs>
              <w:ind w:firstLine="0" w:firstLineChars="0"/>
              <w:jc w:val="center"/>
              <w:rPr>
                <w:kern w:val="0"/>
                <w:sz w:val="18"/>
                <w:szCs w:val="18"/>
              </w:rPr>
            </w:pPr>
            <w:r>
              <w:rPr>
                <w:kern w:val="0"/>
                <w:sz w:val="18"/>
                <w:szCs w:val="18"/>
              </w:rPr>
              <w:t>平均信噪比</w:t>
            </w:r>
            <w:r>
              <w:rPr>
                <w:rFonts w:hint="eastAsia"/>
                <w:kern w:val="0"/>
                <w:sz w:val="18"/>
                <w:szCs w:val="18"/>
              </w:rPr>
              <w:t>（站点3）</w:t>
            </w:r>
          </w:p>
        </w:tc>
        <w:tc>
          <w:tcPr>
            <w:tcW w:w="1560" w:type="dxa"/>
            <w:tcBorders>
              <w:right w:val="single" w:color="auto" w:sz="4" w:space="0"/>
            </w:tcBorders>
          </w:tcPr>
          <w:p w14:paraId="48A037DB">
            <w:pPr>
              <w:widowControl/>
              <w:tabs>
                <w:tab w:val="decimal" w:pos="0"/>
              </w:tabs>
              <w:ind w:firstLine="0" w:firstLineChars="0"/>
              <w:jc w:val="center"/>
              <w:rPr>
                <w:kern w:val="0"/>
                <w:sz w:val="18"/>
                <w:szCs w:val="18"/>
              </w:rPr>
            </w:pPr>
            <w:r>
              <w:rPr>
                <w:kern w:val="0"/>
                <w:sz w:val="18"/>
                <w:szCs w:val="18"/>
              </w:rPr>
              <w:t>1字节</w:t>
            </w:r>
          </w:p>
        </w:tc>
        <w:tc>
          <w:tcPr>
            <w:tcW w:w="1417" w:type="dxa"/>
            <w:tcBorders>
              <w:left w:val="single" w:color="auto" w:sz="4" w:space="0"/>
            </w:tcBorders>
          </w:tcPr>
          <w:p w14:paraId="6413FF4F">
            <w:pPr>
              <w:widowControl/>
              <w:tabs>
                <w:tab w:val="decimal" w:pos="0"/>
              </w:tabs>
              <w:ind w:firstLine="0" w:firstLineChars="0"/>
              <w:jc w:val="center"/>
              <w:rPr>
                <w:kern w:val="0"/>
                <w:sz w:val="18"/>
                <w:szCs w:val="18"/>
              </w:rPr>
            </w:pPr>
            <w:r>
              <w:rPr>
                <w:rFonts w:hint="eastAsia"/>
                <w:kern w:val="0"/>
                <w:sz w:val="18"/>
                <w:szCs w:val="18"/>
              </w:rPr>
              <w:t>-1</w:t>
            </w:r>
            <w:r>
              <w:rPr>
                <w:kern w:val="0"/>
                <w:sz w:val="18"/>
                <w:szCs w:val="18"/>
              </w:rPr>
              <w:t>6</w:t>
            </w:r>
            <w:r>
              <w:rPr>
                <w:rFonts w:hint="eastAsia"/>
                <w:kern w:val="0"/>
                <w:sz w:val="18"/>
                <w:szCs w:val="18"/>
              </w:rPr>
              <w:t xml:space="preserve"> </w:t>
            </w:r>
            <w:r>
              <w:rPr>
                <w:kern w:val="0"/>
                <w:sz w:val="18"/>
                <w:szCs w:val="18"/>
              </w:rPr>
              <w:t>~</w:t>
            </w:r>
            <w:r>
              <w:rPr>
                <w:rFonts w:hint="eastAsia"/>
                <w:kern w:val="0"/>
                <w:sz w:val="18"/>
                <w:szCs w:val="18"/>
              </w:rPr>
              <w:t xml:space="preserve"> </w:t>
            </w:r>
            <w:r>
              <w:rPr>
                <w:kern w:val="0"/>
                <w:sz w:val="18"/>
                <w:szCs w:val="18"/>
              </w:rPr>
              <w:t>47</w:t>
            </w:r>
          </w:p>
        </w:tc>
        <w:tc>
          <w:tcPr>
            <w:tcW w:w="2835" w:type="dxa"/>
          </w:tcPr>
          <w:p w14:paraId="6FB2C467">
            <w:pPr>
              <w:widowControl/>
              <w:tabs>
                <w:tab w:val="decimal" w:pos="0"/>
              </w:tabs>
              <w:ind w:firstLine="0" w:firstLineChars="0"/>
              <w:jc w:val="center"/>
              <w:rPr>
                <w:kern w:val="0"/>
                <w:sz w:val="18"/>
                <w:szCs w:val="18"/>
              </w:rPr>
            </w:pPr>
            <w:r>
              <w:rPr>
                <w:kern w:val="0"/>
                <w:sz w:val="18"/>
                <w:szCs w:val="18"/>
              </w:rPr>
              <w:t>通信使用载波范围的平均信噪比</w:t>
            </w:r>
            <w:r>
              <w:rPr>
                <w:rFonts w:hint="eastAsia"/>
                <w:kern w:val="0"/>
                <w:sz w:val="18"/>
                <w:szCs w:val="18"/>
              </w:rPr>
              <w:t>，单位dB</w:t>
            </w:r>
          </w:p>
        </w:tc>
      </w:tr>
      <w:tr w14:paraId="5BB216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tcPr>
          <w:p w14:paraId="235A26BD">
            <w:pPr>
              <w:widowControl/>
              <w:tabs>
                <w:tab w:val="decimal" w:pos="0"/>
              </w:tabs>
              <w:ind w:firstLine="0" w:firstLineChars="0"/>
              <w:jc w:val="center"/>
              <w:rPr>
                <w:kern w:val="0"/>
                <w:sz w:val="18"/>
                <w:szCs w:val="18"/>
              </w:rPr>
            </w:pPr>
            <w:r>
              <w:rPr>
                <w:kern w:val="0"/>
                <w:sz w:val="18"/>
                <w:szCs w:val="18"/>
              </w:rPr>
              <w:t>平均信噪比</w:t>
            </w:r>
            <w:r>
              <w:rPr>
                <w:rFonts w:hint="eastAsia"/>
                <w:kern w:val="0"/>
                <w:sz w:val="18"/>
                <w:szCs w:val="18"/>
              </w:rPr>
              <w:t>（站点4）</w:t>
            </w:r>
          </w:p>
        </w:tc>
        <w:tc>
          <w:tcPr>
            <w:tcW w:w="1560" w:type="dxa"/>
            <w:tcBorders>
              <w:right w:val="single" w:color="auto" w:sz="4" w:space="0"/>
            </w:tcBorders>
          </w:tcPr>
          <w:p w14:paraId="25A02127">
            <w:pPr>
              <w:widowControl/>
              <w:tabs>
                <w:tab w:val="decimal" w:pos="0"/>
              </w:tabs>
              <w:ind w:firstLine="0" w:firstLineChars="0"/>
              <w:jc w:val="center"/>
              <w:rPr>
                <w:kern w:val="0"/>
                <w:sz w:val="18"/>
                <w:szCs w:val="18"/>
              </w:rPr>
            </w:pPr>
            <w:r>
              <w:rPr>
                <w:kern w:val="0"/>
                <w:sz w:val="18"/>
                <w:szCs w:val="18"/>
              </w:rPr>
              <w:t>1字节</w:t>
            </w:r>
          </w:p>
        </w:tc>
        <w:tc>
          <w:tcPr>
            <w:tcW w:w="1417" w:type="dxa"/>
            <w:tcBorders>
              <w:left w:val="single" w:color="auto" w:sz="4" w:space="0"/>
            </w:tcBorders>
          </w:tcPr>
          <w:p w14:paraId="552B773B">
            <w:pPr>
              <w:widowControl/>
              <w:tabs>
                <w:tab w:val="decimal" w:pos="0"/>
              </w:tabs>
              <w:ind w:firstLine="0" w:firstLineChars="0"/>
              <w:jc w:val="center"/>
              <w:rPr>
                <w:kern w:val="0"/>
                <w:sz w:val="18"/>
                <w:szCs w:val="18"/>
              </w:rPr>
            </w:pPr>
            <w:r>
              <w:rPr>
                <w:rFonts w:hint="eastAsia"/>
                <w:kern w:val="0"/>
                <w:sz w:val="18"/>
                <w:szCs w:val="18"/>
              </w:rPr>
              <w:t>-1</w:t>
            </w:r>
            <w:r>
              <w:rPr>
                <w:kern w:val="0"/>
                <w:sz w:val="18"/>
                <w:szCs w:val="18"/>
              </w:rPr>
              <w:t>6</w:t>
            </w:r>
            <w:r>
              <w:rPr>
                <w:rFonts w:hint="eastAsia"/>
                <w:kern w:val="0"/>
                <w:sz w:val="18"/>
                <w:szCs w:val="18"/>
              </w:rPr>
              <w:t xml:space="preserve"> </w:t>
            </w:r>
            <w:r>
              <w:rPr>
                <w:kern w:val="0"/>
                <w:sz w:val="18"/>
                <w:szCs w:val="18"/>
              </w:rPr>
              <w:t>~</w:t>
            </w:r>
            <w:r>
              <w:rPr>
                <w:rFonts w:hint="eastAsia"/>
                <w:kern w:val="0"/>
                <w:sz w:val="18"/>
                <w:szCs w:val="18"/>
              </w:rPr>
              <w:t xml:space="preserve"> </w:t>
            </w:r>
            <w:r>
              <w:rPr>
                <w:kern w:val="0"/>
                <w:sz w:val="18"/>
                <w:szCs w:val="18"/>
              </w:rPr>
              <w:t>47</w:t>
            </w:r>
          </w:p>
        </w:tc>
        <w:tc>
          <w:tcPr>
            <w:tcW w:w="2835" w:type="dxa"/>
          </w:tcPr>
          <w:p w14:paraId="1EB1340E">
            <w:pPr>
              <w:widowControl/>
              <w:tabs>
                <w:tab w:val="decimal" w:pos="0"/>
              </w:tabs>
              <w:ind w:firstLine="0" w:firstLineChars="0"/>
              <w:jc w:val="center"/>
              <w:rPr>
                <w:kern w:val="0"/>
                <w:sz w:val="18"/>
                <w:szCs w:val="18"/>
              </w:rPr>
            </w:pPr>
            <w:r>
              <w:rPr>
                <w:kern w:val="0"/>
                <w:sz w:val="18"/>
                <w:szCs w:val="18"/>
              </w:rPr>
              <w:t>通信使用载波范围的平均信噪比</w:t>
            </w:r>
            <w:r>
              <w:rPr>
                <w:rFonts w:hint="eastAsia"/>
                <w:kern w:val="0"/>
                <w:sz w:val="18"/>
                <w:szCs w:val="18"/>
              </w:rPr>
              <w:t>，单位dB</w:t>
            </w:r>
          </w:p>
        </w:tc>
      </w:tr>
      <w:tr w14:paraId="449195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76" w:type="dxa"/>
          </w:tcPr>
          <w:p w14:paraId="4321F8FC">
            <w:pPr>
              <w:widowControl/>
              <w:tabs>
                <w:tab w:val="decimal" w:pos="0"/>
              </w:tabs>
              <w:ind w:firstLine="0" w:firstLineChars="0"/>
              <w:jc w:val="center"/>
              <w:rPr>
                <w:kern w:val="0"/>
                <w:sz w:val="18"/>
                <w:szCs w:val="18"/>
              </w:rPr>
            </w:pPr>
            <w:r>
              <w:rPr>
                <w:kern w:val="0"/>
                <w:sz w:val="18"/>
                <w:szCs w:val="18"/>
              </w:rPr>
              <w:t>每个载波的信噪比</w:t>
            </w:r>
          </w:p>
        </w:tc>
        <w:tc>
          <w:tcPr>
            <w:tcW w:w="1560" w:type="dxa"/>
            <w:tcBorders>
              <w:right w:val="single" w:color="auto" w:sz="4" w:space="0"/>
            </w:tcBorders>
          </w:tcPr>
          <w:p w14:paraId="30BDD26C">
            <w:pPr>
              <w:widowControl/>
              <w:tabs>
                <w:tab w:val="decimal" w:pos="0"/>
              </w:tabs>
              <w:ind w:firstLine="0" w:firstLineChars="0"/>
              <w:jc w:val="center"/>
              <w:rPr>
                <w:kern w:val="0"/>
                <w:sz w:val="18"/>
                <w:szCs w:val="18"/>
              </w:rPr>
            </w:pPr>
            <w:r>
              <w:rPr>
                <w:kern w:val="0"/>
                <w:sz w:val="18"/>
                <w:szCs w:val="18"/>
              </w:rPr>
              <w:t>512字节</w:t>
            </w:r>
          </w:p>
        </w:tc>
        <w:tc>
          <w:tcPr>
            <w:tcW w:w="1417" w:type="dxa"/>
            <w:tcBorders>
              <w:left w:val="single" w:color="auto" w:sz="4" w:space="0"/>
            </w:tcBorders>
          </w:tcPr>
          <w:p w14:paraId="2F5E3782">
            <w:pPr>
              <w:widowControl/>
              <w:tabs>
                <w:tab w:val="decimal" w:pos="0"/>
              </w:tabs>
              <w:ind w:firstLine="0" w:firstLineChars="0"/>
              <w:jc w:val="center"/>
              <w:rPr>
                <w:kern w:val="0"/>
                <w:sz w:val="18"/>
                <w:szCs w:val="18"/>
              </w:rPr>
            </w:pPr>
            <w:r>
              <w:rPr>
                <w:kern w:val="0"/>
                <w:sz w:val="18"/>
                <w:szCs w:val="18"/>
              </w:rPr>
              <w:t>--</w:t>
            </w:r>
          </w:p>
        </w:tc>
        <w:tc>
          <w:tcPr>
            <w:tcW w:w="2835" w:type="dxa"/>
          </w:tcPr>
          <w:p w14:paraId="0671FF32">
            <w:pPr>
              <w:widowControl/>
              <w:tabs>
                <w:tab w:val="decimal" w:pos="0"/>
              </w:tabs>
              <w:ind w:firstLine="0" w:firstLineChars="0"/>
              <w:jc w:val="center"/>
              <w:rPr>
                <w:kern w:val="0"/>
                <w:sz w:val="18"/>
                <w:szCs w:val="18"/>
              </w:rPr>
            </w:pPr>
            <w:r>
              <w:rPr>
                <w:kern w:val="0"/>
                <w:sz w:val="18"/>
                <w:szCs w:val="18"/>
              </w:rPr>
              <w:t>每个载波的信噪比</w:t>
            </w:r>
            <w:r>
              <w:rPr>
                <w:rFonts w:hint="eastAsia"/>
                <w:kern w:val="0"/>
                <w:sz w:val="18"/>
                <w:szCs w:val="18"/>
              </w:rPr>
              <w:t>，单位dB</w:t>
            </w:r>
          </w:p>
        </w:tc>
      </w:tr>
    </w:tbl>
    <w:p w14:paraId="2B18C1CA">
      <w:pPr>
        <w:pStyle w:val="77"/>
        <w:spacing w:before="240"/>
      </w:pPr>
      <w:r>
        <w:t>时钟偏差估计结果原语</w:t>
      </w:r>
    </w:p>
    <w:p w14:paraId="00B39E81">
      <w:pPr>
        <w:ind w:firstLine="420"/>
      </w:pPr>
      <w:r>
        <w:rPr>
          <w:rFonts w:hint="eastAsia"/>
        </w:rPr>
        <w:t>参考Q/CSG1204111.</w:t>
      </w:r>
      <w:r>
        <w:t>3</w:t>
      </w:r>
      <w:r>
        <w:rPr>
          <w:rFonts w:hint="eastAsia"/>
        </w:rPr>
        <w:t>-2022 《低压电力线宽带载波通信规约 第</w:t>
      </w:r>
      <w:r>
        <w:t>3</w:t>
      </w:r>
      <w:r>
        <w:rPr>
          <w:rFonts w:hint="eastAsia"/>
        </w:rPr>
        <w:t>部分：物理层通信协议（试行）》</w:t>
      </w:r>
      <w:r>
        <w:t xml:space="preserve">7.2.9 </w:t>
      </w:r>
      <w:r>
        <w:rPr>
          <w:rFonts w:hint="eastAsia"/>
        </w:rPr>
        <w:t>时钟偏差估计结果原语。</w:t>
      </w:r>
      <w:bookmarkEnd w:id="307"/>
    </w:p>
    <w:p w14:paraId="57A4F496">
      <w:pPr>
        <w:pStyle w:val="78"/>
      </w:pPr>
      <w:r>
        <w:rPr>
          <w:rFonts w:hint="eastAsia"/>
        </w:rPr>
        <w:t>物理层服务扩展接口</w:t>
      </w:r>
    </w:p>
    <w:p w14:paraId="46669667">
      <w:pPr>
        <w:pStyle w:val="77"/>
      </w:pPr>
      <w:r>
        <w:t>功能描述</w:t>
      </w:r>
    </w:p>
    <w:p w14:paraId="1C3B8353">
      <w:pPr>
        <w:ind w:firstLine="420"/>
      </w:pPr>
      <w:r>
        <w:rPr>
          <w:rFonts w:hint="eastAsia"/>
        </w:rPr>
        <w:t>芯片物理层应通过消息交互，允许应用层获取物理层数据信息。包括收包的时戳信息、收到报文中的时戳信息、收包的信道估计信息等。可以由应用层指定TEI和报文类型，物理层上报这些信息。由于按照现行标准，报文内部时戳只有信标会携带，所以要满足应用需求（如测距、信道情况识别等）需要定义额外的报文类型。</w:t>
      </w:r>
    </w:p>
    <w:p w14:paraId="55BC1F87">
      <w:pPr>
        <w:pStyle w:val="77"/>
      </w:pPr>
      <w:r>
        <w:rPr>
          <w:highlight w:val="green"/>
        </w:rPr>
        <w:t>功</w:t>
      </w:r>
      <w:ins w:id="468" w:author="何艺" w:date="2026-02-24T18:01:36Z">
        <w:r>
          <w:rPr>
            <w:rFonts w:hint="eastAsia"/>
            <w:highlight w:val="green"/>
            <w:lang w:val="en-US" w:eastAsia="zh-CN"/>
          </w:rPr>
          <w:t>能</w:t>
        </w:r>
      </w:ins>
      <w:r>
        <w:t>信息字段定义</w:t>
      </w:r>
    </w:p>
    <w:p w14:paraId="5DEAFB67">
      <w:pPr>
        <w:ind w:firstLine="420"/>
      </w:pPr>
      <w:r>
        <w:rPr>
          <w:rFonts w:hint="eastAsia"/>
        </w:rPr>
        <w:t>功能信息字段定义如</w:t>
      </w:r>
      <w:r>
        <w:rPr>
          <w:rFonts w:hint="eastAsia" w:ascii="宋体" w:hAnsi="宋体" w:cs="宋体"/>
        </w:rPr>
        <w:fldChar w:fldCharType="begin"/>
      </w:r>
      <w:r>
        <w:rPr>
          <w:rFonts w:hint="eastAsia" w:ascii="宋体" w:hAnsi="宋体" w:cs="宋体"/>
        </w:rPr>
        <w:instrText xml:space="preserve"> REF _Ref220684611 \h </w:instrText>
      </w:r>
      <w:r>
        <w:rPr>
          <w:rFonts w:hint="eastAsia" w:ascii="宋体" w:hAnsi="宋体" w:cs="宋体"/>
        </w:rPr>
        <w:fldChar w:fldCharType="separate"/>
      </w:r>
      <w:r>
        <w:rPr>
          <w:rFonts w:hint="eastAsia" w:ascii="宋体" w:hAnsi="宋体" w:eastAsia="宋体" w:cs="宋体"/>
          <w:szCs w:val="20"/>
          <w:lang w:bidi="ar"/>
        </w:rPr>
        <w:t>表 28</w:t>
      </w:r>
      <w:r>
        <w:rPr>
          <w:rFonts w:hint="eastAsia" w:ascii="宋体" w:hAnsi="宋体" w:cs="宋体"/>
        </w:rPr>
        <w:fldChar w:fldCharType="end"/>
      </w:r>
      <w:r>
        <w:t>所示：</w:t>
      </w:r>
    </w:p>
    <w:p w14:paraId="0A6FE534">
      <w:pPr>
        <w:pStyle w:val="51"/>
        <w:widowControl w:val="0"/>
        <w:spacing w:before="0" w:beforeAutospacing="0" w:after="0" w:afterAutospacing="0"/>
        <w:ind w:left="840" w:hanging="420" w:firstLineChars="0"/>
        <w:jc w:val="center"/>
        <w:rPr>
          <w:rFonts w:hint="eastAsia" w:ascii="黑体" w:hAnsi="黑体" w:eastAsia="黑体" w:cs="黑体"/>
          <w:sz w:val="21"/>
          <w:szCs w:val="21"/>
        </w:rPr>
      </w:pPr>
      <w:bookmarkStart w:id="389" w:name="_Ref220684611"/>
      <w:r>
        <w:rPr>
          <w:rFonts w:hint="eastAsia" w:ascii="黑体" w:hAnsi="黑体" w:eastAsia="黑体" w:cs="黑体"/>
          <w:kern w:val="2"/>
          <w:sz w:val="21"/>
          <w:szCs w:val="21"/>
          <w:lang w:bidi="ar"/>
        </w:rPr>
        <w:t xml:space="preserve">表 </w:t>
      </w:r>
      <w:r>
        <w:rPr>
          <w:rFonts w:hint="eastAsia" w:ascii="黑体" w:hAnsi="黑体" w:eastAsia="黑体" w:cs="黑体"/>
          <w:kern w:val="2"/>
          <w:sz w:val="21"/>
          <w:szCs w:val="21"/>
          <w:lang w:bidi="ar"/>
        </w:rPr>
        <w:fldChar w:fldCharType="begin"/>
      </w:r>
      <w:r>
        <w:rPr>
          <w:rFonts w:hint="eastAsia" w:ascii="黑体" w:hAnsi="黑体" w:eastAsia="黑体" w:cs="黑体"/>
          <w:kern w:val="2"/>
          <w:sz w:val="21"/>
          <w:szCs w:val="21"/>
          <w:lang w:bidi="ar"/>
        </w:rPr>
        <w:instrText xml:space="preserve"> SEQ 表 \* ARABIC </w:instrText>
      </w:r>
      <w:r>
        <w:rPr>
          <w:rFonts w:hint="eastAsia" w:ascii="黑体" w:hAnsi="黑体" w:eastAsia="黑体" w:cs="黑体"/>
          <w:kern w:val="2"/>
          <w:sz w:val="21"/>
          <w:szCs w:val="21"/>
          <w:lang w:bidi="ar"/>
        </w:rPr>
        <w:fldChar w:fldCharType="separate"/>
      </w:r>
      <w:r>
        <w:rPr>
          <w:rFonts w:hint="eastAsia" w:ascii="黑体" w:hAnsi="黑体" w:eastAsia="黑体" w:cs="黑体"/>
          <w:kern w:val="2"/>
          <w:sz w:val="21"/>
          <w:szCs w:val="21"/>
          <w:lang w:bidi="ar"/>
        </w:rPr>
        <w:t>28</w:t>
      </w:r>
      <w:r>
        <w:rPr>
          <w:rFonts w:hint="eastAsia" w:ascii="黑体" w:hAnsi="黑体" w:eastAsia="黑体" w:cs="黑体"/>
          <w:kern w:val="2"/>
          <w:sz w:val="21"/>
          <w:szCs w:val="21"/>
          <w:lang w:bidi="ar"/>
        </w:rPr>
        <w:fldChar w:fldCharType="end"/>
      </w:r>
      <w:bookmarkEnd w:id="389"/>
      <w:r>
        <w:rPr>
          <w:rFonts w:hint="eastAsia" w:ascii="黑体" w:hAnsi="黑体" w:eastAsia="黑体" w:cs="黑体"/>
          <w:kern w:val="2"/>
          <w:sz w:val="21"/>
          <w:szCs w:val="21"/>
          <w:lang w:bidi="ar"/>
        </w:rPr>
        <w:t xml:space="preserve"> 应用层下发物理层收包信息获取指令接口</w:t>
      </w:r>
    </w:p>
    <w:tbl>
      <w:tblPr>
        <w:tblStyle w:val="55"/>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263"/>
        <w:gridCol w:w="1135"/>
        <w:gridCol w:w="1843"/>
        <w:gridCol w:w="2948"/>
      </w:tblGrid>
      <w:tr w14:paraId="0EAB95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63" w:type="dxa"/>
            <w:tcBorders>
              <w:top w:val="single" w:color="000000" w:sz="4" w:space="0"/>
              <w:left w:val="single" w:color="000000" w:sz="4" w:space="0"/>
              <w:bottom w:val="single" w:color="000000" w:sz="4" w:space="0"/>
              <w:right w:val="single" w:color="000000" w:sz="4" w:space="0"/>
            </w:tcBorders>
            <w:shd w:val="clear" w:color="auto" w:fill="auto"/>
          </w:tcPr>
          <w:p w14:paraId="71692BCB">
            <w:pPr>
              <w:widowControl/>
              <w:tabs>
                <w:tab w:val="decimal" w:pos="0"/>
              </w:tabs>
              <w:ind w:firstLine="0" w:firstLineChars="0"/>
              <w:jc w:val="center"/>
              <w:rPr>
                <w:rFonts w:ascii="宋体" w:hAnsi="宋体" w:cs="宋体"/>
                <w:kern w:val="0"/>
                <w:sz w:val="18"/>
                <w:szCs w:val="18"/>
              </w:rPr>
            </w:pPr>
            <w:r>
              <w:rPr>
                <w:rFonts w:hint="eastAsia" w:ascii="宋体" w:hAnsi="宋体" w:cs="宋体"/>
                <w:kern w:val="0"/>
                <w:sz w:val="18"/>
                <w:szCs w:val="18"/>
                <w:lang w:bidi="ar"/>
              </w:rPr>
              <w:t>名称</w:t>
            </w:r>
          </w:p>
        </w:tc>
        <w:tc>
          <w:tcPr>
            <w:tcW w:w="1135" w:type="dxa"/>
            <w:tcBorders>
              <w:top w:val="single" w:color="000000" w:sz="4" w:space="0"/>
              <w:left w:val="single" w:color="000000" w:sz="4" w:space="0"/>
              <w:bottom w:val="single" w:color="000000" w:sz="4" w:space="0"/>
              <w:right w:val="single" w:color="auto" w:sz="4" w:space="0"/>
            </w:tcBorders>
            <w:shd w:val="clear" w:color="auto" w:fill="auto"/>
          </w:tcPr>
          <w:p w14:paraId="506BDF2A">
            <w:pPr>
              <w:widowControl/>
              <w:tabs>
                <w:tab w:val="decimal" w:pos="0"/>
              </w:tabs>
              <w:ind w:firstLine="0" w:firstLineChars="0"/>
              <w:jc w:val="center"/>
              <w:rPr>
                <w:rFonts w:ascii="宋体" w:hAnsi="宋体" w:cs="宋体"/>
                <w:kern w:val="0"/>
                <w:sz w:val="18"/>
                <w:szCs w:val="18"/>
              </w:rPr>
            </w:pPr>
            <w:r>
              <w:rPr>
                <w:rFonts w:hint="eastAsia" w:ascii="宋体" w:hAnsi="宋体" w:cs="宋体"/>
                <w:kern w:val="0"/>
                <w:sz w:val="18"/>
                <w:szCs w:val="18"/>
                <w:lang w:bidi="ar"/>
              </w:rPr>
              <w:t>类型</w:t>
            </w:r>
          </w:p>
        </w:tc>
        <w:tc>
          <w:tcPr>
            <w:tcW w:w="1843" w:type="dxa"/>
            <w:tcBorders>
              <w:top w:val="single" w:color="000000" w:sz="4" w:space="0"/>
              <w:left w:val="single" w:color="auto" w:sz="4" w:space="0"/>
              <w:bottom w:val="single" w:color="000000" w:sz="4" w:space="0"/>
              <w:right w:val="single" w:color="000000" w:sz="4" w:space="0"/>
            </w:tcBorders>
            <w:shd w:val="clear" w:color="auto" w:fill="auto"/>
          </w:tcPr>
          <w:p w14:paraId="7358587E">
            <w:pPr>
              <w:widowControl/>
              <w:tabs>
                <w:tab w:val="decimal" w:pos="0"/>
              </w:tabs>
              <w:ind w:firstLine="0" w:firstLineChars="0"/>
              <w:jc w:val="center"/>
              <w:rPr>
                <w:rFonts w:ascii="宋体" w:hAnsi="宋体" w:cs="宋体"/>
                <w:kern w:val="0"/>
                <w:sz w:val="18"/>
                <w:szCs w:val="18"/>
              </w:rPr>
            </w:pPr>
            <w:r>
              <w:rPr>
                <w:rFonts w:hint="eastAsia" w:ascii="宋体" w:hAnsi="宋体" w:cs="宋体"/>
                <w:kern w:val="0"/>
                <w:sz w:val="18"/>
                <w:szCs w:val="18"/>
                <w:lang w:bidi="ar"/>
              </w:rPr>
              <w:t>有效范围</w:t>
            </w:r>
          </w:p>
        </w:tc>
        <w:tc>
          <w:tcPr>
            <w:tcW w:w="2948" w:type="dxa"/>
            <w:tcBorders>
              <w:top w:val="single" w:color="000000" w:sz="4" w:space="0"/>
              <w:left w:val="single" w:color="000000" w:sz="4" w:space="0"/>
              <w:bottom w:val="single" w:color="000000" w:sz="4" w:space="0"/>
              <w:right w:val="single" w:color="000000" w:sz="4" w:space="0"/>
            </w:tcBorders>
            <w:shd w:val="clear" w:color="auto" w:fill="auto"/>
          </w:tcPr>
          <w:p w14:paraId="31541E1F">
            <w:pPr>
              <w:widowControl/>
              <w:tabs>
                <w:tab w:val="decimal" w:pos="0"/>
              </w:tabs>
              <w:ind w:firstLine="0" w:firstLineChars="0"/>
              <w:jc w:val="center"/>
              <w:rPr>
                <w:rFonts w:ascii="宋体" w:hAnsi="宋体" w:cs="宋体"/>
                <w:kern w:val="0"/>
                <w:sz w:val="18"/>
                <w:szCs w:val="18"/>
              </w:rPr>
            </w:pPr>
            <w:r>
              <w:rPr>
                <w:rFonts w:hint="eastAsia" w:ascii="宋体" w:hAnsi="宋体" w:cs="宋体"/>
                <w:kern w:val="0"/>
                <w:sz w:val="18"/>
                <w:szCs w:val="18"/>
                <w:lang w:bidi="ar"/>
              </w:rPr>
              <w:t>描述</w:t>
            </w:r>
          </w:p>
        </w:tc>
      </w:tr>
      <w:tr w14:paraId="36A16F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63" w:type="dxa"/>
            <w:tcBorders>
              <w:top w:val="single" w:color="000000" w:sz="4" w:space="0"/>
              <w:left w:val="single" w:color="000000" w:sz="4" w:space="0"/>
              <w:bottom w:val="single" w:color="000000" w:sz="4" w:space="0"/>
              <w:right w:val="single" w:color="000000" w:sz="4" w:space="0"/>
            </w:tcBorders>
            <w:shd w:val="clear" w:color="auto" w:fill="auto"/>
          </w:tcPr>
          <w:p w14:paraId="16E297AE">
            <w:pPr>
              <w:widowControl/>
              <w:tabs>
                <w:tab w:val="decimal" w:pos="0"/>
              </w:tabs>
              <w:ind w:firstLine="0" w:firstLineChars="0"/>
              <w:jc w:val="center"/>
              <w:rPr>
                <w:rFonts w:ascii="宋体" w:hAnsi="宋体" w:cs="宋体"/>
                <w:kern w:val="0"/>
                <w:sz w:val="18"/>
                <w:szCs w:val="18"/>
              </w:rPr>
            </w:pPr>
            <w:r>
              <w:rPr>
                <w:rFonts w:hint="eastAsia" w:ascii="宋体" w:hAnsi="宋体" w:cs="宋体"/>
                <w:kern w:val="0"/>
                <w:sz w:val="18"/>
                <w:szCs w:val="18"/>
                <w:lang w:bidi="ar"/>
              </w:rPr>
              <w:t>源站点</w:t>
            </w:r>
            <w:r>
              <w:rPr>
                <w:kern w:val="0"/>
                <w:sz w:val="18"/>
                <w:szCs w:val="18"/>
                <w:lang w:bidi="ar"/>
              </w:rPr>
              <w:t>TEI</w:t>
            </w:r>
          </w:p>
        </w:tc>
        <w:tc>
          <w:tcPr>
            <w:tcW w:w="1135" w:type="dxa"/>
            <w:tcBorders>
              <w:top w:val="single" w:color="000000" w:sz="4" w:space="0"/>
              <w:left w:val="single" w:color="000000" w:sz="4" w:space="0"/>
              <w:bottom w:val="single" w:color="000000" w:sz="4" w:space="0"/>
              <w:right w:val="single" w:color="auto" w:sz="4" w:space="0"/>
            </w:tcBorders>
            <w:shd w:val="clear" w:color="auto" w:fill="auto"/>
          </w:tcPr>
          <w:p w14:paraId="56E77C20">
            <w:pPr>
              <w:widowControl/>
              <w:tabs>
                <w:tab w:val="decimal" w:pos="0"/>
              </w:tabs>
              <w:ind w:firstLine="0" w:firstLineChars="0"/>
              <w:jc w:val="center"/>
              <w:rPr>
                <w:rFonts w:ascii="宋体" w:hAnsi="宋体" w:cs="宋体"/>
                <w:kern w:val="0"/>
                <w:sz w:val="18"/>
                <w:szCs w:val="18"/>
              </w:rPr>
            </w:pPr>
            <w:r>
              <w:rPr>
                <w:kern w:val="0"/>
                <w:sz w:val="18"/>
                <w:szCs w:val="18"/>
                <w:lang w:bidi="ar"/>
              </w:rPr>
              <w:t>2</w:t>
            </w:r>
            <w:r>
              <w:rPr>
                <w:rFonts w:hint="eastAsia" w:ascii="宋体" w:hAnsi="宋体" w:cs="宋体"/>
                <w:kern w:val="0"/>
                <w:sz w:val="18"/>
                <w:szCs w:val="18"/>
                <w:lang w:bidi="ar"/>
              </w:rPr>
              <w:t>字节</w:t>
            </w:r>
          </w:p>
        </w:tc>
        <w:tc>
          <w:tcPr>
            <w:tcW w:w="1843" w:type="dxa"/>
            <w:tcBorders>
              <w:top w:val="single" w:color="000000" w:sz="4" w:space="0"/>
              <w:left w:val="single" w:color="auto" w:sz="4" w:space="0"/>
              <w:bottom w:val="single" w:color="000000" w:sz="4" w:space="0"/>
              <w:right w:val="single" w:color="000000" w:sz="4" w:space="0"/>
            </w:tcBorders>
            <w:shd w:val="clear" w:color="auto" w:fill="auto"/>
          </w:tcPr>
          <w:p w14:paraId="463F4DD3">
            <w:pPr>
              <w:widowControl/>
              <w:tabs>
                <w:tab w:val="decimal" w:pos="0"/>
              </w:tabs>
              <w:ind w:firstLine="0" w:firstLineChars="0"/>
              <w:jc w:val="center"/>
              <w:rPr>
                <w:kern w:val="0"/>
                <w:sz w:val="18"/>
                <w:szCs w:val="18"/>
              </w:rPr>
            </w:pPr>
            <w:r>
              <w:rPr>
                <w:kern w:val="0"/>
                <w:sz w:val="18"/>
                <w:szCs w:val="18"/>
                <w:lang w:bidi="ar"/>
              </w:rPr>
              <w:t>0~2048</w:t>
            </w:r>
          </w:p>
        </w:tc>
        <w:tc>
          <w:tcPr>
            <w:tcW w:w="2948" w:type="dxa"/>
            <w:tcBorders>
              <w:top w:val="single" w:color="000000" w:sz="4" w:space="0"/>
              <w:left w:val="single" w:color="000000" w:sz="4" w:space="0"/>
              <w:bottom w:val="single" w:color="000000" w:sz="4" w:space="0"/>
              <w:right w:val="single" w:color="000000" w:sz="4" w:space="0"/>
            </w:tcBorders>
            <w:shd w:val="clear" w:color="auto" w:fill="auto"/>
          </w:tcPr>
          <w:p w14:paraId="411767AD">
            <w:pPr>
              <w:widowControl/>
              <w:tabs>
                <w:tab w:val="decimal" w:pos="0"/>
              </w:tabs>
              <w:ind w:firstLine="0" w:firstLineChars="0"/>
              <w:jc w:val="center"/>
              <w:rPr>
                <w:rFonts w:ascii="宋体" w:hAnsi="宋体" w:cs="宋体"/>
                <w:kern w:val="0"/>
                <w:sz w:val="18"/>
                <w:szCs w:val="18"/>
              </w:rPr>
            </w:pPr>
            <w:r>
              <w:rPr>
                <w:rFonts w:hint="eastAsia" w:ascii="宋体" w:hAnsi="宋体" w:cs="宋体"/>
                <w:kern w:val="0"/>
                <w:sz w:val="18"/>
                <w:szCs w:val="18"/>
                <w:lang w:bidi="ar"/>
              </w:rPr>
              <w:t>数据包发送站点</w:t>
            </w:r>
            <w:r>
              <w:rPr>
                <w:kern w:val="0"/>
                <w:sz w:val="18"/>
                <w:szCs w:val="18"/>
                <w:lang w:bidi="ar"/>
              </w:rPr>
              <w:t>TEI</w:t>
            </w:r>
          </w:p>
        </w:tc>
      </w:tr>
      <w:tr w14:paraId="430F0F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63" w:type="dxa"/>
            <w:tcBorders>
              <w:top w:val="single" w:color="000000" w:sz="4" w:space="0"/>
              <w:left w:val="single" w:color="000000" w:sz="4" w:space="0"/>
              <w:bottom w:val="single" w:color="000000" w:sz="4" w:space="0"/>
              <w:right w:val="single" w:color="000000" w:sz="4" w:space="0"/>
            </w:tcBorders>
            <w:shd w:val="clear" w:color="auto" w:fill="auto"/>
          </w:tcPr>
          <w:p w14:paraId="46460CA4">
            <w:pPr>
              <w:widowControl/>
              <w:tabs>
                <w:tab w:val="decimal" w:pos="0"/>
              </w:tabs>
              <w:ind w:firstLine="0" w:firstLineChars="0"/>
              <w:jc w:val="center"/>
              <w:rPr>
                <w:rFonts w:ascii="宋体" w:hAnsi="宋体" w:cs="宋体"/>
                <w:kern w:val="0"/>
                <w:sz w:val="18"/>
                <w:szCs w:val="18"/>
              </w:rPr>
            </w:pPr>
            <w:r>
              <w:rPr>
                <w:rFonts w:hint="eastAsia" w:ascii="宋体" w:hAnsi="宋体" w:cs="宋体"/>
                <w:kern w:val="0"/>
                <w:sz w:val="18"/>
                <w:szCs w:val="18"/>
                <w:lang w:bidi="ar"/>
              </w:rPr>
              <w:t>报文类型</w:t>
            </w:r>
          </w:p>
        </w:tc>
        <w:tc>
          <w:tcPr>
            <w:tcW w:w="1135" w:type="dxa"/>
            <w:tcBorders>
              <w:top w:val="single" w:color="000000" w:sz="4" w:space="0"/>
              <w:left w:val="single" w:color="000000" w:sz="4" w:space="0"/>
              <w:bottom w:val="single" w:color="000000" w:sz="4" w:space="0"/>
              <w:right w:val="single" w:color="auto" w:sz="4" w:space="0"/>
            </w:tcBorders>
            <w:shd w:val="clear" w:color="auto" w:fill="auto"/>
          </w:tcPr>
          <w:p w14:paraId="09A7B836">
            <w:pPr>
              <w:widowControl/>
              <w:tabs>
                <w:tab w:val="decimal" w:pos="0"/>
              </w:tabs>
              <w:ind w:firstLine="0" w:firstLineChars="0"/>
              <w:jc w:val="center"/>
              <w:rPr>
                <w:rFonts w:ascii="宋体" w:hAnsi="宋体" w:cs="宋体"/>
                <w:kern w:val="0"/>
                <w:sz w:val="18"/>
                <w:szCs w:val="18"/>
              </w:rPr>
            </w:pPr>
            <w:r>
              <w:rPr>
                <w:kern w:val="0"/>
                <w:sz w:val="18"/>
                <w:szCs w:val="18"/>
                <w:lang w:bidi="ar"/>
              </w:rPr>
              <w:t>1</w:t>
            </w:r>
            <w:r>
              <w:rPr>
                <w:rFonts w:hint="eastAsia" w:ascii="宋体" w:hAnsi="宋体" w:cs="宋体"/>
                <w:kern w:val="0"/>
                <w:sz w:val="18"/>
                <w:szCs w:val="18"/>
                <w:lang w:bidi="ar"/>
              </w:rPr>
              <w:t>字节</w:t>
            </w:r>
          </w:p>
        </w:tc>
        <w:tc>
          <w:tcPr>
            <w:tcW w:w="1843" w:type="dxa"/>
            <w:tcBorders>
              <w:top w:val="single" w:color="000000" w:sz="4" w:space="0"/>
              <w:left w:val="single" w:color="auto" w:sz="4" w:space="0"/>
              <w:bottom w:val="single" w:color="000000" w:sz="4" w:space="0"/>
              <w:right w:val="single" w:color="000000" w:sz="4" w:space="0"/>
            </w:tcBorders>
            <w:shd w:val="clear" w:color="auto" w:fill="auto"/>
          </w:tcPr>
          <w:p w14:paraId="7939566D">
            <w:pPr>
              <w:widowControl/>
              <w:tabs>
                <w:tab w:val="decimal" w:pos="0"/>
              </w:tabs>
              <w:ind w:firstLine="0" w:firstLineChars="0"/>
              <w:jc w:val="center"/>
              <w:rPr>
                <w:kern w:val="0"/>
                <w:sz w:val="18"/>
                <w:szCs w:val="18"/>
              </w:rPr>
            </w:pPr>
            <w:r>
              <w:rPr>
                <w:kern w:val="0"/>
                <w:sz w:val="18"/>
                <w:szCs w:val="18"/>
                <w:lang w:bidi="ar"/>
              </w:rPr>
              <w:t>-</w:t>
            </w:r>
          </w:p>
        </w:tc>
        <w:tc>
          <w:tcPr>
            <w:tcW w:w="2948" w:type="dxa"/>
            <w:tcBorders>
              <w:top w:val="single" w:color="000000" w:sz="4" w:space="0"/>
              <w:left w:val="single" w:color="000000" w:sz="4" w:space="0"/>
              <w:bottom w:val="single" w:color="000000" w:sz="4" w:space="0"/>
              <w:right w:val="single" w:color="000000" w:sz="4" w:space="0"/>
            </w:tcBorders>
            <w:shd w:val="clear" w:color="auto" w:fill="auto"/>
          </w:tcPr>
          <w:p w14:paraId="5FFD33F7">
            <w:pPr>
              <w:widowControl/>
              <w:tabs>
                <w:tab w:val="decimal" w:pos="0"/>
              </w:tabs>
              <w:ind w:firstLine="0" w:firstLineChars="0"/>
              <w:jc w:val="center"/>
              <w:rPr>
                <w:rFonts w:ascii="宋体" w:hAnsi="宋体" w:cs="宋体"/>
                <w:kern w:val="0"/>
                <w:sz w:val="18"/>
                <w:szCs w:val="18"/>
              </w:rPr>
            </w:pPr>
            <w:r>
              <w:rPr>
                <w:rFonts w:hint="eastAsia" w:ascii="宋体" w:hAnsi="宋体" w:cs="宋体"/>
                <w:kern w:val="0"/>
                <w:sz w:val="18"/>
                <w:szCs w:val="18"/>
                <w:lang w:bidi="ar"/>
              </w:rPr>
              <w:t>自定义报文类型，应避免使用协议已经定义的</w:t>
            </w:r>
            <w:r>
              <w:rPr>
                <w:kern w:val="0"/>
                <w:sz w:val="18"/>
                <w:szCs w:val="18"/>
                <w:lang w:bidi="ar"/>
              </w:rPr>
              <w:t>0~3</w:t>
            </w:r>
            <w:r>
              <w:rPr>
                <w:rFonts w:hint="eastAsia" w:ascii="宋体" w:hAnsi="宋体" w:cs="宋体"/>
                <w:kern w:val="0"/>
                <w:sz w:val="18"/>
                <w:szCs w:val="18"/>
                <w:lang w:bidi="ar"/>
              </w:rPr>
              <w:t>；</w:t>
            </w:r>
          </w:p>
        </w:tc>
      </w:tr>
      <w:tr w14:paraId="2488B0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63" w:type="dxa"/>
            <w:tcBorders>
              <w:top w:val="single" w:color="000000" w:sz="4" w:space="0"/>
              <w:left w:val="single" w:color="000000" w:sz="4" w:space="0"/>
              <w:bottom w:val="single" w:color="000000" w:sz="4" w:space="0"/>
              <w:right w:val="single" w:color="000000" w:sz="4" w:space="0"/>
            </w:tcBorders>
            <w:shd w:val="clear" w:color="auto" w:fill="auto"/>
          </w:tcPr>
          <w:p w14:paraId="1106B93B">
            <w:pPr>
              <w:widowControl/>
              <w:tabs>
                <w:tab w:val="decimal" w:pos="0"/>
              </w:tabs>
              <w:ind w:firstLine="0" w:firstLineChars="0"/>
              <w:jc w:val="center"/>
              <w:rPr>
                <w:rFonts w:ascii="宋体" w:hAnsi="宋体" w:cs="宋体"/>
                <w:kern w:val="0"/>
                <w:sz w:val="18"/>
                <w:szCs w:val="18"/>
              </w:rPr>
            </w:pPr>
            <w:r>
              <w:rPr>
                <w:rFonts w:hint="eastAsia" w:ascii="宋体" w:hAnsi="宋体" w:cs="宋体"/>
                <w:kern w:val="0"/>
                <w:sz w:val="18"/>
                <w:szCs w:val="18"/>
                <w:lang w:bidi="ar"/>
              </w:rPr>
              <w:t>接收上送数据地址</w:t>
            </w:r>
          </w:p>
        </w:tc>
        <w:tc>
          <w:tcPr>
            <w:tcW w:w="1135" w:type="dxa"/>
            <w:tcBorders>
              <w:top w:val="single" w:color="000000" w:sz="4" w:space="0"/>
              <w:left w:val="single" w:color="000000" w:sz="4" w:space="0"/>
              <w:bottom w:val="single" w:color="000000" w:sz="4" w:space="0"/>
              <w:right w:val="single" w:color="auto" w:sz="4" w:space="0"/>
            </w:tcBorders>
            <w:shd w:val="clear" w:color="auto" w:fill="auto"/>
          </w:tcPr>
          <w:p w14:paraId="6A11969E">
            <w:pPr>
              <w:widowControl/>
              <w:tabs>
                <w:tab w:val="decimal" w:pos="0"/>
              </w:tabs>
              <w:ind w:firstLine="0" w:firstLineChars="0"/>
              <w:jc w:val="center"/>
              <w:rPr>
                <w:rFonts w:ascii="宋体" w:hAnsi="宋体" w:cs="宋体"/>
                <w:kern w:val="0"/>
                <w:sz w:val="18"/>
                <w:szCs w:val="18"/>
              </w:rPr>
            </w:pPr>
            <w:r>
              <w:rPr>
                <w:kern w:val="0"/>
                <w:sz w:val="18"/>
                <w:szCs w:val="18"/>
                <w:lang w:bidi="ar"/>
              </w:rPr>
              <w:t>4</w:t>
            </w:r>
            <w:r>
              <w:rPr>
                <w:rFonts w:hint="eastAsia" w:ascii="宋体" w:hAnsi="宋体" w:cs="宋体"/>
                <w:kern w:val="0"/>
                <w:sz w:val="18"/>
                <w:szCs w:val="18"/>
                <w:lang w:bidi="ar"/>
              </w:rPr>
              <w:t>字节</w:t>
            </w:r>
          </w:p>
        </w:tc>
        <w:tc>
          <w:tcPr>
            <w:tcW w:w="1843" w:type="dxa"/>
            <w:tcBorders>
              <w:top w:val="single" w:color="000000" w:sz="4" w:space="0"/>
              <w:left w:val="single" w:color="auto" w:sz="4" w:space="0"/>
              <w:bottom w:val="single" w:color="000000" w:sz="4" w:space="0"/>
              <w:right w:val="single" w:color="000000" w:sz="4" w:space="0"/>
            </w:tcBorders>
            <w:shd w:val="clear" w:color="auto" w:fill="auto"/>
          </w:tcPr>
          <w:p w14:paraId="61DBEF87">
            <w:pPr>
              <w:widowControl/>
              <w:tabs>
                <w:tab w:val="decimal" w:pos="0"/>
              </w:tabs>
              <w:ind w:firstLine="0" w:firstLineChars="0"/>
              <w:jc w:val="center"/>
              <w:rPr>
                <w:kern w:val="0"/>
                <w:sz w:val="18"/>
                <w:szCs w:val="18"/>
              </w:rPr>
            </w:pPr>
            <w:r>
              <w:rPr>
                <w:kern w:val="0"/>
                <w:sz w:val="18"/>
                <w:szCs w:val="18"/>
                <w:lang w:bidi="ar"/>
              </w:rPr>
              <w:t>0~0xFFFFFFFF</w:t>
            </w:r>
          </w:p>
        </w:tc>
        <w:tc>
          <w:tcPr>
            <w:tcW w:w="2948" w:type="dxa"/>
            <w:tcBorders>
              <w:top w:val="single" w:color="000000" w:sz="4" w:space="0"/>
              <w:left w:val="single" w:color="000000" w:sz="4" w:space="0"/>
              <w:bottom w:val="single" w:color="000000" w:sz="4" w:space="0"/>
              <w:right w:val="single" w:color="000000" w:sz="4" w:space="0"/>
            </w:tcBorders>
            <w:shd w:val="clear" w:color="auto" w:fill="auto"/>
          </w:tcPr>
          <w:p w14:paraId="2CA3CED4">
            <w:pPr>
              <w:widowControl/>
              <w:tabs>
                <w:tab w:val="decimal" w:pos="0"/>
              </w:tabs>
              <w:ind w:firstLine="0" w:firstLineChars="0"/>
              <w:jc w:val="center"/>
              <w:rPr>
                <w:rFonts w:ascii="宋体" w:hAnsi="宋体" w:cs="宋体"/>
                <w:kern w:val="0"/>
                <w:sz w:val="18"/>
                <w:szCs w:val="18"/>
              </w:rPr>
            </w:pPr>
            <w:r>
              <w:rPr>
                <w:rFonts w:hint="eastAsia" w:ascii="宋体" w:hAnsi="宋体" w:cs="宋体"/>
                <w:kern w:val="0"/>
                <w:sz w:val="18"/>
                <w:szCs w:val="18"/>
                <w:lang w:bidi="ar"/>
              </w:rPr>
              <w:t>应用层为物理层数据上报预留的共享内存地址起始位置。</w:t>
            </w:r>
          </w:p>
        </w:tc>
      </w:tr>
    </w:tbl>
    <w:p w14:paraId="7B066459">
      <w:pPr>
        <w:ind w:firstLine="420"/>
      </w:pPr>
      <w:r>
        <w:t>信息上送接口如</w:t>
      </w:r>
      <w:r>
        <w:rPr>
          <w:rFonts w:hint="eastAsia" w:ascii="宋体" w:hAnsi="宋体" w:cs="宋体"/>
        </w:rPr>
        <w:fldChar w:fldCharType="begin"/>
      </w:r>
      <w:r>
        <w:rPr>
          <w:rFonts w:hint="eastAsia" w:ascii="宋体" w:hAnsi="宋体" w:cs="宋体"/>
        </w:rPr>
        <w:instrText xml:space="preserve"> REF _Ref220684650 \h  \* MERGEFORMAT </w:instrText>
      </w:r>
      <w:r>
        <w:rPr>
          <w:rFonts w:hint="eastAsia" w:ascii="宋体" w:hAnsi="宋体" w:cs="宋体"/>
        </w:rPr>
        <w:fldChar w:fldCharType="separate"/>
      </w:r>
      <w:r>
        <w:rPr>
          <w:rFonts w:hint="eastAsia" w:ascii="宋体" w:hAnsi="宋体" w:eastAsia="宋体" w:cs="宋体"/>
          <w:szCs w:val="22"/>
          <w:lang w:bidi="ar"/>
        </w:rPr>
        <w:t>表 29</w:t>
      </w:r>
      <w:r>
        <w:rPr>
          <w:rFonts w:hint="eastAsia" w:ascii="宋体" w:hAnsi="宋体" w:cs="宋体"/>
        </w:rPr>
        <w:fldChar w:fldCharType="end"/>
      </w:r>
      <w:r>
        <w:t>所示：</w:t>
      </w:r>
    </w:p>
    <w:p w14:paraId="01F9E072">
      <w:pPr>
        <w:ind w:left="840" w:hanging="420" w:firstLineChars="0"/>
        <w:jc w:val="center"/>
        <w:rPr>
          <w:rFonts w:hint="eastAsia" w:ascii="黑体" w:hAnsi="黑体" w:eastAsia="黑体" w:cs="黑体"/>
          <w:szCs w:val="20"/>
        </w:rPr>
      </w:pPr>
      <w:bookmarkStart w:id="390" w:name="_Ref220684650"/>
      <w:r>
        <w:rPr>
          <w:rFonts w:hint="eastAsia" w:ascii="黑体" w:hAnsi="黑体" w:eastAsia="黑体" w:cs="黑体"/>
          <w:szCs w:val="20"/>
          <w:lang w:bidi="ar"/>
        </w:rPr>
        <w:t xml:space="preserve">表 </w:t>
      </w:r>
      <w:r>
        <w:rPr>
          <w:rFonts w:hint="eastAsia" w:ascii="黑体" w:hAnsi="黑体" w:eastAsia="黑体" w:cs="黑体"/>
          <w:szCs w:val="20"/>
          <w:lang w:bidi="ar"/>
        </w:rPr>
        <w:fldChar w:fldCharType="begin"/>
      </w:r>
      <w:r>
        <w:rPr>
          <w:rFonts w:hint="eastAsia" w:ascii="黑体" w:hAnsi="黑体" w:eastAsia="黑体" w:cs="黑体"/>
          <w:szCs w:val="20"/>
          <w:lang w:bidi="ar"/>
        </w:rPr>
        <w:instrText xml:space="preserve"> SEQ 表 \* ARABIC </w:instrText>
      </w:r>
      <w:r>
        <w:rPr>
          <w:rFonts w:hint="eastAsia" w:ascii="黑体" w:hAnsi="黑体" w:eastAsia="黑体" w:cs="黑体"/>
          <w:szCs w:val="20"/>
          <w:lang w:bidi="ar"/>
        </w:rPr>
        <w:fldChar w:fldCharType="separate"/>
      </w:r>
      <w:r>
        <w:rPr>
          <w:rFonts w:hint="eastAsia" w:ascii="黑体" w:hAnsi="黑体" w:eastAsia="黑体" w:cs="黑体"/>
          <w:szCs w:val="20"/>
          <w:lang w:bidi="ar"/>
        </w:rPr>
        <w:t>29</w:t>
      </w:r>
      <w:r>
        <w:rPr>
          <w:rFonts w:hint="eastAsia" w:ascii="黑体" w:hAnsi="黑体" w:eastAsia="黑体" w:cs="黑体"/>
          <w:szCs w:val="20"/>
          <w:lang w:bidi="ar"/>
        </w:rPr>
        <w:fldChar w:fldCharType="end"/>
      </w:r>
      <w:bookmarkEnd w:id="390"/>
      <w:r>
        <w:rPr>
          <w:rFonts w:hint="eastAsia" w:ascii="黑体" w:hAnsi="黑体" w:eastAsia="黑体" w:cs="黑体"/>
          <w:szCs w:val="21"/>
          <w:lang w:bidi="ar"/>
        </w:rPr>
        <w:t xml:space="preserve">  物理层收包信息上送接口</w:t>
      </w:r>
    </w:p>
    <w:tbl>
      <w:tblPr>
        <w:tblStyle w:val="55"/>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263"/>
        <w:gridCol w:w="1135"/>
        <w:gridCol w:w="1843"/>
        <w:gridCol w:w="2948"/>
      </w:tblGrid>
      <w:tr w14:paraId="33EA28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63" w:type="dxa"/>
            <w:tcBorders>
              <w:top w:val="single" w:color="000000" w:sz="4" w:space="0"/>
              <w:left w:val="single" w:color="000000" w:sz="4" w:space="0"/>
              <w:bottom w:val="single" w:color="000000" w:sz="4" w:space="0"/>
              <w:right w:val="single" w:color="000000" w:sz="4" w:space="0"/>
            </w:tcBorders>
            <w:shd w:val="clear" w:color="auto" w:fill="auto"/>
          </w:tcPr>
          <w:p w14:paraId="312E465A">
            <w:pPr>
              <w:widowControl/>
              <w:tabs>
                <w:tab w:val="decimal" w:pos="0"/>
              </w:tabs>
              <w:ind w:firstLine="0" w:firstLineChars="0"/>
              <w:jc w:val="center"/>
              <w:rPr>
                <w:rFonts w:ascii="等线" w:hAnsi="等线" w:eastAsia="等线" w:cs="等线"/>
                <w:kern w:val="0"/>
                <w:sz w:val="18"/>
                <w:szCs w:val="18"/>
              </w:rPr>
            </w:pPr>
            <w:r>
              <w:rPr>
                <w:rFonts w:hint="eastAsia" w:ascii="宋体" w:hAnsi="宋体" w:cs="宋体"/>
                <w:kern w:val="0"/>
                <w:sz w:val="18"/>
                <w:szCs w:val="18"/>
                <w:lang w:bidi="ar"/>
              </w:rPr>
              <w:t>名</w:t>
            </w:r>
            <w:r>
              <w:rPr>
                <w:rFonts w:hint="eastAsia" w:ascii="等线" w:hAnsi="等线" w:eastAsia="等线" w:cs="等线"/>
                <w:kern w:val="0"/>
                <w:sz w:val="18"/>
                <w:szCs w:val="18"/>
                <w:lang w:bidi="ar"/>
              </w:rPr>
              <w:t>称</w:t>
            </w:r>
          </w:p>
        </w:tc>
        <w:tc>
          <w:tcPr>
            <w:tcW w:w="1135" w:type="dxa"/>
            <w:tcBorders>
              <w:top w:val="single" w:color="000000" w:sz="4" w:space="0"/>
              <w:left w:val="single" w:color="000000" w:sz="4" w:space="0"/>
              <w:bottom w:val="single" w:color="000000" w:sz="4" w:space="0"/>
              <w:right w:val="single" w:color="auto" w:sz="4" w:space="0"/>
            </w:tcBorders>
            <w:shd w:val="clear" w:color="auto" w:fill="auto"/>
          </w:tcPr>
          <w:p w14:paraId="1832F59B">
            <w:pPr>
              <w:widowControl/>
              <w:tabs>
                <w:tab w:val="decimal" w:pos="0"/>
              </w:tabs>
              <w:ind w:firstLine="0" w:firstLineChars="0"/>
              <w:jc w:val="center"/>
              <w:rPr>
                <w:rFonts w:ascii="等线" w:hAnsi="等线" w:eastAsia="等线" w:cs="等线"/>
                <w:kern w:val="0"/>
                <w:sz w:val="18"/>
                <w:szCs w:val="18"/>
              </w:rPr>
            </w:pPr>
            <w:r>
              <w:rPr>
                <w:rFonts w:hint="eastAsia" w:ascii="等线" w:hAnsi="等线" w:eastAsia="等线" w:cs="等线"/>
                <w:kern w:val="0"/>
                <w:sz w:val="18"/>
                <w:szCs w:val="18"/>
                <w:lang w:bidi="ar"/>
              </w:rPr>
              <w:t>类型</w:t>
            </w:r>
          </w:p>
        </w:tc>
        <w:tc>
          <w:tcPr>
            <w:tcW w:w="1843" w:type="dxa"/>
            <w:tcBorders>
              <w:top w:val="single" w:color="000000" w:sz="4" w:space="0"/>
              <w:left w:val="single" w:color="auto" w:sz="4" w:space="0"/>
              <w:bottom w:val="single" w:color="000000" w:sz="4" w:space="0"/>
              <w:right w:val="single" w:color="000000" w:sz="4" w:space="0"/>
            </w:tcBorders>
            <w:shd w:val="clear" w:color="auto" w:fill="auto"/>
          </w:tcPr>
          <w:p w14:paraId="13D5A2F0">
            <w:pPr>
              <w:widowControl/>
              <w:tabs>
                <w:tab w:val="decimal" w:pos="0"/>
              </w:tabs>
              <w:ind w:firstLine="0" w:firstLineChars="0"/>
              <w:jc w:val="center"/>
              <w:rPr>
                <w:rFonts w:ascii="等线" w:hAnsi="等线" w:eastAsia="等线" w:cs="等线"/>
                <w:kern w:val="0"/>
                <w:sz w:val="18"/>
                <w:szCs w:val="18"/>
              </w:rPr>
            </w:pPr>
            <w:r>
              <w:rPr>
                <w:rFonts w:hint="eastAsia" w:ascii="等线" w:hAnsi="等线" w:eastAsia="等线" w:cs="等线"/>
                <w:kern w:val="0"/>
                <w:sz w:val="18"/>
                <w:szCs w:val="18"/>
                <w:lang w:bidi="ar"/>
              </w:rPr>
              <w:t>有效范围</w:t>
            </w:r>
          </w:p>
        </w:tc>
        <w:tc>
          <w:tcPr>
            <w:tcW w:w="2948" w:type="dxa"/>
            <w:tcBorders>
              <w:top w:val="single" w:color="000000" w:sz="4" w:space="0"/>
              <w:left w:val="single" w:color="000000" w:sz="4" w:space="0"/>
              <w:bottom w:val="single" w:color="000000" w:sz="4" w:space="0"/>
              <w:right w:val="single" w:color="000000" w:sz="4" w:space="0"/>
            </w:tcBorders>
            <w:shd w:val="clear" w:color="auto" w:fill="auto"/>
          </w:tcPr>
          <w:p w14:paraId="11C78F74">
            <w:pPr>
              <w:widowControl/>
              <w:tabs>
                <w:tab w:val="decimal" w:pos="0"/>
              </w:tabs>
              <w:ind w:firstLine="0" w:firstLineChars="0"/>
              <w:jc w:val="center"/>
              <w:rPr>
                <w:rFonts w:ascii="等线" w:hAnsi="等线" w:eastAsia="等线" w:cs="等线"/>
                <w:kern w:val="0"/>
                <w:sz w:val="18"/>
                <w:szCs w:val="18"/>
              </w:rPr>
            </w:pPr>
            <w:r>
              <w:rPr>
                <w:rFonts w:hint="eastAsia" w:ascii="等线" w:hAnsi="等线" w:eastAsia="等线" w:cs="等线"/>
                <w:kern w:val="0"/>
                <w:sz w:val="18"/>
                <w:szCs w:val="18"/>
                <w:lang w:bidi="ar"/>
              </w:rPr>
              <w:t>描述</w:t>
            </w:r>
          </w:p>
        </w:tc>
      </w:tr>
      <w:tr w14:paraId="32D355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63" w:type="dxa"/>
            <w:tcBorders>
              <w:top w:val="single" w:color="000000" w:sz="4" w:space="0"/>
              <w:left w:val="single" w:color="000000" w:sz="4" w:space="0"/>
              <w:bottom w:val="single" w:color="000000" w:sz="4" w:space="0"/>
              <w:right w:val="single" w:color="000000" w:sz="4" w:space="0"/>
            </w:tcBorders>
            <w:shd w:val="clear" w:color="auto" w:fill="auto"/>
          </w:tcPr>
          <w:p w14:paraId="29EC0335">
            <w:pPr>
              <w:widowControl/>
              <w:tabs>
                <w:tab w:val="decimal" w:pos="0"/>
              </w:tabs>
              <w:ind w:firstLine="0" w:firstLineChars="0"/>
              <w:jc w:val="center"/>
              <w:rPr>
                <w:rFonts w:ascii="宋体" w:hAnsi="宋体" w:cs="宋体"/>
                <w:kern w:val="0"/>
                <w:sz w:val="18"/>
                <w:szCs w:val="18"/>
              </w:rPr>
            </w:pPr>
            <w:r>
              <w:rPr>
                <w:rFonts w:hint="eastAsia" w:ascii="宋体" w:hAnsi="宋体" w:cs="宋体"/>
                <w:kern w:val="0"/>
                <w:sz w:val="18"/>
                <w:szCs w:val="18"/>
                <w:lang w:bidi="ar"/>
              </w:rPr>
              <w:t>源站点</w:t>
            </w:r>
            <w:r>
              <w:rPr>
                <w:kern w:val="0"/>
                <w:sz w:val="18"/>
                <w:szCs w:val="18"/>
                <w:lang w:bidi="ar"/>
              </w:rPr>
              <w:t>TEI</w:t>
            </w:r>
          </w:p>
        </w:tc>
        <w:tc>
          <w:tcPr>
            <w:tcW w:w="1135" w:type="dxa"/>
            <w:tcBorders>
              <w:top w:val="single" w:color="000000" w:sz="4" w:space="0"/>
              <w:left w:val="single" w:color="000000" w:sz="4" w:space="0"/>
              <w:bottom w:val="single" w:color="000000" w:sz="4" w:space="0"/>
              <w:right w:val="single" w:color="auto" w:sz="4" w:space="0"/>
            </w:tcBorders>
            <w:shd w:val="clear" w:color="auto" w:fill="auto"/>
          </w:tcPr>
          <w:p w14:paraId="4D562605">
            <w:pPr>
              <w:widowControl/>
              <w:tabs>
                <w:tab w:val="decimal" w:pos="0"/>
              </w:tabs>
              <w:ind w:firstLine="0" w:firstLineChars="0"/>
              <w:jc w:val="center"/>
              <w:rPr>
                <w:rFonts w:ascii="宋体" w:hAnsi="宋体" w:cs="宋体"/>
                <w:kern w:val="0"/>
                <w:sz w:val="18"/>
                <w:szCs w:val="18"/>
              </w:rPr>
            </w:pPr>
            <w:r>
              <w:rPr>
                <w:kern w:val="0"/>
                <w:sz w:val="18"/>
                <w:szCs w:val="18"/>
                <w:lang w:bidi="ar"/>
              </w:rPr>
              <w:t>2</w:t>
            </w:r>
            <w:r>
              <w:rPr>
                <w:rFonts w:hint="eastAsia" w:ascii="宋体" w:hAnsi="宋体" w:cs="宋体"/>
                <w:kern w:val="0"/>
                <w:sz w:val="18"/>
                <w:szCs w:val="18"/>
                <w:lang w:bidi="ar"/>
              </w:rPr>
              <w:t>字节</w:t>
            </w:r>
          </w:p>
        </w:tc>
        <w:tc>
          <w:tcPr>
            <w:tcW w:w="1843" w:type="dxa"/>
            <w:tcBorders>
              <w:top w:val="single" w:color="000000" w:sz="4" w:space="0"/>
              <w:left w:val="single" w:color="auto" w:sz="4" w:space="0"/>
              <w:bottom w:val="single" w:color="000000" w:sz="4" w:space="0"/>
              <w:right w:val="single" w:color="000000" w:sz="4" w:space="0"/>
            </w:tcBorders>
            <w:shd w:val="clear" w:color="auto" w:fill="auto"/>
          </w:tcPr>
          <w:p w14:paraId="3210FA3C">
            <w:pPr>
              <w:widowControl/>
              <w:tabs>
                <w:tab w:val="decimal" w:pos="0"/>
              </w:tabs>
              <w:ind w:firstLine="0" w:firstLineChars="0"/>
              <w:jc w:val="center"/>
              <w:rPr>
                <w:kern w:val="0"/>
                <w:sz w:val="18"/>
                <w:szCs w:val="18"/>
              </w:rPr>
            </w:pPr>
            <w:r>
              <w:rPr>
                <w:kern w:val="0"/>
                <w:sz w:val="18"/>
                <w:szCs w:val="18"/>
                <w:lang w:bidi="ar"/>
              </w:rPr>
              <w:t>0~2048</w:t>
            </w:r>
          </w:p>
        </w:tc>
        <w:tc>
          <w:tcPr>
            <w:tcW w:w="2948" w:type="dxa"/>
            <w:tcBorders>
              <w:top w:val="single" w:color="000000" w:sz="4" w:space="0"/>
              <w:left w:val="single" w:color="000000" w:sz="4" w:space="0"/>
              <w:bottom w:val="single" w:color="000000" w:sz="4" w:space="0"/>
              <w:right w:val="single" w:color="000000" w:sz="4" w:space="0"/>
            </w:tcBorders>
            <w:shd w:val="clear" w:color="auto" w:fill="auto"/>
          </w:tcPr>
          <w:p w14:paraId="3DCF33F8">
            <w:pPr>
              <w:widowControl/>
              <w:tabs>
                <w:tab w:val="decimal" w:pos="0"/>
              </w:tabs>
              <w:ind w:firstLine="0" w:firstLineChars="0"/>
              <w:jc w:val="center"/>
              <w:rPr>
                <w:rFonts w:ascii="宋体" w:hAnsi="宋体" w:cs="宋体"/>
                <w:kern w:val="0"/>
                <w:sz w:val="18"/>
                <w:szCs w:val="18"/>
              </w:rPr>
            </w:pPr>
            <w:r>
              <w:rPr>
                <w:rFonts w:hint="eastAsia" w:ascii="宋体" w:hAnsi="宋体" w:cs="宋体"/>
                <w:kern w:val="0"/>
                <w:sz w:val="18"/>
                <w:szCs w:val="18"/>
                <w:lang w:bidi="ar"/>
              </w:rPr>
              <w:t>数据包发送站点</w:t>
            </w:r>
            <w:r>
              <w:rPr>
                <w:kern w:val="0"/>
                <w:sz w:val="18"/>
                <w:szCs w:val="18"/>
                <w:lang w:bidi="ar"/>
              </w:rPr>
              <w:t>TEI</w:t>
            </w:r>
          </w:p>
        </w:tc>
      </w:tr>
      <w:tr w14:paraId="7C7D49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63" w:type="dxa"/>
            <w:tcBorders>
              <w:top w:val="single" w:color="000000" w:sz="4" w:space="0"/>
              <w:left w:val="single" w:color="000000" w:sz="4" w:space="0"/>
              <w:bottom w:val="single" w:color="000000" w:sz="4" w:space="0"/>
              <w:right w:val="single" w:color="000000" w:sz="4" w:space="0"/>
            </w:tcBorders>
            <w:shd w:val="clear" w:color="auto" w:fill="auto"/>
          </w:tcPr>
          <w:p w14:paraId="10BA2AB4">
            <w:pPr>
              <w:widowControl/>
              <w:tabs>
                <w:tab w:val="decimal" w:pos="0"/>
              </w:tabs>
              <w:ind w:firstLine="0" w:firstLineChars="0"/>
              <w:jc w:val="center"/>
              <w:rPr>
                <w:rFonts w:ascii="宋体" w:hAnsi="宋体" w:cs="宋体"/>
                <w:kern w:val="0"/>
                <w:sz w:val="18"/>
                <w:szCs w:val="18"/>
              </w:rPr>
            </w:pPr>
            <w:r>
              <w:rPr>
                <w:rFonts w:hint="eastAsia" w:ascii="宋体" w:hAnsi="宋体" w:cs="宋体"/>
                <w:kern w:val="0"/>
                <w:sz w:val="18"/>
                <w:szCs w:val="18"/>
                <w:lang w:bidi="ar"/>
              </w:rPr>
              <w:t>信道估计数据类型</w:t>
            </w:r>
          </w:p>
        </w:tc>
        <w:tc>
          <w:tcPr>
            <w:tcW w:w="1135" w:type="dxa"/>
            <w:tcBorders>
              <w:top w:val="single" w:color="000000" w:sz="4" w:space="0"/>
              <w:left w:val="single" w:color="000000" w:sz="4" w:space="0"/>
              <w:bottom w:val="single" w:color="000000" w:sz="4" w:space="0"/>
              <w:right w:val="single" w:color="auto" w:sz="4" w:space="0"/>
            </w:tcBorders>
            <w:shd w:val="clear" w:color="auto" w:fill="auto"/>
          </w:tcPr>
          <w:p w14:paraId="3ADDEF2F">
            <w:pPr>
              <w:widowControl/>
              <w:tabs>
                <w:tab w:val="decimal" w:pos="0"/>
              </w:tabs>
              <w:ind w:firstLine="0" w:firstLineChars="0"/>
              <w:jc w:val="center"/>
              <w:rPr>
                <w:rFonts w:ascii="宋体" w:hAnsi="宋体" w:cs="宋体"/>
                <w:kern w:val="0"/>
                <w:sz w:val="18"/>
                <w:szCs w:val="18"/>
              </w:rPr>
            </w:pPr>
            <w:r>
              <w:rPr>
                <w:kern w:val="0"/>
                <w:sz w:val="18"/>
                <w:szCs w:val="18"/>
                <w:lang w:bidi="ar"/>
              </w:rPr>
              <w:t>1</w:t>
            </w:r>
            <w:r>
              <w:rPr>
                <w:rFonts w:hint="eastAsia" w:ascii="宋体" w:hAnsi="宋体" w:cs="宋体"/>
                <w:kern w:val="0"/>
                <w:sz w:val="18"/>
                <w:szCs w:val="18"/>
                <w:lang w:bidi="ar"/>
              </w:rPr>
              <w:t>字节</w:t>
            </w:r>
          </w:p>
        </w:tc>
        <w:tc>
          <w:tcPr>
            <w:tcW w:w="1843" w:type="dxa"/>
            <w:tcBorders>
              <w:top w:val="single" w:color="000000" w:sz="4" w:space="0"/>
              <w:left w:val="single" w:color="auto" w:sz="4" w:space="0"/>
              <w:bottom w:val="single" w:color="000000" w:sz="4" w:space="0"/>
              <w:right w:val="single" w:color="000000" w:sz="4" w:space="0"/>
            </w:tcBorders>
            <w:shd w:val="clear" w:color="auto" w:fill="auto"/>
          </w:tcPr>
          <w:p w14:paraId="0E477ABF">
            <w:pPr>
              <w:widowControl/>
              <w:tabs>
                <w:tab w:val="decimal" w:pos="0"/>
              </w:tabs>
              <w:ind w:firstLine="0" w:firstLineChars="0"/>
              <w:jc w:val="center"/>
              <w:rPr>
                <w:kern w:val="0"/>
                <w:sz w:val="18"/>
                <w:szCs w:val="18"/>
              </w:rPr>
            </w:pPr>
            <w:r>
              <w:rPr>
                <w:kern w:val="0"/>
                <w:sz w:val="18"/>
                <w:szCs w:val="18"/>
                <w:lang w:bidi="ar"/>
              </w:rPr>
              <w:t>0</w:t>
            </w:r>
            <w:r>
              <w:rPr>
                <w:rFonts w:hint="eastAsia" w:cs="宋体"/>
                <w:kern w:val="0"/>
                <w:sz w:val="18"/>
                <w:szCs w:val="18"/>
                <w:lang w:bidi="ar"/>
              </w:rPr>
              <w:t>，</w:t>
            </w:r>
            <w:r>
              <w:rPr>
                <w:kern w:val="0"/>
                <w:sz w:val="18"/>
                <w:szCs w:val="18"/>
                <w:lang w:bidi="ar"/>
              </w:rPr>
              <w:t>1</w:t>
            </w:r>
          </w:p>
        </w:tc>
        <w:tc>
          <w:tcPr>
            <w:tcW w:w="2948" w:type="dxa"/>
            <w:tcBorders>
              <w:top w:val="single" w:color="000000" w:sz="4" w:space="0"/>
              <w:left w:val="single" w:color="000000" w:sz="4" w:space="0"/>
              <w:bottom w:val="single" w:color="000000" w:sz="4" w:space="0"/>
              <w:right w:val="single" w:color="000000" w:sz="4" w:space="0"/>
            </w:tcBorders>
            <w:shd w:val="clear" w:color="auto" w:fill="auto"/>
          </w:tcPr>
          <w:p w14:paraId="2878B566">
            <w:pPr>
              <w:widowControl/>
              <w:tabs>
                <w:tab w:val="decimal" w:pos="0"/>
              </w:tabs>
              <w:ind w:firstLine="0" w:firstLineChars="0"/>
              <w:jc w:val="center"/>
              <w:rPr>
                <w:rFonts w:ascii="宋体" w:hAnsi="宋体" w:cs="宋体"/>
                <w:kern w:val="0"/>
                <w:sz w:val="18"/>
                <w:szCs w:val="18"/>
              </w:rPr>
            </w:pPr>
            <w:r>
              <w:rPr>
                <w:kern w:val="0"/>
                <w:sz w:val="18"/>
                <w:szCs w:val="18"/>
                <w:lang w:bidi="ar"/>
              </w:rPr>
              <w:t>0</w:t>
            </w:r>
            <w:r>
              <w:rPr>
                <w:rFonts w:hint="eastAsia" w:ascii="宋体" w:hAnsi="宋体" w:cs="宋体"/>
                <w:kern w:val="0"/>
                <w:sz w:val="18"/>
                <w:szCs w:val="18"/>
                <w:lang w:bidi="ar"/>
              </w:rPr>
              <w:t>：频域数据；</w:t>
            </w:r>
          </w:p>
          <w:p w14:paraId="200C1FF6">
            <w:pPr>
              <w:widowControl/>
              <w:tabs>
                <w:tab w:val="decimal" w:pos="0"/>
              </w:tabs>
              <w:ind w:firstLine="0" w:firstLineChars="0"/>
              <w:jc w:val="center"/>
              <w:rPr>
                <w:rFonts w:ascii="宋体" w:hAnsi="宋体" w:cs="宋体"/>
                <w:kern w:val="0"/>
                <w:sz w:val="18"/>
                <w:szCs w:val="18"/>
              </w:rPr>
            </w:pPr>
            <w:r>
              <w:rPr>
                <w:kern w:val="0"/>
                <w:sz w:val="18"/>
                <w:szCs w:val="18"/>
                <w:lang w:bidi="ar"/>
              </w:rPr>
              <w:t>1</w:t>
            </w:r>
            <w:r>
              <w:rPr>
                <w:rFonts w:hint="eastAsia" w:ascii="宋体" w:hAnsi="宋体" w:cs="宋体"/>
                <w:kern w:val="0"/>
                <w:sz w:val="18"/>
                <w:szCs w:val="18"/>
                <w:lang w:bidi="ar"/>
              </w:rPr>
              <w:t>：时域冲击响应；</w:t>
            </w:r>
          </w:p>
        </w:tc>
      </w:tr>
      <w:tr w14:paraId="169052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63" w:type="dxa"/>
            <w:tcBorders>
              <w:top w:val="single" w:color="000000" w:sz="4" w:space="0"/>
              <w:left w:val="single" w:color="000000" w:sz="4" w:space="0"/>
              <w:bottom w:val="single" w:color="000000" w:sz="4" w:space="0"/>
              <w:right w:val="single" w:color="000000" w:sz="4" w:space="0"/>
            </w:tcBorders>
            <w:shd w:val="clear" w:color="auto" w:fill="auto"/>
          </w:tcPr>
          <w:p w14:paraId="14FC33D0">
            <w:pPr>
              <w:widowControl/>
              <w:tabs>
                <w:tab w:val="decimal" w:pos="0"/>
              </w:tabs>
              <w:ind w:firstLine="0" w:firstLineChars="0"/>
              <w:jc w:val="center"/>
              <w:rPr>
                <w:rFonts w:ascii="宋体" w:hAnsi="宋体" w:cs="宋体"/>
                <w:kern w:val="0"/>
                <w:sz w:val="18"/>
                <w:szCs w:val="18"/>
              </w:rPr>
            </w:pPr>
            <w:r>
              <w:rPr>
                <w:rFonts w:hint="eastAsia" w:ascii="宋体" w:hAnsi="宋体" w:cs="宋体"/>
                <w:kern w:val="0"/>
                <w:sz w:val="18"/>
                <w:szCs w:val="18"/>
                <w:lang w:bidi="ar"/>
              </w:rPr>
              <w:t>信道估计原始数据数量</w:t>
            </w:r>
          </w:p>
        </w:tc>
        <w:tc>
          <w:tcPr>
            <w:tcW w:w="1135" w:type="dxa"/>
            <w:tcBorders>
              <w:top w:val="single" w:color="000000" w:sz="4" w:space="0"/>
              <w:left w:val="single" w:color="000000" w:sz="4" w:space="0"/>
              <w:bottom w:val="single" w:color="000000" w:sz="4" w:space="0"/>
              <w:right w:val="single" w:color="auto" w:sz="4" w:space="0"/>
            </w:tcBorders>
            <w:shd w:val="clear" w:color="auto" w:fill="auto"/>
          </w:tcPr>
          <w:p w14:paraId="6B6B31CE">
            <w:pPr>
              <w:widowControl/>
              <w:tabs>
                <w:tab w:val="decimal" w:pos="0"/>
              </w:tabs>
              <w:ind w:firstLine="0" w:firstLineChars="0"/>
              <w:jc w:val="center"/>
              <w:rPr>
                <w:rFonts w:ascii="宋体" w:hAnsi="宋体" w:cs="宋体"/>
                <w:kern w:val="0"/>
                <w:sz w:val="18"/>
                <w:szCs w:val="18"/>
              </w:rPr>
            </w:pPr>
            <w:r>
              <w:rPr>
                <w:kern w:val="0"/>
                <w:sz w:val="18"/>
                <w:szCs w:val="18"/>
                <w:lang w:bidi="ar"/>
              </w:rPr>
              <w:t>1</w:t>
            </w:r>
            <w:r>
              <w:rPr>
                <w:rFonts w:hint="eastAsia" w:ascii="宋体" w:hAnsi="宋体" w:cs="宋体"/>
                <w:kern w:val="0"/>
                <w:sz w:val="18"/>
                <w:szCs w:val="18"/>
                <w:lang w:bidi="ar"/>
              </w:rPr>
              <w:t>字节</w:t>
            </w:r>
          </w:p>
        </w:tc>
        <w:tc>
          <w:tcPr>
            <w:tcW w:w="1843" w:type="dxa"/>
            <w:tcBorders>
              <w:top w:val="single" w:color="000000" w:sz="4" w:space="0"/>
              <w:left w:val="single" w:color="auto" w:sz="4" w:space="0"/>
              <w:bottom w:val="single" w:color="000000" w:sz="4" w:space="0"/>
              <w:right w:val="single" w:color="000000" w:sz="4" w:space="0"/>
            </w:tcBorders>
            <w:shd w:val="clear" w:color="auto" w:fill="auto"/>
          </w:tcPr>
          <w:p w14:paraId="1CC7E0BB">
            <w:pPr>
              <w:widowControl/>
              <w:tabs>
                <w:tab w:val="decimal" w:pos="0"/>
              </w:tabs>
              <w:ind w:firstLine="0" w:firstLineChars="0"/>
              <w:jc w:val="center"/>
              <w:rPr>
                <w:kern w:val="0"/>
                <w:sz w:val="18"/>
                <w:szCs w:val="18"/>
              </w:rPr>
            </w:pPr>
            <w:r>
              <w:rPr>
                <w:kern w:val="0"/>
                <w:sz w:val="18"/>
                <w:szCs w:val="18"/>
                <w:lang w:bidi="ar"/>
              </w:rPr>
              <w:t>1~12</w:t>
            </w:r>
          </w:p>
        </w:tc>
        <w:tc>
          <w:tcPr>
            <w:tcW w:w="2948" w:type="dxa"/>
            <w:tcBorders>
              <w:top w:val="single" w:color="000000" w:sz="4" w:space="0"/>
              <w:left w:val="single" w:color="000000" w:sz="4" w:space="0"/>
              <w:bottom w:val="single" w:color="000000" w:sz="4" w:space="0"/>
              <w:right w:val="single" w:color="000000" w:sz="4" w:space="0"/>
            </w:tcBorders>
            <w:shd w:val="clear" w:color="auto" w:fill="auto"/>
          </w:tcPr>
          <w:p w14:paraId="643B725A">
            <w:pPr>
              <w:widowControl/>
              <w:tabs>
                <w:tab w:val="decimal" w:pos="0"/>
              </w:tabs>
              <w:ind w:firstLine="0" w:firstLineChars="0"/>
              <w:jc w:val="center"/>
              <w:rPr>
                <w:rFonts w:ascii="宋体" w:hAnsi="宋体" w:cs="宋体"/>
                <w:kern w:val="0"/>
                <w:sz w:val="18"/>
                <w:szCs w:val="18"/>
              </w:rPr>
            </w:pPr>
            <w:r>
              <w:rPr>
                <w:rFonts w:hint="eastAsia" w:ascii="宋体" w:hAnsi="宋体" w:cs="宋体"/>
                <w:kern w:val="0"/>
                <w:sz w:val="18"/>
                <w:szCs w:val="18"/>
                <w:lang w:bidi="ar"/>
              </w:rPr>
              <w:t>上送的信道估计原始数据块数量</w:t>
            </w:r>
          </w:p>
        </w:tc>
      </w:tr>
      <w:tr w14:paraId="224F9F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63" w:type="dxa"/>
            <w:tcBorders>
              <w:top w:val="single" w:color="000000" w:sz="4" w:space="0"/>
              <w:left w:val="single" w:color="000000" w:sz="4" w:space="0"/>
              <w:bottom w:val="single" w:color="000000" w:sz="4" w:space="0"/>
              <w:right w:val="single" w:color="000000" w:sz="4" w:space="0"/>
            </w:tcBorders>
            <w:shd w:val="clear" w:color="auto" w:fill="auto"/>
          </w:tcPr>
          <w:p w14:paraId="15597609">
            <w:pPr>
              <w:widowControl/>
              <w:tabs>
                <w:tab w:val="decimal" w:pos="0"/>
              </w:tabs>
              <w:ind w:firstLine="0" w:firstLineChars="0"/>
              <w:jc w:val="center"/>
              <w:rPr>
                <w:rFonts w:ascii="宋体" w:hAnsi="宋体" w:cs="宋体"/>
                <w:kern w:val="0"/>
                <w:sz w:val="18"/>
                <w:szCs w:val="18"/>
              </w:rPr>
            </w:pPr>
            <w:r>
              <w:rPr>
                <w:rFonts w:hint="eastAsia" w:ascii="宋体" w:hAnsi="宋体" w:cs="宋体"/>
                <w:kern w:val="0"/>
                <w:sz w:val="18"/>
                <w:szCs w:val="18"/>
                <w:lang w:bidi="ar"/>
              </w:rPr>
              <w:t>收包本地时戳</w:t>
            </w:r>
          </w:p>
        </w:tc>
        <w:tc>
          <w:tcPr>
            <w:tcW w:w="1135" w:type="dxa"/>
            <w:tcBorders>
              <w:top w:val="single" w:color="000000" w:sz="4" w:space="0"/>
              <w:left w:val="single" w:color="000000" w:sz="4" w:space="0"/>
              <w:bottom w:val="single" w:color="000000" w:sz="4" w:space="0"/>
              <w:right w:val="single" w:color="auto" w:sz="4" w:space="0"/>
            </w:tcBorders>
            <w:shd w:val="clear" w:color="auto" w:fill="auto"/>
          </w:tcPr>
          <w:p w14:paraId="00C8D56B">
            <w:pPr>
              <w:widowControl/>
              <w:tabs>
                <w:tab w:val="decimal" w:pos="0"/>
              </w:tabs>
              <w:ind w:firstLine="0" w:firstLineChars="0"/>
              <w:jc w:val="center"/>
              <w:rPr>
                <w:rFonts w:ascii="宋体" w:hAnsi="宋体" w:cs="宋体"/>
                <w:kern w:val="0"/>
                <w:sz w:val="18"/>
                <w:szCs w:val="18"/>
              </w:rPr>
            </w:pPr>
            <w:r>
              <w:rPr>
                <w:kern w:val="0"/>
                <w:sz w:val="18"/>
                <w:szCs w:val="18"/>
                <w:lang w:bidi="ar"/>
              </w:rPr>
              <w:t>4</w:t>
            </w:r>
            <w:r>
              <w:rPr>
                <w:rFonts w:hint="eastAsia" w:ascii="宋体" w:hAnsi="宋体" w:cs="宋体"/>
                <w:kern w:val="0"/>
                <w:sz w:val="18"/>
                <w:szCs w:val="18"/>
                <w:lang w:bidi="ar"/>
              </w:rPr>
              <w:t>字节</w:t>
            </w:r>
          </w:p>
        </w:tc>
        <w:tc>
          <w:tcPr>
            <w:tcW w:w="1843" w:type="dxa"/>
            <w:tcBorders>
              <w:top w:val="single" w:color="000000" w:sz="4" w:space="0"/>
              <w:left w:val="single" w:color="auto" w:sz="4" w:space="0"/>
              <w:bottom w:val="single" w:color="000000" w:sz="4" w:space="0"/>
              <w:right w:val="single" w:color="000000" w:sz="4" w:space="0"/>
            </w:tcBorders>
            <w:shd w:val="clear" w:color="auto" w:fill="auto"/>
          </w:tcPr>
          <w:p w14:paraId="27E5F735">
            <w:pPr>
              <w:widowControl/>
              <w:tabs>
                <w:tab w:val="decimal" w:pos="0"/>
              </w:tabs>
              <w:ind w:firstLine="0" w:firstLineChars="0"/>
              <w:jc w:val="center"/>
              <w:rPr>
                <w:kern w:val="0"/>
                <w:sz w:val="18"/>
                <w:szCs w:val="18"/>
              </w:rPr>
            </w:pPr>
            <w:r>
              <w:rPr>
                <w:kern w:val="0"/>
                <w:sz w:val="18"/>
                <w:szCs w:val="18"/>
                <w:lang w:bidi="ar"/>
              </w:rPr>
              <w:t>0~0xFFFFFFFF</w:t>
            </w:r>
          </w:p>
        </w:tc>
        <w:tc>
          <w:tcPr>
            <w:tcW w:w="2948" w:type="dxa"/>
            <w:tcBorders>
              <w:top w:val="single" w:color="000000" w:sz="4" w:space="0"/>
              <w:left w:val="single" w:color="000000" w:sz="4" w:space="0"/>
              <w:bottom w:val="single" w:color="000000" w:sz="4" w:space="0"/>
              <w:right w:val="single" w:color="000000" w:sz="4" w:space="0"/>
            </w:tcBorders>
            <w:shd w:val="clear" w:color="auto" w:fill="auto"/>
          </w:tcPr>
          <w:p w14:paraId="1B1AC285">
            <w:pPr>
              <w:widowControl/>
              <w:tabs>
                <w:tab w:val="decimal" w:pos="0"/>
              </w:tabs>
              <w:ind w:firstLine="0" w:firstLineChars="0"/>
              <w:jc w:val="center"/>
              <w:rPr>
                <w:rFonts w:ascii="宋体" w:hAnsi="宋体" w:cs="宋体"/>
                <w:kern w:val="0"/>
                <w:sz w:val="18"/>
                <w:szCs w:val="18"/>
              </w:rPr>
            </w:pPr>
            <w:r>
              <w:rPr>
                <w:rFonts w:hint="eastAsia" w:ascii="宋体" w:hAnsi="宋体" w:cs="宋体"/>
                <w:kern w:val="0"/>
                <w:sz w:val="18"/>
                <w:szCs w:val="18"/>
                <w:lang w:bidi="ar"/>
              </w:rPr>
              <w:t>收到数据包的FC符号的起始点</w:t>
            </w:r>
          </w:p>
        </w:tc>
      </w:tr>
      <w:tr w14:paraId="118931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63" w:type="dxa"/>
            <w:tcBorders>
              <w:top w:val="single" w:color="000000" w:sz="4" w:space="0"/>
              <w:left w:val="single" w:color="000000" w:sz="4" w:space="0"/>
              <w:bottom w:val="single" w:color="000000" w:sz="4" w:space="0"/>
              <w:right w:val="single" w:color="000000" w:sz="4" w:space="0"/>
            </w:tcBorders>
            <w:shd w:val="clear" w:color="auto" w:fill="auto"/>
          </w:tcPr>
          <w:p w14:paraId="6EE04B12">
            <w:pPr>
              <w:widowControl/>
              <w:tabs>
                <w:tab w:val="decimal" w:pos="0"/>
              </w:tabs>
              <w:ind w:firstLine="0" w:firstLineChars="0"/>
              <w:jc w:val="center"/>
              <w:rPr>
                <w:rFonts w:ascii="宋体" w:hAnsi="宋体" w:cs="宋体"/>
                <w:kern w:val="0"/>
                <w:sz w:val="18"/>
                <w:szCs w:val="18"/>
              </w:rPr>
            </w:pPr>
            <w:r>
              <w:rPr>
                <w:rFonts w:hint="eastAsia" w:ascii="宋体" w:hAnsi="宋体" w:cs="宋体"/>
                <w:kern w:val="0"/>
                <w:sz w:val="18"/>
                <w:szCs w:val="18"/>
                <w:lang w:bidi="ar"/>
              </w:rPr>
              <w:t>报文中携带的时戳</w:t>
            </w:r>
          </w:p>
        </w:tc>
        <w:tc>
          <w:tcPr>
            <w:tcW w:w="1135" w:type="dxa"/>
            <w:tcBorders>
              <w:top w:val="single" w:color="000000" w:sz="4" w:space="0"/>
              <w:left w:val="single" w:color="000000" w:sz="4" w:space="0"/>
              <w:bottom w:val="single" w:color="000000" w:sz="4" w:space="0"/>
              <w:right w:val="single" w:color="auto" w:sz="4" w:space="0"/>
            </w:tcBorders>
            <w:shd w:val="clear" w:color="auto" w:fill="auto"/>
          </w:tcPr>
          <w:p w14:paraId="6E0FA57F">
            <w:pPr>
              <w:widowControl/>
              <w:tabs>
                <w:tab w:val="decimal" w:pos="0"/>
              </w:tabs>
              <w:ind w:firstLine="0" w:firstLineChars="0"/>
              <w:jc w:val="center"/>
              <w:rPr>
                <w:rFonts w:ascii="宋体" w:hAnsi="宋体" w:cs="宋体"/>
                <w:kern w:val="0"/>
                <w:sz w:val="18"/>
                <w:szCs w:val="18"/>
              </w:rPr>
            </w:pPr>
            <w:r>
              <w:rPr>
                <w:kern w:val="0"/>
                <w:sz w:val="18"/>
                <w:szCs w:val="18"/>
                <w:lang w:bidi="ar"/>
              </w:rPr>
              <w:t>4</w:t>
            </w:r>
            <w:r>
              <w:rPr>
                <w:rFonts w:hint="eastAsia" w:ascii="宋体" w:hAnsi="宋体" w:cs="宋体"/>
                <w:kern w:val="0"/>
                <w:sz w:val="18"/>
                <w:szCs w:val="18"/>
                <w:lang w:bidi="ar"/>
              </w:rPr>
              <w:t>字节</w:t>
            </w:r>
          </w:p>
        </w:tc>
        <w:tc>
          <w:tcPr>
            <w:tcW w:w="1843" w:type="dxa"/>
            <w:tcBorders>
              <w:top w:val="single" w:color="000000" w:sz="4" w:space="0"/>
              <w:left w:val="single" w:color="auto" w:sz="4" w:space="0"/>
              <w:bottom w:val="single" w:color="000000" w:sz="4" w:space="0"/>
              <w:right w:val="single" w:color="000000" w:sz="4" w:space="0"/>
            </w:tcBorders>
            <w:shd w:val="clear" w:color="auto" w:fill="auto"/>
          </w:tcPr>
          <w:p w14:paraId="487E7E32">
            <w:pPr>
              <w:widowControl/>
              <w:tabs>
                <w:tab w:val="decimal" w:pos="0"/>
              </w:tabs>
              <w:ind w:firstLine="0" w:firstLineChars="0"/>
              <w:jc w:val="center"/>
              <w:rPr>
                <w:kern w:val="0"/>
                <w:sz w:val="18"/>
                <w:szCs w:val="18"/>
              </w:rPr>
            </w:pPr>
            <w:r>
              <w:rPr>
                <w:kern w:val="0"/>
                <w:sz w:val="18"/>
                <w:szCs w:val="18"/>
                <w:lang w:bidi="ar"/>
              </w:rPr>
              <w:t>0~0xFFFFFFFF</w:t>
            </w:r>
          </w:p>
        </w:tc>
        <w:tc>
          <w:tcPr>
            <w:tcW w:w="2948" w:type="dxa"/>
            <w:tcBorders>
              <w:top w:val="single" w:color="000000" w:sz="4" w:space="0"/>
              <w:left w:val="single" w:color="000000" w:sz="4" w:space="0"/>
              <w:bottom w:val="single" w:color="000000" w:sz="4" w:space="0"/>
              <w:right w:val="single" w:color="000000" w:sz="4" w:space="0"/>
            </w:tcBorders>
            <w:shd w:val="clear" w:color="auto" w:fill="auto"/>
          </w:tcPr>
          <w:p w14:paraId="282ED8A5">
            <w:pPr>
              <w:widowControl/>
              <w:tabs>
                <w:tab w:val="decimal" w:pos="0"/>
              </w:tabs>
              <w:ind w:firstLine="0" w:firstLineChars="0"/>
              <w:jc w:val="center"/>
              <w:rPr>
                <w:rFonts w:ascii="宋体" w:hAnsi="宋体" w:cs="宋体"/>
                <w:kern w:val="0"/>
                <w:sz w:val="18"/>
                <w:szCs w:val="18"/>
              </w:rPr>
            </w:pPr>
            <w:r>
              <w:rPr>
                <w:rFonts w:hint="eastAsia" w:ascii="宋体" w:hAnsi="宋体" w:cs="宋体"/>
                <w:kern w:val="0"/>
                <w:sz w:val="18"/>
                <w:szCs w:val="18"/>
                <w:lang w:bidi="ar"/>
              </w:rPr>
              <w:t>数据包内容中的时戳信息（发送站点时戳信息，依赖于新的专属报文类型的定义）</w:t>
            </w:r>
          </w:p>
        </w:tc>
      </w:tr>
      <w:tr w14:paraId="5FA275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63" w:type="dxa"/>
            <w:tcBorders>
              <w:top w:val="single" w:color="000000" w:sz="4" w:space="0"/>
              <w:left w:val="single" w:color="000000" w:sz="4" w:space="0"/>
              <w:bottom w:val="single" w:color="000000" w:sz="4" w:space="0"/>
              <w:right w:val="single" w:color="000000" w:sz="4" w:space="0"/>
            </w:tcBorders>
            <w:shd w:val="clear" w:color="auto" w:fill="auto"/>
          </w:tcPr>
          <w:p w14:paraId="137805CC">
            <w:pPr>
              <w:widowControl/>
              <w:tabs>
                <w:tab w:val="decimal" w:pos="0"/>
              </w:tabs>
              <w:ind w:firstLine="0" w:firstLineChars="0"/>
              <w:jc w:val="center"/>
              <w:rPr>
                <w:rFonts w:ascii="宋体" w:hAnsi="宋体" w:cs="宋体"/>
                <w:kern w:val="0"/>
                <w:sz w:val="18"/>
                <w:szCs w:val="18"/>
              </w:rPr>
            </w:pPr>
            <w:r>
              <w:rPr>
                <w:rFonts w:hint="eastAsia" w:ascii="宋体" w:hAnsi="宋体" w:cs="宋体"/>
                <w:kern w:val="0"/>
                <w:sz w:val="18"/>
                <w:szCs w:val="18"/>
                <w:lang w:bidi="ar"/>
              </w:rPr>
              <w:t>信道估计数据</w:t>
            </w:r>
          </w:p>
        </w:tc>
        <w:tc>
          <w:tcPr>
            <w:tcW w:w="1135" w:type="dxa"/>
            <w:tcBorders>
              <w:top w:val="single" w:color="000000" w:sz="4" w:space="0"/>
              <w:left w:val="single" w:color="000000" w:sz="4" w:space="0"/>
              <w:bottom w:val="single" w:color="000000" w:sz="4" w:space="0"/>
              <w:right w:val="single" w:color="auto" w:sz="4" w:space="0"/>
            </w:tcBorders>
            <w:shd w:val="clear" w:color="auto" w:fill="auto"/>
          </w:tcPr>
          <w:p w14:paraId="5E4C302C">
            <w:pPr>
              <w:widowControl/>
              <w:tabs>
                <w:tab w:val="decimal" w:pos="0"/>
              </w:tabs>
              <w:ind w:firstLine="0" w:firstLineChars="0"/>
              <w:jc w:val="center"/>
              <w:rPr>
                <w:rFonts w:ascii="宋体" w:hAnsi="宋体" w:cs="宋体"/>
                <w:kern w:val="0"/>
                <w:sz w:val="18"/>
                <w:szCs w:val="18"/>
              </w:rPr>
            </w:pPr>
            <w:r>
              <w:rPr>
                <w:kern w:val="0"/>
                <w:sz w:val="18"/>
                <w:szCs w:val="18"/>
                <w:lang w:bidi="ar"/>
              </w:rPr>
              <w:t>2048</w:t>
            </w:r>
            <w:r>
              <w:rPr>
                <w:rFonts w:hint="eastAsia" w:ascii="宋体" w:hAnsi="宋体" w:cs="宋体"/>
                <w:kern w:val="0"/>
                <w:sz w:val="18"/>
                <w:szCs w:val="18"/>
                <w:lang w:bidi="ar"/>
              </w:rPr>
              <w:t>字节</w:t>
            </w:r>
          </w:p>
        </w:tc>
        <w:tc>
          <w:tcPr>
            <w:tcW w:w="1843" w:type="dxa"/>
            <w:tcBorders>
              <w:top w:val="single" w:color="000000" w:sz="4" w:space="0"/>
              <w:left w:val="single" w:color="auto" w:sz="4" w:space="0"/>
              <w:bottom w:val="single" w:color="000000" w:sz="4" w:space="0"/>
              <w:right w:val="single" w:color="000000" w:sz="4" w:space="0"/>
            </w:tcBorders>
            <w:shd w:val="clear" w:color="auto" w:fill="auto"/>
          </w:tcPr>
          <w:p w14:paraId="74ED75C4">
            <w:pPr>
              <w:widowControl/>
              <w:tabs>
                <w:tab w:val="decimal" w:pos="0"/>
              </w:tabs>
              <w:ind w:firstLine="0" w:firstLineChars="0"/>
              <w:jc w:val="center"/>
              <w:rPr>
                <w:kern w:val="0"/>
                <w:sz w:val="18"/>
                <w:szCs w:val="18"/>
              </w:rPr>
            </w:pPr>
            <w:r>
              <w:rPr>
                <w:kern w:val="0"/>
                <w:sz w:val="18"/>
                <w:szCs w:val="18"/>
                <w:lang w:bidi="ar"/>
              </w:rPr>
              <w:t>-32768~32767</w:t>
            </w:r>
          </w:p>
        </w:tc>
        <w:tc>
          <w:tcPr>
            <w:tcW w:w="2948" w:type="dxa"/>
            <w:tcBorders>
              <w:top w:val="single" w:color="000000" w:sz="4" w:space="0"/>
              <w:left w:val="single" w:color="000000" w:sz="4" w:space="0"/>
              <w:bottom w:val="single" w:color="000000" w:sz="4" w:space="0"/>
              <w:right w:val="single" w:color="000000" w:sz="4" w:space="0"/>
            </w:tcBorders>
            <w:shd w:val="clear" w:color="auto" w:fill="auto"/>
          </w:tcPr>
          <w:p w14:paraId="55310473">
            <w:pPr>
              <w:widowControl/>
              <w:tabs>
                <w:tab w:val="decimal" w:pos="0"/>
              </w:tabs>
              <w:ind w:firstLine="0" w:firstLineChars="0"/>
              <w:jc w:val="center"/>
              <w:rPr>
                <w:rFonts w:ascii="宋体" w:hAnsi="宋体" w:cs="宋体"/>
                <w:kern w:val="0"/>
                <w:sz w:val="18"/>
                <w:szCs w:val="18"/>
              </w:rPr>
            </w:pPr>
            <w:r>
              <w:rPr>
                <w:rFonts w:hint="eastAsia" w:ascii="宋体" w:hAnsi="宋体" w:cs="宋体"/>
                <w:kern w:val="0"/>
                <w:sz w:val="18"/>
                <w:szCs w:val="18"/>
                <w:lang w:bidi="ar"/>
              </w:rPr>
              <w:t>频域数据：每个频点的信道估计原始数据，每个频点数据为有符号复数，</w:t>
            </w:r>
            <w:r>
              <w:rPr>
                <w:kern w:val="0"/>
                <w:sz w:val="18"/>
                <w:szCs w:val="18"/>
                <w:lang w:bidi="ar"/>
              </w:rPr>
              <w:t>2</w:t>
            </w:r>
            <w:r>
              <w:rPr>
                <w:rFonts w:hint="eastAsia" w:ascii="宋体" w:hAnsi="宋体" w:cs="宋体"/>
                <w:kern w:val="0"/>
                <w:sz w:val="18"/>
                <w:szCs w:val="18"/>
                <w:lang w:bidi="ar"/>
              </w:rPr>
              <w:t>字节实部、</w:t>
            </w:r>
            <w:r>
              <w:rPr>
                <w:kern w:val="0"/>
                <w:sz w:val="18"/>
                <w:szCs w:val="18"/>
                <w:lang w:bidi="ar"/>
              </w:rPr>
              <w:t>2</w:t>
            </w:r>
            <w:r>
              <w:rPr>
                <w:rFonts w:hint="eastAsia" w:ascii="宋体" w:hAnsi="宋体" w:cs="宋体"/>
                <w:kern w:val="0"/>
                <w:sz w:val="18"/>
                <w:szCs w:val="18"/>
                <w:lang w:bidi="ar"/>
              </w:rPr>
              <w:t>字节虚部，共</w:t>
            </w:r>
            <w:r>
              <w:rPr>
                <w:kern w:val="0"/>
                <w:sz w:val="18"/>
                <w:szCs w:val="18"/>
                <w:lang w:bidi="ar"/>
              </w:rPr>
              <w:t>512</w:t>
            </w:r>
            <w:r>
              <w:rPr>
                <w:rFonts w:hint="eastAsia" w:ascii="宋体" w:hAnsi="宋体" w:cs="宋体"/>
                <w:kern w:val="0"/>
                <w:sz w:val="18"/>
                <w:szCs w:val="18"/>
                <w:lang w:bidi="ar"/>
              </w:rPr>
              <w:t>个频点。</w:t>
            </w:r>
          </w:p>
          <w:p w14:paraId="60C5B71A">
            <w:pPr>
              <w:widowControl/>
              <w:tabs>
                <w:tab w:val="decimal" w:pos="0"/>
              </w:tabs>
              <w:ind w:firstLine="0" w:firstLineChars="0"/>
              <w:jc w:val="center"/>
              <w:rPr>
                <w:rFonts w:ascii="宋体" w:hAnsi="宋体" w:cs="宋体"/>
                <w:kern w:val="0"/>
                <w:sz w:val="18"/>
                <w:szCs w:val="18"/>
              </w:rPr>
            </w:pPr>
          </w:p>
        </w:tc>
      </w:tr>
    </w:tbl>
    <w:p w14:paraId="631341BE">
      <w:pPr>
        <w:pStyle w:val="513"/>
        <w:spacing w:before="240"/>
      </w:pPr>
      <w:r>
        <w:t>信道估计信息</w:t>
      </w:r>
    </w:p>
    <w:p w14:paraId="51203585">
      <w:pPr>
        <w:ind w:firstLine="420"/>
      </w:pPr>
      <w:r>
        <w:rPr>
          <w:rFonts w:hint="eastAsia"/>
        </w:rPr>
        <w:t>应用层给物理层下发获取信道信息的消息，并携带相应的源TEI信息。物理层应根据TEI信息进行匹配，将接收到的对应TEI的报文的信道估计平均后的数据通过共享内存的形式上报给应用层（物理层将获得的信道估计信息存储在共享内存的指定位置，存储完成后，通知应用层读取）。</w:t>
      </w:r>
    </w:p>
    <w:p w14:paraId="023FFE16">
      <w:pPr>
        <w:ind w:firstLine="420"/>
      </w:pPr>
      <w:r>
        <w:rPr>
          <w:rFonts w:hint="eastAsia"/>
        </w:rPr>
        <w:t>考虑到物理层与应用层交互速率可能慢于数据包到来的速率，为了避免上报数据被覆盖的风险，该消息指令是一次性触发式的，即应用层下发一次消息，物理层只上报一次信息。</w:t>
      </w:r>
    </w:p>
    <w:p w14:paraId="1727005D">
      <w:pPr>
        <w:ind w:firstLine="420"/>
      </w:pPr>
      <w:r>
        <w:rPr>
          <w:rFonts w:hint="eastAsia"/>
        </w:rPr>
        <w:t>频域数据：</w:t>
      </w:r>
    </w:p>
    <w:p w14:paraId="6F6D2F3A">
      <w:pPr>
        <w:ind w:firstLine="420"/>
      </w:pPr>
      <w:r>
        <w:rPr>
          <w:rFonts w:hint="eastAsia"/>
        </w:rPr>
        <w:t>信道估计数据为复数，实部和虚部分别是16bit有符号数，数据最大精度15bit。</w:t>
      </w:r>
    </w:p>
    <w:p w14:paraId="3A6DCD9D">
      <w:pPr>
        <w:ind w:firstLine="420"/>
      </w:pPr>
      <w:r>
        <w:rPr>
          <w:rFonts w:hint="eastAsia"/>
        </w:rPr>
        <w:t>时域冲击响应：</w:t>
      </w:r>
    </w:p>
    <w:p w14:paraId="0EA6D117">
      <w:pPr>
        <w:ind w:firstLine="420"/>
      </w:pPr>
      <w:r>
        <w:rPr>
          <w:rFonts w:hint="eastAsia"/>
        </w:rPr>
        <w:t>通过信道估计换算得到的时域冲击响应；</w:t>
      </w:r>
    </w:p>
    <w:p w14:paraId="4E74C593">
      <w:pPr>
        <w:ind w:firstLine="420"/>
      </w:pPr>
      <w:r>
        <w:rPr>
          <w:rFonts w:hint="eastAsia"/>
        </w:rPr>
        <w:t>数据为纯实数，共256个时域点，每个时域点为16bit有符号数。</w:t>
      </w:r>
    </w:p>
    <w:p w14:paraId="01261498">
      <w:pPr>
        <w:pStyle w:val="513"/>
      </w:pPr>
      <w:r>
        <w:rPr>
          <w:rFonts w:hint="eastAsia"/>
        </w:rPr>
        <w:t>应用层获取时戳的功能</w:t>
      </w:r>
    </w:p>
    <w:p w14:paraId="719FAB86">
      <w:pPr>
        <w:ind w:firstLine="420"/>
      </w:pPr>
      <w:r>
        <w:rPr>
          <w:rFonts w:hint="eastAsia"/>
        </w:rPr>
        <w:t>应用层给物理层下发消息，获取指定源TEI的收包时刻信息。该信息可以和指定信道估计信息同时获取并上报。物理层可以通过消息或共享内存方式上报给应用层。</w:t>
      </w:r>
    </w:p>
    <w:p w14:paraId="0A777F35">
      <w:pPr>
        <w:ind w:firstLine="420"/>
      </w:pPr>
      <w:r>
        <w:rPr>
          <w:rFonts w:hint="eastAsia"/>
        </w:rPr>
        <w:t>收包时戳为收到这包数据的FC起始点的时刻的本地时间。</w:t>
      </w:r>
    </w:p>
    <w:p w14:paraId="7CA34A8F">
      <w:pPr>
        <w:ind w:firstLine="420"/>
      </w:pPr>
      <w:r>
        <w:rPr>
          <w:rFonts w:hint="eastAsia"/>
        </w:rPr>
        <w:t>时间精度为40ns，即25MHz时钟的时间周期。发送和接收模块的工作频率偏差应在1ppm以内。</w:t>
      </w:r>
    </w:p>
    <w:p w14:paraId="6E7A71CC">
      <w:pPr>
        <w:ind w:firstLine="420"/>
      </w:pPr>
      <w:r>
        <w:rPr>
          <w:rFonts w:hint="eastAsia"/>
        </w:rPr>
        <w:t>该时戳的时间准确度取决于同步精度，与通信环境有关，存在随机性偏差。但不应存在软件读写延迟上的随机性偏差。</w:t>
      </w:r>
    </w:p>
    <w:bookmarkEnd w:id="32"/>
    <w:p w14:paraId="00E5BB0B">
      <w:pPr>
        <w:ind w:firstLine="420"/>
      </w:pPr>
      <w:r>
        <w:br w:type="page"/>
      </w:r>
    </w:p>
    <w:p w14:paraId="14DDD72B">
      <w:pPr>
        <w:keepNext/>
        <w:widowControl/>
        <w:shd w:val="clear" w:color="FFFFFF" w:fill="FFFFFF"/>
        <w:tabs>
          <w:tab w:val="left" w:pos="6405"/>
        </w:tabs>
        <w:adjustRightInd w:val="0"/>
        <w:snapToGrid w:val="0"/>
        <w:ind w:firstLine="0" w:firstLineChars="0"/>
        <w:jc w:val="center"/>
        <w:outlineLvl w:val="0"/>
        <w:rPr>
          <w:rFonts w:ascii="黑体" w:hAnsi="Calibri" w:eastAsia="黑体"/>
          <w:kern w:val="0"/>
          <w:szCs w:val="20"/>
        </w:rPr>
      </w:pPr>
      <w:bookmarkStart w:id="391" w:name="_Toc29012"/>
      <w:bookmarkStart w:id="392" w:name="_Toc31550"/>
      <w:bookmarkStart w:id="393" w:name="_Toc212646544"/>
      <w:bookmarkStart w:id="394" w:name="_Toc22012"/>
      <w:bookmarkStart w:id="395" w:name="_Toc219895886"/>
      <w:bookmarkStart w:id="396" w:name="_Toc5370"/>
      <w:bookmarkStart w:id="397" w:name="_Toc6911"/>
      <w:bookmarkStart w:id="398" w:name="_Toc5495"/>
      <w:bookmarkStart w:id="399" w:name="_Toc6118"/>
      <w:bookmarkStart w:id="400" w:name="_Toc8724"/>
      <w:bookmarkStart w:id="401" w:name="_Toc17491"/>
      <w:bookmarkStart w:id="402" w:name="_Toc10758"/>
      <w:bookmarkStart w:id="403" w:name="_Toc619"/>
      <w:bookmarkStart w:id="404" w:name="_Toc2979"/>
      <w:bookmarkStart w:id="405" w:name="_Toc5792"/>
      <w:r>
        <w:rPr>
          <w:rFonts w:hint="eastAsia" w:ascii="黑体" w:hAnsi="Calibri" w:eastAsia="黑体"/>
          <w:kern w:val="0"/>
          <w:szCs w:val="20"/>
        </w:rPr>
        <w:t>附录A</w:t>
      </w:r>
      <w:r>
        <w:rPr>
          <w:rFonts w:ascii="黑体" w:hAnsi="Calibri" w:eastAsia="黑体"/>
          <w:kern w:val="0"/>
          <w:szCs w:val="20"/>
        </w:rPr>
        <w:br w:type="textWrapping"/>
      </w:r>
      <w:bookmarkStart w:id="406" w:name="_Toc56755088"/>
      <w:bookmarkStart w:id="407" w:name="_Toc56754888"/>
      <w:r>
        <w:rPr>
          <w:rFonts w:hint="eastAsia" w:ascii="黑体" w:hAnsi="Calibri" w:eastAsia="黑体"/>
          <w:kern w:val="0"/>
          <w:szCs w:val="20"/>
        </w:rPr>
        <w:t>（规范性附录）</w:t>
      </w:r>
      <w:r>
        <w:rPr>
          <w:rFonts w:ascii="黑体" w:hAnsi="Calibri" w:eastAsia="黑体"/>
          <w:kern w:val="0"/>
          <w:szCs w:val="20"/>
        </w:rPr>
        <w:br w:type="textWrapping"/>
      </w:r>
      <w:r>
        <w:rPr>
          <w:rFonts w:hint="eastAsia" w:ascii="黑体" w:hAnsi="Calibri" w:eastAsia="黑体"/>
          <w:kern w:val="0"/>
          <w:szCs w:val="20"/>
        </w:rPr>
        <w:t>变量运算</w:t>
      </w:r>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p>
    <w:p w14:paraId="29A8837B">
      <w:pPr>
        <w:widowControl/>
        <w:spacing w:line="600" w:lineRule="atLeast"/>
        <w:ind w:left="424" w:leftChars="202" w:firstLine="420"/>
        <w:rPr>
          <w:rFonts w:hAnsi="Calibri"/>
          <w:kern w:val="0"/>
          <w:szCs w:val="20"/>
        </w:rPr>
      </w:pPr>
      <w:r>
        <w:rPr>
          <w:rFonts w:hAnsi="Calibri"/>
          <w:kern w:val="0"/>
          <w:position w:val="-34"/>
          <w:szCs w:val="20"/>
        </w:rPr>
        <w:object>
          <v:shape id="_x0000_i1055" o:spt="75" type="#_x0000_t75" style="height:36.85pt;width:137.65pt;" o:ole="t" filled="f" o:preferrelative="t" stroked="f" coordsize="21600,21600">
            <v:path/>
            <v:fill on="f" focussize="0,0"/>
            <v:stroke on="f" joinstyle="miter"/>
            <v:imagedata r:id="rId91" o:title=""/>
            <o:lock v:ext="edit" aspectratio="t"/>
            <w10:wrap type="none"/>
            <w10:anchorlock/>
          </v:shape>
          <o:OLEObject Type="Embed" ProgID="Equation.DSMT4" ShapeID="_x0000_i1055" DrawAspect="Content" ObjectID="_1468075753" r:id="rId90">
            <o:LockedField>false</o:LockedField>
          </o:OLEObject>
        </w:object>
      </w:r>
    </w:p>
    <w:p w14:paraId="2146A646">
      <w:pPr>
        <w:widowControl/>
        <w:spacing w:line="240" w:lineRule="atLeast"/>
        <w:ind w:left="424" w:leftChars="202" w:firstLine="420"/>
        <w:rPr>
          <w:kern w:val="0"/>
          <w:szCs w:val="20"/>
        </w:rPr>
      </w:pPr>
      <w:r>
        <w:rPr>
          <w:rFonts w:hAnsi="Calibri"/>
          <w:kern w:val="0"/>
          <w:position w:val="-34"/>
          <w:szCs w:val="20"/>
        </w:rPr>
        <w:object>
          <v:shape id="_x0000_i1056" o:spt="75" type="#_x0000_t75" style="height:36.85pt;width:152.05pt;" o:ole="t" filled="f" o:preferrelative="t" stroked="f" coordsize="21600,21600">
            <v:path/>
            <v:fill on="f" focussize="0,0"/>
            <v:stroke on="f" joinstyle="miter"/>
            <v:imagedata r:id="rId93" o:title=""/>
            <o:lock v:ext="edit" aspectratio="t"/>
            <w10:wrap type="none"/>
            <w10:anchorlock/>
          </v:shape>
          <o:OLEObject Type="Embed" ProgID="Equation.DSMT4" ShapeID="_x0000_i1056" DrawAspect="Content" ObjectID="_1468075754" r:id="rId92">
            <o:LockedField>false</o:LockedField>
          </o:OLEObject>
        </w:object>
      </w:r>
    </w:p>
    <w:p w14:paraId="2F485E2D">
      <w:pPr>
        <w:widowControl/>
        <w:spacing w:line="240" w:lineRule="atLeast"/>
        <w:ind w:left="424" w:leftChars="202" w:firstLine="420"/>
        <w:rPr>
          <w:kern w:val="0"/>
          <w:szCs w:val="20"/>
        </w:rPr>
      </w:pPr>
      <w:r>
        <w:rPr>
          <w:kern w:val="0"/>
          <w:szCs w:val="20"/>
        </w:rPr>
        <w:t>BitsPerSymbol=BPC*</w:t>
      </w:r>
      <m:oMath>
        <m:sSub>
          <m:sSubPr>
            <m:ctrlPr>
              <w:rPr>
                <w:rFonts w:ascii="Cambria Math" w:hAnsi="Cambria Math"/>
                <w:kern w:val="0"/>
                <w:szCs w:val="20"/>
              </w:rPr>
            </m:ctrlPr>
          </m:sSubPr>
          <m:e>
            <m:r>
              <m:rPr>
                <m:sty m:val="p"/>
              </m:rPr>
              <w:rPr>
                <w:rFonts w:ascii="Cambria Math" w:hAnsi="Cambria Math"/>
                <w:kern w:val="0"/>
                <w:szCs w:val="20"/>
              </w:rPr>
              <m:t>N</m:t>
            </m:r>
            <m:ctrlPr>
              <w:rPr>
                <w:rFonts w:ascii="Cambria Math" w:hAnsi="Cambria Math"/>
                <w:kern w:val="0"/>
                <w:szCs w:val="20"/>
              </w:rPr>
            </m:ctrlPr>
          </m:e>
          <m:sub>
            <m:r>
              <m:rPr/>
              <w:rPr>
                <w:rFonts w:ascii="Cambria Math" w:hAnsi="Cambria Math"/>
                <w:kern w:val="0"/>
                <w:szCs w:val="20"/>
              </w:rPr>
              <m:t>carrier_robo</m:t>
            </m:r>
            <m:ctrlPr>
              <w:rPr>
                <w:rFonts w:ascii="Cambria Math" w:hAnsi="Cambria Math"/>
                <w:kern w:val="0"/>
                <w:szCs w:val="20"/>
              </w:rPr>
            </m:ctrlPr>
          </m:sub>
        </m:sSub>
      </m:oMath>
    </w:p>
    <w:p w14:paraId="64CDF32F">
      <w:pPr>
        <w:widowControl/>
        <w:spacing w:line="240" w:lineRule="atLeast"/>
        <w:ind w:left="424" w:leftChars="202" w:firstLine="420"/>
        <w:rPr>
          <w:kern w:val="0"/>
          <w:szCs w:val="20"/>
        </w:rPr>
      </w:pPr>
      <w:r>
        <w:rPr>
          <w:kern w:val="0"/>
          <w:szCs w:val="20"/>
        </w:rPr>
        <w:t>BitsInSegment=BPC*CarriersInSegment</w:t>
      </w:r>
    </w:p>
    <w:p w14:paraId="6D82EDCC">
      <w:pPr>
        <w:widowControl/>
        <w:spacing w:line="240" w:lineRule="atLeast"/>
        <w:ind w:left="424" w:leftChars="202" w:firstLine="420"/>
        <w:rPr>
          <w:kern w:val="0"/>
          <w:szCs w:val="20"/>
        </w:rPr>
      </w:pPr>
      <w:r>
        <w:rPr>
          <w:kern w:val="0"/>
          <w:szCs w:val="20"/>
        </w:rPr>
        <w:t xml:space="preserve">BitsInLastSymbol = </w:t>
      </w:r>
      <m:oMath>
        <m:sSub>
          <m:sSubPr>
            <m:ctrlPr>
              <w:rPr>
                <w:rFonts w:ascii="Cambria Math" w:hAnsi="Calibri"/>
                <w:i/>
                <w:kern w:val="0"/>
                <w:szCs w:val="20"/>
              </w:rPr>
            </m:ctrlPr>
          </m:sSubPr>
          <m:e>
            <m:r>
              <m:rPr/>
              <w:rPr>
                <w:rFonts w:ascii="Cambria Math" w:hAnsi="Calibri"/>
                <w:kern w:val="0"/>
                <w:szCs w:val="20"/>
              </w:rPr>
              <m:t>N</m:t>
            </m:r>
            <m:ctrlPr>
              <w:rPr>
                <w:rFonts w:ascii="Cambria Math" w:hAnsi="Calibri"/>
                <w:i/>
                <w:kern w:val="0"/>
                <w:szCs w:val="20"/>
              </w:rPr>
            </m:ctrlPr>
          </m:e>
          <m:sub>
            <m:r>
              <m:rPr/>
              <w:rPr>
                <w:rFonts w:ascii="Cambria Math" w:hAnsi="Calibri"/>
                <w:kern w:val="0"/>
                <w:szCs w:val="20"/>
              </w:rPr>
              <m:t>raw</m:t>
            </m:r>
            <m:ctrlPr>
              <w:rPr>
                <w:rFonts w:ascii="Cambria Math" w:hAnsi="Calibri"/>
                <w:i/>
                <w:kern w:val="0"/>
                <w:szCs w:val="20"/>
              </w:rPr>
            </m:ctrlPr>
          </m:sub>
        </m:sSub>
        <m:r>
          <m:rPr/>
          <w:rPr>
            <w:rFonts w:hint="eastAsia" w:ascii="Cambria Math" w:hAnsi="Cambria Math" w:eastAsia="微软雅黑" w:cs="微软雅黑"/>
            <w:kern w:val="0"/>
            <w:szCs w:val="20"/>
          </w:rPr>
          <m:t>−</m:t>
        </m:r>
        <m:r>
          <m:rPr/>
          <w:rPr>
            <w:rFonts w:ascii="Cambria Math" w:hAnsi="Calibri"/>
            <w:kern w:val="0"/>
            <w:szCs w:val="20"/>
          </w:rPr>
          <m:t>BitsPerSymbol</m:t>
        </m:r>
        <m:d>
          <m:dPr>
            <m:begChr m:val="⌊"/>
            <m:endChr m:val="⌋"/>
            <m:ctrlPr>
              <w:rPr>
                <w:rFonts w:ascii="Cambria Math" w:hAnsi="Calibri"/>
                <w:i/>
                <w:kern w:val="0"/>
                <w:szCs w:val="20"/>
              </w:rPr>
            </m:ctrlPr>
          </m:dPr>
          <m:e>
            <m:f>
              <m:fPr>
                <m:ctrlPr>
                  <w:rPr>
                    <w:rFonts w:ascii="Cambria Math" w:hAnsi="Calibri"/>
                    <w:i/>
                    <w:kern w:val="0"/>
                    <w:szCs w:val="20"/>
                  </w:rPr>
                </m:ctrlPr>
              </m:fPr>
              <m:num>
                <m:sSub>
                  <m:sSubPr>
                    <m:ctrlPr>
                      <w:rPr>
                        <w:rFonts w:ascii="Cambria Math" w:hAnsi="Calibri"/>
                        <w:i/>
                        <w:kern w:val="0"/>
                        <w:szCs w:val="20"/>
                      </w:rPr>
                    </m:ctrlPr>
                  </m:sSubPr>
                  <m:e>
                    <m:r>
                      <m:rPr/>
                      <w:rPr>
                        <w:rFonts w:ascii="Cambria Math" w:hAnsi="Calibri"/>
                        <w:kern w:val="0"/>
                        <w:szCs w:val="20"/>
                      </w:rPr>
                      <m:t>N</m:t>
                    </m:r>
                    <m:ctrlPr>
                      <w:rPr>
                        <w:rFonts w:ascii="Cambria Math" w:hAnsi="Calibri"/>
                        <w:i/>
                        <w:kern w:val="0"/>
                        <w:szCs w:val="20"/>
                      </w:rPr>
                    </m:ctrlPr>
                  </m:e>
                  <m:sub>
                    <m:r>
                      <m:rPr/>
                      <w:rPr>
                        <w:rFonts w:ascii="Cambria Math" w:hAnsi="Calibri"/>
                        <w:kern w:val="0"/>
                        <w:szCs w:val="20"/>
                      </w:rPr>
                      <m:t>raw</m:t>
                    </m:r>
                    <m:ctrlPr>
                      <w:rPr>
                        <w:rFonts w:ascii="Cambria Math" w:hAnsi="Calibri"/>
                        <w:i/>
                        <w:kern w:val="0"/>
                        <w:szCs w:val="20"/>
                      </w:rPr>
                    </m:ctrlPr>
                  </m:sub>
                </m:sSub>
                <m:ctrlPr>
                  <w:rPr>
                    <w:rFonts w:ascii="Cambria Math" w:hAnsi="Calibri"/>
                    <w:kern w:val="0"/>
                    <w:szCs w:val="20"/>
                  </w:rPr>
                </m:ctrlPr>
              </m:num>
              <m:den>
                <m:r>
                  <m:rPr>
                    <m:nor/>
                    <m:sty m:val="p"/>
                  </m:rPr>
                  <w:rPr>
                    <w:rFonts w:ascii="Cambria Math" w:hAnsi="Calibri"/>
                    <w:b w:val="0"/>
                    <w:i w:val="0"/>
                    <w:kern w:val="0"/>
                    <w:szCs w:val="20"/>
                  </w:rPr>
                  <m:t>BitsPerSymbol</m:t>
                </m:r>
                <m:ctrlPr>
                  <w:rPr>
                    <w:rFonts w:ascii="Cambria Math" w:hAnsi="Calibri"/>
                    <w:kern w:val="0"/>
                    <w:szCs w:val="20"/>
                  </w:rPr>
                </m:ctrlPr>
              </m:den>
            </m:f>
            <m:ctrlPr>
              <w:rPr>
                <w:rFonts w:ascii="Cambria Math" w:hAnsi="Cambria Math"/>
                <w:i/>
                <w:kern w:val="0"/>
                <w:szCs w:val="20"/>
              </w:rPr>
            </m:ctrlPr>
          </m:e>
        </m:d>
      </m:oMath>
    </w:p>
    <w:p w14:paraId="0530AD96">
      <w:pPr>
        <w:widowControl/>
        <w:spacing w:line="240" w:lineRule="atLeast"/>
        <w:ind w:left="424" w:leftChars="202" w:firstLine="420"/>
        <w:rPr>
          <w:kern w:val="0"/>
          <w:szCs w:val="20"/>
        </w:rPr>
      </w:pPr>
      <w:r>
        <w:rPr>
          <w:kern w:val="0"/>
          <w:szCs w:val="20"/>
        </w:rPr>
        <w:t>if BitsInLastSymbol == 0</w:t>
      </w:r>
    </w:p>
    <w:p w14:paraId="1E1BDAE4">
      <w:pPr>
        <w:widowControl/>
        <w:spacing w:line="240" w:lineRule="atLeast"/>
        <w:ind w:left="424" w:leftChars="202" w:firstLine="420"/>
        <w:rPr>
          <w:kern w:val="0"/>
          <w:szCs w:val="20"/>
        </w:rPr>
      </w:pPr>
      <w:r>
        <w:rPr>
          <w:kern w:val="0"/>
          <w:szCs w:val="20"/>
        </w:rPr>
        <w:tab/>
      </w:r>
      <w:r>
        <w:rPr>
          <w:kern w:val="0"/>
          <w:szCs w:val="20"/>
        </w:rPr>
        <w:t>BitsInLastSymbol = BitsPerSymbol</w:t>
      </w:r>
    </w:p>
    <w:p w14:paraId="09D88BBA">
      <w:pPr>
        <w:widowControl/>
        <w:spacing w:line="240" w:lineRule="atLeast"/>
        <w:ind w:left="424" w:leftChars="202" w:firstLine="420"/>
        <w:rPr>
          <w:kern w:val="0"/>
          <w:szCs w:val="20"/>
        </w:rPr>
      </w:pPr>
      <w:r>
        <w:rPr>
          <w:kern w:val="0"/>
          <w:szCs w:val="20"/>
        </w:rPr>
        <w:tab/>
      </w:r>
      <w:r>
        <w:rPr>
          <w:kern w:val="0"/>
          <w:szCs w:val="20"/>
        </w:rPr>
        <w:t>BitsInLastSegment = BitsInSegment</w:t>
      </w:r>
    </w:p>
    <w:p w14:paraId="11D863EB">
      <w:pPr>
        <w:widowControl/>
        <w:spacing w:line="240" w:lineRule="atLeast"/>
        <w:ind w:left="424" w:leftChars="202" w:firstLine="420"/>
        <w:rPr>
          <w:kern w:val="0"/>
          <w:szCs w:val="20"/>
        </w:rPr>
      </w:pPr>
      <w:r>
        <w:rPr>
          <w:kern w:val="0"/>
          <w:szCs w:val="20"/>
        </w:rPr>
        <w:t>else</w:t>
      </w:r>
    </w:p>
    <w:p w14:paraId="2ACD3A16">
      <w:pPr>
        <w:widowControl/>
        <w:spacing w:line="240" w:lineRule="atLeast"/>
        <w:ind w:left="424" w:leftChars="202" w:firstLine="420"/>
        <w:rPr>
          <w:kern w:val="0"/>
          <w:szCs w:val="20"/>
        </w:rPr>
      </w:pPr>
      <w:r>
        <w:rPr>
          <w:kern w:val="0"/>
          <w:szCs w:val="20"/>
        </w:rPr>
        <w:tab/>
      </w:r>
      <w:r>
        <w:rPr>
          <w:kern w:val="0"/>
          <w:szCs w:val="20"/>
        </w:rPr>
        <w:t>BitsInLastSegment = BitsInLastSymbol-BitsInSegment·</w:t>
      </w:r>
      <w:r>
        <w:rPr>
          <w:rFonts w:hAnsi="Calibri"/>
          <w:kern w:val="0"/>
          <w:position w:val="-24"/>
          <w:szCs w:val="20"/>
        </w:rPr>
        <w:object>
          <v:shape id="_x0000_i1057" o:spt="75" type="#_x0000_t75" style="height:29.95pt;width:89.85pt;" o:ole="t" filled="f" o:preferrelative="t" stroked="f" coordsize="21600,21600">
            <v:path/>
            <v:fill on="f" focussize="0,0"/>
            <v:stroke on="f" joinstyle="miter"/>
            <v:imagedata r:id="rId95" o:title=""/>
            <o:lock v:ext="edit" aspectratio="t"/>
            <w10:wrap type="none"/>
            <w10:anchorlock/>
          </v:shape>
          <o:OLEObject Type="Embed" ProgID="Equation.DSMT4" ShapeID="_x0000_i1057" DrawAspect="Content" ObjectID="_1468075755" r:id="rId94">
            <o:LockedField>false</o:LockedField>
          </o:OLEObject>
        </w:object>
      </w:r>
    </w:p>
    <w:p w14:paraId="6ECA3F2E">
      <w:pPr>
        <w:widowControl/>
        <w:spacing w:line="240" w:lineRule="atLeast"/>
        <w:ind w:left="424" w:leftChars="202" w:firstLine="420"/>
        <w:rPr>
          <w:kern w:val="0"/>
          <w:szCs w:val="20"/>
        </w:rPr>
      </w:pPr>
      <w:r>
        <w:rPr>
          <w:kern w:val="0"/>
          <w:szCs w:val="20"/>
        </w:rPr>
        <w:t>end</w:t>
      </w:r>
    </w:p>
    <w:p w14:paraId="3DEA77EB">
      <w:pPr>
        <w:widowControl/>
        <w:spacing w:line="240" w:lineRule="atLeast"/>
        <w:ind w:left="424" w:leftChars="202" w:firstLine="420"/>
        <w:rPr>
          <w:kern w:val="0"/>
          <w:szCs w:val="20"/>
        </w:rPr>
      </w:pPr>
      <w:r>
        <w:rPr>
          <w:kern w:val="0"/>
          <w:szCs w:val="20"/>
        </w:rPr>
        <w:t>Npad=BitsInSegment-BitsInLastSegment</w:t>
      </w:r>
    </w:p>
    <w:p w14:paraId="36A14333">
      <w:pPr>
        <w:ind w:firstLine="0" w:firstLineChars="0"/>
        <w:rPr>
          <w:rFonts w:ascii="Calibri" w:hAnsi="Calibri"/>
        </w:rPr>
        <w:sectPr>
          <w:headerReference r:id="rId19" w:type="first"/>
          <w:footerReference r:id="rId22" w:type="first"/>
          <w:footerReference r:id="rId20" w:type="default"/>
          <w:footerReference r:id="rId21" w:type="even"/>
          <w:pgSz w:w="11907" w:h="16839"/>
          <w:pgMar w:top="1417" w:right="1134" w:bottom="1134" w:left="1417" w:header="1020" w:footer="1020" w:gutter="0"/>
          <w:pgNumType w:fmt="decimal" w:start="1"/>
          <w:cols w:space="720" w:num="1"/>
          <w:titlePg/>
          <w:docGrid w:type="lines" w:linePitch="312" w:charSpace="0"/>
        </w:sectPr>
      </w:pPr>
    </w:p>
    <w:p w14:paraId="70D82896">
      <w:pPr>
        <w:keepNext/>
        <w:widowControl/>
        <w:shd w:val="clear" w:color="FFFFFF" w:fill="FFFFFF"/>
        <w:tabs>
          <w:tab w:val="left" w:pos="6405"/>
        </w:tabs>
        <w:adjustRightInd w:val="0"/>
        <w:snapToGrid w:val="0"/>
        <w:ind w:firstLine="0" w:firstLineChars="0"/>
        <w:jc w:val="center"/>
        <w:outlineLvl w:val="0"/>
        <w:rPr>
          <w:rFonts w:ascii="黑体" w:hAnsi="Calibri" w:eastAsia="黑体"/>
          <w:kern w:val="0"/>
          <w:szCs w:val="20"/>
        </w:rPr>
      </w:pPr>
      <w:bookmarkStart w:id="408" w:name="_Toc22687"/>
      <w:bookmarkStart w:id="409" w:name="_Toc219895887"/>
      <w:bookmarkStart w:id="410" w:name="_Toc1116"/>
      <w:bookmarkStart w:id="411" w:name="_Toc32268"/>
      <w:bookmarkStart w:id="412" w:name="_Toc3787"/>
      <w:bookmarkStart w:id="413" w:name="_Toc11131"/>
      <w:bookmarkStart w:id="414" w:name="_Toc6321"/>
      <w:bookmarkStart w:id="415" w:name="_Toc7254"/>
      <w:bookmarkStart w:id="416" w:name="_Toc3441"/>
      <w:bookmarkStart w:id="417" w:name="_Toc1810"/>
      <w:bookmarkStart w:id="418" w:name="_Toc21299"/>
      <w:bookmarkStart w:id="419" w:name="_Toc12849"/>
      <w:bookmarkStart w:id="420" w:name="_Toc212646545"/>
      <w:bookmarkStart w:id="421" w:name="_Toc16307"/>
      <w:bookmarkStart w:id="422" w:name="_Toc14018"/>
      <w:r>
        <w:rPr>
          <w:rFonts w:hint="eastAsia" w:ascii="黑体" w:hAnsi="Calibri" w:eastAsia="黑体"/>
          <w:kern w:val="0"/>
          <w:szCs w:val="20"/>
        </w:rPr>
        <w:t>附录B</w:t>
      </w:r>
      <w:r>
        <w:rPr>
          <w:rFonts w:ascii="黑体" w:hAnsi="Calibri" w:eastAsia="黑体"/>
          <w:kern w:val="0"/>
          <w:szCs w:val="20"/>
        </w:rPr>
        <w:br w:type="textWrapping"/>
      </w:r>
      <w:bookmarkStart w:id="423" w:name="_Toc56754889"/>
      <w:bookmarkStart w:id="424" w:name="_Toc56755089"/>
      <w:r>
        <w:rPr>
          <w:rFonts w:hint="eastAsia" w:ascii="黑体" w:hAnsi="Calibri" w:eastAsia="黑体"/>
          <w:kern w:val="0"/>
          <w:szCs w:val="20"/>
        </w:rPr>
        <w:t>（规范性附录）</w:t>
      </w:r>
      <w:r>
        <w:rPr>
          <w:rFonts w:ascii="黑体" w:hAnsi="Calibri" w:eastAsia="黑体"/>
          <w:kern w:val="0"/>
          <w:szCs w:val="20"/>
        </w:rPr>
        <w:br w:type="textWrapping"/>
      </w:r>
      <w:r>
        <w:rPr>
          <w:rFonts w:hint="eastAsia" w:ascii="黑体" w:hAnsi="Calibri" w:eastAsia="黑体"/>
          <w:kern w:val="0"/>
          <w:szCs w:val="20"/>
        </w:rPr>
        <w:t>Cyclicshift参数运算</w:t>
      </w:r>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p>
    <w:p w14:paraId="7023114A">
      <w:pPr>
        <w:widowControl/>
        <w:ind w:firstLine="420"/>
        <w:rPr>
          <w:rFonts w:hAnsi="Calibri"/>
          <w:kern w:val="0"/>
          <w:szCs w:val="20"/>
        </w:rPr>
      </w:pPr>
      <w:r>
        <w:rPr>
          <w:kern w:val="0"/>
          <w:szCs w:val="20"/>
        </w:rPr>
        <w:t>if Ncopies==1</w:t>
      </w:r>
    </w:p>
    <w:p w14:paraId="41A72CB2">
      <w:pPr>
        <w:widowControl/>
        <w:ind w:left="420" w:firstLine="420"/>
        <w:rPr>
          <w:kern w:val="0"/>
          <w:szCs w:val="20"/>
        </w:rPr>
      </w:pPr>
      <w:r>
        <w:rPr>
          <w:kern w:val="0"/>
          <w:szCs w:val="20"/>
        </w:rPr>
        <w:t>CyclicShift(0)=(0);</w:t>
      </w:r>
      <w:r>
        <w:rPr>
          <w:kern w:val="0"/>
          <w:szCs w:val="20"/>
        </w:rPr>
        <w:tab/>
      </w:r>
    </w:p>
    <w:p w14:paraId="1D5E2214">
      <w:pPr>
        <w:widowControl/>
        <w:ind w:firstLine="420"/>
        <w:rPr>
          <w:kern w:val="0"/>
          <w:szCs w:val="20"/>
        </w:rPr>
      </w:pPr>
      <w:r>
        <w:rPr>
          <w:kern w:val="0"/>
          <w:szCs w:val="20"/>
        </w:rPr>
        <w:t>elseif Ncopies==2</w:t>
      </w:r>
    </w:p>
    <w:p w14:paraId="7C661884">
      <w:pPr>
        <w:widowControl/>
        <w:ind w:firstLine="420"/>
        <w:rPr>
          <w:kern w:val="0"/>
          <w:szCs w:val="20"/>
        </w:rPr>
      </w:pPr>
      <w:r>
        <w:rPr>
          <w:kern w:val="0"/>
          <w:szCs w:val="20"/>
        </w:rPr>
        <w:t xml:space="preserve">    if BitsInLastSymbol&lt;=BitsInSegment</w:t>
      </w:r>
    </w:p>
    <w:p w14:paraId="3A305D46">
      <w:pPr>
        <w:widowControl/>
        <w:ind w:firstLine="420"/>
        <w:rPr>
          <w:kern w:val="0"/>
          <w:szCs w:val="20"/>
        </w:rPr>
      </w:pPr>
      <w:r>
        <w:rPr>
          <w:kern w:val="0"/>
          <w:szCs w:val="20"/>
        </w:rPr>
        <w:t xml:space="preserve">        CyclicShift(0</w:t>
      </w:r>
      <w:r>
        <w:rPr>
          <w:rFonts w:hint="eastAsia"/>
          <w:kern w:val="0"/>
          <w:szCs w:val="20"/>
        </w:rPr>
        <w:t>，</w:t>
      </w:r>
      <w:r>
        <w:rPr>
          <w:kern w:val="0"/>
          <w:szCs w:val="20"/>
        </w:rPr>
        <w:t>1)=(0</w:t>
      </w:r>
      <w:r>
        <w:rPr>
          <w:rFonts w:hint="eastAsia"/>
          <w:kern w:val="0"/>
          <w:szCs w:val="20"/>
        </w:rPr>
        <w:t>，</w:t>
      </w:r>
      <w:r>
        <w:rPr>
          <w:kern w:val="0"/>
          <w:szCs w:val="20"/>
        </w:rPr>
        <w:t>0);</w:t>
      </w:r>
    </w:p>
    <w:p w14:paraId="62803DB1">
      <w:pPr>
        <w:widowControl/>
        <w:ind w:firstLine="420"/>
        <w:rPr>
          <w:kern w:val="0"/>
          <w:szCs w:val="20"/>
        </w:rPr>
      </w:pPr>
      <w:r>
        <w:rPr>
          <w:kern w:val="0"/>
          <w:szCs w:val="20"/>
        </w:rPr>
        <w:t xml:space="preserve">    else</w:t>
      </w:r>
    </w:p>
    <w:p w14:paraId="7C09C8AC">
      <w:pPr>
        <w:widowControl/>
        <w:ind w:firstLine="420"/>
        <w:rPr>
          <w:kern w:val="0"/>
          <w:szCs w:val="20"/>
        </w:rPr>
      </w:pPr>
      <w:r>
        <w:rPr>
          <w:kern w:val="0"/>
          <w:szCs w:val="20"/>
        </w:rPr>
        <w:t xml:space="preserve">        CyclicShift(0</w:t>
      </w:r>
      <w:r>
        <w:rPr>
          <w:rFonts w:hint="eastAsia"/>
          <w:kern w:val="0"/>
          <w:szCs w:val="20"/>
        </w:rPr>
        <w:t>，</w:t>
      </w:r>
      <w:r>
        <w:rPr>
          <w:kern w:val="0"/>
          <w:szCs w:val="20"/>
        </w:rPr>
        <w:t>1)=(0</w:t>
      </w:r>
      <w:r>
        <w:rPr>
          <w:rFonts w:hint="eastAsia"/>
          <w:kern w:val="0"/>
          <w:szCs w:val="20"/>
        </w:rPr>
        <w:t>，</w:t>
      </w:r>
      <w:r>
        <w:rPr>
          <w:kern w:val="0"/>
          <w:szCs w:val="20"/>
        </w:rPr>
        <w:t>1);</w:t>
      </w:r>
    </w:p>
    <w:p w14:paraId="0B796582">
      <w:pPr>
        <w:widowControl/>
        <w:ind w:firstLine="420"/>
        <w:rPr>
          <w:kern w:val="0"/>
          <w:szCs w:val="20"/>
        </w:rPr>
      </w:pPr>
      <w:r>
        <w:rPr>
          <w:kern w:val="0"/>
          <w:szCs w:val="20"/>
        </w:rPr>
        <w:t xml:space="preserve">    end</w:t>
      </w:r>
    </w:p>
    <w:p w14:paraId="3A1DCB7C">
      <w:pPr>
        <w:widowControl/>
        <w:ind w:firstLine="420"/>
        <w:rPr>
          <w:kern w:val="0"/>
          <w:szCs w:val="20"/>
        </w:rPr>
      </w:pPr>
      <w:r>
        <w:rPr>
          <w:kern w:val="0"/>
          <w:szCs w:val="20"/>
        </w:rPr>
        <w:t>elseif Ncopies==4</w:t>
      </w:r>
    </w:p>
    <w:p w14:paraId="28E7B367">
      <w:pPr>
        <w:widowControl/>
        <w:ind w:firstLine="420"/>
        <w:rPr>
          <w:kern w:val="0"/>
          <w:szCs w:val="20"/>
        </w:rPr>
      </w:pPr>
      <w:r>
        <w:rPr>
          <w:kern w:val="0"/>
          <w:szCs w:val="20"/>
        </w:rPr>
        <w:t xml:space="preserve">    if BitsInLastSymbol&lt;=BitsInSegment</w:t>
      </w:r>
    </w:p>
    <w:p w14:paraId="37418DF6">
      <w:pPr>
        <w:widowControl/>
        <w:ind w:firstLine="420"/>
        <w:rPr>
          <w:kern w:val="0"/>
          <w:szCs w:val="20"/>
        </w:rPr>
      </w:pPr>
      <w:r>
        <w:rPr>
          <w:kern w:val="0"/>
          <w:szCs w:val="20"/>
        </w:rPr>
        <w:t xml:space="preserve">        CyclicShift(0</w:t>
      </w:r>
      <w:r>
        <w:rPr>
          <w:rFonts w:hint="eastAsia"/>
          <w:kern w:val="0"/>
          <w:szCs w:val="20"/>
        </w:rPr>
        <w:t>，</w:t>
      </w:r>
      <w:r>
        <w:rPr>
          <w:kern w:val="0"/>
          <w:szCs w:val="20"/>
        </w:rPr>
        <w:t>1</w:t>
      </w:r>
      <w:r>
        <w:rPr>
          <w:rFonts w:hint="eastAsia"/>
          <w:kern w:val="0"/>
          <w:szCs w:val="20"/>
        </w:rPr>
        <w:t>，</w:t>
      </w:r>
      <w:r>
        <w:rPr>
          <w:kern w:val="0"/>
          <w:szCs w:val="20"/>
        </w:rPr>
        <w:t>2</w:t>
      </w:r>
      <w:r>
        <w:rPr>
          <w:rFonts w:hint="eastAsia"/>
          <w:kern w:val="0"/>
          <w:szCs w:val="20"/>
        </w:rPr>
        <w:t>，</w:t>
      </w:r>
      <w:r>
        <w:rPr>
          <w:kern w:val="0"/>
          <w:szCs w:val="20"/>
        </w:rPr>
        <w:t>3)=(0</w:t>
      </w:r>
      <w:r>
        <w:rPr>
          <w:rFonts w:hint="eastAsia"/>
          <w:kern w:val="0"/>
          <w:szCs w:val="20"/>
        </w:rPr>
        <w:t>，</w:t>
      </w:r>
      <w:r>
        <w:rPr>
          <w:kern w:val="0"/>
          <w:szCs w:val="20"/>
        </w:rPr>
        <w:t>0</w:t>
      </w:r>
      <w:r>
        <w:rPr>
          <w:rFonts w:hint="eastAsia"/>
          <w:kern w:val="0"/>
          <w:szCs w:val="20"/>
        </w:rPr>
        <w:t>，</w:t>
      </w:r>
      <w:r>
        <w:rPr>
          <w:kern w:val="0"/>
          <w:szCs w:val="20"/>
        </w:rPr>
        <w:t>0</w:t>
      </w:r>
      <w:r>
        <w:rPr>
          <w:rFonts w:hint="eastAsia"/>
          <w:kern w:val="0"/>
          <w:szCs w:val="20"/>
        </w:rPr>
        <w:t>，</w:t>
      </w:r>
      <w:r>
        <w:rPr>
          <w:kern w:val="0"/>
          <w:szCs w:val="20"/>
        </w:rPr>
        <w:t>0);</w:t>
      </w:r>
    </w:p>
    <w:p w14:paraId="47910665">
      <w:pPr>
        <w:widowControl/>
        <w:ind w:firstLine="420"/>
        <w:rPr>
          <w:kern w:val="0"/>
          <w:szCs w:val="20"/>
        </w:rPr>
      </w:pPr>
      <w:r>
        <w:rPr>
          <w:kern w:val="0"/>
          <w:szCs w:val="20"/>
        </w:rPr>
        <w:t>elseif BitsInLastSymbol&lt;=2·BitsInSegment</w:t>
      </w:r>
    </w:p>
    <w:p w14:paraId="44F9AA0D">
      <w:pPr>
        <w:widowControl/>
        <w:ind w:firstLine="420"/>
        <w:rPr>
          <w:kern w:val="0"/>
          <w:szCs w:val="20"/>
        </w:rPr>
      </w:pPr>
      <w:r>
        <w:rPr>
          <w:kern w:val="0"/>
          <w:szCs w:val="20"/>
        </w:rPr>
        <w:t xml:space="preserve">        CyclicShift(0</w:t>
      </w:r>
      <w:r>
        <w:rPr>
          <w:rFonts w:hint="eastAsia"/>
          <w:kern w:val="0"/>
          <w:szCs w:val="20"/>
        </w:rPr>
        <w:t>，</w:t>
      </w:r>
      <w:r>
        <w:rPr>
          <w:kern w:val="0"/>
          <w:szCs w:val="20"/>
        </w:rPr>
        <w:t>1</w:t>
      </w:r>
      <w:r>
        <w:rPr>
          <w:rFonts w:hint="eastAsia"/>
          <w:kern w:val="0"/>
          <w:szCs w:val="20"/>
        </w:rPr>
        <w:t>，</w:t>
      </w:r>
      <w:r>
        <w:rPr>
          <w:kern w:val="0"/>
          <w:szCs w:val="20"/>
        </w:rPr>
        <w:t>2</w:t>
      </w:r>
      <w:r>
        <w:rPr>
          <w:rFonts w:hint="eastAsia"/>
          <w:kern w:val="0"/>
          <w:szCs w:val="20"/>
        </w:rPr>
        <w:t>，</w:t>
      </w:r>
      <w:r>
        <w:rPr>
          <w:kern w:val="0"/>
          <w:szCs w:val="20"/>
        </w:rPr>
        <w:t>3)=(0</w:t>
      </w:r>
      <w:r>
        <w:rPr>
          <w:rFonts w:hint="eastAsia"/>
          <w:kern w:val="0"/>
          <w:szCs w:val="20"/>
        </w:rPr>
        <w:t>，</w:t>
      </w:r>
      <w:r>
        <w:rPr>
          <w:kern w:val="0"/>
          <w:szCs w:val="20"/>
        </w:rPr>
        <w:t>0</w:t>
      </w:r>
      <w:r>
        <w:rPr>
          <w:rFonts w:hint="eastAsia"/>
          <w:kern w:val="0"/>
          <w:szCs w:val="20"/>
        </w:rPr>
        <w:t>，</w:t>
      </w:r>
      <w:r>
        <w:rPr>
          <w:kern w:val="0"/>
          <w:szCs w:val="20"/>
        </w:rPr>
        <w:t>1</w:t>
      </w:r>
      <w:r>
        <w:rPr>
          <w:rFonts w:hint="eastAsia"/>
          <w:kern w:val="0"/>
          <w:szCs w:val="20"/>
        </w:rPr>
        <w:t>，</w:t>
      </w:r>
      <w:r>
        <w:rPr>
          <w:kern w:val="0"/>
          <w:szCs w:val="20"/>
        </w:rPr>
        <w:t>1);</w:t>
      </w:r>
    </w:p>
    <w:p w14:paraId="37B8368D">
      <w:pPr>
        <w:widowControl/>
        <w:ind w:firstLine="420"/>
        <w:rPr>
          <w:kern w:val="0"/>
          <w:szCs w:val="20"/>
        </w:rPr>
      </w:pPr>
      <w:r>
        <w:rPr>
          <w:kern w:val="0"/>
          <w:szCs w:val="20"/>
        </w:rPr>
        <w:t xml:space="preserve">    elseif BitsInLastSymbol&lt;=3·BitsInSegment</w:t>
      </w:r>
    </w:p>
    <w:p w14:paraId="4C6948E8">
      <w:pPr>
        <w:widowControl/>
        <w:ind w:firstLine="420"/>
        <w:rPr>
          <w:kern w:val="0"/>
          <w:szCs w:val="20"/>
        </w:rPr>
      </w:pPr>
      <w:r>
        <w:rPr>
          <w:kern w:val="0"/>
          <w:szCs w:val="20"/>
        </w:rPr>
        <w:t xml:space="preserve">        CyclicShift(0</w:t>
      </w:r>
      <w:r>
        <w:rPr>
          <w:rFonts w:hint="eastAsia"/>
          <w:kern w:val="0"/>
          <w:szCs w:val="20"/>
        </w:rPr>
        <w:t>，</w:t>
      </w:r>
      <w:r>
        <w:rPr>
          <w:kern w:val="0"/>
          <w:szCs w:val="20"/>
        </w:rPr>
        <w:t>1</w:t>
      </w:r>
      <w:r>
        <w:rPr>
          <w:rFonts w:hint="eastAsia"/>
          <w:kern w:val="0"/>
          <w:szCs w:val="20"/>
        </w:rPr>
        <w:t>，</w:t>
      </w:r>
      <w:r>
        <w:rPr>
          <w:kern w:val="0"/>
          <w:szCs w:val="20"/>
        </w:rPr>
        <w:t>2</w:t>
      </w:r>
      <w:r>
        <w:rPr>
          <w:rFonts w:hint="eastAsia"/>
          <w:kern w:val="0"/>
          <w:szCs w:val="20"/>
        </w:rPr>
        <w:t>，</w:t>
      </w:r>
      <w:r>
        <w:rPr>
          <w:kern w:val="0"/>
          <w:szCs w:val="20"/>
        </w:rPr>
        <w:t>3)=(0</w:t>
      </w:r>
      <w:r>
        <w:rPr>
          <w:rFonts w:hint="eastAsia"/>
          <w:kern w:val="0"/>
          <w:szCs w:val="20"/>
        </w:rPr>
        <w:t>，</w:t>
      </w:r>
      <w:r>
        <w:rPr>
          <w:kern w:val="0"/>
          <w:szCs w:val="20"/>
        </w:rPr>
        <w:t>0</w:t>
      </w:r>
      <w:r>
        <w:rPr>
          <w:rFonts w:hint="eastAsia"/>
          <w:kern w:val="0"/>
          <w:szCs w:val="20"/>
        </w:rPr>
        <w:t>，</w:t>
      </w:r>
      <w:r>
        <w:rPr>
          <w:kern w:val="0"/>
          <w:szCs w:val="20"/>
        </w:rPr>
        <w:t>0</w:t>
      </w:r>
      <w:r>
        <w:rPr>
          <w:rFonts w:hint="eastAsia"/>
          <w:kern w:val="0"/>
          <w:szCs w:val="20"/>
        </w:rPr>
        <w:t>，</w:t>
      </w:r>
      <w:r>
        <w:rPr>
          <w:kern w:val="0"/>
          <w:szCs w:val="20"/>
        </w:rPr>
        <w:t>0);</w:t>
      </w:r>
    </w:p>
    <w:p w14:paraId="609D94E7">
      <w:pPr>
        <w:widowControl/>
        <w:ind w:firstLine="420"/>
        <w:rPr>
          <w:kern w:val="0"/>
          <w:szCs w:val="20"/>
        </w:rPr>
      </w:pPr>
      <w:r>
        <w:rPr>
          <w:kern w:val="0"/>
          <w:szCs w:val="20"/>
        </w:rPr>
        <w:t xml:space="preserve">    else</w:t>
      </w:r>
    </w:p>
    <w:p w14:paraId="77E19811">
      <w:pPr>
        <w:widowControl/>
        <w:ind w:firstLine="420"/>
        <w:rPr>
          <w:kern w:val="0"/>
          <w:szCs w:val="20"/>
        </w:rPr>
      </w:pPr>
      <w:r>
        <w:rPr>
          <w:kern w:val="0"/>
          <w:szCs w:val="20"/>
        </w:rPr>
        <w:t xml:space="preserve">        CyclicShift(0</w:t>
      </w:r>
      <w:r>
        <w:rPr>
          <w:rFonts w:hint="eastAsia"/>
          <w:kern w:val="0"/>
          <w:szCs w:val="20"/>
        </w:rPr>
        <w:t>，</w:t>
      </w:r>
      <w:r>
        <w:rPr>
          <w:kern w:val="0"/>
          <w:szCs w:val="20"/>
        </w:rPr>
        <w:t>1</w:t>
      </w:r>
      <w:r>
        <w:rPr>
          <w:rFonts w:hint="eastAsia"/>
          <w:kern w:val="0"/>
          <w:szCs w:val="20"/>
        </w:rPr>
        <w:t>，</w:t>
      </w:r>
      <w:r>
        <w:rPr>
          <w:kern w:val="0"/>
          <w:szCs w:val="20"/>
        </w:rPr>
        <w:t>2</w:t>
      </w:r>
      <w:r>
        <w:rPr>
          <w:rFonts w:hint="eastAsia"/>
          <w:kern w:val="0"/>
          <w:szCs w:val="20"/>
        </w:rPr>
        <w:t>，</w:t>
      </w:r>
      <w:r>
        <w:rPr>
          <w:kern w:val="0"/>
          <w:szCs w:val="20"/>
        </w:rPr>
        <w:t>3)=(0</w:t>
      </w:r>
      <w:r>
        <w:rPr>
          <w:rFonts w:hint="eastAsia"/>
          <w:kern w:val="0"/>
          <w:szCs w:val="20"/>
        </w:rPr>
        <w:t>，</w:t>
      </w:r>
      <w:r>
        <w:rPr>
          <w:kern w:val="0"/>
          <w:szCs w:val="20"/>
        </w:rPr>
        <w:t>1</w:t>
      </w:r>
      <w:r>
        <w:rPr>
          <w:rFonts w:hint="eastAsia"/>
          <w:kern w:val="0"/>
          <w:szCs w:val="20"/>
        </w:rPr>
        <w:t>，</w:t>
      </w:r>
      <w:r>
        <w:rPr>
          <w:kern w:val="0"/>
          <w:szCs w:val="20"/>
        </w:rPr>
        <w:t>2</w:t>
      </w:r>
      <w:r>
        <w:rPr>
          <w:rFonts w:hint="eastAsia"/>
          <w:kern w:val="0"/>
          <w:szCs w:val="20"/>
        </w:rPr>
        <w:t>，</w:t>
      </w:r>
      <w:r>
        <w:rPr>
          <w:kern w:val="0"/>
          <w:szCs w:val="20"/>
        </w:rPr>
        <w:t>3);</w:t>
      </w:r>
    </w:p>
    <w:p w14:paraId="4959E24F">
      <w:pPr>
        <w:widowControl/>
        <w:ind w:firstLine="420"/>
        <w:rPr>
          <w:kern w:val="0"/>
          <w:szCs w:val="20"/>
        </w:rPr>
      </w:pPr>
      <w:r>
        <w:rPr>
          <w:kern w:val="0"/>
          <w:szCs w:val="20"/>
        </w:rPr>
        <w:t xml:space="preserve">    End</w:t>
      </w:r>
    </w:p>
    <w:p w14:paraId="0F949810">
      <w:pPr>
        <w:widowControl/>
        <w:ind w:firstLine="420"/>
        <w:rPr>
          <w:kern w:val="0"/>
          <w:szCs w:val="20"/>
        </w:rPr>
      </w:pPr>
      <w:r>
        <w:rPr>
          <w:kern w:val="0"/>
          <w:szCs w:val="20"/>
        </w:rPr>
        <w:t>elseif Ncopies==5</w:t>
      </w:r>
    </w:p>
    <w:p w14:paraId="5BD2C5A1">
      <w:pPr>
        <w:widowControl/>
        <w:ind w:firstLine="420"/>
        <w:rPr>
          <w:kern w:val="0"/>
          <w:szCs w:val="20"/>
        </w:rPr>
      </w:pPr>
      <w:r>
        <w:rPr>
          <w:kern w:val="0"/>
          <w:szCs w:val="20"/>
        </w:rPr>
        <w:t xml:space="preserve">    if BitsInLastSymbol &lt;= 4·BitsInSegment</w:t>
      </w:r>
    </w:p>
    <w:p w14:paraId="45C5901E">
      <w:pPr>
        <w:widowControl/>
        <w:ind w:firstLine="420"/>
        <w:rPr>
          <w:kern w:val="0"/>
          <w:szCs w:val="20"/>
        </w:rPr>
      </w:pPr>
      <w:r>
        <w:rPr>
          <w:kern w:val="0"/>
          <w:szCs w:val="20"/>
        </w:rPr>
        <w:t xml:space="preserve">        CyclicShift(0</w:t>
      </w:r>
      <w:r>
        <w:rPr>
          <w:rFonts w:hint="eastAsia"/>
          <w:kern w:val="0"/>
          <w:szCs w:val="20"/>
        </w:rPr>
        <w:t>，</w:t>
      </w:r>
      <w:r>
        <w:rPr>
          <w:kern w:val="0"/>
          <w:szCs w:val="20"/>
        </w:rPr>
        <w:t>1</w:t>
      </w:r>
      <w:r>
        <w:rPr>
          <w:rFonts w:hint="eastAsia"/>
          <w:kern w:val="0"/>
          <w:szCs w:val="20"/>
        </w:rPr>
        <w:t>，</w:t>
      </w:r>
      <w:r>
        <w:rPr>
          <w:kern w:val="0"/>
          <w:szCs w:val="20"/>
        </w:rPr>
        <w:t>2</w:t>
      </w:r>
      <w:r>
        <w:rPr>
          <w:rFonts w:hint="eastAsia"/>
          <w:kern w:val="0"/>
          <w:szCs w:val="20"/>
        </w:rPr>
        <w:t>，</w:t>
      </w:r>
      <w:r>
        <w:rPr>
          <w:kern w:val="0"/>
          <w:szCs w:val="20"/>
        </w:rPr>
        <w:t>3</w:t>
      </w:r>
      <w:r>
        <w:rPr>
          <w:rFonts w:hint="eastAsia"/>
          <w:kern w:val="0"/>
          <w:szCs w:val="20"/>
        </w:rPr>
        <w:t>，</w:t>
      </w:r>
      <w:r>
        <w:rPr>
          <w:kern w:val="0"/>
          <w:szCs w:val="20"/>
        </w:rPr>
        <w:t>4)=(0</w:t>
      </w:r>
      <w:r>
        <w:rPr>
          <w:rFonts w:hint="eastAsia"/>
          <w:kern w:val="0"/>
          <w:szCs w:val="20"/>
        </w:rPr>
        <w:t>，</w:t>
      </w:r>
      <w:r>
        <w:rPr>
          <w:kern w:val="0"/>
          <w:szCs w:val="20"/>
        </w:rPr>
        <w:t>0</w:t>
      </w:r>
      <w:r>
        <w:rPr>
          <w:rFonts w:hint="eastAsia"/>
          <w:kern w:val="0"/>
          <w:szCs w:val="20"/>
        </w:rPr>
        <w:t>，</w:t>
      </w:r>
      <w:r>
        <w:rPr>
          <w:kern w:val="0"/>
          <w:szCs w:val="20"/>
        </w:rPr>
        <w:t>0</w:t>
      </w:r>
      <w:r>
        <w:rPr>
          <w:rFonts w:hint="eastAsia"/>
          <w:kern w:val="0"/>
          <w:szCs w:val="20"/>
        </w:rPr>
        <w:t>，</w:t>
      </w:r>
      <w:r>
        <w:rPr>
          <w:kern w:val="0"/>
          <w:szCs w:val="20"/>
        </w:rPr>
        <w:t>0</w:t>
      </w:r>
      <w:r>
        <w:rPr>
          <w:rFonts w:hint="eastAsia"/>
          <w:kern w:val="0"/>
          <w:szCs w:val="20"/>
        </w:rPr>
        <w:t>，</w:t>
      </w:r>
      <w:r>
        <w:rPr>
          <w:kern w:val="0"/>
          <w:szCs w:val="20"/>
        </w:rPr>
        <w:t>0);</w:t>
      </w:r>
    </w:p>
    <w:p w14:paraId="2D05F368">
      <w:pPr>
        <w:widowControl/>
        <w:ind w:firstLine="420"/>
        <w:rPr>
          <w:kern w:val="0"/>
          <w:szCs w:val="20"/>
        </w:rPr>
      </w:pPr>
      <w:r>
        <w:rPr>
          <w:kern w:val="0"/>
          <w:szCs w:val="20"/>
        </w:rPr>
        <w:t xml:space="preserve">    else</w:t>
      </w:r>
    </w:p>
    <w:p w14:paraId="4DFB29EE">
      <w:pPr>
        <w:widowControl/>
        <w:ind w:firstLine="420"/>
        <w:rPr>
          <w:kern w:val="0"/>
          <w:szCs w:val="20"/>
        </w:rPr>
      </w:pPr>
      <w:r>
        <w:rPr>
          <w:kern w:val="0"/>
          <w:szCs w:val="20"/>
        </w:rPr>
        <w:t xml:space="preserve">        CyclicShift(0</w:t>
      </w:r>
      <w:r>
        <w:rPr>
          <w:rFonts w:hint="eastAsia"/>
          <w:kern w:val="0"/>
          <w:szCs w:val="20"/>
        </w:rPr>
        <w:t>，</w:t>
      </w:r>
      <w:r>
        <w:rPr>
          <w:kern w:val="0"/>
          <w:szCs w:val="20"/>
        </w:rPr>
        <w:t>1</w:t>
      </w:r>
      <w:r>
        <w:rPr>
          <w:rFonts w:hint="eastAsia"/>
          <w:kern w:val="0"/>
          <w:szCs w:val="20"/>
        </w:rPr>
        <w:t>，</w:t>
      </w:r>
      <w:r>
        <w:rPr>
          <w:kern w:val="0"/>
          <w:szCs w:val="20"/>
        </w:rPr>
        <w:t>2</w:t>
      </w:r>
      <w:r>
        <w:rPr>
          <w:rFonts w:hint="eastAsia"/>
          <w:kern w:val="0"/>
          <w:szCs w:val="20"/>
        </w:rPr>
        <w:t>，</w:t>
      </w:r>
      <w:r>
        <w:rPr>
          <w:kern w:val="0"/>
          <w:szCs w:val="20"/>
        </w:rPr>
        <w:t>3</w:t>
      </w:r>
      <w:r>
        <w:rPr>
          <w:rFonts w:hint="eastAsia"/>
          <w:kern w:val="0"/>
          <w:szCs w:val="20"/>
        </w:rPr>
        <w:t>，</w:t>
      </w:r>
      <w:r>
        <w:rPr>
          <w:kern w:val="0"/>
          <w:szCs w:val="20"/>
        </w:rPr>
        <w:t>4)=(0</w:t>
      </w:r>
      <w:r>
        <w:rPr>
          <w:rFonts w:hint="eastAsia"/>
          <w:kern w:val="0"/>
          <w:szCs w:val="20"/>
        </w:rPr>
        <w:t>，</w:t>
      </w:r>
      <w:r>
        <w:rPr>
          <w:kern w:val="0"/>
          <w:szCs w:val="20"/>
        </w:rPr>
        <w:t>1</w:t>
      </w:r>
      <w:r>
        <w:rPr>
          <w:rFonts w:hint="eastAsia"/>
          <w:kern w:val="0"/>
          <w:szCs w:val="20"/>
        </w:rPr>
        <w:t>，</w:t>
      </w:r>
      <w:r>
        <w:rPr>
          <w:kern w:val="0"/>
          <w:szCs w:val="20"/>
        </w:rPr>
        <w:t>2</w:t>
      </w:r>
      <w:r>
        <w:rPr>
          <w:rFonts w:hint="eastAsia"/>
          <w:kern w:val="0"/>
          <w:szCs w:val="20"/>
        </w:rPr>
        <w:t>，</w:t>
      </w:r>
      <w:r>
        <w:rPr>
          <w:kern w:val="0"/>
          <w:szCs w:val="20"/>
        </w:rPr>
        <w:t>3</w:t>
      </w:r>
      <w:r>
        <w:rPr>
          <w:rFonts w:hint="eastAsia"/>
          <w:kern w:val="0"/>
          <w:szCs w:val="20"/>
        </w:rPr>
        <w:t>，</w:t>
      </w:r>
      <w:r>
        <w:rPr>
          <w:kern w:val="0"/>
          <w:szCs w:val="20"/>
        </w:rPr>
        <w:t>4);</w:t>
      </w:r>
    </w:p>
    <w:p w14:paraId="04AAB37E">
      <w:pPr>
        <w:widowControl/>
        <w:ind w:firstLine="420"/>
        <w:rPr>
          <w:kern w:val="0"/>
          <w:szCs w:val="20"/>
        </w:rPr>
      </w:pPr>
      <w:r>
        <w:rPr>
          <w:kern w:val="0"/>
          <w:szCs w:val="20"/>
        </w:rPr>
        <w:t xml:space="preserve">    end</w:t>
      </w:r>
    </w:p>
    <w:p w14:paraId="565C1EB2">
      <w:pPr>
        <w:widowControl/>
        <w:ind w:firstLine="420"/>
        <w:rPr>
          <w:kern w:val="0"/>
          <w:szCs w:val="20"/>
        </w:rPr>
      </w:pPr>
      <w:r>
        <w:rPr>
          <w:kern w:val="0"/>
          <w:szCs w:val="20"/>
        </w:rPr>
        <w:t>end</w:t>
      </w:r>
    </w:p>
    <w:p w14:paraId="211071CA">
      <w:pPr>
        <w:widowControl/>
        <w:ind w:firstLine="420"/>
        <w:rPr>
          <w:kern w:val="0"/>
          <w:szCs w:val="20"/>
        </w:rPr>
      </w:pPr>
      <w:r>
        <w:rPr>
          <w:kern w:val="0"/>
          <w:szCs w:val="20"/>
        </w:rPr>
        <w:t>elseif Ncopies==7</w:t>
      </w:r>
    </w:p>
    <w:p w14:paraId="066A043D">
      <w:pPr>
        <w:widowControl/>
        <w:ind w:firstLine="420"/>
        <w:rPr>
          <w:kern w:val="0"/>
          <w:szCs w:val="20"/>
        </w:rPr>
      </w:pPr>
      <w:r>
        <w:rPr>
          <w:kern w:val="0"/>
          <w:szCs w:val="20"/>
        </w:rPr>
        <w:t xml:space="preserve">    if BitsInLastSymbol &lt;= 6·BitsInSegment</w:t>
      </w:r>
    </w:p>
    <w:p w14:paraId="5331CDDD">
      <w:pPr>
        <w:widowControl/>
        <w:ind w:firstLine="420"/>
        <w:rPr>
          <w:kern w:val="0"/>
          <w:szCs w:val="20"/>
        </w:rPr>
      </w:pPr>
      <w:r>
        <w:rPr>
          <w:kern w:val="0"/>
          <w:szCs w:val="20"/>
        </w:rPr>
        <w:t xml:space="preserve">        CyclicShift(0</w:t>
      </w:r>
      <w:r>
        <w:rPr>
          <w:rFonts w:hint="eastAsia"/>
          <w:kern w:val="0"/>
          <w:szCs w:val="20"/>
        </w:rPr>
        <w:t>，</w:t>
      </w:r>
      <w:r>
        <w:rPr>
          <w:kern w:val="0"/>
          <w:szCs w:val="20"/>
        </w:rPr>
        <w:t>1</w:t>
      </w:r>
      <w:r>
        <w:rPr>
          <w:rFonts w:hint="eastAsia"/>
          <w:kern w:val="0"/>
          <w:szCs w:val="20"/>
        </w:rPr>
        <w:t>，</w:t>
      </w:r>
      <w:r>
        <w:rPr>
          <w:kern w:val="0"/>
          <w:szCs w:val="20"/>
        </w:rPr>
        <w:t>2</w:t>
      </w:r>
      <w:r>
        <w:rPr>
          <w:rFonts w:hint="eastAsia"/>
          <w:kern w:val="0"/>
          <w:szCs w:val="20"/>
        </w:rPr>
        <w:t>，</w:t>
      </w:r>
      <w:r>
        <w:rPr>
          <w:kern w:val="0"/>
          <w:szCs w:val="20"/>
        </w:rPr>
        <w:t>3</w:t>
      </w:r>
      <w:r>
        <w:rPr>
          <w:rFonts w:hint="eastAsia"/>
          <w:kern w:val="0"/>
          <w:szCs w:val="20"/>
        </w:rPr>
        <w:t>，</w:t>
      </w:r>
      <w:r>
        <w:rPr>
          <w:kern w:val="0"/>
          <w:szCs w:val="20"/>
        </w:rPr>
        <w:t>4</w:t>
      </w:r>
      <w:r>
        <w:rPr>
          <w:rFonts w:hint="eastAsia"/>
          <w:kern w:val="0"/>
          <w:szCs w:val="20"/>
        </w:rPr>
        <w:t>，</w:t>
      </w:r>
      <w:r>
        <w:rPr>
          <w:kern w:val="0"/>
          <w:szCs w:val="20"/>
        </w:rPr>
        <w:t>5</w:t>
      </w:r>
      <w:r>
        <w:rPr>
          <w:rFonts w:hint="eastAsia"/>
          <w:kern w:val="0"/>
          <w:szCs w:val="20"/>
        </w:rPr>
        <w:t>，</w:t>
      </w:r>
      <w:r>
        <w:rPr>
          <w:kern w:val="0"/>
          <w:szCs w:val="20"/>
        </w:rPr>
        <w:t>6)=(0</w:t>
      </w:r>
      <w:r>
        <w:rPr>
          <w:rFonts w:hint="eastAsia"/>
          <w:kern w:val="0"/>
          <w:szCs w:val="20"/>
        </w:rPr>
        <w:t>，</w:t>
      </w:r>
      <w:r>
        <w:rPr>
          <w:kern w:val="0"/>
          <w:szCs w:val="20"/>
        </w:rPr>
        <w:t>0</w:t>
      </w:r>
      <w:r>
        <w:rPr>
          <w:rFonts w:hint="eastAsia"/>
          <w:kern w:val="0"/>
          <w:szCs w:val="20"/>
        </w:rPr>
        <w:t>，</w:t>
      </w:r>
      <w:r>
        <w:rPr>
          <w:kern w:val="0"/>
          <w:szCs w:val="20"/>
        </w:rPr>
        <w:t>0</w:t>
      </w:r>
      <w:r>
        <w:rPr>
          <w:rFonts w:hint="eastAsia"/>
          <w:kern w:val="0"/>
          <w:szCs w:val="20"/>
        </w:rPr>
        <w:t>，</w:t>
      </w:r>
      <w:r>
        <w:rPr>
          <w:kern w:val="0"/>
          <w:szCs w:val="20"/>
        </w:rPr>
        <w:t>0</w:t>
      </w:r>
      <w:r>
        <w:rPr>
          <w:rFonts w:hint="eastAsia"/>
          <w:kern w:val="0"/>
          <w:szCs w:val="20"/>
        </w:rPr>
        <w:t>，</w:t>
      </w:r>
      <w:r>
        <w:rPr>
          <w:kern w:val="0"/>
          <w:szCs w:val="20"/>
        </w:rPr>
        <w:t>0</w:t>
      </w:r>
      <w:r>
        <w:rPr>
          <w:rFonts w:hint="eastAsia"/>
          <w:kern w:val="0"/>
          <w:szCs w:val="20"/>
        </w:rPr>
        <w:t>，</w:t>
      </w:r>
      <w:r>
        <w:rPr>
          <w:kern w:val="0"/>
          <w:szCs w:val="20"/>
        </w:rPr>
        <w:t>0</w:t>
      </w:r>
      <w:r>
        <w:rPr>
          <w:rFonts w:hint="eastAsia"/>
          <w:kern w:val="0"/>
          <w:szCs w:val="20"/>
        </w:rPr>
        <w:t>，</w:t>
      </w:r>
      <w:r>
        <w:rPr>
          <w:kern w:val="0"/>
          <w:szCs w:val="20"/>
        </w:rPr>
        <w:t>0);</w:t>
      </w:r>
    </w:p>
    <w:p w14:paraId="5F330D25">
      <w:pPr>
        <w:widowControl/>
        <w:ind w:firstLine="420"/>
        <w:rPr>
          <w:kern w:val="0"/>
          <w:szCs w:val="20"/>
        </w:rPr>
      </w:pPr>
      <w:r>
        <w:rPr>
          <w:kern w:val="0"/>
          <w:szCs w:val="20"/>
        </w:rPr>
        <w:t xml:space="preserve">    else</w:t>
      </w:r>
    </w:p>
    <w:p w14:paraId="54BF3702">
      <w:pPr>
        <w:widowControl/>
        <w:ind w:firstLine="420"/>
        <w:rPr>
          <w:kern w:val="0"/>
          <w:szCs w:val="20"/>
        </w:rPr>
      </w:pPr>
      <w:r>
        <w:rPr>
          <w:kern w:val="0"/>
          <w:szCs w:val="20"/>
        </w:rPr>
        <w:t xml:space="preserve">        CyclicShift(0</w:t>
      </w:r>
      <w:r>
        <w:rPr>
          <w:rFonts w:hint="eastAsia"/>
          <w:kern w:val="0"/>
          <w:szCs w:val="20"/>
        </w:rPr>
        <w:t>，</w:t>
      </w:r>
      <w:r>
        <w:rPr>
          <w:kern w:val="0"/>
          <w:szCs w:val="20"/>
        </w:rPr>
        <w:t>1</w:t>
      </w:r>
      <w:r>
        <w:rPr>
          <w:rFonts w:hint="eastAsia"/>
          <w:kern w:val="0"/>
          <w:szCs w:val="20"/>
        </w:rPr>
        <w:t>，</w:t>
      </w:r>
      <w:r>
        <w:rPr>
          <w:kern w:val="0"/>
          <w:szCs w:val="20"/>
        </w:rPr>
        <w:t>2</w:t>
      </w:r>
      <w:r>
        <w:rPr>
          <w:rFonts w:hint="eastAsia"/>
          <w:kern w:val="0"/>
          <w:szCs w:val="20"/>
        </w:rPr>
        <w:t>，</w:t>
      </w:r>
      <w:r>
        <w:rPr>
          <w:kern w:val="0"/>
          <w:szCs w:val="20"/>
        </w:rPr>
        <w:t>3</w:t>
      </w:r>
      <w:r>
        <w:rPr>
          <w:rFonts w:hint="eastAsia"/>
          <w:kern w:val="0"/>
          <w:szCs w:val="20"/>
        </w:rPr>
        <w:t>，</w:t>
      </w:r>
      <w:r>
        <w:rPr>
          <w:kern w:val="0"/>
          <w:szCs w:val="20"/>
        </w:rPr>
        <w:t>4</w:t>
      </w:r>
      <w:r>
        <w:rPr>
          <w:rFonts w:hint="eastAsia"/>
          <w:kern w:val="0"/>
          <w:szCs w:val="20"/>
        </w:rPr>
        <w:t>，</w:t>
      </w:r>
      <w:r>
        <w:rPr>
          <w:kern w:val="0"/>
          <w:szCs w:val="20"/>
        </w:rPr>
        <w:t>5</w:t>
      </w:r>
      <w:r>
        <w:rPr>
          <w:rFonts w:hint="eastAsia"/>
          <w:kern w:val="0"/>
          <w:szCs w:val="20"/>
        </w:rPr>
        <w:t>，</w:t>
      </w:r>
      <w:r>
        <w:rPr>
          <w:kern w:val="0"/>
          <w:szCs w:val="20"/>
        </w:rPr>
        <w:t>6)=(0</w:t>
      </w:r>
      <w:r>
        <w:rPr>
          <w:rFonts w:hint="eastAsia"/>
          <w:kern w:val="0"/>
          <w:szCs w:val="20"/>
        </w:rPr>
        <w:t>，</w:t>
      </w:r>
      <w:r>
        <w:rPr>
          <w:kern w:val="0"/>
          <w:szCs w:val="20"/>
        </w:rPr>
        <w:t>1</w:t>
      </w:r>
      <w:r>
        <w:rPr>
          <w:rFonts w:hint="eastAsia"/>
          <w:kern w:val="0"/>
          <w:szCs w:val="20"/>
        </w:rPr>
        <w:t>，</w:t>
      </w:r>
      <w:r>
        <w:rPr>
          <w:kern w:val="0"/>
          <w:szCs w:val="20"/>
        </w:rPr>
        <w:t>2</w:t>
      </w:r>
      <w:r>
        <w:rPr>
          <w:rFonts w:hint="eastAsia"/>
          <w:kern w:val="0"/>
          <w:szCs w:val="20"/>
        </w:rPr>
        <w:t>，</w:t>
      </w:r>
      <w:r>
        <w:rPr>
          <w:kern w:val="0"/>
          <w:szCs w:val="20"/>
        </w:rPr>
        <w:t>3</w:t>
      </w:r>
      <w:r>
        <w:rPr>
          <w:rFonts w:hint="eastAsia"/>
          <w:kern w:val="0"/>
          <w:szCs w:val="20"/>
        </w:rPr>
        <w:t>，</w:t>
      </w:r>
      <w:r>
        <w:rPr>
          <w:kern w:val="0"/>
          <w:szCs w:val="20"/>
        </w:rPr>
        <w:t>4</w:t>
      </w:r>
      <w:r>
        <w:rPr>
          <w:rFonts w:hint="eastAsia"/>
          <w:kern w:val="0"/>
          <w:szCs w:val="20"/>
        </w:rPr>
        <w:t>，</w:t>
      </w:r>
      <w:r>
        <w:rPr>
          <w:kern w:val="0"/>
          <w:szCs w:val="20"/>
        </w:rPr>
        <w:t>5</w:t>
      </w:r>
      <w:r>
        <w:rPr>
          <w:rFonts w:hint="eastAsia"/>
          <w:kern w:val="0"/>
          <w:szCs w:val="20"/>
        </w:rPr>
        <w:t>，</w:t>
      </w:r>
      <w:r>
        <w:rPr>
          <w:kern w:val="0"/>
          <w:szCs w:val="20"/>
        </w:rPr>
        <w:t>6);</w:t>
      </w:r>
    </w:p>
    <w:p w14:paraId="0845C53E">
      <w:pPr>
        <w:widowControl/>
        <w:ind w:firstLine="420"/>
        <w:rPr>
          <w:kern w:val="0"/>
          <w:szCs w:val="20"/>
        </w:rPr>
      </w:pPr>
      <w:r>
        <w:rPr>
          <w:kern w:val="0"/>
          <w:szCs w:val="20"/>
        </w:rPr>
        <w:t xml:space="preserve">    end</w:t>
      </w:r>
    </w:p>
    <w:p w14:paraId="67D91C79">
      <w:pPr>
        <w:widowControl/>
        <w:ind w:firstLine="420"/>
        <w:rPr>
          <w:kern w:val="0"/>
          <w:szCs w:val="20"/>
        </w:rPr>
      </w:pPr>
      <w:r>
        <w:rPr>
          <w:kern w:val="0"/>
          <w:szCs w:val="20"/>
        </w:rPr>
        <w:t>end</w:t>
      </w:r>
    </w:p>
    <w:p w14:paraId="71FF8672">
      <w:pPr>
        <w:widowControl/>
        <w:ind w:firstLine="420"/>
        <w:rPr>
          <w:kern w:val="0"/>
          <w:szCs w:val="20"/>
        </w:rPr>
      </w:pPr>
      <w:r>
        <w:rPr>
          <w:kern w:val="0"/>
          <w:szCs w:val="20"/>
        </w:rPr>
        <w:t>elseif Ncopies==11</w:t>
      </w:r>
    </w:p>
    <w:p w14:paraId="500299A1">
      <w:pPr>
        <w:widowControl/>
        <w:ind w:firstLine="420"/>
        <w:rPr>
          <w:kern w:val="0"/>
          <w:szCs w:val="20"/>
        </w:rPr>
      </w:pPr>
      <w:r>
        <w:rPr>
          <w:kern w:val="0"/>
          <w:szCs w:val="20"/>
        </w:rPr>
        <w:t xml:space="preserve">    if BitsInLastSymbol &lt;= 10·BitsInSegment</w:t>
      </w:r>
    </w:p>
    <w:p w14:paraId="7EADD296">
      <w:pPr>
        <w:widowControl/>
        <w:ind w:firstLine="420"/>
        <w:rPr>
          <w:kern w:val="0"/>
          <w:szCs w:val="20"/>
        </w:rPr>
      </w:pPr>
      <w:r>
        <w:rPr>
          <w:kern w:val="0"/>
          <w:szCs w:val="20"/>
        </w:rPr>
        <w:tab/>
      </w:r>
      <w:r>
        <w:rPr>
          <w:kern w:val="0"/>
          <w:szCs w:val="20"/>
        </w:rPr>
        <w:t xml:space="preserve"> CyclicShift(0</w:t>
      </w:r>
      <w:r>
        <w:rPr>
          <w:rFonts w:hint="eastAsia"/>
          <w:kern w:val="0"/>
          <w:szCs w:val="20"/>
        </w:rPr>
        <w:t>，</w:t>
      </w:r>
      <w:r>
        <w:rPr>
          <w:kern w:val="0"/>
          <w:szCs w:val="20"/>
        </w:rPr>
        <w:t>1</w:t>
      </w:r>
      <w:r>
        <w:rPr>
          <w:rFonts w:hint="eastAsia"/>
          <w:kern w:val="0"/>
          <w:szCs w:val="20"/>
        </w:rPr>
        <w:t>，</w:t>
      </w:r>
      <w:r>
        <w:rPr>
          <w:kern w:val="0"/>
          <w:szCs w:val="20"/>
        </w:rPr>
        <w:t>2</w:t>
      </w:r>
      <w:r>
        <w:rPr>
          <w:rFonts w:hint="eastAsia"/>
          <w:kern w:val="0"/>
          <w:szCs w:val="20"/>
        </w:rPr>
        <w:t>，</w:t>
      </w:r>
      <w:r>
        <w:rPr>
          <w:kern w:val="0"/>
          <w:szCs w:val="20"/>
        </w:rPr>
        <w:t>3</w:t>
      </w:r>
      <w:r>
        <w:rPr>
          <w:rFonts w:hint="eastAsia"/>
          <w:kern w:val="0"/>
          <w:szCs w:val="20"/>
        </w:rPr>
        <w:t>，</w:t>
      </w:r>
      <w:r>
        <w:rPr>
          <w:kern w:val="0"/>
          <w:szCs w:val="20"/>
        </w:rPr>
        <w:t>4</w:t>
      </w:r>
      <w:r>
        <w:rPr>
          <w:rFonts w:hint="eastAsia"/>
          <w:kern w:val="0"/>
          <w:szCs w:val="20"/>
        </w:rPr>
        <w:t>，</w:t>
      </w:r>
      <w:r>
        <w:rPr>
          <w:kern w:val="0"/>
          <w:szCs w:val="20"/>
        </w:rPr>
        <w:t>5</w:t>
      </w:r>
      <w:r>
        <w:rPr>
          <w:rFonts w:hint="eastAsia"/>
          <w:kern w:val="0"/>
          <w:szCs w:val="20"/>
        </w:rPr>
        <w:t>，</w:t>
      </w:r>
      <w:r>
        <w:rPr>
          <w:kern w:val="0"/>
          <w:szCs w:val="20"/>
        </w:rPr>
        <w:t>6</w:t>
      </w:r>
      <w:r>
        <w:rPr>
          <w:rFonts w:hint="eastAsia"/>
          <w:kern w:val="0"/>
          <w:szCs w:val="20"/>
        </w:rPr>
        <w:t>，</w:t>
      </w:r>
      <w:r>
        <w:rPr>
          <w:kern w:val="0"/>
          <w:szCs w:val="20"/>
        </w:rPr>
        <w:t>7</w:t>
      </w:r>
      <w:r>
        <w:rPr>
          <w:rFonts w:hint="eastAsia"/>
          <w:kern w:val="0"/>
          <w:szCs w:val="20"/>
        </w:rPr>
        <w:t>，</w:t>
      </w:r>
      <w:r>
        <w:rPr>
          <w:kern w:val="0"/>
          <w:szCs w:val="20"/>
        </w:rPr>
        <w:t>8</w:t>
      </w:r>
      <w:r>
        <w:rPr>
          <w:rFonts w:hint="eastAsia"/>
          <w:kern w:val="0"/>
          <w:szCs w:val="20"/>
        </w:rPr>
        <w:t>，</w:t>
      </w:r>
      <w:r>
        <w:rPr>
          <w:kern w:val="0"/>
          <w:szCs w:val="20"/>
        </w:rPr>
        <w:t>9</w:t>
      </w:r>
      <w:r>
        <w:rPr>
          <w:rFonts w:hint="eastAsia"/>
          <w:kern w:val="0"/>
          <w:szCs w:val="20"/>
        </w:rPr>
        <w:t>，</w:t>
      </w:r>
      <w:r>
        <w:rPr>
          <w:kern w:val="0"/>
          <w:szCs w:val="20"/>
        </w:rPr>
        <w:t>10)=(0</w:t>
      </w:r>
      <w:r>
        <w:rPr>
          <w:rFonts w:hint="eastAsia"/>
          <w:kern w:val="0"/>
          <w:szCs w:val="20"/>
        </w:rPr>
        <w:t>，</w:t>
      </w:r>
      <w:r>
        <w:rPr>
          <w:kern w:val="0"/>
          <w:szCs w:val="20"/>
        </w:rPr>
        <w:t>0</w:t>
      </w:r>
      <w:r>
        <w:rPr>
          <w:rFonts w:hint="eastAsia"/>
          <w:kern w:val="0"/>
          <w:szCs w:val="20"/>
        </w:rPr>
        <w:t>，</w:t>
      </w:r>
      <w:r>
        <w:rPr>
          <w:kern w:val="0"/>
          <w:szCs w:val="20"/>
        </w:rPr>
        <w:t>0</w:t>
      </w:r>
      <w:r>
        <w:rPr>
          <w:rFonts w:hint="eastAsia"/>
          <w:kern w:val="0"/>
          <w:szCs w:val="20"/>
        </w:rPr>
        <w:t>，</w:t>
      </w:r>
      <w:r>
        <w:rPr>
          <w:kern w:val="0"/>
          <w:szCs w:val="20"/>
        </w:rPr>
        <w:t>0</w:t>
      </w:r>
      <w:r>
        <w:rPr>
          <w:rFonts w:hint="eastAsia"/>
          <w:kern w:val="0"/>
          <w:szCs w:val="20"/>
        </w:rPr>
        <w:t>，</w:t>
      </w:r>
      <w:r>
        <w:rPr>
          <w:kern w:val="0"/>
          <w:szCs w:val="20"/>
        </w:rPr>
        <w:t>0</w:t>
      </w:r>
      <w:r>
        <w:rPr>
          <w:rFonts w:hint="eastAsia"/>
          <w:kern w:val="0"/>
          <w:szCs w:val="20"/>
        </w:rPr>
        <w:t>，</w:t>
      </w:r>
      <w:r>
        <w:rPr>
          <w:kern w:val="0"/>
          <w:szCs w:val="20"/>
        </w:rPr>
        <w:t>0</w:t>
      </w:r>
      <w:r>
        <w:rPr>
          <w:rFonts w:hint="eastAsia"/>
          <w:kern w:val="0"/>
          <w:szCs w:val="20"/>
        </w:rPr>
        <w:t>，</w:t>
      </w:r>
      <w:r>
        <w:rPr>
          <w:kern w:val="0"/>
          <w:szCs w:val="20"/>
        </w:rPr>
        <w:t>0</w:t>
      </w:r>
      <w:r>
        <w:rPr>
          <w:rFonts w:hint="eastAsia"/>
          <w:kern w:val="0"/>
          <w:szCs w:val="20"/>
        </w:rPr>
        <w:t>，</w:t>
      </w:r>
      <w:r>
        <w:rPr>
          <w:kern w:val="0"/>
          <w:szCs w:val="20"/>
        </w:rPr>
        <w:t>0</w:t>
      </w:r>
      <w:r>
        <w:rPr>
          <w:rFonts w:hint="eastAsia"/>
          <w:kern w:val="0"/>
          <w:szCs w:val="20"/>
        </w:rPr>
        <w:t>，</w:t>
      </w:r>
      <w:r>
        <w:rPr>
          <w:kern w:val="0"/>
          <w:szCs w:val="20"/>
        </w:rPr>
        <w:t>0</w:t>
      </w:r>
      <w:r>
        <w:rPr>
          <w:rFonts w:hint="eastAsia"/>
          <w:kern w:val="0"/>
          <w:szCs w:val="20"/>
        </w:rPr>
        <w:t>，</w:t>
      </w:r>
      <w:r>
        <w:rPr>
          <w:kern w:val="0"/>
          <w:szCs w:val="20"/>
        </w:rPr>
        <w:t>0</w:t>
      </w:r>
      <w:r>
        <w:rPr>
          <w:rFonts w:hint="eastAsia"/>
          <w:kern w:val="0"/>
          <w:szCs w:val="20"/>
        </w:rPr>
        <w:t>，</w:t>
      </w:r>
      <w:r>
        <w:rPr>
          <w:kern w:val="0"/>
          <w:szCs w:val="20"/>
        </w:rPr>
        <w:t>0);</w:t>
      </w:r>
    </w:p>
    <w:p w14:paraId="147E3474">
      <w:pPr>
        <w:widowControl/>
        <w:ind w:firstLine="420"/>
        <w:rPr>
          <w:kern w:val="0"/>
          <w:szCs w:val="20"/>
        </w:rPr>
      </w:pPr>
      <w:r>
        <w:rPr>
          <w:kern w:val="0"/>
          <w:szCs w:val="20"/>
        </w:rPr>
        <w:t xml:space="preserve">    else</w:t>
      </w:r>
    </w:p>
    <w:p w14:paraId="026904EC">
      <w:pPr>
        <w:widowControl/>
        <w:ind w:firstLine="420"/>
        <w:rPr>
          <w:kern w:val="0"/>
          <w:szCs w:val="20"/>
        </w:rPr>
      </w:pPr>
      <w:r>
        <w:rPr>
          <w:kern w:val="0"/>
          <w:szCs w:val="20"/>
        </w:rPr>
        <w:tab/>
      </w:r>
      <w:r>
        <w:rPr>
          <w:kern w:val="0"/>
          <w:szCs w:val="20"/>
        </w:rPr>
        <w:t xml:space="preserve">  CyclicShift(0</w:t>
      </w:r>
      <w:r>
        <w:rPr>
          <w:rFonts w:hint="eastAsia"/>
          <w:kern w:val="0"/>
          <w:szCs w:val="20"/>
        </w:rPr>
        <w:t>，</w:t>
      </w:r>
      <w:r>
        <w:rPr>
          <w:kern w:val="0"/>
          <w:szCs w:val="20"/>
        </w:rPr>
        <w:t>1</w:t>
      </w:r>
      <w:r>
        <w:rPr>
          <w:rFonts w:hint="eastAsia"/>
          <w:kern w:val="0"/>
          <w:szCs w:val="20"/>
        </w:rPr>
        <w:t>，</w:t>
      </w:r>
      <w:r>
        <w:rPr>
          <w:kern w:val="0"/>
          <w:szCs w:val="20"/>
        </w:rPr>
        <w:t>2</w:t>
      </w:r>
      <w:r>
        <w:rPr>
          <w:rFonts w:hint="eastAsia"/>
          <w:kern w:val="0"/>
          <w:szCs w:val="20"/>
        </w:rPr>
        <w:t>，</w:t>
      </w:r>
      <w:r>
        <w:rPr>
          <w:kern w:val="0"/>
          <w:szCs w:val="20"/>
        </w:rPr>
        <w:t>3</w:t>
      </w:r>
      <w:r>
        <w:rPr>
          <w:rFonts w:hint="eastAsia"/>
          <w:kern w:val="0"/>
          <w:szCs w:val="20"/>
        </w:rPr>
        <w:t>，</w:t>
      </w:r>
      <w:r>
        <w:rPr>
          <w:kern w:val="0"/>
          <w:szCs w:val="20"/>
        </w:rPr>
        <w:t>4</w:t>
      </w:r>
      <w:r>
        <w:rPr>
          <w:rFonts w:hint="eastAsia"/>
          <w:kern w:val="0"/>
          <w:szCs w:val="20"/>
        </w:rPr>
        <w:t>，</w:t>
      </w:r>
      <w:r>
        <w:rPr>
          <w:kern w:val="0"/>
          <w:szCs w:val="20"/>
        </w:rPr>
        <w:t>5</w:t>
      </w:r>
      <w:r>
        <w:rPr>
          <w:rFonts w:hint="eastAsia"/>
          <w:kern w:val="0"/>
          <w:szCs w:val="20"/>
        </w:rPr>
        <w:t>，</w:t>
      </w:r>
      <w:r>
        <w:rPr>
          <w:kern w:val="0"/>
          <w:szCs w:val="20"/>
        </w:rPr>
        <w:t>6</w:t>
      </w:r>
      <w:r>
        <w:rPr>
          <w:rFonts w:hint="eastAsia"/>
          <w:kern w:val="0"/>
          <w:szCs w:val="20"/>
        </w:rPr>
        <w:t>，</w:t>
      </w:r>
      <w:r>
        <w:rPr>
          <w:kern w:val="0"/>
          <w:szCs w:val="20"/>
        </w:rPr>
        <w:t>7</w:t>
      </w:r>
      <w:r>
        <w:rPr>
          <w:rFonts w:hint="eastAsia"/>
          <w:kern w:val="0"/>
          <w:szCs w:val="20"/>
        </w:rPr>
        <w:t>，</w:t>
      </w:r>
      <w:r>
        <w:rPr>
          <w:kern w:val="0"/>
          <w:szCs w:val="20"/>
        </w:rPr>
        <w:t>8</w:t>
      </w:r>
      <w:r>
        <w:rPr>
          <w:rFonts w:hint="eastAsia"/>
          <w:kern w:val="0"/>
          <w:szCs w:val="20"/>
        </w:rPr>
        <w:t>，</w:t>
      </w:r>
      <w:r>
        <w:rPr>
          <w:kern w:val="0"/>
          <w:szCs w:val="20"/>
        </w:rPr>
        <w:t>9</w:t>
      </w:r>
      <w:r>
        <w:rPr>
          <w:rFonts w:hint="eastAsia"/>
          <w:kern w:val="0"/>
          <w:szCs w:val="20"/>
        </w:rPr>
        <w:t>，</w:t>
      </w:r>
      <w:r>
        <w:rPr>
          <w:kern w:val="0"/>
          <w:szCs w:val="20"/>
        </w:rPr>
        <w:t>10)=(0</w:t>
      </w:r>
      <w:r>
        <w:rPr>
          <w:rFonts w:hint="eastAsia"/>
          <w:kern w:val="0"/>
          <w:szCs w:val="20"/>
        </w:rPr>
        <w:t>，</w:t>
      </w:r>
      <w:r>
        <w:rPr>
          <w:kern w:val="0"/>
          <w:szCs w:val="20"/>
        </w:rPr>
        <w:t>1</w:t>
      </w:r>
      <w:r>
        <w:rPr>
          <w:rFonts w:hint="eastAsia"/>
          <w:kern w:val="0"/>
          <w:szCs w:val="20"/>
        </w:rPr>
        <w:t>，</w:t>
      </w:r>
      <w:r>
        <w:rPr>
          <w:kern w:val="0"/>
          <w:szCs w:val="20"/>
        </w:rPr>
        <w:t>2</w:t>
      </w:r>
      <w:r>
        <w:rPr>
          <w:rFonts w:hint="eastAsia"/>
          <w:kern w:val="0"/>
          <w:szCs w:val="20"/>
        </w:rPr>
        <w:t>，</w:t>
      </w:r>
      <w:r>
        <w:rPr>
          <w:kern w:val="0"/>
          <w:szCs w:val="20"/>
        </w:rPr>
        <w:t>3</w:t>
      </w:r>
      <w:r>
        <w:rPr>
          <w:rFonts w:hint="eastAsia"/>
          <w:kern w:val="0"/>
          <w:szCs w:val="20"/>
        </w:rPr>
        <w:t>，</w:t>
      </w:r>
      <w:r>
        <w:rPr>
          <w:kern w:val="0"/>
          <w:szCs w:val="20"/>
        </w:rPr>
        <w:t>4</w:t>
      </w:r>
      <w:r>
        <w:rPr>
          <w:rFonts w:hint="eastAsia"/>
          <w:kern w:val="0"/>
          <w:szCs w:val="20"/>
        </w:rPr>
        <w:t>，</w:t>
      </w:r>
      <w:r>
        <w:rPr>
          <w:kern w:val="0"/>
          <w:szCs w:val="20"/>
        </w:rPr>
        <w:t>5</w:t>
      </w:r>
      <w:r>
        <w:rPr>
          <w:rFonts w:hint="eastAsia"/>
          <w:kern w:val="0"/>
          <w:szCs w:val="20"/>
        </w:rPr>
        <w:t>，</w:t>
      </w:r>
      <w:r>
        <w:rPr>
          <w:kern w:val="0"/>
          <w:szCs w:val="20"/>
        </w:rPr>
        <w:t>6</w:t>
      </w:r>
      <w:r>
        <w:rPr>
          <w:rFonts w:hint="eastAsia"/>
          <w:kern w:val="0"/>
          <w:szCs w:val="20"/>
        </w:rPr>
        <w:t>，</w:t>
      </w:r>
      <w:r>
        <w:rPr>
          <w:kern w:val="0"/>
          <w:szCs w:val="20"/>
        </w:rPr>
        <w:t>7</w:t>
      </w:r>
      <w:r>
        <w:rPr>
          <w:rFonts w:hint="eastAsia"/>
          <w:kern w:val="0"/>
          <w:szCs w:val="20"/>
        </w:rPr>
        <w:t>，</w:t>
      </w:r>
      <w:r>
        <w:rPr>
          <w:kern w:val="0"/>
          <w:szCs w:val="20"/>
        </w:rPr>
        <w:t>8</w:t>
      </w:r>
      <w:r>
        <w:rPr>
          <w:rFonts w:hint="eastAsia"/>
          <w:kern w:val="0"/>
          <w:szCs w:val="20"/>
        </w:rPr>
        <w:t>，</w:t>
      </w:r>
      <w:r>
        <w:rPr>
          <w:kern w:val="0"/>
          <w:szCs w:val="20"/>
        </w:rPr>
        <w:t>9</w:t>
      </w:r>
      <w:r>
        <w:rPr>
          <w:rFonts w:hint="eastAsia"/>
          <w:kern w:val="0"/>
          <w:szCs w:val="20"/>
        </w:rPr>
        <w:t>，</w:t>
      </w:r>
      <w:r>
        <w:rPr>
          <w:kern w:val="0"/>
          <w:szCs w:val="20"/>
        </w:rPr>
        <w:t>10);</w:t>
      </w:r>
    </w:p>
    <w:p w14:paraId="63D5F05D">
      <w:pPr>
        <w:widowControl/>
        <w:ind w:firstLine="420"/>
        <w:rPr>
          <w:kern w:val="0"/>
          <w:szCs w:val="20"/>
        </w:rPr>
      </w:pPr>
      <w:r>
        <w:rPr>
          <w:kern w:val="0"/>
          <w:szCs w:val="20"/>
        </w:rPr>
        <w:t xml:space="preserve">    end</w:t>
      </w:r>
    </w:p>
    <w:p w14:paraId="01290A0F">
      <w:pPr>
        <w:widowControl/>
        <w:ind w:firstLine="420"/>
        <w:rPr>
          <w:kern w:val="0"/>
          <w:szCs w:val="20"/>
        </w:rPr>
      </w:pPr>
      <w:r>
        <w:rPr>
          <w:kern w:val="0"/>
          <w:szCs w:val="20"/>
        </w:rPr>
        <w:t>end</w:t>
      </w:r>
    </w:p>
    <w:p w14:paraId="334B4650">
      <w:pPr>
        <w:widowControl/>
        <w:ind w:firstLine="420"/>
        <w:rPr>
          <w:kern w:val="0"/>
          <w:szCs w:val="20"/>
        </w:rPr>
        <w:sectPr>
          <w:pgSz w:w="11907" w:h="16839"/>
          <w:pgMar w:top="1417" w:right="1134" w:bottom="1134" w:left="1417" w:header="1020" w:footer="1020" w:gutter="0"/>
          <w:pgNumType w:fmt="decimal"/>
          <w:cols w:space="720" w:num="1"/>
          <w:docGrid w:type="lines" w:linePitch="312" w:charSpace="0"/>
        </w:sectPr>
      </w:pPr>
    </w:p>
    <w:p w14:paraId="3F6B59F7">
      <w:pPr>
        <w:keepNext/>
        <w:widowControl/>
        <w:shd w:val="clear" w:color="FFFFFF" w:fill="FFFFFF"/>
        <w:tabs>
          <w:tab w:val="left" w:pos="6405"/>
        </w:tabs>
        <w:adjustRightInd w:val="0"/>
        <w:snapToGrid w:val="0"/>
        <w:ind w:firstLine="0" w:firstLineChars="0"/>
        <w:jc w:val="center"/>
        <w:outlineLvl w:val="0"/>
        <w:rPr>
          <w:rFonts w:ascii="黑体" w:hAnsi="Calibri" w:eastAsia="黑体"/>
          <w:kern w:val="0"/>
          <w:szCs w:val="20"/>
        </w:rPr>
      </w:pPr>
      <w:bookmarkStart w:id="425" w:name="_Toc82"/>
      <w:bookmarkStart w:id="426" w:name="_Toc21735"/>
      <w:bookmarkStart w:id="427" w:name="_Toc4175"/>
      <w:bookmarkStart w:id="428" w:name="_Toc20237"/>
      <w:bookmarkStart w:id="429" w:name="_Toc21695"/>
      <w:bookmarkStart w:id="430" w:name="_Toc21734"/>
      <w:bookmarkStart w:id="431" w:name="_Toc27717"/>
      <w:bookmarkStart w:id="432" w:name="_Toc7619"/>
      <w:bookmarkStart w:id="433" w:name="_Toc13424"/>
      <w:bookmarkStart w:id="434" w:name="_Toc212646546"/>
      <w:bookmarkStart w:id="435" w:name="_Toc17793"/>
      <w:bookmarkStart w:id="436" w:name="_Toc15903"/>
      <w:bookmarkStart w:id="437" w:name="_Toc22216"/>
      <w:bookmarkStart w:id="438" w:name="_Toc219895888"/>
      <w:bookmarkStart w:id="439" w:name="_Toc20156"/>
      <w:r>
        <w:rPr>
          <w:rFonts w:hint="eastAsia" w:ascii="黑体" w:hAnsi="Calibri" w:eastAsia="黑体"/>
          <w:kern w:val="0"/>
          <w:szCs w:val="20"/>
        </w:rPr>
        <w:t>附录C</w:t>
      </w:r>
      <w:r>
        <w:rPr>
          <w:rFonts w:ascii="黑体" w:hAnsi="Calibri" w:eastAsia="黑体"/>
          <w:kern w:val="0"/>
          <w:szCs w:val="20"/>
        </w:rPr>
        <w:br w:type="textWrapping"/>
      </w:r>
      <w:bookmarkStart w:id="440" w:name="_Toc56754890"/>
      <w:bookmarkStart w:id="441" w:name="_Toc56755090"/>
      <w:r>
        <w:rPr>
          <w:rFonts w:hint="eastAsia" w:ascii="黑体" w:hAnsi="Calibri" w:eastAsia="黑体"/>
          <w:kern w:val="0"/>
          <w:szCs w:val="20"/>
        </w:rPr>
        <w:t>（规范性附录）</w:t>
      </w:r>
      <w:r>
        <w:rPr>
          <w:rFonts w:ascii="黑体" w:hAnsi="Calibri" w:eastAsia="黑体"/>
          <w:kern w:val="0"/>
          <w:szCs w:val="20"/>
        </w:rPr>
        <w:br w:type="textWrapping"/>
      </w:r>
      <w:r>
        <w:rPr>
          <w:rFonts w:hint="eastAsia" w:ascii="黑体" w:hAnsi="Calibri" w:eastAsia="黑体"/>
          <w:kern w:val="0"/>
          <w:szCs w:val="20"/>
        </w:rPr>
        <w:t>ROBO映射</w:t>
      </w:r>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p>
    <w:p w14:paraId="29C170BE">
      <w:pPr>
        <w:widowControl/>
        <w:ind w:firstLine="420"/>
        <w:rPr>
          <w:kern w:val="0"/>
          <w:szCs w:val="20"/>
        </w:rPr>
      </w:pPr>
      <w:r>
        <w:rPr>
          <w:kern w:val="0"/>
          <w:szCs w:val="20"/>
        </w:rPr>
        <w:t>for k=0: Ncopies-1</w:t>
      </w:r>
    </w:p>
    <w:p w14:paraId="4FC79449">
      <w:pPr>
        <w:widowControl/>
        <w:ind w:left="420" w:firstLine="420"/>
        <w:rPr>
          <w:kern w:val="0"/>
          <w:szCs w:val="20"/>
        </w:rPr>
      </w:pPr>
      <w:r>
        <w:rPr>
          <w:kern w:val="0"/>
          <w:szCs w:val="20"/>
        </w:rPr>
        <w:t>if CyclicShift(k)==0</w:t>
      </w:r>
    </w:p>
    <w:p w14:paraId="233BD9F2">
      <w:pPr>
        <w:widowControl/>
        <w:ind w:firstLine="420"/>
        <w:rPr>
          <w:kern w:val="0"/>
          <w:szCs w:val="20"/>
        </w:rPr>
      </w:pPr>
      <w:r>
        <w:rPr>
          <w:kern w:val="0"/>
          <w:szCs w:val="20"/>
        </w:rPr>
        <w:t xml:space="preserve">        for i=1:Nraw</w:t>
      </w:r>
    </w:p>
    <w:p w14:paraId="6249B338">
      <w:pPr>
        <w:widowControl/>
        <w:ind w:firstLine="420"/>
        <w:rPr>
          <w:kern w:val="0"/>
          <w:szCs w:val="20"/>
        </w:rPr>
      </w:pPr>
      <w:r>
        <w:rPr>
          <w:kern w:val="0"/>
          <w:szCs w:val="20"/>
        </w:rPr>
        <w:t xml:space="preserve">            Vrobo_int(i+k(Nraw+Npad))=Vint(i)</w:t>
      </w:r>
    </w:p>
    <w:p w14:paraId="0B626B88">
      <w:pPr>
        <w:widowControl/>
        <w:ind w:firstLine="420"/>
        <w:rPr>
          <w:kern w:val="0"/>
          <w:szCs w:val="20"/>
        </w:rPr>
      </w:pPr>
      <w:r>
        <w:rPr>
          <w:kern w:val="0"/>
          <w:szCs w:val="20"/>
        </w:rPr>
        <w:t xml:space="preserve">        end</w:t>
      </w:r>
    </w:p>
    <w:p w14:paraId="7E3B1107">
      <w:pPr>
        <w:widowControl/>
        <w:ind w:firstLine="420"/>
        <w:rPr>
          <w:kern w:val="0"/>
          <w:szCs w:val="20"/>
        </w:rPr>
      </w:pPr>
      <w:r>
        <w:rPr>
          <w:kern w:val="0"/>
          <w:szCs w:val="20"/>
        </w:rPr>
        <w:t xml:space="preserve">        for i=1:Npad</w:t>
      </w:r>
    </w:p>
    <w:p w14:paraId="5281966E">
      <w:pPr>
        <w:widowControl/>
        <w:ind w:firstLine="420"/>
        <w:rPr>
          <w:kern w:val="0"/>
          <w:szCs w:val="20"/>
        </w:rPr>
      </w:pPr>
      <w:r>
        <w:rPr>
          <w:kern w:val="0"/>
          <w:szCs w:val="20"/>
        </w:rPr>
        <w:t xml:space="preserve">            Vrobo_int(Nraw+i+k(Nraw+Npad))=Vint(i)</w:t>
      </w:r>
    </w:p>
    <w:p w14:paraId="2593E786">
      <w:pPr>
        <w:widowControl/>
        <w:ind w:firstLine="420"/>
        <w:rPr>
          <w:kern w:val="0"/>
          <w:szCs w:val="20"/>
        </w:rPr>
      </w:pPr>
      <w:r>
        <w:rPr>
          <w:kern w:val="0"/>
          <w:szCs w:val="20"/>
        </w:rPr>
        <w:t xml:space="preserve">        end</w:t>
      </w:r>
    </w:p>
    <w:p w14:paraId="7C8471C3">
      <w:pPr>
        <w:widowControl/>
        <w:ind w:firstLine="420"/>
        <w:rPr>
          <w:kern w:val="0"/>
          <w:szCs w:val="20"/>
        </w:rPr>
      </w:pPr>
      <w:r>
        <w:rPr>
          <w:kern w:val="0"/>
          <w:szCs w:val="20"/>
        </w:rPr>
        <w:t xml:space="preserve">     end</w:t>
      </w:r>
    </w:p>
    <w:p w14:paraId="406F52C6">
      <w:pPr>
        <w:widowControl/>
        <w:ind w:firstLine="420"/>
        <w:rPr>
          <w:kern w:val="0"/>
          <w:szCs w:val="20"/>
        </w:rPr>
      </w:pPr>
      <w:r>
        <w:rPr>
          <w:kern w:val="0"/>
          <w:szCs w:val="20"/>
        </w:rPr>
        <w:t xml:space="preserve">     if CyclicShift(k)&gt;0</w:t>
      </w:r>
    </w:p>
    <w:p w14:paraId="68F589EF">
      <w:pPr>
        <w:widowControl/>
        <w:ind w:firstLine="420"/>
        <w:rPr>
          <w:kern w:val="0"/>
          <w:szCs w:val="20"/>
        </w:rPr>
      </w:pPr>
      <w:r>
        <w:rPr>
          <w:kern w:val="0"/>
          <w:szCs w:val="20"/>
        </w:rPr>
        <w:t xml:space="preserve">        </w:t>
      </w:r>
      <w:r>
        <w:rPr>
          <w:kern w:val="0"/>
          <w:szCs w:val="20"/>
        </w:rPr>
        <w:tab/>
      </w:r>
      <w:r>
        <w:rPr>
          <w:kern w:val="0"/>
          <w:szCs w:val="20"/>
        </w:rPr>
        <w:t>NumberBitsShifted=(CyclicShift(k)-1)·BitsInSegment+BitsInLastSegment</w:t>
      </w:r>
    </w:p>
    <w:p w14:paraId="40EDFF03">
      <w:pPr>
        <w:widowControl/>
        <w:ind w:firstLine="420"/>
        <w:rPr>
          <w:kern w:val="0"/>
          <w:szCs w:val="20"/>
        </w:rPr>
      </w:pPr>
      <w:r>
        <w:rPr>
          <w:kern w:val="0"/>
          <w:szCs w:val="20"/>
        </w:rPr>
        <w:t xml:space="preserve">        for i=1:NumberBitsShifted</w:t>
      </w:r>
    </w:p>
    <w:p w14:paraId="01EDA09D">
      <w:pPr>
        <w:widowControl/>
        <w:ind w:firstLine="420"/>
        <w:rPr>
          <w:kern w:val="0"/>
          <w:szCs w:val="20"/>
        </w:rPr>
      </w:pPr>
      <w:r>
        <w:rPr>
          <w:kern w:val="0"/>
          <w:szCs w:val="20"/>
        </w:rPr>
        <w:t xml:space="preserve">  </w:t>
      </w:r>
      <w:r>
        <w:rPr>
          <w:kern w:val="0"/>
          <w:szCs w:val="20"/>
        </w:rPr>
        <w:tab/>
      </w:r>
      <w:r>
        <w:rPr>
          <w:kern w:val="0"/>
          <w:szCs w:val="20"/>
        </w:rPr>
        <w:t xml:space="preserve">      Vrobo_int(i+k(Nraw+Npad))=Vint(Nraw-NumberBitsShifted+i)</w:t>
      </w:r>
    </w:p>
    <w:p w14:paraId="1534342A">
      <w:pPr>
        <w:widowControl/>
        <w:ind w:firstLine="420"/>
        <w:rPr>
          <w:kern w:val="0"/>
          <w:szCs w:val="20"/>
        </w:rPr>
      </w:pPr>
      <w:r>
        <w:rPr>
          <w:kern w:val="0"/>
          <w:szCs w:val="20"/>
        </w:rPr>
        <w:t xml:space="preserve">        end</w:t>
      </w:r>
    </w:p>
    <w:p w14:paraId="79064A06">
      <w:pPr>
        <w:widowControl/>
        <w:ind w:firstLine="420"/>
        <w:rPr>
          <w:kern w:val="0"/>
          <w:szCs w:val="20"/>
        </w:rPr>
      </w:pPr>
      <w:r>
        <w:rPr>
          <w:kern w:val="0"/>
          <w:szCs w:val="20"/>
        </w:rPr>
        <w:t xml:space="preserve">        for i=1:Npad</w:t>
      </w:r>
    </w:p>
    <w:p w14:paraId="2AED99EC">
      <w:pPr>
        <w:widowControl/>
        <w:ind w:firstLine="420"/>
        <w:rPr>
          <w:kern w:val="0"/>
          <w:szCs w:val="20"/>
        </w:rPr>
      </w:pPr>
      <w:r>
        <w:rPr>
          <w:kern w:val="0"/>
          <w:szCs w:val="20"/>
        </w:rPr>
        <w:t xml:space="preserve">           Vrobo_int(i+ NumberBitsShifted +k(Nraw+Npad))=Vint(i)</w:t>
      </w:r>
    </w:p>
    <w:p w14:paraId="3FD7D38F">
      <w:pPr>
        <w:widowControl/>
        <w:ind w:firstLine="420"/>
        <w:rPr>
          <w:kern w:val="0"/>
          <w:szCs w:val="20"/>
        </w:rPr>
      </w:pPr>
      <w:r>
        <w:rPr>
          <w:kern w:val="0"/>
          <w:szCs w:val="20"/>
        </w:rPr>
        <w:t xml:space="preserve">        end</w:t>
      </w:r>
    </w:p>
    <w:p w14:paraId="11ABC8DA">
      <w:pPr>
        <w:widowControl/>
        <w:ind w:firstLine="420"/>
        <w:rPr>
          <w:kern w:val="0"/>
          <w:szCs w:val="20"/>
        </w:rPr>
      </w:pPr>
      <w:r>
        <w:rPr>
          <w:kern w:val="0"/>
          <w:szCs w:val="20"/>
        </w:rPr>
        <w:t xml:space="preserve">        for i=1:Nraw-NumberBitsShifted</w:t>
      </w:r>
    </w:p>
    <w:p w14:paraId="2E55C485">
      <w:pPr>
        <w:widowControl/>
        <w:ind w:firstLine="420"/>
        <w:rPr>
          <w:kern w:val="0"/>
          <w:szCs w:val="20"/>
        </w:rPr>
      </w:pPr>
      <w:r>
        <w:rPr>
          <w:kern w:val="0"/>
          <w:szCs w:val="20"/>
        </w:rPr>
        <w:t xml:space="preserve">  </w:t>
      </w:r>
      <w:r>
        <w:rPr>
          <w:kern w:val="0"/>
          <w:szCs w:val="20"/>
        </w:rPr>
        <w:tab/>
      </w:r>
      <w:r>
        <w:rPr>
          <w:kern w:val="0"/>
          <w:szCs w:val="20"/>
        </w:rPr>
        <w:t xml:space="preserve">      Vrobo_int(i+NumberBitsShifted+Npad+k(Nraw+Npad))=Vint(i)</w:t>
      </w:r>
    </w:p>
    <w:p w14:paraId="4332D8B4">
      <w:pPr>
        <w:widowControl/>
        <w:ind w:firstLine="420"/>
        <w:rPr>
          <w:kern w:val="0"/>
          <w:szCs w:val="20"/>
        </w:rPr>
      </w:pPr>
      <w:r>
        <w:rPr>
          <w:kern w:val="0"/>
          <w:szCs w:val="20"/>
        </w:rPr>
        <w:t xml:space="preserve">        end</w:t>
      </w:r>
    </w:p>
    <w:p w14:paraId="7F9E0E9E">
      <w:pPr>
        <w:widowControl/>
        <w:ind w:firstLine="420"/>
        <w:rPr>
          <w:kern w:val="0"/>
          <w:szCs w:val="20"/>
        </w:rPr>
      </w:pPr>
      <w:r>
        <w:rPr>
          <w:kern w:val="0"/>
          <w:szCs w:val="20"/>
        </w:rPr>
        <w:t xml:space="preserve">     end</w:t>
      </w:r>
    </w:p>
    <w:p w14:paraId="03B731B1">
      <w:pPr>
        <w:widowControl/>
        <w:ind w:firstLine="420"/>
        <w:rPr>
          <w:kern w:val="0"/>
          <w:szCs w:val="20"/>
        </w:rPr>
      </w:pPr>
      <w:r>
        <w:rPr>
          <w:kern w:val="0"/>
          <w:szCs w:val="20"/>
        </w:rPr>
        <w:t>end</w:t>
      </w:r>
    </w:p>
    <w:p w14:paraId="7FE52573">
      <w:pPr>
        <w:widowControl/>
        <w:ind w:firstLine="420"/>
        <w:rPr>
          <w:kern w:val="0"/>
          <w:szCs w:val="21"/>
        </w:rPr>
      </w:pPr>
    </w:p>
    <w:p w14:paraId="01D13601">
      <w:pPr>
        <w:widowControl/>
        <w:ind w:firstLine="420"/>
        <w:rPr>
          <w:kern w:val="0"/>
          <w:szCs w:val="21"/>
        </w:rPr>
      </w:pPr>
    </w:p>
    <w:p w14:paraId="1A7FADDF">
      <w:pPr>
        <w:ind w:firstLine="0" w:firstLineChars="0"/>
        <w:jc w:val="center"/>
        <w:outlineLvl w:val="0"/>
        <w:rPr>
          <w:rFonts w:hint="eastAsia" w:ascii="黑体" w:hAnsi="黑体" w:eastAsia="黑体" w:cs="黑体"/>
          <w:szCs w:val="21"/>
        </w:rPr>
      </w:pPr>
      <w:ins w:id="469" w:author="Gutingting " w:date="2026-02-13T11:20:30Z">
        <w:bookmarkStart w:id="442" w:name="_Ref200096534"/>
        <w:bookmarkStart w:id="443" w:name="_Toc16368"/>
        <w:bookmarkStart w:id="444" w:name="_Toc20973"/>
        <w:bookmarkStart w:id="445" w:name="_Toc24109"/>
        <w:bookmarkStart w:id="446" w:name="_Toc22935"/>
        <w:r>
          <w:rPr>
            <w:rFonts w:hint="eastAsia" w:ascii="黑体" w:hAnsi="黑体" w:eastAsia="黑体" w:cs="黑体"/>
            <w:szCs w:val="21"/>
          </w:rPr>
          <w:fldChar w:fldCharType="begin"/>
        </w:r>
      </w:ins>
      <w:ins w:id="470" w:author="Gutingting " w:date="2026-02-13T11:20:30Z">
        <w:r>
          <w:rPr>
            <w:rFonts w:hint="eastAsia" w:ascii="黑体" w:hAnsi="黑体" w:eastAsia="黑体" w:cs="黑体"/>
            <w:szCs w:val="21"/>
          </w:rPr>
          <w:instrText xml:space="preserve"> REF _Ref59452448 \h  \* MERGEFORMAT </w:instrText>
        </w:r>
      </w:ins>
      <w:ins w:id="471" w:author="Gutingting " w:date="2026-02-13T11:20:30Z">
        <w:r>
          <w:rPr>
            <w:rFonts w:hint="eastAsia" w:ascii="黑体" w:hAnsi="黑体" w:eastAsia="黑体" w:cs="黑体"/>
            <w:szCs w:val="21"/>
          </w:rPr>
          <w:fldChar w:fldCharType="separate"/>
        </w:r>
      </w:ins>
      <w:ins w:id="472" w:author="Gutingting " w:date="2026-02-13T11:20:30Z">
        <w:r>
          <w:rPr>
            <w:rFonts w:hint="eastAsia" w:ascii="黑体" w:hAnsi="黑体" w:eastAsia="黑体" w:cs="黑体"/>
            <w:szCs w:val="21"/>
          </w:rPr>
          <w:t>表C</w:t>
        </w:r>
      </w:ins>
      <w:ins w:id="473" w:author="Gutingting " w:date="2026-02-13T11:20:30Z">
        <w:r>
          <w:rPr>
            <w:rFonts w:hint="eastAsia" w:ascii="黑体" w:hAnsi="黑体" w:eastAsia="黑体" w:cs="黑体"/>
            <w:szCs w:val="21"/>
            <w:lang w:val="en-US" w:eastAsia="zh-CN"/>
          </w:rPr>
          <w:t>.</w:t>
        </w:r>
      </w:ins>
      <w:ins w:id="474" w:author="Gutingting " w:date="2026-02-13T11:20:30Z">
        <w:r>
          <w:rPr>
            <w:rFonts w:hint="eastAsia" w:ascii="黑体" w:hAnsi="黑体" w:eastAsia="黑体" w:cs="黑体"/>
            <w:szCs w:val="21"/>
          </w:rPr>
          <w:t>1</w:t>
        </w:r>
      </w:ins>
      <w:ins w:id="475" w:author="Gutingting " w:date="2026-02-13T11:20:30Z">
        <w:r>
          <w:rPr>
            <w:rFonts w:hint="eastAsia" w:ascii="黑体" w:hAnsi="黑体" w:eastAsia="黑体" w:cs="黑体"/>
            <w:szCs w:val="21"/>
          </w:rPr>
          <w:fldChar w:fldCharType="end"/>
        </w:r>
      </w:ins>
      <w:del w:id="476" w:author="Gutingting " w:date="2026-02-13T11:20:30Z">
        <w:r>
          <w:rPr>
            <w:rFonts w:hint="eastAsia" w:ascii="黑体" w:hAnsi="黑体" w:eastAsia="黑体" w:cs="黑体"/>
            <w:szCs w:val="21"/>
          </w:rPr>
          <w:delText xml:space="preserve">表 </w:delText>
        </w:r>
      </w:del>
      <w:del w:id="477" w:author="Gutingting " w:date="2026-02-13T11:20:30Z">
        <w:r>
          <w:rPr>
            <w:rFonts w:hint="eastAsia" w:ascii="黑体" w:hAnsi="黑体" w:eastAsia="黑体" w:cs="黑体"/>
            <w:szCs w:val="21"/>
          </w:rPr>
          <w:fldChar w:fldCharType="begin"/>
        </w:r>
      </w:del>
      <w:del w:id="478" w:author="Gutingting " w:date="2026-02-13T11:20:30Z">
        <w:r>
          <w:rPr>
            <w:rFonts w:hint="eastAsia" w:ascii="黑体" w:hAnsi="黑体" w:eastAsia="黑体" w:cs="黑体"/>
            <w:szCs w:val="21"/>
          </w:rPr>
          <w:delInstrText xml:space="preserve"> SEQ 表 \* ARABIC </w:delInstrText>
        </w:r>
      </w:del>
      <w:del w:id="479" w:author="Gutingting " w:date="2026-02-13T11:20:30Z">
        <w:r>
          <w:rPr>
            <w:rFonts w:hint="eastAsia" w:ascii="黑体" w:hAnsi="黑体" w:eastAsia="黑体" w:cs="黑体"/>
            <w:szCs w:val="21"/>
          </w:rPr>
          <w:fldChar w:fldCharType="separate"/>
        </w:r>
      </w:del>
      <w:del w:id="480" w:author="Gutingting " w:date="2026-02-13T11:20:30Z">
        <w:r>
          <w:rPr>
            <w:rFonts w:hint="eastAsia" w:ascii="黑体" w:hAnsi="黑体" w:eastAsia="黑体" w:cs="黑体"/>
            <w:szCs w:val="21"/>
          </w:rPr>
          <w:delText>30</w:delText>
        </w:r>
      </w:del>
      <w:del w:id="481" w:author="Gutingting " w:date="2026-02-13T11:20:30Z">
        <w:r>
          <w:rPr>
            <w:rFonts w:hint="eastAsia" w:ascii="黑体" w:hAnsi="黑体" w:eastAsia="黑体" w:cs="黑体"/>
            <w:szCs w:val="21"/>
          </w:rPr>
          <w:fldChar w:fldCharType="end"/>
        </w:r>
        <w:bookmarkEnd w:id="442"/>
      </w:del>
      <w:r>
        <w:rPr>
          <w:rFonts w:hint="eastAsia" w:ascii="黑体" w:hAnsi="黑体" w:eastAsia="黑体" w:cs="黑体"/>
          <w:szCs w:val="21"/>
        </w:rPr>
        <w:t xml:space="preserve"> 频段0和频段1的帧控制和载荷数据映射相位表</w:t>
      </w:r>
      <w:bookmarkEnd w:id="443"/>
      <w:bookmarkEnd w:id="444"/>
      <w:bookmarkEnd w:id="445"/>
      <w:bookmarkEnd w:id="446"/>
    </w:p>
    <w:tbl>
      <w:tblPr>
        <w:tblStyle w:val="55"/>
        <w:tblW w:w="9570" w:type="dxa"/>
        <w:jc w:val="center"/>
        <w:tblLayout w:type="fixed"/>
        <w:tblCellMar>
          <w:top w:w="0" w:type="dxa"/>
          <w:left w:w="108" w:type="dxa"/>
          <w:bottom w:w="0" w:type="dxa"/>
          <w:right w:w="108" w:type="dxa"/>
        </w:tblCellMar>
      </w:tblPr>
      <w:tblGrid>
        <w:gridCol w:w="952"/>
        <w:gridCol w:w="1068"/>
        <w:gridCol w:w="588"/>
        <w:gridCol w:w="813"/>
        <w:gridCol w:w="1068"/>
        <w:gridCol w:w="426"/>
        <w:gridCol w:w="813"/>
        <w:gridCol w:w="1068"/>
        <w:gridCol w:w="426"/>
        <w:gridCol w:w="813"/>
        <w:gridCol w:w="1109"/>
        <w:gridCol w:w="426"/>
      </w:tblGrid>
      <w:tr w14:paraId="280A7926">
        <w:tblPrEx>
          <w:tblCellMar>
            <w:top w:w="0" w:type="dxa"/>
            <w:left w:w="108" w:type="dxa"/>
            <w:bottom w:w="0" w:type="dxa"/>
            <w:right w:w="108" w:type="dxa"/>
          </w:tblCellMar>
        </w:tblPrEx>
        <w:trPr>
          <w:trHeight w:val="540" w:hRule="atLeast"/>
          <w:jc w:val="center"/>
        </w:trPr>
        <w:tc>
          <w:tcPr>
            <w:tcW w:w="952" w:type="dxa"/>
            <w:tcBorders>
              <w:top w:val="single" w:color="auto" w:sz="4" w:space="0"/>
              <w:left w:val="single" w:color="auto" w:sz="4" w:space="0"/>
              <w:bottom w:val="single" w:color="auto" w:sz="4" w:space="0"/>
              <w:right w:val="single" w:color="auto" w:sz="4" w:space="0"/>
            </w:tcBorders>
            <w:vAlign w:val="center"/>
          </w:tcPr>
          <w:p w14:paraId="30DF7899">
            <w:pPr>
              <w:ind w:firstLine="0" w:firstLineChars="0"/>
              <w:rPr>
                <w:sz w:val="18"/>
                <w:szCs w:val="18"/>
              </w:rPr>
            </w:pPr>
            <w:r>
              <w:rPr>
                <w:rFonts w:hint="eastAsia"/>
                <w:sz w:val="18"/>
                <w:szCs w:val="18"/>
              </w:rPr>
              <w:t>载波号</w:t>
            </w:r>
          </w:p>
        </w:tc>
        <w:tc>
          <w:tcPr>
            <w:tcW w:w="1068" w:type="dxa"/>
            <w:tcBorders>
              <w:top w:val="single" w:color="auto" w:sz="4" w:space="0"/>
              <w:left w:val="nil"/>
              <w:bottom w:val="single" w:color="auto" w:sz="4" w:space="0"/>
              <w:right w:val="single" w:color="auto" w:sz="4" w:space="0"/>
            </w:tcBorders>
            <w:vAlign w:val="center"/>
          </w:tcPr>
          <w:p w14:paraId="3892DC53">
            <w:pPr>
              <w:ind w:firstLine="0" w:firstLineChars="0"/>
              <w:rPr>
                <w:sz w:val="18"/>
                <w:szCs w:val="18"/>
              </w:rPr>
            </w:pPr>
            <w:r>
              <w:rPr>
                <w:rFonts w:hint="eastAsia"/>
                <w:sz w:val="18"/>
                <w:szCs w:val="18"/>
              </w:rPr>
              <w:t>载波频率（</w:t>
            </w:r>
            <w:r>
              <w:rPr>
                <w:sz w:val="18"/>
                <w:szCs w:val="18"/>
              </w:rPr>
              <w:t>MHz</w:t>
            </w:r>
            <w:r>
              <w:rPr>
                <w:rFonts w:hint="eastAsia"/>
                <w:sz w:val="18"/>
                <w:szCs w:val="18"/>
              </w:rPr>
              <w:t>）</w:t>
            </w:r>
          </w:p>
        </w:tc>
        <w:tc>
          <w:tcPr>
            <w:tcW w:w="588" w:type="dxa"/>
            <w:tcBorders>
              <w:top w:val="single" w:color="auto" w:sz="4" w:space="0"/>
              <w:left w:val="nil"/>
              <w:bottom w:val="single" w:color="auto" w:sz="4" w:space="0"/>
              <w:right w:val="single" w:color="auto" w:sz="4" w:space="0"/>
            </w:tcBorders>
            <w:vAlign w:val="center"/>
          </w:tcPr>
          <w:p w14:paraId="6D93C499">
            <w:pPr>
              <w:ind w:firstLine="0" w:firstLineChars="0"/>
              <w:rPr>
                <w:sz w:val="18"/>
                <w:szCs w:val="18"/>
              </w:rPr>
            </w:pPr>
            <w:r>
              <w:rPr>
                <w:rFonts w:hint="eastAsia"/>
                <w:sz w:val="18"/>
                <w:szCs w:val="18"/>
              </w:rPr>
              <w:t>相位编号</w:t>
            </w:r>
          </w:p>
        </w:tc>
        <w:tc>
          <w:tcPr>
            <w:tcW w:w="813" w:type="dxa"/>
            <w:tcBorders>
              <w:top w:val="single" w:color="auto" w:sz="4" w:space="0"/>
              <w:left w:val="nil"/>
              <w:bottom w:val="single" w:color="auto" w:sz="4" w:space="0"/>
              <w:right w:val="single" w:color="auto" w:sz="4" w:space="0"/>
            </w:tcBorders>
            <w:vAlign w:val="center"/>
          </w:tcPr>
          <w:p w14:paraId="497F7B84">
            <w:pPr>
              <w:ind w:firstLine="0" w:firstLineChars="0"/>
              <w:rPr>
                <w:sz w:val="18"/>
                <w:szCs w:val="18"/>
              </w:rPr>
            </w:pPr>
            <w:r>
              <w:rPr>
                <w:rFonts w:hint="eastAsia"/>
                <w:sz w:val="18"/>
                <w:szCs w:val="18"/>
              </w:rPr>
              <w:t>载波号</w:t>
            </w:r>
          </w:p>
        </w:tc>
        <w:tc>
          <w:tcPr>
            <w:tcW w:w="1068" w:type="dxa"/>
            <w:tcBorders>
              <w:top w:val="single" w:color="auto" w:sz="4" w:space="0"/>
              <w:left w:val="nil"/>
              <w:bottom w:val="single" w:color="auto" w:sz="4" w:space="0"/>
              <w:right w:val="single" w:color="auto" w:sz="4" w:space="0"/>
            </w:tcBorders>
            <w:vAlign w:val="center"/>
          </w:tcPr>
          <w:p w14:paraId="4C2B0E47">
            <w:pPr>
              <w:ind w:firstLine="0" w:firstLineChars="0"/>
              <w:rPr>
                <w:sz w:val="18"/>
                <w:szCs w:val="18"/>
              </w:rPr>
            </w:pPr>
            <w:r>
              <w:rPr>
                <w:rFonts w:hint="eastAsia"/>
                <w:sz w:val="18"/>
                <w:szCs w:val="18"/>
              </w:rPr>
              <w:t>载波频率（</w:t>
            </w:r>
            <w:r>
              <w:rPr>
                <w:sz w:val="18"/>
                <w:szCs w:val="18"/>
              </w:rPr>
              <w:t>MHz</w:t>
            </w:r>
            <w:r>
              <w:rPr>
                <w:rFonts w:hint="eastAsia"/>
                <w:sz w:val="18"/>
                <w:szCs w:val="18"/>
              </w:rPr>
              <w:t>）</w:t>
            </w:r>
          </w:p>
        </w:tc>
        <w:tc>
          <w:tcPr>
            <w:tcW w:w="426" w:type="dxa"/>
            <w:tcBorders>
              <w:top w:val="single" w:color="auto" w:sz="4" w:space="0"/>
              <w:left w:val="nil"/>
              <w:bottom w:val="single" w:color="auto" w:sz="4" w:space="0"/>
              <w:right w:val="single" w:color="auto" w:sz="4" w:space="0"/>
            </w:tcBorders>
            <w:vAlign w:val="center"/>
          </w:tcPr>
          <w:p w14:paraId="3FA65FA0">
            <w:pPr>
              <w:ind w:firstLine="0" w:firstLineChars="0"/>
              <w:rPr>
                <w:sz w:val="18"/>
                <w:szCs w:val="18"/>
              </w:rPr>
            </w:pPr>
            <w:r>
              <w:rPr>
                <w:rFonts w:hint="eastAsia"/>
                <w:sz w:val="18"/>
                <w:szCs w:val="18"/>
              </w:rPr>
              <w:t>相位编号</w:t>
            </w:r>
          </w:p>
        </w:tc>
        <w:tc>
          <w:tcPr>
            <w:tcW w:w="813" w:type="dxa"/>
            <w:tcBorders>
              <w:top w:val="single" w:color="auto" w:sz="4" w:space="0"/>
              <w:left w:val="nil"/>
              <w:bottom w:val="single" w:color="auto" w:sz="4" w:space="0"/>
              <w:right w:val="single" w:color="auto" w:sz="4" w:space="0"/>
            </w:tcBorders>
            <w:vAlign w:val="center"/>
          </w:tcPr>
          <w:p w14:paraId="7FFF40F6">
            <w:pPr>
              <w:ind w:firstLine="0" w:firstLineChars="0"/>
              <w:rPr>
                <w:sz w:val="18"/>
                <w:szCs w:val="18"/>
              </w:rPr>
            </w:pPr>
            <w:r>
              <w:rPr>
                <w:rFonts w:hint="eastAsia"/>
                <w:sz w:val="18"/>
                <w:szCs w:val="18"/>
              </w:rPr>
              <w:t>载波号</w:t>
            </w:r>
          </w:p>
        </w:tc>
        <w:tc>
          <w:tcPr>
            <w:tcW w:w="1068" w:type="dxa"/>
            <w:tcBorders>
              <w:top w:val="single" w:color="auto" w:sz="4" w:space="0"/>
              <w:left w:val="nil"/>
              <w:bottom w:val="single" w:color="auto" w:sz="4" w:space="0"/>
              <w:right w:val="single" w:color="auto" w:sz="4" w:space="0"/>
            </w:tcBorders>
            <w:vAlign w:val="center"/>
          </w:tcPr>
          <w:p w14:paraId="77F552D3">
            <w:pPr>
              <w:ind w:firstLine="0" w:firstLineChars="0"/>
              <w:rPr>
                <w:sz w:val="18"/>
                <w:szCs w:val="18"/>
              </w:rPr>
            </w:pPr>
            <w:r>
              <w:rPr>
                <w:rFonts w:hint="eastAsia"/>
                <w:sz w:val="18"/>
                <w:szCs w:val="18"/>
              </w:rPr>
              <w:t>载波频率（</w:t>
            </w:r>
            <w:r>
              <w:rPr>
                <w:sz w:val="18"/>
                <w:szCs w:val="18"/>
              </w:rPr>
              <w:t>MHz</w:t>
            </w:r>
            <w:r>
              <w:rPr>
                <w:rFonts w:hint="eastAsia"/>
                <w:sz w:val="18"/>
                <w:szCs w:val="18"/>
              </w:rPr>
              <w:t>）</w:t>
            </w:r>
          </w:p>
        </w:tc>
        <w:tc>
          <w:tcPr>
            <w:tcW w:w="426" w:type="dxa"/>
            <w:tcBorders>
              <w:top w:val="single" w:color="auto" w:sz="4" w:space="0"/>
              <w:left w:val="nil"/>
              <w:bottom w:val="single" w:color="auto" w:sz="4" w:space="0"/>
              <w:right w:val="single" w:color="auto" w:sz="4" w:space="0"/>
            </w:tcBorders>
            <w:vAlign w:val="center"/>
          </w:tcPr>
          <w:p w14:paraId="770B831E">
            <w:pPr>
              <w:ind w:firstLine="0" w:firstLineChars="0"/>
              <w:rPr>
                <w:sz w:val="18"/>
                <w:szCs w:val="18"/>
              </w:rPr>
            </w:pPr>
            <w:r>
              <w:rPr>
                <w:rFonts w:hint="eastAsia"/>
                <w:sz w:val="18"/>
                <w:szCs w:val="18"/>
              </w:rPr>
              <w:t>相位编号</w:t>
            </w:r>
          </w:p>
        </w:tc>
        <w:tc>
          <w:tcPr>
            <w:tcW w:w="813" w:type="dxa"/>
            <w:tcBorders>
              <w:top w:val="single" w:color="auto" w:sz="4" w:space="0"/>
              <w:left w:val="nil"/>
              <w:bottom w:val="single" w:color="auto" w:sz="4" w:space="0"/>
              <w:right w:val="single" w:color="auto" w:sz="4" w:space="0"/>
            </w:tcBorders>
            <w:vAlign w:val="center"/>
          </w:tcPr>
          <w:p w14:paraId="0D205AB0">
            <w:pPr>
              <w:ind w:firstLine="0" w:firstLineChars="0"/>
              <w:rPr>
                <w:sz w:val="18"/>
                <w:szCs w:val="18"/>
              </w:rPr>
            </w:pPr>
            <w:r>
              <w:rPr>
                <w:rFonts w:hint="eastAsia"/>
                <w:sz w:val="18"/>
                <w:szCs w:val="18"/>
              </w:rPr>
              <w:t>载波号</w:t>
            </w:r>
          </w:p>
        </w:tc>
        <w:tc>
          <w:tcPr>
            <w:tcW w:w="1109" w:type="dxa"/>
            <w:tcBorders>
              <w:top w:val="single" w:color="auto" w:sz="4" w:space="0"/>
              <w:left w:val="nil"/>
              <w:bottom w:val="single" w:color="auto" w:sz="4" w:space="0"/>
              <w:right w:val="single" w:color="auto" w:sz="4" w:space="0"/>
            </w:tcBorders>
            <w:vAlign w:val="center"/>
          </w:tcPr>
          <w:p w14:paraId="31C12082">
            <w:pPr>
              <w:ind w:firstLine="0" w:firstLineChars="0"/>
              <w:rPr>
                <w:sz w:val="18"/>
                <w:szCs w:val="18"/>
              </w:rPr>
            </w:pPr>
            <w:r>
              <w:rPr>
                <w:rFonts w:hint="eastAsia"/>
                <w:sz w:val="18"/>
                <w:szCs w:val="18"/>
              </w:rPr>
              <w:t>载波频率（</w:t>
            </w:r>
            <w:r>
              <w:rPr>
                <w:sz w:val="18"/>
                <w:szCs w:val="18"/>
              </w:rPr>
              <w:t>MHz</w:t>
            </w:r>
            <w:r>
              <w:rPr>
                <w:rFonts w:hint="eastAsia"/>
                <w:sz w:val="18"/>
                <w:szCs w:val="18"/>
              </w:rPr>
              <w:t>）</w:t>
            </w:r>
          </w:p>
        </w:tc>
        <w:tc>
          <w:tcPr>
            <w:tcW w:w="426" w:type="dxa"/>
            <w:tcBorders>
              <w:top w:val="single" w:color="auto" w:sz="4" w:space="0"/>
              <w:left w:val="nil"/>
              <w:bottom w:val="single" w:color="auto" w:sz="4" w:space="0"/>
              <w:right w:val="single" w:color="auto" w:sz="4" w:space="0"/>
            </w:tcBorders>
            <w:vAlign w:val="center"/>
          </w:tcPr>
          <w:p w14:paraId="24678E12">
            <w:pPr>
              <w:ind w:firstLine="0" w:firstLineChars="0"/>
              <w:rPr>
                <w:sz w:val="18"/>
                <w:szCs w:val="18"/>
              </w:rPr>
            </w:pPr>
            <w:r>
              <w:rPr>
                <w:rFonts w:hint="eastAsia"/>
                <w:sz w:val="18"/>
                <w:szCs w:val="18"/>
              </w:rPr>
              <w:t>相位编号</w:t>
            </w:r>
          </w:p>
        </w:tc>
      </w:tr>
      <w:tr w14:paraId="5AA3D9F2">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6312E4DB">
            <w:pPr>
              <w:widowControl/>
              <w:tabs>
                <w:tab w:val="decimal" w:pos="0"/>
              </w:tabs>
              <w:ind w:firstLine="0" w:firstLineChars="0"/>
              <w:jc w:val="center"/>
              <w:rPr>
                <w:kern w:val="0"/>
                <w:sz w:val="18"/>
                <w:szCs w:val="18"/>
              </w:rPr>
            </w:pPr>
            <w:r>
              <w:rPr>
                <w:kern w:val="0"/>
                <w:sz w:val="18"/>
                <w:szCs w:val="18"/>
              </w:rPr>
              <w:t>--</w:t>
            </w:r>
          </w:p>
        </w:tc>
        <w:tc>
          <w:tcPr>
            <w:tcW w:w="1068" w:type="dxa"/>
            <w:tcBorders>
              <w:top w:val="nil"/>
              <w:left w:val="nil"/>
              <w:bottom w:val="single" w:color="auto" w:sz="4" w:space="0"/>
              <w:right w:val="single" w:color="auto" w:sz="4" w:space="0"/>
            </w:tcBorders>
            <w:vAlign w:val="center"/>
          </w:tcPr>
          <w:p w14:paraId="6E3F8CF7">
            <w:pPr>
              <w:widowControl/>
              <w:tabs>
                <w:tab w:val="decimal" w:pos="0"/>
              </w:tabs>
              <w:ind w:firstLine="0" w:firstLineChars="0"/>
              <w:jc w:val="center"/>
              <w:rPr>
                <w:kern w:val="0"/>
                <w:sz w:val="18"/>
                <w:szCs w:val="18"/>
              </w:rPr>
            </w:pPr>
            <w:r>
              <w:rPr>
                <w:kern w:val="0"/>
                <w:sz w:val="18"/>
                <w:szCs w:val="18"/>
              </w:rPr>
              <w:t>--</w:t>
            </w:r>
          </w:p>
        </w:tc>
        <w:tc>
          <w:tcPr>
            <w:tcW w:w="588" w:type="dxa"/>
            <w:tcBorders>
              <w:top w:val="nil"/>
              <w:left w:val="nil"/>
              <w:bottom w:val="single" w:color="auto" w:sz="4" w:space="0"/>
              <w:right w:val="single" w:color="auto" w:sz="4" w:space="0"/>
            </w:tcBorders>
            <w:vAlign w:val="center"/>
          </w:tcPr>
          <w:p w14:paraId="053D543C">
            <w:pPr>
              <w:widowControl/>
              <w:tabs>
                <w:tab w:val="decimal" w:pos="0"/>
              </w:tabs>
              <w:ind w:firstLine="0" w:firstLineChars="0"/>
              <w:jc w:val="center"/>
              <w:rPr>
                <w:kern w:val="0"/>
                <w:sz w:val="18"/>
                <w:szCs w:val="18"/>
              </w:rPr>
            </w:pPr>
            <w:r>
              <w:rPr>
                <w:kern w:val="0"/>
                <w:sz w:val="18"/>
                <w:szCs w:val="18"/>
              </w:rPr>
              <w:t>--</w:t>
            </w:r>
          </w:p>
        </w:tc>
        <w:tc>
          <w:tcPr>
            <w:tcW w:w="813" w:type="dxa"/>
            <w:tcBorders>
              <w:top w:val="nil"/>
              <w:left w:val="nil"/>
              <w:bottom w:val="single" w:color="auto" w:sz="4" w:space="0"/>
              <w:right w:val="single" w:color="auto" w:sz="4" w:space="0"/>
            </w:tcBorders>
            <w:vAlign w:val="center"/>
          </w:tcPr>
          <w:p w14:paraId="4B14C558">
            <w:pPr>
              <w:widowControl/>
              <w:tabs>
                <w:tab w:val="decimal" w:pos="0"/>
              </w:tabs>
              <w:ind w:firstLine="0" w:firstLineChars="0"/>
              <w:jc w:val="center"/>
              <w:rPr>
                <w:kern w:val="0"/>
                <w:sz w:val="18"/>
                <w:szCs w:val="18"/>
              </w:rPr>
            </w:pPr>
            <w:r>
              <w:rPr>
                <w:kern w:val="0"/>
                <w:sz w:val="18"/>
                <w:szCs w:val="18"/>
              </w:rPr>
              <w:t>128</w:t>
            </w:r>
          </w:p>
        </w:tc>
        <w:tc>
          <w:tcPr>
            <w:tcW w:w="1068" w:type="dxa"/>
            <w:tcBorders>
              <w:top w:val="nil"/>
              <w:left w:val="nil"/>
              <w:bottom w:val="single" w:color="auto" w:sz="4" w:space="0"/>
              <w:right w:val="single" w:color="auto" w:sz="4" w:space="0"/>
            </w:tcBorders>
            <w:vAlign w:val="center"/>
          </w:tcPr>
          <w:p w14:paraId="0FDE18D3">
            <w:pPr>
              <w:widowControl/>
              <w:tabs>
                <w:tab w:val="decimal" w:pos="0"/>
              </w:tabs>
              <w:ind w:firstLine="0" w:firstLineChars="0"/>
              <w:jc w:val="center"/>
              <w:rPr>
                <w:kern w:val="0"/>
                <w:sz w:val="18"/>
                <w:szCs w:val="18"/>
              </w:rPr>
            </w:pPr>
            <w:r>
              <w:rPr>
                <w:kern w:val="0"/>
                <w:sz w:val="18"/>
                <w:szCs w:val="18"/>
              </w:rPr>
              <w:t>3.125000</w:t>
            </w:r>
          </w:p>
        </w:tc>
        <w:tc>
          <w:tcPr>
            <w:tcW w:w="426" w:type="dxa"/>
            <w:tcBorders>
              <w:top w:val="nil"/>
              <w:left w:val="nil"/>
              <w:bottom w:val="single" w:color="auto" w:sz="4" w:space="0"/>
              <w:right w:val="single" w:color="auto" w:sz="4" w:space="0"/>
            </w:tcBorders>
            <w:vAlign w:val="center"/>
          </w:tcPr>
          <w:p w14:paraId="637E40AB">
            <w:pPr>
              <w:widowControl/>
              <w:tabs>
                <w:tab w:val="decimal" w:pos="0"/>
              </w:tabs>
              <w:ind w:firstLine="0" w:firstLineChars="0"/>
              <w:jc w:val="center"/>
              <w:rPr>
                <w:kern w:val="0"/>
                <w:sz w:val="18"/>
                <w:szCs w:val="18"/>
              </w:rPr>
            </w:pPr>
            <w:r>
              <w:rPr>
                <w:kern w:val="0"/>
                <w:sz w:val="18"/>
                <w:szCs w:val="18"/>
              </w:rPr>
              <w:t>5</w:t>
            </w:r>
          </w:p>
        </w:tc>
        <w:tc>
          <w:tcPr>
            <w:tcW w:w="813" w:type="dxa"/>
            <w:tcBorders>
              <w:top w:val="nil"/>
              <w:left w:val="nil"/>
              <w:bottom w:val="single" w:color="auto" w:sz="4" w:space="0"/>
              <w:right w:val="single" w:color="auto" w:sz="4" w:space="0"/>
            </w:tcBorders>
            <w:vAlign w:val="center"/>
          </w:tcPr>
          <w:p w14:paraId="20635066">
            <w:pPr>
              <w:widowControl/>
              <w:tabs>
                <w:tab w:val="decimal" w:pos="0"/>
              </w:tabs>
              <w:ind w:firstLine="0" w:firstLineChars="0"/>
              <w:jc w:val="center"/>
              <w:rPr>
                <w:kern w:val="0"/>
                <w:sz w:val="18"/>
                <w:szCs w:val="18"/>
              </w:rPr>
            </w:pPr>
            <w:r>
              <w:rPr>
                <w:kern w:val="0"/>
                <w:sz w:val="18"/>
                <w:szCs w:val="18"/>
              </w:rPr>
              <w:t>256</w:t>
            </w:r>
          </w:p>
        </w:tc>
        <w:tc>
          <w:tcPr>
            <w:tcW w:w="1068" w:type="dxa"/>
            <w:tcBorders>
              <w:top w:val="nil"/>
              <w:left w:val="nil"/>
              <w:bottom w:val="single" w:color="auto" w:sz="4" w:space="0"/>
              <w:right w:val="single" w:color="auto" w:sz="4" w:space="0"/>
            </w:tcBorders>
            <w:vAlign w:val="center"/>
          </w:tcPr>
          <w:p w14:paraId="19D5A57D">
            <w:pPr>
              <w:widowControl/>
              <w:tabs>
                <w:tab w:val="decimal" w:pos="0"/>
              </w:tabs>
              <w:ind w:firstLine="0" w:firstLineChars="0"/>
              <w:jc w:val="center"/>
              <w:rPr>
                <w:kern w:val="0"/>
                <w:sz w:val="18"/>
                <w:szCs w:val="18"/>
              </w:rPr>
            </w:pPr>
            <w:r>
              <w:rPr>
                <w:kern w:val="0"/>
                <w:sz w:val="18"/>
                <w:szCs w:val="18"/>
              </w:rPr>
              <w:t>6.250000</w:t>
            </w:r>
          </w:p>
        </w:tc>
        <w:tc>
          <w:tcPr>
            <w:tcW w:w="426" w:type="dxa"/>
            <w:tcBorders>
              <w:top w:val="nil"/>
              <w:left w:val="nil"/>
              <w:bottom w:val="single" w:color="auto" w:sz="4" w:space="0"/>
              <w:right w:val="single" w:color="auto" w:sz="4" w:space="0"/>
            </w:tcBorders>
            <w:vAlign w:val="center"/>
          </w:tcPr>
          <w:p w14:paraId="5CE8322B">
            <w:pPr>
              <w:widowControl/>
              <w:tabs>
                <w:tab w:val="decimal" w:pos="0"/>
              </w:tabs>
              <w:ind w:firstLine="0" w:firstLineChars="0"/>
              <w:jc w:val="center"/>
              <w:rPr>
                <w:kern w:val="0"/>
                <w:sz w:val="18"/>
                <w:szCs w:val="18"/>
              </w:rPr>
            </w:pPr>
            <w:r>
              <w:rPr>
                <w:kern w:val="0"/>
                <w:sz w:val="18"/>
                <w:szCs w:val="18"/>
              </w:rPr>
              <w:t>4</w:t>
            </w:r>
          </w:p>
        </w:tc>
        <w:tc>
          <w:tcPr>
            <w:tcW w:w="813" w:type="dxa"/>
            <w:tcBorders>
              <w:top w:val="nil"/>
              <w:left w:val="nil"/>
              <w:bottom w:val="single" w:color="auto" w:sz="4" w:space="0"/>
              <w:right w:val="single" w:color="auto" w:sz="4" w:space="0"/>
            </w:tcBorders>
            <w:vAlign w:val="center"/>
          </w:tcPr>
          <w:p w14:paraId="2F1C09A4">
            <w:pPr>
              <w:widowControl/>
              <w:tabs>
                <w:tab w:val="decimal" w:pos="0"/>
              </w:tabs>
              <w:ind w:firstLine="0" w:firstLineChars="0"/>
              <w:jc w:val="center"/>
              <w:rPr>
                <w:kern w:val="0"/>
                <w:sz w:val="18"/>
                <w:szCs w:val="18"/>
              </w:rPr>
            </w:pPr>
            <w:r>
              <w:rPr>
                <w:kern w:val="0"/>
                <w:sz w:val="18"/>
                <w:szCs w:val="18"/>
              </w:rPr>
              <w:t>384</w:t>
            </w:r>
          </w:p>
        </w:tc>
        <w:tc>
          <w:tcPr>
            <w:tcW w:w="1109" w:type="dxa"/>
            <w:tcBorders>
              <w:top w:val="nil"/>
              <w:left w:val="nil"/>
              <w:bottom w:val="single" w:color="auto" w:sz="4" w:space="0"/>
              <w:right w:val="single" w:color="auto" w:sz="4" w:space="0"/>
            </w:tcBorders>
            <w:vAlign w:val="center"/>
          </w:tcPr>
          <w:p w14:paraId="3BD2A06F">
            <w:pPr>
              <w:widowControl/>
              <w:tabs>
                <w:tab w:val="decimal" w:pos="0"/>
              </w:tabs>
              <w:ind w:firstLine="0" w:firstLineChars="0"/>
              <w:jc w:val="center"/>
              <w:rPr>
                <w:kern w:val="0"/>
                <w:sz w:val="18"/>
                <w:szCs w:val="18"/>
              </w:rPr>
            </w:pPr>
            <w:r>
              <w:rPr>
                <w:kern w:val="0"/>
                <w:sz w:val="18"/>
                <w:szCs w:val="18"/>
              </w:rPr>
              <w:t>9.375000</w:t>
            </w:r>
          </w:p>
        </w:tc>
        <w:tc>
          <w:tcPr>
            <w:tcW w:w="426" w:type="dxa"/>
            <w:tcBorders>
              <w:top w:val="nil"/>
              <w:left w:val="nil"/>
              <w:bottom w:val="single" w:color="auto" w:sz="4" w:space="0"/>
              <w:right w:val="single" w:color="auto" w:sz="4" w:space="0"/>
            </w:tcBorders>
            <w:vAlign w:val="center"/>
          </w:tcPr>
          <w:p w14:paraId="50F0302A">
            <w:pPr>
              <w:widowControl/>
              <w:tabs>
                <w:tab w:val="decimal" w:pos="0"/>
              </w:tabs>
              <w:ind w:firstLine="0" w:firstLineChars="0"/>
              <w:jc w:val="center"/>
              <w:rPr>
                <w:kern w:val="0"/>
                <w:sz w:val="18"/>
                <w:szCs w:val="18"/>
              </w:rPr>
            </w:pPr>
            <w:r>
              <w:rPr>
                <w:kern w:val="0"/>
                <w:sz w:val="18"/>
                <w:szCs w:val="18"/>
              </w:rPr>
              <w:t>2</w:t>
            </w:r>
          </w:p>
        </w:tc>
      </w:tr>
      <w:tr w14:paraId="7B7C4726">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01D753B4">
            <w:pPr>
              <w:widowControl/>
              <w:tabs>
                <w:tab w:val="decimal" w:pos="0"/>
              </w:tabs>
              <w:ind w:firstLine="0" w:firstLineChars="0"/>
              <w:jc w:val="center"/>
              <w:rPr>
                <w:kern w:val="0"/>
                <w:sz w:val="18"/>
                <w:szCs w:val="18"/>
              </w:rPr>
            </w:pPr>
            <w:r>
              <w:rPr>
                <w:kern w:val="0"/>
                <w:sz w:val="18"/>
                <w:szCs w:val="18"/>
              </w:rPr>
              <w:t>1</w:t>
            </w:r>
          </w:p>
        </w:tc>
        <w:tc>
          <w:tcPr>
            <w:tcW w:w="1068" w:type="dxa"/>
            <w:tcBorders>
              <w:top w:val="nil"/>
              <w:left w:val="nil"/>
              <w:bottom w:val="single" w:color="auto" w:sz="4" w:space="0"/>
              <w:right w:val="single" w:color="auto" w:sz="4" w:space="0"/>
            </w:tcBorders>
            <w:vAlign w:val="center"/>
          </w:tcPr>
          <w:p w14:paraId="329865B3">
            <w:pPr>
              <w:widowControl/>
              <w:tabs>
                <w:tab w:val="decimal" w:pos="0"/>
              </w:tabs>
              <w:ind w:firstLine="0" w:firstLineChars="0"/>
              <w:jc w:val="center"/>
              <w:rPr>
                <w:kern w:val="0"/>
                <w:sz w:val="18"/>
                <w:szCs w:val="18"/>
              </w:rPr>
            </w:pPr>
            <w:r>
              <w:rPr>
                <w:kern w:val="0"/>
                <w:sz w:val="18"/>
                <w:szCs w:val="18"/>
              </w:rPr>
              <w:t>0.024414</w:t>
            </w:r>
          </w:p>
        </w:tc>
        <w:tc>
          <w:tcPr>
            <w:tcW w:w="588" w:type="dxa"/>
            <w:tcBorders>
              <w:top w:val="nil"/>
              <w:left w:val="nil"/>
              <w:bottom w:val="single" w:color="auto" w:sz="4" w:space="0"/>
              <w:right w:val="single" w:color="auto" w:sz="4" w:space="0"/>
            </w:tcBorders>
            <w:vAlign w:val="center"/>
          </w:tcPr>
          <w:p w14:paraId="7EC86787">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015BBE0B">
            <w:pPr>
              <w:widowControl/>
              <w:tabs>
                <w:tab w:val="decimal" w:pos="0"/>
              </w:tabs>
              <w:ind w:firstLine="0" w:firstLineChars="0"/>
              <w:jc w:val="center"/>
              <w:rPr>
                <w:kern w:val="0"/>
                <w:sz w:val="18"/>
                <w:szCs w:val="18"/>
              </w:rPr>
            </w:pPr>
            <w:r>
              <w:rPr>
                <w:kern w:val="0"/>
                <w:sz w:val="18"/>
                <w:szCs w:val="18"/>
              </w:rPr>
              <w:t>129</w:t>
            </w:r>
          </w:p>
        </w:tc>
        <w:tc>
          <w:tcPr>
            <w:tcW w:w="1068" w:type="dxa"/>
            <w:tcBorders>
              <w:top w:val="nil"/>
              <w:left w:val="nil"/>
              <w:bottom w:val="single" w:color="auto" w:sz="4" w:space="0"/>
              <w:right w:val="single" w:color="auto" w:sz="4" w:space="0"/>
            </w:tcBorders>
            <w:vAlign w:val="center"/>
          </w:tcPr>
          <w:p w14:paraId="255367F5">
            <w:pPr>
              <w:widowControl/>
              <w:tabs>
                <w:tab w:val="decimal" w:pos="0"/>
              </w:tabs>
              <w:ind w:firstLine="0" w:firstLineChars="0"/>
              <w:jc w:val="center"/>
              <w:rPr>
                <w:kern w:val="0"/>
                <w:sz w:val="18"/>
                <w:szCs w:val="18"/>
              </w:rPr>
            </w:pPr>
            <w:r>
              <w:rPr>
                <w:kern w:val="0"/>
                <w:sz w:val="18"/>
                <w:szCs w:val="18"/>
              </w:rPr>
              <w:t>3.149414</w:t>
            </w:r>
          </w:p>
        </w:tc>
        <w:tc>
          <w:tcPr>
            <w:tcW w:w="426" w:type="dxa"/>
            <w:tcBorders>
              <w:top w:val="nil"/>
              <w:left w:val="nil"/>
              <w:bottom w:val="single" w:color="auto" w:sz="4" w:space="0"/>
              <w:right w:val="single" w:color="auto" w:sz="4" w:space="0"/>
            </w:tcBorders>
            <w:vAlign w:val="center"/>
          </w:tcPr>
          <w:p w14:paraId="3F030590">
            <w:pPr>
              <w:widowControl/>
              <w:tabs>
                <w:tab w:val="decimal" w:pos="0"/>
              </w:tabs>
              <w:ind w:firstLine="0" w:firstLineChars="0"/>
              <w:jc w:val="center"/>
              <w:rPr>
                <w:kern w:val="0"/>
                <w:sz w:val="18"/>
                <w:szCs w:val="18"/>
              </w:rPr>
            </w:pPr>
            <w:r>
              <w:rPr>
                <w:kern w:val="0"/>
                <w:sz w:val="18"/>
                <w:szCs w:val="18"/>
              </w:rPr>
              <w:t>5</w:t>
            </w:r>
          </w:p>
        </w:tc>
        <w:tc>
          <w:tcPr>
            <w:tcW w:w="813" w:type="dxa"/>
            <w:tcBorders>
              <w:top w:val="nil"/>
              <w:left w:val="nil"/>
              <w:bottom w:val="single" w:color="auto" w:sz="4" w:space="0"/>
              <w:right w:val="single" w:color="auto" w:sz="4" w:space="0"/>
            </w:tcBorders>
            <w:vAlign w:val="center"/>
          </w:tcPr>
          <w:p w14:paraId="2627BE51">
            <w:pPr>
              <w:widowControl/>
              <w:tabs>
                <w:tab w:val="decimal" w:pos="0"/>
              </w:tabs>
              <w:ind w:firstLine="0" w:firstLineChars="0"/>
              <w:jc w:val="center"/>
              <w:rPr>
                <w:kern w:val="0"/>
                <w:sz w:val="18"/>
                <w:szCs w:val="18"/>
              </w:rPr>
            </w:pPr>
            <w:r>
              <w:rPr>
                <w:kern w:val="0"/>
                <w:sz w:val="18"/>
                <w:szCs w:val="18"/>
              </w:rPr>
              <w:t>257</w:t>
            </w:r>
          </w:p>
        </w:tc>
        <w:tc>
          <w:tcPr>
            <w:tcW w:w="1068" w:type="dxa"/>
            <w:tcBorders>
              <w:top w:val="nil"/>
              <w:left w:val="nil"/>
              <w:bottom w:val="single" w:color="auto" w:sz="4" w:space="0"/>
              <w:right w:val="single" w:color="auto" w:sz="4" w:space="0"/>
            </w:tcBorders>
            <w:vAlign w:val="center"/>
          </w:tcPr>
          <w:p w14:paraId="568BB36B">
            <w:pPr>
              <w:widowControl/>
              <w:tabs>
                <w:tab w:val="decimal" w:pos="0"/>
              </w:tabs>
              <w:ind w:firstLine="0" w:firstLineChars="0"/>
              <w:jc w:val="center"/>
              <w:rPr>
                <w:kern w:val="0"/>
                <w:sz w:val="18"/>
                <w:szCs w:val="18"/>
              </w:rPr>
            </w:pPr>
            <w:r>
              <w:rPr>
                <w:kern w:val="0"/>
                <w:sz w:val="18"/>
                <w:szCs w:val="18"/>
              </w:rPr>
              <w:t>6.274414</w:t>
            </w:r>
          </w:p>
        </w:tc>
        <w:tc>
          <w:tcPr>
            <w:tcW w:w="426" w:type="dxa"/>
            <w:tcBorders>
              <w:top w:val="nil"/>
              <w:left w:val="nil"/>
              <w:bottom w:val="single" w:color="auto" w:sz="4" w:space="0"/>
              <w:right w:val="single" w:color="auto" w:sz="4" w:space="0"/>
            </w:tcBorders>
            <w:vAlign w:val="center"/>
          </w:tcPr>
          <w:p w14:paraId="5E0946A4">
            <w:pPr>
              <w:widowControl/>
              <w:tabs>
                <w:tab w:val="decimal" w:pos="0"/>
              </w:tabs>
              <w:ind w:firstLine="0" w:firstLineChars="0"/>
              <w:jc w:val="center"/>
              <w:rPr>
                <w:kern w:val="0"/>
                <w:sz w:val="18"/>
                <w:szCs w:val="18"/>
              </w:rPr>
            </w:pPr>
            <w:r>
              <w:rPr>
                <w:kern w:val="0"/>
                <w:sz w:val="18"/>
                <w:szCs w:val="18"/>
              </w:rPr>
              <w:t>3</w:t>
            </w:r>
          </w:p>
        </w:tc>
        <w:tc>
          <w:tcPr>
            <w:tcW w:w="813" w:type="dxa"/>
            <w:tcBorders>
              <w:top w:val="nil"/>
              <w:left w:val="nil"/>
              <w:bottom w:val="single" w:color="auto" w:sz="4" w:space="0"/>
              <w:right w:val="single" w:color="auto" w:sz="4" w:space="0"/>
            </w:tcBorders>
            <w:vAlign w:val="center"/>
          </w:tcPr>
          <w:p w14:paraId="43A24C71">
            <w:pPr>
              <w:widowControl/>
              <w:tabs>
                <w:tab w:val="decimal" w:pos="0"/>
              </w:tabs>
              <w:ind w:firstLine="0" w:firstLineChars="0"/>
              <w:jc w:val="center"/>
              <w:rPr>
                <w:kern w:val="0"/>
                <w:sz w:val="18"/>
                <w:szCs w:val="18"/>
              </w:rPr>
            </w:pPr>
            <w:r>
              <w:rPr>
                <w:kern w:val="0"/>
                <w:sz w:val="18"/>
                <w:szCs w:val="18"/>
              </w:rPr>
              <w:t>385</w:t>
            </w:r>
          </w:p>
        </w:tc>
        <w:tc>
          <w:tcPr>
            <w:tcW w:w="1109" w:type="dxa"/>
            <w:tcBorders>
              <w:top w:val="nil"/>
              <w:left w:val="nil"/>
              <w:bottom w:val="single" w:color="auto" w:sz="4" w:space="0"/>
              <w:right w:val="single" w:color="auto" w:sz="4" w:space="0"/>
            </w:tcBorders>
            <w:vAlign w:val="center"/>
          </w:tcPr>
          <w:p w14:paraId="26D91C4A">
            <w:pPr>
              <w:widowControl/>
              <w:tabs>
                <w:tab w:val="decimal" w:pos="0"/>
              </w:tabs>
              <w:ind w:firstLine="0" w:firstLineChars="0"/>
              <w:jc w:val="center"/>
              <w:rPr>
                <w:kern w:val="0"/>
                <w:sz w:val="18"/>
                <w:szCs w:val="18"/>
              </w:rPr>
            </w:pPr>
            <w:r>
              <w:rPr>
                <w:kern w:val="0"/>
                <w:sz w:val="18"/>
                <w:szCs w:val="18"/>
              </w:rPr>
              <w:t>9.399414</w:t>
            </w:r>
          </w:p>
        </w:tc>
        <w:tc>
          <w:tcPr>
            <w:tcW w:w="426" w:type="dxa"/>
            <w:tcBorders>
              <w:top w:val="nil"/>
              <w:left w:val="nil"/>
              <w:bottom w:val="single" w:color="auto" w:sz="4" w:space="0"/>
              <w:right w:val="single" w:color="auto" w:sz="4" w:space="0"/>
            </w:tcBorders>
            <w:vAlign w:val="center"/>
          </w:tcPr>
          <w:p w14:paraId="1F65A46F">
            <w:pPr>
              <w:widowControl/>
              <w:tabs>
                <w:tab w:val="decimal" w:pos="0"/>
              </w:tabs>
              <w:ind w:firstLine="0" w:firstLineChars="0"/>
              <w:jc w:val="center"/>
              <w:rPr>
                <w:kern w:val="0"/>
                <w:sz w:val="18"/>
                <w:szCs w:val="18"/>
              </w:rPr>
            </w:pPr>
            <w:r>
              <w:rPr>
                <w:kern w:val="0"/>
                <w:sz w:val="18"/>
                <w:szCs w:val="18"/>
              </w:rPr>
              <w:t>7</w:t>
            </w:r>
          </w:p>
        </w:tc>
      </w:tr>
      <w:tr w14:paraId="0630A8F0">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6F5B57B1">
            <w:pPr>
              <w:widowControl/>
              <w:tabs>
                <w:tab w:val="decimal" w:pos="0"/>
              </w:tabs>
              <w:ind w:firstLine="0" w:firstLineChars="0"/>
              <w:jc w:val="center"/>
              <w:rPr>
                <w:kern w:val="0"/>
                <w:sz w:val="18"/>
                <w:szCs w:val="18"/>
              </w:rPr>
            </w:pPr>
            <w:r>
              <w:rPr>
                <w:kern w:val="0"/>
                <w:sz w:val="18"/>
                <w:szCs w:val="18"/>
              </w:rPr>
              <w:t>2</w:t>
            </w:r>
          </w:p>
        </w:tc>
        <w:tc>
          <w:tcPr>
            <w:tcW w:w="1068" w:type="dxa"/>
            <w:tcBorders>
              <w:top w:val="nil"/>
              <w:left w:val="nil"/>
              <w:bottom w:val="single" w:color="auto" w:sz="4" w:space="0"/>
              <w:right w:val="single" w:color="auto" w:sz="4" w:space="0"/>
            </w:tcBorders>
            <w:vAlign w:val="center"/>
          </w:tcPr>
          <w:p w14:paraId="4ACA9374">
            <w:pPr>
              <w:widowControl/>
              <w:tabs>
                <w:tab w:val="decimal" w:pos="0"/>
              </w:tabs>
              <w:ind w:firstLine="0" w:firstLineChars="0"/>
              <w:jc w:val="center"/>
              <w:rPr>
                <w:kern w:val="0"/>
                <w:sz w:val="18"/>
                <w:szCs w:val="18"/>
              </w:rPr>
            </w:pPr>
            <w:r>
              <w:rPr>
                <w:kern w:val="0"/>
                <w:sz w:val="18"/>
                <w:szCs w:val="18"/>
              </w:rPr>
              <w:t>0.048828</w:t>
            </w:r>
          </w:p>
        </w:tc>
        <w:tc>
          <w:tcPr>
            <w:tcW w:w="588" w:type="dxa"/>
            <w:tcBorders>
              <w:top w:val="nil"/>
              <w:left w:val="nil"/>
              <w:bottom w:val="single" w:color="auto" w:sz="4" w:space="0"/>
              <w:right w:val="single" w:color="auto" w:sz="4" w:space="0"/>
            </w:tcBorders>
            <w:vAlign w:val="center"/>
          </w:tcPr>
          <w:p w14:paraId="540F3104">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7E67EA20">
            <w:pPr>
              <w:widowControl/>
              <w:tabs>
                <w:tab w:val="decimal" w:pos="0"/>
              </w:tabs>
              <w:ind w:firstLine="0" w:firstLineChars="0"/>
              <w:jc w:val="center"/>
              <w:rPr>
                <w:kern w:val="0"/>
                <w:sz w:val="18"/>
                <w:szCs w:val="18"/>
              </w:rPr>
            </w:pPr>
            <w:r>
              <w:rPr>
                <w:kern w:val="0"/>
                <w:sz w:val="18"/>
                <w:szCs w:val="18"/>
              </w:rPr>
              <w:t>130</w:t>
            </w:r>
          </w:p>
        </w:tc>
        <w:tc>
          <w:tcPr>
            <w:tcW w:w="1068" w:type="dxa"/>
            <w:tcBorders>
              <w:top w:val="nil"/>
              <w:left w:val="nil"/>
              <w:bottom w:val="single" w:color="auto" w:sz="4" w:space="0"/>
              <w:right w:val="single" w:color="auto" w:sz="4" w:space="0"/>
            </w:tcBorders>
            <w:vAlign w:val="center"/>
          </w:tcPr>
          <w:p w14:paraId="405F89D3">
            <w:pPr>
              <w:widowControl/>
              <w:tabs>
                <w:tab w:val="decimal" w:pos="0"/>
              </w:tabs>
              <w:ind w:firstLine="0" w:firstLineChars="0"/>
              <w:jc w:val="center"/>
              <w:rPr>
                <w:kern w:val="0"/>
                <w:sz w:val="18"/>
                <w:szCs w:val="18"/>
              </w:rPr>
            </w:pPr>
            <w:r>
              <w:rPr>
                <w:kern w:val="0"/>
                <w:sz w:val="18"/>
                <w:szCs w:val="18"/>
              </w:rPr>
              <w:t>3.173828</w:t>
            </w:r>
          </w:p>
        </w:tc>
        <w:tc>
          <w:tcPr>
            <w:tcW w:w="426" w:type="dxa"/>
            <w:tcBorders>
              <w:top w:val="nil"/>
              <w:left w:val="nil"/>
              <w:bottom w:val="single" w:color="auto" w:sz="4" w:space="0"/>
              <w:right w:val="single" w:color="auto" w:sz="4" w:space="0"/>
            </w:tcBorders>
            <w:vAlign w:val="center"/>
          </w:tcPr>
          <w:p w14:paraId="558F0A3F">
            <w:pPr>
              <w:widowControl/>
              <w:tabs>
                <w:tab w:val="decimal" w:pos="0"/>
              </w:tabs>
              <w:ind w:firstLine="0" w:firstLineChars="0"/>
              <w:jc w:val="center"/>
              <w:rPr>
                <w:kern w:val="0"/>
                <w:sz w:val="18"/>
                <w:szCs w:val="18"/>
              </w:rPr>
            </w:pPr>
            <w:r>
              <w:rPr>
                <w:kern w:val="0"/>
                <w:sz w:val="18"/>
                <w:szCs w:val="18"/>
              </w:rPr>
              <w:t>4</w:t>
            </w:r>
          </w:p>
        </w:tc>
        <w:tc>
          <w:tcPr>
            <w:tcW w:w="813" w:type="dxa"/>
            <w:tcBorders>
              <w:top w:val="nil"/>
              <w:left w:val="nil"/>
              <w:bottom w:val="single" w:color="auto" w:sz="4" w:space="0"/>
              <w:right w:val="single" w:color="auto" w:sz="4" w:space="0"/>
            </w:tcBorders>
            <w:vAlign w:val="center"/>
          </w:tcPr>
          <w:p w14:paraId="0CD7CD69">
            <w:pPr>
              <w:widowControl/>
              <w:tabs>
                <w:tab w:val="decimal" w:pos="0"/>
              </w:tabs>
              <w:ind w:firstLine="0" w:firstLineChars="0"/>
              <w:jc w:val="center"/>
              <w:rPr>
                <w:kern w:val="0"/>
                <w:sz w:val="18"/>
                <w:szCs w:val="18"/>
              </w:rPr>
            </w:pPr>
            <w:r>
              <w:rPr>
                <w:kern w:val="0"/>
                <w:sz w:val="18"/>
                <w:szCs w:val="18"/>
              </w:rPr>
              <w:t>258</w:t>
            </w:r>
          </w:p>
        </w:tc>
        <w:tc>
          <w:tcPr>
            <w:tcW w:w="1068" w:type="dxa"/>
            <w:tcBorders>
              <w:top w:val="nil"/>
              <w:left w:val="nil"/>
              <w:bottom w:val="single" w:color="auto" w:sz="4" w:space="0"/>
              <w:right w:val="single" w:color="auto" w:sz="4" w:space="0"/>
            </w:tcBorders>
            <w:vAlign w:val="center"/>
          </w:tcPr>
          <w:p w14:paraId="2DA426D0">
            <w:pPr>
              <w:widowControl/>
              <w:tabs>
                <w:tab w:val="decimal" w:pos="0"/>
              </w:tabs>
              <w:ind w:firstLine="0" w:firstLineChars="0"/>
              <w:jc w:val="center"/>
              <w:rPr>
                <w:kern w:val="0"/>
                <w:sz w:val="18"/>
                <w:szCs w:val="18"/>
              </w:rPr>
            </w:pPr>
            <w:r>
              <w:rPr>
                <w:kern w:val="0"/>
                <w:sz w:val="18"/>
                <w:szCs w:val="18"/>
              </w:rPr>
              <w:t>6.298828</w:t>
            </w:r>
          </w:p>
        </w:tc>
        <w:tc>
          <w:tcPr>
            <w:tcW w:w="426" w:type="dxa"/>
            <w:tcBorders>
              <w:top w:val="nil"/>
              <w:left w:val="nil"/>
              <w:bottom w:val="single" w:color="auto" w:sz="4" w:space="0"/>
              <w:right w:val="single" w:color="auto" w:sz="4" w:space="0"/>
            </w:tcBorders>
            <w:vAlign w:val="center"/>
          </w:tcPr>
          <w:p w14:paraId="3414727F">
            <w:pPr>
              <w:widowControl/>
              <w:tabs>
                <w:tab w:val="decimal" w:pos="0"/>
              </w:tabs>
              <w:ind w:firstLine="0" w:firstLineChars="0"/>
              <w:jc w:val="center"/>
              <w:rPr>
                <w:kern w:val="0"/>
                <w:sz w:val="18"/>
                <w:szCs w:val="18"/>
              </w:rPr>
            </w:pPr>
            <w:r>
              <w:rPr>
                <w:kern w:val="0"/>
                <w:sz w:val="18"/>
                <w:szCs w:val="18"/>
              </w:rPr>
              <w:t>2</w:t>
            </w:r>
          </w:p>
        </w:tc>
        <w:tc>
          <w:tcPr>
            <w:tcW w:w="813" w:type="dxa"/>
            <w:tcBorders>
              <w:top w:val="nil"/>
              <w:left w:val="nil"/>
              <w:bottom w:val="single" w:color="auto" w:sz="4" w:space="0"/>
              <w:right w:val="single" w:color="auto" w:sz="4" w:space="0"/>
            </w:tcBorders>
            <w:vAlign w:val="center"/>
          </w:tcPr>
          <w:p w14:paraId="23EFAC9F">
            <w:pPr>
              <w:widowControl/>
              <w:tabs>
                <w:tab w:val="decimal" w:pos="0"/>
              </w:tabs>
              <w:ind w:firstLine="0" w:firstLineChars="0"/>
              <w:jc w:val="center"/>
              <w:rPr>
                <w:kern w:val="0"/>
                <w:sz w:val="18"/>
                <w:szCs w:val="18"/>
              </w:rPr>
            </w:pPr>
            <w:r>
              <w:rPr>
                <w:kern w:val="0"/>
                <w:sz w:val="18"/>
                <w:szCs w:val="18"/>
              </w:rPr>
              <w:t>386</w:t>
            </w:r>
          </w:p>
        </w:tc>
        <w:tc>
          <w:tcPr>
            <w:tcW w:w="1109" w:type="dxa"/>
            <w:tcBorders>
              <w:top w:val="nil"/>
              <w:left w:val="nil"/>
              <w:bottom w:val="single" w:color="auto" w:sz="4" w:space="0"/>
              <w:right w:val="single" w:color="auto" w:sz="4" w:space="0"/>
            </w:tcBorders>
            <w:vAlign w:val="center"/>
          </w:tcPr>
          <w:p w14:paraId="1B32AF1A">
            <w:pPr>
              <w:widowControl/>
              <w:tabs>
                <w:tab w:val="decimal" w:pos="0"/>
              </w:tabs>
              <w:ind w:firstLine="0" w:firstLineChars="0"/>
              <w:jc w:val="center"/>
              <w:rPr>
                <w:kern w:val="0"/>
                <w:sz w:val="18"/>
                <w:szCs w:val="18"/>
              </w:rPr>
            </w:pPr>
            <w:r>
              <w:rPr>
                <w:kern w:val="0"/>
                <w:sz w:val="18"/>
                <w:szCs w:val="18"/>
              </w:rPr>
              <w:t>9.423828</w:t>
            </w:r>
          </w:p>
        </w:tc>
        <w:tc>
          <w:tcPr>
            <w:tcW w:w="426" w:type="dxa"/>
            <w:tcBorders>
              <w:top w:val="nil"/>
              <w:left w:val="nil"/>
              <w:bottom w:val="single" w:color="auto" w:sz="4" w:space="0"/>
              <w:right w:val="single" w:color="auto" w:sz="4" w:space="0"/>
            </w:tcBorders>
            <w:vAlign w:val="center"/>
          </w:tcPr>
          <w:p w14:paraId="4154BD6E">
            <w:pPr>
              <w:widowControl/>
              <w:tabs>
                <w:tab w:val="decimal" w:pos="0"/>
              </w:tabs>
              <w:ind w:firstLine="0" w:firstLineChars="0"/>
              <w:jc w:val="center"/>
              <w:rPr>
                <w:kern w:val="0"/>
                <w:sz w:val="18"/>
                <w:szCs w:val="18"/>
              </w:rPr>
            </w:pPr>
            <w:r>
              <w:rPr>
                <w:kern w:val="0"/>
                <w:sz w:val="18"/>
                <w:szCs w:val="18"/>
              </w:rPr>
              <w:t>5</w:t>
            </w:r>
          </w:p>
        </w:tc>
      </w:tr>
      <w:tr w14:paraId="490D9672">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6EB3E3B1">
            <w:pPr>
              <w:widowControl/>
              <w:tabs>
                <w:tab w:val="decimal" w:pos="0"/>
              </w:tabs>
              <w:ind w:firstLine="0" w:firstLineChars="0"/>
              <w:jc w:val="center"/>
              <w:rPr>
                <w:kern w:val="0"/>
                <w:sz w:val="18"/>
                <w:szCs w:val="18"/>
              </w:rPr>
            </w:pPr>
            <w:r>
              <w:rPr>
                <w:kern w:val="0"/>
                <w:sz w:val="18"/>
                <w:szCs w:val="18"/>
              </w:rPr>
              <w:t>3</w:t>
            </w:r>
          </w:p>
        </w:tc>
        <w:tc>
          <w:tcPr>
            <w:tcW w:w="1068" w:type="dxa"/>
            <w:tcBorders>
              <w:top w:val="nil"/>
              <w:left w:val="nil"/>
              <w:bottom w:val="single" w:color="auto" w:sz="4" w:space="0"/>
              <w:right w:val="single" w:color="auto" w:sz="4" w:space="0"/>
            </w:tcBorders>
            <w:vAlign w:val="center"/>
          </w:tcPr>
          <w:p w14:paraId="21769718">
            <w:pPr>
              <w:widowControl/>
              <w:tabs>
                <w:tab w:val="decimal" w:pos="0"/>
              </w:tabs>
              <w:ind w:firstLine="0" w:firstLineChars="0"/>
              <w:jc w:val="center"/>
              <w:rPr>
                <w:kern w:val="0"/>
                <w:sz w:val="18"/>
                <w:szCs w:val="18"/>
              </w:rPr>
            </w:pPr>
            <w:r>
              <w:rPr>
                <w:kern w:val="0"/>
                <w:sz w:val="18"/>
                <w:szCs w:val="18"/>
              </w:rPr>
              <w:t>0.073242</w:t>
            </w:r>
          </w:p>
        </w:tc>
        <w:tc>
          <w:tcPr>
            <w:tcW w:w="588" w:type="dxa"/>
            <w:tcBorders>
              <w:top w:val="nil"/>
              <w:left w:val="nil"/>
              <w:bottom w:val="single" w:color="auto" w:sz="4" w:space="0"/>
              <w:right w:val="single" w:color="auto" w:sz="4" w:space="0"/>
            </w:tcBorders>
            <w:vAlign w:val="center"/>
          </w:tcPr>
          <w:p w14:paraId="50D8FDBF">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288649F4">
            <w:pPr>
              <w:widowControl/>
              <w:tabs>
                <w:tab w:val="decimal" w:pos="0"/>
              </w:tabs>
              <w:ind w:firstLine="0" w:firstLineChars="0"/>
              <w:jc w:val="center"/>
              <w:rPr>
                <w:kern w:val="0"/>
                <w:sz w:val="18"/>
                <w:szCs w:val="18"/>
              </w:rPr>
            </w:pPr>
            <w:r>
              <w:rPr>
                <w:kern w:val="0"/>
                <w:sz w:val="18"/>
                <w:szCs w:val="18"/>
              </w:rPr>
              <w:t>131</w:t>
            </w:r>
          </w:p>
        </w:tc>
        <w:tc>
          <w:tcPr>
            <w:tcW w:w="1068" w:type="dxa"/>
            <w:tcBorders>
              <w:top w:val="nil"/>
              <w:left w:val="nil"/>
              <w:bottom w:val="single" w:color="auto" w:sz="4" w:space="0"/>
              <w:right w:val="single" w:color="auto" w:sz="4" w:space="0"/>
            </w:tcBorders>
            <w:vAlign w:val="center"/>
          </w:tcPr>
          <w:p w14:paraId="442EEBC6">
            <w:pPr>
              <w:widowControl/>
              <w:tabs>
                <w:tab w:val="decimal" w:pos="0"/>
              </w:tabs>
              <w:ind w:firstLine="0" w:firstLineChars="0"/>
              <w:jc w:val="center"/>
              <w:rPr>
                <w:kern w:val="0"/>
                <w:sz w:val="18"/>
                <w:szCs w:val="18"/>
              </w:rPr>
            </w:pPr>
            <w:r>
              <w:rPr>
                <w:kern w:val="0"/>
                <w:sz w:val="18"/>
                <w:szCs w:val="18"/>
              </w:rPr>
              <w:t>3.198242</w:t>
            </w:r>
          </w:p>
        </w:tc>
        <w:tc>
          <w:tcPr>
            <w:tcW w:w="426" w:type="dxa"/>
            <w:tcBorders>
              <w:top w:val="nil"/>
              <w:left w:val="nil"/>
              <w:bottom w:val="single" w:color="auto" w:sz="4" w:space="0"/>
              <w:right w:val="single" w:color="auto" w:sz="4" w:space="0"/>
            </w:tcBorders>
            <w:vAlign w:val="center"/>
          </w:tcPr>
          <w:p w14:paraId="5469D422">
            <w:pPr>
              <w:widowControl/>
              <w:tabs>
                <w:tab w:val="decimal" w:pos="0"/>
              </w:tabs>
              <w:ind w:firstLine="0" w:firstLineChars="0"/>
              <w:jc w:val="center"/>
              <w:rPr>
                <w:kern w:val="0"/>
                <w:sz w:val="18"/>
                <w:szCs w:val="18"/>
              </w:rPr>
            </w:pPr>
            <w:r>
              <w:rPr>
                <w:kern w:val="0"/>
                <w:sz w:val="18"/>
                <w:szCs w:val="18"/>
              </w:rPr>
              <w:t>4</w:t>
            </w:r>
          </w:p>
        </w:tc>
        <w:tc>
          <w:tcPr>
            <w:tcW w:w="813" w:type="dxa"/>
            <w:tcBorders>
              <w:top w:val="nil"/>
              <w:left w:val="nil"/>
              <w:bottom w:val="single" w:color="auto" w:sz="4" w:space="0"/>
              <w:right w:val="single" w:color="auto" w:sz="4" w:space="0"/>
            </w:tcBorders>
            <w:vAlign w:val="center"/>
          </w:tcPr>
          <w:p w14:paraId="5CB2EBEE">
            <w:pPr>
              <w:widowControl/>
              <w:tabs>
                <w:tab w:val="decimal" w:pos="0"/>
              </w:tabs>
              <w:ind w:firstLine="0" w:firstLineChars="0"/>
              <w:jc w:val="center"/>
              <w:rPr>
                <w:kern w:val="0"/>
                <w:sz w:val="18"/>
                <w:szCs w:val="18"/>
              </w:rPr>
            </w:pPr>
            <w:r>
              <w:rPr>
                <w:kern w:val="0"/>
                <w:sz w:val="18"/>
                <w:szCs w:val="18"/>
              </w:rPr>
              <w:t>259</w:t>
            </w:r>
          </w:p>
        </w:tc>
        <w:tc>
          <w:tcPr>
            <w:tcW w:w="1068" w:type="dxa"/>
            <w:tcBorders>
              <w:top w:val="nil"/>
              <w:left w:val="nil"/>
              <w:bottom w:val="single" w:color="auto" w:sz="4" w:space="0"/>
              <w:right w:val="single" w:color="auto" w:sz="4" w:space="0"/>
            </w:tcBorders>
            <w:vAlign w:val="center"/>
          </w:tcPr>
          <w:p w14:paraId="6E3C70EB">
            <w:pPr>
              <w:widowControl/>
              <w:tabs>
                <w:tab w:val="decimal" w:pos="0"/>
              </w:tabs>
              <w:ind w:firstLine="0" w:firstLineChars="0"/>
              <w:jc w:val="center"/>
              <w:rPr>
                <w:kern w:val="0"/>
                <w:sz w:val="18"/>
                <w:szCs w:val="18"/>
              </w:rPr>
            </w:pPr>
            <w:r>
              <w:rPr>
                <w:kern w:val="0"/>
                <w:sz w:val="18"/>
                <w:szCs w:val="18"/>
              </w:rPr>
              <w:t>6.323242</w:t>
            </w:r>
          </w:p>
        </w:tc>
        <w:tc>
          <w:tcPr>
            <w:tcW w:w="426" w:type="dxa"/>
            <w:tcBorders>
              <w:top w:val="nil"/>
              <w:left w:val="nil"/>
              <w:bottom w:val="single" w:color="auto" w:sz="4" w:space="0"/>
              <w:right w:val="single" w:color="auto" w:sz="4" w:space="0"/>
            </w:tcBorders>
            <w:vAlign w:val="center"/>
          </w:tcPr>
          <w:p w14:paraId="705C22D9">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7A6EA5BF">
            <w:pPr>
              <w:widowControl/>
              <w:tabs>
                <w:tab w:val="decimal" w:pos="0"/>
              </w:tabs>
              <w:ind w:firstLine="0" w:firstLineChars="0"/>
              <w:jc w:val="center"/>
              <w:rPr>
                <w:kern w:val="0"/>
                <w:sz w:val="18"/>
                <w:szCs w:val="18"/>
              </w:rPr>
            </w:pPr>
            <w:r>
              <w:rPr>
                <w:kern w:val="0"/>
                <w:sz w:val="18"/>
                <w:szCs w:val="18"/>
              </w:rPr>
              <w:t>387</w:t>
            </w:r>
          </w:p>
        </w:tc>
        <w:tc>
          <w:tcPr>
            <w:tcW w:w="1109" w:type="dxa"/>
            <w:tcBorders>
              <w:top w:val="nil"/>
              <w:left w:val="nil"/>
              <w:bottom w:val="single" w:color="auto" w:sz="4" w:space="0"/>
              <w:right w:val="single" w:color="auto" w:sz="4" w:space="0"/>
            </w:tcBorders>
            <w:vAlign w:val="center"/>
          </w:tcPr>
          <w:p w14:paraId="7D31D49E">
            <w:pPr>
              <w:widowControl/>
              <w:tabs>
                <w:tab w:val="decimal" w:pos="0"/>
              </w:tabs>
              <w:ind w:firstLine="0" w:firstLineChars="0"/>
              <w:jc w:val="center"/>
              <w:rPr>
                <w:kern w:val="0"/>
                <w:sz w:val="18"/>
                <w:szCs w:val="18"/>
              </w:rPr>
            </w:pPr>
            <w:r>
              <w:rPr>
                <w:kern w:val="0"/>
                <w:sz w:val="18"/>
                <w:szCs w:val="18"/>
              </w:rPr>
              <w:t>9.448242</w:t>
            </w:r>
          </w:p>
        </w:tc>
        <w:tc>
          <w:tcPr>
            <w:tcW w:w="426" w:type="dxa"/>
            <w:tcBorders>
              <w:top w:val="nil"/>
              <w:left w:val="nil"/>
              <w:bottom w:val="single" w:color="auto" w:sz="4" w:space="0"/>
              <w:right w:val="single" w:color="auto" w:sz="4" w:space="0"/>
            </w:tcBorders>
            <w:vAlign w:val="center"/>
          </w:tcPr>
          <w:p w14:paraId="1F9C218E">
            <w:pPr>
              <w:widowControl/>
              <w:tabs>
                <w:tab w:val="decimal" w:pos="0"/>
              </w:tabs>
              <w:ind w:firstLine="0" w:firstLineChars="0"/>
              <w:jc w:val="center"/>
              <w:rPr>
                <w:kern w:val="0"/>
                <w:sz w:val="18"/>
                <w:szCs w:val="18"/>
              </w:rPr>
            </w:pPr>
            <w:r>
              <w:rPr>
                <w:kern w:val="0"/>
                <w:sz w:val="18"/>
                <w:szCs w:val="18"/>
              </w:rPr>
              <w:t>3</w:t>
            </w:r>
          </w:p>
        </w:tc>
      </w:tr>
      <w:tr w14:paraId="2FF96233">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77E9FE50">
            <w:pPr>
              <w:widowControl/>
              <w:tabs>
                <w:tab w:val="decimal" w:pos="0"/>
              </w:tabs>
              <w:ind w:firstLine="0" w:firstLineChars="0"/>
              <w:jc w:val="center"/>
              <w:rPr>
                <w:kern w:val="0"/>
                <w:sz w:val="18"/>
                <w:szCs w:val="18"/>
              </w:rPr>
            </w:pPr>
            <w:r>
              <w:rPr>
                <w:kern w:val="0"/>
                <w:sz w:val="18"/>
                <w:szCs w:val="18"/>
              </w:rPr>
              <w:t>4</w:t>
            </w:r>
          </w:p>
        </w:tc>
        <w:tc>
          <w:tcPr>
            <w:tcW w:w="1068" w:type="dxa"/>
            <w:tcBorders>
              <w:top w:val="nil"/>
              <w:left w:val="nil"/>
              <w:bottom w:val="single" w:color="auto" w:sz="4" w:space="0"/>
              <w:right w:val="single" w:color="auto" w:sz="4" w:space="0"/>
            </w:tcBorders>
            <w:vAlign w:val="center"/>
          </w:tcPr>
          <w:p w14:paraId="483B8BA5">
            <w:pPr>
              <w:widowControl/>
              <w:tabs>
                <w:tab w:val="decimal" w:pos="0"/>
              </w:tabs>
              <w:ind w:firstLine="0" w:firstLineChars="0"/>
              <w:jc w:val="center"/>
              <w:rPr>
                <w:kern w:val="0"/>
                <w:sz w:val="18"/>
                <w:szCs w:val="18"/>
              </w:rPr>
            </w:pPr>
            <w:r>
              <w:rPr>
                <w:kern w:val="0"/>
                <w:sz w:val="18"/>
                <w:szCs w:val="18"/>
              </w:rPr>
              <w:t>0.097656</w:t>
            </w:r>
          </w:p>
        </w:tc>
        <w:tc>
          <w:tcPr>
            <w:tcW w:w="588" w:type="dxa"/>
            <w:tcBorders>
              <w:top w:val="nil"/>
              <w:left w:val="nil"/>
              <w:bottom w:val="single" w:color="auto" w:sz="4" w:space="0"/>
              <w:right w:val="single" w:color="auto" w:sz="4" w:space="0"/>
            </w:tcBorders>
            <w:vAlign w:val="center"/>
          </w:tcPr>
          <w:p w14:paraId="1010FCE1">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3C0B940D">
            <w:pPr>
              <w:widowControl/>
              <w:tabs>
                <w:tab w:val="decimal" w:pos="0"/>
              </w:tabs>
              <w:ind w:firstLine="0" w:firstLineChars="0"/>
              <w:jc w:val="center"/>
              <w:rPr>
                <w:kern w:val="0"/>
                <w:sz w:val="18"/>
                <w:szCs w:val="18"/>
              </w:rPr>
            </w:pPr>
            <w:r>
              <w:rPr>
                <w:kern w:val="0"/>
                <w:sz w:val="18"/>
                <w:szCs w:val="18"/>
              </w:rPr>
              <w:t>132</w:t>
            </w:r>
          </w:p>
        </w:tc>
        <w:tc>
          <w:tcPr>
            <w:tcW w:w="1068" w:type="dxa"/>
            <w:tcBorders>
              <w:top w:val="nil"/>
              <w:left w:val="nil"/>
              <w:bottom w:val="single" w:color="auto" w:sz="4" w:space="0"/>
              <w:right w:val="single" w:color="auto" w:sz="4" w:space="0"/>
            </w:tcBorders>
            <w:vAlign w:val="center"/>
          </w:tcPr>
          <w:p w14:paraId="0A888ED6">
            <w:pPr>
              <w:widowControl/>
              <w:tabs>
                <w:tab w:val="decimal" w:pos="0"/>
              </w:tabs>
              <w:ind w:firstLine="0" w:firstLineChars="0"/>
              <w:jc w:val="center"/>
              <w:rPr>
                <w:kern w:val="0"/>
                <w:sz w:val="18"/>
                <w:szCs w:val="18"/>
              </w:rPr>
            </w:pPr>
            <w:r>
              <w:rPr>
                <w:kern w:val="0"/>
                <w:sz w:val="18"/>
                <w:szCs w:val="18"/>
              </w:rPr>
              <w:t>3.222656</w:t>
            </w:r>
          </w:p>
        </w:tc>
        <w:tc>
          <w:tcPr>
            <w:tcW w:w="426" w:type="dxa"/>
            <w:tcBorders>
              <w:top w:val="nil"/>
              <w:left w:val="nil"/>
              <w:bottom w:val="single" w:color="auto" w:sz="4" w:space="0"/>
              <w:right w:val="single" w:color="auto" w:sz="4" w:space="0"/>
            </w:tcBorders>
            <w:vAlign w:val="center"/>
          </w:tcPr>
          <w:p w14:paraId="13B45FAE">
            <w:pPr>
              <w:widowControl/>
              <w:tabs>
                <w:tab w:val="decimal" w:pos="0"/>
              </w:tabs>
              <w:ind w:firstLine="0" w:firstLineChars="0"/>
              <w:jc w:val="center"/>
              <w:rPr>
                <w:kern w:val="0"/>
                <w:sz w:val="18"/>
                <w:szCs w:val="18"/>
              </w:rPr>
            </w:pPr>
            <w:r>
              <w:rPr>
                <w:kern w:val="0"/>
                <w:sz w:val="18"/>
                <w:szCs w:val="18"/>
              </w:rPr>
              <w:t>4</w:t>
            </w:r>
          </w:p>
        </w:tc>
        <w:tc>
          <w:tcPr>
            <w:tcW w:w="813" w:type="dxa"/>
            <w:tcBorders>
              <w:top w:val="nil"/>
              <w:left w:val="nil"/>
              <w:bottom w:val="single" w:color="auto" w:sz="4" w:space="0"/>
              <w:right w:val="single" w:color="auto" w:sz="4" w:space="0"/>
            </w:tcBorders>
            <w:vAlign w:val="center"/>
          </w:tcPr>
          <w:p w14:paraId="0A0E177B">
            <w:pPr>
              <w:widowControl/>
              <w:tabs>
                <w:tab w:val="decimal" w:pos="0"/>
              </w:tabs>
              <w:ind w:firstLine="0" w:firstLineChars="0"/>
              <w:jc w:val="center"/>
              <w:rPr>
                <w:kern w:val="0"/>
                <w:sz w:val="18"/>
                <w:szCs w:val="18"/>
              </w:rPr>
            </w:pPr>
            <w:r>
              <w:rPr>
                <w:kern w:val="0"/>
                <w:sz w:val="18"/>
                <w:szCs w:val="18"/>
              </w:rPr>
              <w:t>260</w:t>
            </w:r>
          </w:p>
        </w:tc>
        <w:tc>
          <w:tcPr>
            <w:tcW w:w="1068" w:type="dxa"/>
            <w:tcBorders>
              <w:top w:val="nil"/>
              <w:left w:val="nil"/>
              <w:bottom w:val="single" w:color="auto" w:sz="4" w:space="0"/>
              <w:right w:val="single" w:color="auto" w:sz="4" w:space="0"/>
            </w:tcBorders>
            <w:vAlign w:val="center"/>
          </w:tcPr>
          <w:p w14:paraId="26C30C00">
            <w:pPr>
              <w:widowControl/>
              <w:tabs>
                <w:tab w:val="decimal" w:pos="0"/>
              </w:tabs>
              <w:ind w:firstLine="0" w:firstLineChars="0"/>
              <w:jc w:val="center"/>
              <w:rPr>
                <w:kern w:val="0"/>
                <w:sz w:val="18"/>
                <w:szCs w:val="18"/>
              </w:rPr>
            </w:pPr>
            <w:r>
              <w:rPr>
                <w:kern w:val="0"/>
                <w:sz w:val="18"/>
                <w:szCs w:val="18"/>
              </w:rPr>
              <w:t>6.347656</w:t>
            </w:r>
          </w:p>
        </w:tc>
        <w:tc>
          <w:tcPr>
            <w:tcW w:w="426" w:type="dxa"/>
            <w:tcBorders>
              <w:top w:val="nil"/>
              <w:left w:val="nil"/>
              <w:bottom w:val="single" w:color="auto" w:sz="4" w:space="0"/>
              <w:right w:val="single" w:color="auto" w:sz="4" w:space="0"/>
            </w:tcBorders>
            <w:vAlign w:val="center"/>
          </w:tcPr>
          <w:p w14:paraId="7F61722E">
            <w:pPr>
              <w:widowControl/>
              <w:tabs>
                <w:tab w:val="decimal" w:pos="0"/>
              </w:tabs>
              <w:ind w:firstLine="0" w:firstLineChars="0"/>
              <w:jc w:val="center"/>
              <w:rPr>
                <w:kern w:val="0"/>
                <w:sz w:val="18"/>
                <w:szCs w:val="18"/>
              </w:rPr>
            </w:pPr>
            <w:r>
              <w:rPr>
                <w:kern w:val="0"/>
                <w:sz w:val="18"/>
                <w:szCs w:val="18"/>
              </w:rPr>
              <w:t>7</w:t>
            </w:r>
          </w:p>
        </w:tc>
        <w:tc>
          <w:tcPr>
            <w:tcW w:w="813" w:type="dxa"/>
            <w:tcBorders>
              <w:top w:val="nil"/>
              <w:left w:val="nil"/>
              <w:bottom w:val="single" w:color="auto" w:sz="4" w:space="0"/>
              <w:right w:val="single" w:color="auto" w:sz="4" w:space="0"/>
            </w:tcBorders>
            <w:vAlign w:val="center"/>
          </w:tcPr>
          <w:p w14:paraId="477A42F0">
            <w:pPr>
              <w:widowControl/>
              <w:tabs>
                <w:tab w:val="decimal" w:pos="0"/>
              </w:tabs>
              <w:ind w:firstLine="0" w:firstLineChars="0"/>
              <w:jc w:val="center"/>
              <w:rPr>
                <w:kern w:val="0"/>
                <w:sz w:val="18"/>
                <w:szCs w:val="18"/>
              </w:rPr>
            </w:pPr>
            <w:r>
              <w:rPr>
                <w:kern w:val="0"/>
                <w:sz w:val="18"/>
                <w:szCs w:val="18"/>
              </w:rPr>
              <w:t>388</w:t>
            </w:r>
          </w:p>
        </w:tc>
        <w:tc>
          <w:tcPr>
            <w:tcW w:w="1109" w:type="dxa"/>
            <w:tcBorders>
              <w:top w:val="nil"/>
              <w:left w:val="nil"/>
              <w:bottom w:val="single" w:color="auto" w:sz="4" w:space="0"/>
              <w:right w:val="single" w:color="auto" w:sz="4" w:space="0"/>
            </w:tcBorders>
            <w:vAlign w:val="center"/>
          </w:tcPr>
          <w:p w14:paraId="32DE6F89">
            <w:pPr>
              <w:widowControl/>
              <w:tabs>
                <w:tab w:val="decimal" w:pos="0"/>
              </w:tabs>
              <w:ind w:firstLine="0" w:firstLineChars="0"/>
              <w:jc w:val="center"/>
              <w:rPr>
                <w:kern w:val="0"/>
                <w:sz w:val="18"/>
                <w:szCs w:val="18"/>
              </w:rPr>
            </w:pPr>
            <w:r>
              <w:rPr>
                <w:kern w:val="0"/>
                <w:sz w:val="18"/>
                <w:szCs w:val="18"/>
              </w:rPr>
              <w:t>9.472656</w:t>
            </w:r>
          </w:p>
        </w:tc>
        <w:tc>
          <w:tcPr>
            <w:tcW w:w="426" w:type="dxa"/>
            <w:tcBorders>
              <w:top w:val="nil"/>
              <w:left w:val="nil"/>
              <w:bottom w:val="single" w:color="auto" w:sz="4" w:space="0"/>
              <w:right w:val="single" w:color="auto" w:sz="4" w:space="0"/>
            </w:tcBorders>
            <w:vAlign w:val="center"/>
          </w:tcPr>
          <w:p w14:paraId="4E1D4086">
            <w:pPr>
              <w:widowControl/>
              <w:tabs>
                <w:tab w:val="decimal" w:pos="0"/>
              </w:tabs>
              <w:ind w:firstLine="0" w:firstLineChars="0"/>
              <w:jc w:val="center"/>
              <w:rPr>
                <w:kern w:val="0"/>
                <w:sz w:val="18"/>
                <w:szCs w:val="18"/>
              </w:rPr>
            </w:pPr>
            <w:r>
              <w:rPr>
                <w:kern w:val="0"/>
                <w:sz w:val="18"/>
                <w:szCs w:val="18"/>
              </w:rPr>
              <w:t>1</w:t>
            </w:r>
          </w:p>
        </w:tc>
      </w:tr>
      <w:tr w14:paraId="4EAB8C42">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1E9D31E0">
            <w:pPr>
              <w:widowControl/>
              <w:tabs>
                <w:tab w:val="decimal" w:pos="0"/>
              </w:tabs>
              <w:ind w:firstLine="0" w:firstLineChars="0"/>
              <w:jc w:val="center"/>
              <w:rPr>
                <w:kern w:val="0"/>
                <w:sz w:val="18"/>
                <w:szCs w:val="18"/>
              </w:rPr>
            </w:pPr>
            <w:r>
              <w:rPr>
                <w:kern w:val="0"/>
                <w:sz w:val="18"/>
                <w:szCs w:val="18"/>
              </w:rPr>
              <w:t>5</w:t>
            </w:r>
          </w:p>
        </w:tc>
        <w:tc>
          <w:tcPr>
            <w:tcW w:w="1068" w:type="dxa"/>
            <w:tcBorders>
              <w:top w:val="nil"/>
              <w:left w:val="nil"/>
              <w:bottom w:val="single" w:color="auto" w:sz="4" w:space="0"/>
              <w:right w:val="single" w:color="auto" w:sz="4" w:space="0"/>
            </w:tcBorders>
            <w:vAlign w:val="center"/>
          </w:tcPr>
          <w:p w14:paraId="063C7004">
            <w:pPr>
              <w:widowControl/>
              <w:tabs>
                <w:tab w:val="decimal" w:pos="0"/>
              </w:tabs>
              <w:ind w:firstLine="0" w:firstLineChars="0"/>
              <w:jc w:val="center"/>
              <w:rPr>
                <w:kern w:val="0"/>
                <w:sz w:val="18"/>
                <w:szCs w:val="18"/>
              </w:rPr>
            </w:pPr>
            <w:r>
              <w:rPr>
                <w:kern w:val="0"/>
                <w:sz w:val="18"/>
                <w:szCs w:val="18"/>
              </w:rPr>
              <w:t>0.122070</w:t>
            </w:r>
          </w:p>
        </w:tc>
        <w:tc>
          <w:tcPr>
            <w:tcW w:w="588" w:type="dxa"/>
            <w:tcBorders>
              <w:top w:val="nil"/>
              <w:left w:val="nil"/>
              <w:bottom w:val="single" w:color="auto" w:sz="4" w:space="0"/>
              <w:right w:val="single" w:color="auto" w:sz="4" w:space="0"/>
            </w:tcBorders>
            <w:vAlign w:val="center"/>
          </w:tcPr>
          <w:p w14:paraId="124616A6">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57C6E0C2">
            <w:pPr>
              <w:widowControl/>
              <w:tabs>
                <w:tab w:val="decimal" w:pos="0"/>
              </w:tabs>
              <w:ind w:firstLine="0" w:firstLineChars="0"/>
              <w:jc w:val="center"/>
              <w:rPr>
                <w:kern w:val="0"/>
                <w:sz w:val="18"/>
                <w:szCs w:val="18"/>
              </w:rPr>
            </w:pPr>
            <w:r>
              <w:rPr>
                <w:kern w:val="0"/>
                <w:sz w:val="18"/>
                <w:szCs w:val="18"/>
              </w:rPr>
              <w:t>133</w:t>
            </w:r>
          </w:p>
        </w:tc>
        <w:tc>
          <w:tcPr>
            <w:tcW w:w="1068" w:type="dxa"/>
            <w:tcBorders>
              <w:top w:val="nil"/>
              <w:left w:val="nil"/>
              <w:bottom w:val="single" w:color="auto" w:sz="4" w:space="0"/>
              <w:right w:val="single" w:color="auto" w:sz="4" w:space="0"/>
            </w:tcBorders>
            <w:vAlign w:val="center"/>
          </w:tcPr>
          <w:p w14:paraId="61ABD9B9">
            <w:pPr>
              <w:widowControl/>
              <w:tabs>
                <w:tab w:val="decimal" w:pos="0"/>
              </w:tabs>
              <w:ind w:firstLine="0" w:firstLineChars="0"/>
              <w:jc w:val="center"/>
              <w:rPr>
                <w:kern w:val="0"/>
                <w:sz w:val="18"/>
                <w:szCs w:val="18"/>
              </w:rPr>
            </w:pPr>
            <w:r>
              <w:rPr>
                <w:kern w:val="0"/>
                <w:sz w:val="18"/>
                <w:szCs w:val="18"/>
              </w:rPr>
              <w:t>3.247070</w:t>
            </w:r>
          </w:p>
        </w:tc>
        <w:tc>
          <w:tcPr>
            <w:tcW w:w="426" w:type="dxa"/>
            <w:tcBorders>
              <w:top w:val="nil"/>
              <w:left w:val="nil"/>
              <w:bottom w:val="single" w:color="auto" w:sz="4" w:space="0"/>
              <w:right w:val="single" w:color="auto" w:sz="4" w:space="0"/>
            </w:tcBorders>
            <w:vAlign w:val="center"/>
          </w:tcPr>
          <w:p w14:paraId="50CEFF95">
            <w:pPr>
              <w:widowControl/>
              <w:tabs>
                <w:tab w:val="decimal" w:pos="0"/>
              </w:tabs>
              <w:ind w:firstLine="0" w:firstLineChars="0"/>
              <w:jc w:val="center"/>
              <w:rPr>
                <w:kern w:val="0"/>
                <w:sz w:val="18"/>
                <w:szCs w:val="18"/>
              </w:rPr>
            </w:pPr>
            <w:r>
              <w:rPr>
                <w:kern w:val="0"/>
                <w:sz w:val="18"/>
                <w:szCs w:val="18"/>
              </w:rPr>
              <w:t>3</w:t>
            </w:r>
          </w:p>
        </w:tc>
        <w:tc>
          <w:tcPr>
            <w:tcW w:w="813" w:type="dxa"/>
            <w:tcBorders>
              <w:top w:val="nil"/>
              <w:left w:val="nil"/>
              <w:bottom w:val="single" w:color="auto" w:sz="4" w:space="0"/>
              <w:right w:val="single" w:color="auto" w:sz="4" w:space="0"/>
            </w:tcBorders>
            <w:vAlign w:val="center"/>
          </w:tcPr>
          <w:p w14:paraId="22050FE4">
            <w:pPr>
              <w:widowControl/>
              <w:tabs>
                <w:tab w:val="decimal" w:pos="0"/>
              </w:tabs>
              <w:ind w:firstLine="0" w:firstLineChars="0"/>
              <w:jc w:val="center"/>
              <w:rPr>
                <w:kern w:val="0"/>
                <w:sz w:val="18"/>
                <w:szCs w:val="18"/>
              </w:rPr>
            </w:pPr>
            <w:r>
              <w:rPr>
                <w:kern w:val="0"/>
                <w:sz w:val="18"/>
                <w:szCs w:val="18"/>
              </w:rPr>
              <w:t>261</w:t>
            </w:r>
          </w:p>
        </w:tc>
        <w:tc>
          <w:tcPr>
            <w:tcW w:w="1068" w:type="dxa"/>
            <w:tcBorders>
              <w:top w:val="nil"/>
              <w:left w:val="nil"/>
              <w:bottom w:val="single" w:color="auto" w:sz="4" w:space="0"/>
              <w:right w:val="single" w:color="auto" w:sz="4" w:space="0"/>
            </w:tcBorders>
            <w:vAlign w:val="center"/>
          </w:tcPr>
          <w:p w14:paraId="5DD68DE3">
            <w:pPr>
              <w:widowControl/>
              <w:tabs>
                <w:tab w:val="decimal" w:pos="0"/>
              </w:tabs>
              <w:ind w:firstLine="0" w:firstLineChars="0"/>
              <w:jc w:val="center"/>
              <w:rPr>
                <w:kern w:val="0"/>
                <w:sz w:val="18"/>
                <w:szCs w:val="18"/>
              </w:rPr>
            </w:pPr>
            <w:r>
              <w:rPr>
                <w:kern w:val="0"/>
                <w:sz w:val="18"/>
                <w:szCs w:val="18"/>
              </w:rPr>
              <w:t>6.372070</w:t>
            </w:r>
          </w:p>
        </w:tc>
        <w:tc>
          <w:tcPr>
            <w:tcW w:w="426" w:type="dxa"/>
            <w:tcBorders>
              <w:top w:val="nil"/>
              <w:left w:val="nil"/>
              <w:bottom w:val="single" w:color="auto" w:sz="4" w:space="0"/>
              <w:right w:val="single" w:color="auto" w:sz="4" w:space="0"/>
            </w:tcBorders>
            <w:vAlign w:val="center"/>
          </w:tcPr>
          <w:p w14:paraId="31C23A2F">
            <w:pPr>
              <w:widowControl/>
              <w:tabs>
                <w:tab w:val="decimal" w:pos="0"/>
              </w:tabs>
              <w:ind w:firstLine="0" w:firstLineChars="0"/>
              <w:jc w:val="center"/>
              <w:rPr>
                <w:kern w:val="0"/>
                <w:sz w:val="18"/>
                <w:szCs w:val="18"/>
              </w:rPr>
            </w:pPr>
            <w:r>
              <w:rPr>
                <w:kern w:val="0"/>
                <w:sz w:val="18"/>
                <w:szCs w:val="18"/>
              </w:rPr>
              <w:t>6</w:t>
            </w:r>
          </w:p>
        </w:tc>
        <w:tc>
          <w:tcPr>
            <w:tcW w:w="813" w:type="dxa"/>
            <w:tcBorders>
              <w:top w:val="nil"/>
              <w:left w:val="nil"/>
              <w:bottom w:val="single" w:color="auto" w:sz="4" w:space="0"/>
              <w:right w:val="single" w:color="auto" w:sz="4" w:space="0"/>
            </w:tcBorders>
            <w:vAlign w:val="center"/>
          </w:tcPr>
          <w:p w14:paraId="142CC578">
            <w:pPr>
              <w:widowControl/>
              <w:tabs>
                <w:tab w:val="decimal" w:pos="0"/>
              </w:tabs>
              <w:ind w:firstLine="0" w:firstLineChars="0"/>
              <w:jc w:val="center"/>
              <w:rPr>
                <w:kern w:val="0"/>
                <w:sz w:val="18"/>
                <w:szCs w:val="18"/>
              </w:rPr>
            </w:pPr>
            <w:r>
              <w:rPr>
                <w:kern w:val="0"/>
                <w:sz w:val="18"/>
                <w:szCs w:val="18"/>
              </w:rPr>
              <w:t>389</w:t>
            </w:r>
          </w:p>
        </w:tc>
        <w:tc>
          <w:tcPr>
            <w:tcW w:w="1109" w:type="dxa"/>
            <w:tcBorders>
              <w:top w:val="nil"/>
              <w:left w:val="nil"/>
              <w:bottom w:val="single" w:color="auto" w:sz="4" w:space="0"/>
              <w:right w:val="single" w:color="auto" w:sz="4" w:space="0"/>
            </w:tcBorders>
            <w:vAlign w:val="center"/>
          </w:tcPr>
          <w:p w14:paraId="67BED5B0">
            <w:pPr>
              <w:widowControl/>
              <w:tabs>
                <w:tab w:val="decimal" w:pos="0"/>
              </w:tabs>
              <w:ind w:firstLine="0" w:firstLineChars="0"/>
              <w:jc w:val="center"/>
              <w:rPr>
                <w:kern w:val="0"/>
                <w:sz w:val="18"/>
                <w:szCs w:val="18"/>
              </w:rPr>
            </w:pPr>
            <w:r>
              <w:rPr>
                <w:kern w:val="0"/>
                <w:sz w:val="18"/>
                <w:szCs w:val="18"/>
              </w:rPr>
              <w:t>9.497070</w:t>
            </w:r>
          </w:p>
        </w:tc>
        <w:tc>
          <w:tcPr>
            <w:tcW w:w="426" w:type="dxa"/>
            <w:tcBorders>
              <w:top w:val="nil"/>
              <w:left w:val="nil"/>
              <w:bottom w:val="single" w:color="auto" w:sz="4" w:space="0"/>
              <w:right w:val="single" w:color="auto" w:sz="4" w:space="0"/>
            </w:tcBorders>
            <w:vAlign w:val="center"/>
          </w:tcPr>
          <w:p w14:paraId="10108D9B">
            <w:pPr>
              <w:widowControl/>
              <w:tabs>
                <w:tab w:val="decimal" w:pos="0"/>
              </w:tabs>
              <w:ind w:firstLine="0" w:firstLineChars="0"/>
              <w:jc w:val="center"/>
              <w:rPr>
                <w:kern w:val="0"/>
                <w:sz w:val="18"/>
                <w:szCs w:val="18"/>
              </w:rPr>
            </w:pPr>
            <w:r>
              <w:rPr>
                <w:kern w:val="0"/>
                <w:sz w:val="18"/>
                <w:szCs w:val="18"/>
              </w:rPr>
              <w:t>7</w:t>
            </w:r>
          </w:p>
        </w:tc>
      </w:tr>
      <w:tr w14:paraId="262C1DD8">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3EB63568">
            <w:pPr>
              <w:widowControl/>
              <w:tabs>
                <w:tab w:val="decimal" w:pos="0"/>
              </w:tabs>
              <w:ind w:firstLine="0" w:firstLineChars="0"/>
              <w:jc w:val="center"/>
              <w:rPr>
                <w:kern w:val="0"/>
                <w:sz w:val="18"/>
                <w:szCs w:val="18"/>
              </w:rPr>
            </w:pPr>
            <w:r>
              <w:rPr>
                <w:kern w:val="0"/>
                <w:sz w:val="18"/>
                <w:szCs w:val="18"/>
              </w:rPr>
              <w:t>6</w:t>
            </w:r>
          </w:p>
        </w:tc>
        <w:tc>
          <w:tcPr>
            <w:tcW w:w="1068" w:type="dxa"/>
            <w:tcBorders>
              <w:top w:val="nil"/>
              <w:left w:val="nil"/>
              <w:bottom w:val="single" w:color="auto" w:sz="4" w:space="0"/>
              <w:right w:val="single" w:color="auto" w:sz="4" w:space="0"/>
            </w:tcBorders>
            <w:vAlign w:val="center"/>
          </w:tcPr>
          <w:p w14:paraId="0CEA06ED">
            <w:pPr>
              <w:widowControl/>
              <w:tabs>
                <w:tab w:val="decimal" w:pos="0"/>
              </w:tabs>
              <w:ind w:firstLine="0" w:firstLineChars="0"/>
              <w:jc w:val="center"/>
              <w:rPr>
                <w:kern w:val="0"/>
                <w:sz w:val="18"/>
                <w:szCs w:val="18"/>
              </w:rPr>
            </w:pPr>
            <w:r>
              <w:rPr>
                <w:kern w:val="0"/>
                <w:sz w:val="18"/>
                <w:szCs w:val="18"/>
              </w:rPr>
              <w:t>0.146484</w:t>
            </w:r>
          </w:p>
        </w:tc>
        <w:tc>
          <w:tcPr>
            <w:tcW w:w="588" w:type="dxa"/>
            <w:tcBorders>
              <w:top w:val="nil"/>
              <w:left w:val="nil"/>
              <w:bottom w:val="single" w:color="auto" w:sz="4" w:space="0"/>
              <w:right w:val="single" w:color="auto" w:sz="4" w:space="0"/>
            </w:tcBorders>
            <w:vAlign w:val="center"/>
          </w:tcPr>
          <w:p w14:paraId="497A4786">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6A196D65">
            <w:pPr>
              <w:widowControl/>
              <w:tabs>
                <w:tab w:val="decimal" w:pos="0"/>
              </w:tabs>
              <w:ind w:firstLine="0" w:firstLineChars="0"/>
              <w:jc w:val="center"/>
              <w:rPr>
                <w:kern w:val="0"/>
                <w:sz w:val="18"/>
                <w:szCs w:val="18"/>
              </w:rPr>
            </w:pPr>
            <w:r>
              <w:rPr>
                <w:kern w:val="0"/>
                <w:sz w:val="18"/>
                <w:szCs w:val="18"/>
              </w:rPr>
              <w:t>134</w:t>
            </w:r>
          </w:p>
        </w:tc>
        <w:tc>
          <w:tcPr>
            <w:tcW w:w="1068" w:type="dxa"/>
            <w:tcBorders>
              <w:top w:val="nil"/>
              <w:left w:val="nil"/>
              <w:bottom w:val="single" w:color="auto" w:sz="4" w:space="0"/>
              <w:right w:val="single" w:color="auto" w:sz="4" w:space="0"/>
            </w:tcBorders>
            <w:vAlign w:val="center"/>
          </w:tcPr>
          <w:p w14:paraId="5C114FAB">
            <w:pPr>
              <w:widowControl/>
              <w:tabs>
                <w:tab w:val="decimal" w:pos="0"/>
              </w:tabs>
              <w:ind w:firstLine="0" w:firstLineChars="0"/>
              <w:jc w:val="center"/>
              <w:rPr>
                <w:kern w:val="0"/>
                <w:sz w:val="18"/>
                <w:szCs w:val="18"/>
              </w:rPr>
            </w:pPr>
            <w:r>
              <w:rPr>
                <w:kern w:val="0"/>
                <w:sz w:val="18"/>
                <w:szCs w:val="18"/>
              </w:rPr>
              <w:t>3.271484</w:t>
            </w:r>
          </w:p>
        </w:tc>
        <w:tc>
          <w:tcPr>
            <w:tcW w:w="426" w:type="dxa"/>
            <w:tcBorders>
              <w:top w:val="nil"/>
              <w:left w:val="nil"/>
              <w:bottom w:val="single" w:color="auto" w:sz="4" w:space="0"/>
              <w:right w:val="single" w:color="auto" w:sz="4" w:space="0"/>
            </w:tcBorders>
            <w:vAlign w:val="center"/>
          </w:tcPr>
          <w:p w14:paraId="492DCA46">
            <w:pPr>
              <w:widowControl/>
              <w:tabs>
                <w:tab w:val="decimal" w:pos="0"/>
              </w:tabs>
              <w:ind w:firstLine="0" w:firstLineChars="0"/>
              <w:jc w:val="center"/>
              <w:rPr>
                <w:kern w:val="0"/>
                <w:sz w:val="18"/>
                <w:szCs w:val="18"/>
              </w:rPr>
            </w:pPr>
            <w:r>
              <w:rPr>
                <w:kern w:val="0"/>
                <w:sz w:val="18"/>
                <w:szCs w:val="18"/>
              </w:rPr>
              <w:t>3</w:t>
            </w:r>
          </w:p>
        </w:tc>
        <w:tc>
          <w:tcPr>
            <w:tcW w:w="813" w:type="dxa"/>
            <w:tcBorders>
              <w:top w:val="nil"/>
              <w:left w:val="nil"/>
              <w:bottom w:val="single" w:color="auto" w:sz="4" w:space="0"/>
              <w:right w:val="single" w:color="auto" w:sz="4" w:space="0"/>
            </w:tcBorders>
            <w:vAlign w:val="center"/>
          </w:tcPr>
          <w:p w14:paraId="47283E73">
            <w:pPr>
              <w:widowControl/>
              <w:tabs>
                <w:tab w:val="decimal" w:pos="0"/>
              </w:tabs>
              <w:ind w:firstLine="0" w:firstLineChars="0"/>
              <w:jc w:val="center"/>
              <w:rPr>
                <w:kern w:val="0"/>
                <w:sz w:val="18"/>
                <w:szCs w:val="18"/>
              </w:rPr>
            </w:pPr>
            <w:r>
              <w:rPr>
                <w:kern w:val="0"/>
                <w:sz w:val="18"/>
                <w:szCs w:val="18"/>
              </w:rPr>
              <w:t>262</w:t>
            </w:r>
          </w:p>
        </w:tc>
        <w:tc>
          <w:tcPr>
            <w:tcW w:w="1068" w:type="dxa"/>
            <w:tcBorders>
              <w:top w:val="nil"/>
              <w:left w:val="nil"/>
              <w:bottom w:val="single" w:color="auto" w:sz="4" w:space="0"/>
              <w:right w:val="single" w:color="auto" w:sz="4" w:space="0"/>
            </w:tcBorders>
            <w:vAlign w:val="center"/>
          </w:tcPr>
          <w:p w14:paraId="3FB37EE8">
            <w:pPr>
              <w:widowControl/>
              <w:tabs>
                <w:tab w:val="decimal" w:pos="0"/>
              </w:tabs>
              <w:ind w:firstLine="0" w:firstLineChars="0"/>
              <w:jc w:val="center"/>
              <w:rPr>
                <w:kern w:val="0"/>
                <w:sz w:val="18"/>
                <w:szCs w:val="18"/>
              </w:rPr>
            </w:pPr>
            <w:r>
              <w:rPr>
                <w:kern w:val="0"/>
                <w:sz w:val="18"/>
                <w:szCs w:val="18"/>
              </w:rPr>
              <w:t>6.396484</w:t>
            </w:r>
          </w:p>
        </w:tc>
        <w:tc>
          <w:tcPr>
            <w:tcW w:w="426" w:type="dxa"/>
            <w:tcBorders>
              <w:top w:val="nil"/>
              <w:left w:val="nil"/>
              <w:bottom w:val="single" w:color="auto" w:sz="4" w:space="0"/>
              <w:right w:val="single" w:color="auto" w:sz="4" w:space="0"/>
            </w:tcBorders>
            <w:vAlign w:val="center"/>
          </w:tcPr>
          <w:p w14:paraId="23E42159">
            <w:pPr>
              <w:widowControl/>
              <w:tabs>
                <w:tab w:val="decimal" w:pos="0"/>
              </w:tabs>
              <w:ind w:firstLine="0" w:firstLineChars="0"/>
              <w:jc w:val="center"/>
              <w:rPr>
                <w:kern w:val="0"/>
                <w:sz w:val="18"/>
                <w:szCs w:val="18"/>
              </w:rPr>
            </w:pPr>
            <w:r>
              <w:rPr>
                <w:kern w:val="0"/>
                <w:sz w:val="18"/>
                <w:szCs w:val="18"/>
              </w:rPr>
              <w:t>4</w:t>
            </w:r>
          </w:p>
        </w:tc>
        <w:tc>
          <w:tcPr>
            <w:tcW w:w="813" w:type="dxa"/>
            <w:tcBorders>
              <w:top w:val="nil"/>
              <w:left w:val="nil"/>
              <w:bottom w:val="single" w:color="auto" w:sz="4" w:space="0"/>
              <w:right w:val="single" w:color="auto" w:sz="4" w:space="0"/>
            </w:tcBorders>
            <w:vAlign w:val="center"/>
          </w:tcPr>
          <w:p w14:paraId="446C50C6">
            <w:pPr>
              <w:widowControl/>
              <w:tabs>
                <w:tab w:val="decimal" w:pos="0"/>
              </w:tabs>
              <w:ind w:firstLine="0" w:firstLineChars="0"/>
              <w:jc w:val="center"/>
              <w:rPr>
                <w:kern w:val="0"/>
                <w:sz w:val="18"/>
                <w:szCs w:val="18"/>
              </w:rPr>
            </w:pPr>
            <w:r>
              <w:rPr>
                <w:kern w:val="0"/>
                <w:sz w:val="18"/>
                <w:szCs w:val="18"/>
              </w:rPr>
              <w:t>390</w:t>
            </w:r>
          </w:p>
        </w:tc>
        <w:tc>
          <w:tcPr>
            <w:tcW w:w="1109" w:type="dxa"/>
            <w:tcBorders>
              <w:top w:val="nil"/>
              <w:left w:val="nil"/>
              <w:bottom w:val="single" w:color="auto" w:sz="4" w:space="0"/>
              <w:right w:val="single" w:color="auto" w:sz="4" w:space="0"/>
            </w:tcBorders>
            <w:vAlign w:val="center"/>
          </w:tcPr>
          <w:p w14:paraId="3B751AF9">
            <w:pPr>
              <w:widowControl/>
              <w:tabs>
                <w:tab w:val="decimal" w:pos="0"/>
              </w:tabs>
              <w:ind w:firstLine="0" w:firstLineChars="0"/>
              <w:jc w:val="center"/>
              <w:rPr>
                <w:kern w:val="0"/>
                <w:sz w:val="18"/>
                <w:szCs w:val="18"/>
              </w:rPr>
            </w:pPr>
            <w:r>
              <w:rPr>
                <w:kern w:val="0"/>
                <w:sz w:val="18"/>
                <w:szCs w:val="18"/>
              </w:rPr>
              <w:t>9.521484</w:t>
            </w:r>
          </w:p>
        </w:tc>
        <w:tc>
          <w:tcPr>
            <w:tcW w:w="426" w:type="dxa"/>
            <w:tcBorders>
              <w:top w:val="nil"/>
              <w:left w:val="nil"/>
              <w:bottom w:val="single" w:color="auto" w:sz="4" w:space="0"/>
              <w:right w:val="single" w:color="auto" w:sz="4" w:space="0"/>
            </w:tcBorders>
            <w:vAlign w:val="center"/>
          </w:tcPr>
          <w:p w14:paraId="62F438CB">
            <w:pPr>
              <w:widowControl/>
              <w:tabs>
                <w:tab w:val="decimal" w:pos="0"/>
              </w:tabs>
              <w:ind w:firstLine="0" w:firstLineChars="0"/>
              <w:jc w:val="center"/>
              <w:rPr>
                <w:kern w:val="0"/>
                <w:sz w:val="18"/>
                <w:szCs w:val="18"/>
              </w:rPr>
            </w:pPr>
            <w:r>
              <w:rPr>
                <w:kern w:val="0"/>
                <w:sz w:val="18"/>
                <w:szCs w:val="18"/>
              </w:rPr>
              <w:t>5</w:t>
            </w:r>
          </w:p>
        </w:tc>
      </w:tr>
      <w:tr w14:paraId="5DE8570F">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12D20E66">
            <w:pPr>
              <w:widowControl/>
              <w:tabs>
                <w:tab w:val="decimal" w:pos="0"/>
              </w:tabs>
              <w:ind w:firstLine="0" w:firstLineChars="0"/>
              <w:jc w:val="center"/>
              <w:rPr>
                <w:kern w:val="0"/>
                <w:sz w:val="18"/>
                <w:szCs w:val="18"/>
              </w:rPr>
            </w:pPr>
            <w:r>
              <w:rPr>
                <w:kern w:val="0"/>
                <w:sz w:val="18"/>
                <w:szCs w:val="18"/>
              </w:rPr>
              <w:t>7</w:t>
            </w:r>
          </w:p>
        </w:tc>
        <w:tc>
          <w:tcPr>
            <w:tcW w:w="1068" w:type="dxa"/>
            <w:tcBorders>
              <w:top w:val="nil"/>
              <w:left w:val="nil"/>
              <w:bottom w:val="single" w:color="auto" w:sz="4" w:space="0"/>
              <w:right w:val="single" w:color="auto" w:sz="4" w:space="0"/>
            </w:tcBorders>
            <w:vAlign w:val="center"/>
          </w:tcPr>
          <w:p w14:paraId="527D3149">
            <w:pPr>
              <w:widowControl/>
              <w:tabs>
                <w:tab w:val="decimal" w:pos="0"/>
              </w:tabs>
              <w:ind w:firstLine="0" w:firstLineChars="0"/>
              <w:jc w:val="center"/>
              <w:rPr>
                <w:kern w:val="0"/>
                <w:sz w:val="18"/>
                <w:szCs w:val="18"/>
              </w:rPr>
            </w:pPr>
            <w:r>
              <w:rPr>
                <w:kern w:val="0"/>
                <w:sz w:val="18"/>
                <w:szCs w:val="18"/>
              </w:rPr>
              <w:t>0.170898</w:t>
            </w:r>
          </w:p>
        </w:tc>
        <w:tc>
          <w:tcPr>
            <w:tcW w:w="588" w:type="dxa"/>
            <w:tcBorders>
              <w:top w:val="nil"/>
              <w:left w:val="nil"/>
              <w:bottom w:val="single" w:color="auto" w:sz="4" w:space="0"/>
              <w:right w:val="single" w:color="auto" w:sz="4" w:space="0"/>
            </w:tcBorders>
            <w:vAlign w:val="center"/>
          </w:tcPr>
          <w:p w14:paraId="2247D1AD">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62190565">
            <w:pPr>
              <w:widowControl/>
              <w:tabs>
                <w:tab w:val="decimal" w:pos="0"/>
              </w:tabs>
              <w:ind w:firstLine="0" w:firstLineChars="0"/>
              <w:jc w:val="center"/>
              <w:rPr>
                <w:kern w:val="0"/>
                <w:sz w:val="18"/>
                <w:szCs w:val="18"/>
              </w:rPr>
            </w:pPr>
            <w:r>
              <w:rPr>
                <w:kern w:val="0"/>
                <w:sz w:val="18"/>
                <w:szCs w:val="18"/>
              </w:rPr>
              <w:t>135</w:t>
            </w:r>
          </w:p>
        </w:tc>
        <w:tc>
          <w:tcPr>
            <w:tcW w:w="1068" w:type="dxa"/>
            <w:tcBorders>
              <w:top w:val="nil"/>
              <w:left w:val="nil"/>
              <w:bottom w:val="single" w:color="auto" w:sz="4" w:space="0"/>
              <w:right w:val="single" w:color="auto" w:sz="4" w:space="0"/>
            </w:tcBorders>
            <w:vAlign w:val="center"/>
          </w:tcPr>
          <w:p w14:paraId="1C67BA05">
            <w:pPr>
              <w:widowControl/>
              <w:tabs>
                <w:tab w:val="decimal" w:pos="0"/>
              </w:tabs>
              <w:ind w:firstLine="0" w:firstLineChars="0"/>
              <w:jc w:val="center"/>
              <w:rPr>
                <w:kern w:val="0"/>
                <w:sz w:val="18"/>
                <w:szCs w:val="18"/>
              </w:rPr>
            </w:pPr>
            <w:r>
              <w:rPr>
                <w:kern w:val="0"/>
                <w:sz w:val="18"/>
                <w:szCs w:val="18"/>
              </w:rPr>
              <w:t>3.295898</w:t>
            </w:r>
          </w:p>
        </w:tc>
        <w:tc>
          <w:tcPr>
            <w:tcW w:w="426" w:type="dxa"/>
            <w:tcBorders>
              <w:top w:val="nil"/>
              <w:left w:val="nil"/>
              <w:bottom w:val="single" w:color="auto" w:sz="4" w:space="0"/>
              <w:right w:val="single" w:color="auto" w:sz="4" w:space="0"/>
            </w:tcBorders>
            <w:vAlign w:val="center"/>
          </w:tcPr>
          <w:p w14:paraId="362C4104">
            <w:pPr>
              <w:widowControl/>
              <w:tabs>
                <w:tab w:val="decimal" w:pos="0"/>
              </w:tabs>
              <w:ind w:firstLine="0" w:firstLineChars="0"/>
              <w:jc w:val="center"/>
              <w:rPr>
                <w:kern w:val="0"/>
                <w:sz w:val="18"/>
                <w:szCs w:val="18"/>
              </w:rPr>
            </w:pPr>
            <w:r>
              <w:rPr>
                <w:kern w:val="0"/>
                <w:sz w:val="18"/>
                <w:szCs w:val="18"/>
              </w:rPr>
              <w:t>2</w:t>
            </w:r>
          </w:p>
        </w:tc>
        <w:tc>
          <w:tcPr>
            <w:tcW w:w="813" w:type="dxa"/>
            <w:tcBorders>
              <w:top w:val="nil"/>
              <w:left w:val="nil"/>
              <w:bottom w:val="single" w:color="auto" w:sz="4" w:space="0"/>
              <w:right w:val="single" w:color="auto" w:sz="4" w:space="0"/>
            </w:tcBorders>
            <w:vAlign w:val="center"/>
          </w:tcPr>
          <w:p w14:paraId="77739206">
            <w:pPr>
              <w:widowControl/>
              <w:tabs>
                <w:tab w:val="decimal" w:pos="0"/>
              </w:tabs>
              <w:ind w:firstLine="0" w:firstLineChars="0"/>
              <w:jc w:val="center"/>
              <w:rPr>
                <w:kern w:val="0"/>
                <w:sz w:val="18"/>
                <w:szCs w:val="18"/>
              </w:rPr>
            </w:pPr>
            <w:r>
              <w:rPr>
                <w:kern w:val="0"/>
                <w:sz w:val="18"/>
                <w:szCs w:val="18"/>
              </w:rPr>
              <w:t>263</w:t>
            </w:r>
          </w:p>
        </w:tc>
        <w:tc>
          <w:tcPr>
            <w:tcW w:w="1068" w:type="dxa"/>
            <w:tcBorders>
              <w:top w:val="nil"/>
              <w:left w:val="nil"/>
              <w:bottom w:val="single" w:color="auto" w:sz="4" w:space="0"/>
              <w:right w:val="single" w:color="auto" w:sz="4" w:space="0"/>
            </w:tcBorders>
            <w:vAlign w:val="center"/>
          </w:tcPr>
          <w:p w14:paraId="49B8747A">
            <w:pPr>
              <w:widowControl/>
              <w:tabs>
                <w:tab w:val="decimal" w:pos="0"/>
              </w:tabs>
              <w:ind w:firstLine="0" w:firstLineChars="0"/>
              <w:jc w:val="center"/>
              <w:rPr>
                <w:kern w:val="0"/>
                <w:sz w:val="18"/>
                <w:szCs w:val="18"/>
              </w:rPr>
            </w:pPr>
            <w:r>
              <w:rPr>
                <w:kern w:val="0"/>
                <w:sz w:val="18"/>
                <w:szCs w:val="18"/>
              </w:rPr>
              <w:t>6.420898</w:t>
            </w:r>
          </w:p>
        </w:tc>
        <w:tc>
          <w:tcPr>
            <w:tcW w:w="426" w:type="dxa"/>
            <w:tcBorders>
              <w:top w:val="nil"/>
              <w:left w:val="nil"/>
              <w:bottom w:val="single" w:color="auto" w:sz="4" w:space="0"/>
              <w:right w:val="single" w:color="auto" w:sz="4" w:space="0"/>
            </w:tcBorders>
            <w:vAlign w:val="center"/>
          </w:tcPr>
          <w:p w14:paraId="0B6E2E5D">
            <w:pPr>
              <w:widowControl/>
              <w:tabs>
                <w:tab w:val="decimal" w:pos="0"/>
              </w:tabs>
              <w:ind w:firstLine="0" w:firstLineChars="0"/>
              <w:jc w:val="center"/>
              <w:rPr>
                <w:kern w:val="0"/>
                <w:sz w:val="18"/>
                <w:szCs w:val="18"/>
              </w:rPr>
            </w:pPr>
            <w:r>
              <w:rPr>
                <w:kern w:val="0"/>
                <w:sz w:val="18"/>
                <w:szCs w:val="18"/>
              </w:rPr>
              <w:t>3</w:t>
            </w:r>
          </w:p>
        </w:tc>
        <w:tc>
          <w:tcPr>
            <w:tcW w:w="813" w:type="dxa"/>
            <w:tcBorders>
              <w:top w:val="nil"/>
              <w:left w:val="nil"/>
              <w:bottom w:val="single" w:color="auto" w:sz="4" w:space="0"/>
              <w:right w:val="single" w:color="auto" w:sz="4" w:space="0"/>
            </w:tcBorders>
            <w:vAlign w:val="center"/>
          </w:tcPr>
          <w:p w14:paraId="72E52774">
            <w:pPr>
              <w:widowControl/>
              <w:tabs>
                <w:tab w:val="decimal" w:pos="0"/>
              </w:tabs>
              <w:ind w:firstLine="0" w:firstLineChars="0"/>
              <w:jc w:val="center"/>
              <w:rPr>
                <w:kern w:val="0"/>
                <w:sz w:val="18"/>
                <w:szCs w:val="18"/>
              </w:rPr>
            </w:pPr>
            <w:r>
              <w:rPr>
                <w:kern w:val="0"/>
                <w:sz w:val="18"/>
                <w:szCs w:val="18"/>
              </w:rPr>
              <w:t>391</w:t>
            </w:r>
          </w:p>
        </w:tc>
        <w:tc>
          <w:tcPr>
            <w:tcW w:w="1109" w:type="dxa"/>
            <w:tcBorders>
              <w:top w:val="nil"/>
              <w:left w:val="nil"/>
              <w:bottom w:val="single" w:color="auto" w:sz="4" w:space="0"/>
              <w:right w:val="single" w:color="auto" w:sz="4" w:space="0"/>
            </w:tcBorders>
            <w:vAlign w:val="center"/>
          </w:tcPr>
          <w:p w14:paraId="1F40E879">
            <w:pPr>
              <w:widowControl/>
              <w:tabs>
                <w:tab w:val="decimal" w:pos="0"/>
              </w:tabs>
              <w:ind w:firstLine="0" w:firstLineChars="0"/>
              <w:jc w:val="center"/>
              <w:rPr>
                <w:kern w:val="0"/>
                <w:sz w:val="18"/>
                <w:szCs w:val="18"/>
              </w:rPr>
            </w:pPr>
            <w:r>
              <w:rPr>
                <w:kern w:val="0"/>
                <w:sz w:val="18"/>
                <w:szCs w:val="18"/>
              </w:rPr>
              <w:t>9.545898</w:t>
            </w:r>
          </w:p>
        </w:tc>
        <w:tc>
          <w:tcPr>
            <w:tcW w:w="426" w:type="dxa"/>
            <w:tcBorders>
              <w:top w:val="nil"/>
              <w:left w:val="nil"/>
              <w:bottom w:val="single" w:color="auto" w:sz="4" w:space="0"/>
              <w:right w:val="single" w:color="auto" w:sz="4" w:space="0"/>
            </w:tcBorders>
            <w:vAlign w:val="center"/>
          </w:tcPr>
          <w:p w14:paraId="46E79F44">
            <w:pPr>
              <w:widowControl/>
              <w:tabs>
                <w:tab w:val="decimal" w:pos="0"/>
              </w:tabs>
              <w:ind w:firstLine="0" w:firstLineChars="0"/>
              <w:jc w:val="center"/>
              <w:rPr>
                <w:kern w:val="0"/>
                <w:sz w:val="18"/>
                <w:szCs w:val="18"/>
              </w:rPr>
            </w:pPr>
            <w:r>
              <w:rPr>
                <w:kern w:val="0"/>
                <w:sz w:val="18"/>
                <w:szCs w:val="18"/>
              </w:rPr>
              <w:t>2</w:t>
            </w:r>
          </w:p>
        </w:tc>
      </w:tr>
      <w:tr w14:paraId="79E3F689">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3614B89C">
            <w:pPr>
              <w:widowControl/>
              <w:tabs>
                <w:tab w:val="decimal" w:pos="0"/>
              </w:tabs>
              <w:ind w:firstLine="0" w:firstLineChars="0"/>
              <w:jc w:val="center"/>
              <w:rPr>
                <w:kern w:val="0"/>
                <w:sz w:val="18"/>
                <w:szCs w:val="18"/>
              </w:rPr>
            </w:pPr>
            <w:r>
              <w:rPr>
                <w:kern w:val="0"/>
                <w:sz w:val="18"/>
                <w:szCs w:val="18"/>
              </w:rPr>
              <w:t>8</w:t>
            </w:r>
          </w:p>
        </w:tc>
        <w:tc>
          <w:tcPr>
            <w:tcW w:w="1068" w:type="dxa"/>
            <w:tcBorders>
              <w:top w:val="nil"/>
              <w:left w:val="nil"/>
              <w:bottom w:val="single" w:color="auto" w:sz="4" w:space="0"/>
              <w:right w:val="single" w:color="auto" w:sz="4" w:space="0"/>
            </w:tcBorders>
            <w:vAlign w:val="center"/>
          </w:tcPr>
          <w:p w14:paraId="2B88FB1A">
            <w:pPr>
              <w:widowControl/>
              <w:tabs>
                <w:tab w:val="decimal" w:pos="0"/>
              </w:tabs>
              <w:ind w:firstLine="0" w:firstLineChars="0"/>
              <w:jc w:val="center"/>
              <w:rPr>
                <w:kern w:val="0"/>
                <w:sz w:val="18"/>
                <w:szCs w:val="18"/>
              </w:rPr>
            </w:pPr>
            <w:r>
              <w:rPr>
                <w:kern w:val="0"/>
                <w:sz w:val="18"/>
                <w:szCs w:val="18"/>
              </w:rPr>
              <w:t>0.195313</w:t>
            </w:r>
          </w:p>
        </w:tc>
        <w:tc>
          <w:tcPr>
            <w:tcW w:w="588" w:type="dxa"/>
            <w:tcBorders>
              <w:top w:val="nil"/>
              <w:left w:val="nil"/>
              <w:bottom w:val="single" w:color="auto" w:sz="4" w:space="0"/>
              <w:right w:val="single" w:color="auto" w:sz="4" w:space="0"/>
            </w:tcBorders>
            <w:vAlign w:val="center"/>
          </w:tcPr>
          <w:p w14:paraId="02F7BC88">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5F01AAB3">
            <w:pPr>
              <w:widowControl/>
              <w:tabs>
                <w:tab w:val="decimal" w:pos="0"/>
              </w:tabs>
              <w:ind w:firstLine="0" w:firstLineChars="0"/>
              <w:jc w:val="center"/>
              <w:rPr>
                <w:kern w:val="0"/>
                <w:sz w:val="18"/>
                <w:szCs w:val="18"/>
              </w:rPr>
            </w:pPr>
            <w:r>
              <w:rPr>
                <w:kern w:val="0"/>
                <w:sz w:val="18"/>
                <w:szCs w:val="18"/>
              </w:rPr>
              <w:t>136</w:t>
            </w:r>
          </w:p>
        </w:tc>
        <w:tc>
          <w:tcPr>
            <w:tcW w:w="1068" w:type="dxa"/>
            <w:tcBorders>
              <w:top w:val="nil"/>
              <w:left w:val="nil"/>
              <w:bottom w:val="single" w:color="auto" w:sz="4" w:space="0"/>
              <w:right w:val="single" w:color="auto" w:sz="4" w:space="0"/>
            </w:tcBorders>
            <w:vAlign w:val="center"/>
          </w:tcPr>
          <w:p w14:paraId="6471FB31">
            <w:pPr>
              <w:widowControl/>
              <w:tabs>
                <w:tab w:val="decimal" w:pos="0"/>
              </w:tabs>
              <w:ind w:firstLine="0" w:firstLineChars="0"/>
              <w:jc w:val="center"/>
              <w:rPr>
                <w:kern w:val="0"/>
                <w:sz w:val="18"/>
                <w:szCs w:val="18"/>
              </w:rPr>
            </w:pPr>
            <w:r>
              <w:rPr>
                <w:kern w:val="0"/>
                <w:sz w:val="18"/>
                <w:szCs w:val="18"/>
              </w:rPr>
              <w:t>3.320313</w:t>
            </w:r>
          </w:p>
        </w:tc>
        <w:tc>
          <w:tcPr>
            <w:tcW w:w="426" w:type="dxa"/>
            <w:tcBorders>
              <w:top w:val="nil"/>
              <w:left w:val="nil"/>
              <w:bottom w:val="single" w:color="auto" w:sz="4" w:space="0"/>
              <w:right w:val="single" w:color="auto" w:sz="4" w:space="0"/>
            </w:tcBorders>
            <w:vAlign w:val="center"/>
          </w:tcPr>
          <w:p w14:paraId="1B2E54E0">
            <w:pPr>
              <w:widowControl/>
              <w:tabs>
                <w:tab w:val="decimal" w:pos="0"/>
              </w:tabs>
              <w:ind w:firstLine="0" w:firstLineChars="0"/>
              <w:jc w:val="center"/>
              <w:rPr>
                <w:kern w:val="0"/>
                <w:sz w:val="18"/>
                <w:szCs w:val="18"/>
              </w:rPr>
            </w:pPr>
            <w:r>
              <w:rPr>
                <w:kern w:val="0"/>
                <w:sz w:val="18"/>
                <w:szCs w:val="18"/>
              </w:rPr>
              <w:t>2</w:t>
            </w:r>
          </w:p>
        </w:tc>
        <w:tc>
          <w:tcPr>
            <w:tcW w:w="813" w:type="dxa"/>
            <w:tcBorders>
              <w:top w:val="nil"/>
              <w:left w:val="nil"/>
              <w:bottom w:val="single" w:color="auto" w:sz="4" w:space="0"/>
              <w:right w:val="single" w:color="auto" w:sz="4" w:space="0"/>
            </w:tcBorders>
            <w:vAlign w:val="center"/>
          </w:tcPr>
          <w:p w14:paraId="749A6741">
            <w:pPr>
              <w:widowControl/>
              <w:tabs>
                <w:tab w:val="decimal" w:pos="0"/>
              </w:tabs>
              <w:ind w:firstLine="0" w:firstLineChars="0"/>
              <w:jc w:val="center"/>
              <w:rPr>
                <w:kern w:val="0"/>
                <w:sz w:val="18"/>
                <w:szCs w:val="18"/>
              </w:rPr>
            </w:pPr>
            <w:r>
              <w:rPr>
                <w:kern w:val="0"/>
                <w:sz w:val="18"/>
                <w:szCs w:val="18"/>
              </w:rPr>
              <w:t>264</w:t>
            </w:r>
          </w:p>
        </w:tc>
        <w:tc>
          <w:tcPr>
            <w:tcW w:w="1068" w:type="dxa"/>
            <w:tcBorders>
              <w:top w:val="nil"/>
              <w:left w:val="nil"/>
              <w:bottom w:val="single" w:color="auto" w:sz="4" w:space="0"/>
              <w:right w:val="single" w:color="auto" w:sz="4" w:space="0"/>
            </w:tcBorders>
            <w:vAlign w:val="center"/>
          </w:tcPr>
          <w:p w14:paraId="4F760A86">
            <w:pPr>
              <w:widowControl/>
              <w:tabs>
                <w:tab w:val="decimal" w:pos="0"/>
              </w:tabs>
              <w:ind w:firstLine="0" w:firstLineChars="0"/>
              <w:jc w:val="center"/>
              <w:rPr>
                <w:kern w:val="0"/>
                <w:sz w:val="18"/>
                <w:szCs w:val="18"/>
              </w:rPr>
            </w:pPr>
            <w:r>
              <w:rPr>
                <w:kern w:val="0"/>
                <w:sz w:val="18"/>
                <w:szCs w:val="18"/>
              </w:rPr>
              <w:t>6.445313</w:t>
            </w:r>
          </w:p>
        </w:tc>
        <w:tc>
          <w:tcPr>
            <w:tcW w:w="426" w:type="dxa"/>
            <w:tcBorders>
              <w:top w:val="nil"/>
              <w:left w:val="nil"/>
              <w:bottom w:val="single" w:color="auto" w:sz="4" w:space="0"/>
              <w:right w:val="single" w:color="auto" w:sz="4" w:space="0"/>
            </w:tcBorders>
            <w:vAlign w:val="center"/>
          </w:tcPr>
          <w:p w14:paraId="76C0244F">
            <w:pPr>
              <w:widowControl/>
              <w:tabs>
                <w:tab w:val="decimal" w:pos="0"/>
              </w:tabs>
              <w:ind w:firstLine="0" w:firstLineChars="0"/>
              <w:jc w:val="center"/>
              <w:rPr>
                <w:kern w:val="0"/>
                <w:sz w:val="18"/>
                <w:szCs w:val="18"/>
              </w:rPr>
            </w:pPr>
            <w:r>
              <w:rPr>
                <w:kern w:val="0"/>
                <w:sz w:val="18"/>
                <w:szCs w:val="18"/>
              </w:rPr>
              <w:t>2</w:t>
            </w:r>
          </w:p>
        </w:tc>
        <w:tc>
          <w:tcPr>
            <w:tcW w:w="813" w:type="dxa"/>
            <w:tcBorders>
              <w:top w:val="nil"/>
              <w:left w:val="nil"/>
              <w:bottom w:val="single" w:color="auto" w:sz="4" w:space="0"/>
              <w:right w:val="single" w:color="auto" w:sz="4" w:space="0"/>
            </w:tcBorders>
            <w:vAlign w:val="center"/>
          </w:tcPr>
          <w:p w14:paraId="6A0E49DF">
            <w:pPr>
              <w:widowControl/>
              <w:tabs>
                <w:tab w:val="decimal" w:pos="0"/>
              </w:tabs>
              <w:ind w:firstLine="0" w:firstLineChars="0"/>
              <w:jc w:val="center"/>
              <w:rPr>
                <w:kern w:val="0"/>
                <w:sz w:val="18"/>
                <w:szCs w:val="18"/>
              </w:rPr>
            </w:pPr>
            <w:r>
              <w:rPr>
                <w:kern w:val="0"/>
                <w:sz w:val="18"/>
                <w:szCs w:val="18"/>
              </w:rPr>
              <w:t>392</w:t>
            </w:r>
          </w:p>
        </w:tc>
        <w:tc>
          <w:tcPr>
            <w:tcW w:w="1109" w:type="dxa"/>
            <w:tcBorders>
              <w:top w:val="nil"/>
              <w:left w:val="nil"/>
              <w:bottom w:val="single" w:color="auto" w:sz="4" w:space="0"/>
              <w:right w:val="single" w:color="auto" w:sz="4" w:space="0"/>
            </w:tcBorders>
            <w:vAlign w:val="center"/>
          </w:tcPr>
          <w:p w14:paraId="5066DA3F">
            <w:pPr>
              <w:widowControl/>
              <w:tabs>
                <w:tab w:val="decimal" w:pos="0"/>
              </w:tabs>
              <w:ind w:firstLine="0" w:firstLineChars="0"/>
              <w:jc w:val="center"/>
              <w:rPr>
                <w:kern w:val="0"/>
                <w:sz w:val="18"/>
                <w:szCs w:val="18"/>
              </w:rPr>
            </w:pPr>
            <w:r>
              <w:rPr>
                <w:kern w:val="0"/>
                <w:sz w:val="18"/>
                <w:szCs w:val="18"/>
              </w:rPr>
              <w:t>9.570313</w:t>
            </w:r>
          </w:p>
        </w:tc>
        <w:tc>
          <w:tcPr>
            <w:tcW w:w="426" w:type="dxa"/>
            <w:tcBorders>
              <w:top w:val="nil"/>
              <w:left w:val="nil"/>
              <w:bottom w:val="single" w:color="auto" w:sz="4" w:space="0"/>
              <w:right w:val="single" w:color="auto" w:sz="4" w:space="0"/>
            </w:tcBorders>
            <w:vAlign w:val="center"/>
          </w:tcPr>
          <w:p w14:paraId="7B2ED056">
            <w:pPr>
              <w:widowControl/>
              <w:tabs>
                <w:tab w:val="decimal" w:pos="0"/>
              </w:tabs>
              <w:ind w:firstLine="0" w:firstLineChars="0"/>
              <w:jc w:val="center"/>
              <w:rPr>
                <w:kern w:val="0"/>
                <w:sz w:val="18"/>
                <w:szCs w:val="18"/>
              </w:rPr>
            </w:pPr>
            <w:r>
              <w:rPr>
                <w:kern w:val="0"/>
                <w:sz w:val="18"/>
                <w:szCs w:val="18"/>
              </w:rPr>
              <w:t>0</w:t>
            </w:r>
          </w:p>
        </w:tc>
      </w:tr>
      <w:tr w14:paraId="50F1F296">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1472AD80">
            <w:pPr>
              <w:widowControl/>
              <w:tabs>
                <w:tab w:val="decimal" w:pos="0"/>
              </w:tabs>
              <w:ind w:firstLine="0" w:firstLineChars="0"/>
              <w:jc w:val="center"/>
              <w:rPr>
                <w:kern w:val="0"/>
                <w:sz w:val="18"/>
                <w:szCs w:val="18"/>
              </w:rPr>
            </w:pPr>
            <w:r>
              <w:rPr>
                <w:kern w:val="0"/>
                <w:sz w:val="18"/>
                <w:szCs w:val="18"/>
              </w:rPr>
              <w:t>9</w:t>
            </w:r>
          </w:p>
        </w:tc>
        <w:tc>
          <w:tcPr>
            <w:tcW w:w="1068" w:type="dxa"/>
            <w:tcBorders>
              <w:top w:val="nil"/>
              <w:left w:val="nil"/>
              <w:bottom w:val="single" w:color="auto" w:sz="4" w:space="0"/>
              <w:right w:val="single" w:color="auto" w:sz="4" w:space="0"/>
            </w:tcBorders>
            <w:vAlign w:val="center"/>
          </w:tcPr>
          <w:p w14:paraId="636E4C37">
            <w:pPr>
              <w:widowControl/>
              <w:tabs>
                <w:tab w:val="decimal" w:pos="0"/>
              </w:tabs>
              <w:ind w:firstLine="0" w:firstLineChars="0"/>
              <w:jc w:val="center"/>
              <w:rPr>
                <w:kern w:val="0"/>
                <w:sz w:val="18"/>
                <w:szCs w:val="18"/>
              </w:rPr>
            </w:pPr>
            <w:r>
              <w:rPr>
                <w:kern w:val="0"/>
                <w:sz w:val="18"/>
                <w:szCs w:val="18"/>
              </w:rPr>
              <w:t>0.219727</w:t>
            </w:r>
          </w:p>
        </w:tc>
        <w:tc>
          <w:tcPr>
            <w:tcW w:w="588" w:type="dxa"/>
            <w:tcBorders>
              <w:top w:val="nil"/>
              <w:left w:val="nil"/>
              <w:bottom w:val="single" w:color="auto" w:sz="4" w:space="0"/>
              <w:right w:val="single" w:color="auto" w:sz="4" w:space="0"/>
            </w:tcBorders>
            <w:vAlign w:val="center"/>
          </w:tcPr>
          <w:p w14:paraId="70B00BE2">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0D6AA597">
            <w:pPr>
              <w:widowControl/>
              <w:tabs>
                <w:tab w:val="decimal" w:pos="0"/>
              </w:tabs>
              <w:ind w:firstLine="0" w:firstLineChars="0"/>
              <w:jc w:val="center"/>
              <w:rPr>
                <w:kern w:val="0"/>
                <w:sz w:val="18"/>
                <w:szCs w:val="18"/>
              </w:rPr>
            </w:pPr>
            <w:r>
              <w:rPr>
                <w:kern w:val="0"/>
                <w:sz w:val="18"/>
                <w:szCs w:val="18"/>
              </w:rPr>
              <w:t>137</w:t>
            </w:r>
          </w:p>
        </w:tc>
        <w:tc>
          <w:tcPr>
            <w:tcW w:w="1068" w:type="dxa"/>
            <w:tcBorders>
              <w:top w:val="nil"/>
              <w:left w:val="nil"/>
              <w:bottom w:val="single" w:color="auto" w:sz="4" w:space="0"/>
              <w:right w:val="single" w:color="auto" w:sz="4" w:space="0"/>
            </w:tcBorders>
            <w:vAlign w:val="center"/>
          </w:tcPr>
          <w:p w14:paraId="7B903DF5">
            <w:pPr>
              <w:widowControl/>
              <w:tabs>
                <w:tab w:val="decimal" w:pos="0"/>
              </w:tabs>
              <w:ind w:firstLine="0" w:firstLineChars="0"/>
              <w:jc w:val="center"/>
              <w:rPr>
                <w:kern w:val="0"/>
                <w:sz w:val="18"/>
                <w:szCs w:val="18"/>
              </w:rPr>
            </w:pPr>
            <w:r>
              <w:rPr>
                <w:kern w:val="0"/>
                <w:sz w:val="18"/>
                <w:szCs w:val="18"/>
              </w:rPr>
              <w:t>3.344727</w:t>
            </w:r>
          </w:p>
        </w:tc>
        <w:tc>
          <w:tcPr>
            <w:tcW w:w="426" w:type="dxa"/>
            <w:tcBorders>
              <w:top w:val="nil"/>
              <w:left w:val="nil"/>
              <w:bottom w:val="single" w:color="auto" w:sz="4" w:space="0"/>
              <w:right w:val="single" w:color="auto" w:sz="4" w:space="0"/>
            </w:tcBorders>
            <w:vAlign w:val="center"/>
          </w:tcPr>
          <w:p w14:paraId="01A33775">
            <w:pPr>
              <w:widowControl/>
              <w:tabs>
                <w:tab w:val="decimal" w:pos="0"/>
              </w:tabs>
              <w:ind w:firstLine="0" w:firstLineChars="0"/>
              <w:jc w:val="center"/>
              <w:rPr>
                <w:kern w:val="0"/>
                <w:sz w:val="18"/>
                <w:szCs w:val="18"/>
              </w:rPr>
            </w:pPr>
            <w:r>
              <w:rPr>
                <w:kern w:val="0"/>
                <w:sz w:val="18"/>
                <w:szCs w:val="18"/>
              </w:rPr>
              <w:t>2</w:t>
            </w:r>
          </w:p>
        </w:tc>
        <w:tc>
          <w:tcPr>
            <w:tcW w:w="813" w:type="dxa"/>
            <w:tcBorders>
              <w:top w:val="nil"/>
              <w:left w:val="nil"/>
              <w:bottom w:val="single" w:color="auto" w:sz="4" w:space="0"/>
              <w:right w:val="single" w:color="auto" w:sz="4" w:space="0"/>
            </w:tcBorders>
            <w:vAlign w:val="center"/>
          </w:tcPr>
          <w:p w14:paraId="479A8E43">
            <w:pPr>
              <w:widowControl/>
              <w:tabs>
                <w:tab w:val="decimal" w:pos="0"/>
              </w:tabs>
              <w:ind w:firstLine="0" w:firstLineChars="0"/>
              <w:jc w:val="center"/>
              <w:rPr>
                <w:kern w:val="0"/>
                <w:sz w:val="18"/>
                <w:szCs w:val="18"/>
              </w:rPr>
            </w:pPr>
            <w:r>
              <w:rPr>
                <w:kern w:val="0"/>
                <w:sz w:val="18"/>
                <w:szCs w:val="18"/>
              </w:rPr>
              <w:t>265</w:t>
            </w:r>
          </w:p>
        </w:tc>
        <w:tc>
          <w:tcPr>
            <w:tcW w:w="1068" w:type="dxa"/>
            <w:tcBorders>
              <w:top w:val="nil"/>
              <w:left w:val="nil"/>
              <w:bottom w:val="single" w:color="auto" w:sz="4" w:space="0"/>
              <w:right w:val="single" w:color="auto" w:sz="4" w:space="0"/>
            </w:tcBorders>
            <w:vAlign w:val="center"/>
          </w:tcPr>
          <w:p w14:paraId="4C7C9B13">
            <w:pPr>
              <w:widowControl/>
              <w:tabs>
                <w:tab w:val="decimal" w:pos="0"/>
              </w:tabs>
              <w:ind w:firstLine="0" w:firstLineChars="0"/>
              <w:jc w:val="center"/>
              <w:rPr>
                <w:kern w:val="0"/>
                <w:sz w:val="18"/>
                <w:szCs w:val="18"/>
              </w:rPr>
            </w:pPr>
            <w:r>
              <w:rPr>
                <w:kern w:val="0"/>
                <w:sz w:val="18"/>
                <w:szCs w:val="18"/>
              </w:rPr>
              <w:t>6.469727</w:t>
            </w:r>
          </w:p>
        </w:tc>
        <w:tc>
          <w:tcPr>
            <w:tcW w:w="426" w:type="dxa"/>
            <w:tcBorders>
              <w:top w:val="nil"/>
              <w:left w:val="nil"/>
              <w:bottom w:val="single" w:color="auto" w:sz="4" w:space="0"/>
              <w:right w:val="single" w:color="auto" w:sz="4" w:space="0"/>
            </w:tcBorders>
            <w:vAlign w:val="center"/>
          </w:tcPr>
          <w:p w14:paraId="32C2FB4B">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51F81AAE">
            <w:pPr>
              <w:widowControl/>
              <w:tabs>
                <w:tab w:val="decimal" w:pos="0"/>
              </w:tabs>
              <w:ind w:firstLine="0" w:firstLineChars="0"/>
              <w:jc w:val="center"/>
              <w:rPr>
                <w:kern w:val="0"/>
                <w:sz w:val="18"/>
                <w:szCs w:val="18"/>
              </w:rPr>
            </w:pPr>
            <w:r>
              <w:rPr>
                <w:kern w:val="0"/>
                <w:sz w:val="18"/>
                <w:szCs w:val="18"/>
              </w:rPr>
              <w:t>393</w:t>
            </w:r>
          </w:p>
        </w:tc>
        <w:tc>
          <w:tcPr>
            <w:tcW w:w="1109" w:type="dxa"/>
            <w:tcBorders>
              <w:top w:val="nil"/>
              <w:left w:val="nil"/>
              <w:bottom w:val="single" w:color="auto" w:sz="4" w:space="0"/>
              <w:right w:val="single" w:color="auto" w:sz="4" w:space="0"/>
            </w:tcBorders>
            <w:vAlign w:val="center"/>
          </w:tcPr>
          <w:p w14:paraId="285B9631">
            <w:pPr>
              <w:widowControl/>
              <w:tabs>
                <w:tab w:val="decimal" w:pos="0"/>
              </w:tabs>
              <w:ind w:firstLine="0" w:firstLineChars="0"/>
              <w:jc w:val="center"/>
              <w:rPr>
                <w:kern w:val="0"/>
                <w:sz w:val="18"/>
                <w:szCs w:val="18"/>
              </w:rPr>
            </w:pPr>
            <w:r>
              <w:rPr>
                <w:kern w:val="0"/>
                <w:sz w:val="18"/>
                <w:szCs w:val="18"/>
              </w:rPr>
              <w:t>9.594727</w:t>
            </w:r>
          </w:p>
        </w:tc>
        <w:tc>
          <w:tcPr>
            <w:tcW w:w="426" w:type="dxa"/>
            <w:tcBorders>
              <w:top w:val="nil"/>
              <w:left w:val="nil"/>
              <w:bottom w:val="single" w:color="auto" w:sz="4" w:space="0"/>
              <w:right w:val="single" w:color="auto" w:sz="4" w:space="0"/>
            </w:tcBorders>
            <w:vAlign w:val="center"/>
          </w:tcPr>
          <w:p w14:paraId="37E44594">
            <w:pPr>
              <w:widowControl/>
              <w:tabs>
                <w:tab w:val="decimal" w:pos="0"/>
              </w:tabs>
              <w:ind w:firstLine="0" w:firstLineChars="0"/>
              <w:jc w:val="center"/>
              <w:rPr>
                <w:kern w:val="0"/>
                <w:sz w:val="18"/>
                <w:szCs w:val="18"/>
              </w:rPr>
            </w:pPr>
            <w:r>
              <w:rPr>
                <w:kern w:val="0"/>
                <w:sz w:val="18"/>
                <w:szCs w:val="18"/>
              </w:rPr>
              <w:t>6</w:t>
            </w:r>
          </w:p>
        </w:tc>
      </w:tr>
      <w:tr w14:paraId="7F0260B3">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53C81DC4">
            <w:pPr>
              <w:widowControl/>
              <w:tabs>
                <w:tab w:val="decimal" w:pos="0"/>
              </w:tabs>
              <w:ind w:firstLine="0" w:firstLineChars="0"/>
              <w:jc w:val="center"/>
              <w:rPr>
                <w:kern w:val="0"/>
                <w:sz w:val="18"/>
                <w:szCs w:val="18"/>
              </w:rPr>
            </w:pPr>
            <w:r>
              <w:rPr>
                <w:kern w:val="0"/>
                <w:sz w:val="18"/>
                <w:szCs w:val="18"/>
              </w:rPr>
              <w:t>10</w:t>
            </w:r>
          </w:p>
        </w:tc>
        <w:tc>
          <w:tcPr>
            <w:tcW w:w="1068" w:type="dxa"/>
            <w:tcBorders>
              <w:top w:val="nil"/>
              <w:left w:val="nil"/>
              <w:bottom w:val="single" w:color="auto" w:sz="4" w:space="0"/>
              <w:right w:val="single" w:color="auto" w:sz="4" w:space="0"/>
            </w:tcBorders>
            <w:vAlign w:val="center"/>
          </w:tcPr>
          <w:p w14:paraId="6B49B8C3">
            <w:pPr>
              <w:widowControl/>
              <w:tabs>
                <w:tab w:val="decimal" w:pos="0"/>
              </w:tabs>
              <w:ind w:firstLine="0" w:firstLineChars="0"/>
              <w:jc w:val="center"/>
              <w:rPr>
                <w:kern w:val="0"/>
                <w:sz w:val="18"/>
                <w:szCs w:val="18"/>
              </w:rPr>
            </w:pPr>
            <w:r>
              <w:rPr>
                <w:kern w:val="0"/>
                <w:sz w:val="18"/>
                <w:szCs w:val="18"/>
              </w:rPr>
              <w:t>0.244141</w:t>
            </w:r>
          </w:p>
        </w:tc>
        <w:tc>
          <w:tcPr>
            <w:tcW w:w="588" w:type="dxa"/>
            <w:tcBorders>
              <w:top w:val="nil"/>
              <w:left w:val="nil"/>
              <w:bottom w:val="single" w:color="auto" w:sz="4" w:space="0"/>
              <w:right w:val="single" w:color="auto" w:sz="4" w:space="0"/>
            </w:tcBorders>
            <w:vAlign w:val="center"/>
          </w:tcPr>
          <w:p w14:paraId="3E19F54F">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3024ED6C">
            <w:pPr>
              <w:widowControl/>
              <w:tabs>
                <w:tab w:val="decimal" w:pos="0"/>
              </w:tabs>
              <w:ind w:firstLine="0" w:firstLineChars="0"/>
              <w:jc w:val="center"/>
              <w:rPr>
                <w:kern w:val="0"/>
                <w:sz w:val="18"/>
                <w:szCs w:val="18"/>
              </w:rPr>
            </w:pPr>
            <w:r>
              <w:rPr>
                <w:kern w:val="0"/>
                <w:sz w:val="18"/>
                <w:szCs w:val="18"/>
              </w:rPr>
              <w:t>138</w:t>
            </w:r>
          </w:p>
        </w:tc>
        <w:tc>
          <w:tcPr>
            <w:tcW w:w="1068" w:type="dxa"/>
            <w:tcBorders>
              <w:top w:val="nil"/>
              <w:left w:val="nil"/>
              <w:bottom w:val="single" w:color="auto" w:sz="4" w:space="0"/>
              <w:right w:val="single" w:color="auto" w:sz="4" w:space="0"/>
            </w:tcBorders>
            <w:vAlign w:val="center"/>
          </w:tcPr>
          <w:p w14:paraId="4CFA1E85">
            <w:pPr>
              <w:widowControl/>
              <w:tabs>
                <w:tab w:val="decimal" w:pos="0"/>
              </w:tabs>
              <w:ind w:firstLine="0" w:firstLineChars="0"/>
              <w:jc w:val="center"/>
              <w:rPr>
                <w:kern w:val="0"/>
                <w:sz w:val="18"/>
                <w:szCs w:val="18"/>
              </w:rPr>
            </w:pPr>
            <w:r>
              <w:rPr>
                <w:kern w:val="0"/>
                <w:sz w:val="18"/>
                <w:szCs w:val="18"/>
              </w:rPr>
              <w:t>3.369141</w:t>
            </w:r>
          </w:p>
        </w:tc>
        <w:tc>
          <w:tcPr>
            <w:tcW w:w="426" w:type="dxa"/>
            <w:tcBorders>
              <w:top w:val="nil"/>
              <w:left w:val="nil"/>
              <w:bottom w:val="single" w:color="auto" w:sz="4" w:space="0"/>
              <w:right w:val="single" w:color="auto" w:sz="4" w:space="0"/>
            </w:tcBorders>
            <w:vAlign w:val="center"/>
          </w:tcPr>
          <w:p w14:paraId="469119B8">
            <w:pPr>
              <w:widowControl/>
              <w:tabs>
                <w:tab w:val="decimal" w:pos="0"/>
              </w:tabs>
              <w:ind w:firstLine="0" w:firstLineChars="0"/>
              <w:jc w:val="center"/>
              <w:rPr>
                <w:kern w:val="0"/>
                <w:sz w:val="18"/>
                <w:szCs w:val="18"/>
              </w:rPr>
            </w:pPr>
            <w:r>
              <w:rPr>
                <w:kern w:val="0"/>
                <w:sz w:val="18"/>
                <w:szCs w:val="18"/>
              </w:rPr>
              <w:t>1</w:t>
            </w:r>
          </w:p>
        </w:tc>
        <w:tc>
          <w:tcPr>
            <w:tcW w:w="813" w:type="dxa"/>
            <w:tcBorders>
              <w:top w:val="nil"/>
              <w:left w:val="nil"/>
              <w:bottom w:val="single" w:color="auto" w:sz="4" w:space="0"/>
              <w:right w:val="single" w:color="auto" w:sz="4" w:space="0"/>
            </w:tcBorders>
            <w:vAlign w:val="center"/>
          </w:tcPr>
          <w:p w14:paraId="6F76B14D">
            <w:pPr>
              <w:widowControl/>
              <w:tabs>
                <w:tab w:val="decimal" w:pos="0"/>
              </w:tabs>
              <w:ind w:firstLine="0" w:firstLineChars="0"/>
              <w:jc w:val="center"/>
              <w:rPr>
                <w:kern w:val="0"/>
                <w:sz w:val="18"/>
                <w:szCs w:val="18"/>
              </w:rPr>
            </w:pPr>
            <w:r>
              <w:rPr>
                <w:kern w:val="0"/>
                <w:sz w:val="18"/>
                <w:szCs w:val="18"/>
              </w:rPr>
              <w:t>266</w:t>
            </w:r>
          </w:p>
        </w:tc>
        <w:tc>
          <w:tcPr>
            <w:tcW w:w="1068" w:type="dxa"/>
            <w:tcBorders>
              <w:top w:val="nil"/>
              <w:left w:val="nil"/>
              <w:bottom w:val="single" w:color="auto" w:sz="4" w:space="0"/>
              <w:right w:val="single" w:color="auto" w:sz="4" w:space="0"/>
            </w:tcBorders>
            <w:vAlign w:val="center"/>
          </w:tcPr>
          <w:p w14:paraId="19EAF748">
            <w:pPr>
              <w:widowControl/>
              <w:tabs>
                <w:tab w:val="decimal" w:pos="0"/>
              </w:tabs>
              <w:ind w:firstLine="0" w:firstLineChars="0"/>
              <w:jc w:val="center"/>
              <w:rPr>
                <w:kern w:val="0"/>
                <w:sz w:val="18"/>
                <w:szCs w:val="18"/>
              </w:rPr>
            </w:pPr>
            <w:r>
              <w:rPr>
                <w:kern w:val="0"/>
                <w:sz w:val="18"/>
                <w:szCs w:val="18"/>
              </w:rPr>
              <w:t>6.494141</w:t>
            </w:r>
          </w:p>
        </w:tc>
        <w:tc>
          <w:tcPr>
            <w:tcW w:w="426" w:type="dxa"/>
            <w:tcBorders>
              <w:top w:val="nil"/>
              <w:left w:val="nil"/>
              <w:bottom w:val="single" w:color="auto" w:sz="4" w:space="0"/>
              <w:right w:val="single" w:color="auto" w:sz="4" w:space="0"/>
            </w:tcBorders>
            <w:vAlign w:val="center"/>
          </w:tcPr>
          <w:p w14:paraId="4640AC50">
            <w:pPr>
              <w:widowControl/>
              <w:tabs>
                <w:tab w:val="decimal" w:pos="0"/>
              </w:tabs>
              <w:ind w:firstLine="0" w:firstLineChars="0"/>
              <w:jc w:val="center"/>
              <w:rPr>
                <w:kern w:val="0"/>
                <w:sz w:val="18"/>
                <w:szCs w:val="18"/>
              </w:rPr>
            </w:pPr>
            <w:r>
              <w:rPr>
                <w:kern w:val="0"/>
                <w:sz w:val="18"/>
                <w:szCs w:val="18"/>
              </w:rPr>
              <w:t>7</w:t>
            </w:r>
          </w:p>
        </w:tc>
        <w:tc>
          <w:tcPr>
            <w:tcW w:w="813" w:type="dxa"/>
            <w:tcBorders>
              <w:top w:val="nil"/>
              <w:left w:val="nil"/>
              <w:bottom w:val="single" w:color="auto" w:sz="4" w:space="0"/>
              <w:right w:val="single" w:color="auto" w:sz="4" w:space="0"/>
            </w:tcBorders>
            <w:vAlign w:val="center"/>
          </w:tcPr>
          <w:p w14:paraId="4A1639D5">
            <w:pPr>
              <w:widowControl/>
              <w:tabs>
                <w:tab w:val="decimal" w:pos="0"/>
              </w:tabs>
              <w:ind w:firstLine="0" w:firstLineChars="0"/>
              <w:jc w:val="center"/>
              <w:rPr>
                <w:kern w:val="0"/>
                <w:sz w:val="18"/>
                <w:szCs w:val="18"/>
              </w:rPr>
            </w:pPr>
            <w:r>
              <w:rPr>
                <w:kern w:val="0"/>
                <w:sz w:val="18"/>
                <w:szCs w:val="18"/>
              </w:rPr>
              <w:t>394</w:t>
            </w:r>
          </w:p>
        </w:tc>
        <w:tc>
          <w:tcPr>
            <w:tcW w:w="1109" w:type="dxa"/>
            <w:tcBorders>
              <w:top w:val="nil"/>
              <w:left w:val="nil"/>
              <w:bottom w:val="single" w:color="auto" w:sz="4" w:space="0"/>
              <w:right w:val="single" w:color="auto" w:sz="4" w:space="0"/>
            </w:tcBorders>
            <w:vAlign w:val="center"/>
          </w:tcPr>
          <w:p w14:paraId="0E588E61">
            <w:pPr>
              <w:widowControl/>
              <w:tabs>
                <w:tab w:val="decimal" w:pos="0"/>
              </w:tabs>
              <w:ind w:firstLine="0" w:firstLineChars="0"/>
              <w:jc w:val="center"/>
              <w:rPr>
                <w:kern w:val="0"/>
                <w:sz w:val="18"/>
                <w:szCs w:val="18"/>
              </w:rPr>
            </w:pPr>
            <w:r>
              <w:rPr>
                <w:kern w:val="0"/>
                <w:sz w:val="18"/>
                <w:szCs w:val="18"/>
              </w:rPr>
              <w:t>9.619141</w:t>
            </w:r>
          </w:p>
        </w:tc>
        <w:tc>
          <w:tcPr>
            <w:tcW w:w="426" w:type="dxa"/>
            <w:tcBorders>
              <w:top w:val="nil"/>
              <w:left w:val="nil"/>
              <w:bottom w:val="single" w:color="auto" w:sz="4" w:space="0"/>
              <w:right w:val="single" w:color="auto" w:sz="4" w:space="0"/>
            </w:tcBorders>
            <w:vAlign w:val="center"/>
          </w:tcPr>
          <w:p w14:paraId="1F1462F4">
            <w:pPr>
              <w:widowControl/>
              <w:tabs>
                <w:tab w:val="decimal" w:pos="0"/>
              </w:tabs>
              <w:ind w:firstLine="0" w:firstLineChars="0"/>
              <w:jc w:val="center"/>
              <w:rPr>
                <w:kern w:val="0"/>
                <w:sz w:val="18"/>
                <w:szCs w:val="18"/>
              </w:rPr>
            </w:pPr>
            <w:r>
              <w:rPr>
                <w:kern w:val="0"/>
                <w:sz w:val="18"/>
                <w:szCs w:val="18"/>
              </w:rPr>
              <w:t>4</w:t>
            </w:r>
          </w:p>
        </w:tc>
      </w:tr>
      <w:tr w14:paraId="264C4559">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78F6CF4B">
            <w:pPr>
              <w:widowControl/>
              <w:tabs>
                <w:tab w:val="decimal" w:pos="0"/>
              </w:tabs>
              <w:ind w:firstLine="0" w:firstLineChars="0"/>
              <w:jc w:val="center"/>
              <w:rPr>
                <w:kern w:val="0"/>
                <w:sz w:val="18"/>
                <w:szCs w:val="18"/>
              </w:rPr>
            </w:pPr>
            <w:r>
              <w:rPr>
                <w:kern w:val="0"/>
                <w:sz w:val="18"/>
                <w:szCs w:val="18"/>
              </w:rPr>
              <w:t>11</w:t>
            </w:r>
          </w:p>
        </w:tc>
        <w:tc>
          <w:tcPr>
            <w:tcW w:w="1068" w:type="dxa"/>
            <w:tcBorders>
              <w:top w:val="nil"/>
              <w:left w:val="nil"/>
              <w:bottom w:val="single" w:color="auto" w:sz="4" w:space="0"/>
              <w:right w:val="single" w:color="auto" w:sz="4" w:space="0"/>
            </w:tcBorders>
            <w:vAlign w:val="center"/>
          </w:tcPr>
          <w:p w14:paraId="3477C73D">
            <w:pPr>
              <w:widowControl/>
              <w:tabs>
                <w:tab w:val="decimal" w:pos="0"/>
              </w:tabs>
              <w:ind w:firstLine="0" w:firstLineChars="0"/>
              <w:jc w:val="center"/>
              <w:rPr>
                <w:kern w:val="0"/>
                <w:sz w:val="18"/>
                <w:szCs w:val="18"/>
              </w:rPr>
            </w:pPr>
            <w:r>
              <w:rPr>
                <w:kern w:val="0"/>
                <w:sz w:val="18"/>
                <w:szCs w:val="18"/>
              </w:rPr>
              <w:t>0.268555</w:t>
            </w:r>
          </w:p>
        </w:tc>
        <w:tc>
          <w:tcPr>
            <w:tcW w:w="588" w:type="dxa"/>
            <w:tcBorders>
              <w:top w:val="nil"/>
              <w:left w:val="nil"/>
              <w:bottom w:val="single" w:color="auto" w:sz="4" w:space="0"/>
              <w:right w:val="single" w:color="auto" w:sz="4" w:space="0"/>
            </w:tcBorders>
            <w:vAlign w:val="center"/>
          </w:tcPr>
          <w:p w14:paraId="6D1E5F81">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16358B56">
            <w:pPr>
              <w:widowControl/>
              <w:tabs>
                <w:tab w:val="decimal" w:pos="0"/>
              </w:tabs>
              <w:ind w:firstLine="0" w:firstLineChars="0"/>
              <w:jc w:val="center"/>
              <w:rPr>
                <w:kern w:val="0"/>
                <w:sz w:val="18"/>
                <w:szCs w:val="18"/>
              </w:rPr>
            </w:pPr>
            <w:r>
              <w:rPr>
                <w:kern w:val="0"/>
                <w:sz w:val="18"/>
                <w:szCs w:val="18"/>
              </w:rPr>
              <w:t>139</w:t>
            </w:r>
          </w:p>
        </w:tc>
        <w:tc>
          <w:tcPr>
            <w:tcW w:w="1068" w:type="dxa"/>
            <w:tcBorders>
              <w:top w:val="nil"/>
              <w:left w:val="nil"/>
              <w:bottom w:val="single" w:color="auto" w:sz="4" w:space="0"/>
              <w:right w:val="single" w:color="auto" w:sz="4" w:space="0"/>
            </w:tcBorders>
            <w:vAlign w:val="center"/>
          </w:tcPr>
          <w:p w14:paraId="08269EF6">
            <w:pPr>
              <w:widowControl/>
              <w:tabs>
                <w:tab w:val="decimal" w:pos="0"/>
              </w:tabs>
              <w:ind w:firstLine="0" w:firstLineChars="0"/>
              <w:jc w:val="center"/>
              <w:rPr>
                <w:kern w:val="0"/>
                <w:sz w:val="18"/>
                <w:szCs w:val="18"/>
              </w:rPr>
            </w:pPr>
            <w:r>
              <w:rPr>
                <w:kern w:val="0"/>
                <w:sz w:val="18"/>
                <w:szCs w:val="18"/>
              </w:rPr>
              <w:t>3.393555</w:t>
            </w:r>
          </w:p>
        </w:tc>
        <w:tc>
          <w:tcPr>
            <w:tcW w:w="426" w:type="dxa"/>
            <w:tcBorders>
              <w:top w:val="nil"/>
              <w:left w:val="nil"/>
              <w:bottom w:val="single" w:color="auto" w:sz="4" w:space="0"/>
              <w:right w:val="single" w:color="auto" w:sz="4" w:space="0"/>
            </w:tcBorders>
            <w:vAlign w:val="center"/>
          </w:tcPr>
          <w:p w14:paraId="28DADCB6">
            <w:pPr>
              <w:widowControl/>
              <w:tabs>
                <w:tab w:val="decimal" w:pos="0"/>
              </w:tabs>
              <w:ind w:firstLine="0" w:firstLineChars="0"/>
              <w:jc w:val="center"/>
              <w:rPr>
                <w:kern w:val="0"/>
                <w:sz w:val="18"/>
                <w:szCs w:val="18"/>
              </w:rPr>
            </w:pPr>
            <w:r>
              <w:rPr>
                <w:kern w:val="0"/>
                <w:sz w:val="18"/>
                <w:szCs w:val="18"/>
              </w:rPr>
              <w:t>1</w:t>
            </w:r>
          </w:p>
        </w:tc>
        <w:tc>
          <w:tcPr>
            <w:tcW w:w="813" w:type="dxa"/>
            <w:tcBorders>
              <w:top w:val="nil"/>
              <w:left w:val="nil"/>
              <w:bottom w:val="single" w:color="auto" w:sz="4" w:space="0"/>
              <w:right w:val="single" w:color="auto" w:sz="4" w:space="0"/>
            </w:tcBorders>
            <w:vAlign w:val="center"/>
          </w:tcPr>
          <w:p w14:paraId="484DD580">
            <w:pPr>
              <w:widowControl/>
              <w:tabs>
                <w:tab w:val="decimal" w:pos="0"/>
              </w:tabs>
              <w:ind w:firstLine="0" w:firstLineChars="0"/>
              <w:jc w:val="center"/>
              <w:rPr>
                <w:kern w:val="0"/>
                <w:sz w:val="18"/>
                <w:szCs w:val="18"/>
              </w:rPr>
            </w:pPr>
            <w:r>
              <w:rPr>
                <w:kern w:val="0"/>
                <w:sz w:val="18"/>
                <w:szCs w:val="18"/>
              </w:rPr>
              <w:t>267</w:t>
            </w:r>
          </w:p>
        </w:tc>
        <w:tc>
          <w:tcPr>
            <w:tcW w:w="1068" w:type="dxa"/>
            <w:tcBorders>
              <w:top w:val="nil"/>
              <w:left w:val="nil"/>
              <w:bottom w:val="single" w:color="auto" w:sz="4" w:space="0"/>
              <w:right w:val="single" w:color="auto" w:sz="4" w:space="0"/>
            </w:tcBorders>
            <w:vAlign w:val="center"/>
          </w:tcPr>
          <w:p w14:paraId="171B93FA">
            <w:pPr>
              <w:widowControl/>
              <w:tabs>
                <w:tab w:val="decimal" w:pos="0"/>
              </w:tabs>
              <w:ind w:firstLine="0" w:firstLineChars="0"/>
              <w:jc w:val="center"/>
              <w:rPr>
                <w:kern w:val="0"/>
                <w:sz w:val="18"/>
                <w:szCs w:val="18"/>
              </w:rPr>
            </w:pPr>
            <w:r>
              <w:rPr>
                <w:kern w:val="0"/>
                <w:sz w:val="18"/>
                <w:szCs w:val="18"/>
              </w:rPr>
              <w:t>6.518555</w:t>
            </w:r>
          </w:p>
        </w:tc>
        <w:tc>
          <w:tcPr>
            <w:tcW w:w="426" w:type="dxa"/>
            <w:tcBorders>
              <w:top w:val="nil"/>
              <w:left w:val="nil"/>
              <w:bottom w:val="single" w:color="auto" w:sz="4" w:space="0"/>
              <w:right w:val="single" w:color="auto" w:sz="4" w:space="0"/>
            </w:tcBorders>
            <w:vAlign w:val="center"/>
          </w:tcPr>
          <w:p w14:paraId="61A7D74D">
            <w:pPr>
              <w:widowControl/>
              <w:tabs>
                <w:tab w:val="decimal" w:pos="0"/>
              </w:tabs>
              <w:ind w:firstLine="0" w:firstLineChars="0"/>
              <w:jc w:val="center"/>
              <w:rPr>
                <w:kern w:val="0"/>
                <w:sz w:val="18"/>
                <w:szCs w:val="18"/>
              </w:rPr>
            </w:pPr>
            <w:r>
              <w:rPr>
                <w:kern w:val="0"/>
                <w:sz w:val="18"/>
                <w:szCs w:val="18"/>
              </w:rPr>
              <w:t>6</w:t>
            </w:r>
          </w:p>
        </w:tc>
        <w:tc>
          <w:tcPr>
            <w:tcW w:w="813" w:type="dxa"/>
            <w:tcBorders>
              <w:top w:val="nil"/>
              <w:left w:val="nil"/>
              <w:bottom w:val="single" w:color="auto" w:sz="4" w:space="0"/>
              <w:right w:val="single" w:color="auto" w:sz="4" w:space="0"/>
            </w:tcBorders>
            <w:vAlign w:val="center"/>
          </w:tcPr>
          <w:p w14:paraId="212246BC">
            <w:pPr>
              <w:widowControl/>
              <w:tabs>
                <w:tab w:val="decimal" w:pos="0"/>
              </w:tabs>
              <w:ind w:firstLine="0" w:firstLineChars="0"/>
              <w:jc w:val="center"/>
              <w:rPr>
                <w:kern w:val="0"/>
                <w:sz w:val="18"/>
                <w:szCs w:val="18"/>
              </w:rPr>
            </w:pPr>
            <w:r>
              <w:rPr>
                <w:kern w:val="0"/>
                <w:sz w:val="18"/>
                <w:szCs w:val="18"/>
              </w:rPr>
              <w:t>395</w:t>
            </w:r>
          </w:p>
        </w:tc>
        <w:tc>
          <w:tcPr>
            <w:tcW w:w="1109" w:type="dxa"/>
            <w:tcBorders>
              <w:top w:val="nil"/>
              <w:left w:val="nil"/>
              <w:bottom w:val="single" w:color="auto" w:sz="4" w:space="0"/>
              <w:right w:val="single" w:color="auto" w:sz="4" w:space="0"/>
            </w:tcBorders>
            <w:vAlign w:val="center"/>
          </w:tcPr>
          <w:p w14:paraId="242335C7">
            <w:pPr>
              <w:widowControl/>
              <w:tabs>
                <w:tab w:val="decimal" w:pos="0"/>
              </w:tabs>
              <w:ind w:firstLine="0" w:firstLineChars="0"/>
              <w:jc w:val="center"/>
              <w:rPr>
                <w:kern w:val="0"/>
                <w:sz w:val="18"/>
                <w:szCs w:val="18"/>
              </w:rPr>
            </w:pPr>
            <w:r>
              <w:rPr>
                <w:kern w:val="0"/>
                <w:sz w:val="18"/>
                <w:szCs w:val="18"/>
              </w:rPr>
              <w:t>9.643555</w:t>
            </w:r>
          </w:p>
        </w:tc>
        <w:tc>
          <w:tcPr>
            <w:tcW w:w="426" w:type="dxa"/>
            <w:tcBorders>
              <w:top w:val="nil"/>
              <w:left w:val="nil"/>
              <w:bottom w:val="single" w:color="auto" w:sz="4" w:space="0"/>
              <w:right w:val="single" w:color="auto" w:sz="4" w:space="0"/>
            </w:tcBorders>
            <w:vAlign w:val="center"/>
          </w:tcPr>
          <w:p w14:paraId="03CE05ED">
            <w:pPr>
              <w:widowControl/>
              <w:tabs>
                <w:tab w:val="decimal" w:pos="0"/>
              </w:tabs>
              <w:ind w:firstLine="0" w:firstLineChars="0"/>
              <w:jc w:val="center"/>
              <w:rPr>
                <w:kern w:val="0"/>
                <w:sz w:val="18"/>
                <w:szCs w:val="18"/>
              </w:rPr>
            </w:pPr>
            <w:r>
              <w:rPr>
                <w:kern w:val="0"/>
                <w:sz w:val="18"/>
                <w:szCs w:val="18"/>
              </w:rPr>
              <w:t>2</w:t>
            </w:r>
          </w:p>
        </w:tc>
      </w:tr>
      <w:tr w14:paraId="608ED748">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41856B8C">
            <w:pPr>
              <w:widowControl/>
              <w:tabs>
                <w:tab w:val="decimal" w:pos="0"/>
              </w:tabs>
              <w:ind w:firstLine="0" w:firstLineChars="0"/>
              <w:jc w:val="center"/>
              <w:rPr>
                <w:kern w:val="0"/>
                <w:sz w:val="18"/>
                <w:szCs w:val="18"/>
              </w:rPr>
            </w:pPr>
            <w:r>
              <w:rPr>
                <w:kern w:val="0"/>
                <w:sz w:val="18"/>
                <w:szCs w:val="18"/>
              </w:rPr>
              <w:t>12</w:t>
            </w:r>
          </w:p>
        </w:tc>
        <w:tc>
          <w:tcPr>
            <w:tcW w:w="1068" w:type="dxa"/>
            <w:tcBorders>
              <w:top w:val="nil"/>
              <w:left w:val="nil"/>
              <w:bottom w:val="single" w:color="auto" w:sz="4" w:space="0"/>
              <w:right w:val="single" w:color="auto" w:sz="4" w:space="0"/>
            </w:tcBorders>
            <w:vAlign w:val="center"/>
          </w:tcPr>
          <w:p w14:paraId="44308FB8">
            <w:pPr>
              <w:widowControl/>
              <w:tabs>
                <w:tab w:val="decimal" w:pos="0"/>
              </w:tabs>
              <w:ind w:firstLine="0" w:firstLineChars="0"/>
              <w:jc w:val="center"/>
              <w:rPr>
                <w:kern w:val="0"/>
                <w:sz w:val="18"/>
                <w:szCs w:val="18"/>
              </w:rPr>
            </w:pPr>
            <w:r>
              <w:rPr>
                <w:kern w:val="0"/>
                <w:sz w:val="18"/>
                <w:szCs w:val="18"/>
              </w:rPr>
              <w:t>0.292969</w:t>
            </w:r>
          </w:p>
        </w:tc>
        <w:tc>
          <w:tcPr>
            <w:tcW w:w="588" w:type="dxa"/>
            <w:tcBorders>
              <w:top w:val="nil"/>
              <w:left w:val="nil"/>
              <w:bottom w:val="single" w:color="auto" w:sz="4" w:space="0"/>
              <w:right w:val="single" w:color="auto" w:sz="4" w:space="0"/>
            </w:tcBorders>
            <w:vAlign w:val="center"/>
          </w:tcPr>
          <w:p w14:paraId="7389113A">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7685F960">
            <w:pPr>
              <w:widowControl/>
              <w:tabs>
                <w:tab w:val="decimal" w:pos="0"/>
              </w:tabs>
              <w:ind w:firstLine="0" w:firstLineChars="0"/>
              <w:jc w:val="center"/>
              <w:rPr>
                <w:kern w:val="0"/>
                <w:sz w:val="18"/>
                <w:szCs w:val="18"/>
              </w:rPr>
            </w:pPr>
            <w:r>
              <w:rPr>
                <w:kern w:val="0"/>
                <w:sz w:val="18"/>
                <w:szCs w:val="18"/>
              </w:rPr>
              <w:t>140</w:t>
            </w:r>
          </w:p>
        </w:tc>
        <w:tc>
          <w:tcPr>
            <w:tcW w:w="1068" w:type="dxa"/>
            <w:tcBorders>
              <w:top w:val="nil"/>
              <w:left w:val="nil"/>
              <w:bottom w:val="single" w:color="auto" w:sz="4" w:space="0"/>
              <w:right w:val="single" w:color="auto" w:sz="4" w:space="0"/>
            </w:tcBorders>
            <w:vAlign w:val="center"/>
          </w:tcPr>
          <w:p w14:paraId="49757DCC">
            <w:pPr>
              <w:widowControl/>
              <w:tabs>
                <w:tab w:val="decimal" w:pos="0"/>
              </w:tabs>
              <w:ind w:firstLine="0" w:firstLineChars="0"/>
              <w:jc w:val="center"/>
              <w:rPr>
                <w:kern w:val="0"/>
                <w:sz w:val="18"/>
                <w:szCs w:val="18"/>
              </w:rPr>
            </w:pPr>
            <w:r>
              <w:rPr>
                <w:kern w:val="0"/>
                <w:sz w:val="18"/>
                <w:szCs w:val="18"/>
              </w:rPr>
              <w:t>3.417969</w:t>
            </w:r>
          </w:p>
        </w:tc>
        <w:tc>
          <w:tcPr>
            <w:tcW w:w="426" w:type="dxa"/>
            <w:tcBorders>
              <w:top w:val="nil"/>
              <w:left w:val="nil"/>
              <w:bottom w:val="single" w:color="auto" w:sz="4" w:space="0"/>
              <w:right w:val="single" w:color="auto" w:sz="4" w:space="0"/>
            </w:tcBorders>
            <w:vAlign w:val="center"/>
          </w:tcPr>
          <w:p w14:paraId="6199C888">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410E3E98">
            <w:pPr>
              <w:widowControl/>
              <w:tabs>
                <w:tab w:val="decimal" w:pos="0"/>
              </w:tabs>
              <w:ind w:firstLine="0" w:firstLineChars="0"/>
              <w:jc w:val="center"/>
              <w:rPr>
                <w:kern w:val="0"/>
                <w:sz w:val="18"/>
                <w:szCs w:val="18"/>
              </w:rPr>
            </w:pPr>
            <w:r>
              <w:rPr>
                <w:kern w:val="0"/>
                <w:sz w:val="18"/>
                <w:szCs w:val="18"/>
              </w:rPr>
              <w:t>268</w:t>
            </w:r>
          </w:p>
        </w:tc>
        <w:tc>
          <w:tcPr>
            <w:tcW w:w="1068" w:type="dxa"/>
            <w:tcBorders>
              <w:top w:val="nil"/>
              <w:left w:val="nil"/>
              <w:bottom w:val="single" w:color="auto" w:sz="4" w:space="0"/>
              <w:right w:val="single" w:color="auto" w:sz="4" w:space="0"/>
            </w:tcBorders>
            <w:vAlign w:val="center"/>
          </w:tcPr>
          <w:p w14:paraId="3C8CAF23">
            <w:pPr>
              <w:widowControl/>
              <w:tabs>
                <w:tab w:val="decimal" w:pos="0"/>
              </w:tabs>
              <w:ind w:firstLine="0" w:firstLineChars="0"/>
              <w:jc w:val="center"/>
              <w:rPr>
                <w:kern w:val="0"/>
                <w:sz w:val="18"/>
                <w:szCs w:val="18"/>
              </w:rPr>
            </w:pPr>
            <w:r>
              <w:rPr>
                <w:kern w:val="0"/>
                <w:sz w:val="18"/>
                <w:szCs w:val="18"/>
              </w:rPr>
              <w:t>6.542969</w:t>
            </w:r>
          </w:p>
        </w:tc>
        <w:tc>
          <w:tcPr>
            <w:tcW w:w="426" w:type="dxa"/>
            <w:tcBorders>
              <w:top w:val="nil"/>
              <w:left w:val="nil"/>
              <w:bottom w:val="single" w:color="auto" w:sz="4" w:space="0"/>
              <w:right w:val="single" w:color="auto" w:sz="4" w:space="0"/>
            </w:tcBorders>
            <w:vAlign w:val="center"/>
          </w:tcPr>
          <w:p w14:paraId="3F261A28">
            <w:pPr>
              <w:widowControl/>
              <w:tabs>
                <w:tab w:val="decimal" w:pos="0"/>
              </w:tabs>
              <w:ind w:firstLine="0" w:firstLineChars="0"/>
              <w:jc w:val="center"/>
              <w:rPr>
                <w:kern w:val="0"/>
                <w:sz w:val="18"/>
                <w:szCs w:val="18"/>
              </w:rPr>
            </w:pPr>
            <w:r>
              <w:rPr>
                <w:kern w:val="0"/>
                <w:sz w:val="18"/>
                <w:szCs w:val="18"/>
              </w:rPr>
              <w:t>4</w:t>
            </w:r>
          </w:p>
        </w:tc>
        <w:tc>
          <w:tcPr>
            <w:tcW w:w="813" w:type="dxa"/>
            <w:tcBorders>
              <w:top w:val="nil"/>
              <w:left w:val="nil"/>
              <w:bottom w:val="single" w:color="auto" w:sz="4" w:space="0"/>
              <w:right w:val="single" w:color="auto" w:sz="4" w:space="0"/>
            </w:tcBorders>
            <w:vAlign w:val="center"/>
          </w:tcPr>
          <w:p w14:paraId="46673C9A">
            <w:pPr>
              <w:widowControl/>
              <w:tabs>
                <w:tab w:val="decimal" w:pos="0"/>
              </w:tabs>
              <w:ind w:firstLine="0" w:firstLineChars="0"/>
              <w:jc w:val="center"/>
              <w:rPr>
                <w:kern w:val="0"/>
                <w:sz w:val="18"/>
                <w:szCs w:val="18"/>
              </w:rPr>
            </w:pPr>
            <w:r>
              <w:rPr>
                <w:kern w:val="0"/>
                <w:sz w:val="18"/>
                <w:szCs w:val="18"/>
              </w:rPr>
              <w:t>396</w:t>
            </w:r>
          </w:p>
        </w:tc>
        <w:tc>
          <w:tcPr>
            <w:tcW w:w="1109" w:type="dxa"/>
            <w:tcBorders>
              <w:top w:val="nil"/>
              <w:left w:val="nil"/>
              <w:bottom w:val="single" w:color="auto" w:sz="4" w:space="0"/>
              <w:right w:val="single" w:color="auto" w:sz="4" w:space="0"/>
            </w:tcBorders>
            <w:vAlign w:val="center"/>
          </w:tcPr>
          <w:p w14:paraId="515AC5F3">
            <w:pPr>
              <w:widowControl/>
              <w:tabs>
                <w:tab w:val="decimal" w:pos="0"/>
              </w:tabs>
              <w:ind w:firstLine="0" w:firstLineChars="0"/>
              <w:jc w:val="center"/>
              <w:rPr>
                <w:kern w:val="0"/>
                <w:sz w:val="18"/>
                <w:szCs w:val="18"/>
              </w:rPr>
            </w:pPr>
            <w:r>
              <w:rPr>
                <w:kern w:val="0"/>
                <w:sz w:val="18"/>
                <w:szCs w:val="18"/>
              </w:rPr>
              <w:t>9.667969</w:t>
            </w:r>
          </w:p>
        </w:tc>
        <w:tc>
          <w:tcPr>
            <w:tcW w:w="426" w:type="dxa"/>
            <w:tcBorders>
              <w:top w:val="nil"/>
              <w:left w:val="nil"/>
              <w:bottom w:val="single" w:color="auto" w:sz="4" w:space="0"/>
              <w:right w:val="single" w:color="auto" w:sz="4" w:space="0"/>
            </w:tcBorders>
            <w:vAlign w:val="center"/>
          </w:tcPr>
          <w:p w14:paraId="673F8962">
            <w:pPr>
              <w:widowControl/>
              <w:tabs>
                <w:tab w:val="decimal" w:pos="0"/>
              </w:tabs>
              <w:ind w:firstLine="0" w:firstLineChars="0"/>
              <w:jc w:val="center"/>
              <w:rPr>
                <w:kern w:val="0"/>
                <w:sz w:val="18"/>
                <w:szCs w:val="18"/>
              </w:rPr>
            </w:pPr>
            <w:r>
              <w:rPr>
                <w:kern w:val="0"/>
                <w:sz w:val="18"/>
                <w:szCs w:val="18"/>
              </w:rPr>
              <w:t>7</w:t>
            </w:r>
          </w:p>
        </w:tc>
      </w:tr>
      <w:tr w14:paraId="1DF6A82B">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3BC404D7">
            <w:pPr>
              <w:widowControl/>
              <w:tabs>
                <w:tab w:val="decimal" w:pos="0"/>
              </w:tabs>
              <w:ind w:firstLine="0" w:firstLineChars="0"/>
              <w:jc w:val="center"/>
              <w:rPr>
                <w:kern w:val="0"/>
                <w:sz w:val="18"/>
                <w:szCs w:val="18"/>
              </w:rPr>
            </w:pPr>
            <w:r>
              <w:rPr>
                <w:kern w:val="0"/>
                <w:sz w:val="18"/>
                <w:szCs w:val="18"/>
              </w:rPr>
              <w:t>13</w:t>
            </w:r>
          </w:p>
        </w:tc>
        <w:tc>
          <w:tcPr>
            <w:tcW w:w="1068" w:type="dxa"/>
            <w:tcBorders>
              <w:top w:val="nil"/>
              <w:left w:val="nil"/>
              <w:bottom w:val="single" w:color="auto" w:sz="4" w:space="0"/>
              <w:right w:val="single" w:color="auto" w:sz="4" w:space="0"/>
            </w:tcBorders>
            <w:vAlign w:val="center"/>
          </w:tcPr>
          <w:p w14:paraId="76A0C354">
            <w:pPr>
              <w:widowControl/>
              <w:tabs>
                <w:tab w:val="decimal" w:pos="0"/>
              </w:tabs>
              <w:ind w:firstLine="0" w:firstLineChars="0"/>
              <w:jc w:val="center"/>
              <w:rPr>
                <w:kern w:val="0"/>
                <w:sz w:val="18"/>
                <w:szCs w:val="18"/>
              </w:rPr>
            </w:pPr>
            <w:r>
              <w:rPr>
                <w:kern w:val="0"/>
                <w:sz w:val="18"/>
                <w:szCs w:val="18"/>
              </w:rPr>
              <w:t>0.317383</w:t>
            </w:r>
          </w:p>
        </w:tc>
        <w:tc>
          <w:tcPr>
            <w:tcW w:w="588" w:type="dxa"/>
            <w:tcBorders>
              <w:top w:val="nil"/>
              <w:left w:val="nil"/>
              <w:bottom w:val="single" w:color="auto" w:sz="4" w:space="0"/>
              <w:right w:val="single" w:color="auto" w:sz="4" w:space="0"/>
            </w:tcBorders>
            <w:vAlign w:val="center"/>
          </w:tcPr>
          <w:p w14:paraId="11B2A62F">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036D2D4D">
            <w:pPr>
              <w:widowControl/>
              <w:tabs>
                <w:tab w:val="decimal" w:pos="0"/>
              </w:tabs>
              <w:ind w:firstLine="0" w:firstLineChars="0"/>
              <w:jc w:val="center"/>
              <w:rPr>
                <w:kern w:val="0"/>
                <w:sz w:val="18"/>
                <w:szCs w:val="18"/>
              </w:rPr>
            </w:pPr>
            <w:r>
              <w:rPr>
                <w:kern w:val="0"/>
                <w:sz w:val="18"/>
                <w:szCs w:val="18"/>
              </w:rPr>
              <w:t>141</w:t>
            </w:r>
          </w:p>
        </w:tc>
        <w:tc>
          <w:tcPr>
            <w:tcW w:w="1068" w:type="dxa"/>
            <w:tcBorders>
              <w:top w:val="nil"/>
              <w:left w:val="nil"/>
              <w:bottom w:val="single" w:color="auto" w:sz="4" w:space="0"/>
              <w:right w:val="single" w:color="auto" w:sz="4" w:space="0"/>
            </w:tcBorders>
            <w:vAlign w:val="center"/>
          </w:tcPr>
          <w:p w14:paraId="09F65610">
            <w:pPr>
              <w:widowControl/>
              <w:tabs>
                <w:tab w:val="decimal" w:pos="0"/>
              </w:tabs>
              <w:ind w:firstLine="0" w:firstLineChars="0"/>
              <w:jc w:val="center"/>
              <w:rPr>
                <w:kern w:val="0"/>
                <w:sz w:val="18"/>
                <w:szCs w:val="18"/>
              </w:rPr>
            </w:pPr>
            <w:r>
              <w:rPr>
                <w:kern w:val="0"/>
                <w:sz w:val="18"/>
                <w:szCs w:val="18"/>
              </w:rPr>
              <w:t>3.442383</w:t>
            </w:r>
          </w:p>
        </w:tc>
        <w:tc>
          <w:tcPr>
            <w:tcW w:w="426" w:type="dxa"/>
            <w:tcBorders>
              <w:top w:val="nil"/>
              <w:left w:val="nil"/>
              <w:bottom w:val="single" w:color="auto" w:sz="4" w:space="0"/>
              <w:right w:val="single" w:color="auto" w:sz="4" w:space="0"/>
            </w:tcBorders>
            <w:vAlign w:val="center"/>
          </w:tcPr>
          <w:p w14:paraId="3A3B21DA">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44C05E57">
            <w:pPr>
              <w:widowControl/>
              <w:tabs>
                <w:tab w:val="decimal" w:pos="0"/>
              </w:tabs>
              <w:ind w:firstLine="0" w:firstLineChars="0"/>
              <w:jc w:val="center"/>
              <w:rPr>
                <w:kern w:val="0"/>
                <w:sz w:val="18"/>
                <w:szCs w:val="18"/>
              </w:rPr>
            </w:pPr>
            <w:r>
              <w:rPr>
                <w:kern w:val="0"/>
                <w:sz w:val="18"/>
                <w:szCs w:val="18"/>
              </w:rPr>
              <w:t>269</w:t>
            </w:r>
          </w:p>
        </w:tc>
        <w:tc>
          <w:tcPr>
            <w:tcW w:w="1068" w:type="dxa"/>
            <w:tcBorders>
              <w:top w:val="nil"/>
              <w:left w:val="nil"/>
              <w:bottom w:val="single" w:color="auto" w:sz="4" w:space="0"/>
              <w:right w:val="single" w:color="auto" w:sz="4" w:space="0"/>
            </w:tcBorders>
            <w:vAlign w:val="center"/>
          </w:tcPr>
          <w:p w14:paraId="00743875">
            <w:pPr>
              <w:widowControl/>
              <w:tabs>
                <w:tab w:val="decimal" w:pos="0"/>
              </w:tabs>
              <w:ind w:firstLine="0" w:firstLineChars="0"/>
              <w:jc w:val="center"/>
              <w:rPr>
                <w:kern w:val="0"/>
                <w:sz w:val="18"/>
                <w:szCs w:val="18"/>
              </w:rPr>
            </w:pPr>
            <w:r>
              <w:rPr>
                <w:kern w:val="0"/>
                <w:sz w:val="18"/>
                <w:szCs w:val="18"/>
              </w:rPr>
              <w:t>6.567383</w:t>
            </w:r>
          </w:p>
        </w:tc>
        <w:tc>
          <w:tcPr>
            <w:tcW w:w="426" w:type="dxa"/>
            <w:tcBorders>
              <w:top w:val="nil"/>
              <w:left w:val="nil"/>
              <w:bottom w:val="single" w:color="auto" w:sz="4" w:space="0"/>
              <w:right w:val="single" w:color="auto" w:sz="4" w:space="0"/>
            </w:tcBorders>
            <w:vAlign w:val="center"/>
          </w:tcPr>
          <w:p w14:paraId="5DA89268">
            <w:pPr>
              <w:widowControl/>
              <w:tabs>
                <w:tab w:val="decimal" w:pos="0"/>
              </w:tabs>
              <w:ind w:firstLine="0" w:firstLineChars="0"/>
              <w:jc w:val="center"/>
              <w:rPr>
                <w:kern w:val="0"/>
                <w:sz w:val="18"/>
                <w:szCs w:val="18"/>
              </w:rPr>
            </w:pPr>
            <w:r>
              <w:rPr>
                <w:kern w:val="0"/>
                <w:sz w:val="18"/>
                <w:szCs w:val="18"/>
              </w:rPr>
              <w:t>3</w:t>
            </w:r>
          </w:p>
        </w:tc>
        <w:tc>
          <w:tcPr>
            <w:tcW w:w="813" w:type="dxa"/>
            <w:tcBorders>
              <w:top w:val="nil"/>
              <w:left w:val="nil"/>
              <w:bottom w:val="single" w:color="auto" w:sz="4" w:space="0"/>
              <w:right w:val="single" w:color="auto" w:sz="4" w:space="0"/>
            </w:tcBorders>
            <w:vAlign w:val="center"/>
          </w:tcPr>
          <w:p w14:paraId="6D36E4F1">
            <w:pPr>
              <w:widowControl/>
              <w:tabs>
                <w:tab w:val="decimal" w:pos="0"/>
              </w:tabs>
              <w:ind w:firstLine="0" w:firstLineChars="0"/>
              <w:jc w:val="center"/>
              <w:rPr>
                <w:kern w:val="0"/>
                <w:sz w:val="18"/>
                <w:szCs w:val="18"/>
              </w:rPr>
            </w:pPr>
            <w:r>
              <w:rPr>
                <w:kern w:val="0"/>
                <w:sz w:val="18"/>
                <w:szCs w:val="18"/>
              </w:rPr>
              <w:t>397</w:t>
            </w:r>
          </w:p>
        </w:tc>
        <w:tc>
          <w:tcPr>
            <w:tcW w:w="1109" w:type="dxa"/>
            <w:tcBorders>
              <w:top w:val="nil"/>
              <w:left w:val="nil"/>
              <w:bottom w:val="single" w:color="auto" w:sz="4" w:space="0"/>
              <w:right w:val="single" w:color="auto" w:sz="4" w:space="0"/>
            </w:tcBorders>
            <w:vAlign w:val="center"/>
          </w:tcPr>
          <w:p w14:paraId="588E0799">
            <w:pPr>
              <w:widowControl/>
              <w:tabs>
                <w:tab w:val="decimal" w:pos="0"/>
              </w:tabs>
              <w:ind w:firstLine="0" w:firstLineChars="0"/>
              <w:jc w:val="center"/>
              <w:rPr>
                <w:kern w:val="0"/>
                <w:sz w:val="18"/>
                <w:szCs w:val="18"/>
              </w:rPr>
            </w:pPr>
            <w:r>
              <w:rPr>
                <w:kern w:val="0"/>
                <w:sz w:val="18"/>
                <w:szCs w:val="18"/>
              </w:rPr>
              <w:t>9.692383</w:t>
            </w:r>
          </w:p>
        </w:tc>
        <w:tc>
          <w:tcPr>
            <w:tcW w:w="426" w:type="dxa"/>
            <w:tcBorders>
              <w:top w:val="nil"/>
              <w:left w:val="nil"/>
              <w:bottom w:val="single" w:color="auto" w:sz="4" w:space="0"/>
              <w:right w:val="single" w:color="auto" w:sz="4" w:space="0"/>
            </w:tcBorders>
            <w:vAlign w:val="center"/>
          </w:tcPr>
          <w:p w14:paraId="1FCCFF40">
            <w:pPr>
              <w:widowControl/>
              <w:tabs>
                <w:tab w:val="decimal" w:pos="0"/>
              </w:tabs>
              <w:ind w:firstLine="0" w:firstLineChars="0"/>
              <w:jc w:val="center"/>
              <w:rPr>
                <w:kern w:val="0"/>
                <w:sz w:val="18"/>
                <w:szCs w:val="18"/>
              </w:rPr>
            </w:pPr>
            <w:r>
              <w:rPr>
                <w:kern w:val="0"/>
                <w:sz w:val="18"/>
                <w:szCs w:val="18"/>
              </w:rPr>
              <w:t>5</w:t>
            </w:r>
          </w:p>
        </w:tc>
      </w:tr>
      <w:tr w14:paraId="6641342C">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210BED38">
            <w:pPr>
              <w:widowControl/>
              <w:tabs>
                <w:tab w:val="decimal" w:pos="0"/>
              </w:tabs>
              <w:ind w:firstLine="0" w:firstLineChars="0"/>
              <w:jc w:val="center"/>
              <w:rPr>
                <w:kern w:val="0"/>
                <w:sz w:val="18"/>
                <w:szCs w:val="18"/>
              </w:rPr>
            </w:pPr>
            <w:r>
              <w:rPr>
                <w:kern w:val="0"/>
                <w:sz w:val="18"/>
                <w:szCs w:val="18"/>
              </w:rPr>
              <w:t>14</w:t>
            </w:r>
          </w:p>
        </w:tc>
        <w:tc>
          <w:tcPr>
            <w:tcW w:w="1068" w:type="dxa"/>
            <w:tcBorders>
              <w:top w:val="nil"/>
              <w:left w:val="nil"/>
              <w:bottom w:val="single" w:color="auto" w:sz="4" w:space="0"/>
              <w:right w:val="single" w:color="auto" w:sz="4" w:space="0"/>
            </w:tcBorders>
            <w:vAlign w:val="center"/>
          </w:tcPr>
          <w:p w14:paraId="3D556716">
            <w:pPr>
              <w:widowControl/>
              <w:tabs>
                <w:tab w:val="decimal" w:pos="0"/>
              </w:tabs>
              <w:ind w:firstLine="0" w:firstLineChars="0"/>
              <w:jc w:val="center"/>
              <w:rPr>
                <w:kern w:val="0"/>
                <w:sz w:val="18"/>
                <w:szCs w:val="18"/>
              </w:rPr>
            </w:pPr>
            <w:r>
              <w:rPr>
                <w:kern w:val="0"/>
                <w:sz w:val="18"/>
                <w:szCs w:val="18"/>
              </w:rPr>
              <w:t>0.341797</w:t>
            </w:r>
          </w:p>
        </w:tc>
        <w:tc>
          <w:tcPr>
            <w:tcW w:w="588" w:type="dxa"/>
            <w:tcBorders>
              <w:top w:val="nil"/>
              <w:left w:val="nil"/>
              <w:bottom w:val="single" w:color="auto" w:sz="4" w:space="0"/>
              <w:right w:val="single" w:color="auto" w:sz="4" w:space="0"/>
            </w:tcBorders>
            <w:vAlign w:val="center"/>
          </w:tcPr>
          <w:p w14:paraId="20D0AE5B">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61293643">
            <w:pPr>
              <w:widowControl/>
              <w:tabs>
                <w:tab w:val="decimal" w:pos="0"/>
              </w:tabs>
              <w:ind w:firstLine="0" w:firstLineChars="0"/>
              <w:jc w:val="center"/>
              <w:rPr>
                <w:kern w:val="0"/>
                <w:sz w:val="18"/>
                <w:szCs w:val="18"/>
              </w:rPr>
            </w:pPr>
            <w:r>
              <w:rPr>
                <w:kern w:val="0"/>
                <w:sz w:val="18"/>
                <w:szCs w:val="18"/>
              </w:rPr>
              <w:t>142</w:t>
            </w:r>
          </w:p>
        </w:tc>
        <w:tc>
          <w:tcPr>
            <w:tcW w:w="1068" w:type="dxa"/>
            <w:tcBorders>
              <w:top w:val="nil"/>
              <w:left w:val="nil"/>
              <w:bottom w:val="single" w:color="auto" w:sz="4" w:space="0"/>
              <w:right w:val="single" w:color="auto" w:sz="4" w:space="0"/>
            </w:tcBorders>
            <w:vAlign w:val="center"/>
          </w:tcPr>
          <w:p w14:paraId="5A096A9A">
            <w:pPr>
              <w:widowControl/>
              <w:tabs>
                <w:tab w:val="decimal" w:pos="0"/>
              </w:tabs>
              <w:ind w:firstLine="0" w:firstLineChars="0"/>
              <w:jc w:val="center"/>
              <w:rPr>
                <w:kern w:val="0"/>
                <w:sz w:val="18"/>
                <w:szCs w:val="18"/>
              </w:rPr>
            </w:pPr>
            <w:r>
              <w:rPr>
                <w:kern w:val="0"/>
                <w:sz w:val="18"/>
                <w:szCs w:val="18"/>
              </w:rPr>
              <w:t>3.466797</w:t>
            </w:r>
          </w:p>
        </w:tc>
        <w:tc>
          <w:tcPr>
            <w:tcW w:w="426" w:type="dxa"/>
            <w:tcBorders>
              <w:top w:val="nil"/>
              <w:left w:val="nil"/>
              <w:bottom w:val="single" w:color="auto" w:sz="4" w:space="0"/>
              <w:right w:val="single" w:color="auto" w:sz="4" w:space="0"/>
            </w:tcBorders>
            <w:vAlign w:val="center"/>
          </w:tcPr>
          <w:p w14:paraId="6E4E098D">
            <w:pPr>
              <w:widowControl/>
              <w:tabs>
                <w:tab w:val="decimal" w:pos="0"/>
              </w:tabs>
              <w:ind w:firstLine="0" w:firstLineChars="0"/>
              <w:jc w:val="center"/>
              <w:rPr>
                <w:kern w:val="0"/>
                <w:sz w:val="18"/>
                <w:szCs w:val="18"/>
              </w:rPr>
            </w:pPr>
            <w:r>
              <w:rPr>
                <w:kern w:val="0"/>
                <w:sz w:val="18"/>
                <w:szCs w:val="18"/>
              </w:rPr>
              <w:t>7</w:t>
            </w:r>
          </w:p>
        </w:tc>
        <w:tc>
          <w:tcPr>
            <w:tcW w:w="813" w:type="dxa"/>
            <w:tcBorders>
              <w:top w:val="nil"/>
              <w:left w:val="nil"/>
              <w:bottom w:val="single" w:color="auto" w:sz="4" w:space="0"/>
              <w:right w:val="single" w:color="auto" w:sz="4" w:space="0"/>
            </w:tcBorders>
            <w:vAlign w:val="center"/>
          </w:tcPr>
          <w:p w14:paraId="2FCDD4B0">
            <w:pPr>
              <w:widowControl/>
              <w:tabs>
                <w:tab w:val="decimal" w:pos="0"/>
              </w:tabs>
              <w:ind w:firstLine="0" w:firstLineChars="0"/>
              <w:jc w:val="center"/>
              <w:rPr>
                <w:kern w:val="0"/>
                <w:sz w:val="18"/>
                <w:szCs w:val="18"/>
              </w:rPr>
            </w:pPr>
            <w:r>
              <w:rPr>
                <w:kern w:val="0"/>
                <w:sz w:val="18"/>
                <w:szCs w:val="18"/>
              </w:rPr>
              <w:t>270</w:t>
            </w:r>
          </w:p>
        </w:tc>
        <w:tc>
          <w:tcPr>
            <w:tcW w:w="1068" w:type="dxa"/>
            <w:tcBorders>
              <w:top w:val="nil"/>
              <w:left w:val="nil"/>
              <w:bottom w:val="single" w:color="auto" w:sz="4" w:space="0"/>
              <w:right w:val="single" w:color="auto" w:sz="4" w:space="0"/>
            </w:tcBorders>
            <w:vAlign w:val="center"/>
          </w:tcPr>
          <w:p w14:paraId="5939E8C3">
            <w:pPr>
              <w:widowControl/>
              <w:tabs>
                <w:tab w:val="decimal" w:pos="0"/>
              </w:tabs>
              <w:ind w:firstLine="0" w:firstLineChars="0"/>
              <w:jc w:val="center"/>
              <w:rPr>
                <w:kern w:val="0"/>
                <w:sz w:val="18"/>
                <w:szCs w:val="18"/>
              </w:rPr>
            </w:pPr>
            <w:r>
              <w:rPr>
                <w:kern w:val="0"/>
                <w:sz w:val="18"/>
                <w:szCs w:val="18"/>
              </w:rPr>
              <w:t>6.591797</w:t>
            </w:r>
          </w:p>
        </w:tc>
        <w:tc>
          <w:tcPr>
            <w:tcW w:w="426" w:type="dxa"/>
            <w:tcBorders>
              <w:top w:val="nil"/>
              <w:left w:val="nil"/>
              <w:bottom w:val="single" w:color="auto" w:sz="4" w:space="0"/>
              <w:right w:val="single" w:color="auto" w:sz="4" w:space="0"/>
            </w:tcBorders>
            <w:vAlign w:val="center"/>
          </w:tcPr>
          <w:p w14:paraId="469DBFEF">
            <w:pPr>
              <w:widowControl/>
              <w:tabs>
                <w:tab w:val="decimal" w:pos="0"/>
              </w:tabs>
              <w:ind w:firstLine="0" w:firstLineChars="0"/>
              <w:jc w:val="center"/>
              <w:rPr>
                <w:kern w:val="0"/>
                <w:sz w:val="18"/>
                <w:szCs w:val="18"/>
              </w:rPr>
            </w:pPr>
            <w:r>
              <w:rPr>
                <w:kern w:val="0"/>
                <w:sz w:val="18"/>
                <w:szCs w:val="18"/>
              </w:rPr>
              <w:t>2</w:t>
            </w:r>
          </w:p>
        </w:tc>
        <w:tc>
          <w:tcPr>
            <w:tcW w:w="813" w:type="dxa"/>
            <w:tcBorders>
              <w:top w:val="nil"/>
              <w:left w:val="nil"/>
              <w:bottom w:val="single" w:color="auto" w:sz="4" w:space="0"/>
              <w:right w:val="single" w:color="auto" w:sz="4" w:space="0"/>
            </w:tcBorders>
            <w:vAlign w:val="center"/>
          </w:tcPr>
          <w:p w14:paraId="1687814A">
            <w:pPr>
              <w:widowControl/>
              <w:tabs>
                <w:tab w:val="decimal" w:pos="0"/>
              </w:tabs>
              <w:ind w:firstLine="0" w:firstLineChars="0"/>
              <w:jc w:val="center"/>
              <w:rPr>
                <w:kern w:val="0"/>
                <w:sz w:val="18"/>
                <w:szCs w:val="18"/>
              </w:rPr>
            </w:pPr>
            <w:r>
              <w:rPr>
                <w:kern w:val="0"/>
                <w:sz w:val="18"/>
                <w:szCs w:val="18"/>
              </w:rPr>
              <w:t>398</w:t>
            </w:r>
          </w:p>
        </w:tc>
        <w:tc>
          <w:tcPr>
            <w:tcW w:w="1109" w:type="dxa"/>
            <w:tcBorders>
              <w:top w:val="nil"/>
              <w:left w:val="nil"/>
              <w:bottom w:val="single" w:color="auto" w:sz="4" w:space="0"/>
              <w:right w:val="single" w:color="auto" w:sz="4" w:space="0"/>
            </w:tcBorders>
            <w:vAlign w:val="center"/>
          </w:tcPr>
          <w:p w14:paraId="580DCC96">
            <w:pPr>
              <w:widowControl/>
              <w:tabs>
                <w:tab w:val="decimal" w:pos="0"/>
              </w:tabs>
              <w:ind w:firstLine="0" w:firstLineChars="0"/>
              <w:jc w:val="center"/>
              <w:rPr>
                <w:kern w:val="0"/>
                <w:sz w:val="18"/>
                <w:szCs w:val="18"/>
              </w:rPr>
            </w:pPr>
            <w:r>
              <w:rPr>
                <w:kern w:val="0"/>
                <w:sz w:val="18"/>
                <w:szCs w:val="18"/>
              </w:rPr>
              <w:t>9.716797</w:t>
            </w:r>
          </w:p>
        </w:tc>
        <w:tc>
          <w:tcPr>
            <w:tcW w:w="426" w:type="dxa"/>
            <w:tcBorders>
              <w:top w:val="nil"/>
              <w:left w:val="nil"/>
              <w:bottom w:val="single" w:color="auto" w:sz="4" w:space="0"/>
              <w:right w:val="single" w:color="auto" w:sz="4" w:space="0"/>
            </w:tcBorders>
            <w:vAlign w:val="center"/>
          </w:tcPr>
          <w:p w14:paraId="32BF6A54">
            <w:pPr>
              <w:widowControl/>
              <w:tabs>
                <w:tab w:val="decimal" w:pos="0"/>
              </w:tabs>
              <w:ind w:firstLine="0" w:firstLineChars="0"/>
              <w:jc w:val="center"/>
              <w:rPr>
                <w:kern w:val="0"/>
                <w:sz w:val="18"/>
                <w:szCs w:val="18"/>
              </w:rPr>
            </w:pPr>
            <w:r>
              <w:rPr>
                <w:kern w:val="0"/>
                <w:sz w:val="18"/>
                <w:szCs w:val="18"/>
              </w:rPr>
              <w:t>3</w:t>
            </w:r>
          </w:p>
        </w:tc>
      </w:tr>
      <w:tr w14:paraId="29CF5723">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688A02FB">
            <w:pPr>
              <w:widowControl/>
              <w:tabs>
                <w:tab w:val="decimal" w:pos="0"/>
              </w:tabs>
              <w:ind w:firstLine="0" w:firstLineChars="0"/>
              <w:jc w:val="center"/>
              <w:rPr>
                <w:kern w:val="0"/>
                <w:sz w:val="18"/>
                <w:szCs w:val="18"/>
              </w:rPr>
            </w:pPr>
            <w:r>
              <w:rPr>
                <w:kern w:val="0"/>
                <w:sz w:val="18"/>
                <w:szCs w:val="18"/>
              </w:rPr>
              <w:t>15</w:t>
            </w:r>
          </w:p>
        </w:tc>
        <w:tc>
          <w:tcPr>
            <w:tcW w:w="1068" w:type="dxa"/>
            <w:tcBorders>
              <w:top w:val="nil"/>
              <w:left w:val="nil"/>
              <w:bottom w:val="single" w:color="auto" w:sz="4" w:space="0"/>
              <w:right w:val="single" w:color="auto" w:sz="4" w:space="0"/>
            </w:tcBorders>
            <w:vAlign w:val="center"/>
          </w:tcPr>
          <w:p w14:paraId="450096D3">
            <w:pPr>
              <w:widowControl/>
              <w:tabs>
                <w:tab w:val="decimal" w:pos="0"/>
              </w:tabs>
              <w:ind w:firstLine="0" w:firstLineChars="0"/>
              <w:jc w:val="center"/>
              <w:rPr>
                <w:kern w:val="0"/>
                <w:sz w:val="18"/>
                <w:szCs w:val="18"/>
              </w:rPr>
            </w:pPr>
            <w:r>
              <w:rPr>
                <w:kern w:val="0"/>
                <w:sz w:val="18"/>
                <w:szCs w:val="18"/>
              </w:rPr>
              <w:t>0.366211</w:t>
            </w:r>
          </w:p>
        </w:tc>
        <w:tc>
          <w:tcPr>
            <w:tcW w:w="588" w:type="dxa"/>
            <w:tcBorders>
              <w:top w:val="nil"/>
              <w:left w:val="nil"/>
              <w:bottom w:val="single" w:color="auto" w:sz="4" w:space="0"/>
              <w:right w:val="single" w:color="auto" w:sz="4" w:space="0"/>
            </w:tcBorders>
            <w:vAlign w:val="center"/>
          </w:tcPr>
          <w:p w14:paraId="7E419C00">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6C778169">
            <w:pPr>
              <w:widowControl/>
              <w:tabs>
                <w:tab w:val="decimal" w:pos="0"/>
              </w:tabs>
              <w:ind w:firstLine="0" w:firstLineChars="0"/>
              <w:jc w:val="center"/>
              <w:rPr>
                <w:kern w:val="0"/>
                <w:sz w:val="18"/>
                <w:szCs w:val="18"/>
              </w:rPr>
            </w:pPr>
            <w:r>
              <w:rPr>
                <w:kern w:val="0"/>
                <w:sz w:val="18"/>
                <w:szCs w:val="18"/>
              </w:rPr>
              <w:t>143</w:t>
            </w:r>
          </w:p>
        </w:tc>
        <w:tc>
          <w:tcPr>
            <w:tcW w:w="1068" w:type="dxa"/>
            <w:tcBorders>
              <w:top w:val="nil"/>
              <w:left w:val="nil"/>
              <w:bottom w:val="single" w:color="auto" w:sz="4" w:space="0"/>
              <w:right w:val="single" w:color="auto" w:sz="4" w:space="0"/>
            </w:tcBorders>
            <w:vAlign w:val="center"/>
          </w:tcPr>
          <w:p w14:paraId="46F04D8C">
            <w:pPr>
              <w:widowControl/>
              <w:tabs>
                <w:tab w:val="decimal" w:pos="0"/>
              </w:tabs>
              <w:ind w:firstLine="0" w:firstLineChars="0"/>
              <w:jc w:val="center"/>
              <w:rPr>
                <w:kern w:val="0"/>
                <w:sz w:val="18"/>
                <w:szCs w:val="18"/>
              </w:rPr>
            </w:pPr>
            <w:r>
              <w:rPr>
                <w:kern w:val="0"/>
                <w:sz w:val="18"/>
                <w:szCs w:val="18"/>
              </w:rPr>
              <w:t>3.491211</w:t>
            </w:r>
          </w:p>
        </w:tc>
        <w:tc>
          <w:tcPr>
            <w:tcW w:w="426" w:type="dxa"/>
            <w:tcBorders>
              <w:top w:val="nil"/>
              <w:left w:val="nil"/>
              <w:bottom w:val="single" w:color="auto" w:sz="4" w:space="0"/>
              <w:right w:val="single" w:color="auto" w:sz="4" w:space="0"/>
            </w:tcBorders>
            <w:vAlign w:val="center"/>
          </w:tcPr>
          <w:p w14:paraId="006609C8">
            <w:pPr>
              <w:widowControl/>
              <w:tabs>
                <w:tab w:val="decimal" w:pos="0"/>
              </w:tabs>
              <w:ind w:firstLine="0" w:firstLineChars="0"/>
              <w:jc w:val="center"/>
              <w:rPr>
                <w:kern w:val="0"/>
                <w:sz w:val="18"/>
                <w:szCs w:val="18"/>
              </w:rPr>
            </w:pPr>
            <w:r>
              <w:rPr>
                <w:kern w:val="0"/>
                <w:sz w:val="18"/>
                <w:szCs w:val="18"/>
              </w:rPr>
              <w:t>7</w:t>
            </w:r>
          </w:p>
        </w:tc>
        <w:tc>
          <w:tcPr>
            <w:tcW w:w="813" w:type="dxa"/>
            <w:tcBorders>
              <w:top w:val="nil"/>
              <w:left w:val="nil"/>
              <w:bottom w:val="single" w:color="auto" w:sz="4" w:space="0"/>
              <w:right w:val="single" w:color="auto" w:sz="4" w:space="0"/>
            </w:tcBorders>
            <w:vAlign w:val="center"/>
          </w:tcPr>
          <w:p w14:paraId="4A25841B">
            <w:pPr>
              <w:widowControl/>
              <w:tabs>
                <w:tab w:val="decimal" w:pos="0"/>
              </w:tabs>
              <w:ind w:firstLine="0" w:firstLineChars="0"/>
              <w:jc w:val="center"/>
              <w:rPr>
                <w:kern w:val="0"/>
                <w:sz w:val="18"/>
                <w:szCs w:val="18"/>
              </w:rPr>
            </w:pPr>
            <w:r>
              <w:rPr>
                <w:kern w:val="0"/>
                <w:sz w:val="18"/>
                <w:szCs w:val="18"/>
              </w:rPr>
              <w:t>271</w:t>
            </w:r>
          </w:p>
        </w:tc>
        <w:tc>
          <w:tcPr>
            <w:tcW w:w="1068" w:type="dxa"/>
            <w:tcBorders>
              <w:top w:val="nil"/>
              <w:left w:val="nil"/>
              <w:bottom w:val="single" w:color="auto" w:sz="4" w:space="0"/>
              <w:right w:val="single" w:color="auto" w:sz="4" w:space="0"/>
            </w:tcBorders>
            <w:vAlign w:val="center"/>
          </w:tcPr>
          <w:p w14:paraId="27672254">
            <w:pPr>
              <w:widowControl/>
              <w:tabs>
                <w:tab w:val="decimal" w:pos="0"/>
              </w:tabs>
              <w:ind w:firstLine="0" w:firstLineChars="0"/>
              <w:jc w:val="center"/>
              <w:rPr>
                <w:kern w:val="0"/>
                <w:sz w:val="18"/>
                <w:szCs w:val="18"/>
              </w:rPr>
            </w:pPr>
            <w:r>
              <w:rPr>
                <w:kern w:val="0"/>
                <w:sz w:val="18"/>
                <w:szCs w:val="18"/>
              </w:rPr>
              <w:t>6.616211</w:t>
            </w:r>
          </w:p>
        </w:tc>
        <w:tc>
          <w:tcPr>
            <w:tcW w:w="426" w:type="dxa"/>
            <w:tcBorders>
              <w:top w:val="nil"/>
              <w:left w:val="nil"/>
              <w:bottom w:val="single" w:color="auto" w:sz="4" w:space="0"/>
              <w:right w:val="single" w:color="auto" w:sz="4" w:space="0"/>
            </w:tcBorders>
            <w:vAlign w:val="center"/>
          </w:tcPr>
          <w:p w14:paraId="38A09736">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5B7F3E3E">
            <w:pPr>
              <w:widowControl/>
              <w:tabs>
                <w:tab w:val="decimal" w:pos="0"/>
              </w:tabs>
              <w:ind w:firstLine="0" w:firstLineChars="0"/>
              <w:jc w:val="center"/>
              <w:rPr>
                <w:kern w:val="0"/>
                <w:sz w:val="18"/>
                <w:szCs w:val="18"/>
              </w:rPr>
            </w:pPr>
            <w:r>
              <w:rPr>
                <w:kern w:val="0"/>
                <w:sz w:val="18"/>
                <w:szCs w:val="18"/>
              </w:rPr>
              <w:t>399</w:t>
            </w:r>
          </w:p>
        </w:tc>
        <w:tc>
          <w:tcPr>
            <w:tcW w:w="1109" w:type="dxa"/>
            <w:tcBorders>
              <w:top w:val="nil"/>
              <w:left w:val="nil"/>
              <w:bottom w:val="single" w:color="auto" w:sz="4" w:space="0"/>
              <w:right w:val="single" w:color="auto" w:sz="4" w:space="0"/>
            </w:tcBorders>
            <w:vAlign w:val="center"/>
          </w:tcPr>
          <w:p w14:paraId="3073C515">
            <w:pPr>
              <w:widowControl/>
              <w:tabs>
                <w:tab w:val="decimal" w:pos="0"/>
              </w:tabs>
              <w:ind w:firstLine="0" w:firstLineChars="0"/>
              <w:jc w:val="center"/>
              <w:rPr>
                <w:kern w:val="0"/>
                <w:sz w:val="18"/>
                <w:szCs w:val="18"/>
              </w:rPr>
            </w:pPr>
            <w:r>
              <w:rPr>
                <w:kern w:val="0"/>
                <w:sz w:val="18"/>
                <w:szCs w:val="18"/>
              </w:rPr>
              <w:t>9.741211</w:t>
            </w:r>
          </w:p>
        </w:tc>
        <w:tc>
          <w:tcPr>
            <w:tcW w:w="426" w:type="dxa"/>
            <w:tcBorders>
              <w:top w:val="nil"/>
              <w:left w:val="nil"/>
              <w:bottom w:val="single" w:color="auto" w:sz="4" w:space="0"/>
              <w:right w:val="single" w:color="auto" w:sz="4" w:space="0"/>
            </w:tcBorders>
            <w:vAlign w:val="center"/>
          </w:tcPr>
          <w:p w14:paraId="636B6865">
            <w:pPr>
              <w:widowControl/>
              <w:tabs>
                <w:tab w:val="decimal" w:pos="0"/>
              </w:tabs>
              <w:ind w:firstLine="0" w:firstLineChars="0"/>
              <w:jc w:val="center"/>
              <w:rPr>
                <w:kern w:val="0"/>
                <w:sz w:val="18"/>
                <w:szCs w:val="18"/>
              </w:rPr>
            </w:pPr>
            <w:r>
              <w:rPr>
                <w:kern w:val="0"/>
                <w:sz w:val="18"/>
                <w:szCs w:val="18"/>
              </w:rPr>
              <w:t>1</w:t>
            </w:r>
          </w:p>
        </w:tc>
      </w:tr>
      <w:tr w14:paraId="327A5C6A">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64624BF1">
            <w:pPr>
              <w:widowControl/>
              <w:tabs>
                <w:tab w:val="decimal" w:pos="0"/>
              </w:tabs>
              <w:ind w:firstLine="0" w:firstLineChars="0"/>
              <w:jc w:val="center"/>
              <w:rPr>
                <w:kern w:val="0"/>
                <w:sz w:val="18"/>
                <w:szCs w:val="18"/>
              </w:rPr>
            </w:pPr>
            <w:r>
              <w:rPr>
                <w:kern w:val="0"/>
                <w:sz w:val="18"/>
                <w:szCs w:val="18"/>
              </w:rPr>
              <w:t>16</w:t>
            </w:r>
          </w:p>
        </w:tc>
        <w:tc>
          <w:tcPr>
            <w:tcW w:w="1068" w:type="dxa"/>
            <w:tcBorders>
              <w:top w:val="nil"/>
              <w:left w:val="nil"/>
              <w:bottom w:val="single" w:color="auto" w:sz="4" w:space="0"/>
              <w:right w:val="single" w:color="auto" w:sz="4" w:space="0"/>
            </w:tcBorders>
            <w:vAlign w:val="center"/>
          </w:tcPr>
          <w:p w14:paraId="0BBDC238">
            <w:pPr>
              <w:widowControl/>
              <w:tabs>
                <w:tab w:val="decimal" w:pos="0"/>
              </w:tabs>
              <w:ind w:firstLine="0" w:firstLineChars="0"/>
              <w:jc w:val="center"/>
              <w:rPr>
                <w:kern w:val="0"/>
                <w:sz w:val="18"/>
                <w:szCs w:val="18"/>
              </w:rPr>
            </w:pPr>
            <w:r>
              <w:rPr>
                <w:kern w:val="0"/>
                <w:sz w:val="18"/>
                <w:szCs w:val="18"/>
              </w:rPr>
              <w:t>0.390625</w:t>
            </w:r>
          </w:p>
        </w:tc>
        <w:tc>
          <w:tcPr>
            <w:tcW w:w="588" w:type="dxa"/>
            <w:tcBorders>
              <w:top w:val="nil"/>
              <w:left w:val="nil"/>
              <w:bottom w:val="single" w:color="auto" w:sz="4" w:space="0"/>
              <w:right w:val="single" w:color="auto" w:sz="4" w:space="0"/>
            </w:tcBorders>
            <w:vAlign w:val="center"/>
          </w:tcPr>
          <w:p w14:paraId="59784E06">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1ACFF28D">
            <w:pPr>
              <w:widowControl/>
              <w:tabs>
                <w:tab w:val="decimal" w:pos="0"/>
              </w:tabs>
              <w:ind w:firstLine="0" w:firstLineChars="0"/>
              <w:jc w:val="center"/>
              <w:rPr>
                <w:kern w:val="0"/>
                <w:sz w:val="18"/>
                <w:szCs w:val="18"/>
              </w:rPr>
            </w:pPr>
            <w:r>
              <w:rPr>
                <w:kern w:val="0"/>
                <w:sz w:val="18"/>
                <w:szCs w:val="18"/>
              </w:rPr>
              <w:t>144</w:t>
            </w:r>
          </w:p>
        </w:tc>
        <w:tc>
          <w:tcPr>
            <w:tcW w:w="1068" w:type="dxa"/>
            <w:tcBorders>
              <w:top w:val="nil"/>
              <w:left w:val="nil"/>
              <w:bottom w:val="single" w:color="auto" w:sz="4" w:space="0"/>
              <w:right w:val="single" w:color="auto" w:sz="4" w:space="0"/>
            </w:tcBorders>
            <w:vAlign w:val="center"/>
          </w:tcPr>
          <w:p w14:paraId="61B6F4F7">
            <w:pPr>
              <w:widowControl/>
              <w:tabs>
                <w:tab w:val="decimal" w:pos="0"/>
              </w:tabs>
              <w:ind w:firstLine="0" w:firstLineChars="0"/>
              <w:jc w:val="center"/>
              <w:rPr>
                <w:kern w:val="0"/>
                <w:sz w:val="18"/>
                <w:szCs w:val="18"/>
              </w:rPr>
            </w:pPr>
            <w:r>
              <w:rPr>
                <w:kern w:val="0"/>
                <w:sz w:val="18"/>
                <w:szCs w:val="18"/>
              </w:rPr>
              <w:t>3.515625</w:t>
            </w:r>
          </w:p>
        </w:tc>
        <w:tc>
          <w:tcPr>
            <w:tcW w:w="426" w:type="dxa"/>
            <w:tcBorders>
              <w:top w:val="nil"/>
              <w:left w:val="nil"/>
              <w:bottom w:val="single" w:color="auto" w:sz="4" w:space="0"/>
              <w:right w:val="single" w:color="auto" w:sz="4" w:space="0"/>
            </w:tcBorders>
            <w:vAlign w:val="center"/>
          </w:tcPr>
          <w:p w14:paraId="2997E90F">
            <w:pPr>
              <w:widowControl/>
              <w:tabs>
                <w:tab w:val="decimal" w:pos="0"/>
              </w:tabs>
              <w:ind w:firstLine="0" w:firstLineChars="0"/>
              <w:jc w:val="center"/>
              <w:rPr>
                <w:kern w:val="0"/>
                <w:sz w:val="18"/>
                <w:szCs w:val="18"/>
              </w:rPr>
            </w:pPr>
            <w:r>
              <w:rPr>
                <w:kern w:val="0"/>
                <w:sz w:val="18"/>
                <w:szCs w:val="18"/>
              </w:rPr>
              <w:t>6</w:t>
            </w:r>
          </w:p>
        </w:tc>
        <w:tc>
          <w:tcPr>
            <w:tcW w:w="813" w:type="dxa"/>
            <w:tcBorders>
              <w:top w:val="nil"/>
              <w:left w:val="nil"/>
              <w:bottom w:val="single" w:color="auto" w:sz="4" w:space="0"/>
              <w:right w:val="single" w:color="auto" w:sz="4" w:space="0"/>
            </w:tcBorders>
            <w:vAlign w:val="center"/>
          </w:tcPr>
          <w:p w14:paraId="313E37A2">
            <w:pPr>
              <w:widowControl/>
              <w:tabs>
                <w:tab w:val="decimal" w:pos="0"/>
              </w:tabs>
              <w:ind w:firstLine="0" w:firstLineChars="0"/>
              <w:jc w:val="center"/>
              <w:rPr>
                <w:kern w:val="0"/>
                <w:sz w:val="18"/>
                <w:szCs w:val="18"/>
              </w:rPr>
            </w:pPr>
            <w:r>
              <w:rPr>
                <w:kern w:val="0"/>
                <w:sz w:val="18"/>
                <w:szCs w:val="18"/>
              </w:rPr>
              <w:t>272</w:t>
            </w:r>
          </w:p>
        </w:tc>
        <w:tc>
          <w:tcPr>
            <w:tcW w:w="1068" w:type="dxa"/>
            <w:tcBorders>
              <w:top w:val="nil"/>
              <w:left w:val="nil"/>
              <w:bottom w:val="single" w:color="auto" w:sz="4" w:space="0"/>
              <w:right w:val="single" w:color="auto" w:sz="4" w:space="0"/>
            </w:tcBorders>
            <w:vAlign w:val="center"/>
          </w:tcPr>
          <w:p w14:paraId="115230F6">
            <w:pPr>
              <w:widowControl/>
              <w:tabs>
                <w:tab w:val="decimal" w:pos="0"/>
              </w:tabs>
              <w:ind w:firstLine="0" w:firstLineChars="0"/>
              <w:jc w:val="center"/>
              <w:rPr>
                <w:kern w:val="0"/>
                <w:sz w:val="18"/>
                <w:szCs w:val="18"/>
              </w:rPr>
            </w:pPr>
            <w:r>
              <w:rPr>
                <w:kern w:val="0"/>
                <w:sz w:val="18"/>
                <w:szCs w:val="18"/>
              </w:rPr>
              <w:t>6.640625</w:t>
            </w:r>
          </w:p>
        </w:tc>
        <w:tc>
          <w:tcPr>
            <w:tcW w:w="426" w:type="dxa"/>
            <w:tcBorders>
              <w:top w:val="nil"/>
              <w:left w:val="nil"/>
              <w:bottom w:val="single" w:color="auto" w:sz="4" w:space="0"/>
              <w:right w:val="single" w:color="auto" w:sz="4" w:space="0"/>
            </w:tcBorders>
            <w:vAlign w:val="center"/>
          </w:tcPr>
          <w:p w14:paraId="7DF47DED">
            <w:pPr>
              <w:widowControl/>
              <w:tabs>
                <w:tab w:val="decimal" w:pos="0"/>
              </w:tabs>
              <w:ind w:firstLine="0" w:firstLineChars="0"/>
              <w:jc w:val="center"/>
              <w:rPr>
                <w:kern w:val="0"/>
                <w:sz w:val="18"/>
                <w:szCs w:val="18"/>
              </w:rPr>
            </w:pPr>
            <w:r>
              <w:rPr>
                <w:kern w:val="0"/>
                <w:sz w:val="18"/>
                <w:szCs w:val="18"/>
              </w:rPr>
              <w:t>7</w:t>
            </w:r>
          </w:p>
        </w:tc>
        <w:tc>
          <w:tcPr>
            <w:tcW w:w="813" w:type="dxa"/>
            <w:tcBorders>
              <w:top w:val="nil"/>
              <w:left w:val="nil"/>
              <w:bottom w:val="single" w:color="auto" w:sz="4" w:space="0"/>
              <w:right w:val="single" w:color="auto" w:sz="4" w:space="0"/>
            </w:tcBorders>
            <w:vAlign w:val="center"/>
          </w:tcPr>
          <w:p w14:paraId="68F68CF4">
            <w:pPr>
              <w:widowControl/>
              <w:tabs>
                <w:tab w:val="decimal" w:pos="0"/>
              </w:tabs>
              <w:ind w:firstLine="0" w:firstLineChars="0"/>
              <w:jc w:val="center"/>
              <w:rPr>
                <w:kern w:val="0"/>
                <w:sz w:val="18"/>
                <w:szCs w:val="18"/>
              </w:rPr>
            </w:pPr>
            <w:r>
              <w:rPr>
                <w:kern w:val="0"/>
                <w:sz w:val="18"/>
                <w:szCs w:val="18"/>
              </w:rPr>
              <w:t>400</w:t>
            </w:r>
          </w:p>
        </w:tc>
        <w:tc>
          <w:tcPr>
            <w:tcW w:w="1109" w:type="dxa"/>
            <w:tcBorders>
              <w:top w:val="nil"/>
              <w:left w:val="nil"/>
              <w:bottom w:val="single" w:color="auto" w:sz="4" w:space="0"/>
              <w:right w:val="single" w:color="auto" w:sz="4" w:space="0"/>
            </w:tcBorders>
            <w:vAlign w:val="center"/>
          </w:tcPr>
          <w:p w14:paraId="11FD8D0B">
            <w:pPr>
              <w:widowControl/>
              <w:tabs>
                <w:tab w:val="decimal" w:pos="0"/>
              </w:tabs>
              <w:ind w:firstLine="0" w:firstLineChars="0"/>
              <w:jc w:val="center"/>
              <w:rPr>
                <w:kern w:val="0"/>
                <w:sz w:val="18"/>
                <w:szCs w:val="18"/>
              </w:rPr>
            </w:pPr>
            <w:r>
              <w:rPr>
                <w:kern w:val="0"/>
                <w:sz w:val="18"/>
                <w:szCs w:val="18"/>
              </w:rPr>
              <w:t>9.765625</w:t>
            </w:r>
          </w:p>
        </w:tc>
        <w:tc>
          <w:tcPr>
            <w:tcW w:w="426" w:type="dxa"/>
            <w:tcBorders>
              <w:top w:val="nil"/>
              <w:left w:val="nil"/>
              <w:bottom w:val="single" w:color="auto" w:sz="4" w:space="0"/>
              <w:right w:val="single" w:color="auto" w:sz="4" w:space="0"/>
            </w:tcBorders>
            <w:vAlign w:val="center"/>
          </w:tcPr>
          <w:p w14:paraId="36F274BD">
            <w:pPr>
              <w:widowControl/>
              <w:tabs>
                <w:tab w:val="decimal" w:pos="0"/>
              </w:tabs>
              <w:ind w:firstLine="0" w:firstLineChars="0"/>
              <w:jc w:val="center"/>
              <w:rPr>
                <w:kern w:val="0"/>
                <w:sz w:val="18"/>
                <w:szCs w:val="18"/>
              </w:rPr>
            </w:pPr>
            <w:r>
              <w:rPr>
                <w:kern w:val="0"/>
                <w:sz w:val="18"/>
                <w:szCs w:val="18"/>
              </w:rPr>
              <w:t>6</w:t>
            </w:r>
          </w:p>
        </w:tc>
      </w:tr>
      <w:tr w14:paraId="46824BC4">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764DAC47">
            <w:pPr>
              <w:widowControl/>
              <w:tabs>
                <w:tab w:val="decimal" w:pos="0"/>
              </w:tabs>
              <w:ind w:firstLine="0" w:firstLineChars="0"/>
              <w:jc w:val="center"/>
              <w:rPr>
                <w:kern w:val="0"/>
                <w:sz w:val="18"/>
                <w:szCs w:val="18"/>
              </w:rPr>
            </w:pPr>
            <w:r>
              <w:rPr>
                <w:kern w:val="0"/>
                <w:sz w:val="18"/>
                <w:szCs w:val="18"/>
              </w:rPr>
              <w:t>17</w:t>
            </w:r>
          </w:p>
        </w:tc>
        <w:tc>
          <w:tcPr>
            <w:tcW w:w="1068" w:type="dxa"/>
            <w:tcBorders>
              <w:top w:val="nil"/>
              <w:left w:val="nil"/>
              <w:bottom w:val="single" w:color="auto" w:sz="4" w:space="0"/>
              <w:right w:val="single" w:color="auto" w:sz="4" w:space="0"/>
            </w:tcBorders>
            <w:vAlign w:val="center"/>
          </w:tcPr>
          <w:p w14:paraId="2C9B67FA">
            <w:pPr>
              <w:widowControl/>
              <w:tabs>
                <w:tab w:val="decimal" w:pos="0"/>
              </w:tabs>
              <w:ind w:firstLine="0" w:firstLineChars="0"/>
              <w:jc w:val="center"/>
              <w:rPr>
                <w:kern w:val="0"/>
                <w:sz w:val="18"/>
                <w:szCs w:val="18"/>
              </w:rPr>
            </w:pPr>
            <w:r>
              <w:rPr>
                <w:kern w:val="0"/>
                <w:sz w:val="18"/>
                <w:szCs w:val="18"/>
              </w:rPr>
              <w:t>0.415039</w:t>
            </w:r>
          </w:p>
        </w:tc>
        <w:tc>
          <w:tcPr>
            <w:tcW w:w="588" w:type="dxa"/>
            <w:tcBorders>
              <w:top w:val="nil"/>
              <w:left w:val="nil"/>
              <w:bottom w:val="single" w:color="auto" w:sz="4" w:space="0"/>
              <w:right w:val="single" w:color="auto" w:sz="4" w:space="0"/>
            </w:tcBorders>
            <w:vAlign w:val="center"/>
          </w:tcPr>
          <w:p w14:paraId="0270FEE6">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11340121">
            <w:pPr>
              <w:widowControl/>
              <w:tabs>
                <w:tab w:val="decimal" w:pos="0"/>
              </w:tabs>
              <w:ind w:firstLine="0" w:firstLineChars="0"/>
              <w:jc w:val="center"/>
              <w:rPr>
                <w:kern w:val="0"/>
                <w:sz w:val="18"/>
                <w:szCs w:val="18"/>
              </w:rPr>
            </w:pPr>
            <w:r>
              <w:rPr>
                <w:kern w:val="0"/>
                <w:sz w:val="18"/>
                <w:szCs w:val="18"/>
              </w:rPr>
              <w:t>145</w:t>
            </w:r>
          </w:p>
        </w:tc>
        <w:tc>
          <w:tcPr>
            <w:tcW w:w="1068" w:type="dxa"/>
            <w:tcBorders>
              <w:top w:val="nil"/>
              <w:left w:val="nil"/>
              <w:bottom w:val="single" w:color="auto" w:sz="4" w:space="0"/>
              <w:right w:val="single" w:color="auto" w:sz="4" w:space="0"/>
            </w:tcBorders>
            <w:vAlign w:val="center"/>
          </w:tcPr>
          <w:p w14:paraId="7C8E9B28">
            <w:pPr>
              <w:widowControl/>
              <w:tabs>
                <w:tab w:val="decimal" w:pos="0"/>
              </w:tabs>
              <w:ind w:firstLine="0" w:firstLineChars="0"/>
              <w:jc w:val="center"/>
              <w:rPr>
                <w:kern w:val="0"/>
                <w:sz w:val="18"/>
                <w:szCs w:val="18"/>
              </w:rPr>
            </w:pPr>
            <w:r>
              <w:rPr>
                <w:kern w:val="0"/>
                <w:sz w:val="18"/>
                <w:szCs w:val="18"/>
              </w:rPr>
              <w:t>3.540039</w:t>
            </w:r>
          </w:p>
        </w:tc>
        <w:tc>
          <w:tcPr>
            <w:tcW w:w="426" w:type="dxa"/>
            <w:tcBorders>
              <w:top w:val="nil"/>
              <w:left w:val="nil"/>
              <w:bottom w:val="single" w:color="auto" w:sz="4" w:space="0"/>
              <w:right w:val="single" w:color="auto" w:sz="4" w:space="0"/>
            </w:tcBorders>
            <w:vAlign w:val="center"/>
          </w:tcPr>
          <w:p w14:paraId="5DAEE4FA">
            <w:pPr>
              <w:widowControl/>
              <w:tabs>
                <w:tab w:val="decimal" w:pos="0"/>
              </w:tabs>
              <w:ind w:firstLine="0" w:firstLineChars="0"/>
              <w:jc w:val="center"/>
              <w:rPr>
                <w:kern w:val="0"/>
                <w:sz w:val="18"/>
                <w:szCs w:val="18"/>
              </w:rPr>
            </w:pPr>
            <w:r>
              <w:rPr>
                <w:kern w:val="0"/>
                <w:sz w:val="18"/>
                <w:szCs w:val="18"/>
              </w:rPr>
              <w:t>6</w:t>
            </w:r>
          </w:p>
        </w:tc>
        <w:tc>
          <w:tcPr>
            <w:tcW w:w="813" w:type="dxa"/>
            <w:tcBorders>
              <w:top w:val="nil"/>
              <w:left w:val="nil"/>
              <w:bottom w:val="single" w:color="auto" w:sz="4" w:space="0"/>
              <w:right w:val="single" w:color="auto" w:sz="4" w:space="0"/>
            </w:tcBorders>
            <w:vAlign w:val="center"/>
          </w:tcPr>
          <w:p w14:paraId="0A2868F4">
            <w:pPr>
              <w:widowControl/>
              <w:tabs>
                <w:tab w:val="decimal" w:pos="0"/>
              </w:tabs>
              <w:ind w:firstLine="0" w:firstLineChars="0"/>
              <w:jc w:val="center"/>
              <w:rPr>
                <w:kern w:val="0"/>
                <w:sz w:val="18"/>
                <w:szCs w:val="18"/>
              </w:rPr>
            </w:pPr>
            <w:r>
              <w:rPr>
                <w:kern w:val="0"/>
                <w:sz w:val="18"/>
                <w:szCs w:val="18"/>
              </w:rPr>
              <w:t>273</w:t>
            </w:r>
          </w:p>
        </w:tc>
        <w:tc>
          <w:tcPr>
            <w:tcW w:w="1068" w:type="dxa"/>
            <w:tcBorders>
              <w:top w:val="nil"/>
              <w:left w:val="nil"/>
              <w:bottom w:val="single" w:color="auto" w:sz="4" w:space="0"/>
              <w:right w:val="single" w:color="auto" w:sz="4" w:space="0"/>
            </w:tcBorders>
            <w:vAlign w:val="center"/>
          </w:tcPr>
          <w:p w14:paraId="313E48A3">
            <w:pPr>
              <w:widowControl/>
              <w:tabs>
                <w:tab w:val="decimal" w:pos="0"/>
              </w:tabs>
              <w:ind w:firstLine="0" w:firstLineChars="0"/>
              <w:jc w:val="center"/>
              <w:rPr>
                <w:kern w:val="0"/>
                <w:sz w:val="18"/>
                <w:szCs w:val="18"/>
              </w:rPr>
            </w:pPr>
            <w:r>
              <w:rPr>
                <w:kern w:val="0"/>
                <w:sz w:val="18"/>
                <w:szCs w:val="18"/>
              </w:rPr>
              <w:t>6.665039</w:t>
            </w:r>
          </w:p>
        </w:tc>
        <w:tc>
          <w:tcPr>
            <w:tcW w:w="426" w:type="dxa"/>
            <w:tcBorders>
              <w:top w:val="nil"/>
              <w:left w:val="nil"/>
              <w:bottom w:val="single" w:color="auto" w:sz="4" w:space="0"/>
              <w:right w:val="single" w:color="auto" w:sz="4" w:space="0"/>
            </w:tcBorders>
            <w:vAlign w:val="center"/>
          </w:tcPr>
          <w:p w14:paraId="7093A381">
            <w:pPr>
              <w:widowControl/>
              <w:tabs>
                <w:tab w:val="decimal" w:pos="0"/>
              </w:tabs>
              <w:ind w:firstLine="0" w:firstLineChars="0"/>
              <w:jc w:val="center"/>
              <w:rPr>
                <w:kern w:val="0"/>
                <w:sz w:val="18"/>
                <w:szCs w:val="18"/>
              </w:rPr>
            </w:pPr>
            <w:r>
              <w:rPr>
                <w:kern w:val="0"/>
                <w:sz w:val="18"/>
                <w:szCs w:val="18"/>
              </w:rPr>
              <w:t>6</w:t>
            </w:r>
          </w:p>
        </w:tc>
        <w:tc>
          <w:tcPr>
            <w:tcW w:w="813" w:type="dxa"/>
            <w:tcBorders>
              <w:top w:val="nil"/>
              <w:left w:val="nil"/>
              <w:bottom w:val="single" w:color="auto" w:sz="4" w:space="0"/>
              <w:right w:val="single" w:color="auto" w:sz="4" w:space="0"/>
            </w:tcBorders>
            <w:vAlign w:val="center"/>
          </w:tcPr>
          <w:p w14:paraId="000DDB39">
            <w:pPr>
              <w:widowControl/>
              <w:tabs>
                <w:tab w:val="decimal" w:pos="0"/>
              </w:tabs>
              <w:ind w:firstLine="0" w:firstLineChars="0"/>
              <w:jc w:val="center"/>
              <w:rPr>
                <w:kern w:val="0"/>
                <w:sz w:val="18"/>
                <w:szCs w:val="18"/>
              </w:rPr>
            </w:pPr>
            <w:r>
              <w:rPr>
                <w:kern w:val="0"/>
                <w:sz w:val="18"/>
                <w:szCs w:val="18"/>
              </w:rPr>
              <w:t>401</w:t>
            </w:r>
          </w:p>
        </w:tc>
        <w:tc>
          <w:tcPr>
            <w:tcW w:w="1109" w:type="dxa"/>
            <w:tcBorders>
              <w:top w:val="nil"/>
              <w:left w:val="nil"/>
              <w:bottom w:val="single" w:color="auto" w:sz="4" w:space="0"/>
              <w:right w:val="single" w:color="auto" w:sz="4" w:space="0"/>
            </w:tcBorders>
            <w:vAlign w:val="center"/>
          </w:tcPr>
          <w:p w14:paraId="2EE02F74">
            <w:pPr>
              <w:widowControl/>
              <w:tabs>
                <w:tab w:val="decimal" w:pos="0"/>
              </w:tabs>
              <w:ind w:firstLine="0" w:firstLineChars="0"/>
              <w:jc w:val="center"/>
              <w:rPr>
                <w:kern w:val="0"/>
                <w:sz w:val="18"/>
                <w:szCs w:val="18"/>
              </w:rPr>
            </w:pPr>
            <w:r>
              <w:rPr>
                <w:kern w:val="0"/>
                <w:sz w:val="18"/>
                <w:szCs w:val="18"/>
              </w:rPr>
              <w:t>9.790039</w:t>
            </w:r>
          </w:p>
        </w:tc>
        <w:tc>
          <w:tcPr>
            <w:tcW w:w="426" w:type="dxa"/>
            <w:tcBorders>
              <w:top w:val="nil"/>
              <w:left w:val="nil"/>
              <w:bottom w:val="single" w:color="auto" w:sz="4" w:space="0"/>
              <w:right w:val="single" w:color="auto" w:sz="4" w:space="0"/>
            </w:tcBorders>
            <w:vAlign w:val="center"/>
          </w:tcPr>
          <w:p w14:paraId="43A948D0">
            <w:pPr>
              <w:widowControl/>
              <w:tabs>
                <w:tab w:val="decimal" w:pos="0"/>
              </w:tabs>
              <w:ind w:firstLine="0" w:firstLineChars="0"/>
              <w:jc w:val="center"/>
              <w:rPr>
                <w:kern w:val="0"/>
                <w:sz w:val="18"/>
                <w:szCs w:val="18"/>
              </w:rPr>
            </w:pPr>
            <w:r>
              <w:rPr>
                <w:kern w:val="0"/>
                <w:sz w:val="18"/>
                <w:szCs w:val="18"/>
              </w:rPr>
              <w:t>4</w:t>
            </w:r>
          </w:p>
        </w:tc>
      </w:tr>
      <w:tr w14:paraId="392002AA">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40DDC0D9">
            <w:pPr>
              <w:widowControl/>
              <w:tabs>
                <w:tab w:val="decimal" w:pos="0"/>
              </w:tabs>
              <w:ind w:firstLine="0" w:firstLineChars="0"/>
              <w:jc w:val="center"/>
              <w:rPr>
                <w:kern w:val="0"/>
                <w:sz w:val="18"/>
                <w:szCs w:val="18"/>
              </w:rPr>
            </w:pPr>
            <w:r>
              <w:rPr>
                <w:kern w:val="0"/>
                <w:sz w:val="18"/>
                <w:szCs w:val="18"/>
              </w:rPr>
              <w:t>18</w:t>
            </w:r>
          </w:p>
        </w:tc>
        <w:tc>
          <w:tcPr>
            <w:tcW w:w="1068" w:type="dxa"/>
            <w:tcBorders>
              <w:top w:val="nil"/>
              <w:left w:val="nil"/>
              <w:bottom w:val="single" w:color="auto" w:sz="4" w:space="0"/>
              <w:right w:val="single" w:color="auto" w:sz="4" w:space="0"/>
            </w:tcBorders>
            <w:vAlign w:val="center"/>
          </w:tcPr>
          <w:p w14:paraId="198BAA58">
            <w:pPr>
              <w:widowControl/>
              <w:tabs>
                <w:tab w:val="decimal" w:pos="0"/>
              </w:tabs>
              <w:ind w:firstLine="0" w:firstLineChars="0"/>
              <w:jc w:val="center"/>
              <w:rPr>
                <w:kern w:val="0"/>
                <w:sz w:val="18"/>
                <w:szCs w:val="18"/>
              </w:rPr>
            </w:pPr>
            <w:r>
              <w:rPr>
                <w:kern w:val="0"/>
                <w:sz w:val="18"/>
                <w:szCs w:val="18"/>
              </w:rPr>
              <w:t>0.439453</w:t>
            </w:r>
          </w:p>
        </w:tc>
        <w:tc>
          <w:tcPr>
            <w:tcW w:w="588" w:type="dxa"/>
            <w:tcBorders>
              <w:top w:val="nil"/>
              <w:left w:val="nil"/>
              <w:bottom w:val="single" w:color="auto" w:sz="4" w:space="0"/>
              <w:right w:val="single" w:color="auto" w:sz="4" w:space="0"/>
            </w:tcBorders>
            <w:vAlign w:val="center"/>
          </w:tcPr>
          <w:p w14:paraId="0E665F28">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63609A4F">
            <w:pPr>
              <w:widowControl/>
              <w:tabs>
                <w:tab w:val="decimal" w:pos="0"/>
              </w:tabs>
              <w:ind w:firstLine="0" w:firstLineChars="0"/>
              <w:jc w:val="center"/>
              <w:rPr>
                <w:kern w:val="0"/>
                <w:sz w:val="18"/>
                <w:szCs w:val="18"/>
              </w:rPr>
            </w:pPr>
            <w:r>
              <w:rPr>
                <w:kern w:val="0"/>
                <w:sz w:val="18"/>
                <w:szCs w:val="18"/>
              </w:rPr>
              <w:t>146</w:t>
            </w:r>
          </w:p>
        </w:tc>
        <w:tc>
          <w:tcPr>
            <w:tcW w:w="1068" w:type="dxa"/>
            <w:tcBorders>
              <w:top w:val="nil"/>
              <w:left w:val="nil"/>
              <w:bottom w:val="single" w:color="auto" w:sz="4" w:space="0"/>
              <w:right w:val="single" w:color="auto" w:sz="4" w:space="0"/>
            </w:tcBorders>
            <w:vAlign w:val="center"/>
          </w:tcPr>
          <w:p w14:paraId="244D42D0">
            <w:pPr>
              <w:widowControl/>
              <w:tabs>
                <w:tab w:val="decimal" w:pos="0"/>
              </w:tabs>
              <w:ind w:firstLine="0" w:firstLineChars="0"/>
              <w:jc w:val="center"/>
              <w:rPr>
                <w:kern w:val="0"/>
                <w:sz w:val="18"/>
                <w:szCs w:val="18"/>
              </w:rPr>
            </w:pPr>
            <w:r>
              <w:rPr>
                <w:kern w:val="0"/>
                <w:sz w:val="18"/>
                <w:szCs w:val="18"/>
              </w:rPr>
              <w:t>3.564453</w:t>
            </w:r>
          </w:p>
        </w:tc>
        <w:tc>
          <w:tcPr>
            <w:tcW w:w="426" w:type="dxa"/>
            <w:tcBorders>
              <w:top w:val="nil"/>
              <w:left w:val="nil"/>
              <w:bottom w:val="single" w:color="auto" w:sz="4" w:space="0"/>
              <w:right w:val="single" w:color="auto" w:sz="4" w:space="0"/>
            </w:tcBorders>
            <w:vAlign w:val="center"/>
          </w:tcPr>
          <w:p w14:paraId="64C08270">
            <w:pPr>
              <w:widowControl/>
              <w:tabs>
                <w:tab w:val="decimal" w:pos="0"/>
              </w:tabs>
              <w:ind w:firstLine="0" w:firstLineChars="0"/>
              <w:jc w:val="center"/>
              <w:rPr>
                <w:kern w:val="0"/>
                <w:sz w:val="18"/>
                <w:szCs w:val="18"/>
              </w:rPr>
            </w:pPr>
            <w:r>
              <w:rPr>
                <w:kern w:val="0"/>
                <w:sz w:val="18"/>
                <w:szCs w:val="18"/>
              </w:rPr>
              <w:t>5</w:t>
            </w:r>
          </w:p>
        </w:tc>
        <w:tc>
          <w:tcPr>
            <w:tcW w:w="813" w:type="dxa"/>
            <w:tcBorders>
              <w:top w:val="nil"/>
              <w:left w:val="nil"/>
              <w:bottom w:val="single" w:color="auto" w:sz="4" w:space="0"/>
              <w:right w:val="single" w:color="auto" w:sz="4" w:space="0"/>
            </w:tcBorders>
            <w:vAlign w:val="center"/>
          </w:tcPr>
          <w:p w14:paraId="3F4E8A08">
            <w:pPr>
              <w:widowControl/>
              <w:tabs>
                <w:tab w:val="decimal" w:pos="0"/>
              </w:tabs>
              <w:ind w:firstLine="0" w:firstLineChars="0"/>
              <w:jc w:val="center"/>
              <w:rPr>
                <w:kern w:val="0"/>
                <w:sz w:val="18"/>
                <w:szCs w:val="18"/>
              </w:rPr>
            </w:pPr>
            <w:r>
              <w:rPr>
                <w:kern w:val="0"/>
                <w:sz w:val="18"/>
                <w:szCs w:val="18"/>
              </w:rPr>
              <w:t>274</w:t>
            </w:r>
          </w:p>
        </w:tc>
        <w:tc>
          <w:tcPr>
            <w:tcW w:w="1068" w:type="dxa"/>
            <w:tcBorders>
              <w:top w:val="nil"/>
              <w:left w:val="nil"/>
              <w:bottom w:val="single" w:color="auto" w:sz="4" w:space="0"/>
              <w:right w:val="single" w:color="auto" w:sz="4" w:space="0"/>
            </w:tcBorders>
            <w:vAlign w:val="center"/>
          </w:tcPr>
          <w:p w14:paraId="0B7DE319">
            <w:pPr>
              <w:widowControl/>
              <w:tabs>
                <w:tab w:val="decimal" w:pos="0"/>
              </w:tabs>
              <w:ind w:firstLine="0" w:firstLineChars="0"/>
              <w:jc w:val="center"/>
              <w:rPr>
                <w:kern w:val="0"/>
                <w:sz w:val="18"/>
                <w:szCs w:val="18"/>
              </w:rPr>
            </w:pPr>
            <w:r>
              <w:rPr>
                <w:kern w:val="0"/>
                <w:sz w:val="18"/>
                <w:szCs w:val="18"/>
              </w:rPr>
              <w:t>6.689453</w:t>
            </w:r>
          </w:p>
        </w:tc>
        <w:tc>
          <w:tcPr>
            <w:tcW w:w="426" w:type="dxa"/>
            <w:tcBorders>
              <w:top w:val="nil"/>
              <w:left w:val="nil"/>
              <w:bottom w:val="single" w:color="auto" w:sz="4" w:space="0"/>
              <w:right w:val="single" w:color="auto" w:sz="4" w:space="0"/>
            </w:tcBorders>
            <w:vAlign w:val="center"/>
          </w:tcPr>
          <w:p w14:paraId="34C74900">
            <w:pPr>
              <w:widowControl/>
              <w:tabs>
                <w:tab w:val="decimal" w:pos="0"/>
              </w:tabs>
              <w:ind w:firstLine="0" w:firstLineChars="0"/>
              <w:jc w:val="center"/>
              <w:rPr>
                <w:kern w:val="0"/>
                <w:sz w:val="18"/>
                <w:szCs w:val="18"/>
              </w:rPr>
            </w:pPr>
            <w:r>
              <w:rPr>
                <w:kern w:val="0"/>
                <w:sz w:val="18"/>
                <w:szCs w:val="18"/>
              </w:rPr>
              <w:t>4</w:t>
            </w:r>
          </w:p>
        </w:tc>
        <w:tc>
          <w:tcPr>
            <w:tcW w:w="813" w:type="dxa"/>
            <w:tcBorders>
              <w:top w:val="nil"/>
              <w:left w:val="nil"/>
              <w:bottom w:val="single" w:color="auto" w:sz="4" w:space="0"/>
              <w:right w:val="single" w:color="auto" w:sz="4" w:space="0"/>
            </w:tcBorders>
            <w:vAlign w:val="center"/>
          </w:tcPr>
          <w:p w14:paraId="7E4AEEDE">
            <w:pPr>
              <w:widowControl/>
              <w:tabs>
                <w:tab w:val="decimal" w:pos="0"/>
              </w:tabs>
              <w:ind w:firstLine="0" w:firstLineChars="0"/>
              <w:jc w:val="center"/>
              <w:rPr>
                <w:kern w:val="0"/>
                <w:sz w:val="18"/>
                <w:szCs w:val="18"/>
              </w:rPr>
            </w:pPr>
            <w:r>
              <w:rPr>
                <w:kern w:val="0"/>
                <w:sz w:val="18"/>
                <w:szCs w:val="18"/>
              </w:rPr>
              <w:t>402</w:t>
            </w:r>
          </w:p>
        </w:tc>
        <w:tc>
          <w:tcPr>
            <w:tcW w:w="1109" w:type="dxa"/>
            <w:tcBorders>
              <w:top w:val="nil"/>
              <w:left w:val="nil"/>
              <w:bottom w:val="single" w:color="auto" w:sz="4" w:space="0"/>
              <w:right w:val="single" w:color="auto" w:sz="4" w:space="0"/>
            </w:tcBorders>
            <w:vAlign w:val="center"/>
          </w:tcPr>
          <w:p w14:paraId="3A586EE3">
            <w:pPr>
              <w:widowControl/>
              <w:tabs>
                <w:tab w:val="decimal" w:pos="0"/>
              </w:tabs>
              <w:ind w:firstLine="0" w:firstLineChars="0"/>
              <w:jc w:val="center"/>
              <w:rPr>
                <w:kern w:val="0"/>
                <w:sz w:val="18"/>
                <w:szCs w:val="18"/>
              </w:rPr>
            </w:pPr>
            <w:r>
              <w:rPr>
                <w:kern w:val="0"/>
                <w:sz w:val="18"/>
                <w:szCs w:val="18"/>
              </w:rPr>
              <w:t>9.814453</w:t>
            </w:r>
          </w:p>
        </w:tc>
        <w:tc>
          <w:tcPr>
            <w:tcW w:w="426" w:type="dxa"/>
            <w:tcBorders>
              <w:top w:val="nil"/>
              <w:left w:val="nil"/>
              <w:bottom w:val="single" w:color="auto" w:sz="4" w:space="0"/>
              <w:right w:val="single" w:color="auto" w:sz="4" w:space="0"/>
            </w:tcBorders>
            <w:vAlign w:val="center"/>
          </w:tcPr>
          <w:p w14:paraId="574F2100">
            <w:pPr>
              <w:widowControl/>
              <w:tabs>
                <w:tab w:val="decimal" w:pos="0"/>
              </w:tabs>
              <w:ind w:firstLine="0" w:firstLineChars="0"/>
              <w:jc w:val="center"/>
              <w:rPr>
                <w:kern w:val="0"/>
                <w:sz w:val="18"/>
                <w:szCs w:val="18"/>
              </w:rPr>
            </w:pPr>
            <w:r>
              <w:rPr>
                <w:kern w:val="0"/>
                <w:sz w:val="18"/>
                <w:szCs w:val="18"/>
              </w:rPr>
              <w:t>2</w:t>
            </w:r>
          </w:p>
        </w:tc>
      </w:tr>
      <w:tr w14:paraId="4959B514">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0BDF5ED0">
            <w:pPr>
              <w:widowControl/>
              <w:tabs>
                <w:tab w:val="decimal" w:pos="0"/>
              </w:tabs>
              <w:ind w:firstLine="0" w:firstLineChars="0"/>
              <w:jc w:val="center"/>
              <w:rPr>
                <w:kern w:val="0"/>
                <w:sz w:val="18"/>
                <w:szCs w:val="18"/>
              </w:rPr>
            </w:pPr>
            <w:r>
              <w:rPr>
                <w:kern w:val="0"/>
                <w:sz w:val="18"/>
                <w:szCs w:val="18"/>
              </w:rPr>
              <w:t>19</w:t>
            </w:r>
          </w:p>
        </w:tc>
        <w:tc>
          <w:tcPr>
            <w:tcW w:w="1068" w:type="dxa"/>
            <w:tcBorders>
              <w:top w:val="nil"/>
              <w:left w:val="nil"/>
              <w:bottom w:val="single" w:color="auto" w:sz="4" w:space="0"/>
              <w:right w:val="single" w:color="auto" w:sz="4" w:space="0"/>
            </w:tcBorders>
            <w:vAlign w:val="center"/>
          </w:tcPr>
          <w:p w14:paraId="06D5F87A">
            <w:pPr>
              <w:widowControl/>
              <w:tabs>
                <w:tab w:val="decimal" w:pos="0"/>
              </w:tabs>
              <w:ind w:firstLine="0" w:firstLineChars="0"/>
              <w:jc w:val="center"/>
              <w:rPr>
                <w:kern w:val="0"/>
                <w:sz w:val="18"/>
                <w:szCs w:val="18"/>
              </w:rPr>
            </w:pPr>
            <w:r>
              <w:rPr>
                <w:kern w:val="0"/>
                <w:sz w:val="18"/>
                <w:szCs w:val="18"/>
              </w:rPr>
              <w:t>0.463867</w:t>
            </w:r>
          </w:p>
        </w:tc>
        <w:tc>
          <w:tcPr>
            <w:tcW w:w="588" w:type="dxa"/>
            <w:tcBorders>
              <w:top w:val="nil"/>
              <w:left w:val="nil"/>
              <w:bottom w:val="single" w:color="auto" w:sz="4" w:space="0"/>
              <w:right w:val="single" w:color="auto" w:sz="4" w:space="0"/>
            </w:tcBorders>
            <w:vAlign w:val="center"/>
          </w:tcPr>
          <w:p w14:paraId="47F652D4">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1A7A5B59">
            <w:pPr>
              <w:widowControl/>
              <w:tabs>
                <w:tab w:val="decimal" w:pos="0"/>
              </w:tabs>
              <w:ind w:firstLine="0" w:firstLineChars="0"/>
              <w:jc w:val="center"/>
              <w:rPr>
                <w:kern w:val="0"/>
                <w:sz w:val="18"/>
                <w:szCs w:val="18"/>
              </w:rPr>
            </w:pPr>
            <w:r>
              <w:rPr>
                <w:kern w:val="0"/>
                <w:sz w:val="18"/>
                <w:szCs w:val="18"/>
              </w:rPr>
              <w:t>147</w:t>
            </w:r>
          </w:p>
        </w:tc>
        <w:tc>
          <w:tcPr>
            <w:tcW w:w="1068" w:type="dxa"/>
            <w:tcBorders>
              <w:top w:val="nil"/>
              <w:left w:val="nil"/>
              <w:bottom w:val="single" w:color="auto" w:sz="4" w:space="0"/>
              <w:right w:val="single" w:color="auto" w:sz="4" w:space="0"/>
            </w:tcBorders>
            <w:vAlign w:val="center"/>
          </w:tcPr>
          <w:p w14:paraId="4D066405">
            <w:pPr>
              <w:widowControl/>
              <w:tabs>
                <w:tab w:val="decimal" w:pos="0"/>
              </w:tabs>
              <w:ind w:firstLine="0" w:firstLineChars="0"/>
              <w:jc w:val="center"/>
              <w:rPr>
                <w:kern w:val="0"/>
                <w:sz w:val="18"/>
                <w:szCs w:val="18"/>
              </w:rPr>
            </w:pPr>
            <w:r>
              <w:rPr>
                <w:kern w:val="0"/>
                <w:sz w:val="18"/>
                <w:szCs w:val="18"/>
              </w:rPr>
              <w:t>3.588867</w:t>
            </w:r>
          </w:p>
        </w:tc>
        <w:tc>
          <w:tcPr>
            <w:tcW w:w="426" w:type="dxa"/>
            <w:tcBorders>
              <w:top w:val="nil"/>
              <w:left w:val="nil"/>
              <w:bottom w:val="single" w:color="auto" w:sz="4" w:space="0"/>
              <w:right w:val="single" w:color="auto" w:sz="4" w:space="0"/>
            </w:tcBorders>
            <w:vAlign w:val="center"/>
          </w:tcPr>
          <w:p w14:paraId="2CE1934C">
            <w:pPr>
              <w:widowControl/>
              <w:tabs>
                <w:tab w:val="decimal" w:pos="0"/>
              </w:tabs>
              <w:ind w:firstLine="0" w:firstLineChars="0"/>
              <w:jc w:val="center"/>
              <w:rPr>
                <w:kern w:val="0"/>
                <w:sz w:val="18"/>
                <w:szCs w:val="18"/>
              </w:rPr>
            </w:pPr>
            <w:r>
              <w:rPr>
                <w:kern w:val="0"/>
                <w:sz w:val="18"/>
                <w:szCs w:val="18"/>
              </w:rPr>
              <w:t>5</w:t>
            </w:r>
          </w:p>
        </w:tc>
        <w:tc>
          <w:tcPr>
            <w:tcW w:w="813" w:type="dxa"/>
            <w:tcBorders>
              <w:top w:val="nil"/>
              <w:left w:val="nil"/>
              <w:bottom w:val="single" w:color="auto" w:sz="4" w:space="0"/>
              <w:right w:val="single" w:color="auto" w:sz="4" w:space="0"/>
            </w:tcBorders>
            <w:vAlign w:val="center"/>
          </w:tcPr>
          <w:p w14:paraId="397AB0F3">
            <w:pPr>
              <w:widowControl/>
              <w:tabs>
                <w:tab w:val="decimal" w:pos="0"/>
              </w:tabs>
              <w:ind w:firstLine="0" w:firstLineChars="0"/>
              <w:jc w:val="center"/>
              <w:rPr>
                <w:kern w:val="0"/>
                <w:sz w:val="18"/>
                <w:szCs w:val="18"/>
              </w:rPr>
            </w:pPr>
            <w:r>
              <w:rPr>
                <w:kern w:val="0"/>
                <w:sz w:val="18"/>
                <w:szCs w:val="18"/>
              </w:rPr>
              <w:t>275</w:t>
            </w:r>
          </w:p>
        </w:tc>
        <w:tc>
          <w:tcPr>
            <w:tcW w:w="1068" w:type="dxa"/>
            <w:tcBorders>
              <w:top w:val="nil"/>
              <w:left w:val="nil"/>
              <w:bottom w:val="single" w:color="auto" w:sz="4" w:space="0"/>
              <w:right w:val="single" w:color="auto" w:sz="4" w:space="0"/>
            </w:tcBorders>
            <w:vAlign w:val="center"/>
          </w:tcPr>
          <w:p w14:paraId="3E082F26">
            <w:pPr>
              <w:widowControl/>
              <w:tabs>
                <w:tab w:val="decimal" w:pos="0"/>
              </w:tabs>
              <w:ind w:firstLine="0" w:firstLineChars="0"/>
              <w:jc w:val="center"/>
              <w:rPr>
                <w:kern w:val="0"/>
                <w:sz w:val="18"/>
                <w:szCs w:val="18"/>
              </w:rPr>
            </w:pPr>
            <w:r>
              <w:rPr>
                <w:kern w:val="0"/>
                <w:sz w:val="18"/>
                <w:szCs w:val="18"/>
              </w:rPr>
              <w:t>6.713867</w:t>
            </w:r>
          </w:p>
        </w:tc>
        <w:tc>
          <w:tcPr>
            <w:tcW w:w="426" w:type="dxa"/>
            <w:tcBorders>
              <w:top w:val="nil"/>
              <w:left w:val="nil"/>
              <w:bottom w:val="single" w:color="auto" w:sz="4" w:space="0"/>
              <w:right w:val="single" w:color="auto" w:sz="4" w:space="0"/>
            </w:tcBorders>
            <w:vAlign w:val="center"/>
          </w:tcPr>
          <w:p w14:paraId="7DB0A60A">
            <w:pPr>
              <w:widowControl/>
              <w:tabs>
                <w:tab w:val="decimal" w:pos="0"/>
              </w:tabs>
              <w:ind w:firstLine="0" w:firstLineChars="0"/>
              <w:jc w:val="center"/>
              <w:rPr>
                <w:kern w:val="0"/>
                <w:sz w:val="18"/>
                <w:szCs w:val="18"/>
              </w:rPr>
            </w:pPr>
            <w:r>
              <w:rPr>
                <w:kern w:val="0"/>
                <w:sz w:val="18"/>
                <w:szCs w:val="18"/>
              </w:rPr>
              <w:t>3</w:t>
            </w:r>
          </w:p>
        </w:tc>
        <w:tc>
          <w:tcPr>
            <w:tcW w:w="813" w:type="dxa"/>
            <w:tcBorders>
              <w:top w:val="nil"/>
              <w:left w:val="nil"/>
              <w:bottom w:val="single" w:color="auto" w:sz="4" w:space="0"/>
              <w:right w:val="single" w:color="auto" w:sz="4" w:space="0"/>
            </w:tcBorders>
            <w:vAlign w:val="center"/>
          </w:tcPr>
          <w:p w14:paraId="4A85E7E5">
            <w:pPr>
              <w:widowControl/>
              <w:tabs>
                <w:tab w:val="decimal" w:pos="0"/>
              </w:tabs>
              <w:ind w:firstLine="0" w:firstLineChars="0"/>
              <w:jc w:val="center"/>
              <w:rPr>
                <w:kern w:val="0"/>
                <w:sz w:val="18"/>
                <w:szCs w:val="18"/>
              </w:rPr>
            </w:pPr>
            <w:r>
              <w:rPr>
                <w:kern w:val="0"/>
                <w:sz w:val="18"/>
                <w:szCs w:val="18"/>
              </w:rPr>
              <w:t>403</w:t>
            </w:r>
          </w:p>
        </w:tc>
        <w:tc>
          <w:tcPr>
            <w:tcW w:w="1109" w:type="dxa"/>
            <w:tcBorders>
              <w:top w:val="nil"/>
              <w:left w:val="nil"/>
              <w:bottom w:val="single" w:color="auto" w:sz="4" w:space="0"/>
              <w:right w:val="single" w:color="auto" w:sz="4" w:space="0"/>
            </w:tcBorders>
            <w:vAlign w:val="center"/>
          </w:tcPr>
          <w:p w14:paraId="61BDBB73">
            <w:pPr>
              <w:widowControl/>
              <w:tabs>
                <w:tab w:val="decimal" w:pos="0"/>
              </w:tabs>
              <w:ind w:firstLine="0" w:firstLineChars="0"/>
              <w:jc w:val="center"/>
              <w:rPr>
                <w:kern w:val="0"/>
                <w:sz w:val="18"/>
                <w:szCs w:val="18"/>
              </w:rPr>
            </w:pPr>
            <w:r>
              <w:rPr>
                <w:kern w:val="0"/>
                <w:sz w:val="18"/>
                <w:szCs w:val="18"/>
              </w:rPr>
              <w:t>9.838867</w:t>
            </w:r>
          </w:p>
        </w:tc>
        <w:tc>
          <w:tcPr>
            <w:tcW w:w="426" w:type="dxa"/>
            <w:tcBorders>
              <w:top w:val="nil"/>
              <w:left w:val="nil"/>
              <w:bottom w:val="single" w:color="auto" w:sz="4" w:space="0"/>
              <w:right w:val="single" w:color="auto" w:sz="4" w:space="0"/>
            </w:tcBorders>
            <w:vAlign w:val="center"/>
          </w:tcPr>
          <w:p w14:paraId="62B8168C">
            <w:pPr>
              <w:widowControl/>
              <w:tabs>
                <w:tab w:val="decimal" w:pos="0"/>
              </w:tabs>
              <w:ind w:firstLine="0" w:firstLineChars="0"/>
              <w:jc w:val="center"/>
              <w:rPr>
                <w:kern w:val="0"/>
                <w:sz w:val="18"/>
                <w:szCs w:val="18"/>
              </w:rPr>
            </w:pPr>
            <w:r>
              <w:rPr>
                <w:kern w:val="0"/>
                <w:sz w:val="18"/>
                <w:szCs w:val="18"/>
              </w:rPr>
              <w:t>0</w:t>
            </w:r>
          </w:p>
        </w:tc>
      </w:tr>
      <w:tr w14:paraId="05A6EDD8">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0A8D7ACC">
            <w:pPr>
              <w:widowControl/>
              <w:tabs>
                <w:tab w:val="decimal" w:pos="0"/>
              </w:tabs>
              <w:ind w:firstLine="0" w:firstLineChars="0"/>
              <w:jc w:val="center"/>
              <w:rPr>
                <w:kern w:val="0"/>
                <w:sz w:val="18"/>
                <w:szCs w:val="18"/>
              </w:rPr>
            </w:pPr>
            <w:r>
              <w:rPr>
                <w:kern w:val="0"/>
                <w:sz w:val="18"/>
                <w:szCs w:val="18"/>
              </w:rPr>
              <w:t>20</w:t>
            </w:r>
          </w:p>
        </w:tc>
        <w:tc>
          <w:tcPr>
            <w:tcW w:w="1068" w:type="dxa"/>
            <w:tcBorders>
              <w:top w:val="nil"/>
              <w:left w:val="nil"/>
              <w:bottom w:val="single" w:color="auto" w:sz="4" w:space="0"/>
              <w:right w:val="single" w:color="auto" w:sz="4" w:space="0"/>
            </w:tcBorders>
            <w:vAlign w:val="center"/>
          </w:tcPr>
          <w:p w14:paraId="701BA5B9">
            <w:pPr>
              <w:widowControl/>
              <w:tabs>
                <w:tab w:val="decimal" w:pos="0"/>
              </w:tabs>
              <w:ind w:firstLine="0" w:firstLineChars="0"/>
              <w:jc w:val="center"/>
              <w:rPr>
                <w:kern w:val="0"/>
                <w:sz w:val="18"/>
                <w:szCs w:val="18"/>
              </w:rPr>
            </w:pPr>
            <w:r>
              <w:rPr>
                <w:kern w:val="0"/>
                <w:sz w:val="18"/>
                <w:szCs w:val="18"/>
              </w:rPr>
              <w:t>0.488281</w:t>
            </w:r>
          </w:p>
        </w:tc>
        <w:tc>
          <w:tcPr>
            <w:tcW w:w="588" w:type="dxa"/>
            <w:tcBorders>
              <w:top w:val="nil"/>
              <w:left w:val="nil"/>
              <w:bottom w:val="single" w:color="auto" w:sz="4" w:space="0"/>
              <w:right w:val="single" w:color="auto" w:sz="4" w:space="0"/>
            </w:tcBorders>
            <w:vAlign w:val="center"/>
          </w:tcPr>
          <w:p w14:paraId="1A1D61F2">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4D66D35B">
            <w:pPr>
              <w:widowControl/>
              <w:tabs>
                <w:tab w:val="decimal" w:pos="0"/>
              </w:tabs>
              <w:ind w:firstLine="0" w:firstLineChars="0"/>
              <w:jc w:val="center"/>
              <w:rPr>
                <w:kern w:val="0"/>
                <w:sz w:val="18"/>
                <w:szCs w:val="18"/>
              </w:rPr>
            </w:pPr>
            <w:r>
              <w:rPr>
                <w:kern w:val="0"/>
                <w:sz w:val="18"/>
                <w:szCs w:val="18"/>
              </w:rPr>
              <w:t>148</w:t>
            </w:r>
          </w:p>
        </w:tc>
        <w:tc>
          <w:tcPr>
            <w:tcW w:w="1068" w:type="dxa"/>
            <w:tcBorders>
              <w:top w:val="nil"/>
              <w:left w:val="nil"/>
              <w:bottom w:val="single" w:color="auto" w:sz="4" w:space="0"/>
              <w:right w:val="single" w:color="auto" w:sz="4" w:space="0"/>
            </w:tcBorders>
            <w:vAlign w:val="center"/>
          </w:tcPr>
          <w:p w14:paraId="5FF3599D">
            <w:pPr>
              <w:widowControl/>
              <w:tabs>
                <w:tab w:val="decimal" w:pos="0"/>
              </w:tabs>
              <w:ind w:firstLine="0" w:firstLineChars="0"/>
              <w:jc w:val="center"/>
              <w:rPr>
                <w:kern w:val="0"/>
                <w:sz w:val="18"/>
                <w:szCs w:val="18"/>
              </w:rPr>
            </w:pPr>
            <w:r>
              <w:rPr>
                <w:kern w:val="0"/>
                <w:sz w:val="18"/>
                <w:szCs w:val="18"/>
              </w:rPr>
              <w:t>3.613281</w:t>
            </w:r>
          </w:p>
        </w:tc>
        <w:tc>
          <w:tcPr>
            <w:tcW w:w="426" w:type="dxa"/>
            <w:tcBorders>
              <w:top w:val="nil"/>
              <w:left w:val="nil"/>
              <w:bottom w:val="single" w:color="auto" w:sz="4" w:space="0"/>
              <w:right w:val="single" w:color="auto" w:sz="4" w:space="0"/>
            </w:tcBorders>
            <w:vAlign w:val="center"/>
          </w:tcPr>
          <w:p w14:paraId="4A45B46C">
            <w:pPr>
              <w:widowControl/>
              <w:tabs>
                <w:tab w:val="decimal" w:pos="0"/>
              </w:tabs>
              <w:ind w:firstLine="0" w:firstLineChars="0"/>
              <w:jc w:val="center"/>
              <w:rPr>
                <w:kern w:val="0"/>
                <w:sz w:val="18"/>
                <w:szCs w:val="18"/>
              </w:rPr>
            </w:pPr>
            <w:r>
              <w:rPr>
                <w:kern w:val="0"/>
                <w:sz w:val="18"/>
                <w:szCs w:val="18"/>
              </w:rPr>
              <w:t>4</w:t>
            </w:r>
          </w:p>
        </w:tc>
        <w:tc>
          <w:tcPr>
            <w:tcW w:w="813" w:type="dxa"/>
            <w:tcBorders>
              <w:top w:val="nil"/>
              <w:left w:val="nil"/>
              <w:bottom w:val="single" w:color="auto" w:sz="4" w:space="0"/>
              <w:right w:val="single" w:color="auto" w:sz="4" w:space="0"/>
            </w:tcBorders>
            <w:vAlign w:val="center"/>
          </w:tcPr>
          <w:p w14:paraId="65CB47CF">
            <w:pPr>
              <w:widowControl/>
              <w:tabs>
                <w:tab w:val="decimal" w:pos="0"/>
              </w:tabs>
              <w:ind w:firstLine="0" w:firstLineChars="0"/>
              <w:jc w:val="center"/>
              <w:rPr>
                <w:kern w:val="0"/>
                <w:sz w:val="18"/>
                <w:szCs w:val="18"/>
              </w:rPr>
            </w:pPr>
            <w:r>
              <w:rPr>
                <w:kern w:val="0"/>
                <w:sz w:val="18"/>
                <w:szCs w:val="18"/>
              </w:rPr>
              <w:t>276</w:t>
            </w:r>
          </w:p>
        </w:tc>
        <w:tc>
          <w:tcPr>
            <w:tcW w:w="1068" w:type="dxa"/>
            <w:tcBorders>
              <w:top w:val="nil"/>
              <w:left w:val="nil"/>
              <w:bottom w:val="single" w:color="auto" w:sz="4" w:space="0"/>
              <w:right w:val="single" w:color="auto" w:sz="4" w:space="0"/>
            </w:tcBorders>
            <w:vAlign w:val="center"/>
          </w:tcPr>
          <w:p w14:paraId="2B3FED47">
            <w:pPr>
              <w:widowControl/>
              <w:tabs>
                <w:tab w:val="decimal" w:pos="0"/>
              </w:tabs>
              <w:ind w:firstLine="0" w:firstLineChars="0"/>
              <w:jc w:val="center"/>
              <w:rPr>
                <w:kern w:val="0"/>
                <w:sz w:val="18"/>
                <w:szCs w:val="18"/>
              </w:rPr>
            </w:pPr>
            <w:r>
              <w:rPr>
                <w:kern w:val="0"/>
                <w:sz w:val="18"/>
                <w:szCs w:val="18"/>
              </w:rPr>
              <w:t>6.738281</w:t>
            </w:r>
          </w:p>
        </w:tc>
        <w:tc>
          <w:tcPr>
            <w:tcW w:w="426" w:type="dxa"/>
            <w:tcBorders>
              <w:top w:val="nil"/>
              <w:left w:val="nil"/>
              <w:bottom w:val="single" w:color="auto" w:sz="4" w:space="0"/>
              <w:right w:val="single" w:color="auto" w:sz="4" w:space="0"/>
            </w:tcBorders>
            <w:vAlign w:val="center"/>
          </w:tcPr>
          <w:p w14:paraId="2C6B4A55">
            <w:pPr>
              <w:widowControl/>
              <w:tabs>
                <w:tab w:val="decimal" w:pos="0"/>
              </w:tabs>
              <w:ind w:firstLine="0" w:firstLineChars="0"/>
              <w:jc w:val="center"/>
              <w:rPr>
                <w:kern w:val="0"/>
                <w:sz w:val="18"/>
                <w:szCs w:val="18"/>
              </w:rPr>
            </w:pPr>
            <w:r>
              <w:rPr>
                <w:kern w:val="0"/>
                <w:sz w:val="18"/>
                <w:szCs w:val="18"/>
              </w:rPr>
              <w:t>1</w:t>
            </w:r>
          </w:p>
        </w:tc>
        <w:tc>
          <w:tcPr>
            <w:tcW w:w="813" w:type="dxa"/>
            <w:tcBorders>
              <w:top w:val="nil"/>
              <w:left w:val="nil"/>
              <w:bottom w:val="single" w:color="auto" w:sz="4" w:space="0"/>
              <w:right w:val="single" w:color="auto" w:sz="4" w:space="0"/>
            </w:tcBorders>
            <w:vAlign w:val="center"/>
          </w:tcPr>
          <w:p w14:paraId="5F863771">
            <w:pPr>
              <w:widowControl/>
              <w:tabs>
                <w:tab w:val="decimal" w:pos="0"/>
              </w:tabs>
              <w:ind w:firstLine="0" w:firstLineChars="0"/>
              <w:jc w:val="center"/>
              <w:rPr>
                <w:kern w:val="0"/>
                <w:sz w:val="18"/>
                <w:szCs w:val="18"/>
              </w:rPr>
            </w:pPr>
            <w:r>
              <w:rPr>
                <w:kern w:val="0"/>
                <w:sz w:val="18"/>
                <w:szCs w:val="18"/>
              </w:rPr>
              <w:t>404</w:t>
            </w:r>
          </w:p>
        </w:tc>
        <w:tc>
          <w:tcPr>
            <w:tcW w:w="1109" w:type="dxa"/>
            <w:tcBorders>
              <w:top w:val="nil"/>
              <w:left w:val="nil"/>
              <w:bottom w:val="single" w:color="auto" w:sz="4" w:space="0"/>
              <w:right w:val="single" w:color="auto" w:sz="4" w:space="0"/>
            </w:tcBorders>
            <w:vAlign w:val="center"/>
          </w:tcPr>
          <w:p w14:paraId="6A5AE1D8">
            <w:pPr>
              <w:widowControl/>
              <w:tabs>
                <w:tab w:val="decimal" w:pos="0"/>
              </w:tabs>
              <w:ind w:firstLine="0" w:firstLineChars="0"/>
              <w:jc w:val="center"/>
              <w:rPr>
                <w:kern w:val="0"/>
                <w:sz w:val="18"/>
                <w:szCs w:val="18"/>
              </w:rPr>
            </w:pPr>
            <w:r>
              <w:rPr>
                <w:kern w:val="0"/>
                <w:sz w:val="18"/>
                <w:szCs w:val="18"/>
              </w:rPr>
              <w:t>9.863281</w:t>
            </w:r>
          </w:p>
        </w:tc>
        <w:tc>
          <w:tcPr>
            <w:tcW w:w="426" w:type="dxa"/>
            <w:tcBorders>
              <w:top w:val="nil"/>
              <w:left w:val="nil"/>
              <w:bottom w:val="single" w:color="auto" w:sz="4" w:space="0"/>
              <w:right w:val="single" w:color="auto" w:sz="4" w:space="0"/>
            </w:tcBorders>
            <w:vAlign w:val="center"/>
          </w:tcPr>
          <w:p w14:paraId="6159C00F">
            <w:pPr>
              <w:widowControl/>
              <w:tabs>
                <w:tab w:val="decimal" w:pos="0"/>
              </w:tabs>
              <w:ind w:firstLine="0" w:firstLineChars="0"/>
              <w:jc w:val="center"/>
              <w:rPr>
                <w:kern w:val="0"/>
                <w:sz w:val="18"/>
                <w:szCs w:val="18"/>
              </w:rPr>
            </w:pPr>
            <w:r>
              <w:rPr>
                <w:kern w:val="0"/>
                <w:sz w:val="18"/>
                <w:szCs w:val="18"/>
              </w:rPr>
              <w:t>5</w:t>
            </w:r>
          </w:p>
        </w:tc>
      </w:tr>
      <w:tr w14:paraId="36312DD6">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43CD93A2">
            <w:pPr>
              <w:widowControl/>
              <w:tabs>
                <w:tab w:val="decimal" w:pos="0"/>
              </w:tabs>
              <w:ind w:firstLine="0" w:firstLineChars="0"/>
              <w:jc w:val="center"/>
              <w:rPr>
                <w:kern w:val="0"/>
                <w:sz w:val="18"/>
                <w:szCs w:val="18"/>
              </w:rPr>
            </w:pPr>
            <w:r>
              <w:rPr>
                <w:kern w:val="0"/>
                <w:sz w:val="18"/>
                <w:szCs w:val="18"/>
              </w:rPr>
              <w:t>21</w:t>
            </w:r>
          </w:p>
        </w:tc>
        <w:tc>
          <w:tcPr>
            <w:tcW w:w="1068" w:type="dxa"/>
            <w:tcBorders>
              <w:top w:val="nil"/>
              <w:left w:val="nil"/>
              <w:bottom w:val="single" w:color="auto" w:sz="4" w:space="0"/>
              <w:right w:val="single" w:color="auto" w:sz="4" w:space="0"/>
            </w:tcBorders>
            <w:vAlign w:val="center"/>
          </w:tcPr>
          <w:p w14:paraId="0BC73D76">
            <w:pPr>
              <w:widowControl/>
              <w:tabs>
                <w:tab w:val="decimal" w:pos="0"/>
              </w:tabs>
              <w:ind w:firstLine="0" w:firstLineChars="0"/>
              <w:jc w:val="center"/>
              <w:rPr>
                <w:kern w:val="0"/>
                <w:sz w:val="18"/>
                <w:szCs w:val="18"/>
              </w:rPr>
            </w:pPr>
            <w:r>
              <w:rPr>
                <w:kern w:val="0"/>
                <w:sz w:val="18"/>
                <w:szCs w:val="18"/>
              </w:rPr>
              <w:t>0.512695</w:t>
            </w:r>
          </w:p>
        </w:tc>
        <w:tc>
          <w:tcPr>
            <w:tcW w:w="588" w:type="dxa"/>
            <w:tcBorders>
              <w:top w:val="nil"/>
              <w:left w:val="nil"/>
              <w:bottom w:val="single" w:color="auto" w:sz="4" w:space="0"/>
              <w:right w:val="single" w:color="auto" w:sz="4" w:space="0"/>
            </w:tcBorders>
            <w:vAlign w:val="center"/>
          </w:tcPr>
          <w:p w14:paraId="1C137A89">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28F772E4">
            <w:pPr>
              <w:widowControl/>
              <w:tabs>
                <w:tab w:val="decimal" w:pos="0"/>
              </w:tabs>
              <w:ind w:firstLine="0" w:firstLineChars="0"/>
              <w:jc w:val="center"/>
              <w:rPr>
                <w:kern w:val="0"/>
                <w:sz w:val="18"/>
                <w:szCs w:val="18"/>
              </w:rPr>
            </w:pPr>
            <w:r>
              <w:rPr>
                <w:kern w:val="0"/>
                <w:sz w:val="18"/>
                <w:szCs w:val="18"/>
              </w:rPr>
              <w:t>149</w:t>
            </w:r>
          </w:p>
        </w:tc>
        <w:tc>
          <w:tcPr>
            <w:tcW w:w="1068" w:type="dxa"/>
            <w:tcBorders>
              <w:top w:val="nil"/>
              <w:left w:val="nil"/>
              <w:bottom w:val="single" w:color="auto" w:sz="4" w:space="0"/>
              <w:right w:val="single" w:color="auto" w:sz="4" w:space="0"/>
            </w:tcBorders>
            <w:vAlign w:val="center"/>
          </w:tcPr>
          <w:p w14:paraId="6B80C9A6">
            <w:pPr>
              <w:widowControl/>
              <w:tabs>
                <w:tab w:val="decimal" w:pos="0"/>
              </w:tabs>
              <w:ind w:firstLine="0" w:firstLineChars="0"/>
              <w:jc w:val="center"/>
              <w:rPr>
                <w:kern w:val="0"/>
                <w:sz w:val="18"/>
                <w:szCs w:val="18"/>
              </w:rPr>
            </w:pPr>
            <w:r>
              <w:rPr>
                <w:kern w:val="0"/>
                <w:sz w:val="18"/>
                <w:szCs w:val="18"/>
              </w:rPr>
              <w:t>3.637695</w:t>
            </w:r>
          </w:p>
        </w:tc>
        <w:tc>
          <w:tcPr>
            <w:tcW w:w="426" w:type="dxa"/>
            <w:tcBorders>
              <w:top w:val="nil"/>
              <w:left w:val="nil"/>
              <w:bottom w:val="single" w:color="auto" w:sz="4" w:space="0"/>
              <w:right w:val="single" w:color="auto" w:sz="4" w:space="0"/>
            </w:tcBorders>
            <w:vAlign w:val="center"/>
          </w:tcPr>
          <w:p w14:paraId="4FEC4096">
            <w:pPr>
              <w:widowControl/>
              <w:tabs>
                <w:tab w:val="decimal" w:pos="0"/>
              </w:tabs>
              <w:ind w:firstLine="0" w:firstLineChars="0"/>
              <w:jc w:val="center"/>
              <w:rPr>
                <w:kern w:val="0"/>
                <w:sz w:val="18"/>
                <w:szCs w:val="18"/>
              </w:rPr>
            </w:pPr>
            <w:r>
              <w:rPr>
                <w:kern w:val="0"/>
                <w:sz w:val="18"/>
                <w:szCs w:val="18"/>
              </w:rPr>
              <w:t>4</w:t>
            </w:r>
          </w:p>
        </w:tc>
        <w:tc>
          <w:tcPr>
            <w:tcW w:w="813" w:type="dxa"/>
            <w:tcBorders>
              <w:top w:val="nil"/>
              <w:left w:val="nil"/>
              <w:bottom w:val="single" w:color="auto" w:sz="4" w:space="0"/>
              <w:right w:val="single" w:color="auto" w:sz="4" w:space="0"/>
            </w:tcBorders>
            <w:vAlign w:val="center"/>
          </w:tcPr>
          <w:p w14:paraId="2E55628D">
            <w:pPr>
              <w:widowControl/>
              <w:tabs>
                <w:tab w:val="decimal" w:pos="0"/>
              </w:tabs>
              <w:ind w:firstLine="0" w:firstLineChars="0"/>
              <w:jc w:val="center"/>
              <w:rPr>
                <w:kern w:val="0"/>
                <w:sz w:val="18"/>
                <w:szCs w:val="18"/>
              </w:rPr>
            </w:pPr>
            <w:r>
              <w:rPr>
                <w:kern w:val="0"/>
                <w:sz w:val="18"/>
                <w:szCs w:val="18"/>
              </w:rPr>
              <w:t>277</w:t>
            </w:r>
          </w:p>
        </w:tc>
        <w:tc>
          <w:tcPr>
            <w:tcW w:w="1068" w:type="dxa"/>
            <w:tcBorders>
              <w:top w:val="nil"/>
              <w:left w:val="nil"/>
              <w:bottom w:val="single" w:color="auto" w:sz="4" w:space="0"/>
              <w:right w:val="single" w:color="auto" w:sz="4" w:space="0"/>
            </w:tcBorders>
            <w:vAlign w:val="center"/>
          </w:tcPr>
          <w:p w14:paraId="44750B63">
            <w:pPr>
              <w:widowControl/>
              <w:tabs>
                <w:tab w:val="decimal" w:pos="0"/>
              </w:tabs>
              <w:ind w:firstLine="0" w:firstLineChars="0"/>
              <w:jc w:val="center"/>
              <w:rPr>
                <w:kern w:val="0"/>
                <w:sz w:val="18"/>
                <w:szCs w:val="18"/>
              </w:rPr>
            </w:pPr>
            <w:r>
              <w:rPr>
                <w:kern w:val="0"/>
                <w:sz w:val="18"/>
                <w:szCs w:val="18"/>
              </w:rPr>
              <w:t>6.762695</w:t>
            </w:r>
          </w:p>
        </w:tc>
        <w:tc>
          <w:tcPr>
            <w:tcW w:w="426" w:type="dxa"/>
            <w:tcBorders>
              <w:top w:val="nil"/>
              <w:left w:val="nil"/>
              <w:bottom w:val="single" w:color="auto" w:sz="4" w:space="0"/>
              <w:right w:val="single" w:color="auto" w:sz="4" w:space="0"/>
            </w:tcBorders>
            <w:vAlign w:val="center"/>
          </w:tcPr>
          <w:p w14:paraId="7F2D6A3F">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0E13EDEF">
            <w:pPr>
              <w:widowControl/>
              <w:tabs>
                <w:tab w:val="decimal" w:pos="0"/>
              </w:tabs>
              <w:ind w:firstLine="0" w:firstLineChars="0"/>
              <w:jc w:val="center"/>
              <w:rPr>
                <w:kern w:val="0"/>
                <w:sz w:val="18"/>
                <w:szCs w:val="18"/>
              </w:rPr>
            </w:pPr>
            <w:r>
              <w:rPr>
                <w:kern w:val="0"/>
                <w:sz w:val="18"/>
                <w:szCs w:val="18"/>
              </w:rPr>
              <w:t>405</w:t>
            </w:r>
          </w:p>
        </w:tc>
        <w:tc>
          <w:tcPr>
            <w:tcW w:w="1109" w:type="dxa"/>
            <w:tcBorders>
              <w:top w:val="nil"/>
              <w:left w:val="nil"/>
              <w:bottom w:val="single" w:color="auto" w:sz="4" w:space="0"/>
              <w:right w:val="single" w:color="auto" w:sz="4" w:space="0"/>
            </w:tcBorders>
            <w:vAlign w:val="center"/>
          </w:tcPr>
          <w:p w14:paraId="0FFE5F44">
            <w:pPr>
              <w:widowControl/>
              <w:tabs>
                <w:tab w:val="decimal" w:pos="0"/>
              </w:tabs>
              <w:ind w:firstLine="0" w:firstLineChars="0"/>
              <w:jc w:val="center"/>
              <w:rPr>
                <w:kern w:val="0"/>
                <w:sz w:val="18"/>
                <w:szCs w:val="18"/>
              </w:rPr>
            </w:pPr>
            <w:r>
              <w:rPr>
                <w:kern w:val="0"/>
                <w:sz w:val="18"/>
                <w:szCs w:val="18"/>
              </w:rPr>
              <w:t>9.887695</w:t>
            </w:r>
          </w:p>
        </w:tc>
        <w:tc>
          <w:tcPr>
            <w:tcW w:w="426" w:type="dxa"/>
            <w:tcBorders>
              <w:top w:val="nil"/>
              <w:left w:val="nil"/>
              <w:bottom w:val="single" w:color="auto" w:sz="4" w:space="0"/>
              <w:right w:val="single" w:color="auto" w:sz="4" w:space="0"/>
            </w:tcBorders>
            <w:vAlign w:val="center"/>
          </w:tcPr>
          <w:p w14:paraId="062076D3">
            <w:pPr>
              <w:widowControl/>
              <w:tabs>
                <w:tab w:val="decimal" w:pos="0"/>
              </w:tabs>
              <w:ind w:firstLine="0" w:firstLineChars="0"/>
              <w:jc w:val="center"/>
              <w:rPr>
                <w:kern w:val="0"/>
                <w:sz w:val="18"/>
                <w:szCs w:val="18"/>
              </w:rPr>
            </w:pPr>
            <w:r>
              <w:rPr>
                <w:kern w:val="0"/>
                <w:sz w:val="18"/>
                <w:szCs w:val="18"/>
              </w:rPr>
              <w:t>3</w:t>
            </w:r>
          </w:p>
        </w:tc>
      </w:tr>
      <w:tr w14:paraId="4C83D2CB">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386156C7">
            <w:pPr>
              <w:widowControl/>
              <w:tabs>
                <w:tab w:val="decimal" w:pos="0"/>
              </w:tabs>
              <w:ind w:firstLine="0" w:firstLineChars="0"/>
              <w:jc w:val="center"/>
              <w:rPr>
                <w:kern w:val="0"/>
                <w:sz w:val="18"/>
                <w:szCs w:val="18"/>
              </w:rPr>
            </w:pPr>
            <w:r>
              <w:rPr>
                <w:kern w:val="0"/>
                <w:sz w:val="18"/>
                <w:szCs w:val="18"/>
              </w:rPr>
              <w:t>22</w:t>
            </w:r>
          </w:p>
        </w:tc>
        <w:tc>
          <w:tcPr>
            <w:tcW w:w="1068" w:type="dxa"/>
            <w:tcBorders>
              <w:top w:val="nil"/>
              <w:left w:val="nil"/>
              <w:bottom w:val="single" w:color="auto" w:sz="4" w:space="0"/>
              <w:right w:val="single" w:color="auto" w:sz="4" w:space="0"/>
            </w:tcBorders>
            <w:vAlign w:val="center"/>
          </w:tcPr>
          <w:p w14:paraId="01FF25F4">
            <w:pPr>
              <w:widowControl/>
              <w:tabs>
                <w:tab w:val="decimal" w:pos="0"/>
              </w:tabs>
              <w:ind w:firstLine="0" w:firstLineChars="0"/>
              <w:jc w:val="center"/>
              <w:rPr>
                <w:kern w:val="0"/>
                <w:sz w:val="18"/>
                <w:szCs w:val="18"/>
              </w:rPr>
            </w:pPr>
            <w:r>
              <w:rPr>
                <w:kern w:val="0"/>
                <w:sz w:val="18"/>
                <w:szCs w:val="18"/>
              </w:rPr>
              <w:t>0.537109</w:t>
            </w:r>
          </w:p>
        </w:tc>
        <w:tc>
          <w:tcPr>
            <w:tcW w:w="588" w:type="dxa"/>
            <w:tcBorders>
              <w:top w:val="nil"/>
              <w:left w:val="nil"/>
              <w:bottom w:val="single" w:color="auto" w:sz="4" w:space="0"/>
              <w:right w:val="single" w:color="auto" w:sz="4" w:space="0"/>
            </w:tcBorders>
            <w:vAlign w:val="center"/>
          </w:tcPr>
          <w:p w14:paraId="488C1A05">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214D7179">
            <w:pPr>
              <w:widowControl/>
              <w:tabs>
                <w:tab w:val="decimal" w:pos="0"/>
              </w:tabs>
              <w:ind w:firstLine="0" w:firstLineChars="0"/>
              <w:jc w:val="center"/>
              <w:rPr>
                <w:kern w:val="0"/>
                <w:sz w:val="18"/>
                <w:szCs w:val="18"/>
              </w:rPr>
            </w:pPr>
            <w:r>
              <w:rPr>
                <w:kern w:val="0"/>
                <w:sz w:val="18"/>
                <w:szCs w:val="18"/>
              </w:rPr>
              <w:t>150</w:t>
            </w:r>
          </w:p>
        </w:tc>
        <w:tc>
          <w:tcPr>
            <w:tcW w:w="1068" w:type="dxa"/>
            <w:tcBorders>
              <w:top w:val="nil"/>
              <w:left w:val="nil"/>
              <w:bottom w:val="single" w:color="auto" w:sz="4" w:space="0"/>
              <w:right w:val="single" w:color="auto" w:sz="4" w:space="0"/>
            </w:tcBorders>
            <w:vAlign w:val="center"/>
          </w:tcPr>
          <w:p w14:paraId="28685254">
            <w:pPr>
              <w:widowControl/>
              <w:tabs>
                <w:tab w:val="decimal" w:pos="0"/>
              </w:tabs>
              <w:ind w:firstLine="0" w:firstLineChars="0"/>
              <w:jc w:val="center"/>
              <w:rPr>
                <w:kern w:val="0"/>
                <w:sz w:val="18"/>
                <w:szCs w:val="18"/>
              </w:rPr>
            </w:pPr>
            <w:r>
              <w:rPr>
                <w:kern w:val="0"/>
                <w:sz w:val="18"/>
                <w:szCs w:val="18"/>
              </w:rPr>
              <w:t>3.662109</w:t>
            </w:r>
          </w:p>
        </w:tc>
        <w:tc>
          <w:tcPr>
            <w:tcW w:w="426" w:type="dxa"/>
            <w:tcBorders>
              <w:top w:val="nil"/>
              <w:left w:val="nil"/>
              <w:bottom w:val="single" w:color="auto" w:sz="4" w:space="0"/>
              <w:right w:val="single" w:color="auto" w:sz="4" w:space="0"/>
            </w:tcBorders>
            <w:vAlign w:val="center"/>
          </w:tcPr>
          <w:p w14:paraId="1FAA8F4F">
            <w:pPr>
              <w:widowControl/>
              <w:tabs>
                <w:tab w:val="decimal" w:pos="0"/>
              </w:tabs>
              <w:ind w:firstLine="0" w:firstLineChars="0"/>
              <w:jc w:val="center"/>
              <w:rPr>
                <w:kern w:val="0"/>
                <w:sz w:val="18"/>
                <w:szCs w:val="18"/>
              </w:rPr>
            </w:pPr>
            <w:r>
              <w:rPr>
                <w:kern w:val="0"/>
                <w:sz w:val="18"/>
                <w:szCs w:val="18"/>
              </w:rPr>
              <w:t>3</w:t>
            </w:r>
          </w:p>
        </w:tc>
        <w:tc>
          <w:tcPr>
            <w:tcW w:w="813" w:type="dxa"/>
            <w:tcBorders>
              <w:top w:val="nil"/>
              <w:left w:val="nil"/>
              <w:bottom w:val="single" w:color="auto" w:sz="4" w:space="0"/>
              <w:right w:val="single" w:color="auto" w:sz="4" w:space="0"/>
            </w:tcBorders>
            <w:vAlign w:val="center"/>
          </w:tcPr>
          <w:p w14:paraId="0C35FA4D">
            <w:pPr>
              <w:widowControl/>
              <w:tabs>
                <w:tab w:val="decimal" w:pos="0"/>
              </w:tabs>
              <w:ind w:firstLine="0" w:firstLineChars="0"/>
              <w:jc w:val="center"/>
              <w:rPr>
                <w:kern w:val="0"/>
                <w:sz w:val="18"/>
                <w:szCs w:val="18"/>
              </w:rPr>
            </w:pPr>
            <w:r>
              <w:rPr>
                <w:kern w:val="0"/>
                <w:sz w:val="18"/>
                <w:szCs w:val="18"/>
              </w:rPr>
              <w:t>278</w:t>
            </w:r>
          </w:p>
        </w:tc>
        <w:tc>
          <w:tcPr>
            <w:tcW w:w="1068" w:type="dxa"/>
            <w:tcBorders>
              <w:top w:val="nil"/>
              <w:left w:val="nil"/>
              <w:bottom w:val="single" w:color="auto" w:sz="4" w:space="0"/>
              <w:right w:val="single" w:color="auto" w:sz="4" w:space="0"/>
            </w:tcBorders>
            <w:vAlign w:val="center"/>
          </w:tcPr>
          <w:p w14:paraId="70B1379A">
            <w:pPr>
              <w:widowControl/>
              <w:tabs>
                <w:tab w:val="decimal" w:pos="0"/>
              </w:tabs>
              <w:ind w:firstLine="0" w:firstLineChars="0"/>
              <w:jc w:val="center"/>
              <w:rPr>
                <w:kern w:val="0"/>
                <w:sz w:val="18"/>
                <w:szCs w:val="18"/>
              </w:rPr>
            </w:pPr>
            <w:r>
              <w:rPr>
                <w:kern w:val="0"/>
                <w:sz w:val="18"/>
                <w:szCs w:val="18"/>
              </w:rPr>
              <w:t>6.787109</w:t>
            </w:r>
          </w:p>
        </w:tc>
        <w:tc>
          <w:tcPr>
            <w:tcW w:w="426" w:type="dxa"/>
            <w:tcBorders>
              <w:top w:val="nil"/>
              <w:left w:val="nil"/>
              <w:bottom w:val="single" w:color="auto" w:sz="4" w:space="0"/>
              <w:right w:val="single" w:color="auto" w:sz="4" w:space="0"/>
            </w:tcBorders>
            <w:vAlign w:val="center"/>
          </w:tcPr>
          <w:p w14:paraId="704FC4D1">
            <w:pPr>
              <w:widowControl/>
              <w:tabs>
                <w:tab w:val="decimal" w:pos="0"/>
              </w:tabs>
              <w:ind w:firstLine="0" w:firstLineChars="0"/>
              <w:jc w:val="center"/>
              <w:rPr>
                <w:kern w:val="0"/>
                <w:sz w:val="18"/>
                <w:szCs w:val="18"/>
              </w:rPr>
            </w:pPr>
            <w:r>
              <w:rPr>
                <w:kern w:val="0"/>
                <w:sz w:val="18"/>
                <w:szCs w:val="18"/>
              </w:rPr>
              <w:t>7</w:t>
            </w:r>
          </w:p>
        </w:tc>
        <w:tc>
          <w:tcPr>
            <w:tcW w:w="813" w:type="dxa"/>
            <w:tcBorders>
              <w:top w:val="nil"/>
              <w:left w:val="nil"/>
              <w:bottom w:val="single" w:color="auto" w:sz="4" w:space="0"/>
              <w:right w:val="single" w:color="auto" w:sz="4" w:space="0"/>
            </w:tcBorders>
            <w:vAlign w:val="center"/>
          </w:tcPr>
          <w:p w14:paraId="794C278C">
            <w:pPr>
              <w:widowControl/>
              <w:tabs>
                <w:tab w:val="decimal" w:pos="0"/>
              </w:tabs>
              <w:ind w:firstLine="0" w:firstLineChars="0"/>
              <w:jc w:val="center"/>
              <w:rPr>
                <w:kern w:val="0"/>
                <w:sz w:val="18"/>
                <w:szCs w:val="18"/>
              </w:rPr>
            </w:pPr>
            <w:r>
              <w:rPr>
                <w:kern w:val="0"/>
                <w:sz w:val="18"/>
                <w:szCs w:val="18"/>
              </w:rPr>
              <w:t>406</w:t>
            </w:r>
          </w:p>
        </w:tc>
        <w:tc>
          <w:tcPr>
            <w:tcW w:w="1109" w:type="dxa"/>
            <w:tcBorders>
              <w:top w:val="nil"/>
              <w:left w:val="nil"/>
              <w:bottom w:val="single" w:color="auto" w:sz="4" w:space="0"/>
              <w:right w:val="single" w:color="auto" w:sz="4" w:space="0"/>
            </w:tcBorders>
            <w:vAlign w:val="center"/>
          </w:tcPr>
          <w:p w14:paraId="38458B10">
            <w:pPr>
              <w:widowControl/>
              <w:tabs>
                <w:tab w:val="decimal" w:pos="0"/>
              </w:tabs>
              <w:ind w:firstLine="0" w:firstLineChars="0"/>
              <w:jc w:val="center"/>
              <w:rPr>
                <w:kern w:val="0"/>
                <w:sz w:val="18"/>
                <w:szCs w:val="18"/>
              </w:rPr>
            </w:pPr>
            <w:r>
              <w:rPr>
                <w:kern w:val="0"/>
                <w:sz w:val="18"/>
                <w:szCs w:val="18"/>
              </w:rPr>
              <w:t>9.912109</w:t>
            </w:r>
          </w:p>
        </w:tc>
        <w:tc>
          <w:tcPr>
            <w:tcW w:w="426" w:type="dxa"/>
            <w:tcBorders>
              <w:top w:val="nil"/>
              <w:left w:val="nil"/>
              <w:bottom w:val="single" w:color="auto" w:sz="4" w:space="0"/>
              <w:right w:val="single" w:color="auto" w:sz="4" w:space="0"/>
            </w:tcBorders>
            <w:vAlign w:val="center"/>
          </w:tcPr>
          <w:p w14:paraId="3D00CA63">
            <w:pPr>
              <w:widowControl/>
              <w:tabs>
                <w:tab w:val="decimal" w:pos="0"/>
              </w:tabs>
              <w:ind w:firstLine="0" w:firstLineChars="0"/>
              <w:jc w:val="center"/>
              <w:rPr>
                <w:kern w:val="0"/>
                <w:sz w:val="18"/>
                <w:szCs w:val="18"/>
              </w:rPr>
            </w:pPr>
            <w:r>
              <w:rPr>
                <w:kern w:val="0"/>
                <w:sz w:val="18"/>
                <w:szCs w:val="18"/>
              </w:rPr>
              <w:t>1</w:t>
            </w:r>
          </w:p>
        </w:tc>
      </w:tr>
      <w:tr w14:paraId="46B50ED9">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589D9849">
            <w:pPr>
              <w:widowControl/>
              <w:tabs>
                <w:tab w:val="decimal" w:pos="0"/>
              </w:tabs>
              <w:ind w:firstLine="0" w:firstLineChars="0"/>
              <w:jc w:val="center"/>
              <w:rPr>
                <w:kern w:val="0"/>
                <w:sz w:val="18"/>
                <w:szCs w:val="18"/>
              </w:rPr>
            </w:pPr>
            <w:r>
              <w:rPr>
                <w:kern w:val="0"/>
                <w:sz w:val="18"/>
                <w:szCs w:val="18"/>
              </w:rPr>
              <w:t>23</w:t>
            </w:r>
          </w:p>
        </w:tc>
        <w:tc>
          <w:tcPr>
            <w:tcW w:w="1068" w:type="dxa"/>
            <w:tcBorders>
              <w:top w:val="nil"/>
              <w:left w:val="nil"/>
              <w:bottom w:val="single" w:color="auto" w:sz="4" w:space="0"/>
              <w:right w:val="single" w:color="auto" w:sz="4" w:space="0"/>
            </w:tcBorders>
            <w:vAlign w:val="center"/>
          </w:tcPr>
          <w:p w14:paraId="5F34F940">
            <w:pPr>
              <w:widowControl/>
              <w:tabs>
                <w:tab w:val="decimal" w:pos="0"/>
              </w:tabs>
              <w:ind w:firstLine="0" w:firstLineChars="0"/>
              <w:jc w:val="center"/>
              <w:rPr>
                <w:kern w:val="0"/>
                <w:sz w:val="18"/>
                <w:szCs w:val="18"/>
              </w:rPr>
            </w:pPr>
            <w:r>
              <w:rPr>
                <w:kern w:val="0"/>
                <w:sz w:val="18"/>
                <w:szCs w:val="18"/>
              </w:rPr>
              <w:t>0.561523</w:t>
            </w:r>
          </w:p>
        </w:tc>
        <w:tc>
          <w:tcPr>
            <w:tcW w:w="588" w:type="dxa"/>
            <w:tcBorders>
              <w:top w:val="nil"/>
              <w:left w:val="nil"/>
              <w:bottom w:val="single" w:color="auto" w:sz="4" w:space="0"/>
              <w:right w:val="single" w:color="auto" w:sz="4" w:space="0"/>
            </w:tcBorders>
            <w:vAlign w:val="center"/>
          </w:tcPr>
          <w:p w14:paraId="3F82C3C5">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3263F23F">
            <w:pPr>
              <w:widowControl/>
              <w:tabs>
                <w:tab w:val="decimal" w:pos="0"/>
              </w:tabs>
              <w:ind w:firstLine="0" w:firstLineChars="0"/>
              <w:jc w:val="center"/>
              <w:rPr>
                <w:kern w:val="0"/>
                <w:sz w:val="18"/>
                <w:szCs w:val="18"/>
              </w:rPr>
            </w:pPr>
            <w:r>
              <w:rPr>
                <w:kern w:val="0"/>
                <w:sz w:val="18"/>
                <w:szCs w:val="18"/>
              </w:rPr>
              <w:t>151</w:t>
            </w:r>
          </w:p>
        </w:tc>
        <w:tc>
          <w:tcPr>
            <w:tcW w:w="1068" w:type="dxa"/>
            <w:tcBorders>
              <w:top w:val="nil"/>
              <w:left w:val="nil"/>
              <w:bottom w:val="single" w:color="auto" w:sz="4" w:space="0"/>
              <w:right w:val="single" w:color="auto" w:sz="4" w:space="0"/>
            </w:tcBorders>
            <w:vAlign w:val="center"/>
          </w:tcPr>
          <w:p w14:paraId="27379155">
            <w:pPr>
              <w:widowControl/>
              <w:tabs>
                <w:tab w:val="decimal" w:pos="0"/>
              </w:tabs>
              <w:ind w:firstLine="0" w:firstLineChars="0"/>
              <w:jc w:val="center"/>
              <w:rPr>
                <w:kern w:val="0"/>
                <w:sz w:val="18"/>
                <w:szCs w:val="18"/>
              </w:rPr>
            </w:pPr>
            <w:r>
              <w:rPr>
                <w:kern w:val="0"/>
                <w:sz w:val="18"/>
                <w:szCs w:val="18"/>
              </w:rPr>
              <w:t>3.686523</w:t>
            </w:r>
          </w:p>
        </w:tc>
        <w:tc>
          <w:tcPr>
            <w:tcW w:w="426" w:type="dxa"/>
            <w:tcBorders>
              <w:top w:val="nil"/>
              <w:left w:val="nil"/>
              <w:bottom w:val="single" w:color="auto" w:sz="4" w:space="0"/>
              <w:right w:val="single" w:color="auto" w:sz="4" w:space="0"/>
            </w:tcBorders>
            <w:vAlign w:val="center"/>
          </w:tcPr>
          <w:p w14:paraId="42401B3D">
            <w:pPr>
              <w:widowControl/>
              <w:tabs>
                <w:tab w:val="decimal" w:pos="0"/>
              </w:tabs>
              <w:ind w:firstLine="0" w:firstLineChars="0"/>
              <w:jc w:val="center"/>
              <w:rPr>
                <w:kern w:val="0"/>
                <w:sz w:val="18"/>
                <w:szCs w:val="18"/>
              </w:rPr>
            </w:pPr>
            <w:r>
              <w:rPr>
                <w:kern w:val="0"/>
                <w:sz w:val="18"/>
                <w:szCs w:val="18"/>
              </w:rPr>
              <w:t>3</w:t>
            </w:r>
          </w:p>
        </w:tc>
        <w:tc>
          <w:tcPr>
            <w:tcW w:w="813" w:type="dxa"/>
            <w:tcBorders>
              <w:top w:val="nil"/>
              <w:left w:val="nil"/>
              <w:bottom w:val="single" w:color="auto" w:sz="4" w:space="0"/>
              <w:right w:val="single" w:color="auto" w:sz="4" w:space="0"/>
            </w:tcBorders>
            <w:vAlign w:val="center"/>
          </w:tcPr>
          <w:p w14:paraId="3E33036D">
            <w:pPr>
              <w:widowControl/>
              <w:tabs>
                <w:tab w:val="decimal" w:pos="0"/>
              </w:tabs>
              <w:ind w:firstLine="0" w:firstLineChars="0"/>
              <w:jc w:val="center"/>
              <w:rPr>
                <w:kern w:val="0"/>
                <w:sz w:val="18"/>
                <w:szCs w:val="18"/>
              </w:rPr>
            </w:pPr>
            <w:r>
              <w:rPr>
                <w:kern w:val="0"/>
                <w:sz w:val="18"/>
                <w:szCs w:val="18"/>
              </w:rPr>
              <w:t>279</w:t>
            </w:r>
          </w:p>
        </w:tc>
        <w:tc>
          <w:tcPr>
            <w:tcW w:w="1068" w:type="dxa"/>
            <w:tcBorders>
              <w:top w:val="nil"/>
              <w:left w:val="nil"/>
              <w:bottom w:val="single" w:color="auto" w:sz="4" w:space="0"/>
              <w:right w:val="single" w:color="auto" w:sz="4" w:space="0"/>
            </w:tcBorders>
            <w:vAlign w:val="center"/>
          </w:tcPr>
          <w:p w14:paraId="3FF2FB23">
            <w:pPr>
              <w:widowControl/>
              <w:tabs>
                <w:tab w:val="decimal" w:pos="0"/>
              </w:tabs>
              <w:ind w:firstLine="0" w:firstLineChars="0"/>
              <w:jc w:val="center"/>
              <w:rPr>
                <w:kern w:val="0"/>
                <w:sz w:val="18"/>
                <w:szCs w:val="18"/>
              </w:rPr>
            </w:pPr>
            <w:r>
              <w:rPr>
                <w:kern w:val="0"/>
                <w:sz w:val="18"/>
                <w:szCs w:val="18"/>
              </w:rPr>
              <w:t>6.811523</w:t>
            </w:r>
          </w:p>
        </w:tc>
        <w:tc>
          <w:tcPr>
            <w:tcW w:w="426" w:type="dxa"/>
            <w:tcBorders>
              <w:top w:val="nil"/>
              <w:left w:val="nil"/>
              <w:bottom w:val="single" w:color="auto" w:sz="4" w:space="0"/>
              <w:right w:val="single" w:color="auto" w:sz="4" w:space="0"/>
            </w:tcBorders>
            <w:vAlign w:val="center"/>
          </w:tcPr>
          <w:p w14:paraId="6F5EF87C">
            <w:pPr>
              <w:widowControl/>
              <w:tabs>
                <w:tab w:val="decimal" w:pos="0"/>
              </w:tabs>
              <w:ind w:firstLine="0" w:firstLineChars="0"/>
              <w:jc w:val="center"/>
              <w:rPr>
                <w:kern w:val="0"/>
                <w:sz w:val="18"/>
                <w:szCs w:val="18"/>
              </w:rPr>
            </w:pPr>
            <w:r>
              <w:rPr>
                <w:kern w:val="0"/>
                <w:sz w:val="18"/>
                <w:szCs w:val="18"/>
              </w:rPr>
              <w:t>5</w:t>
            </w:r>
          </w:p>
        </w:tc>
        <w:tc>
          <w:tcPr>
            <w:tcW w:w="813" w:type="dxa"/>
            <w:tcBorders>
              <w:top w:val="nil"/>
              <w:left w:val="nil"/>
              <w:bottom w:val="single" w:color="auto" w:sz="4" w:space="0"/>
              <w:right w:val="single" w:color="auto" w:sz="4" w:space="0"/>
            </w:tcBorders>
            <w:vAlign w:val="center"/>
          </w:tcPr>
          <w:p w14:paraId="21E66B8D">
            <w:pPr>
              <w:widowControl/>
              <w:tabs>
                <w:tab w:val="decimal" w:pos="0"/>
              </w:tabs>
              <w:ind w:firstLine="0" w:firstLineChars="0"/>
              <w:jc w:val="center"/>
              <w:rPr>
                <w:kern w:val="0"/>
                <w:sz w:val="18"/>
                <w:szCs w:val="18"/>
              </w:rPr>
            </w:pPr>
            <w:r>
              <w:rPr>
                <w:kern w:val="0"/>
                <w:sz w:val="18"/>
                <w:szCs w:val="18"/>
              </w:rPr>
              <w:t>407</w:t>
            </w:r>
          </w:p>
        </w:tc>
        <w:tc>
          <w:tcPr>
            <w:tcW w:w="1109" w:type="dxa"/>
            <w:tcBorders>
              <w:top w:val="nil"/>
              <w:left w:val="nil"/>
              <w:bottom w:val="single" w:color="auto" w:sz="4" w:space="0"/>
              <w:right w:val="single" w:color="auto" w:sz="4" w:space="0"/>
            </w:tcBorders>
            <w:vAlign w:val="center"/>
          </w:tcPr>
          <w:p w14:paraId="370D2B42">
            <w:pPr>
              <w:widowControl/>
              <w:tabs>
                <w:tab w:val="decimal" w:pos="0"/>
              </w:tabs>
              <w:ind w:firstLine="0" w:firstLineChars="0"/>
              <w:jc w:val="center"/>
              <w:rPr>
                <w:kern w:val="0"/>
                <w:sz w:val="18"/>
                <w:szCs w:val="18"/>
              </w:rPr>
            </w:pPr>
            <w:r>
              <w:rPr>
                <w:kern w:val="0"/>
                <w:sz w:val="18"/>
                <w:szCs w:val="18"/>
              </w:rPr>
              <w:t>9.936523</w:t>
            </w:r>
          </w:p>
        </w:tc>
        <w:tc>
          <w:tcPr>
            <w:tcW w:w="426" w:type="dxa"/>
            <w:tcBorders>
              <w:top w:val="nil"/>
              <w:left w:val="nil"/>
              <w:bottom w:val="single" w:color="auto" w:sz="4" w:space="0"/>
              <w:right w:val="single" w:color="auto" w:sz="4" w:space="0"/>
            </w:tcBorders>
            <w:vAlign w:val="center"/>
          </w:tcPr>
          <w:p w14:paraId="55E13F5E">
            <w:pPr>
              <w:widowControl/>
              <w:tabs>
                <w:tab w:val="decimal" w:pos="0"/>
              </w:tabs>
              <w:ind w:firstLine="0" w:firstLineChars="0"/>
              <w:jc w:val="center"/>
              <w:rPr>
                <w:kern w:val="0"/>
                <w:sz w:val="18"/>
                <w:szCs w:val="18"/>
              </w:rPr>
            </w:pPr>
            <w:r>
              <w:rPr>
                <w:kern w:val="0"/>
                <w:sz w:val="18"/>
                <w:szCs w:val="18"/>
              </w:rPr>
              <w:t>6</w:t>
            </w:r>
          </w:p>
        </w:tc>
      </w:tr>
      <w:tr w14:paraId="1E40C627">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7EE01063">
            <w:pPr>
              <w:widowControl/>
              <w:tabs>
                <w:tab w:val="decimal" w:pos="0"/>
              </w:tabs>
              <w:ind w:firstLine="0" w:firstLineChars="0"/>
              <w:jc w:val="center"/>
              <w:rPr>
                <w:kern w:val="0"/>
                <w:sz w:val="18"/>
                <w:szCs w:val="18"/>
              </w:rPr>
            </w:pPr>
            <w:r>
              <w:rPr>
                <w:kern w:val="0"/>
                <w:sz w:val="18"/>
                <w:szCs w:val="18"/>
              </w:rPr>
              <w:t>24</w:t>
            </w:r>
          </w:p>
        </w:tc>
        <w:tc>
          <w:tcPr>
            <w:tcW w:w="1068" w:type="dxa"/>
            <w:tcBorders>
              <w:top w:val="nil"/>
              <w:left w:val="nil"/>
              <w:bottom w:val="single" w:color="auto" w:sz="4" w:space="0"/>
              <w:right w:val="single" w:color="auto" w:sz="4" w:space="0"/>
            </w:tcBorders>
            <w:vAlign w:val="center"/>
          </w:tcPr>
          <w:p w14:paraId="3B54A326">
            <w:pPr>
              <w:widowControl/>
              <w:tabs>
                <w:tab w:val="decimal" w:pos="0"/>
              </w:tabs>
              <w:ind w:firstLine="0" w:firstLineChars="0"/>
              <w:jc w:val="center"/>
              <w:rPr>
                <w:kern w:val="0"/>
                <w:sz w:val="18"/>
                <w:szCs w:val="18"/>
              </w:rPr>
            </w:pPr>
            <w:r>
              <w:rPr>
                <w:kern w:val="0"/>
                <w:sz w:val="18"/>
                <w:szCs w:val="18"/>
              </w:rPr>
              <w:t>0.585938</w:t>
            </w:r>
          </w:p>
        </w:tc>
        <w:tc>
          <w:tcPr>
            <w:tcW w:w="588" w:type="dxa"/>
            <w:tcBorders>
              <w:top w:val="nil"/>
              <w:left w:val="nil"/>
              <w:bottom w:val="single" w:color="auto" w:sz="4" w:space="0"/>
              <w:right w:val="single" w:color="auto" w:sz="4" w:space="0"/>
            </w:tcBorders>
            <w:vAlign w:val="center"/>
          </w:tcPr>
          <w:p w14:paraId="53C38CB4">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6FCFD8AA">
            <w:pPr>
              <w:widowControl/>
              <w:tabs>
                <w:tab w:val="decimal" w:pos="0"/>
              </w:tabs>
              <w:ind w:firstLine="0" w:firstLineChars="0"/>
              <w:jc w:val="center"/>
              <w:rPr>
                <w:kern w:val="0"/>
                <w:sz w:val="18"/>
                <w:szCs w:val="18"/>
              </w:rPr>
            </w:pPr>
            <w:r>
              <w:rPr>
                <w:kern w:val="0"/>
                <w:sz w:val="18"/>
                <w:szCs w:val="18"/>
              </w:rPr>
              <w:t>152</w:t>
            </w:r>
          </w:p>
        </w:tc>
        <w:tc>
          <w:tcPr>
            <w:tcW w:w="1068" w:type="dxa"/>
            <w:tcBorders>
              <w:top w:val="nil"/>
              <w:left w:val="nil"/>
              <w:bottom w:val="single" w:color="auto" w:sz="4" w:space="0"/>
              <w:right w:val="single" w:color="auto" w:sz="4" w:space="0"/>
            </w:tcBorders>
            <w:vAlign w:val="center"/>
          </w:tcPr>
          <w:p w14:paraId="73B2CE29">
            <w:pPr>
              <w:widowControl/>
              <w:tabs>
                <w:tab w:val="decimal" w:pos="0"/>
              </w:tabs>
              <w:ind w:firstLine="0" w:firstLineChars="0"/>
              <w:jc w:val="center"/>
              <w:rPr>
                <w:kern w:val="0"/>
                <w:sz w:val="18"/>
                <w:szCs w:val="18"/>
              </w:rPr>
            </w:pPr>
            <w:r>
              <w:rPr>
                <w:kern w:val="0"/>
                <w:sz w:val="18"/>
                <w:szCs w:val="18"/>
              </w:rPr>
              <w:t>3.710938</w:t>
            </w:r>
          </w:p>
        </w:tc>
        <w:tc>
          <w:tcPr>
            <w:tcW w:w="426" w:type="dxa"/>
            <w:tcBorders>
              <w:top w:val="nil"/>
              <w:left w:val="nil"/>
              <w:bottom w:val="single" w:color="auto" w:sz="4" w:space="0"/>
              <w:right w:val="single" w:color="auto" w:sz="4" w:space="0"/>
            </w:tcBorders>
            <w:vAlign w:val="center"/>
          </w:tcPr>
          <w:p w14:paraId="06C1F03F">
            <w:pPr>
              <w:widowControl/>
              <w:tabs>
                <w:tab w:val="decimal" w:pos="0"/>
              </w:tabs>
              <w:ind w:firstLine="0" w:firstLineChars="0"/>
              <w:jc w:val="center"/>
              <w:rPr>
                <w:kern w:val="0"/>
                <w:sz w:val="18"/>
                <w:szCs w:val="18"/>
              </w:rPr>
            </w:pPr>
            <w:r>
              <w:rPr>
                <w:kern w:val="0"/>
                <w:sz w:val="18"/>
                <w:szCs w:val="18"/>
              </w:rPr>
              <w:t>2</w:t>
            </w:r>
          </w:p>
        </w:tc>
        <w:tc>
          <w:tcPr>
            <w:tcW w:w="813" w:type="dxa"/>
            <w:tcBorders>
              <w:top w:val="nil"/>
              <w:left w:val="nil"/>
              <w:bottom w:val="single" w:color="auto" w:sz="4" w:space="0"/>
              <w:right w:val="single" w:color="auto" w:sz="4" w:space="0"/>
            </w:tcBorders>
            <w:vAlign w:val="center"/>
          </w:tcPr>
          <w:p w14:paraId="67FBAA50">
            <w:pPr>
              <w:widowControl/>
              <w:tabs>
                <w:tab w:val="decimal" w:pos="0"/>
              </w:tabs>
              <w:ind w:firstLine="0" w:firstLineChars="0"/>
              <w:jc w:val="center"/>
              <w:rPr>
                <w:kern w:val="0"/>
                <w:sz w:val="18"/>
                <w:szCs w:val="18"/>
              </w:rPr>
            </w:pPr>
            <w:r>
              <w:rPr>
                <w:kern w:val="0"/>
                <w:sz w:val="18"/>
                <w:szCs w:val="18"/>
              </w:rPr>
              <w:t>280</w:t>
            </w:r>
          </w:p>
        </w:tc>
        <w:tc>
          <w:tcPr>
            <w:tcW w:w="1068" w:type="dxa"/>
            <w:tcBorders>
              <w:top w:val="nil"/>
              <w:left w:val="nil"/>
              <w:bottom w:val="single" w:color="auto" w:sz="4" w:space="0"/>
              <w:right w:val="single" w:color="auto" w:sz="4" w:space="0"/>
            </w:tcBorders>
            <w:vAlign w:val="center"/>
          </w:tcPr>
          <w:p w14:paraId="1E16EDAD">
            <w:pPr>
              <w:widowControl/>
              <w:tabs>
                <w:tab w:val="decimal" w:pos="0"/>
              </w:tabs>
              <w:ind w:firstLine="0" w:firstLineChars="0"/>
              <w:jc w:val="center"/>
              <w:rPr>
                <w:kern w:val="0"/>
                <w:sz w:val="18"/>
                <w:szCs w:val="18"/>
              </w:rPr>
            </w:pPr>
            <w:r>
              <w:rPr>
                <w:kern w:val="0"/>
                <w:sz w:val="18"/>
                <w:szCs w:val="18"/>
              </w:rPr>
              <w:t>6.835938</w:t>
            </w:r>
          </w:p>
        </w:tc>
        <w:tc>
          <w:tcPr>
            <w:tcW w:w="426" w:type="dxa"/>
            <w:tcBorders>
              <w:top w:val="nil"/>
              <w:left w:val="nil"/>
              <w:bottom w:val="single" w:color="auto" w:sz="4" w:space="0"/>
              <w:right w:val="single" w:color="auto" w:sz="4" w:space="0"/>
            </w:tcBorders>
            <w:vAlign w:val="center"/>
          </w:tcPr>
          <w:p w14:paraId="5D17D650">
            <w:pPr>
              <w:widowControl/>
              <w:tabs>
                <w:tab w:val="decimal" w:pos="0"/>
              </w:tabs>
              <w:ind w:firstLine="0" w:firstLineChars="0"/>
              <w:jc w:val="center"/>
              <w:rPr>
                <w:kern w:val="0"/>
                <w:sz w:val="18"/>
                <w:szCs w:val="18"/>
              </w:rPr>
            </w:pPr>
            <w:r>
              <w:rPr>
                <w:kern w:val="0"/>
                <w:sz w:val="18"/>
                <w:szCs w:val="18"/>
              </w:rPr>
              <w:t>4</w:t>
            </w:r>
          </w:p>
        </w:tc>
        <w:tc>
          <w:tcPr>
            <w:tcW w:w="813" w:type="dxa"/>
            <w:tcBorders>
              <w:top w:val="nil"/>
              <w:left w:val="nil"/>
              <w:bottom w:val="single" w:color="auto" w:sz="4" w:space="0"/>
              <w:right w:val="single" w:color="auto" w:sz="4" w:space="0"/>
            </w:tcBorders>
            <w:vAlign w:val="center"/>
          </w:tcPr>
          <w:p w14:paraId="12E6D403">
            <w:pPr>
              <w:widowControl/>
              <w:tabs>
                <w:tab w:val="decimal" w:pos="0"/>
              </w:tabs>
              <w:ind w:firstLine="0" w:firstLineChars="0"/>
              <w:jc w:val="center"/>
              <w:rPr>
                <w:kern w:val="0"/>
                <w:sz w:val="18"/>
                <w:szCs w:val="18"/>
              </w:rPr>
            </w:pPr>
            <w:r>
              <w:rPr>
                <w:kern w:val="0"/>
                <w:sz w:val="18"/>
                <w:szCs w:val="18"/>
              </w:rPr>
              <w:t>408</w:t>
            </w:r>
          </w:p>
        </w:tc>
        <w:tc>
          <w:tcPr>
            <w:tcW w:w="1109" w:type="dxa"/>
            <w:tcBorders>
              <w:top w:val="nil"/>
              <w:left w:val="nil"/>
              <w:bottom w:val="single" w:color="auto" w:sz="4" w:space="0"/>
              <w:right w:val="single" w:color="auto" w:sz="4" w:space="0"/>
            </w:tcBorders>
            <w:vAlign w:val="center"/>
          </w:tcPr>
          <w:p w14:paraId="5B885E95">
            <w:pPr>
              <w:widowControl/>
              <w:tabs>
                <w:tab w:val="decimal" w:pos="0"/>
              </w:tabs>
              <w:ind w:firstLine="0" w:firstLineChars="0"/>
              <w:jc w:val="center"/>
              <w:rPr>
                <w:kern w:val="0"/>
                <w:sz w:val="18"/>
                <w:szCs w:val="18"/>
              </w:rPr>
            </w:pPr>
            <w:r>
              <w:rPr>
                <w:kern w:val="0"/>
                <w:sz w:val="18"/>
                <w:szCs w:val="18"/>
              </w:rPr>
              <w:t>9.960938</w:t>
            </w:r>
          </w:p>
        </w:tc>
        <w:tc>
          <w:tcPr>
            <w:tcW w:w="426" w:type="dxa"/>
            <w:tcBorders>
              <w:top w:val="nil"/>
              <w:left w:val="nil"/>
              <w:bottom w:val="single" w:color="auto" w:sz="4" w:space="0"/>
              <w:right w:val="single" w:color="auto" w:sz="4" w:space="0"/>
            </w:tcBorders>
            <w:vAlign w:val="center"/>
          </w:tcPr>
          <w:p w14:paraId="5F7222CE">
            <w:pPr>
              <w:widowControl/>
              <w:tabs>
                <w:tab w:val="decimal" w:pos="0"/>
              </w:tabs>
              <w:ind w:firstLine="0" w:firstLineChars="0"/>
              <w:jc w:val="center"/>
              <w:rPr>
                <w:kern w:val="0"/>
                <w:sz w:val="18"/>
                <w:szCs w:val="18"/>
              </w:rPr>
            </w:pPr>
            <w:r>
              <w:rPr>
                <w:kern w:val="0"/>
                <w:sz w:val="18"/>
                <w:szCs w:val="18"/>
              </w:rPr>
              <w:t>4</w:t>
            </w:r>
          </w:p>
        </w:tc>
      </w:tr>
      <w:tr w14:paraId="1487636F">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4284D7EE">
            <w:pPr>
              <w:widowControl/>
              <w:tabs>
                <w:tab w:val="decimal" w:pos="0"/>
              </w:tabs>
              <w:ind w:firstLine="0" w:firstLineChars="0"/>
              <w:jc w:val="center"/>
              <w:rPr>
                <w:kern w:val="0"/>
                <w:sz w:val="18"/>
                <w:szCs w:val="18"/>
              </w:rPr>
            </w:pPr>
            <w:r>
              <w:rPr>
                <w:kern w:val="0"/>
                <w:sz w:val="18"/>
                <w:szCs w:val="18"/>
              </w:rPr>
              <w:t>25</w:t>
            </w:r>
          </w:p>
        </w:tc>
        <w:tc>
          <w:tcPr>
            <w:tcW w:w="1068" w:type="dxa"/>
            <w:tcBorders>
              <w:top w:val="nil"/>
              <w:left w:val="nil"/>
              <w:bottom w:val="single" w:color="auto" w:sz="4" w:space="0"/>
              <w:right w:val="single" w:color="auto" w:sz="4" w:space="0"/>
            </w:tcBorders>
            <w:vAlign w:val="center"/>
          </w:tcPr>
          <w:p w14:paraId="43938CF2">
            <w:pPr>
              <w:widowControl/>
              <w:tabs>
                <w:tab w:val="decimal" w:pos="0"/>
              </w:tabs>
              <w:ind w:firstLine="0" w:firstLineChars="0"/>
              <w:jc w:val="center"/>
              <w:rPr>
                <w:kern w:val="0"/>
                <w:sz w:val="18"/>
                <w:szCs w:val="18"/>
              </w:rPr>
            </w:pPr>
            <w:r>
              <w:rPr>
                <w:kern w:val="0"/>
                <w:sz w:val="18"/>
                <w:szCs w:val="18"/>
              </w:rPr>
              <w:t>0.610352</w:t>
            </w:r>
          </w:p>
        </w:tc>
        <w:tc>
          <w:tcPr>
            <w:tcW w:w="588" w:type="dxa"/>
            <w:tcBorders>
              <w:top w:val="nil"/>
              <w:left w:val="nil"/>
              <w:bottom w:val="single" w:color="auto" w:sz="4" w:space="0"/>
              <w:right w:val="single" w:color="auto" w:sz="4" w:space="0"/>
            </w:tcBorders>
            <w:vAlign w:val="center"/>
          </w:tcPr>
          <w:p w14:paraId="06A75837">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7DA316E0">
            <w:pPr>
              <w:widowControl/>
              <w:tabs>
                <w:tab w:val="decimal" w:pos="0"/>
              </w:tabs>
              <w:ind w:firstLine="0" w:firstLineChars="0"/>
              <w:jc w:val="center"/>
              <w:rPr>
                <w:kern w:val="0"/>
                <w:sz w:val="18"/>
                <w:szCs w:val="18"/>
              </w:rPr>
            </w:pPr>
            <w:r>
              <w:rPr>
                <w:kern w:val="0"/>
                <w:sz w:val="18"/>
                <w:szCs w:val="18"/>
              </w:rPr>
              <w:t>153</w:t>
            </w:r>
          </w:p>
        </w:tc>
        <w:tc>
          <w:tcPr>
            <w:tcW w:w="1068" w:type="dxa"/>
            <w:tcBorders>
              <w:top w:val="nil"/>
              <w:left w:val="nil"/>
              <w:bottom w:val="single" w:color="auto" w:sz="4" w:space="0"/>
              <w:right w:val="single" w:color="auto" w:sz="4" w:space="0"/>
            </w:tcBorders>
            <w:vAlign w:val="center"/>
          </w:tcPr>
          <w:p w14:paraId="0569D81D">
            <w:pPr>
              <w:widowControl/>
              <w:tabs>
                <w:tab w:val="decimal" w:pos="0"/>
              </w:tabs>
              <w:ind w:firstLine="0" w:firstLineChars="0"/>
              <w:jc w:val="center"/>
              <w:rPr>
                <w:kern w:val="0"/>
                <w:sz w:val="18"/>
                <w:szCs w:val="18"/>
              </w:rPr>
            </w:pPr>
            <w:r>
              <w:rPr>
                <w:kern w:val="0"/>
                <w:sz w:val="18"/>
                <w:szCs w:val="18"/>
              </w:rPr>
              <w:t>3.735352</w:t>
            </w:r>
          </w:p>
        </w:tc>
        <w:tc>
          <w:tcPr>
            <w:tcW w:w="426" w:type="dxa"/>
            <w:tcBorders>
              <w:top w:val="nil"/>
              <w:left w:val="nil"/>
              <w:bottom w:val="single" w:color="auto" w:sz="4" w:space="0"/>
              <w:right w:val="single" w:color="auto" w:sz="4" w:space="0"/>
            </w:tcBorders>
            <w:vAlign w:val="center"/>
          </w:tcPr>
          <w:p w14:paraId="32784A5E">
            <w:pPr>
              <w:widowControl/>
              <w:tabs>
                <w:tab w:val="decimal" w:pos="0"/>
              </w:tabs>
              <w:ind w:firstLine="0" w:firstLineChars="0"/>
              <w:jc w:val="center"/>
              <w:rPr>
                <w:kern w:val="0"/>
                <w:sz w:val="18"/>
                <w:szCs w:val="18"/>
              </w:rPr>
            </w:pPr>
            <w:r>
              <w:rPr>
                <w:kern w:val="0"/>
                <w:sz w:val="18"/>
                <w:szCs w:val="18"/>
              </w:rPr>
              <w:t>2</w:t>
            </w:r>
          </w:p>
        </w:tc>
        <w:tc>
          <w:tcPr>
            <w:tcW w:w="813" w:type="dxa"/>
            <w:tcBorders>
              <w:top w:val="nil"/>
              <w:left w:val="nil"/>
              <w:bottom w:val="single" w:color="auto" w:sz="4" w:space="0"/>
              <w:right w:val="single" w:color="auto" w:sz="4" w:space="0"/>
            </w:tcBorders>
            <w:vAlign w:val="center"/>
          </w:tcPr>
          <w:p w14:paraId="4E16BC90">
            <w:pPr>
              <w:widowControl/>
              <w:tabs>
                <w:tab w:val="decimal" w:pos="0"/>
              </w:tabs>
              <w:ind w:firstLine="0" w:firstLineChars="0"/>
              <w:jc w:val="center"/>
              <w:rPr>
                <w:kern w:val="0"/>
                <w:sz w:val="18"/>
                <w:szCs w:val="18"/>
              </w:rPr>
            </w:pPr>
            <w:r>
              <w:rPr>
                <w:kern w:val="0"/>
                <w:sz w:val="18"/>
                <w:szCs w:val="18"/>
              </w:rPr>
              <w:t>281</w:t>
            </w:r>
          </w:p>
        </w:tc>
        <w:tc>
          <w:tcPr>
            <w:tcW w:w="1068" w:type="dxa"/>
            <w:tcBorders>
              <w:top w:val="nil"/>
              <w:left w:val="nil"/>
              <w:bottom w:val="single" w:color="auto" w:sz="4" w:space="0"/>
              <w:right w:val="single" w:color="auto" w:sz="4" w:space="0"/>
            </w:tcBorders>
            <w:vAlign w:val="center"/>
          </w:tcPr>
          <w:p w14:paraId="6B28F113">
            <w:pPr>
              <w:widowControl/>
              <w:tabs>
                <w:tab w:val="decimal" w:pos="0"/>
              </w:tabs>
              <w:ind w:firstLine="0" w:firstLineChars="0"/>
              <w:jc w:val="center"/>
              <w:rPr>
                <w:kern w:val="0"/>
                <w:sz w:val="18"/>
                <w:szCs w:val="18"/>
              </w:rPr>
            </w:pPr>
            <w:r>
              <w:rPr>
                <w:kern w:val="0"/>
                <w:sz w:val="18"/>
                <w:szCs w:val="18"/>
              </w:rPr>
              <w:t>6.860352</w:t>
            </w:r>
          </w:p>
        </w:tc>
        <w:tc>
          <w:tcPr>
            <w:tcW w:w="426" w:type="dxa"/>
            <w:tcBorders>
              <w:top w:val="nil"/>
              <w:left w:val="nil"/>
              <w:bottom w:val="single" w:color="auto" w:sz="4" w:space="0"/>
              <w:right w:val="single" w:color="auto" w:sz="4" w:space="0"/>
            </w:tcBorders>
            <w:vAlign w:val="center"/>
          </w:tcPr>
          <w:p w14:paraId="3FF544CA">
            <w:pPr>
              <w:widowControl/>
              <w:tabs>
                <w:tab w:val="decimal" w:pos="0"/>
              </w:tabs>
              <w:ind w:firstLine="0" w:firstLineChars="0"/>
              <w:jc w:val="center"/>
              <w:rPr>
                <w:kern w:val="0"/>
                <w:sz w:val="18"/>
                <w:szCs w:val="18"/>
              </w:rPr>
            </w:pPr>
            <w:r>
              <w:rPr>
                <w:kern w:val="0"/>
                <w:sz w:val="18"/>
                <w:szCs w:val="18"/>
              </w:rPr>
              <w:t>2</w:t>
            </w:r>
          </w:p>
        </w:tc>
        <w:tc>
          <w:tcPr>
            <w:tcW w:w="813" w:type="dxa"/>
            <w:tcBorders>
              <w:top w:val="nil"/>
              <w:left w:val="nil"/>
              <w:bottom w:val="single" w:color="auto" w:sz="4" w:space="0"/>
              <w:right w:val="single" w:color="auto" w:sz="4" w:space="0"/>
            </w:tcBorders>
            <w:vAlign w:val="center"/>
          </w:tcPr>
          <w:p w14:paraId="52502F3A">
            <w:pPr>
              <w:widowControl/>
              <w:tabs>
                <w:tab w:val="decimal" w:pos="0"/>
              </w:tabs>
              <w:ind w:firstLine="0" w:firstLineChars="0"/>
              <w:jc w:val="center"/>
              <w:rPr>
                <w:kern w:val="0"/>
                <w:sz w:val="18"/>
                <w:szCs w:val="18"/>
              </w:rPr>
            </w:pPr>
            <w:r>
              <w:rPr>
                <w:kern w:val="0"/>
                <w:sz w:val="18"/>
                <w:szCs w:val="18"/>
              </w:rPr>
              <w:t>409</w:t>
            </w:r>
          </w:p>
        </w:tc>
        <w:tc>
          <w:tcPr>
            <w:tcW w:w="1109" w:type="dxa"/>
            <w:tcBorders>
              <w:top w:val="nil"/>
              <w:left w:val="nil"/>
              <w:bottom w:val="single" w:color="auto" w:sz="4" w:space="0"/>
              <w:right w:val="single" w:color="auto" w:sz="4" w:space="0"/>
            </w:tcBorders>
            <w:vAlign w:val="center"/>
          </w:tcPr>
          <w:p w14:paraId="41207BE5">
            <w:pPr>
              <w:widowControl/>
              <w:tabs>
                <w:tab w:val="decimal" w:pos="0"/>
              </w:tabs>
              <w:ind w:firstLine="0" w:firstLineChars="0"/>
              <w:jc w:val="center"/>
              <w:rPr>
                <w:kern w:val="0"/>
                <w:sz w:val="18"/>
                <w:szCs w:val="18"/>
              </w:rPr>
            </w:pPr>
            <w:r>
              <w:rPr>
                <w:kern w:val="0"/>
                <w:sz w:val="18"/>
                <w:szCs w:val="18"/>
              </w:rPr>
              <w:t>9.985352</w:t>
            </w:r>
          </w:p>
        </w:tc>
        <w:tc>
          <w:tcPr>
            <w:tcW w:w="426" w:type="dxa"/>
            <w:tcBorders>
              <w:top w:val="nil"/>
              <w:left w:val="nil"/>
              <w:bottom w:val="single" w:color="auto" w:sz="4" w:space="0"/>
              <w:right w:val="single" w:color="auto" w:sz="4" w:space="0"/>
            </w:tcBorders>
            <w:vAlign w:val="center"/>
          </w:tcPr>
          <w:p w14:paraId="0B2B38BB">
            <w:pPr>
              <w:widowControl/>
              <w:tabs>
                <w:tab w:val="decimal" w:pos="0"/>
              </w:tabs>
              <w:ind w:firstLine="0" w:firstLineChars="0"/>
              <w:jc w:val="center"/>
              <w:rPr>
                <w:kern w:val="0"/>
                <w:sz w:val="18"/>
                <w:szCs w:val="18"/>
              </w:rPr>
            </w:pPr>
            <w:r>
              <w:rPr>
                <w:kern w:val="0"/>
                <w:sz w:val="18"/>
                <w:szCs w:val="18"/>
              </w:rPr>
              <w:t>2</w:t>
            </w:r>
          </w:p>
        </w:tc>
      </w:tr>
      <w:tr w14:paraId="3B544A5C">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41F61956">
            <w:pPr>
              <w:widowControl/>
              <w:tabs>
                <w:tab w:val="decimal" w:pos="0"/>
              </w:tabs>
              <w:ind w:firstLine="0" w:firstLineChars="0"/>
              <w:jc w:val="center"/>
              <w:rPr>
                <w:kern w:val="0"/>
                <w:sz w:val="18"/>
                <w:szCs w:val="18"/>
              </w:rPr>
            </w:pPr>
            <w:r>
              <w:rPr>
                <w:kern w:val="0"/>
                <w:sz w:val="18"/>
                <w:szCs w:val="18"/>
              </w:rPr>
              <w:t>26</w:t>
            </w:r>
          </w:p>
        </w:tc>
        <w:tc>
          <w:tcPr>
            <w:tcW w:w="1068" w:type="dxa"/>
            <w:tcBorders>
              <w:top w:val="nil"/>
              <w:left w:val="nil"/>
              <w:bottom w:val="single" w:color="auto" w:sz="4" w:space="0"/>
              <w:right w:val="single" w:color="auto" w:sz="4" w:space="0"/>
            </w:tcBorders>
            <w:vAlign w:val="center"/>
          </w:tcPr>
          <w:p w14:paraId="4D0D45D7">
            <w:pPr>
              <w:widowControl/>
              <w:tabs>
                <w:tab w:val="decimal" w:pos="0"/>
              </w:tabs>
              <w:ind w:firstLine="0" w:firstLineChars="0"/>
              <w:jc w:val="center"/>
              <w:rPr>
                <w:kern w:val="0"/>
                <w:sz w:val="18"/>
                <w:szCs w:val="18"/>
              </w:rPr>
            </w:pPr>
            <w:r>
              <w:rPr>
                <w:kern w:val="0"/>
                <w:sz w:val="18"/>
                <w:szCs w:val="18"/>
              </w:rPr>
              <w:t>0.634766</w:t>
            </w:r>
          </w:p>
        </w:tc>
        <w:tc>
          <w:tcPr>
            <w:tcW w:w="588" w:type="dxa"/>
            <w:tcBorders>
              <w:top w:val="nil"/>
              <w:left w:val="nil"/>
              <w:bottom w:val="single" w:color="auto" w:sz="4" w:space="0"/>
              <w:right w:val="single" w:color="auto" w:sz="4" w:space="0"/>
            </w:tcBorders>
            <w:vAlign w:val="center"/>
          </w:tcPr>
          <w:p w14:paraId="24F6ED51">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6AA11E5D">
            <w:pPr>
              <w:widowControl/>
              <w:tabs>
                <w:tab w:val="decimal" w:pos="0"/>
              </w:tabs>
              <w:ind w:firstLine="0" w:firstLineChars="0"/>
              <w:jc w:val="center"/>
              <w:rPr>
                <w:kern w:val="0"/>
                <w:sz w:val="18"/>
                <w:szCs w:val="18"/>
              </w:rPr>
            </w:pPr>
            <w:r>
              <w:rPr>
                <w:kern w:val="0"/>
                <w:sz w:val="18"/>
                <w:szCs w:val="18"/>
              </w:rPr>
              <w:t>154</w:t>
            </w:r>
          </w:p>
        </w:tc>
        <w:tc>
          <w:tcPr>
            <w:tcW w:w="1068" w:type="dxa"/>
            <w:tcBorders>
              <w:top w:val="nil"/>
              <w:left w:val="nil"/>
              <w:bottom w:val="single" w:color="auto" w:sz="4" w:space="0"/>
              <w:right w:val="single" w:color="auto" w:sz="4" w:space="0"/>
            </w:tcBorders>
            <w:vAlign w:val="center"/>
          </w:tcPr>
          <w:p w14:paraId="3CA61EF1">
            <w:pPr>
              <w:widowControl/>
              <w:tabs>
                <w:tab w:val="decimal" w:pos="0"/>
              </w:tabs>
              <w:ind w:firstLine="0" w:firstLineChars="0"/>
              <w:jc w:val="center"/>
              <w:rPr>
                <w:kern w:val="0"/>
                <w:sz w:val="18"/>
                <w:szCs w:val="18"/>
              </w:rPr>
            </w:pPr>
            <w:r>
              <w:rPr>
                <w:kern w:val="0"/>
                <w:sz w:val="18"/>
                <w:szCs w:val="18"/>
              </w:rPr>
              <w:t>3.759766</w:t>
            </w:r>
          </w:p>
        </w:tc>
        <w:tc>
          <w:tcPr>
            <w:tcW w:w="426" w:type="dxa"/>
            <w:tcBorders>
              <w:top w:val="nil"/>
              <w:left w:val="nil"/>
              <w:bottom w:val="single" w:color="auto" w:sz="4" w:space="0"/>
              <w:right w:val="single" w:color="auto" w:sz="4" w:space="0"/>
            </w:tcBorders>
            <w:vAlign w:val="center"/>
          </w:tcPr>
          <w:p w14:paraId="5DC73888">
            <w:pPr>
              <w:widowControl/>
              <w:tabs>
                <w:tab w:val="decimal" w:pos="0"/>
              </w:tabs>
              <w:ind w:firstLine="0" w:firstLineChars="0"/>
              <w:jc w:val="center"/>
              <w:rPr>
                <w:kern w:val="0"/>
                <w:sz w:val="18"/>
                <w:szCs w:val="18"/>
              </w:rPr>
            </w:pPr>
            <w:r>
              <w:rPr>
                <w:kern w:val="0"/>
                <w:sz w:val="18"/>
                <w:szCs w:val="18"/>
              </w:rPr>
              <w:t>1</w:t>
            </w:r>
          </w:p>
        </w:tc>
        <w:tc>
          <w:tcPr>
            <w:tcW w:w="813" w:type="dxa"/>
            <w:tcBorders>
              <w:top w:val="nil"/>
              <w:left w:val="nil"/>
              <w:bottom w:val="single" w:color="auto" w:sz="4" w:space="0"/>
              <w:right w:val="single" w:color="auto" w:sz="4" w:space="0"/>
            </w:tcBorders>
            <w:vAlign w:val="center"/>
          </w:tcPr>
          <w:p w14:paraId="6CD6BEF7">
            <w:pPr>
              <w:widowControl/>
              <w:tabs>
                <w:tab w:val="decimal" w:pos="0"/>
              </w:tabs>
              <w:ind w:firstLine="0" w:firstLineChars="0"/>
              <w:jc w:val="center"/>
              <w:rPr>
                <w:kern w:val="0"/>
                <w:sz w:val="18"/>
                <w:szCs w:val="18"/>
              </w:rPr>
            </w:pPr>
            <w:r>
              <w:rPr>
                <w:kern w:val="0"/>
                <w:sz w:val="18"/>
                <w:szCs w:val="18"/>
              </w:rPr>
              <w:t>282</w:t>
            </w:r>
          </w:p>
        </w:tc>
        <w:tc>
          <w:tcPr>
            <w:tcW w:w="1068" w:type="dxa"/>
            <w:tcBorders>
              <w:top w:val="nil"/>
              <w:left w:val="nil"/>
              <w:bottom w:val="single" w:color="auto" w:sz="4" w:space="0"/>
              <w:right w:val="single" w:color="auto" w:sz="4" w:space="0"/>
            </w:tcBorders>
            <w:vAlign w:val="center"/>
          </w:tcPr>
          <w:p w14:paraId="076E99B7">
            <w:pPr>
              <w:widowControl/>
              <w:tabs>
                <w:tab w:val="decimal" w:pos="0"/>
              </w:tabs>
              <w:ind w:firstLine="0" w:firstLineChars="0"/>
              <w:jc w:val="center"/>
              <w:rPr>
                <w:kern w:val="0"/>
                <w:sz w:val="18"/>
                <w:szCs w:val="18"/>
              </w:rPr>
            </w:pPr>
            <w:r>
              <w:rPr>
                <w:kern w:val="0"/>
                <w:sz w:val="18"/>
                <w:szCs w:val="18"/>
              </w:rPr>
              <w:t>6.884766</w:t>
            </w:r>
          </w:p>
        </w:tc>
        <w:tc>
          <w:tcPr>
            <w:tcW w:w="426" w:type="dxa"/>
            <w:tcBorders>
              <w:top w:val="nil"/>
              <w:left w:val="nil"/>
              <w:bottom w:val="single" w:color="auto" w:sz="4" w:space="0"/>
              <w:right w:val="single" w:color="auto" w:sz="4" w:space="0"/>
            </w:tcBorders>
            <w:vAlign w:val="center"/>
          </w:tcPr>
          <w:p w14:paraId="31C763F9">
            <w:pPr>
              <w:widowControl/>
              <w:tabs>
                <w:tab w:val="decimal" w:pos="0"/>
              </w:tabs>
              <w:ind w:firstLine="0" w:firstLineChars="0"/>
              <w:jc w:val="center"/>
              <w:rPr>
                <w:kern w:val="0"/>
                <w:sz w:val="18"/>
                <w:szCs w:val="18"/>
              </w:rPr>
            </w:pPr>
            <w:r>
              <w:rPr>
                <w:kern w:val="0"/>
                <w:sz w:val="18"/>
                <w:szCs w:val="18"/>
              </w:rPr>
              <w:t>1</w:t>
            </w:r>
          </w:p>
        </w:tc>
        <w:tc>
          <w:tcPr>
            <w:tcW w:w="813" w:type="dxa"/>
            <w:tcBorders>
              <w:top w:val="nil"/>
              <w:left w:val="nil"/>
              <w:bottom w:val="single" w:color="auto" w:sz="4" w:space="0"/>
              <w:right w:val="single" w:color="auto" w:sz="4" w:space="0"/>
            </w:tcBorders>
            <w:vAlign w:val="center"/>
          </w:tcPr>
          <w:p w14:paraId="005F6EAB">
            <w:pPr>
              <w:widowControl/>
              <w:tabs>
                <w:tab w:val="decimal" w:pos="0"/>
              </w:tabs>
              <w:ind w:firstLine="0" w:firstLineChars="0"/>
              <w:jc w:val="center"/>
              <w:rPr>
                <w:kern w:val="0"/>
                <w:sz w:val="18"/>
                <w:szCs w:val="18"/>
              </w:rPr>
            </w:pPr>
            <w:r>
              <w:rPr>
                <w:kern w:val="0"/>
                <w:sz w:val="18"/>
                <w:szCs w:val="18"/>
              </w:rPr>
              <w:t>410</w:t>
            </w:r>
          </w:p>
        </w:tc>
        <w:tc>
          <w:tcPr>
            <w:tcW w:w="1109" w:type="dxa"/>
            <w:tcBorders>
              <w:top w:val="nil"/>
              <w:left w:val="nil"/>
              <w:bottom w:val="single" w:color="auto" w:sz="4" w:space="0"/>
              <w:right w:val="single" w:color="auto" w:sz="4" w:space="0"/>
            </w:tcBorders>
            <w:vAlign w:val="center"/>
          </w:tcPr>
          <w:p w14:paraId="48196750">
            <w:pPr>
              <w:widowControl/>
              <w:tabs>
                <w:tab w:val="decimal" w:pos="0"/>
              </w:tabs>
              <w:ind w:firstLine="0" w:firstLineChars="0"/>
              <w:jc w:val="center"/>
              <w:rPr>
                <w:kern w:val="0"/>
                <w:sz w:val="18"/>
                <w:szCs w:val="18"/>
              </w:rPr>
            </w:pPr>
            <w:r>
              <w:rPr>
                <w:kern w:val="0"/>
                <w:sz w:val="18"/>
                <w:szCs w:val="18"/>
              </w:rPr>
              <w:t>10.009766</w:t>
            </w:r>
          </w:p>
        </w:tc>
        <w:tc>
          <w:tcPr>
            <w:tcW w:w="426" w:type="dxa"/>
            <w:tcBorders>
              <w:top w:val="nil"/>
              <w:left w:val="nil"/>
              <w:bottom w:val="single" w:color="auto" w:sz="4" w:space="0"/>
              <w:right w:val="single" w:color="auto" w:sz="4" w:space="0"/>
            </w:tcBorders>
            <w:vAlign w:val="center"/>
          </w:tcPr>
          <w:p w14:paraId="5D301C17">
            <w:pPr>
              <w:widowControl/>
              <w:tabs>
                <w:tab w:val="decimal" w:pos="0"/>
              </w:tabs>
              <w:ind w:firstLine="0" w:firstLineChars="0"/>
              <w:jc w:val="center"/>
              <w:rPr>
                <w:kern w:val="0"/>
                <w:sz w:val="18"/>
                <w:szCs w:val="18"/>
              </w:rPr>
            </w:pPr>
            <w:r>
              <w:rPr>
                <w:kern w:val="0"/>
                <w:sz w:val="18"/>
                <w:szCs w:val="18"/>
              </w:rPr>
              <w:t>7</w:t>
            </w:r>
          </w:p>
        </w:tc>
      </w:tr>
      <w:tr w14:paraId="36FE92F6">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746D3F02">
            <w:pPr>
              <w:widowControl/>
              <w:tabs>
                <w:tab w:val="decimal" w:pos="0"/>
              </w:tabs>
              <w:ind w:firstLine="0" w:firstLineChars="0"/>
              <w:jc w:val="center"/>
              <w:rPr>
                <w:kern w:val="0"/>
                <w:sz w:val="18"/>
                <w:szCs w:val="18"/>
              </w:rPr>
            </w:pPr>
            <w:r>
              <w:rPr>
                <w:kern w:val="0"/>
                <w:sz w:val="18"/>
                <w:szCs w:val="18"/>
              </w:rPr>
              <w:t>27</w:t>
            </w:r>
          </w:p>
        </w:tc>
        <w:tc>
          <w:tcPr>
            <w:tcW w:w="1068" w:type="dxa"/>
            <w:tcBorders>
              <w:top w:val="nil"/>
              <w:left w:val="nil"/>
              <w:bottom w:val="single" w:color="auto" w:sz="4" w:space="0"/>
              <w:right w:val="single" w:color="auto" w:sz="4" w:space="0"/>
            </w:tcBorders>
            <w:vAlign w:val="center"/>
          </w:tcPr>
          <w:p w14:paraId="798573E5">
            <w:pPr>
              <w:widowControl/>
              <w:tabs>
                <w:tab w:val="decimal" w:pos="0"/>
              </w:tabs>
              <w:ind w:firstLine="0" w:firstLineChars="0"/>
              <w:jc w:val="center"/>
              <w:rPr>
                <w:kern w:val="0"/>
                <w:sz w:val="18"/>
                <w:szCs w:val="18"/>
              </w:rPr>
            </w:pPr>
            <w:r>
              <w:rPr>
                <w:kern w:val="0"/>
                <w:sz w:val="18"/>
                <w:szCs w:val="18"/>
              </w:rPr>
              <w:t>0.659180</w:t>
            </w:r>
          </w:p>
        </w:tc>
        <w:tc>
          <w:tcPr>
            <w:tcW w:w="588" w:type="dxa"/>
            <w:tcBorders>
              <w:top w:val="nil"/>
              <w:left w:val="nil"/>
              <w:bottom w:val="single" w:color="auto" w:sz="4" w:space="0"/>
              <w:right w:val="single" w:color="auto" w:sz="4" w:space="0"/>
            </w:tcBorders>
            <w:vAlign w:val="center"/>
          </w:tcPr>
          <w:p w14:paraId="0785D52A">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0362B764">
            <w:pPr>
              <w:widowControl/>
              <w:tabs>
                <w:tab w:val="decimal" w:pos="0"/>
              </w:tabs>
              <w:ind w:firstLine="0" w:firstLineChars="0"/>
              <w:jc w:val="center"/>
              <w:rPr>
                <w:kern w:val="0"/>
                <w:sz w:val="18"/>
                <w:szCs w:val="18"/>
              </w:rPr>
            </w:pPr>
            <w:r>
              <w:rPr>
                <w:kern w:val="0"/>
                <w:sz w:val="18"/>
                <w:szCs w:val="18"/>
              </w:rPr>
              <w:t>155</w:t>
            </w:r>
          </w:p>
        </w:tc>
        <w:tc>
          <w:tcPr>
            <w:tcW w:w="1068" w:type="dxa"/>
            <w:tcBorders>
              <w:top w:val="nil"/>
              <w:left w:val="nil"/>
              <w:bottom w:val="single" w:color="auto" w:sz="4" w:space="0"/>
              <w:right w:val="single" w:color="auto" w:sz="4" w:space="0"/>
            </w:tcBorders>
            <w:vAlign w:val="center"/>
          </w:tcPr>
          <w:p w14:paraId="74CA8747">
            <w:pPr>
              <w:widowControl/>
              <w:tabs>
                <w:tab w:val="decimal" w:pos="0"/>
              </w:tabs>
              <w:ind w:firstLine="0" w:firstLineChars="0"/>
              <w:jc w:val="center"/>
              <w:rPr>
                <w:kern w:val="0"/>
                <w:sz w:val="18"/>
                <w:szCs w:val="18"/>
              </w:rPr>
            </w:pPr>
            <w:r>
              <w:rPr>
                <w:kern w:val="0"/>
                <w:sz w:val="18"/>
                <w:szCs w:val="18"/>
              </w:rPr>
              <w:t>3.784180</w:t>
            </w:r>
          </w:p>
        </w:tc>
        <w:tc>
          <w:tcPr>
            <w:tcW w:w="426" w:type="dxa"/>
            <w:tcBorders>
              <w:top w:val="nil"/>
              <w:left w:val="nil"/>
              <w:bottom w:val="single" w:color="auto" w:sz="4" w:space="0"/>
              <w:right w:val="single" w:color="auto" w:sz="4" w:space="0"/>
            </w:tcBorders>
            <w:vAlign w:val="center"/>
          </w:tcPr>
          <w:p w14:paraId="7C6C9FE5">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304BEB0E">
            <w:pPr>
              <w:widowControl/>
              <w:tabs>
                <w:tab w:val="decimal" w:pos="0"/>
              </w:tabs>
              <w:ind w:firstLine="0" w:firstLineChars="0"/>
              <w:jc w:val="center"/>
              <w:rPr>
                <w:kern w:val="0"/>
                <w:sz w:val="18"/>
                <w:szCs w:val="18"/>
              </w:rPr>
            </w:pPr>
            <w:r>
              <w:rPr>
                <w:kern w:val="0"/>
                <w:sz w:val="18"/>
                <w:szCs w:val="18"/>
              </w:rPr>
              <w:t>283</w:t>
            </w:r>
          </w:p>
        </w:tc>
        <w:tc>
          <w:tcPr>
            <w:tcW w:w="1068" w:type="dxa"/>
            <w:tcBorders>
              <w:top w:val="nil"/>
              <w:left w:val="nil"/>
              <w:bottom w:val="single" w:color="auto" w:sz="4" w:space="0"/>
              <w:right w:val="single" w:color="auto" w:sz="4" w:space="0"/>
            </w:tcBorders>
            <w:vAlign w:val="center"/>
          </w:tcPr>
          <w:p w14:paraId="7AF85FC9">
            <w:pPr>
              <w:widowControl/>
              <w:tabs>
                <w:tab w:val="decimal" w:pos="0"/>
              </w:tabs>
              <w:ind w:firstLine="0" w:firstLineChars="0"/>
              <w:jc w:val="center"/>
              <w:rPr>
                <w:kern w:val="0"/>
                <w:sz w:val="18"/>
                <w:szCs w:val="18"/>
              </w:rPr>
            </w:pPr>
            <w:r>
              <w:rPr>
                <w:kern w:val="0"/>
                <w:sz w:val="18"/>
                <w:szCs w:val="18"/>
              </w:rPr>
              <w:t>6.909180</w:t>
            </w:r>
          </w:p>
        </w:tc>
        <w:tc>
          <w:tcPr>
            <w:tcW w:w="426" w:type="dxa"/>
            <w:tcBorders>
              <w:top w:val="nil"/>
              <w:left w:val="nil"/>
              <w:bottom w:val="single" w:color="auto" w:sz="4" w:space="0"/>
              <w:right w:val="single" w:color="auto" w:sz="4" w:space="0"/>
            </w:tcBorders>
            <w:vAlign w:val="center"/>
          </w:tcPr>
          <w:p w14:paraId="115BE2D1">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3BFD7ADC">
            <w:pPr>
              <w:widowControl/>
              <w:tabs>
                <w:tab w:val="decimal" w:pos="0"/>
              </w:tabs>
              <w:ind w:firstLine="0" w:firstLineChars="0"/>
              <w:jc w:val="center"/>
              <w:rPr>
                <w:kern w:val="0"/>
                <w:sz w:val="18"/>
                <w:szCs w:val="18"/>
              </w:rPr>
            </w:pPr>
            <w:r>
              <w:rPr>
                <w:kern w:val="0"/>
                <w:sz w:val="18"/>
                <w:szCs w:val="18"/>
              </w:rPr>
              <w:t>411</w:t>
            </w:r>
          </w:p>
        </w:tc>
        <w:tc>
          <w:tcPr>
            <w:tcW w:w="1109" w:type="dxa"/>
            <w:tcBorders>
              <w:top w:val="nil"/>
              <w:left w:val="nil"/>
              <w:bottom w:val="single" w:color="auto" w:sz="4" w:space="0"/>
              <w:right w:val="single" w:color="auto" w:sz="4" w:space="0"/>
            </w:tcBorders>
            <w:vAlign w:val="center"/>
          </w:tcPr>
          <w:p w14:paraId="47A18069">
            <w:pPr>
              <w:widowControl/>
              <w:tabs>
                <w:tab w:val="decimal" w:pos="0"/>
              </w:tabs>
              <w:ind w:firstLine="0" w:firstLineChars="0"/>
              <w:jc w:val="center"/>
              <w:rPr>
                <w:kern w:val="0"/>
                <w:sz w:val="18"/>
                <w:szCs w:val="18"/>
              </w:rPr>
            </w:pPr>
            <w:r>
              <w:rPr>
                <w:kern w:val="0"/>
                <w:sz w:val="18"/>
                <w:szCs w:val="18"/>
              </w:rPr>
              <w:t>10.034180</w:t>
            </w:r>
          </w:p>
        </w:tc>
        <w:tc>
          <w:tcPr>
            <w:tcW w:w="426" w:type="dxa"/>
            <w:tcBorders>
              <w:top w:val="nil"/>
              <w:left w:val="nil"/>
              <w:bottom w:val="single" w:color="auto" w:sz="4" w:space="0"/>
              <w:right w:val="single" w:color="auto" w:sz="4" w:space="0"/>
            </w:tcBorders>
            <w:vAlign w:val="center"/>
          </w:tcPr>
          <w:p w14:paraId="4C633278">
            <w:pPr>
              <w:widowControl/>
              <w:tabs>
                <w:tab w:val="decimal" w:pos="0"/>
              </w:tabs>
              <w:ind w:firstLine="0" w:firstLineChars="0"/>
              <w:jc w:val="center"/>
              <w:rPr>
                <w:kern w:val="0"/>
                <w:sz w:val="18"/>
                <w:szCs w:val="18"/>
              </w:rPr>
            </w:pPr>
            <w:r>
              <w:rPr>
                <w:kern w:val="0"/>
                <w:sz w:val="18"/>
                <w:szCs w:val="18"/>
              </w:rPr>
              <w:t>5</w:t>
            </w:r>
          </w:p>
        </w:tc>
      </w:tr>
      <w:tr w14:paraId="376DCAA3">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3FA7A863">
            <w:pPr>
              <w:widowControl/>
              <w:tabs>
                <w:tab w:val="decimal" w:pos="0"/>
              </w:tabs>
              <w:ind w:firstLine="0" w:firstLineChars="0"/>
              <w:jc w:val="center"/>
              <w:rPr>
                <w:kern w:val="0"/>
                <w:sz w:val="18"/>
                <w:szCs w:val="18"/>
              </w:rPr>
            </w:pPr>
            <w:r>
              <w:rPr>
                <w:kern w:val="0"/>
                <w:sz w:val="18"/>
                <w:szCs w:val="18"/>
              </w:rPr>
              <w:t>28</w:t>
            </w:r>
          </w:p>
        </w:tc>
        <w:tc>
          <w:tcPr>
            <w:tcW w:w="1068" w:type="dxa"/>
            <w:tcBorders>
              <w:top w:val="nil"/>
              <w:left w:val="nil"/>
              <w:bottom w:val="single" w:color="auto" w:sz="4" w:space="0"/>
              <w:right w:val="single" w:color="auto" w:sz="4" w:space="0"/>
            </w:tcBorders>
            <w:vAlign w:val="center"/>
          </w:tcPr>
          <w:p w14:paraId="6166C728">
            <w:pPr>
              <w:widowControl/>
              <w:tabs>
                <w:tab w:val="decimal" w:pos="0"/>
              </w:tabs>
              <w:ind w:firstLine="0" w:firstLineChars="0"/>
              <w:jc w:val="center"/>
              <w:rPr>
                <w:kern w:val="0"/>
                <w:sz w:val="18"/>
                <w:szCs w:val="18"/>
              </w:rPr>
            </w:pPr>
            <w:r>
              <w:rPr>
                <w:kern w:val="0"/>
                <w:sz w:val="18"/>
                <w:szCs w:val="18"/>
              </w:rPr>
              <w:t>0.683594</w:t>
            </w:r>
          </w:p>
        </w:tc>
        <w:tc>
          <w:tcPr>
            <w:tcW w:w="588" w:type="dxa"/>
            <w:tcBorders>
              <w:top w:val="nil"/>
              <w:left w:val="nil"/>
              <w:bottom w:val="single" w:color="auto" w:sz="4" w:space="0"/>
              <w:right w:val="single" w:color="auto" w:sz="4" w:space="0"/>
            </w:tcBorders>
            <w:vAlign w:val="center"/>
          </w:tcPr>
          <w:p w14:paraId="1E721495">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292BD21D">
            <w:pPr>
              <w:widowControl/>
              <w:tabs>
                <w:tab w:val="decimal" w:pos="0"/>
              </w:tabs>
              <w:ind w:firstLine="0" w:firstLineChars="0"/>
              <w:jc w:val="center"/>
              <w:rPr>
                <w:kern w:val="0"/>
                <w:sz w:val="18"/>
                <w:szCs w:val="18"/>
              </w:rPr>
            </w:pPr>
            <w:r>
              <w:rPr>
                <w:kern w:val="0"/>
                <w:sz w:val="18"/>
                <w:szCs w:val="18"/>
              </w:rPr>
              <w:t>156</w:t>
            </w:r>
          </w:p>
        </w:tc>
        <w:tc>
          <w:tcPr>
            <w:tcW w:w="1068" w:type="dxa"/>
            <w:tcBorders>
              <w:top w:val="nil"/>
              <w:left w:val="nil"/>
              <w:bottom w:val="single" w:color="auto" w:sz="4" w:space="0"/>
              <w:right w:val="single" w:color="auto" w:sz="4" w:space="0"/>
            </w:tcBorders>
            <w:vAlign w:val="center"/>
          </w:tcPr>
          <w:p w14:paraId="596C4FF5">
            <w:pPr>
              <w:widowControl/>
              <w:tabs>
                <w:tab w:val="decimal" w:pos="0"/>
              </w:tabs>
              <w:ind w:firstLine="0" w:firstLineChars="0"/>
              <w:jc w:val="center"/>
              <w:rPr>
                <w:kern w:val="0"/>
                <w:sz w:val="18"/>
                <w:szCs w:val="18"/>
              </w:rPr>
            </w:pPr>
            <w:r>
              <w:rPr>
                <w:kern w:val="0"/>
                <w:sz w:val="18"/>
                <w:szCs w:val="18"/>
              </w:rPr>
              <w:t>3.808594</w:t>
            </w:r>
          </w:p>
        </w:tc>
        <w:tc>
          <w:tcPr>
            <w:tcW w:w="426" w:type="dxa"/>
            <w:tcBorders>
              <w:top w:val="nil"/>
              <w:left w:val="nil"/>
              <w:bottom w:val="single" w:color="auto" w:sz="4" w:space="0"/>
              <w:right w:val="single" w:color="auto" w:sz="4" w:space="0"/>
            </w:tcBorders>
            <w:vAlign w:val="center"/>
          </w:tcPr>
          <w:p w14:paraId="1566EE24">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69BFB609">
            <w:pPr>
              <w:widowControl/>
              <w:tabs>
                <w:tab w:val="decimal" w:pos="0"/>
              </w:tabs>
              <w:ind w:firstLine="0" w:firstLineChars="0"/>
              <w:jc w:val="center"/>
              <w:rPr>
                <w:kern w:val="0"/>
                <w:sz w:val="18"/>
                <w:szCs w:val="18"/>
              </w:rPr>
            </w:pPr>
            <w:r>
              <w:rPr>
                <w:kern w:val="0"/>
                <w:sz w:val="18"/>
                <w:szCs w:val="18"/>
              </w:rPr>
              <w:t>284</w:t>
            </w:r>
          </w:p>
        </w:tc>
        <w:tc>
          <w:tcPr>
            <w:tcW w:w="1068" w:type="dxa"/>
            <w:tcBorders>
              <w:top w:val="nil"/>
              <w:left w:val="nil"/>
              <w:bottom w:val="single" w:color="auto" w:sz="4" w:space="0"/>
              <w:right w:val="single" w:color="auto" w:sz="4" w:space="0"/>
            </w:tcBorders>
            <w:vAlign w:val="center"/>
          </w:tcPr>
          <w:p w14:paraId="61087AB5">
            <w:pPr>
              <w:widowControl/>
              <w:tabs>
                <w:tab w:val="decimal" w:pos="0"/>
              </w:tabs>
              <w:ind w:firstLine="0" w:firstLineChars="0"/>
              <w:jc w:val="center"/>
              <w:rPr>
                <w:kern w:val="0"/>
                <w:sz w:val="18"/>
                <w:szCs w:val="18"/>
              </w:rPr>
            </w:pPr>
            <w:r>
              <w:rPr>
                <w:kern w:val="0"/>
                <w:sz w:val="18"/>
                <w:szCs w:val="18"/>
              </w:rPr>
              <w:t>6.933594</w:t>
            </w:r>
          </w:p>
        </w:tc>
        <w:tc>
          <w:tcPr>
            <w:tcW w:w="426" w:type="dxa"/>
            <w:tcBorders>
              <w:top w:val="nil"/>
              <w:left w:val="nil"/>
              <w:bottom w:val="single" w:color="auto" w:sz="4" w:space="0"/>
              <w:right w:val="single" w:color="auto" w:sz="4" w:space="0"/>
            </w:tcBorders>
            <w:vAlign w:val="center"/>
          </w:tcPr>
          <w:p w14:paraId="00AAF87F">
            <w:pPr>
              <w:widowControl/>
              <w:tabs>
                <w:tab w:val="decimal" w:pos="0"/>
              </w:tabs>
              <w:ind w:firstLine="0" w:firstLineChars="0"/>
              <w:jc w:val="center"/>
              <w:rPr>
                <w:kern w:val="0"/>
                <w:sz w:val="18"/>
                <w:szCs w:val="18"/>
              </w:rPr>
            </w:pPr>
            <w:r>
              <w:rPr>
                <w:kern w:val="0"/>
                <w:sz w:val="18"/>
                <w:szCs w:val="18"/>
              </w:rPr>
              <w:t>6</w:t>
            </w:r>
          </w:p>
        </w:tc>
        <w:tc>
          <w:tcPr>
            <w:tcW w:w="813" w:type="dxa"/>
            <w:tcBorders>
              <w:top w:val="nil"/>
              <w:left w:val="nil"/>
              <w:bottom w:val="single" w:color="auto" w:sz="4" w:space="0"/>
              <w:right w:val="single" w:color="auto" w:sz="4" w:space="0"/>
            </w:tcBorders>
            <w:vAlign w:val="center"/>
          </w:tcPr>
          <w:p w14:paraId="43B77BBC">
            <w:pPr>
              <w:widowControl/>
              <w:tabs>
                <w:tab w:val="decimal" w:pos="0"/>
              </w:tabs>
              <w:ind w:firstLine="0" w:firstLineChars="0"/>
              <w:jc w:val="center"/>
              <w:rPr>
                <w:kern w:val="0"/>
                <w:sz w:val="18"/>
                <w:szCs w:val="18"/>
              </w:rPr>
            </w:pPr>
            <w:r>
              <w:rPr>
                <w:kern w:val="0"/>
                <w:sz w:val="18"/>
                <w:szCs w:val="18"/>
              </w:rPr>
              <w:t>412</w:t>
            </w:r>
          </w:p>
        </w:tc>
        <w:tc>
          <w:tcPr>
            <w:tcW w:w="1109" w:type="dxa"/>
            <w:tcBorders>
              <w:top w:val="nil"/>
              <w:left w:val="nil"/>
              <w:bottom w:val="single" w:color="auto" w:sz="4" w:space="0"/>
              <w:right w:val="single" w:color="auto" w:sz="4" w:space="0"/>
            </w:tcBorders>
            <w:vAlign w:val="center"/>
          </w:tcPr>
          <w:p w14:paraId="15C7C6D2">
            <w:pPr>
              <w:widowControl/>
              <w:tabs>
                <w:tab w:val="decimal" w:pos="0"/>
              </w:tabs>
              <w:ind w:firstLine="0" w:firstLineChars="0"/>
              <w:jc w:val="center"/>
              <w:rPr>
                <w:kern w:val="0"/>
                <w:sz w:val="18"/>
                <w:szCs w:val="18"/>
              </w:rPr>
            </w:pPr>
            <w:r>
              <w:rPr>
                <w:kern w:val="0"/>
                <w:sz w:val="18"/>
                <w:szCs w:val="18"/>
              </w:rPr>
              <w:t>10.058594</w:t>
            </w:r>
          </w:p>
        </w:tc>
        <w:tc>
          <w:tcPr>
            <w:tcW w:w="426" w:type="dxa"/>
            <w:tcBorders>
              <w:top w:val="nil"/>
              <w:left w:val="nil"/>
              <w:bottom w:val="single" w:color="auto" w:sz="4" w:space="0"/>
              <w:right w:val="single" w:color="auto" w:sz="4" w:space="0"/>
            </w:tcBorders>
            <w:vAlign w:val="center"/>
          </w:tcPr>
          <w:p w14:paraId="726657F4">
            <w:pPr>
              <w:widowControl/>
              <w:tabs>
                <w:tab w:val="decimal" w:pos="0"/>
              </w:tabs>
              <w:ind w:firstLine="0" w:firstLineChars="0"/>
              <w:jc w:val="center"/>
              <w:rPr>
                <w:kern w:val="0"/>
                <w:sz w:val="18"/>
                <w:szCs w:val="18"/>
              </w:rPr>
            </w:pPr>
            <w:r>
              <w:rPr>
                <w:kern w:val="0"/>
                <w:sz w:val="18"/>
                <w:szCs w:val="18"/>
              </w:rPr>
              <w:t>3</w:t>
            </w:r>
          </w:p>
        </w:tc>
      </w:tr>
      <w:tr w14:paraId="59697EFE">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4780F1DF">
            <w:pPr>
              <w:widowControl/>
              <w:tabs>
                <w:tab w:val="decimal" w:pos="0"/>
              </w:tabs>
              <w:ind w:firstLine="0" w:firstLineChars="0"/>
              <w:jc w:val="center"/>
              <w:rPr>
                <w:kern w:val="0"/>
                <w:sz w:val="18"/>
                <w:szCs w:val="18"/>
              </w:rPr>
            </w:pPr>
            <w:r>
              <w:rPr>
                <w:kern w:val="0"/>
                <w:sz w:val="18"/>
                <w:szCs w:val="18"/>
              </w:rPr>
              <w:t>29</w:t>
            </w:r>
          </w:p>
        </w:tc>
        <w:tc>
          <w:tcPr>
            <w:tcW w:w="1068" w:type="dxa"/>
            <w:tcBorders>
              <w:top w:val="nil"/>
              <w:left w:val="nil"/>
              <w:bottom w:val="single" w:color="auto" w:sz="4" w:space="0"/>
              <w:right w:val="single" w:color="auto" w:sz="4" w:space="0"/>
            </w:tcBorders>
            <w:vAlign w:val="center"/>
          </w:tcPr>
          <w:p w14:paraId="03721EA4">
            <w:pPr>
              <w:widowControl/>
              <w:tabs>
                <w:tab w:val="decimal" w:pos="0"/>
              </w:tabs>
              <w:ind w:firstLine="0" w:firstLineChars="0"/>
              <w:jc w:val="center"/>
              <w:rPr>
                <w:kern w:val="0"/>
                <w:sz w:val="18"/>
                <w:szCs w:val="18"/>
              </w:rPr>
            </w:pPr>
            <w:r>
              <w:rPr>
                <w:kern w:val="0"/>
                <w:sz w:val="18"/>
                <w:szCs w:val="18"/>
              </w:rPr>
              <w:t>0.708008</w:t>
            </w:r>
          </w:p>
        </w:tc>
        <w:tc>
          <w:tcPr>
            <w:tcW w:w="588" w:type="dxa"/>
            <w:tcBorders>
              <w:top w:val="nil"/>
              <w:left w:val="nil"/>
              <w:bottom w:val="single" w:color="auto" w:sz="4" w:space="0"/>
              <w:right w:val="single" w:color="auto" w:sz="4" w:space="0"/>
            </w:tcBorders>
            <w:vAlign w:val="center"/>
          </w:tcPr>
          <w:p w14:paraId="690D1F18">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55005CAA">
            <w:pPr>
              <w:widowControl/>
              <w:tabs>
                <w:tab w:val="decimal" w:pos="0"/>
              </w:tabs>
              <w:ind w:firstLine="0" w:firstLineChars="0"/>
              <w:jc w:val="center"/>
              <w:rPr>
                <w:kern w:val="0"/>
                <w:sz w:val="18"/>
                <w:szCs w:val="18"/>
              </w:rPr>
            </w:pPr>
            <w:r>
              <w:rPr>
                <w:kern w:val="0"/>
                <w:sz w:val="18"/>
                <w:szCs w:val="18"/>
              </w:rPr>
              <w:t>157</w:t>
            </w:r>
          </w:p>
        </w:tc>
        <w:tc>
          <w:tcPr>
            <w:tcW w:w="1068" w:type="dxa"/>
            <w:tcBorders>
              <w:top w:val="nil"/>
              <w:left w:val="nil"/>
              <w:bottom w:val="single" w:color="auto" w:sz="4" w:space="0"/>
              <w:right w:val="single" w:color="auto" w:sz="4" w:space="0"/>
            </w:tcBorders>
            <w:vAlign w:val="center"/>
          </w:tcPr>
          <w:p w14:paraId="4EBACDC2">
            <w:pPr>
              <w:widowControl/>
              <w:tabs>
                <w:tab w:val="decimal" w:pos="0"/>
              </w:tabs>
              <w:ind w:firstLine="0" w:firstLineChars="0"/>
              <w:jc w:val="center"/>
              <w:rPr>
                <w:kern w:val="0"/>
                <w:sz w:val="18"/>
                <w:szCs w:val="18"/>
              </w:rPr>
            </w:pPr>
            <w:r>
              <w:rPr>
                <w:kern w:val="0"/>
                <w:sz w:val="18"/>
                <w:szCs w:val="18"/>
              </w:rPr>
              <w:t>3.833008</w:t>
            </w:r>
          </w:p>
        </w:tc>
        <w:tc>
          <w:tcPr>
            <w:tcW w:w="426" w:type="dxa"/>
            <w:tcBorders>
              <w:top w:val="nil"/>
              <w:left w:val="nil"/>
              <w:bottom w:val="single" w:color="auto" w:sz="4" w:space="0"/>
              <w:right w:val="single" w:color="auto" w:sz="4" w:space="0"/>
            </w:tcBorders>
            <w:vAlign w:val="center"/>
          </w:tcPr>
          <w:p w14:paraId="7F83EDCF">
            <w:pPr>
              <w:widowControl/>
              <w:tabs>
                <w:tab w:val="decimal" w:pos="0"/>
              </w:tabs>
              <w:ind w:firstLine="0" w:firstLineChars="0"/>
              <w:jc w:val="center"/>
              <w:rPr>
                <w:kern w:val="0"/>
                <w:sz w:val="18"/>
                <w:szCs w:val="18"/>
              </w:rPr>
            </w:pPr>
            <w:r>
              <w:rPr>
                <w:kern w:val="0"/>
                <w:sz w:val="18"/>
                <w:szCs w:val="18"/>
              </w:rPr>
              <w:t>7</w:t>
            </w:r>
          </w:p>
        </w:tc>
        <w:tc>
          <w:tcPr>
            <w:tcW w:w="813" w:type="dxa"/>
            <w:tcBorders>
              <w:top w:val="nil"/>
              <w:left w:val="nil"/>
              <w:bottom w:val="single" w:color="auto" w:sz="4" w:space="0"/>
              <w:right w:val="single" w:color="auto" w:sz="4" w:space="0"/>
            </w:tcBorders>
            <w:vAlign w:val="center"/>
          </w:tcPr>
          <w:p w14:paraId="2AF65385">
            <w:pPr>
              <w:widowControl/>
              <w:tabs>
                <w:tab w:val="decimal" w:pos="0"/>
              </w:tabs>
              <w:ind w:firstLine="0" w:firstLineChars="0"/>
              <w:jc w:val="center"/>
              <w:rPr>
                <w:kern w:val="0"/>
                <w:sz w:val="18"/>
                <w:szCs w:val="18"/>
              </w:rPr>
            </w:pPr>
            <w:r>
              <w:rPr>
                <w:kern w:val="0"/>
                <w:sz w:val="18"/>
                <w:szCs w:val="18"/>
              </w:rPr>
              <w:t>285</w:t>
            </w:r>
          </w:p>
        </w:tc>
        <w:tc>
          <w:tcPr>
            <w:tcW w:w="1068" w:type="dxa"/>
            <w:tcBorders>
              <w:top w:val="nil"/>
              <w:left w:val="nil"/>
              <w:bottom w:val="single" w:color="auto" w:sz="4" w:space="0"/>
              <w:right w:val="single" w:color="auto" w:sz="4" w:space="0"/>
            </w:tcBorders>
            <w:vAlign w:val="center"/>
          </w:tcPr>
          <w:p w14:paraId="093E2652">
            <w:pPr>
              <w:widowControl/>
              <w:tabs>
                <w:tab w:val="decimal" w:pos="0"/>
              </w:tabs>
              <w:ind w:firstLine="0" w:firstLineChars="0"/>
              <w:jc w:val="center"/>
              <w:rPr>
                <w:kern w:val="0"/>
                <w:sz w:val="18"/>
                <w:szCs w:val="18"/>
              </w:rPr>
            </w:pPr>
            <w:r>
              <w:rPr>
                <w:kern w:val="0"/>
                <w:sz w:val="18"/>
                <w:szCs w:val="18"/>
              </w:rPr>
              <w:t>6.958008</w:t>
            </w:r>
          </w:p>
        </w:tc>
        <w:tc>
          <w:tcPr>
            <w:tcW w:w="426" w:type="dxa"/>
            <w:tcBorders>
              <w:top w:val="nil"/>
              <w:left w:val="nil"/>
              <w:bottom w:val="single" w:color="auto" w:sz="4" w:space="0"/>
              <w:right w:val="single" w:color="auto" w:sz="4" w:space="0"/>
            </w:tcBorders>
            <w:vAlign w:val="center"/>
          </w:tcPr>
          <w:p w14:paraId="1567F1DA">
            <w:pPr>
              <w:widowControl/>
              <w:tabs>
                <w:tab w:val="decimal" w:pos="0"/>
              </w:tabs>
              <w:ind w:firstLine="0" w:firstLineChars="0"/>
              <w:jc w:val="center"/>
              <w:rPr>
                <w:kern w:val="0"/>
                <w:sz w:val="18"/>
                <w:szCs w:val="18"/>
              </w:rPr>
            </w:pPr>
            <w:r>
              <w:rPr>
                <w:kern w:val="0"/>
                <w:sz w:val="18"/>
                <w:szCs w:val="18"/>
              </w:rPr>
              <w:t>5</w:t>
            </w:r>
          </w:p>
        </w:tc>
        <w:tc>
          <w:tcPr>
            <w:tcW w:w="813" w:type="dxa"/>
            <w:tcBorders>
              <w:top w:val="nil"/>
              <w:left w:val="nil"/>
              <w:bottom w:val="single" w:color="auto" w:sz="4" w:space="0"/>
              <w:right w:val="single" w:color="auto" w:sz="4" w:space="0"/>
            </w:tcBorders>
            <w:vAlign w:val="center"/>
          </w:tcPr>
          <w:p w14:paraId="79C926F9">
            <w:pPr>
              <w:widowControl/>
              <w:tabs>
                <w:tab w:val="decimal" w:pos="0"/>
              </w:tabs>
              <w:ind w:firstLine="0" w:firstLineChars="0"/>
              <w:jc w:val="center"/>
              <w:rPr>
                <w:kern w:val="0"/>
                <w:sz w:val="18"/>
                <w:szCs w:val="18"/>
              </w:rPr>
            </w:pPr>
            <w:r>
              <w:rPr>
                <w:kern w:val="0"/>
                <w:sz w:val="18"/>
                <w:szCs w:val="18"/>
              </w:rPr>
              <w:t>413</w:t>
            </w:r>
          </w:p>
        </w:tc>
        <w:tc>
          <w:tcPr>
            <w:tcW w:w="1109" w:type="dxa"/>
            <w:tcBorders>
              <w:top w:val="nil"/>
              <w:left w:val="nil"/>
              <w:bottom w:val="single" w:color="auto" w:sz="4" w:space="0"/>
              <w:right w:val="single" w:color="auto" w:sz="4" w:space="0"/>
            </w:tcBorders>
            <w:vAlign w:val="center"/>
          </w:tcPr>
          <w:p w14:paraId="338BE99C">
            <w:pPr>
              <w:widowControl/>
              <w:tabs>
                <w:tab w:val="decimal" w:pos="0"/>
              </w:tabs>
              <w:ind w:firstLine="0" w:firstLineChars="0"/>
              <w:jc w:val="center"/>
              <w:rPr>
                <w:kern w:val="0"/>
                <w:sz w:val="18"/>
                <w:szCs w:val="18"/>
              </w:rPr>
            </w:pPr>
            <w:r>
              <w:rPr>
                <w:kern w:val="0"/>
                <w:sz w:val="18"/>
                <w:szCs w:val="18"/>
              </w:rPr>
              <w:t>10.083008</w:t>
            </w:r>
          </w:p>
        </w:tc>
        <w:tc>
          <w:tcPr>
            <w:tcW w:w="426" w:type="dxa"/>
            <w:tcBorders>
              <w:top w:val="nil"/>
              <w:left w:val="nil"/>
              <w:bottom w:val="single" w:color="auto" w:sz="4" w:space="0"/>
              <w:right w:val="single" w:color="auto" w:sz="4" w:space="0"/>
            </w:tcBorders>
            <w:vAlign w:val="center"/>
          </w:tcPr>
          <w:p w14:paraId="566797E0">
            <w:pPr>
              <w:widowControl/>
              <w:tabs>
                <w:tab w:val="decimal" w:pos="0"/>
              </w:tabs>
              <w:ind w:firstLine="0" w:firstLineChars="0"/>
              <w:jc w:val="center"/>
              <w:rPr>
                <w:kern w:val="0"/>
                <w:sz w:val="18"/>
                <w:szCs w:val="18"/>
              </w:rPr>
            </w:pPr>
            <w:r>
              <w:rPr>
                <w:kern w:val="0"/>
                <w:sz w:val="18"/>
                <w:szCs w:val="18"/>
              </w:rPr>
              <w:t>0</w:t>
            </w:r>
          </w:p>
        </w:tc>
      </w:tr>
      <w:tr w14:paraId="60B44E7A">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53D4413E">
            <w:pPr>
              <w:widowControl/>
              <w:tabs>
                <w:tab w:val="decimal" w:pos="0"/>
              </w:tabs>
              <w:ind w:firstLine="0" w:firstLineChars="0"/>
              <w:jc w:val="center"/>
              <w:rPr>
                <w:kern w:val="0"/>
                <w:sz w:val="18"/>
                <w:szCs w:val="18"/>
              </w:rPr>
            </w:pPr>
            <w:r>
              <w:rPr>
                <w:kern w:val="0"/>
                <w:sz w:val="18"/>
                <w:szCs w:val="18"/>
              </w:rPr>
              <w:t>30</w:t>
            </w:r>
          </w:p>
        </w:tc>
        <w:tc>
          <w:tcPr>
            <w:tcW w:w="1068" w:type="dxa"/>
            <w:tcBorders>
              <w:top w:val="nil"/>
              <w:left w:val="nil"/>
              <w:bottom w:val="single" w:color="auto" w:sz="4" w:space="0"/>
              <w:right w:val="single" w:color="auto" w:sz="4" w:space="0"/>
            </w:tcBorders>
            <w:vAlign w:val="center"/>
          </w:tcPr>
          <w:p w14:paraId="03AD125D">
            <w:pPr>
              <w:widowControl/>
              <w:tabs>
                <w:tab w:val="decimal" w:pos="0"/>
              </w:tabs>
              <w:ind w:firstLine="0" w:firstLineChars="0"/>
              <w:jc w:val="center"/>
              <w:rPr>
                <w:kern w:val="0"/>
                <w:sz w:val="18"/>
                <w:szCs w:val="18"/>
              </w:rPr>
            </w:pPr>
            <w:r>
              <w:rPr>
                <w:kern w:val="0"/>
                <w:sz w:val="18"/>
                <w:szCs w:val="18"/>
              </w:rPr>
              <w:t>0.732422</w:t>
            </w:r>
          </w:p>
        </w:tc>
        <w:tc>
          <w:tcPr>
            <w:tcW w:w="588" w:type="dxa"/>
            <w:tcBorders>
              <w:top w:val="nil"/>
              <w:left w:val="nil"/>
              <w:bottom w:val="single" w:color="auto" w:sz="4" w:space="0"/>
              <w:right w:val="single" w:color="auto" w:sz="4" w:space="0"/>
            </w:tcBorders>
            <w:vAlign w:val="center"/>
          </w:tcPr>
          <w:p w14:paraId="57D150F7">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43AE7E53">
            <w:pPr>
              <w:widowControl/>
              <w:tabs>
                <w:tab w:val="decimal" w:pos="0"/>
              </w:tabs>
              <w:ind w:firstLine="0" w:firstLineChars="0"/>
              <w:jc w:val="center"/>
              <w:rPr>
                <w:kern w:val="0"/>
                <w:sz w:val="18"/>
                <w:szCs w:val="18"/>
              </w:rPr>
            </w:pPr>
            <w:r>
              <w:rPr>
                <w:kern w:val="0"/>
                <w:sz w:val="18"/>
                <w:szCs w:val="18"/>
              </w:rPr>
              <w:t>158</w:t>
            </w:r>
          </w:p>
        </w:tc>
        <w:tc>
          <w:tcPr>
            <w:tcW w:w="1068" w:type="dxa"/>
            <w:tcBorders>
              <w:top w:val="nil"/>
              <w:left w:val="nil"/>
              <w:bottom w:val="single" w:color="auto" w:sz="4" w:space="0"/>
              <w:right w:val="single" w:color="auto" w:sz="4" w:space="0"/>
            </w:tcBorders>
            <w:vAlign w:val="center"/>
          </w:tcPr>
          <w:p w14:paraId="0E2F3AC9">
            <w:pPr>
              <w:widowControl/>
              <w:tabs>
                <w:tab w:val="decimal" w:pos="0"/>
              </w:tabs>
              <w:ind w:firstLine="0" w:firstLineChars="0"/>
              <w:jc w:val="center"/>
              <w:rPr>
                <w:kern w:val="0"/>
                <w:sz w:val="18"/>
                <w:szCs w:val="18"/>
              </w:rPr>
            </w:pPr>
            <w:r>
              <w:rPr>
                <w:kern w:val="0"/>
                <w:sz w:val="18"/>
                <w:szCs w:val="18"/>
              </w:rPr>
              <w:t>3.857422</w:t>
            </w:r>
          </w:p>
        </w:tc>
        <w:tc>
          <w:tcPr>
            <w:tcW w:w="426" w:type="dxa"/>
            <w:tcBorders>
              <w:top w:val="nil"/>
              <w:left w:val="nil"/>
              <w:bottom w:val="single" w:color="auto" w:sz="4" w:space="0"/>
              <w:right w:val="single" w:color="auto" w:sz="4" w:space="0"/>
            </w:tcBorders>
            <w:vAlign w:val="center"/>
          </w:tcPr>
          <w:p w14:paraId="2174320E">
            <w:pPr>
              <w:widowControl/>
              <w:tabs>
                <w:tab w:val="decimal" w:pos="0"/>
              </w:tabs>
              <w:ind w:firstLine="0" w:firstLineChars="0"/>
              <w:jc w:val="center"/>
              <w:rPr>
                <w:kern w:val="0"/>
                <w:sz w:val="18"/>
                <w:szCs w:val="18"/>
              </w:rPr>
            </w:pPr>
            <w:r>
              <w:rPr>
                <w:kern w:val="0"/>
                <w:sz w:val="18"/>
                <w:szCs w:val="18"/>
              </w:rPr>
              <w:t>7</w:t>
            </w:r>
          </w:p>
        </w:tc>
        <w:tc>
          <w:tcPr>
            <w:tcW w:w="813" w:type="dxa"/>
            <w:tcBorders>
              <w:top w:val="nil"/>
              <w:left w:val="nil"/>
              <w:bottom w:val="single" w:color="auto" w:sz="4" w:space="0"/>
              <w:right w:val="single" w:color="auto" w:sz="4" w:space="0"/>
            </w:tcBorders>
            <w:vAlign w:val="center"/>
          </w:tcPr>
          <w:p w14:paraId="203DA2A6">
            <w:pPr>
              <w:widowControl/>
              <w:tabs>
                <w:tab w:val="decimal" w:pos="0"/>
              </w:tabs>
              <w:ind w:firstLine="0" w:firstLineChars="0"/>
              <w:jc w:val="center"/>
              <w:rPr>
                <w:kern w:val="0"/>
                <w:sz w:val="18"/>
                <w:szCs w:val="18"/>
              </w:rPr>
            </w:pPr>
            <w:r>
              <w:rPr>
                <w:kern w:val="0"/>
                <w:sz w:val="18"/>
                <w:szCs w:val="18"/>
              </w:rPr>
              <w:t>286</w:t>
            </w:r>
          </w:p>
        </w:tc>
        <w:tc>
          <w:tcPr>
            <w:tcW w:w="1068" w:type="dxa"/>
            <w:tcBorders>
              <w:top w:val="nil"/>
              <w:left w:val="nil"/>
              <w:bottom w:val="single" w:color="auto" w:sz="4" w:space="0"/>
              <w:right w:val="single" w:color="auto" w:sz="4" w:space="0"/>
            </w:tcBorders>
            <w:vAlign w:val="center"/>
          </w:tcPr>
          <w:p w14:paraId="6ED05A2E">
            <w:pPr>
              <w:widowControl/>
              <w:tabs>
                <w:tab w:val="decimal" w:pos="0"/>
              </w:tabs>
              <w:ind w:firstLine="0" w:firstLineChars="0"/>
              <w:jc w:val="center"/>
              <w:rPr>
                <w:kern w:val="0"/>
                <w:sz w:val="18"/>
                <w:szCs w:val="18"/>
              </w:rPr>
            </w:pPr>
            <w:r>
              <w:rPr>
                <w:kern w:val="0"/>
                <w:sz w:val="18"/>
                <w:szCs w:val="18"/>
              </w:rPr>
              <w:t>6.982422</w:t>
            </w:r>
          </w:p>
        </w:tc>
        <w:tc>
          <w:tcPr>
            <w:tcW w:w="426" w:type="dxa"/>
            <w:tcBorders>
              <w:top w:val="nil"/>
              <w:left w:val="nil"/>
              <w:bottom w:val="single" w:color="auto" w:sz="4" w:space="0"/>
              <w:right w:val="single" w:color="auto" w:sz="4" w:space="0"/>
            </w:tcBorders>
            <w:vAlign w:val="center"/>
          </w:tcPr>
          <w:p w14:paraId="7DD49045">
            <w:pPr>
              <w:widowControl/>
              <w:tabs>
                <w:tab w:val="decimal" w:pos="0"/>
              </w:tabs>
              <w:ind w:firstLine="0" w:firstLineChars="0"/>
              <w:jc w:val="center"/>
              <w:rPr>
                <w:kern w:val="0"/>
                <w:sz w:val="18"/>
                <w:szCs w:val="18"/>
              </w:rPr>
            </w:pPr>
            <w:r>
              <w:rPr>
                <w:kern w:val="0"/>
                <w:sz w:val="18"/>
                <w:szCs w:val="18"/>
              </w:rPr>
              <w:t>3</w:t>
            </w:r>
          </w:p>
        </w:tc>
        <w:tc>
          <w:tcPr>
            <w:tcW w:w="813" w:type="dxa"/>
            <w:tcBorders>
              <w:top w:val="nil"/>
              <w:left w:val="nil"/>
              <w:bottom w:val="single" w:color="auto" w:sz="4" w:space="0"/>
              <w:right w:val="single" w:color="auto" w:sz="4" w:space="0"/>
            </w:tcBorders>
            <w:vAlign w:val="center"/>
          </w:tcPr>
          <w:p w14:paraId="5C00F119">
            <w:pPr>
              <w:widowControl/>
              <w:tabs>
                <w:tab w:val="decimal" w:pos="0"/>
              </w:tabs>
              <w:ind w:firstLine="0" w:firstLineChars="0"/>
              <w:jc w:val="center"/>
              <w:rPr>
                <w:kern w:val="0"/>
                <w:sz w:val="18"/>
                <w:szCs w:val="18"/>
              </w:rPr>
            </w:pPr>
            <w:r>
              <w:rPr>
                <w:kern w:val="0"/>
                <w:sz w:val="18"/>
                <w:szCs w:val="18"/>
              </w:rPr>
              <w:t>414</w:t>
            </w:r>
          </w:p>
        </w:tc>
        <w:tc>
          <w:tcPr>
            <w:tcW w:w="1109" w:type="dxa"/>
            <w:tcBorders>
              <w:top w:val="nil"/>
              <w:left w:val="nil"/>
              <w:bottom w:val="single" w:color="auto" w:sz="4" w:space="0"/>
              <w:right w:val="single" w:color="auto" w:sz="4" w:space="0"/>
            </w:tcBorders>
            <w:vAlign w:val="center"/>
          </w:tcPr>
          <w:p w14:paraId="64222795">
            <w:pPr>
              <w:widowControl/>
              <w:tabs>
                <w:tab w:val="decimal" w:pos="0"/>
              </w:tabs>
              <w:ind w:firstLine="0" w:firstLineChars="0"/>
              <w:jc w:val="center"/>
              <w:rPr>
                <w:kern w:val="0"/>
                <w:sz w:val="18"/>
                <w:szCs w:val="18"/>
              </w:rPr>
            </w:pPr>
            <w:r>
              <w:rPr>
                <w:kern w:val="0"/>
                <w:sz w:val="18"/>
                <w:szCs w:val="18"/>
              </w:rPr>
              <w:t>10.107422</w:t>
            </w:r>
          </w:p>
        </w:tc>
        <w:tc>
          <w:tcPr>
            <w:tcW w:w="426" w:type="dxa"/>
            <w:tcBorders>
              <w:top w:val="nil"/>
              <w:left w:val="nil"/>
              <w:bottom w:val="single" w:color="auto" w:sz="4" w:space="0"/>
              <w:right w:val="single" w:color="auto" w:sz="4" w:space="0"/>
            </w:tcBorders>
            <w:vAlign w:val="center"/>
          </w:tcPr>
          <w:p w14:paraId="1D39EFD6">
            <w:pPr>
              <w:widowControl/>
              <w:tabs>
                <w:tab w:val="decimal" w:pos="0"/>
              </w:tabs>
              <w:ind w:firstLine="0" w:firstLineChars="0"/>
              <w:jc w:val="center"/>
              <w:rPr>
                <w:kern w:val="0"/>
                <w:sz w:val="18"/>
                <w:szCs w:val="18"/>
              </w:rPr>
            </w:pPr>
            <w:r>
              <w:rPr>
                <w:kern w:val="0"/>
                <w:sz w:val="18"/>
                <w:szCs w:val="18"/>
              </w:rPr>
              <w:t>6</w:t>
            </w:r>
          </w:p>
        </w:tc>
      </w:tr>
      <w:tr w14:paraId="6392CF53">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206D01AE">
            <w:pPr>
              <w:widowControl/>
              <w:tabs>
                <w:tab w:val="decimal" w:pos="0"/>
              </w:tabs>
              <w:ind w:firstLine="0" w:firstLineChars="0"/>
              <w:jc w:val="center"/>
              <w:rPr>
                <w:kern w:val="0"/>
                <w:sz w:val="18"/>
                <w:szCs w:val="18"/>
              </w:rPr>
            </w:pPr>
            <w:r>
              <w:rPr>
                <w:kern w:val="0"/>
                <w:sz w:val="18"/>
                <w:szCs w:val="18"/>
              </w:rPr>
              <w:t>31</w:t>
            </w:r>
          </w:p>
        </w:tc>
        <w:tc>
          <w:tcPr>
            <w:tcW w:w="1068" w:type="dxa"/>
            <w:tcBorders>
              <w:top w:val="nil"/>
              <w:left w:val="nil"/>
              <w:bottom w:val="single" w:color="auto" w:sz="4" w:space="0"/>
              <w:right w:val="single" w:color="auto" w:sz="4" w:space="0"/>
            </w:tcBorders>
            <w:vAlign w:val="center"/>
          </w:tcPr>
          <w:p w14:paraId="552E9446">
            <w:pPr>
              <w:widowControl/>
              <w:tabs>
                <w:tab w:val="decimal" w:pos="0"/>
              </w:tabs>
              <w:ind w:firstLine="0" w:firstLineChars="0"/>
              <w:jc w:val="center"/>
              <w:rPr>
                <w:kern w:val="0"/>
                <w:sz w:val="18"/>
                <w:szCs w:val="18"/>
              </w:rPr>
            </w:pPr>
            <w:r>
              <w:rPr>
                <w:kern w:val="0"/>
                <w:sz w:val="18"/>
                <w:szCs w:val="18"/>
              </w:rPr>
              <w:t>0.756836</w:t>
            </w:r>
          </w:p>
        </w:tc>
        <w:tc>
          <w:tcPr>
            <w:tcW w:w="588" w:type="dxa"/>
            <w:tcBorders>
              <w:top w:val="nil"/>
              <w:left w:val="nil"/>
              <w:bottom w:val="single" w:color="auto" w:sz="4" w:space="0"/>
              <w:right w:val="single" w:color="auto" w:sz="4" w:space="0"/>
            </w:tcBorders>
            <w:vAlign w:val="center"/>
          </w:tcPr>
          <w:p w14:paraId="09D0027A">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32B91032">
            <w:pPr>
              <w:widowControl/>
              <w:tabs>
                <w:tab w:val="decimal" w:pos="0"/>
              </w:tabs>
              <w:ind w:firstLine="0" w:firstLineChars="0"/>
              <w:jc w:val="center"/>
              <w:rPr>
                <w:kern w:val="0"/>
                <w:sz w:val="18"/>
                <w:szCs w:val="18"/>
              </w:rPr>
            </w:pPr>
            <w:r>
              <w:rPr>
                <w:kern w:val="0"/>
                <w:sz w:val="18"/>
                <w:szCs w:val="18"/>
              </w:rPr>
              <w:t>159</w:t>
            </w:r>
          </w:p>
        </w:tc>
        <w:tc>
          <w:tcPr>
            <w:tcW w:w="1068" w:type="dxa"/>
            <w:tcBorders>
              <w:top w:val="nil"/>
              <w:left w:val="nil"/>
              <w:bottom w:val="single" w:color="auto" w:sz="4" w:space="0"/>
              <w:right w:val="single" w:color="auto" w:sz="4" w:space="0"/>
            </w:tcBorders>
            <w:vAlign w:val="center"/>
          </w:tcPr>
          <w:p w14:paraId="13B849EC">
            <w:pPr>
              <w:widowControl/>
              <w:tabs>
                <w:tab w:val="decimal" w:pos="0"/>
              </w:tabs>
              <w:ind w:firstLine="0" w:firstLineChars="0"/>
              <w:jc w:val="center"/>
              <w:rPr>
                <w:kern w:val="0"/>
                <w:sz w:val="18"/>
                <w:szCs w:val="18"/>
              </w:rPr>
            </w:pPr>
            <w:r>
              <w:rPr>
                <w:kern w:val="0"/>
                <w:sz w:val="18"/>
                <w:szCs w:val="18"/>
              </w:rPr>
              <w:t>3.881836</w:t>
            </w:r>
          </w:p>
        </w:tc>
        <w:tc>
          <w:tcPr>
            <w:tcW w:w="426" w:type="dxa"/>
            <w:tcBorders>
              <w:top w:val="nil"/>
              <w:left w:val="nil"/>
              <w:bottom w:val="single" w:color="auto" w:sz="4" w:space="0"/>
              <w:right w:val="single" w:color="auto" w:sz="4" w:space="0"/>
            </w:tcBorders>
            <w:vAlign w:val="center"/>
          </w:tcPr>
          <w:p w14:paraId="2AE49AD2">
            <w:pPr>
              <w:widowControl/>
              <w:tabs>
                <w:tab w:val="decimal" w:pos="0"/>
              </w:tabs>
              <w:ind w:firstLine="0" w:firstLineChars="0"/>
              <w:jc w:val="center"/>
              <w:rPr>
                <w:kern w:val="0"/>
                <w:sz w:val="18"/>
                <w:szCs w:val="18"/>
              </w:rPr>
            </w:pPr>
            <w:r>
              <w:rPr>
                <w:kern w:val="0"/>
                <w:sz w:val="18"/>
                <w:szCs w:val="18"/>
              </w:rPr>
              <w:t>6</w:t>
            </w:r>
          </w:p>
        </w:tc>
        <w:tc>
          <w:tcPr>
            <w:tcW w:w="813" w:type="dxa"/>
            <w:tcBorders>
              <w:top w:val="nil"/>
              <w:left w:val="nil"/>
              <w:bottom w:val="single" w:color="auto" w:sz="4" w:space="0"/>
              <w:right w:val="single" w:color="auto" w:sz="4" w:space="0"/>
            </w:tcBorders>
            <w:vAlign w:val="center"/>
          </w:tcPr>
          <w:p w14:paraId="74735738">
            <w:pPr>
              <w:widowControl/>
              <w:tabs>
                <w:tab w:val="decimal" w:pos="0"/>
              </w:tabs>
              <w:ind w:firstLine="0" w:firstLineChars="0"/>
              <w:jc w:val="center"/>
              <w:rPr>
                <w:kern w:val="0"/>
                <w:sz w:val="18"/>
                <w:szCs w:val="18"/>
              </w:rPr>
            </w:pPr>
            <w:r>
              <w:rPr>
                <w:kern w:val="0"/>
                <w:sz w:val="18"/>
                <w:szCs w:val="18"/>
              </w:rPr>
              <w:t>287</w:t>
            </w:r>
          </w:p>
        </w:tc>
        <w:tc>
          <w:tcPr>
            <w:tcW w:w="1068" w:type="dxa"/>
            <w:tcBorders>
              <w:top w:val="nil"/>
              <w:left w:val="nil"/>
              <w:bottom w:val="single" w:color="auto" w:sz="4" w:space="0"/>
              <w:right w:val="single" w:color="auto" w:sz="4" w:space="0"/>
            </w:tcBorders>
            <w:vAlign w:val="center"/>
          </w:tcPr>
          <w:p w14:paraId="7CF06DE5">
            <w:pPr>
              <w:widowControl/>
              <w:tabs>
                <w:tab w:val="decimal" w:pos="0"/>
              </w:tabs>
              <w:ind w:firstLine="0" w:firstLineChars="0"/>
              <w:jc w:val="center"/>
              <w:rPr>
                <w:kern w:val="0"/>
                <w:sz w:val="18"/>
                <w:szCs w:val="18"/>
              </w:rPr>
            </w:pPr>
            <w:r>
              <w:rPr>
                <w:kern w:val="0"/>
                <w:sz w:val="18"/>
                <w:szCs w:val="18"/>
              </w:rPr>
              <w:t>7.006836</w:t>
            </w:r>
          </w:p>
        </w:tc>
        <w:tc>
          <w:tcPr>
            <w:tcW w:w="426" w:type="dxa"/>
            <w:tcBorders>
              <w:top w:val="nil"/>
              <w:left w:val="nil"/>
              <w:bottom w:val="single" w:color="auto" w:sz="4" w:space="0"/>
              <w:right w:val="single" w:color="auto" w:sz="4" w:space="0"/>
            </w:tcBorders>
            <w:vAlign w:val="center"/>
          </w:tcPr>
          <w:p w14:paraId="47620925">
            <w:pPr>
              <w:widowControl/>
              <w:tabs>
                <w:tab w:val="decimal" w:pos="0"/>
              </w:tabs>
              <w:ind w:firstLine="0" w:firstLineChars="0"/>
              <w:jc w:val="center"/>
              <w:rPr>
                <w:kern w:val="0"/>
                <w:sz w:val="18"/>
                <w:szCs w:val="18"/>
              </w:rPr>
            </w:pPr>
            <w:r>
              <w:rPr>
                <w:kern w:val="0"/>
                <w:sz w:val="18"/>
                <w:szCs w:val="18"/>
              </w:rPr>
              <w:t>2</w:t>
            </w:r>
          </w:p>
        </w:tc>
        <w:tc>
          <w:tcPr>
            <w:tcW w:w="813" w:type="dxa"/>
            <w:tcBorders>
              <w:top w:val="nil"/>
              <w:left w:val="nil"/>
              <w:bottom w:val="single" w:color="auto" w:sz="4" w:space="0"/>
              <w:right w:val="single" w:color="auto" w:sz="4" w:space="0"/>
            </w:tcBorders>
            <w:vAlign w:val="center"/>
          </w:tcPr>
          <w:p w14:paraId="4B3E7D59">
            <w:pPr>
              <w:widowControl/>
              <w:tabs>
                <w:tab w:val="decimal" w:pos="0"/>
              </w:tabs>
              <w:ind w:firstLine="0" w:firstLineChars="0"/>
              <w:jc w:val="center"/>
              <w:rPr>
                <w:kern w:val="0"/>
                <w:sz w:val="18"/>
                <w:szCs w:val="18"/>
              </w:rPr>
            </w:pPr>
            <w:r>
              <w:rPr>
                <w:kern w:val="0"/>
                <w:sz w:val="18"/>
                <w:szCs w:val="18"/>
              </w:rPr>
              <w:t>415</w:t>
            </w:r>
          </w:p>
        </w:tc>
        <w:tc>
          <w:tcPr>
            <w:tcW w:w="1109" w:type="dxa"/>
            <w:tcBorders>
              <w:top w:val="nil"/>
              <w:left w:val="nil"/>
              <w:bottom w:val="single" w:color="auto" w:sz="4" w:space="0"/>
              <w:right w:val="single" w:color="auto" w:sz="4" w:space="0"/>
            </w:tcBorders>
            <w:vAlign w:val="center"/>
          </w:tcPr>
          <w:p w14:paraId="51DB7FF5">
            <w:pPr>
              <w:widowControl/>
              <w:tabs>
                <w:tab w:val="decimal" w:pos="0"/>
              </w:tabs>
              <w:ind w:firstLine="0" w:firstLineChars="0"/>
              <w:jc w:val="center"/>
              <w:rPr>
                <w:kern w:val="0"/>
                <w:sz w:val="18"/>
                <w:szCs w:val="18"/>
              </w:rPr>
            </w:pPr>
            <w:r>
              <w:rPr>
                <w:kern w:val="0"/>
                <w:sz w:val="18"/>
                <w:szCs w:val="18"/>
              </w:rPr>
              <w:t>10.131836</w:t>
            </w:r>
          </w:p>
        </w:tc>
        <w:tc>
          <w:tcPr>
            <w:tcW w:w="426" w:type="dxa"/>
            <w:tcBorders>
              <w:top w:val="nil"/>
              <w:left w:val="nil"/>
              <w:bottom w:val="single" w:color="auto" w:sz="4" w:space="0"/>
              <w:right w:val="single" w:color="auto" w:sz="4" w:space="0"/>
            </w:tcBorders>
            <w:vAlign w:val="center"/>
          </w:tcPr>
          <w:p w14:paraId="58B85FC0">
            <w:pPr>
              <w:widowControl/>
              <w:tabs>
                <w:tab w:val="decimal" w:pos="0"/>
              </w:tabs>
              <w:ind w:firstLine="0" w:firstLineChars="0"/>
              <w:jc w:val="center"/>
              <w:rPr>
                <w:kern w:val="0"/>
                <w:sz w:val="18"/>
                <w:szCs w:val="18"/>
              </w:rPr>
            </w:pPr>
            <w:r>
              <w:rPr>
                <w:kern w:val="0"/>
                <w:sz w:val="18"/>
                <w:szCs w:val="18"/>
              </w:rPr>
              <w:t>4</w:t>
            </w:r>
          </w:p>
        </w:tc>
      </w:tr>
      <w:tr w14:paraId="45CE4506">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32D59941">
            <w:pPr>
              <w:widowControl/>
              <w:tabs>
                <w:tab w:val="decimal" w:pos="0"/>
              </w:tabs>
              <w:ind w:firstLine="0" w:firstLineChars="0"/>
              <w:jc w:val="center"/>
              <w:rPr>
                <w:kern w:val="0"/>
                <w:sz w:val="18"/>
                <w:szCs w:val="18"/>
              </w:rPr>
            </w:pPr>
            <w:r>
              <w:rPr>
                <w:kern w:val="0"/>
                <w:sz w:val="18"/>
                <w:szCs w:val="18"/>
              </w:rPr>
              <w:t>32</w:t>
            </w:r>
          </w:p>
        </w:tc>
        <w:tc>
          <w:tcPr>
            <w:tcW w:w="1068" w:type="dxa"/>
            <w:tcBorders>
              <w:top w:val="nil"/>
              <w:left w:val="nil"/>
              <w:bottom w:val="single" w:color="auto" w:sz="4" w:space="0"/>
              <w:right w:val="single" w:color="auto" w:sz="4" w:space="0"/>
            </w:tcBorders>
            <w:vAlign w:val="center"/>
          </w:tcPr>
          <w:p w14:paraId="5A19FF79">
            <w:pPr>
              <w:widowControl/>
              <w:tabs>
                <w:tab w:val="decimal" w:pos="0"/>
              </w:tabs>
              <w:ind w:firstLine="0" w:firstLineChars="0"/>
              <w:jc w:val="center"/>
              <w:rPr>
                <w:kern w:val="0"/>
                <w:sz w:val="18"/>
                <w:szCs w:val="18"/>
              </w:rPr>
            </w:pPr>
            <w:r>
              <w:rPr>
                <w:kern w:val="0"/>
                <w:sz w:val="18"/>
                <w:szCs w:val="18"/>
              </w:rPr>
              <w:t>0.781250</w:t>
            </w:r>
          </w:p>
        </w:tc>
        <w:tc>
          <w:tcPr>
            <w:tcW w:w="588" w:type="dxa"/>
            <w:tcBorders>
              <w:top w:val="nil"/>
              <w:left w:val="nil"/>
              <w:bottom w:val="single" w:color="auto" w:sz="4" w:space="0"/>
              <w:right w:val="single" w:color="auto" w:sz="4" w:space="0"/>
            </w:tcBorders>
            <w:vAlign w:val="center"/>
          </w:tcPr>
          <w:p w14:paraId="5FD7BED2">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23A3B635">
            <w:pPr>
              <w:widowControl/>
              <w:tabs>
                <w:tab w:val="decimal" w:pos="0"/>
              </w:tabs>
              <w:ind w:firstLine="0" w:firstLineChars="0"/>
              <w:jc w:val="center"/>
              <w:rPr>
                <w:kern w:val="0"/>
                <w:sz w:val="18"/>
                <w:szCs w:val="18"/>
              </w:rPr>
            </w:pPr>
            <w:r>
              <w:rPr>
                <w:kern w:val="0"/>
                <w:sz w:val="18"/>
                <w:szCs w:val="18"/>
              </w:rPr>
              <w:t>160</w:t>
            </w:r>
          </w:p>
        </w:tc>
        <w:tc>
          <w:tcPr>
            <w:tcW w:w="1068" w:type="dxa"/>
            <w:tcBorders>
              <w:top w:val="nil"/>
              <w:left w:val="nil"/>
              <w:bottom w:val="single" w:color="auto" w:sz="4" w:space="0"/>
              <w:right w:val="single" w:color="auto" w:sz="4" w:space="0"/>
            </w:tcBorders>
            <w:vAlign w:val="center"/>
          </w:tcPr>
          <w:p w14:paraId="33FD8AC7">
            <w:pPr>
              <w:widowControl/>
              <w:tabs>
                <w:tab w:val="decimal" w:pos="0"/>
              </w:tabs>
              <w:ind w:firstLine="0" w:firstLineChars="0"/>
              <w:jc w:val="center"/>
              <w:rPr>
                <w:kern w:val="0"/>
                <w:sz w:val="18"/>
                <w:szCs w:val="18"/>
              </w:rPr>
            </w:pPr>
            <w:r>
              <w:rPr>
                <w:kern w:val="0"/>
                <w:sz w:val="18"/>
                <w:szCs w:val="18"/>
              </w:rPr>
              <w:t>3.906250</w:t>
            </w:r>
          </w:p>
        </w:tc>
        <w:tc>
          <w:tcPr>
            <w:tcW w:w="426" w:type="dxa"/>
            <w:tcBorders>
              <w:top w:val="nil"/>
              <w:left w:val="nil"/>
              <w:bottom w:val="single" w:color="auto" w:sz="4" w:space="0"/>
              <w:right w:val="single" w:color="auto" w:sz="4" w:space="0"/>
            </w:tcBorders>
            <w:vAlign w:val="center"/>
          </w:tcPr>
          <w:p w14:paraId="7627A3A7">
            <w:pPr>
              <w:widowControl/>
              <w:tabs>
                <w:tab w:val="decimal" w:pos="0"/>
              </w:tabs>
              <w:ind w:firstLine="0" w:firstLineChars="0"/>
              <w:jc w:val="center"/>
              <w:rPr>
                <w:kern w:val="0"/>
                <w:sz w:val="18"/>
                <w:szCs w:val="18"/>
              </w:rPr>
            </w:pPr>
            <w:r>
              <w:rPr>
                <w:kern w:val="0"/>
                <w:sz w:val="18"/>
                <w:szCs w:val="18"/>
              </w:rPr>
              <w:t>6</w:t>
            </w:r>
          </w:p>
        </w:tc>
        <w:tc>
          <w:tcPr>
            <w:tcW w:w="813" w:type="dxa"/>
            <w:tcBorders>
              <w:top w:val="nil"/>
              <w:left w:val="nil"/>
              <w:bottom w:val="single" w:color="auto" w:sz="4" w:space="0"/>
              <w:right w:val="single" w:color="auto" w:sz="4" w:space="0"/>
            </w:tcBorders>
            <w:vAlign w:val="center"/>
          </w:tcPr>
          <w:p w14:paraId="4D3FA31A">
            <w:pPr>
              <w:widowControl/>
              <w:tabs>
                <w:tab w:val="decimal" w:pos="0"/>
              </w:tabs>
              <w:ind w:firstLine="0" w:firstLineChars="0"/>
              <w:jc w:val="center"/>
              <w:rPr>
                <w:kern w:val="0"/>
                <w:sz w:val="18"/>
                <w:szCs w:val="18"/>
              </w:rPr>
            </w:pPr>
            <w:r>
              <w:rPr>
                <w:kern w:val="0"/>
                <w:sz w:val="18"/>
                <w:szCs w:val="18"/>
              </w:rPr>
              <w:t>288</w:t>
            </w:r>
          </w:p>
        </w:tc>
        <w:tc>
          <w:tcPr>
            <w:tcW w:w="1068" w:type="dxa"/>
            <w:tcBorders>
              <w:top w:val="nil"/>
              <w:left w:val="nil"/>
              <w:bottom w:val="single" w:color="auto" w:sz="4" w:space="0"/>
              <w:right w:val="single" w:color="auto" w:sz="4" w:space="0"/>
            </w:tcBorders>
            <w:vAlign w:val="center"/>
          </w:tcPr>
          <w:p w14:paraId="35D60A18">
            <w:pPr>
              <w:widowControl/>
              <w:tabs>
                <w:tab w:val="decimal" w:pos="0"/>
              </w:tabs>
              <w:ind w:firstLine="0" w:firstLineChars="0"/>
              <w:jc w:val="center"/>
              <w:rPr>
                <w:kern w:val="0"/>
                <w:sz w:val="18"/>
                <w:szCs w:val="18"/>
              </w:rPr>
            </w:pPr>
            <w:r>
              <w:rPr>
                <w:kern w:val="0"/>
                <w:sz w:val="18"/>
                <w:szCs w:val="18"/>
              </w:rPr>
              <w:t>7.031250</w:t>
            </w:r>
          </w:p>
        </w:tc>
        <w:tc>
          <w:tcPr>
            <w:tcW w:w="426" w:type="dxa"/>
            <w:tcBorders>
              <w:top w:val="nil"/>
              <w:left w:val="nil"/>
              <w:bottom w:val="single" w:color="auto" w:sz="4" w:space="0"/>
              <w:right w:val="single" w:color="auto" w:sz="4" w:space="0"/>
            </w:tcBorders>
            <w:vAlign w:val="center"/>
          </w:tcPr>
          <w:p w14:paraId="66E5605F">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0AB811A5">
            <w:pPr>
              <w:widowControl/>
              <w:tabs>
                <w:tab w:val="decimal" w:pos="0"/>
              </w:tabs>
              <w:ind w:firstLine="0" w:firstLineChars="0"/>
              <w:jc w:val="center"/>
              <w:rPr>
                <w:kern w:val="0"/>
                <w:sz w:val="18"/>
                <w:szCs w:val="18"/>
              </w:rPr>
            </w:pPr>
            <w:r>
              <w:rPr>
                <w:kern w:val="0"/>
                <w:sz w:val="18"/>
                <w:szCs w:val="18"/>
              </w:rPr>
              <w:t>416</w:t>
            </w:r>
          </w:p>
        </w:tc>
        <w:tc>
          <w:tcPr>
            <w:tcW w:w="1109" w:type="dxa"/>
            <w:tcBorders>
              <w:top w:val="nil"/>
              <w:left w:val="nil"/>
              <w:bottom w:val="single" w:color="auto" w:sz="4" w:space="0"/>
              <w:right w:val="single" w:color="auto" w:sz="4" w:space="0"/>
            </w:tcBorders>
            <w:vAlign w:val="center"/>
          </w:tcPr>
          <w:p w14:paraId="7F8425A1">
            <w:pPr>
              <w:widowControl/>
              <w:tabs>
                <w:tab w:val="decimal" w:pos="0"/>
              </w:tabs>
              <w:ind w:firstLine="0" w:firstLineChars="0"/>
              <w:jc w:val="center"/>
              <w:rPr>
                <w:kern w:val="0"/>
                <w:sz w:val="18"/>
                <w:szCs w:val="18"/>
              </w:rPr>
            </w:pPr>
            <w:r>
              <w:rPr>
                <w:kern w:val="0"/>
                <w:sz w:val="18"/>
                <w:szCs w:val="18"/>
              </w:rPr>
              <w:t>10.156250</w:t>
            </w:r>
          </w:p>
        </w:tc>
        <w:tc>
          <w:tcPr>
            <w:tcW w:w="426" w:type="dxa"/>
            <w:tcBorders>
              <w:top w:val="nil"/>
              <w:left w:val="nil"/>
              <w:bottom w:val="single" w:color="auto" w:sz="4" w:space="0"/>
              <w:right w:val="single" w:color="auto" w:sz="4" w:space="0"/>
            </w:tcBorders>
            <w:vAlign w:val="center"/>
          </w:tcPr>
          <w:p w14:paraId="03067716">
            <w:pPr>
              <w:widowControl/>
              <w:tabs>
                <w:tab w:val="decimal" w:pos="0"/>
              </w:tabs>
              <w:ind w:firstLine="0" w:firstLineChars="0"/>
              <w:jc w:val="center"/>
              <w:rPr>
                <w:kern w:val="0"/>
                <w:sz w:val="18"/>
                <w:szCs w:val="18"/>
              </w:rPr>
            </w:pPr>
            <w:r>
              <w:rPr>
                <w:kern w:val="0"/>
                <w:sz w:val="18"/>
                <w:szCs w:val="18"/>
              </w:rPr>
              <w:t>1</w:t>
            </w:r>
          </w:p>
        </w:tc>
      </w:tr>
      <w:tr w14:paraId="78A765D9">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055E1825">
            <w:pPr>
              <w:widowControl/>
              <w:tabs>
                <w:tab w:val="decimal" w:pos="0"/>
              </w:tabs>
              <w:ind w:firstLine="0" w:firstLineChars="0"/>
              <w:jc w:val="center"/>
              <w:rPr>
                <w:kern w:val="0"/>
                <w:sz w:val="18"/>
                <w:szCs w:val="18"/>
              </w:rPr>
            </w:pPr>
            <w:r>
              <w:rPr>
                <w:kern w:val="0"/>
                <w:sz w:val="18"/>
                <w:szCs w:val="18"/>
              </w:rPr>
              <w:t>33</w:t>
            </w:r>
          </w:p>
        </w:tc>
        <w:tc>
          <w:tcPr>
            <w:tcW w:w="1068" w:type="dxa"/>
            <w:tcBorders>
              <w:top w:val="nil"/>
              <w:left w:val="nil"/>
              <w:bottom w:val="single" w:color="auto" w:sz="4" w:space="0"/>
              <w:right w:val="single" w:color="auto" w:sz="4" w:space="0"/>
            </w:tcBorders>
            <w:vAlign w:val="center"/>
          </w:tcPr>
          <w:p w14:paraId="7F1117BD">
            <w:pPr>
              <w:widowControl/>
              <w:tabs>
                <w:tab w:val="decimal" w:pos="0"/>
              </w:tabs>
              <w:ind w:firstLine="0" w:firstLineChars="0"/>
              <w:jc w:val="center"/>
              <w:rPr>
                <w:kern w:val="0"/>
                <w:sz w:val="18"/>
                <w:szCs w:val="18"/>
              </w:rPr>
            </w:pPr>
            <w:r>
              <w:rPr>
                <w:kern w:val="0"/>
                <w:sz w:val="18"/>
                <w:szCs w:val="18"/>
              </w:rPr>
              <w:t>0.805664</w:t>
            </w:r>
          </w:p>
        </w:tc>
        <w:tc>
          <w:tcPr>
            <w:tcW w:w="588" w:type="dxa"/>
            <w:tcBorders>
              <w:top w:val="nil"/>
              <w:left w:val="nil"/>
              <w:bottom w:val="single" w:color="auto" w:sz="4" w:space="0"/>
              <w:right w:val="single" w:color="auto" w:sz="4" w:space="0"/>
            </w:tcBorders>
            <w:vAlign w:val="center"/>
          </w:tcPr>
          <w:p w14:paraId="2FE429E7">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1173410E">
            <w:pPr>
              <w:widowControl/>
              <w:tabs>
                <w:tab w:val="decimal" w:pos="0"/>
              </w:tabs>
              <w:ind w:firstLine="0" w:firstLineChars="0"/>
              <w:jc w:val="center"/>
              <w:rPr>
                <w:kern w:val="0"/>
                <w:sz w:val="18"/>
                <w:szCs w:val="18"/>
              </w:rPr>
            </w:pPr>
            <w:r>
              <w:rPr>
                <w:kern w:val="0"/>
                <w:sz w:val="18"/>
                <w:szCs w:val="18"/>
              </w:rPr>
              <w:t>161</w:t>
            </w:r>
          </w:p>
        </w:tc>
        <w:tc>
          <w:tcPr>
            <w:tcW w:w="1068" w:type="dxa"/>
            <w:tcBorders>
              <w:top w:val="nil"/>
              <w:left w:val="nil"/>
              <w:bottom w:val="single" w:color="auto" w:sz="4" w:space="0"/>
              <w:right w:val="single" w:color="auto" w:sz="4" w:space="0"/>
            </w:tcBorders>
            <w:vAlign w:val="center"/>
          </w:tcPr>
          <w:p w14:paraId="64FED760">
            <w:pPr>
              <w:widowControl/>
              <w:tabs>
                <w:tab w:val="decimal" w:pos="0"/>
              </w:tabs>
              <w:ind w:firstLine="0" w:firstLineChars="0"/>
              <w:jc w:val="center"/>
              <w:rPr>
                <w:kern w:val="0"/>
                <w:sz w:val="18"/>
                <w:szCs w:val="18"/>
              </w:rPr>
            </w:pPr>
            <w:r>
              <w:rPr>
                <w:kern w:val="0"/>
                <w:sz w:val="18"/>
                <w:szCs w:val="18"/>
              </w:rPr>
              <w:t>3.930664</w:t>
            </w:r>
          </w:p>
        </w:tc>
        <w:tc>
          <w:tcPr>
            <w:tcW w:w="426" w:type="dxa"/>
            <w:tcBorders>
              <w:top w:val="nil"/>
              <w:left w:val="nil"/>
              <w:bottom w:val="single" w:color="auto" w:sz="4" w:space="0"/>
              <w:right w:val="single" w:color="auto" w:sz="4" w:space="0"/>
            </w:tcBorders>
            <w:vAlign w:val="center"/>
          </w:tcPr>
          <w:p w14:paraId="25572346">
            <w:pPr>
              <w:widowControl/>
              <w:tabs>
                <w:tab w:val="decimal" w:pos="0"/>
              </w:tabs>
              <w:ind w:firstLine="0" w:firstLineChars="0"/>
              <w:jc w:val="center"/>
              <w:rPr>
                <w:kern w:val="0"/>
                <w:sz w:val="18"/>
                <w:szCs w:val="18"/>
              </w:rPr>
            </w:pPr>
            <w:r>
              <w:rPr>
                <w:kern w:val="0"/>
                <w:sz w:val="18"/>
                <w:szCs w:val="18"/>
              </w:rPr>
              <w:t>5</w:t>
            </w:r>
          </w:p>
        </w:tc>
        <w:tc>
          <w:tcPr>
            <w:tcW w:w="813" w:type="dxa"/>
            <w:tcBorders>
              <w:top w:val="nil"/>
              <w:left w:val="nil"/>
              <w:bottom w:val="single" w:color="auto" w:sz="4" w:space="0"/>
              <w:right w:val="single" w:color="auto" w:sz="4" w:space="0"/>
            </w:tcBorders>
            <w:vAlign w:val="center"/>
          </w:tcPr>
          <w:p w14:paraId="36E58D8F">
            <w:pPr>
              <w:widowControl/>
              <w:tabs>
                <w:tab w:val="decimal" w:pos="0"/>
              </w:tabs>
              <w:ind w:firstLine="0" w:firstLineChars="0"/>
              <w:jc w:val="center"/>
              <w:rPr>
                <w:kern w:val="0"/>
                <w:sz w:val="18"/>
                <w:szCs w:val="18"/>
              </w:rPr>
            </w:pPr>
            <w:r>
              <w:rPr>
                <w:kern w:val="0"/>
                <w:sz w:val="18"/>
                <w:szCs w:val="18"/>
              </w:rPr>
              <w:t>289</w:t>
            </w:r>
          </w:p>
        </w:tc>
        <w:tc>
          <w:tcPr>
            <w:tcW w:w="1068" w:type="dxa"/>
            <w:tcBorders>
              <w:top w:val="nil"/>
              <w:left w:val="nil"/>
              <w:bottom w:val="single" w:color="auto" w:sz="4" w:space="0"/>
              <w:right w:val="single" w:color="auto" w:sz="4" w:space="0"/>
            </w:tcBorders>
            <w:vAlign w:val="center"/>
          </w:tcPr>
          <w:p w14:paraId="40B2AC3D">
            <w:pPr>
              <w:widowControl/>
              <w:tabs>
                <w:tab w:val="decimal" w:pos="0"/>
              </w:tabs>
              <w:ind w:firstLine="0" w:firstLineChars="0"/>
              <w:jc w:val="center"/>
              <w:rPr>
                <w:kern w:val="0"/>
                <w:sz w:val="18"/>
                <w:szCs w:val="18"/>
              </w:rPr>
            </w:pPr>
            <w:r>
              <w:rPr>
                <w:kern w:val="0"/>
                <w:sz w:val="18"/>
                <w:szCs w:val="18"/>
              </w:rPr>
              <w:t>7.055664</w:t>
            </w:r>
          </w:p>
        </w:tc>
        <w:tc>
          <w:tcPr>
            <w:tcW w:w="426" w:type="dxa"/>
            <w:tcBorders>
              <w:top w:val="nil"/>
              <w:left w:val="nil"/>
              <w:bottom w:val="single" w:color="auto" w:sz="4" w:space="0"/>
              <w:right w:val="single" w:color="auto" w:sz="4" w:space="0"/>
            </w:tcBorders>
            <w:vAlign w:val="center"/>
          </w:tcPr>
          <w:p w14:paraId="00ED73DC">
            <w:pPr>
              <w:widowControl/>
              <w:tabs>
                <w:tab w:val="decimal" w:pos="0"/>
              </w:tabs>
              <w:ind w:firstLine="0" w:firstLineChars="0"/>
              <w:jc w:val="center"/>
              <w:rPr>
                <w:kern w:val="0"/>
                <w:sz w:val="18"/>
                <w:szCs w:val="18"/>
              </w:rPr>
            </w:pPr>
            <w:r>
              <w:rPr>
                <w:kern w:val="0"/>
                <w:sz w:val="18"/>
                <w:szCs w:val="18"/>
              </w:rPr>
              <w:t>7</w:t>
            </w:r>
          </w:p>
        </w:tc>
        <w:tc>
          <w:tcPr>
            <w:tcW w:w="813" w:type="dxa"/>
            <w:tcBorders>
              <w:top w:val="nil"/>
              <w:left w:val="nil"/>
              <w:bottom w:val="single" w:color="auto" w:sz="4" w:space="0"/>
              <w:right w:val="single" w:color="auto" w:sz="4" w:space="0"/>
            </w:tcBorders>
            <w:vAlign w:val="center"/>
          </w:tcPr>
          <w:p w14:paraId="4D048FB2">
            <w:pPr>
              <w:widowControl/>
              <w:tabs>
                <w:tab w:val="decimal" w:pos="0"/>
              </w:tabs>
              <w:ind w:firstLine="0" w:firstLineChars="0"/>
              <w:jc w:val="center"/>
              <w:rPr>
                <w:kern w:val="0"/>
                <w:sz w:val="18"/>
                <w:szCs w:val="18"/>
              </w:rPr>
            </w:pPr>
            <w:r>
              <w:rPr>
                <w:kern w:val="0"/>
                <w:sz w:val="18"/>
                <w:szCs w:val="18"/>
              </w:rPr>
              <w:t>417</w:t>
            </w:r>
          </w:p>
        </w:tc>
        <w:tc>
          <w:tcPr>
            <w:tcW w:w="1109" w:type="dxa"/>
            <w:tcBorders>
              <w:top w:val="nil"/>
              <w:left w:val="nil"/>
              <w:bottom w:val="single" w:color="auto" w:sz="4" w:space="0"/>
              <w:right w:val="single" w:color="auto" w:sz="4" w:space="0"/>
            </w:tcBorders>
            <w:vAlign w:val="center"/>
          </w:tcPr>
          <w:p w14:paraId="7E564143">
            <w:pPr>
              <w:widowControl/>
              <w:tabs>
                <w:tab w:val="decimal" w:pos="0"/>
              </w:tabs>
              <w:ind w:firstLine="0" w:firstLineChars="0"/>
              <w:jc w:val="center"/>
              <w:rPr>
                <w:kern w:val="0"/>
                <w:sz w:val="18"/>
                <w:szCs w:val="18"/>
              </w:rPr>
            </w:pPr>
            <w:r>
              <w:rPr>
                <w:kern w:val="0"/>
                <w:sz w:val="18"/>
                <w:szCs w:val="18"/>
              </w:rPr>
              <w:t>10.180664</w:t>
            </w:r>
          </w:p>
        </w:tc>
        <w:tc>
          <w:tcPr>
            <w:tcW w:w="426" w:type="dxa"/>
            <w:tcBorders>
              <w:top w:val="nil"/>
              <w:left w:val="nil"/>
              <w:bottom w:val="single" w:color="auto" w:sz="4" w:space="0"/>
              <w:right w:val="single" w:color="auto" w:sz="4" w:space="0"/>
            </w:tcBorders>
            <w:vAlign w:val="center"/>
          </w:tcPr>
          <w:p w14:paraId="10CC4165">
            <w:pPr>
              <w:widowControl/>
              <w:tabs>
                <w:tab w:val="decimal" w:pos="0"/>
              </w:tabs>
              <w:ind w:firstLine="0" w:firstLineChars="0"/>
              <w:jc w:val="center"/>
              <w:rPr>
                <w:kern w:val="0"/>
                <w:sz w:val="18"/>
                <w:szCs w:val="18"/>
              </w:rPr>
            </w:pPr>
            <w:r>
              <w:rPr>
                <w:kern w:val="0"/>
                <w:sz w:val="18"/>
                <w:szCs w:val="18"/>
              </w:rPr>
              <w:t>7</w:t>
            </w:r>
          </w:p>
        </w:tc>
      </w:tr>
      <w:tr w14:paraId="30BD8CD9">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1499AB1B">
            <w:pPr>
              <w:widowControl/>
              <w:tabs>
                <w:tab w:val="decimal" w:pos="0"/>
              </w:tabs>
              <w:ind w:firstLine="0" w:firstLineChars="0"/>
              <w:jc w:val="center"/>
              <w:rPr>
                <w:kern w:val="0"/>
                <w:sz w:val="18"/>
                <w:szCs w:val="18"/>
              </w:rPr>
            </w:pPr>
            <w:r>
              <w:rPr>
                <w:kern w:val="0"/>
                <w:sz w:val="18"/>
                <w:szCs w:val="18"/>
              </w:rPr>
              <w:t>34</w:t>
            </w:r>
          </w:p>
        </w:tc>
        <w:tc>
          <w:tcPr>
            <w:tcW w:w="1068" w:type="dxa"/>
            <w:tcBorders>
              <w:top w:val="nil"/>
              <w:left w:val="nil"/>
              <w:bottom w:val="single" w:color="auto" w:sz="4" w:space="0"/>
              <w:right w:val="single" w:color="auto" w:sz="4" w:space="0"/>
            </w:tcBorders>
            <w:vAlign w:val="center"/>
          </w:tcPr>
          <w:p w14:paraId="474D7556">
            <w:pPr>
              <w:widowControl/>
              <w:tabs>
                <w:tab w:val="decimal" w:pos="0"/>
              </w:tabs>
              <w:ind w:firstLine="0" w:firstLineChars="0"/>
              <w:jc w:val="center"/>
              <w:rPr>
                <w:kern w:val="0"/>
                <w:sz w:val="18"/>
                <w:szCs w:val="18"/>
              </w:rPr>
            </w:pPr>
            <w:r>
              <w:rPr>
                <w:kern w:val="0"/>
                <w:sz w:val="18"/>
                <w:szCs w:val="18"/>
              </w:rPr>
              <w:t>0.830078</w:t>
            </w:r>
          </w:p>
        </w:tc>
        <w:tc>
          <w:tcPr>
            <w:tcW w:w="588" w:type="dxa"/>
            <w:tcBorders>
              <w:top w:val="nil"/>
              <w:left w:val="nil"/>
              <w:bottom w:val="single" w:color="auto" w:sz="4" w:space="0"/>
              <w:right w:val="single" w:color="auto" w:sz="4" w:space="0"/>
            </w:tcBorders>
            <w:vAlign w:val="center"/>
          </w:tcPr>
          <w:p w14:paraId="7896537E">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4C8A1273">
            <w:pPr>
              <w:widowControl/>
              <w:tabs>
                <w:tab w:val="decimal" w:pos="0"/>
              </w:tabs>
              <w:ind w:firstLine="0" w:firstLineChars="0"/>
              <w:jc w:val="center"/>
              <w:rPr>
                <w:kern w:val="0"/>
                <w:sz w:val="18"/>
                <w:szCs w:val="18"/>
              </w:rPr>
            </w:pPr>
            <w:r>
              <w:rPr>
                <w:kern w:val="0"/>
                <w:sz w:val="18"/>
                <w:szCs w:val="18"/>
              </w:rPr>
              <w:t>162</w:t>
            </w:r>
          </w:p>
        </w:tc>
        <w:tc>
          <w:tcPr>
            <w:tcW w:w="1068" w:type="dxa"/>
            <w:tcBorders>
              <w:top w:val="nil"/>
              <w:left w:val="nil"/>
              <w:bottom w:val="single" w:color="auto" w:sz="4" w:space="0"/>
              <w:right w:val="single" w:color="auto" w:sz="4" w:space="0"/>
            </w:tcBorders>
            <w:vAlign w:val="center"/>
          </w:tcPr>
          <w:p w14:paraId="318E9127">
            <w:pPr>
              <w:widowControl/>
              <w:tabs>
                <w:tab w:val="decimal" w:pos="0"/>
              </w:tabs>
              <w:ind w:firstLine="0" w:firstLineChars="0"/>
              <w:jc w:val="center"/>
              <w:rPr>
                <w:kern w:val="0"/>
                <w:sz w:val="18"/>
                <w:szCs w:val="18"/>
              </w:rPr>
            </w:pPr>
            <w:r>
              <w:rPr>
                <w:kern w:val="0"/>
                <w:sz w:val="18"/>
                <w:szCs w:val="18"/>
              </w:rPr>
              <w:t>3.955078</w:t>
            </w:r>
          </w:p>
        </w:tc>
        <w:tc>
          <w:tcPr>
            <w:tcW w:w="426" w:type="dxa"/>
            <w:tcBorders>
              <w:top w:val="nil"/>
              <w:left w:val="nil"/>
              <w:bottom w:val="single" w:color="auto" w:sz="4" w:space="0"/>
              <w:right w:val="single" w:color="auto" w:sz="4" w:space="0"/>
            </w:tcBorders>
            <w:vAlign w:val="center"/>
          </w:tcPr>
          <w:p w14:paraId="6FD2CF80">
            <w:pPr>
              <w:widowControl/>
              <w:tabs>
                <w:tab w:val="decimal" w:pos="0"/>
              </w:tabs>
              <w:ind w:firstLine="0" w:firstLineChars="0"/>
              <w:jc w:val="center"/>
              <w:rPr>
                <w:kern w:val="0"/>
                <w:sz w:val="18"/>
                <w:szCs w:val="18"/>
              </w:rPr>
            </w:pPr>
            <w:r>
              <w:rPr>
                <w:kern w:val="0"/>
                <w:sz w:val="18"/>
                <w:szCs w:val="18"/>
              </w:rPr>
              <w:t>4</w:t>
            </w:r>
          </w:p>
        </w:tc>
        <w:tc>
          <w:tcPr>
            <w:tcW w:w="813" w:type="dxa"/>
            <w:tcBorders>
              <w:top w:val="nil"/>
              <w:left w:val="nil"/>
              <w:bottom w:val="single" w:color="auto" w:sz="4" w:space="0"/>
              <w:right w:val="single" w:color="auto" w:sz="4" w:space="0"/>
            </w:tcBorders>
            <w:vAlign w:val="center"/>
          </w:tcPr>
          <w:p w14:paraId="761A53F7">
            <w:pPr>
              <w:widowControl/>
              <w:tabs>
                <w:tab w:val="decimal" w:pos="0"/>
              </w:tabs>
              <w:ind w:firstLine="0" w:firstLineChars="0"/>
              <w:jc w:val="center"/>
              <w:rPr>
                <w:kern w:val="0"/>
                <w:sz w:val="18"/>
                <w:szCs w:val="18"/>
              </w:rPr>
            </w:pPr>
            <w:r>
              <w:rPr>
                <w:kern w:val="0"/>
                <w:sz w:val="18"/>
                <w:szCs w:val="18"/>
              </w:rPr>
              <w:t>290</w:t>
            </w:r>
          </w:p>
        </w:tc>
        <w:tc>
          <w:tcPr>
            <w:tcW w:w="1068" w:type="dxa"/>
            <w:tcBorders>
              <w:top w:val="nil"/>
              <w:left w:val="nil"/>
              <w:bottom w:val="single" w:color="auto" w:sz="4" w:space="0"/>
              <w:right w:val="single" w:color="auto" w:sz="4" w:space="0"/>
            </w:tcBorders>
            <w:vAlign w:val="center"/>
          </w:tcPr>
          <w:p w14:paraId="29FC5C7C">
            <w:pPr>
              <w:widowControl/>
              <w:tabs>
                <w:tab w:val="decimal" w:pos="0"/>
              </w:tabs>
              <w:ind w:firstLine="0" w:firstLineChars="0"/>
              <w:jc w:val="center"/>
              <w:rPr>
                <w:kern w:val="0"/>
                <w:sz w:val="18"/>
                <w:szCs w:val="18"/>
              </w:rPr>
            </w:pPr>
            <w:r>
              <w:rPr>
                <w:kern w:val="0"/>
                <w:sz w:val="18"/>
                <w:szCs w:val="18"/>
              </w:rPr>
              <w:t>7.080078</w:t>
            </w:r>
          </w:p>
        </w:tc>
        <w:tc>
          <w:tcPr>
            <w:tcW w:w="426" w:type="dxa"/>
            <w:tcBorders>
              <w:top w:val="nil"/>
              <w:left w:val="nil"/>
              <w:bottom w:val="single" w:color="auto" w:sz="4" w:space="0"/>
              <w:right w:val="single" w:color="auto" w:sz="4" w:space="0"/>
            </w:tcBorders>
            <w:vAlign w:val="center"/>
          </w:tcPr>
          <w:p w14:paraId="5F5D595E">
            <w:pPr>
              <w:widowControl/>
              <w:tabs>
                <w:tab w:val="decimal" w:pos="0"/>
              </w:tabs>
              <w:ind w:firstLine="0" w:firstLineChars="0"/>
              <w:jc w:val="center"/>
              <w:rPr>
                <w:kern w:val="0"/>
                <w:sz w:val="18"/>
                <w:szCs w:val="18"/>
              </w:rPr>
            </w:pPr>
            <w:r>
              <w:rPr>
                <w:kern w:val="0"/>
                <w:sz w:val="18"/>
                <w:szCs w:val="18"/>
              </w:rPr>
              <w:t>5</w:t>
            </w:r>
          </w:p>
        </w:tc>
        <w:tc>
          <w:tcPr>
            <w:tcW w:w="813" w:type="dxa"/>
            <w:tcBorders>
              <w:top w:val="nil"/>
              <w:left w:val="nil"/>
              <w:bottom w:val="single" w:color="auto" w:sz="4" w:space="0"/>
              <w:right w:val="single" w:color="auto" w:sz="4" w:space="0"/>
            </w:tcBorders>
            <w:vAlign w:val="center"/>
          </w:tcPr>
          <w:p w14:paraId="326C2D6A">
            <w:pPr>
              <w:widowControl/>
              <w:tabs>
                <w:tab w:val="decimal" w:pos="0"/>
              </w:tabs>
              <w:ind w:firstLine="0" w:firstLineChars="0"/>
              <w:jc w:val="center"/>
              <w:rPr>
                <w:kern w:val="0"/>
                <w:sz w:val="18"/>
                <w:szCs w:val="18"/>
              </w:rPr>
            </w:pPr>
            <w:r>
              <w:rPr>
                <w:kern w:val="0"/>
                <w:sz w:val="18"/>
                <w:szCs w:val="18"/>
              </w:rPr>
              <w:t>418</w:t>
            </w:r>
          </w:p>
        </w:tc>
        <w:tc>
          <w:tcPr>
            <w:tcW w:w="1109" w:type="dxa"/>
            <w:tcBorders>
              <w:top w:val="nil"/>
              <w:left w:val="nil"/>
              <w:bottom w:val="single" w:color="auto" w:sz="4" w:space="0"/>
              <w:right w:val="single" w:color="auto" w:sz="4" w:space="0"/>
            </w:tcBorders>
            <w:vAlign w:val="center"/>
          </w:tcPr>
          <w:p w14:paraId="0275FC08">
            <w:pPr>
              <w:widowControl/>
              <w:tabs>
                <w:tab w:val="decimal" w:pos="0"/>
              </w:tabs>
              <w:ind w:firstLine="0" w:firstLineChars="0"/>
              <w:jc w:val="center"/>
              <w:rPr>
                <w:kern w:val="0"/>
                <w:sz w:val="18"/>
                <w:szCs w:val="18"/>
              </w:rPr>
            </w:pPr>
            <w:r>
              <w:rPr>
                <w:kern w:val="0"/>
                <w:sz w:val="18"/>
                <w:szCs w:val="18"/>
              </w:rPr>
              <w:t>10.205078</w:t>
            </w:r>
          </w:p>
        </w:tc>
        <w:tc>
          <w:tcPr>
            <w:tcW w:w="426" w:type="dxa"/>
            <w:tcBorders>
              <w:top w:val="nil"/>
              <w:left w:val="nil"/>
              <w:bottom w:val="single" w:color="auto" w:sz="4" w:space="0"/>
              <w:right w:val="single" w:color="auto" w:sz="4" w:space="0"/>
            </w:tcBorders>
            <w:vAlign w:val="center"/>
          </w:tcPr>
          <w:p w14:paraId="32F5DA1B">
            <w:pPr>
              <w:widowControl/>
              <w:tabs>
                <w:tab w:val="decimal" w:pos="0"/>
              </w:tabs>
              <w:ind w:firstLine="0" w:firstLineChars="0"/>
              <w:jc w:val="center"/>
              <w:rPr>
                <w:kern w:val="0"/>
                <w:sz w:val="18"/>
                <w:szCs w:val="18"/>
              </w:rPr>
            </w:pPr>
            <w:r>
              <w:rPr>
                <w:kern w:val="0"/>
                <w:sz w:val="18"/>
                <w:szCs w:val="18"/>
              </w:rPr>
              <w:t>4</w:t>
            </w:r>
          </w:p>
        </w:tc>
      </w:tr>
      <w:tr w14:paraId="2741D95A">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33A092DF">
            <w:pPr>
              <w:widowControl/>
              <w:tabs>
                <w:tab w:val="decimal" w:pos="0"/>
              </w:tabs>
              <w:ind w:firstLine="0" w:firstLineChars="0"/>
              <w:jc w:val="center"/>
              <w:rPr>
                <w:kern w:val="0"/>
                <w:sz w:val="18"/>
                <w:szCs w:val="18"/>
              </w:rPr>
            </w:pPr>
            <w:r>
              <w:rPr>
                <w:kern w:val="0"/>
                <w:sz w:val="18"/>
                <w:szCs w:val="18"/>
              </w:rPr>
              <w:t>35</w:t>
            </w:r>
          </w:p>
        </w:tc>
        <w:tc>
          <w:tcPr>
            <w:tcW w:w="1068" w:type="dxa"/>
            <w:tcBorders>
              <w:top w:val="nil"/>
              <w:left w:val="nil"/>
              <w:bottom w:val="single" w:color="auto" w:sz="4" w:space="0"/>
              <w:right w:val="single" w:color="auto" w:sz="4" w:space="0"/>
            </w:tcBorders>
            <w:vAlign w:val="center"/>
          </w:tcPr>
          <w:p w14:paraId="7FEFC717">
            <w:pPr>
              <w:widowControl/>
              <w:tabs>
                <w:tab w:val="decimal" w:pos="0"/>
              </w:tabs>
              <w:ind w:firstLine="0" w:firstLineChars="0"/>
              <w:jc w:val="center"/>
              <w:rPr>
                <w:kern w:val="0"/>
                <w:sz w:val="18"/>
                <w:szCs w:val="18"/>
              </w:rPr>
            </w:pPr>
            <w:r>
              <w:rPr>
                <w:kern w:val="0"/>
                <w:sz w:val="18"/>
                <w:szCs w:val="18"/>
              </w:rPr>
              <w:t>0.854492</w:t>
            </w:r>
          </w:p>
        </w:tc>
        <w:tc>
          <w:tcPr>
            <w:tcW w:w="588" w:type="dxa"/>
            <w:tcBorders>
              <w:top w:val="nil"/>
              <w:left w:val="nil"/>
              <w:bottom w:val="single" w:color="auto" w:sz="4" w:space="0"/>
              <w:right w:val="single" w:color="auto" w:sz="4" w:space="0"/>
            </w:tcBorders>
            <w:vAlign w:val="center"/>
          </w:tcPr>
          <w:p w14:paraId="20CAAF14">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19F94AC0">
            <w:pPr>
              <w:widowControl/>
              <w:tabs>
                <w:tab w:val="decimal" w:pos="0"/>
              </w:tabs>
              <w:ind w:firstLine="0" w:firstLineChars="0"/>
              <w:jc w:val="center"/>
              <w:rPr>
                <w:kern w:val="0"/>
                <w:sz w:val="18"/>
                <w:szCs w:val="18"/>
              </w:rPr>
            </w:pPr>
            <w:r>
              <w:rPr>
                <w:kern w:val="0"/>
                <w:sz w:val="18"/>
                <w:szCs w:val="18"/>
              </w:rPr>
              <w:t>163</w:t>
            </w:r>
          </w:p>
        </w:tc>
        <w:tc>
          <w:tcPr>
            <w:tcW w:w="1068" w:type="dxa"/>
            <w:tcBorders>
              <w:top w:val="nil"/>
              <w:left w:val="nil"/>
              <w:bottom w:val="single" w:color="auto" w:sz="4" w:space="0"/>
              <w:right w:val="single" w:color="auto" w:sz="4" w:space="0"/>
            </w:tcBorders>
            <w:vAlign w:val="center"/>
          </w:tcPr>
          <w:p w14:paraId="6AFD9718">
            <w:pPr>
              <w:widowControl/>
              <w:tabs>
                <w:tab w:val="decimal" w:pos="0"/>
              </w:tabs>
              <w:ind w:firstLine="0" w:firstLineChars="0"/>
              <w:jc w:val="center"/>
              <w:rPr>
                <w:kern w:val="0"/>
                <w:sz w:val="18"/>
                <w:szCs w:val="18"/>
              </w:rPr>
            </w:pPr>
            <w:r>
              <w:rPr>
                <w:kern w:val="0"/>
                <w:sz w:val="18"/>
                <w:szCs w:val="18"/>
              </w:rPr>
              <w:t>3.979492</w:t>
            </w:r>
          </w:p>
        </w:tc>
        <w:tc>
          <w:tcPr>
            <w:tcW w:w="426" w:type="dxa"/>
            <w:tcBorders>
              <w:top w:val="nil"/>
              <w:left w:val="nil"/>
              <w:bottom w:val="single" w:color="auto" w:sz="4" w:space="0"/>
              <w:right w:val="single" w:color="auto" w:sz="4" w:space="0"/>
            </w:tcBorders>
            <w:vAlign w:val="center"/>
          </w:tcPr>
          <w:p w14:paraId="6417DB7F">
            <w:pPr>
              <w:widowControl/>
              <w:tabs>
                <w:tab w:val="decimal" w:pos="0"/>
              </w:tabs>
              <w:ind w:firstLine="0" w:firstLineChars="0"/>
              <w:jc w:val="center"/>
              <w:rPr>
                <w:kern w:val="0"/>
                <w:sz w:val="18"/>
                <w:szCs w:val="18"/>
              </w:rPr>
            </w:pPr>
            <w:r>
              <w:rPr>
                <w:kern w:val="0"/>
                <w:sz w:val="18"/>
                <w:szCs w:val="18"/>
              </w:rPr>
              <w:t>4</w:t>
            </w:r>
          </w:p>
        </w:tc>
        <w:tc>
          <w:tcPr>
            <w:tcW w:w="813" w:type="dxa"/>
            <w:tcBorders>
              <w:top w:val="nil"/>
              <w:left w:val="nil"/>
              <w:bottom w:val="single" w:color="auto" w:sz="4" w:space="0"/>
              <w:right w:val="single" w:color="auto" w:sz="4" w:space="0"/>
            </w:tcBorders>
            <w:vAlign w:val="center"/>
          </w:tcPr>
          <w:p w14:paraId="1BBD776A">
            <w:pPr>
              <w:widowControl/>
              <w:tabs>
                <w:tab w:val="decimal" w:pos="0"/>
              </w:tabs>
              <w:ind w:firstLine="0" w:firstLineChars="0"/>
              <w:jc w:val="center"/>
              <w:rPr>
                <w:kern w:val="0"/>
                <w:sz w:val="18"/>
                <w:szCs w:val="18"/>
              </w:rPr>
            </w:pPr>
            <w:r>
              <w:rPr>
                <w:kern w:val="0"/>
                <w:sz w:val="18"/>
                <w:szCs w:val="18"/>
              </w:rPr>
              <w:t>291</w:t>
            </w:r>
          </w:p>
        </w:tc>
        <w:tc>
          <w:tcPr>
            <w:tcW w:w="1068" w:type="dxa"/>
            <w:tcBorders>
              <w:top w:val="nil"/>
              <w:left w:val="nil"/>
              <w:bottom w:val="single" w:color="auto" w:sz="4" w:space="0"/>
              <w:right w:val="single" w:color="auto" w:sz="4" w:space="0"/>
            </w:tcBorders>
            <w:vAlign w:val="center"/>
          </w:tcPr>
          <w:p w14:paraId="03B80276">
            <w:pPr>
              <w:widowControl/>
              <w:tabs>
                <w:tab w:val="decimal" w:pos="0"/>
              </w:tabs>
              <w:ind w:firstLine="0" w:firstLineChars="0"/>
              <w:jc w:val="center"/>
              <w:rPr>
                <w:kern w:val="0"/>
                <w:sz w:val="18"/>
                <w:szCs w:val="18"/>
              </w:rPr>
            </w:pPr>
            <w:r>
              <w:rPr>
                <w:kern w:val="0"/>
                <w:sz w:val="18"/>
                <w:szCs w:val="18"/>
              </w:rPr>
              <w:t>7.104492</w:t>
            </w:r>
          </w:p>
        </w:tc>
        <w:tc>
          <w:tcPr>
            <w:tcW w:w="426" w:type="dxa"/>
            <w:tcBorders>
              <w:top w:val="nil"/>
              <w:left w:val="nil"/>
              <w:bottom w:val="single" w:color="auto" w:sz="4" w:space="0"/>
              <w:right w:val="single" w:color="auto" w:sz="4" w:space="0"/>
            </w:tcBorders>
            <w:vAlign w:val="center"/>
          </w:tcPr>
          <w:p w14:paraId="0428C715">
            <w:pPr>
              <w:widowControl/>
              <w:tabs>
                <w:tab w:val="decimal" w:pos="0"/>
              </w:tabs>
              <w:ind w:firstLine="0" w:firstLineChars="0"/>
              <w:jc w:val="center"/>
              <w:rPr>
                <w:kern w:val="0"/>
                <w:sz w:val="18"/>
                <w:szCs w:val="18"/>
              </w:rPr>
            </w:pPr>
            <w:r>
              <w:rPr>
                <w:kern w:val="0"/>
                <w:sz w:val="18"/>
                <w:szCs w:val="18"/>
              </w:rPr>
              <w:t>4</w:t>
            </w:r>
          </w:p>
        </w:tc>
        <w:tc>
          <w:tcPr>
            <w:tcW w:w="813" w:type="dxa"/>
            <w:tcBorders>
              <w:top w:val="nil"/>
              <w:left w:val="nil"/>
              <w:bottom w:val="single" w:color="auto" w:sz="4" w:space="0"/>
              <w:right w:val="single" w:color="auto" w:sz="4" w:space="0"/>
            </w:tcBorders>
            <w:vAlign w:val="center"/>
          </w:tcPr>
          <w:p w14:paraId="733DB0A7">
            <w:pPr>
              <w:widowControl/>
              <w:tabs>
                <w:tab w:val="decimal" w:pos="0"/>
              </w:tabs>
              <w:ind w:firstLine="0" w:firstLineChars="0"/>
              <w:jc w:val="center"/>
              <w:rPr>
                <w:kern w:val="0"/>
                <w:sz w:val="18"/>
                <w:szCs w:val="18"/>
              </w:rPr>
            </w:pPr>
            <w:r>
              <w:rPr>
                <w:kern w:val="0"/>
                <w:sz w:val="18"/>
                <w:szCs w:val="18"/>
              </w:rPr>
              <w:t>419</w:t>
            </w:r>
          </w:p>
        </w:tc>
        <w:tc>
          <w:tcPr>
            <w:tcW w:w="1109" w:type="dxa"/>
            <w:tcBorders>
              <w:top w:val="nil"/>
              <w:left w:val="nil"/>
              <w:bottom w:val="single" w:color="auto" w:sz="4" w:space="0"/>
              <w:right w:val="single" w:color="auto" w:sz="4" w:space="0"/>
            </w:tcBorders>
            <w:vAlign w:val="center"/>
          </w:tcPr>
          <w:p w14:paraId="33A6587E">
            <w:pPr>
              <w:widowControl/>
              <w:tabs>
                <w:tab w:val="decimal" w:pos="0"/>
              </w:tabs>
              <w:ind w:firstLine="0" w:firstLineChars="0"/>
              <w:jc w:val="center"/>
              <w:rPr>
                <w:kern w:val="0"/>
                <w:sz w:val="18"/>
                <w:szCs w:val="18"/>
              </w:rPr>
            </w:pPr>
            <w:r>
              <w:rPr>
                <w:kern w:val="0"/>
                <w:sz w:val="18"/>
                <w:szCs w:val="18"/>
              </w:rPr>
              <w:t>10.229492</w:t>
            </w:r>
          </w:p>
        </w:tc>
        <w:tc>
          <w:tcPr>
            <w:tcW w:w="426" w:type="dxa"/>
            <w:tcBorders>
              <w:top w:val="nil"/>
              <w:left w:val="nil"/>
              <w:bottom w:val="single" w:color="auto" w:sz="4" w:space="0"/>
              <w:right w:val="single" w:color="auto" w:sz="4" w:space="0"/>
            </w:tcBorders>
            <w:vAlign w:val="center"/>
          </w:tcPr>
          <w:p w14:paraId="2E220AC4">
            <w:pPr>
              <w:widowControl/>
              <w:tabs>
                <w:tab w:val="decimal" w:pos="0"/>
              </w:tabs>
              <w:ind w:firstLine="0" w:firstLineChars="0"/>
              <w:jc w:val="center"/>
              <w:rPr>
                <w:kern w:val="0"/>
                <w:sz w:val="18"/>
                <w:szCs w:val="18"/>
              </w:rPr>
            </w:pPr>
            <w:r>
              <w:rPr>
                <w:kern w:val="0"/>
                <w:sz w:val="18"/>
                <w:szCs w:val="18"/>
              </w:rPr>
              <w:t>2</w:t>
            </w:r>
          </w:p>
        </w:tc>
      </w:tr>
      <w:tr w14:paraId="4ED69DEE">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5C51DD0E">
            <w:pPr>
              <w:widowControl/>
              <w:tabs>
                <w:tab w:val="decimal" w:pos="0"/>
              </w:tabs>
              <w:ind w:firstLine="0" w:firstLineChars="0"/>
              <w:jc w:val="center"/>
              <w:rPr>
                <w:kern w:val="0"/>
                <w:sz w:val="18"/>
                <w:szCs w:val="18"/>
              </w:rPr>
            </w:pPr>
            <w:r>
              <w:rPr>
                <w:kern w:val="0"/>
                <w:sz w:val="18"/>
                <w:szCs w:val="18"/>
              </w:rPr>
              <w:t>36</w:t>
            </w:r>
          </w:p>
        </w:tc>
        <w:tc>
          <w:tcPr>
            <w:tcW w:w="1068" w:type="dxa"/>
            <w:tcBorders>
              <w:top w:val="nil"/>
              <w:left w:val="nil"/>
              <w:bottom w:val="single" w:color="auto" w:sz="4" w:space="0"/>
              <w:right w:val="single" w:color="auto" w:sz="4" w:space="0"/>
            </w:tcBorders>
            <w:vAlign w:val="center"/>
          </w:tcPr>
          <w:p w14:paraId="3B1A0081">
            <w:pPr>
              <w:widowControl/>
              <w:tabs>
                <w:tab w:val="decimal" w:pos="0"/>
              </w:tabs>
              <w:ind w:firstLine="0" w:firstLineChars="0"/>
              <w:jc w:val="center"/>
              <w:rPr>
                <w:kern w:val="0"/>
                <w:sz w:val="18"/>
                <w:szCs w:val="18"/>
              </w:rPr>
            </w:pPr>
            <w:r>
              <w:rPr>
                <w:kern w:val="0"/>
                <w:sz w:val="18"/>
                <w:szCs w:val="18"/>
              </w:rPr>
              <w:t>0.878906</w:t>
            </w:r>
          </w:p>
        </w:tc>
        <w:tc>
          <w:tcPr>
            <w:tcW w:w="588" w:type="dxa"/>
            <w:tcBorders>
              <w:top w:val="nil"/>
              <w:left w:val="nil"/>
              <w:bottom w:val="single" w:color="auto" w:sz="4" w:space="0"/>
              <w:right w:val="single" w:color="auto" w:sz="4" w:space="0"/>
            </w:tcBorders>
            <w:vAlign w:val="center"/>
          </w:tcPr>
          <w:p w14:paraId="209B653B">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4F1E2972">
            <w:pPr>
              <w:widowControl/>
              <w:tabs>
                <w:tab w:val="decimal" w:pos="0"/>
              </w:tabs>
              <w:ind w:firstLine="0" w:firstLineChars="0"/>
              <w:jc w:val="center"/>
              <w:rPr>
                <w:kern w:val="0"/>
                <w:sz w:val="18"/>
                <w:szCs w:val="18"/>
              </w:rPr>
            </w:pPr>
            <w:r>
              <w:rPr>
                <w:kern w:val="0"/>
                <w:sz w:val="18"/>
                <w:szCs w:val="18"/>
              </w:rPr>
              <w:t>164</w:t>
            </w:r>
          </w:p>
        </w:tc>
        <w:tc>
          <w:tcPr>
            <w:tcW w:w="1068" w:type="dxa"/>
            <w:tcBorders>
              <w:top w:val="nil"/>
              <w:left w:val="nil"/>
              <w:bottom w:val="single" w:color="auto" w:sz="4" w:space="0"/>
              <w:right w:val="single" w:color="auto" w:sz="4" w:space="0"/>
            </w:tcBorders>
            <w:vAlign w:val="center"/>
          </w:tcPr>
          <w:p w14:paraId="23BBB3A7">
            <w:pPr>
              <w:widowControl/>
              <w:tabs>
                <w:tab w:val="decimal" w:pos="0"/>
              </w:tabs>
              <w:ind w:firstLine="0" w:firstLineChars="0"/>
              <w:jc w:val="center"/>
              <w:rPr>
                <w:kern w:val="0"/>
                <w:sz w:val="18"/>
                <w:szCs w:val="18"/>
              </w:rPr>
            </w:pPr>
            <w:r>
              <w:rPr>
                <w:kern w:val="0"/>
                <w:sz w:val="18"/>
                <w:szCs w:val="18"/>
              </w:rPr>
              <w:t>4.003906</w:t>
            </w:r>
          </w:p>
        </w:tc>
        <w:tc>
          <w:tcPr>
            <w:tcW w:w="426" w:type="dxa"/>
            <w:tcBorders>
              <w:top w:val="nil"/>
              <w:left w:val="nil"/>
              <w:bottom w:val="single" w:color="auto" w:sz="4" w:space="0"/>
              <w:right w:val="single" w:color="auto" w:sz="4" w:space="0"/>
            </w:tcBorders>
            <w:vAlign w:val="center"/>
          </w:tcPr>
          <w:p w14:paraId="7FD1442B">
            <w:pPr>
              <w:widowControl/>
              <w:tabs>
                <w:tab w:val="decimal" w:pos="0"/>
              </w:tabs>
              <w:ind w:firstLine="0" w:firstLineChars="0"/>
              <w:jc w:val="center"/>
              <w:rPr>
                <w:kern w:val="0"/>
                <w:sz w:val="18"/>
                <w:szCs w:val="18"/>
              </w:rPr>
            </w:pPr>
            <w:r>
              <w:rPr>
                <w:kern w:val="0"/>
                <w:sz w:val="18"/>
                <w:szCs w:val="18"/>
              </w:rPr>
              <w:t>3</w:t>
            </w:r>
          </w:p>
        </w:tc>
        <w:tc>
          <w:tcPr>
            <w:tcW w:w="813" w:type="dxa"/>
            <w:tcBorders>
              <w:top w:val="nil"/>
              <w:left w:val="nil"/>
              <w:bottom w:val="single" w:color="auto" w:sz="4" w:space="0"/>
              <w:right w:val="single" w:color="auto" w:sz="4" w:space="0"/>
            </w:tcBorders>
            <w:vAlign w:val="center"/>
          </w:tcPr>
          <w:p w14:paraId="0153B985">
            <w:pPr>
              <w:widowControl/>
              <w:tabs>
                <w:tab w:val="decimal" w:pos="0"/>
              </w:tabs>
              <w:ind w:firstLine="0" w:firstLineChars="0"/>
              <w:jc w:val="center"/>
              <w:rPr>
                <w:kern w:val="0"/>
                <w:sz w:val="18"/>
                <w:szCs w:val="18"/>
              </w:rPr>
            </w:pPr>
            <w:r>
              <w:rPr>
                <w:kern w:val="0"/>
                <w:sz w:val="18"/>
                <w:szCs w:val="18"/>
              </w:rPr>
              <w:t>292</w:t>
            </w:r>
          </w:p>
        </w:tc>
        <w:tc>
          <w:tcPr>
            <w:tcW w:w="1068" w:type="dxa"/>
            <w:tcBorders>
              <w:top w:val="nil"/>
              <w:left w:val="nil"/>
              <w:bottom w:val="single" w:color="auto" w:sz="4" w:space="0"/>
              <w:right w:val="single" w:color="auto" w:sz="4" w:space="0"/>
            </w:tcBorders>
            <w:vAlign w:val="center"/>
          </w:tcPr>
          <w:p w14:paraId="5D434075">
            <w:pPr>
              <w:widowControl/>
              <w:tabs>
                <w:tab w:val="decimal" w:pos="0"/>
              </w:tabs>
              <w:ind w:firstLine="0" w:firstLineChars="0"/>
              <w:jc w:val="center"/>
              <w:rPr>
                <w:kern w:val="0"/>
                <w:sz w:val="18"/>
                <w:szCs w:val="18"/>
              </w:rPr>
            </w:pPr>
            <w:r>
              <w:rPr>
                <w:kern w:val="0"/>
                <w:sz w:val="18"/>
                <w:szCs w:val="18"/>
              </w:rPr>
              <w:t>7.128906</w:t>
            </w:r>
          </w:p>
        </w:tc>
        <w:tc>
          <w:tcPr>
            <w:tcW w:w="426" w:type="dxa"/>
            <w:tcBorders>
              <w:top w:val="nil"/>
              <w:left w:val="nil"/>
              <w:bottom w:val="single" w:color="auto" w:sz="4" w:space="0"/>
              <w:right w:val="single" w:color="auto" w:sz="4" w:space="0"/>
            </w:tcBorders>
            <w:vAlign w:val="center"/>
          </w:tcPr>
          <w:p w14:paraId="4C357CF9">
            <w:pPr>
              <w:widowControl/>
              <w:tabs>
                <w:tab w:val="decimal" w:pos="0"/>
              </w:tabs>
              <w:ind w:firstLine="0" w:firstLineChars="0"/>
              <w:jc w:val="center"/>
              <w:rPr>
                <w:kern w:val="0"/>
                <w:sz w:val="18"/>
                <w:szCs w:val="18"/>
              </w:rPr>
            </w:pPr>
            <w:r>
              <w:rPr>
                <w:kern w:val="0"/>
                <w:sz w:val="18"/>
                <w:szCs w:val="18"/>
              </w:rPr>
              <w:t>2</w:t>
            </w:r>
          </w:p>
        </w:tc>
        <w:tc>
          <w:tcPr>
            <w:tcW w:w="813" w:type="dxa"/>
            <w:tcBorders>
              <w:top w:val="nil"/>
              <w:left w:val="nil"/>
              <w:bottom w:val="single" w:color="auto" w:sz="4" w:space="0"/>
              <w:right w:val="single" w:color="auto" w:sz="4" w:space="0"/>
            </w:tcBorders>
            <w:vAlign w:val="center"/>
          </w:tcPr>
          <w:p w14:paraId="349D01CD">
            <w:pPr>
              <w:widowControl/>
              <w:tabs>
                <w:tab w:val="decimal" w:pos="0"/>
              </w:tabs>
              <w:ind w:firstLine="0" w:firstLineChars="0"/>
              <w:jc w:val="center"/>
              <w:rPr>
                <w:kern w:val="0"/>
                <w:sz w:val="18"/>
                <w:szCs w:val="18"/>
              </w:rPr>
            </w:pPr>
            <w:r>
              <w:rPr>
                <w:kern w:val="0"/>
                <w:sz w:val="18"/>
                <w:szCs w:val="18"/>
              </w:rPr>
              <w:t>420</w:t>
            </w:r>
          </w:p>
        </w:tc>
        <w:tc>
          <w:tcPr>
            <w:tcW w:w="1109" w:type="dxa"/>
            <w:tcBorders>
              <w:top w:val="nil"/>
              <w:left w:val="nil"/>
              <w:bottom w:val="single" w:color="auto" w:sz="4" w:space="0"/>
              <w:right w:val="single" w:color="auto" w:sz="4" w:space="0"/>
            </w:tcBorders>
            <w:vAlign w:val="center"/>
          </w:tcPr>
          <w:p w14:paraId="0676BA65">
            <w:pPr>
              <w:widowControl/>
              <w:tabs>
                <w:tab w:val="decimal" w:pos="0"/>
              </w:tabs>
              <w:ind w:firstLine="0" w:firstLineChars="0"/>
              <w:jc w:val="center"/>
              <w:rPr>
                <w:kern w:val="0"/>
                <w:sz w:val="18"/>
                <w:szCs w:val="18"/>
              </w:rPr>
            </w:pPr>
            <w:r>
              <w:rPr>
                <w:kern w:val="0"/>
                <w:sz w:val="18"/>
                <w:szCs w:val="18"/>
              </w:rPr>
              <w:t>10.253906</w:t>
            </w:r>
          </w:p>
        </w:tc>
        <w:tc>
          <w:tcPr>
            <w:tcW w:w="426" w:type="dxa"/>
            <w:tcBorders>
              <w:top w:val="nil"/>
              <w:left w:val="nil"/>
              <w:bottom w:val="single" w:color="auto" w:sz="4" w:space="0"/>
              <w:right w:val="single" w:color="auto" w:sz="4" w:space="0"/>
            </w:tcBorders>
            <w:vAlign w:val="center"/>
          </w:tcPr>
          <w:p w14:paraId="15B9C6C0">
            <w:pPr>
              <w:widowControl/>
              <w:tabs>
                <w:tab w:val="decimal" w:pos="0"/>
              </w:tabs>
              <w:ind w:firstLine="0" w:firstLineChars="0"/>
              <w:jc w:val="center"/>
              <w:rPr>
                <w:kern w:val="0"/>
                <w:sz w:val="18"/>
                <w:szCs w:val="18"/>
              </w:rPr>
            </w:pPr>
            <w:r>
              <w:rPr>
                <w:kern w:val="0"/>
                <w:sz w:val="18"/>
                <w:szCs w:val="18"/>
              </w:rPr>
              <w:t>0</w:t>
            </w:r>
          </w:p>
        </w:tc>
      </w:tr>
      <w:tr w14:paraId="6AF5233B">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2FEC5C21">
            <w:pPr>
              <w:widowControl/>
              <w:tabs>
                <w:tab w:val="decimal" w:pos="0"/>
              </w:tabs>
              <w:ind w:firstLine="0" w:firstLineChars="0"/>
              <w:jc w:val="center"/>
              <w:rPr>
                <w:kern w:val="0"/>
                <w:sz w:val="18"/>
                <w:szCs w:val="18"/>
              </w:rPr>
            </w:pPr>
            <w:r>
              <w:rPr>
                <w:kern w:val="0"/>
                <w:sz w:val="18"/>
                <w:szCs w:val="18"/>
              </w:rPr>
              <w:t>37</w:t>
            </w:r>
          </w:p>
        </w:tc>
        <w:tc>
          <w:tcPr>
            <w:tcW w:w="1068" w:type="dxa"/>
            <w:tcBorders>
              <w:top w:val="nil"/>
              <w:left w:val="nil"/>
              <w:bottom w:val="single" w:color="auto" w:sz="4" w:space="0"/>
              <w:right w:val="single" w:color="auto" w:sz="4" w:space="0"/>
            </w:tcBorders>
            <w:vAlign w:val="center"/>
          </w:tcPr>
          <w:p w14:paraId="54910914">
            <w:pPr>
              <w:widowControl/>
              <w:tabs>
                <w:tab w:val="decimal" w:pos="0"/>
              </w:tabs>
              <w:ind w:firstLine="0" w:firstLineChars="0"/>
              <w:jc w:val="center"/>
              <w:rPr>
                <w:kern w:val="0"/>
                <w:sz w:val="18"/>
                <w:szCs w:val="18"/>
              </w:rPr>
            </w:pPr>
            <w:r>
              <w:rPr>
                <w:kern w:val="0"/>
                <w:sz w:val="18"/>
                <w:szCs w:val="18"/>
              </w:rPr>
              <w:t>0.903320</w:t>
            </w:r>
          </w:p>
        </w:tc>
        <w:tc>
          <w:tcPr>
            <w:tcW w:w="588" w:type="dxa"/>
            <w:tcBorders>
              <w:top w:val="nil"/>
              <w:left w:val="nil"/>
              <w:bottom w:val="single" w:color="auto" w:sz="4" w:space="0"/>
              <w:right w:val="single" w:color="auto" w:sz="4" w:space="0"/>
            </w:tcBorders>
            <w:vAlign w:val="center"/>
          </w:tcPr>
          <w:p w14:paraId="6C213E08">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2DB584B8">
            <w:pPr>
              <w:widowControl/>
              <w:tabs>
                <w:tab w:val="decimal" w:pos="0"/>
              </w:tabs>
              <w:ind w:firstLine="0" w:firstLineChars="0"/>
              <w:jc w:val="center"/>
              <w:rPr>
                <w:kern w:val="0"/>
                <w:sz w:val="18"/>
                <w:szCs w:val="18"/>
              </w:rPr>
            </w:pPr>
            <w:r>
              <w:rPr>
                <w:kern w:val="0"/>
                <w:sz w:val="18"/>
                <w:szCs w:val="18"/>
              </w:rPr>
              <w:t>165</w:t>
            </w:r>
          </w:p>
        </w:tc>
        <w:tc>
          <w:tcPr>
            <w:tcW w:w="1068" w:type="dxa"/>
            <w:tcBorders>
              <w:top w:val="nil"/>
              <w:left w:val="nil"/>
              <w:bottom w:val="single" w:color="auto" w:sz="4" w:space="0"/>
              <w:right w:val="single" w:color="auto" w:sz="4" w:space="0"/>
            </w:tcBorders>
            <w:vAlign w:val="center"/>
          </w:tcPr>
          <w:p w14:paraId="64DF3EE7">
            <w:pPr>
              <w:widowControl/>
              <w:tabs>
                <w:tab w:val="decimal" w:pos="0"/>
              </w:tabs>
              <w:ind w:firstLine="0" w:firstLineChars="0"/>
              <w:jc w:val="center"/>
              <w:rPr>
                <w:kern w:val="0"/>
                <w:sz w:val="18"/>
                <w:szCs w:val="18"/>
              </w:rPr>
            </w:pPr>
            <w:r>
              <w:rPr>
                <w:kern w:val="0"/>
                <w:sz w:val="18"/>
                <w:szCs w:val="18"/>
              </w:rPr>
              <w:t>4.028320</w:t>
            </w:r>
          </w:p>
        </w:tc>
        <w:tc>
          <w:tcPr>
            <w:tcW w:w="426" w:type="dxa"/>
            <w:tcBorders>
              <w:top w:val="nil"/>
              <w:left w:val="nil"/>
              <w:bottom w:val="single" w:color="auto" w:sz="4" w:space="0"/>
              <w:right w:val="single" w:color="auto" w:sz="4" w:space="0"/>
            </w:tcBorders>
            <w:vAlign w:val="center"/>
          </w:tcPr>
          <w:p w14:paraId="53C20AE1">
            <w:pPr>
              <w:widowControl/>
              <w:tabs>
                <w:tab w:val="decimal" w:pos="0"/>
              </w:tabs>
              <w:ind w:firstLine="0" w:firstLineChars="0"/>
              <w:jc w:val="center"/>
              <w:rPr>
                <w:kern w:val="0"/>
                <w:sz w:val="18"/>
                <w:szCs w:val="18"/>
              </w:rPr>
            </w:pPr>
            <w:r>
              <w:rPr>
                <w:kern w:val="0"/>
                <w:sz w:val="18"/>
                <w:szCs w:val="18"/>
              </w:rPr>
              <w:t>3</w:t>
            </w:r>
          </w:p>
        </w:tc>
        <w:tc>
          <w:tcPr>
            <w:tcW w:w="813" w:type="dxa"/>
            <w:tcBorders>
              <w:top w:val="nil"/>
              <w:left w:val="nil"/>
              <w:bottom w:val="single" w:color="auto" w:sz="4" w:space="0"/>
              <w:right w:val="single" w:color="auto" w:sz="4" w:space="0"/>
            </w:tcBorders>
            <w:vAlign w:val="center"/>
          </w:tcPr>
          <w:p w14:paraId="78CDFE26">
            <w:pPr>
              <w:widowControl/>
              <w:tabs>
                <w:tab w:val="decimal" w:pos="0"/>
              </w:tabs>
              <w:ind w:firstLine="0" w:firstLineChars="0"/>
              <w:jc w:val="center"/>
              <w:rPr>
                <w:kern w:val="0"/>
                <w:sz w:val="18"/>
                <w:szCs w:val="18"/>
              </w:rPr>
            </w:pPr>
            <w:r>
              <w:rPr>
                <w:kern w:val="0"/>
                <w:sz w:val="18"/>
                <w:szCs w:val="18"/>
              </w:rPr>
              <w:t>293</w:t>
            </w:r>
          </w:p>
        </w:tc>
        <w:tc>
          <w:tcPr>
            <w:tcW w:w="1068" w:type="dxa"/>
            <w:tcBorders>
              <w:top w:val="nil"/>
              <w:left w:val="nil"/>
              <w:bottom w:val="single" w:color="auto" w:sz="4" w:space="0"/>
              <w:right w:val="single" w:color="auto" w:sz="4" w:space="0"/>
            </w:tcBorders>
            <w:vAlign w:val="center"/>
          </w:tcPr>
          <w:p w14:paraId="6814DCD3">
            <w:pPr>
              <w:widowControl/>
              <w:tabs>
                <w:tab w:val="decimal" w:pos="0"/>
              </w:tabs>
              <w:ind w:firstLine="0" w:firstLineChars="0"/>
              <w:jc w:val="center"/>
              <w:rPr>
                <w:kern w:val="0"/>
                <w:sz w:val="18"/>
                <w:szCs w:val="18"/>
              </w:rPr>
            </w:pPr>
            <w:r>
              <w:rPr>
                <w:kern w:val="0"/>
                <w:sz w:val="18"/>
                <w:szCs w:val="18"/>
              </w:rPr>
              <w:t>7.153320</w:t>
            </w:r>
          </w:p>
        </w:tc>
        <w:tc>
          <w:tcPr>
            <w:tcW w:w="426" w:type="dxa"/>
            <w:tcBorders>
              <w:top w:val="nil"/>
              <w:left w:val="nil"/>
              <w:bottom w:val="single" w:color="auto" w:sz="4" w:space="0"/>
              <w:right w:val="single" w:color="auto" w:sz="4" w:space="0"/>
            </w:tcBorders>
            <w:vAlign w:val="center"/>
          </w:tcPr>
          <w:p w14:paraId="0635612B">
            <w:pPr>
              <w:widowControl/>
              <w:tabs>
                <w:tab w:val="decimal" w:pos="0"/>
              </w:tabs>
              <w:ind w:firstLine="0" w:firstLineChars="0"/>
              <w:jc w:val="center"/>
              <w:rPr>
                <w:kern w:val="0"/>
                <w:sz w:val="18"/>
                <w:szCs w:val="18"/>
              </w:rPr>
            </w:pPr>
            <w:r>
              <w:rPr>
                <w:kern w:val="0"/>
                <w:sz w:val="18"/>
                <w:szCs w:val="18"/>
              </w:rPr>
              <w:t>1</w:t>
            </w:r>
          </w:p>
        </w:tc>
        <w:tc>
          <w:tcPr>
            <w:tcW w:w="813" w:type="dxa"/>
            <w:tcBorders>
              <w:top w:val="nil"/>
              <w:left w:val="nil"/>
              <w:bottom w:val="single" w:color="auto" w:sz="4" w:space="0"/>
              <w:right w:val="single" w:color="auto" w:sz="4" w:space="0"/>
            </w:tcBorders>
            <w:vAlign w:val="center"/>
          </w:tcPr>
          <w:p w14:paraId="28DB946D">
            <w:pPr>
              <w:widowControl/>
              <w:tabs>
                <w:tab w:val="decimal" w:pos="0"/>
              </w:tabs>
              <w:ind w:firstLine="0" w:firstLineChars="0"/>
              <w:jc w:val="center"/>
              <w:rPr>
                <w:kern w:val="0"/>
                <w:sz w:val="18"/>
                <w:szCs w:val="18"/>
              </w:rPr>
            </w:pPr>
            <w:r>
              <w:rPr>
                <w:kern w:val="0"/>
                <w:sz w:val="18"/>
                <w:szCs w:val="18"/>
              </w:rPr>
              <w:t>421</w:t>
            </w:r>
          </w:p>
        </w:tc>
        <w:tc>
          <w:tcPr>
            <w:tcW w:w="1109" w:type="dxa"/>
            <w:tcBorders>
              <w:top w:val="nil"/>
              <w:left w:val="nil"/>
              <w:bottom w:val="single" w:color="auto" w:sz="4" w:space="0"/>
              <w:right w:val="single" w:color="auto" w:sz="4" w:space="0"/>
            </w:tcBorders>
            <w:vAlign w:val="center"/>
          </w:tcPr>
          <w:p w14:paraId="4AE68B2E">
            <w:pPr>
              <w:widowControl/>
              <w:tabs>
                <w:tab w:val="decimal" w:pos="0"/>
              </w:tabs>
              <w:ind w:firstLine="0" w:firstLineChars="0"/>
              <w:jc w:val="center"/>
              <w:rPr>
                <w:kern w:val="0"/>
                <w:sz w:val="18"/>
                <w:szCs w:val="18"/>
              </w:rPr>
            </w:pPr>
            <w:r>
              <w:rPr>
                <w:kern w:val="0"/>
                <w:sz w:val="18"/>
                <w:szCs w:val="18"/>
              </w:rPr>
              <w:t>10.278320</w:t>
            </w:r>
          </w:p>
        </w:tc>
        <w:tc>
          <w:tcPr>
            <w:tcW w:w="426" w:type="dxa"/>
            <w:tcBorders>
              <w:top w:val="nil"/>
              <w:left w:val="nil"/>
              <w:bottom w:val="single" w:color="auto" w:sz="4" w:space="0"/>
              <w:right w:val="single" w:color="auto" w:sz="4" w:space="0"/>
            </w:tcBorders>
            <w:vAlign w:val="center"/>
          </w:tcPr>
          <w:p w14:paraId="78460BB7">
            <w:pPr>
              <w:widowControl/>
              <w:tabs>
                <w:tab w:val="decimal" w:pos="0"/>
              </w:tabs>
              <w:ind w:firstLine="0" w:firstLineChars="0"/>
              <w:jc w:val="center"/>
              <w:rPr>
                <w:kern w:val="0"/>
                <w:sz w:val="18"/>
                <w:szCs w:val="18"/>
              </w:rPr>
            </w:pPr>
            <w:r>
              <w:rPr>
                <w:kern w:val="0"/>
                <w:sz w:val="18"/>
                <w:szCs w:val="18"/>
              </w:rPr>
              <w:t>5</w:t>
            </w:r>
          </w:p>
        </w:tc>
      </w:tr>
      <w:tr w14:paraId="6EDE495B">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764B8BEA">
            <w:pPr>
              <w:widowControl/>
              <w:tabs>
                <w:tab w:val="decimal" w:pos="0"/>
              </w:tabs>
              <w:ind w:firstLine="0" w:firstLineChars="0"/>
              <w:jc w:val="center"/>
              <w:rPr>
                <w:kern w:val="0"/>
                <w:sz w:val="18"/>
                <w:szCs w:val="18"/>
              </w:rPr>
            </w:pPr>
            <w:r>
              <w:rPr>
                <w:kern w:val="0"/>
                <w:sz w:val="18"/>
                <w:szCs w:val="18"/>
              </w:rPr>
              <w:t>38</w:t>
            </w:r>
          </w:p>
        </w:tc>
        <w:tc>
          <w:tcPr>
            <w:tcW w:w="1068" w:type="dxa"/>
            <w:tcBorders>
              <w:top w:val="nil"/>
              <w:left w:val="nil"/>
              <w:bottom w:val="single" w:color="auto" w:sz="4" w:space="0"/>
              <w:right w:val="single" w:color="auto" w:sz="4" w:space="0"/>
            </w:tcBorders>
            <w:vAlign w:val="center"/>
          </w:tcPr>
          <w:p w14:paraId="397E7CEA">
            <w:pPr>
              <w:widowControl/>
              <w:tabs>
                <w:tab w:val="decimal" w:pos="0"/>
              </w:tabs>
              <w:ind w:firstLine="0" w:firstLineChars="0"/>
              <w:jc w:val="center"/>
              <w:rPr>
                <w:kern w:val="0"/>
                <w:sz w:val="18"/>
                <w:szCs w:val="18"/>
              </w:rPr>
            </w:pPr>
            <w:r>
              <w:rPr>
                <w:kern w:val="0"/>
                <w:sz w:val="18"/>
                <w:szCs w:val="18"/>
              </w:rPr>
              <w:t>0.927734</w:t>
            </w:r>
          </w:p>
        </w:tc>
        <w:tc>
          <w:tcPr>
            <w:tcW w:w="588" w:type="dxa"/>
            <w:tcBorders>
              <w:top w:val="nil"/>
              <w:left w:val="nil"/>
              <w:bottom w:val="single" w:color="auto" w:sz="4" w:space="0"/>
              <w:right w:val="single" w:color="auto" w:sz="4" w:space="0"/>
            </w:tcBorders>
            <w:vAlign w:val="center"/>
          </w:tcPr>
          <w:p w14:paraId="5029277E">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425AD2A0">
            <w:pPr>
              <w:widowControl/>
              <w:tabs>
                <w:tab w:val="decimal" w:pos="0"/>
              </w:tabs>
              <w:ind w:firstLine="0" w:firstLineChars="0"/>
              <w:jc w:val="center"/>
              <w:rPr>
                <w:kern w:val="0"/>
                <w:sz w:val="18"/>
                <w:szCs w:val="18"/>
              </w:rPr>
            </w:pPr>
            <w:r>
              <w:rPr>
                <w:kern w:val="0"/>
                <w:sz w:val="18"/>
                <w:szCs w:val="18"/>
              </w:rPr>
              <w:t>166</w:t>
            </w:r>
          </w:p>
        </w:tc>
        <w:tc>
          <w:tcPr>
            <w:tcW w:w="1068" w:type="dxa"/>
            <w:tcBorders>
              <w:top w:val="nil"/>
              <w:left w:val="nil"/>
              <w:bottom w:val="single" w:color="auto" w:sz="4" w:space="0"/>
              <w:right w:val="single" w:color="auto" w:sz="4" w:space="0"/>
            </w:tcBorders>
            <w:vAlign w:val="center"/>
          </w:tcPr>
          <w:p w14:paraId="7607C54D">
            <w:pPr>
              <w:widowControl/>
              <w:tabs>
                <w:tab w:val="decimal" w:pos="0"/>
              </w:tabs>
              <w:ind w:firstLine="0" w:firstLineChars="0"/>
              <w:jc w:val="center"/>
              <w:rPr>
                <w:kern w:val="0"/>
                <w:sz w:val="18"/>
                <w:szCs w:val="18"/>
              </w:rPr>
            </w:pPr>
            <w:r>
              <w:rPr>
                <w:kern w:val="0"/>
                <w:sz w:val="18"/>
                <w:szCs w:val="18"/>
              </w:rPr>
              <w:t>4.052734</w:t>
            </w:r>
          </w:p>
        </w:tc>
        <w:tc>
          <w:tcPr>
            <w:tcW w:w="426" w:type="dxa"/>
            <w:tcBorders>
              <w:top w:val="nil"/>
              <w:left w:val="nil"/>
              <w:bottom w:val="single" w:color="auto" w:sz="4" w:space="0"/>
              <w:right w:val="single" w:color="auto" w:sz="4" w:space="0"/>
            </w:tcBorders>
            <w:vAlign w:val="center"/>
          </w:tcPr>
          <w:p w14:paraId="21220439">
            <w:pPr>
              <w:widowControl/>
              <w:tabs>
                <w:tab w:val="decimal" w:pos="0"/>
              </w:tabs>
              <w:ind w:firstLine="0" w:firstLineChars="0"/>
              <w:jc w:val="center"/>
              <w:rPr>
                <w:kern w:val="0"/>
                <w:sz w:val="18"/>
                <w:szCs w:val="18"/>
              </w:rPr>
            </w:pPr>
            <w:r>
              <w:rPr>
                <w:kern w:val="0"/>
                <w:sz w:val="18"/>
                <w:szCs w:val="18"/>
              </w:rPr>
              <w:t>2</w:t>
            </w:r>
          </w:p>
        </w:tc>
        <w:tc>
          <w:tcPr>
            <w:tcW w:w="813" w:type="dxa"/>
            <w:tcBorders>
              <w:top w:val="nil"/>
              <w:left w:val="nil"/>
              <w:bottom w:val="single" w:color="auto" w:sz="4" w:space="0"/>
              <w:right w:val="single" w:color="auto" w:sz="4" w:space="0"/>
            </w:tcBorders>
            <w:vAlign w:val="center"/>
          </w:tcPr>
          <w:p w14:paraId="0DC1F01D">
            <w:pPr>
              <w:widowControl/>
              <w:tabs>
                <w:tab w:val="decimal" w:pos="0"/>
              </w:tabs>
              <w:ind w:firstLine="0" w:firstLineChars="0"/>
              <w:jc w:val="center"/>
              <w:rPr>
                <w:kern w:val="0"/>
                <w:sz w:val="18"/>
                <w:szCs w:val="18"/>
              </w:rPr>
            </w:pPr>
            <w:r>
              <w:rPr>
                <w:kern w:val="0"/>
                <w:sz w:val="18"/>
                <w:szCs w:val="18"/>
              </w:rPr>
              <w:t>294</w:t>
            </w:r>
          </w:p>
        </w:tc>
        <w:tc>
          <w:tcPr>
            <w:tcW w:w="1068" w:type="dxa"/>
            <w:tcBorders>
              <w:top w:val="nil"/>
              <w:left w:val="nil"/>
              <w:bottom w:val="single" w:color="auto" w:sz="4" w:space="0"/>
              <w:right w:val="single" w:color="auto" w:sz="4" w:space="0"/>
            </w:tcBorders>
            <w:vAlign w:val="center"/>
          </w:tcPr>
          <w:p w14:paraId="5C6F4CC3">
            <w:pPr>
              <w:widowControl/>
              <w:tabs>
                <w:tab w:val="decimal" w:pos="0"/>
              </w:tabs>
              <w:ind w:firstLine="0" w:firstLineChars="0"/>
              <w:jc w:val="center"/>
              <w:rPr>
                <w:kern w:val="0"/>
                <w:sz w:val="18"/>
                <w:szCs w:val="18"/>
              </w:rPr>
            </w:pPr>
            <w:r>
              <w:rPr>
                <w:kern w:val="0"/>
                <w:sz w:val="18"/>
                <w:szCs w:val="18"/>
              </w:rPr>
              <w:t>7.177734</w:t>
            </w:r>
          </w:p>
        </w:tc>
        <w:tc>
          <w:tcPr>
            <w:tcW w:w="426" w:type="dxa"/>
            <w:tcBorders>
              <w:top w:val="nil"/>
              <w:left w:val="nil"/>
              <w:bottom w:val="single" w:color="auto" w:sz="4" w:space="0"/>
              <w:right w:val="single" w:color="auto" w:sz="4" w:space="0"/>
            </w:tcBorders>
            <w:vAlign w:val="center"/>
          </w:tcPr>
          <w:p w14:paraId="18DFA18B">
            <w:pPr>
              <w:widowControl/>
              <w:tabs>
                <w:tab w:val="decimal" w:pos="0"/>
              </w:tabs>
              <w:ind w:firstLine="0" w:firstLineChars="0"/>
              <w:jc w:val="center"/>
              <w:rPr>
                <w:kern w:val="0"/>
                <w:sz w:val="18"/>
                <w:szCs w:val="18"/>
              </w:rPr>
            </w:pPr>
            <w:r>
              <w:rPr>
                <w:kern w:val="0"/>
                <w:sz w:val="18"/>
                <w:szCs w:val="18"/>
              </w:rPr>
              <w:t>7</w:t>
            </w:r>
          </w:p>
        </w:tc>
        <w:tc>
          <w:tcPr>
            <w:tcW w:w="813" w:type="dxa"/>
            <w:tcBorders>
              <w:top w:val="nil"/>
              <w:left w:val="nil"/>
              <w:bottom w:val="single" w:color="auto" w:sz="4" w:space="0"/>
              <w:right w:val="single" w:color="auto" w:sz="4" w:space="0"/>
            </w:tcBorders>
            <w:vAlign w:val="center"/>
          </w:tcPr>
          <w:p w14:paraId="19138DBB">
            <w:pPr>
              <w:widowControl/>
              <w:tabs>
                <w:tab w:val="decimal" w:pos="0"/>
              </w:tabs>
              <w:ind w:firstLine="0" w:firstLineChars="0"/>
              <w:jc w:val="center"/>
              <w:rPr>
                <w:kern w:val="0"/>
                <w:sz w:val="18"/>
                <w:szCs w:val="18"/>
              </w:rPr>
            </w:pPr>
            <w:r>
              <w:rPr>
                <w:kern w:val="0"/>
                <w:sz w:val="18"/>
                <w:szCs w:val="18"/>
              </w:rPr>
              <w:t>422</w:t>
            </w:r>
          </w:p>
        </w:tc>
        <w:tc>
          <w:tcPr>
            <w:tcW w:w="1109" w:type="dxa"/>
            <w:tcBorders>
              <w:top w:val="nil"/>
              <w:left w:val="nil"/>
              <w:bottom w:val="single" w:color="auto" w:sz="4" w:space="0"/>
              <w:right w:val="single" w:color="auto" w:sz="4" w:space="0"/>
            </w:tcBorders>
            <w:vAlign w:val="center"/>
          </w:tcPr>
          <w:p w14:paraId="23482DBF">
            <w:pPr>
              <w:widowControl/>
              <w:tabs>
                <w:tab w:val="decimal" w:pos="0"/>
              </w:tabs>
              <w:ind w:firstLine="0" w:firstLineChars="0"/>
              <w:jc w:val="center"/>
              <w:rPr>
                <w:kern w:val="0"/>
                <w:sz w:val="18"/>
                <w:szCs w:val="18"/>
              </w:rPr>
            </w:pPr>
            <w:r>
              <w:rPr>
                <w:kern w:val="0"/>
                <w:sz w:val="18"/>
                <w:szCs w:val="18"/>
              </w:rPr>
              <w:t>10.302734</w:t>
            </w:r>
          </w:p>
        </w:tc>
        <w:tc>
          <w:tcPr>
            <w:tcW w:w="426" w:type="dxa"/>
            <w:tcBorders>
              <w:top w:val="nil"/>
              <w:left w:val="nil"/>
              <w:bottom w:val="single" w:color="auto" w:sz="4" w:space="0"/>
              <w:right w:val="single" w:color="auto" w:sz="4" w:space="0"/>
            </w:tcBorders>
            <w:vAlign w:val="center"/>
          </w:tcPr>
          <w:p w14:paraId="1B908E0D">
            <w:pPr>
              <w:widowControl/>
              <w:tabs>
                <w:tab w:val="decimal" w:pos="0"/>
              </w:tabs>
              <w:ind w:firstLine="0" w:firstLineChars="0"/>
              <w:jc w:val="center"/>
              <w:rPr>
                <w:kern w:val="0"/>
                <w:sz w:val="18"/>
                <w:szCs w:val="18"/>
              </w:rPr>
            </w:pPr>
            <w:r>
              <w:rPr>
                <w:kern w:val="0"/>
                <w:sz w:val="18"/>
                <w:szCs w:val="18"/>
              </w:rPr>
              <w:t>3</w:t>
            </w:r>
          </w:p>
        </w:tc>
      </w:tr>
      <w:tr w14:paraId="3B901AE2">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15F227A2">
            <w:pPr>
              <w:widowControl/>
              <w:tabs>
                <w:tab w:val="decimal" w:pos="0"/>
              </w:tabs>
              <w:ind w:firstLine="0" w:firstLineChars="0"/>
              <w:jc w:val="center"/>
              <w:rPr>
                <w:kern w:val="0"/>
                <w:sz w:val="18"/>
                <w:szCs w:val="18"/>
              </w:rPr>
            </w:pPr>
            <w:r>
              <w:rPr>
                <w:kern w:val="0"/>
                <w:sz w:val="18"/>
                <w:szCs w:val="18"/>
              </w:rPr>
              <w:t>39</w:t>
            </w:r>
          </w:p>
        </w:tc>
        <w:tc>
          <w:tcPr>
            <w:tcW w:w="1068" w:type="dxa"/>
            <w:tcBorders>
              <w:top w:val="nil"/>
              <w:left w:val="nil"/>
              <w:bottom w:val="single" w:color="auto" w:sz="4" w:space="0"/>
              <w:right w:val="single" w:color="auto" w:sz="4" w:space="0"/>
            </w:tcBorders>
            <w:vAlign w:val="center"/>
          </w:tcPr>
          <w:p w14:paraId="1E845F81">
            <w:pPr>
              <w:widowControl/>
              <w:tabs>
                <w:tab w:val="decimal" w:pos="0"/>
              </w:tabs>
              <w:ind w:firstLine="0" w:firstLineChars="0"/>
              <w:jc w:val="center"/>
              <w:rPr>
                <w:kern w:val="0"/>
                <w:sz w:val="18"/>
                <w:szCs w:val="18"/>
              </w:rPr>
            </w:pPr>
            <w:r>
              <w:rPr>
                <w:kern w:val="0"/>
                <w:sz w:val="18"/>
                <w:szCs w:val="18"/>
              </w:rPr>
              <w:t>0.952148</w:t>
            </w:r>
          </w:p>
        </w:tc>
        <w:tc>
          <w:tcPr>
            <w:tcW w:w="588" w:type="dxa"/>
            <w:tcBorders>
              <w:top w:val="nil"/>
              <w:left w:val="nil"/>
              <w:bottom w:val="single" w:color="auto" w:sz="4" w:space="0"/>
              <w:right w:val="single" w:color="auto" w:sz="4" w:space="0"/>
            </w:tcBorders>
            <w:vAlign w:val="center"/>
          </w:tcPr>
          <w:p w14:paraId="74ECBD95">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75608DF4">
            <w:pPr>
              <w:widowControl/>
              <w:tabs>
                <w:tab w:val="decimal" w:pos="0"/>
              </w:tabs>
              <w:ind w:firstLine="0" w:firstLineChars="0"/>
              <w:jc w:val="center"/>
              <w:rPr>
                <w:kern w:val="0"/>
                <w:sz w:val="18"/>
                <w:szCs w:val="18"/>
              </w:rPr>
            </w:pPr>
            <w:r>
              <w:rPr>
                <w:kern w:val="0"/>
                <w:sz w:val="18"/>
                <w:szCs w:val="18"/>
              </w:rPr>
              <w:t>167</w:t>
            </w:r>
          </w:p>
        </w:tc>
        <w:tc>
          <w:tcPr>
            <w:tcW w:w="1068" w:type="dxa"/>
            <w:tcBorders>
              <w:top w:val="nil"/>
              <w:left w:val="nil"/>
              <w:bottom w:val="single" w:color="auto" w:sz="4" w:space="0"/>
              <w:right w:val="single" w:color="auto" w:sz="4" w:space="0"/>
            </w:tcBorders>
            <w:vAlign w:val="center"/>
          </w:tcPr>
          <w:p w14:paraId="7771BFBD">
            <w:pPr>
              <w:widowControl/>
              <w:tabs>
                <w:tab w:val="decimal" w:pos="0"/>
              </w:tabs>
              <w:ind w:firstLine="0" w:firstLineChars="0"/>
              <w:jc w:val="center"/>
              <w:rPr>
                <w:kern w:val="0"/>
                <w:sz w:val="18"/>
                <w:szCs w:val="18"/>
              </w:rPr>
            </w:pPr>
            <w:r>
              <w:rPr>
                <w:kern w:val="0"/>
                <w:sz w:val="18"/>
                <w:szCs w:val="18"/>
              </w:rPr>
              <w:t>4.077148</w:t>
            </w:r>
          </w:p>
        </w:tc>
        <w:tc>
          <w:tcPr>
            <w:tcW w:w="426" w:type="dxa"/>
            <w:tcBorders>
              <w:top w:val="nil"/>
              <w:left w:val="nil"/>
              <w:bottom w:val="single" w:color="auto" w:sz="4" w:space="0"/>
              <w:right w:val="single" w:color="auto" w:sz="4" w:space="0"/>
            </w:tcBorders>
            <w:vAlign w:val="center"/>
          </w:tcPr>
          <w:p w14:paraId="5189F4BD">
            <w:pPr>
              <w:widowControl/>
              <w:tabs>
                <w:tab w:val="decimal" w:pos="0"/>
              </w:tabs>
              <w:ind w:firstLine="0" w:firstLineChars="0"/>
              <w:jc w:val="center"/>
              <w:rPr>
                <w:kern w:val="0"/>
                <w:sz w:val="18"/>
                <w:szCs w:val="18"/>
              </w:rPr>
            </w:pPr>
            <w:r>
              <w:rPr>
                <w:kern w:val="0"/>
                <w:sz w:val="18"/>
                <w:szCs w:val="18"/>
              </w:rPr>
              <w:t>1</w:t>
            </w:r>
          </w:p>
        </w:tc>
        <w:tc>
          <w:tcPr>
            <w:tcW w:w="813" w:type="dxa"/>
            <w:tcBorders>
              <w:top w:val="nil"/>
              <w:left w:val="nil"/>
              <w:bottom w:val="single" w:color="auto" w:sz="4" w:space="0"/>
              <w:right w:val="single" w:color="auto" w:sz="4" w:space="0"/>
            </w:tcBorders>
            <w:vAlign w:val="center"/>
          </w:tcPr>
          <w:p w14:paraId="031DA5B7">
            <w:pPr>
              <w:widowControl/>
              <w:tabs>
                <w:tab w:val="decimal" w:pos="0"/>
              </w:tabs>
              <w:ind w:firstLine="0" w:firstLineChars="0"/>
              <w:jc w:val="center"/>
              <w:rPr>
                <w:kern w:val="0"/>
                <w:sz w:val="18"/>
                <w:szCs w:val="18"/>
              </w:rPr>
            </w:pPr>
            <w:r>
              <w:rPr>
                <w:kern w:val="0"/>
                <w:sz w:val="18"/>
                <w:szCs w:val="18"/>
              </w:rPr>
              <w:t>295</w:t>
            </w:r>
          </w:p>
        </w:tc>
        <w:tc>
          <w:tcPr>
            <w:tcW w:w="1068" w:type="dxa"/>
            <w:tcBorders>
              <w:top w:val="nil"/>
              <w:left w:val="nil"/>
              <w:bottom w:val="single" w:color="auto" w:sz="4" w:space="0"/>
              <w:right w:val="single" w:color="auto" w:sz="4" w:space="0"/>
            </w:tcBorders>
            <w:vAlign w:val="center"/>
          </w:tcPr>
          <w:p w14:paraId="53610B54">
            <w:pPr>
              <w:widowControl/>
              <w:tabs>
                <w:tab w:val="decimal" w:pos="0"/>
              </w:tabs>
              <w:ind w:firstLine="0" w:firstLineChars="0"/>
              <w:jc w:val="center"/>
              <w:rPr>
                <w:kern w:val="0"/>
                <w:sz w:val="18"/>
                <w:szCs w:val="18"/>
              </w:rPr>
            </w:pPr>
            <w:r>
              <w:rPr>
                <w:kern w:val="0"/>
                <w:sz w:val="18"/>
                <w:szCs w:val="18"/>
              </w:rPr>
              <w:t>7.202148</w:t>
            </w:r>
          </w:p>
        </w:tc>
        <w:tc>
          <w:tcPr>
            <w:tcW w:w="426" w:type="dxa"/>
            <w:tcBorders>
              <w:top w:val="nil"/>
              <w:left w:val="nil"/>
              <w:bottom w:val="single" w:color="auto" w:sz="4" w:space="0"/>
              <w:right w:val="single" w:color="auto" w:sz="4" w:space="0"/>
            </w:tcBorders>
            <w:vAlign w:val="center"/>
          </w:tcPr>
          <w:p w14:paraId="6D21109A">
            <w:pPr>
              <w:widowControl/>
              <w:tabs>
                <w:tab w:val="decimal" w:pos="0"/>
              </w:tabs>
              <w:ind w:firstLine="0" w:firstLineChars="0"/>
              <w:jc w:val="center"/>
              <w:rPr>
                <w:kern w:val="0"/>
                <w:sz w:val="18"/>
                <w:szCs w:val="18"/>
              </w:rPr>
            </w:pPr>
            <w:r>
              <w:rPr>
                <w:kern w:val="0"/>
                <w:sz w:val="18"/>
                <w:szCs w:val="18"/>
              </w:rPr>
              <w:t>6</w:t>
            </w:r>
          </w:p>
        </w:tc>
        <w:tc>
          <w:tcPr>
            <w:tcW w:w="813" w:type="dxa"/>
            <w:tcBorders>
              <w:top w:val="nil"/>
              <w:left w:val="nil"/>
              <w:bottom w:val="single" w:color="auto" w:sz="4" w:space="0"/>
              <w:right w:val="single" w:color="auto" w:sz="4" w:space="0"/>
            </w:tcBorders>
            <w:vAlign w:val="center"/>
          </w:tcPr>
          <w:p w14:paraId="14071D77">
            <w:pPr>
              <w:widowControl/>
              <w:tabs>
                <w:tab w:val="decimal" w:pos="0"/>
              </w:tabs>
              <w:ind w:firstLine="0" w:firstLineChars="0"/>
              <w:jc w:val="center"/>
              <w:rPr>
                <w:kern w:val="0"/>
                <w:sz w:val="18"/>
                <w:szCs w:val="18"/>
              </w:rPr>
            </w:pPr>
            <w:r>
              <w:rPr>
                <w:kern w:val="0"/>
                <w:sz w:val="18"/>
                <w:szCs w:val="18"/>
              </w:rPr>
              <w:t>423</w:t>
            </w:r>
          </w:p>
        </w:tc>
        <w:tc>
          <w:tcPr>
            <w:tcW w:w="1109" w:type="dxa"/>
            <w:tcBorders>
              <w:top w:val="nil"/>
              <w:left w:val="nil"/>
              <w:bottom w:val="single" w:color="auto" w:sz="4" w:space="0"/>
              <w:right w:val="single" w:color="auto" w:sz="4" w:space="0"/>
            </w:tcBorders>
            <w:vAlign w:val="center"/>
          </w:tcPr>
          <w:p w14:paraId="0C9BF6F6">
            <w:pPr>
              <w:widowControl/>
              <w:tabs>
                <w:tab w:val="decimal" w:pos="0"/>
              </w:tabs>
              <w:ind w:firstLine="0" w:firstLineChars="0"/>
              <w:jc w:val="center"/>
              <w:rPr>
                <w:kern w:val="0"/>
                <w:sz w:val="18"/>
                <w:szCs w:val="18"/>
              </w:rPr>
            </w:pPr>
            <w:r>
              <w:rPr>
                <w:kern w:val="0"/>
                <w:sz w:val="18"/>
                <w:szCs w:val="18"/>
              </w:rPr>
              <w:t>10.327148</w:t>
            </w:r>
          </w:p>
        </w:tc>
        <w:tc>
          <w:tcPr>
            <w:tcW w:w="426" w:type="dxa"/>
            <w:tcBorders>
              <w:top w:val="nil"/>
              <w:left w:val="nil"/>
              <w:bottom w:val="single" w:color="auto" w:sz="4" w:space="0"/>
              <w:right w:val="single" w:color="auto" w:sz="4" w:space="0"/>
            </w:tcBorders>
            <w:vAlign w:val="center"/>
          </w:tcPr>
          <w:p w14:paraId="626E5B83">
            <w:pPr>
              <w:widowControl/>
              <w:tabs>
                <w:tab w:val="decimal" w:pos="0"/>
              </w:tabs>
              <w:ind w:firstLine="0" w:firstLineChars="0"/>
              <w:jc w:val="center"/>
              <w:rPr>
                <w:kern w:val="0"/>
                <w:sz w:val="18"/>
                <w:szCs w:val="18"/>
              </w:rPr>
            </w:pPr>
            <w:r>
              <w:rPr>
                <w:kern w:val="0"/>
                <w:sz w:val="18"/>
                <w:szCs w:val="18"/>
              </w:rPr>
              <w:t>0</w:t>
            </w:r>
          </w:p>
        </w:tc>
      </w:tr>
      <w:tr w14:paraId="21EE345A">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25D227E3">
            <w:pPr>
              <w:widowControl/>
              <w:tabs>
                <w:tab w:val="decimal" w:pos="0"/>
              </w:tabs>
              <w:ind w:firstLine="0" w:firstLineChars="0"/>
              <w:jc w:val="center"/>
              <w:rPr>
                <w:kern w:val="0"/>
                <w:sz w:val="18"/>
                <w:szCs w:val="18"/>
              </w:rPr>
            </w:pPr>
            <w:r>
              <w:rPr>
                <w:kern w:val="0"/>
                <w:sz w:val="18"/>
                <w:szCs w:val="18"/>
              </w:rPr>
              <w:t>40</w:t>
            </w:r>
          </w:p>
        </w:tc>
        <w:tc>
          <w:tcPr>
            <w:tcW w:w="1068" w:type="dxa"/>
            <w:tcBorders>
              <w:top w:val="nil"/>
              <w:left w:val="nil"/>
              <w:bottom w:val="single" w:color="auto" w:sz="4" w:space="0"/>
              <w:right w:val="single" w:color="auto" w:sz="4" w:space="0"/>
            </w:tcBorders>
            <w:vAlign w:val="center"/>
          </w:tcPr>
          <w:p w14:paraId="1D354233">
            <w:pPr>
              <w:widowControl/>
              <w:tabs>
                <w:tab w:val="decimal" w:pos="0"/>
              </w:tabs>
              <w:ind w:firstLine="0" w:firstLineChars="0"/>
              <w:jc w:val="center"/>
              <w:rPr>
                <w:kern w:val="0"/>
                <w:sz w:val="18"/>
                <w:szCs w:val="18"/>
              </w:rPr>
            </w:pPr>
            <w:r>
              <w:rPr>
                <w:kern w:val="0"/>
                <w:sz w:val="18"/>
                <w:szCs w:val="18"/>
              </w:rPr>
              <w:t>0.976563</w:t>
            </w:r>
          </w:p>
        </w:tc>
        <w:tc>
          <w:tcPr>
            <w:tcW w:w="588" w:type="dxa"/>
            <w:tcBorders>
              <w:top w:val="nil"/>
              <w:left w:val="nil"/>
              <w:bottom w:val="single" w:color="auto" w:sz="4" w:space="0"/>
              <w:right w:val="single" w:color="auto" w:sz="4" w:space="0"/>
            </w:tcBorders>
            <w:vAlign w:val="center"/>
          </w:tcPr>
          <w:p w14:paraId="2C1D64A0">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4EFA3BB5">
            <w:pPr>
              <w:widowControl/>
              <w:tabs>
                <w:tab w:val="decimal" w:pos="0"/>
              </w:tabs>
              <w:ind w:firstLine="0" w:firstLineChars="0"/>
              <w:jc w:val="center"/>
              <w:rPr>
                <w:kern w:val="0"/>
                <w:sz w:val="18"/>
                <w:szCs w:val="18"/>
              </w:rPr>
            </w:pPr>
            <w:r>
              <w:rPr>
                <w:kern w:val="0"/>
                <w:sz w:val="18"/>
                <w:szCs w:val="18"/>
              </w:rPr>
              <w:t>168</w:t>
            </w:r>
          </w:p>
        </w:tc>
        <w:tc>
          <w:tcPr>
            <w:tcW w:w="1068" w:type="dxa"/>
            <w:tcBorders>
              <w:top w:val="nil"/>
              <w:left w:val="nil"/>
              <w:bottom w:val="single" w:color="auto" w:sz="4" w:space="0"/>
              <w:right w:val="single" w:color="auto" w:sz="4" w:space="0"/>
            </w:tcBorders>
            <w:vAlign w:val="center"/>
          </w:tcPr>
          <w:p w14:paraId="64FC2E35">
            <w:pPr>
              <w:widowControl/>
              <w:tabs>
                <w:tab w:val="decimal" w:pos="0"/>
              </w:tabs>
              <w:ind w:firstLine="0" w:firstLineChars="0"/>
              <w:jc w:val="center"/>
              <w:rPr>
                <w:kern w:val="0"/>
                <w:sz w:val="18"/>
                <w:szCs w:val="18"/>
              </w:rPr>
            </w:pPr>
            <w:r>
              <w:rPr>
                <w:kern w:val="0"/>
                <w:sz w:val="18"/>
                <w:szCs w:val="18"/>
              </w:rPr>
              <w:t>4.101563</w:t>
            </w:r>
          </w:p>
        </w:tc>
        <w:tc>
          <w:tcPr>
            <w:tcW w:w="426" w:type="dxa"/>
            <w:tcBorders>
              <w:top w:val="nil"/>
              <w:left w:val="nil"/>
              <w:bottom w:val="single" w:color="auto" w:sz="4" w:space="0"/>
              <w:right w:val="single" w:color="auto" w:sz="4" w:space="0"/>
            </w:tcBorders>
            <w:vAlign w:val="center"/>
          </w:tcPr>
          <w:p w14:paraId="184D84A1">
            <w:pPr>
              <w:widowControl/>
              <w:tabs>
                <w:tab w:val="decimal" w:pos="0"/>
              </w:tabs>
              <w:ind w:firstLine="0" w:firstLineChars="0"/>
              <w:jc w:val="center"/>
              <w:rPr>
                <w:kern w:val="0"/>
                <w:sz w:val="18"/>
                <w:szCs w:val="18"/>
              </w:rPr>
            </w:pPr>
            <w:r>
              <w:rPr>
                <w:kern w:val="0"/>
                <w:sz w:val="18"/>
                <w:szCs w:val="18"/>
              </w:rPr>
              <w:t>1</w:t>
            </w:r>
          </w:p>
        </w:tc>
        <w:tc>
          <w:tcPr>
            <w:tcW w:w="813" w:type="dxa"/>
            <w:tcBorders>
              <w:top w:val="nil"/>
              <w:left w:val="nil"/>
              <w:bottom w:val="single" w:color="auto" w:sz="4" w:space="0"/>
              <w:right w:val="single" w:color="auto" w:sz="4" w:space="0"/>
            </w:tcBorders>
            <w:vAlign w:val="center"/>
          </w:tcPr>
          <w:p w14:paraId="141B0206">
            <w:pPr>
              <w:widowControl/>
              <w:tabs>
                <w:tab w:val="decimal" w:pos="0"/>
              </w:tabs>
              <w:ind w:firstLine="0" w:firstLineChars="0"/>
              <w:jc w:val="center"/>
              <w:rPr>
                <w:kern w:val="0"/>
                <w:sz w:val="18"/>
                <w:szCs w:val="18"/>
              </w:rPr>
            </w:pPr>
            <w:r>
              <w:rPr>
                <w:kern w:val="0"/>
                <w:sz w:val="18"/>
                <w:szCs w:val="18"/>
              </w:rPr>
              <w:t>296</w:t>
            </w:r>
          </w:p>
        </w:tc>
        <w:tc>
          <w:tcPr>
            <w:tcW w:w="1068" w:type="dxa"/>
            <w:tcBorders>
              <w:top w:val="nil"/>
              <w:left w:val="nil"/>
              <w:bottom w:val="single" w:color="auto" w:sz="4" w:space="0"/>
              <w:right w:val="single" w:color="auto" w:sz="4" w:space="0"/>
            </w:tcBorders>
            <w:vAlign w:val="center"/>
          </w:tcPr>
          <w:p w14:paraId="37FDF122">
            <w:pPr>
              <w:widowControl/>
              <w:tabs>
                <w:tab w:val="decimal" w:pos="0"/>
              </w:tabs>
              <w:ind w:firstLine="0" w:firstLineChars="0"/>
              <w:jc w:val="center"/>
              <w:rPr>
                <w:kern w:val="0"/>
                <w:sz w:val="18"/>
                <w:szCs w:val="18"/>
              </w:rPr>
            </w:pPr>
            <w:r>
              <w:rPr>
                <w:kern w:val="0"/>
                <w:sz w:val="18"/>
                <w:szCs w:val="18"/>
              </w:rPr>
              <w:t>7.226563</w:t>
            </w:r>
          </w:p>
        </w:tc>
        <w:tc>
          <w:tcPr>
            <w:tcW w:w="426" w:type="dxa"/>
            <w:tcBorders>
              <w:top w:val="nil"/>
              <w:left w:val="nil"/>
              <w:bottom w:val="single" w:color="auto" w:sz="4" w:space="0"/>
              <w:right w:val="single" w:color="auto" w:sz="4" w:space="0"/>
            </w:tcBorders>
            <w:vAlign w:val="center"/>
          </w:tcPr>
          <w:p w14:paraId="1E8AE7A1">
            <w:pPr>
              <w:widowControl/>
              <w:tabs>
                <w:tab w:val="decimal" w:pos="0"/>
              </w:tabs>
              <w:ind w:firstLine="0" w:firstLineChars="0"/>
              <w:jc w:val="center"/>
              <w:rPr>
                <w:kern w:val="0"/>
                <w:sz w:val="18"/>
                <w:szCs w:val="18"/>
              </w:rPr>
            </w:pPr>
            <w:r>
              <w:rPr>
                <w:kern w:val="0"/>
                <w:sz w:val="18"/>
                <w:szCs w:val="18"/>
              </w:rPr>
              <w:t>4</w:t>
            </w:r>
          </w:p>
        </w:tc>
        <w:tc>
          <w:tcPr>
            <w:tcW w:w="813" w:type="dxa"/>
            <w:tcBorders>
              <w:top w:val="nil"/>
              <w:left w:val="nil"/>
              <w:bottom w:val="single" w:color="auto" w:sz="4" w:space="0"/>
              <w:right w:val="single" w:color="auto" w:sz="4" w:space="0"/>
            </w:tcBorders>
            <w:vAlign w:val="center"/>
          </w:tcPr>
          <w:p w14:paraId="269B4260">
            <w:pPr>
              <w:widowControl/>
              <w:tabs>
                <w:tab w:val="decimal" w:pos="0"/>
              </w:tabs>
              <w:ind w:firstLine="0" w:firstLineChars="0"/>
              <w:jc w:val="center"/>
              <w:rPr>
                <w:kern w:val="0"/>
                <w:sz w:val="18"/>
                <w:szCs w:val="18"/>
              </w:rPr>
            </w:pPr>
            <w:r>
              <w:rPr>
                <w:kern w:val="0"/>
                <w:sz w:val="18"/>
                <w:szCs w:val="18"/>
              </w:rPr>
              <w:t>424</w:t>
            </w:r>
          </w:p>
        </w:tc>
        <w:tc>
          <w:tcPr>
            <w:tcW w:w="1109" w:type="dxa"/>
            <w:tcBorders>
              <w:top w:val="nil"/>
              <w:left w:val="nil"/>
              <w:bottom w:val="single" w:color="auto" w:sz="4" w:space="0"/>
              <w:right w:val="single" w:color="auto" w:sz="4" w:space="0"/>
            </w:tcBorders>
            <w:vAlign w:val="center"/>
          </w:tcPr>
          <w:p w14:paraId="283BCF63">
            <w:pPr>
              <w:widowControl/>
              <w:tabs>
                <w:tab w:val="decimal" w:pos="0"/>
              </w:tabs>
              <w:ind w:firstLine="0" w:firstLineChars="0"/>
              <w:jc w:val="center"/>
              <w:rPr>
                <w:kern w:val="0"/>
                <w:sz w:val="18"/>
                <w:szCs w:val="18"/>
              </w:rPr>
            </w:pPr>
            <w:r>
              <w:rPr>
                <w:kern w:val="0"/>
                <w:sz w:val="18"/>
                <w:szCs w:val="18"/>
              </w:rPr>
              <w:t>10.351563</w:t>
            </w:r>
          </w:p>
        </w:tc>
        <w:tc>
          <w:tcPr>
            <w:tcW w:w="426" w:type="dxa"/>
            <w:tcBorders>
              <w:top w:val="nil"/>
              <w:left w:val="nil"/>
              <w:bottom w:val="single" w:color="auto" w:sz="4" w:space="0"/>
              <w:right w:val="single" w:color="auto" w:sz="4" w:space="0"/>
            </w:tcBorders>
            <w:vAlign w:val="center"/>
          </w:tcPr>
          <w:p w14:paraId="0AEA7F1A">
            <w:pPr>
              <w:widowControl/>
              <w:tabs>
                <w:tab w:val="decimal" w:pos="0"/>
              </w:tabs>
              <w:ind w:firstLine="0" w:firstLineChars="0"/>
              <w:jc w:val="center"/>
              <w:rPr>
                <w:kern w:val="0"/>
                <w:sz w:val="18"/>
                <w:szCs w:val="18"/>
              </w:rPr>
            </w:pPr>
            <w:r>
              <w:rPr>
                <w:kern w:val="0"/>
                <w:sz w:val="18"/>
                <w:szCs w:val="18"/>
              </w:rPr>
              <w:t>6</w:t>
            </w:r>
          </w:p>
        </w:tc>
      </w:tr>
      <w:tr w14:paraId="081B72B5">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1C26F050">
            <w:pPr>
              <w:widowControl/>
              <w:tabs>
                <w:tab w:val="decimal" w:pos="0"/>
              </w:tabs>
              <w:ind w:firstLine="0" w:firstLineChars="0"/>
              <w:jc w:val="center"/>
              <w:rPr>
                <w:kern w:val="0"/>
                <w:sz w:val="18"/>
                <w:szCs w:val="18"/>
              </w:rPr>
            </w:pPr>
            <w:r>
              <w:rPr>
                <w:kern w:val="0"/>
                <w:sz w:val="18"/>
                <w:szCs w:val="18"/>
              </w:rPr>
              <w:t>41</w:t>
            </w:r>
          </w:p>
        </w:tc>
        <w:tc>
          <w:tcPr>
            <w:tcW w:w="1068" w:type="dxa"/>
            <w:tcBorders>
              <w:top w:val="nil"/>
              <w:left w:val="nil"/>
              <w:bottom w:val="single" w:color="auto" w:sz="4" w:space="0"/>
              <w:right w:val="single" w:color="auto" w:sz="4" w:space="0"/>
            </w:tcBorders>
            <w:vAlign w:val="center"/>
          </w:tcPr>
          <w:p w14:paraId="308CA676">
            <w:pPr>
              <w:widowControl/>
              <w:tabs>
                <w:tab w:val="decimal" w:pos="0"/>
              </w:tabs>
              <w:ind w:firstLine="0" w:firstLineChars="0"/>
              <w:jc w:val="center"/>
              <w:rPr>
                <w:kern w:val="0"/>
                <w:sz w:val="18"/>
                <w:szCs w:val="18"/>
              </w:rPr>
            </w:pPr>
            <w:r>
              <w:rPr>
                <w:kern w:val="0"/>
                <w:sz w:val="18"/>
                <w:szCs w:val="18"/>
              </w:rPr>
              <w:t>1.000977</w:t>
            </w:r>
          </w:p>
        </w:tc>
        <w:tc>
          <w:tcPr>
            <w:tcW w:w="588" w:type="dxa"/>
            <w:tcBorders>
              <w:top w:val="nil"/>
              <w:left w:val="nil"/>
              <w:bottom w:val="single" w:color="auto" w:sz="4" w:space="0"/>
              <w:right w:val="single" w:color="auto" w:sz="4" w:space="0"/>
            </w:tcBorders>
            <w:vAlign w:val="center"/>
          </w:tcPr>
          <w:p w14:paraId="115D3407">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5B36851B">
            <w:pPr>
              <w:widowControl/>
              <w:tabs>
                <w:tab w:val="decimal" w:pos="0"/>
              </w:tabs>
              <w:ind w:firstLine="0" w:firstLineChars="0"/>
              <w:jc w:val="center"/>
              <w:rPr>
                <w:kern w:val="0"/>
                <w:sz w:val="18"/>
                <w:szCs w:val="18"/>
              </w:rPr>
            </w:pPr>
            <w:r>
              <w:rPr>
                <w:kern w:val="0"/>
                <w:sz w:val="18"/>
                <w:szCs w:val="18"/>
              </w:rPr>
              <w:t>169</w:t>
            </w:r>
          </w:p>
        </w:tc>
        <w:tc>
          <w:tcPr>
            <w:tcW w:w="1068" w:type="dxa"/>
            <w:tcBorders>
              <w:top w:val="nil"/>
              <w:left w:val="nil"/>
              <w:bottom w:val="single" w:color="auto" w:sz="4" w:space="0"/>
              <w:right w:val="single" w:color="auto" w:sz="4" w:space="0"/>
            </w:tcBorders>
            <w:vAlign w:val="center"/>
          </w:tcPr>
          <w:p w14:paraId="722C46D1">
            <w:pPr>
              <w:widowControl/>
              <w:tabs>
                <w:tab w:val="decimal" w:pos="0"/>
              </w:tabs>
              <w:ind w:firstLine="0" w:firstLineChars="0"/>
              <w:jc w:val="center"/>
              <w:rPr>
                <w:kern w:val="0"/>
                <w:sz w:val="18"/>
                <w:szCs w:val="18"/>
              </w:rPr>
            </w:pPr>
            <w:r>
              <w:rPr>
                <w:kern w:val="0"/>
                <w:sz w:val="18"/>
                <w:szCs w:val="18"/>
              </w:rPr>
              <w:t>4.125977</w:t>
            </w:r>
          </w:p>
        </w:tc>
        <w:tc>
          <w:tcPr>
            <w:tcW w:w="426" w:type="dxa"/>
            <w:tcBorders>
              <w:top w:val="nil"/>
              <w:left w:val="nil"/>
              <w:bottom w:val="single" w:color="auto" w:sz="4" w:space="0"/>
              <w:right w:val="single" w:color="auto" w:sz="4" w:space="0"/>
            </w:tcBorders>
            <w:vAlign w:val="center"/>
          </w:tcPr>
          <w:p w14:paraId="2F6C05C0">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391A0846">
            <w:pPr>
              <w:widowControl/>
              <w:tabs>
                <w:tab w:val="decimal" w:pos="0"/>
              </w:tabs>
              <w:ind w:firstLine="0" w:firstLineChars="0"/>
              <w:jc w:val="center"/>
              <w:rPr>
                <w:kern w:val="0"/>
                <w:sz w:val="18"/>
                <w:szCs w:val="18"/>
              </w:rPr>
            </w:pPr>
            <w:r>
              <w:rPr>
                <w:kern w:val="0"/>
                <w:sz w:val="18"/>
                <w:szCs w:val="18"/>
              </w:rPr>
              <w:t>297</w:t>
            </w:r>
          </w:p>
        </w:tc>
        <w:tc>
          <w:tcPr>
            <w:tcW w:w="1068" w:type="dxa"/>
            <w:tcBorders>
              <w:top w:val="nil"/>
              <w:left w:val="nil"/>
              <w:bottom w:val="single" w:color="auto" w:sz="4" w:space="0"/>
              <w:right w:val="single" w:color="auto" w:sz="4" w:space="0"/>
            </w:tcBorders>
            <w:vAlign w:val="center"/>
          </w:tcPr>
          <w:p w14:paraId="7CC30A96">
            <w:pPr>
              <w:widowControl/>
              <w:tabs>
                <w:tab w:val="decimal" w:pos="0"/>
              </w:tabs>
              <w:ind w:firstLine="0" w:firstLineChars="0"/>
              <w:jc w:val="center"/>
              <w:rPr>
                <w:kern w:val="0"/>
                <w:sz w:val="18"/>
                <w:szCs w:val="18"/>
              </w:rPr>
            </w:pPr>
            <w:r>
              <w:rPr>
                <w:kern w:val="0"/>
                <w:sz w:val="18"/>
                <w:szCs w:val="18"/>
              </w:rPr>
              <w:t>7.250977</w:t>
            </w:r>
          </w:p>
        </w:tc>
        <w:tc>
          <w:tcPr>
            <w:tcW w:w="426" w:type="dxa"/>
            <w:tcBorders>
              <w:top w:val="nil"/>
              <w:left w:val="nil"/>
              <w:bottom w:val="single" w:color="auto" w:sz="4" w:space="0"/>
              <w:right w:val="single" w:color="auto" w:sz="4" w:space="0"/>
            </w:tcBorders>
            <w:vAlign w:val="center"/>
          </w:tcPr>
          <w:p w14:paraId="622E6741">
            <w:pPr>
              <w:widowControl/>
              <w:tabs>
                <w:tab w:val="decimal" w:pos="0"/>
              </w:tabs>
              <w:ind w:firstLine="0" w:firstLineChars="0"/>
              <w:jc w:val="center"/>
              <w:rPr>
                <w:kern w:val="0"/>
                <w:sz w:val="18"/>
                <w:szCs w:val="18"/>
              </w:rPr>
            </w:pPr>
            <w:r>
              <w:rPr>
                <w:kern w:val="0"/>
                <w:sz w:val="18"/>
                <w:szCs w:val="18"/>
              </w:rPr>
              <w:t>3</w:t>
            </w:r>
          </w:p>
        </w:tc>
        <w:tc>
          <w:tcPr>
            <w:tcW w:w="813" w:type="dxa"/>
            <w:tcBorders>
              <w:top w:val="nil"/>
              <w:left w:val="nil"/>
              <w:bottom w:val="single" w:color="auto" w:sz="4" w:space="0"/>
              <w:right w:val="single" w:color="auto" w:sz="4" w:space="0"/>
            </w:tcBorders>
            <w:vAlign w:val="center"/>
          </w:tcPr>
          <w:p w14:paraId="476C3F24">
            <w:pPr>
              <w:widowControl/>
              <w:tabs>
                <w:tab w:val="decimal" w:pos="0"/>
              </w:tabs>
              <w:ind w:firstLine="0" w:firstLineChars="0"/>
              <w:jc w:val="center"/>
              <w:rPr>
                <w:kern w:val="0"/>
                <w:sz w:val="18"/>
                <w:szCs w:val="18"/>
              </w:rPr>
            </w:pPr>
            <w:r>
              <w:rPr>
                <w:kern w:val="0"/>
                <w:sz w:val="18"/>
                <w:szCs w:val="18"/>
              </w:rPr>
              <w:t>425</w:t>
            </w:r>
          </w:p>
        </w:tc>
        <w:tc>
          <w:tcPr>
            <w:tcW w:w="1109" w:type="dxa"/>
            <w:tcBorders>
              <w:top w:val="nil"/>
              <w:left w:val="nil"/>
              <w:bottom w:val="single" w:color="auto" w:sz="4" w:space="0"/>
              <w:right w:val="single" w:color="auto" w:sz="4" w:space="0"/>
            </w:tcBorders>
            <w:vAlign w:val="center"/>
          </w:tcPr>
          <w:p w14:paraId="765165D2">
            <w:pPr>
              <w:widowControl/>
              <w:tabs>
                <w:tab w:val="decimal" w:pos="0"/>
              </w:tabs>
              <w:ind w:firstLine="0" w:firstLineChars="0"/>
              <w:jc w:val="center"/>
              <w:rPr>
                <w:kern w:val="0"/>
                <w:sz w:val="18"/>
                <w:szCs w:val="18"/>
              </w:rPr>
            </w:pPr>
            <w:r>
              <w:rPr>
                <w:kern w:val="0"/>
                <w:sz w:val="18"/>
                <w:szCs w:val="18"/>
              </w:rPr>
              <w:t>10.375977</w:t>
            </w:r>
          </w:p>
        </w:tc>
        <w:tc>
          <w:tcPr>
            <w:tcW w:w="426" w:type="dxa"/>
            <w:tcBorders>
              <w:top w:val="nil"/>
              <w:left w:val="nil"/>
              <w:bottom w:val="single" w:color="auto" w:sz="4" w:space="0"/>
              <w:right w:val="single" w:color="auto" w:sz="4" w:space="0"/>
            </w:tcBorders>
            <w:vAlign w:val="center"/>
          </w:tcPr>
          <w:p w14:paraId="6A2832C7">
            <w:pPr>
              <w:widowControl/>
              <w:tabs>
                <w:tab w:val="decimal" w:pos="0"/>
              </w:tabs>
              <w:ind w:firstLine="0" w:firstLineChars="0"/>
              <w:jc w:val="center"/>
              <w:rPr>
                <w:kern w:val="0"/>
                <w:sz w:val="18"/>
                <w:szCs w:val="18"/>
              </w:rPr>
            </w:pPr>
            <w:r>
              <w:rPr>
                <w:kern w:val="0"/>
                <w:sz w:val="18"/>
                <w:szCs w:val="18"/>
              </w:rPr>
              <w:t>4</w:t>
            </w:r>
          </w:p>
        </w:tc>
      </w:tr>
      <w:tr w14:paraId="4AB84CEE">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52BAE12E">
            <w:pPr>
              <w:widowControl/>
              <w:tabs>
                <w:tab w:val="decimal" w:pos="0"/>
              </w:tabs>
              <w:ind w:firstLine="0" w:firstLineChars="0"/>
              <w:jc w:val="center"/>
              <w:rPr>
                <w:kern w:val="0"/>
                <w:sz w:val="18"/>
                <w:szCs w:val="18"/>
              </w:rPr>
            </w:pPr>
            <w:r>
              <w:rPr>
                <w:kern w:val="0"/>
                <w:sz w:val="18"/>
                <w:szCs w:val="18"/>
              </w:rPr>
              <w:t>42</w:t>
            </w:r>
          </w:p>
        </w:tc>
        <w:tc>
          <w:tcPr>
            <w:tcW w:w="1068" w:type="dxa"/>
            <w:tcBorders>
              <w:top w:val="nil"/>
              <w:left w:val="nil"/>
              <w:bottom w:val="single" w:color="auto" w:sz="4" w:space="0"/>
              <w:right w:val="single" w:color="auto" w:sz="4" w:space="0"/>
            </w:tcBorders>
            <w:vAlign w:val="center"/>
          </w:tcPr>
          <w:p w14:paraId="75D5CFFB">
            <w:pPr>
              <w:widowControl/>
              <w:tabs>
                <w:tab w:val="decimal" w:pos="0"/>
              </w:tabs>
              <w:ind w:firstLine="0" w:firstLineChars="0"/>
              <w:jc w:val="center"/>
              <w:rPr>
                <w:kern w:val="0"/>
                <w:sz w:val="18"/>
                <w:szCs w:val="18"/>
              </w:rPr>
            </w:pPr>
            <w:r>
              <w:rPr>
                <w:kern w:val="0"/>
                <w:sz w:val="18"/>
                <w:szCs w:val="18"/>
              </w:rPr>
              <w:t>1.025391</w:t>
            </w:r>
          </w:p>
        </w:tc>
        <w:tc>
          <w:tcPr>
            <w:tcW w:w="588" w:type="dxa"/>
            <w:tcBorders>
              <w:top w:val="nil"/>
              <w:left w:val="nil"/>
              <w:bottom w:val="single" w:color="auto" w:sz="4" w:space="0"/>
              <w:right w:val="single" w:color="auto" w:sz="4" w:space="0"/>
            </w:tcBorders>
            <w:vAlign w:val="center"/>
          </w:tcPr>
          <w:p w14:paraId="28672260">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074EC782">
            <w:pPr>
              <w:widowControl/>
              <w:tabs>
                <w:tab w:val="decimal" w:pos="0"/>
              </w:tabs>
              <w:ind w:firstLine="0" w:firstLineChars="0"/>
              <w:jc w:val="center"/>
              <w:rPr>
                <w:kern w:val="0"/>
                <w:sz w:val="18"/>
                <w:szCs w:val="18"/>
              </w:rPr>
            </w:pPr>
            <w:r>
              <w:rPr>
                <w:kern w:val="0"/>
                <w:sz w:val="18"/>
                <w:szCs w:val="18"/>
              </w:rPr>
              <w:t>170</w:t>
            </w:r>
          </w:p>
        </w:tc>
        <w:tc>
          <w:tcPr>
            <w:tcW w:w="1068" w:type="dxa"/>
            <w:tcBorders>
              <w:top w:val="nil"/>
              <w:left w:val="nil"/>
              <w:bottom w:val="single" w:color="auto" w:sz="4" w:space="0"/>
              <w:right w:val="single" w:color="auto" w:sz="4" w:space="0"/>
            </w:tcBorders>
            <w:vAlign w:val="center"/>
          </w:tcPr>
          <w:p w14:paraId="72E499D0">
            <w:pPr>
              <w:widowControl/>
              <w:tabs>
                <w:tab w:val="decimal" w:pos="0"/>
              </w:tabs>
              <w:ind w:firstLine="0" w:firstLineChars="0"/>
              <w:jc w:val="center"/>
              <w:rPr>
                <w:kern w:val="0"/>
                <w:sz w:val="18"/>
                <w:szCs w:val="18"/>
              </w:rPr>
            </w:pPr>
            <w:r>
              <w:rPr>
                <w:kern w:val="0"/>
                <w:sz w:val="18"/>
                <w:szCs w:val="18"/>
              </w:rPr>
              <w:t>4.150391</w:t>
            </w:r>
          </w:p>
        </w:tc>
        <w:tc>
          <w:tcPr>
            <w:tcW w:w="426" w:type="dxa"/>
            <w:tcBorders>
              <w:top w:val="nil"/>
              <w:left w:val="nil"/>
              <w:bottom w:val="single" w:color="auto" w:sz="4" w:space="0"/>
              <w:right w:val="single" w:color="auto" w:sz="4" w:space="0"/>
            </w:tcBorders>
            <w:vAlign w:val="center"/>
          </w:tcPr>
          <w:p w14:paraId="467CF8EF">
            <w:pPr>
              <w:widowControl/>
              <w:tabs>
                <w:tab w:val="decimal" w:pos="0"/>
              </w:tabs>
              <w:ind w:firstLine="0" w:firstLineChars="0"/>
              <w:jc w:val="center"/>
              <w:rPr>
                <w:kern w:val="0"/>
                <w:sz w:val="18"/>
                <w:szCs w:val="18"/>
              </w:rPr>
            </w:pPr>
            <w:r>
              <w:rPr>
                <w:kern w:val="0"/>
                <w:sz w:val="18"/>
                <w:szCs w:val="18"/>
              </w:rPr>
              <w:t>7</w:t>
            </w:r>
          </w:p>
        </w:tc>
        <w:tc>
          <w:tcPr>
            <w:tcW w:w="813" w:type="dxa"/>
            <w:tcBorders>
              <w:top w:val="nil"/>
              <w:left w:val="nil"/>
              <w:bottom w:val="single" w:color="auto" w:sz="4" w:space="0"/>
              <w:right w:val="single" w:color="auto" w:sz="4" w:space="0"/>
            </w:tcBorders>
            <w:vAlign w:val="center"/>
          </w:tcPr>
          <w:p w14:paraId="5BB25400">
            <w:pPr>
              <w:widowControl/>
              <w:tabs>
                <w:tab w:val="decimal" w:pos="0"/>
              </w:tabs>
              <w:ind w:firstLine="0" w:firstLineChars="0"/>
              <w:jc w:val="center"/>
              <w:rPr>
                <w:kern w:val="0"/>
                <w:sz w:val="18"/>
                <w:szCs w:val="18"/>
              </w:rPr>
            </w:pPr>
            <w:r>
              <w:rPr>
                <w:kern w:val="0"/>
                <w:sz w:val="18"/>
                <w:szCs w:val="18"/>
              </w:rPr>
              <w:t>298</w:t>
            </w:r>
          </w:p>
        </w:tc>
        <w:tc>
          <w:tcPr>
            <w:tcW w:w="1068" w:type="dxa"/>
            <w:tcBorders>
              <w:top w:val="nil"/>
              <w:left w:val="nil"/>
              <w:bottom w:val="single" w:color="auto" w:sz="4" w:space="0"/>
              <w:right w:val="single" w:color="auto" w:sz="4" w:space="0"/>
            </w:tcBorders>
            <w:vAlign w:val="center"/>
          </w:tcPr>
          <w:p w14:paraId="172A3AAE">
            <w:pPr>
              <w:widowControl/>
              <w:tabs>
                <w:tab w:val="decimal" w:pos="0"/>
              </w:tabs>
              <w:ind w:firstLine="0" w:firstLineChars="0"/>
              <w:jc w:val="center"/>
              <w:rPr>
                <w:kern w:val="0"/>
                <w:sz w:val="18"/>
                <w:szCs w:val="18"/>
              </w:rPr>
            </w:pPr>
            <w:r>
              <w:rPr>
                <w:kern w:val="0"/>
                <w:sz w:val="18"/>
                <w:szCs w:val="18"/>
              </w:rPr>
              <w:t>7.275391</w:t>
            </w:r>
          </w:p>
        </w:tc>
        <w:tc>
          <w:tcPr>
            <w:tcW w:w="426" w:type="dxa"/>
            <w:tcBorders>
              <w:top w:val="nil"/>
              <w:left w:val="nil"/>
              <w:bottom w:val="single" w:color="auto" w:sz="4" w:space="0"/>
              <w:right w:val="single" w:color="auto" w:sz="4" w:space="0"/>
            </w:tcBorders>
            <w:vAlign w:val="center"/>
          </w:tcPr>
          <w:p w14:paraId="1CE98913">
            <w:pPr>
              <w:widowControl/>
              <w:tabs>
                <w:tab w:val="decimal" w:pos="0"/>
              </w:tabs>
              <w:ind w:firstLine="0" w:firstLineChars="0"/>
              <w:jc w:val="center"/>
              <w:rPr>
                <w:kern w:val="0"/>
                <w:sz w:val="18"/>
                <w:szCs w:val="18"/>
              </w:rPr>
            </w:pPr>
            <w:r>
              <w:rPr>
                <w:kern w:val="0"/>
                <w:sz w:val="18"/>
                <w:szCs w:val="18"/>
              </w:rPr>
              <w:t>1</w:t>
            </w:r>
          </w:p>
        </w:tc>
        <w:tc>
          <w:tcPr>
            <w:tcW w:w="813" w:type="dxa"/>
            <w:tcBorders>
              <w:top w:val="nil"/>
              <w:left w:val="nil"/>
              <w:bottom w:val="single" w:color="auto" w:sz="4" w:space="0"/>
              <w:right w:val="single" w:color="auto" w:sz="4" w:space="0"/>
            </w:tcBorders>
            <w:vAlign w:val="center"/>
          </w:tcPr>
          <w:p w14:paraId="3ED30F52">
            <w:pPr>
              <w:widowControl/>
              <w:tabs>
                <w:tab w:val="decimal" w:pos="0"/>
              </w:tabs>
              <w:ind w:firstLine="0" w:firstLineChars="0"/>
              <w:jc w:val="center"/>
              <w:rPr>
                <w:kern w:val="0"/>
                <w:sz w:val="18"/>
                <w:szCs w:val="18"/>
              </w:rPr>
            </w:pPr>
            <w:r>
              <w:rPr>
                <w:kern w:val="0"/>
                <w:sz w:val="18"/>
                <w:szCs w:val="18"/>
              </w:rPr>
              <w:t>426</w:t>
            </w:r>
          </w:p>
        </w:tc>
        <w:tc>
          <w:tcPr>
            <w:tcW w:w="1109" w:type="dxa"/>
            <w:tcBorders>
              <w:top w:val="nil"/>
              <w:left w:val="nil"/>
              <w:bottom w:val="single" w:color="auto" w:sz="4" w:space="0"/>
              <w:right w:val="single" w:color="auto" w:sz="4" w:space="0"/>
            </w:tcBorders>
            <w:vAlign w:val="center"/>
          </w:tcPr>
          <w:p w14:paraId="4BFE7480">
            <w:pPr>
              <w:widowControl/>
              <w:tabs>
                <w:tab w:val="decimal" w:pos="0"/>
              </w:tabs>
              <w:ind w:firstLine="0" w:firstLineChars="0"/>
              <w:jc w:val="center"/>
              <w:rPr>
                <w:kern w:val="0"/>
                <w:sz w:val="18"/>
                <w:szCs w:val="18"/>
              </w:rPr>
            </w:pPr>
            <w:r>
              <w:rPr>
                <w:kern w:val="0"/>
                <w:sz w:val="18"/>
                <w:szCs w:val="18"/>
              </w:rPr>
              <w:t>10.400391</w:t>
            </w:r>
          </w:p>
        </w:tc>
        <w:tc>
          <w:tcPr>
            <w:tcW w:w="426" w:type="dxa"/>
            <w:tcBorders>
              <w:top w:val="nil"/>
              <w:left w:val="nil"/>
              <w:bottom w:val="single" w:color="auto" w:sz="4" w:space="0"/>
              <w:right w:val="single" w:color="auto" w:sz="4" w:space="0"/>
            </w:tcBorders>
            <w:vAlign w:val="center"/>
          </w:tcPr>
          <w:p w14:paraId="519DC412">
            <w:pPr>
              <w:widowControl/>
              <w:tabs>
                <w:tab w:val="decimal" w:pos="0"/>
              </w:tabs>
              <w:ind w:firstLine="0" w:firstLineChars="0"/>
              <w:jc w:val="center"/>
              <w:rPr>
                <w:kern w:val="0"/>
                <w:sz w:val="18"/>
                <w:szCs w:val="18"/>
              </w:rPr>
            </w:pPr>
            <w:r>
              <w:rPr>
                <w:kern w:val="0"/>
                <w:sz w:val="18"/>
                <w:szCs w:val="18"/>
              </w:rPr>
              <w:t>1</w:t>
            </w:r>
          </w:p>
        </w:tc>
      </w:tr>
      <w:tr w14:paraId="5074BFD2">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480FB780">
            <w:pPr>
              <w:widowControl/>
              <w:tabs>
                <w:tab w:val="decimal" w:pos="0"/>
              </w:tabs>
              <w:ind w:firstLine="0" w:firstLineChars="0"/>
              <w:jc w:val="center"/>
              <w:rPr>
                <w:kern w:val="0"/>
                <w:sz w:val="18"/>
                <w:szCs w:val="18"/>
              </w:rPr>
            </w:pPr>
            <w:r>
              <w:rPr>
                <w:kern w:val="0"/>
                <w:sz w:val="18"/>
                <w:szCs w:val="18"/>
              </w:rPr>
              <w:t>43</w:t>
            </w:r>
          </w:p>
        </w:tc>
        <w:tc>
          <w:tcPr>
            <w:tcW w:w="1068" w:type="dxa"/>
            <w:tcBorders>
              <w:top w:val="nil"/>
              <w:left w:val="nil"/>
              <w:bottom w:val="single" w:color="auto" w:sz="4" w:space="0"/>
              <w:right w:val="single" w:color="auto" w:sz="4" w:space="0"/>
            </w:tcBorders>
            <w:vAlign w:val="center"/>
          </w:tcPr>
          <w:p w14:paraId="7C0868DF">
            <w:pPr>
              <w:widowControl/>
              <w:tabs>
                <w:tab w:val="decimal" w:pos="0"/>
              </w:tabs>
              <w:ind w:firstLine="0" w:firstLineChars="0"/>
              <w:jc w:val="center"/>
              <w:rPr>
                <w:kern w:val="0"/>
                <w:sz w:val="18"/>
                <w:szCs w:val="18"/>
              </w:rPr>
            </w:pPr>
            <w:r>
              <w:rPr>
                <w:kern w:val="0"/>
                <w:sz w:val="18"/>
                <w:szCs w:val="18"/>
              </w:rPr>
              <w:t>1.049805</w:t>
            </w:r>
          </w:p>
        </w:tc>
        <w:tc>
          <w:tcPr>
            <w:tcW w:w="588" w:type="dxa"/>
            <w:tcBorders>
              <w:top w:val="nil"/>
              <w:left w:val="nil"/>
              <w:bottom w:val="single" w:color="auto" w:sz="4" w:space="0"/>
              <w:right w:val="single" w:color="auto" w:sz="4" w:space="0"/>
            </w:tcBorders>
            <w:vAlign w:val="center"/>
          </w:tcPr>
          <w:p w14:paraId="5572B067">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2DDB9E6E">
            <w:pPr>
              <w:widowControl/>
              <w:tabs>
                <w:tab w:val="decimal" w:pos="0"/>
              </w:tabs>
              <w:ind w:firstLine="0" w:firstLineChars="0"/>
              <w:jc w:val="center"/>
              <w:rPr>
                <w:kern w:val="0"/>
                <w:sz w:val="18"/>
                <w:szCs w:val="18"/>
              </w:rPr>
            </w:pPr>
            <w:r>
              <w:rPr>
                <w:kern w:val="0"/>
                <w:sz w:val="18"/>
                <w:szCs w:val="18"/>
              </w:rPr>
              <w:t>171</w:t>
            </w:r>
          </w:p>
        </w:tc>
        <w:tc>
          <w:tcPr>
            <w:tcW w:w="1068" w:type="dxa"/>
            <w:tcBorders>
              <w:top w:val="nil"/>
              <w:left w:val="nil"/>
              <w:bottom w:val="single" w:color="auto" w:sz="4" w:space="0"/>
              <w:right w:val="single" w:color="auto" w:sz="4" w:space="0"/>
            </w:tcBorders>
            <w:vAlign w:val="center"/>
          </w:tcPr>
          <w:p w14:paraId="187D00C0">
            <w:pPr>
              <w:widowControl/>
              <w:tabs>
                <w:tab w:val="decimal" w:pos="0"/>
              </w:tabs>
              <w:ind w:firstLine="0" w:firstLineChars="0"/>
              <w:jc w:val="center"/>
              <w:rPr>
                <w:kern w:val="0"/>
                <w:sz w:val="18"/>
                <w:szCs w:val="18"/>
              </w:rPr>
            </w:pPr>
            <w:r>
              <w:rPr>
                <w:kern w:val="0"/>
                <w:sz w:val="18"/>
                <w:szCs w:val="18"/>
              </w:rPr>
              <w:t>4.174805</w:t>
            </w:r>
          </w:p>
        </w:tc>
        <w:tc>
          <w:tcPr>
            <w:tcW w:w="426" w:type="dxa"/>
            <w:tcBorders>
              <w:top w:val="nil"/>
              <w:left w:val="nil"/>
              <w:bottom w:val="single" w:color="auto" w:sz="4" w:space="0"/>
              <w:right w:val="single" w:color="auto" w:sz="4" w:space="0"/>
            </w:tcBorders>
            <w:vAlign w:val="center"/>
          </w:tcPr>
          <w:p w14:paraId="4E351F4D">
            <w:pPr>
              <w:widowControl/>
              <w:tabs>
                <w:tab w:val="decimal" w:pos="0"/>
              </w:tabs>
              <w:ind w:firstLine="0" w:firstLineChars="0"/>
              <w:jc w:val="center"/>
              <w:rPr>
                <w:kern w:val="0"/>
                <w:sz w:val="18"/>
                <w:szCs w:val="18"/>
              </w:rPr>
            </w:pPr>
            <w:r>
              <w:rPr>
                <w:kern w:val="0"/>
                <w:sz w:val="18"/>
                <w:szCs w:val="18"/>
              </w:rPr>
              <w:t>7</w:t>
            </w:r>
          </w:p>
        </w:tc>
        <w:tc>
          <w:tcPr>
            <w:tcW w:w="813" w:type="dxa"/>
            <w:tcBorders>
              <w:top w:val="nil"/>
              <w:left w:val="nil"/>
              <w:bottom w:val="single" w:color="auto" w:sz="4" w:space="0"/>
              <w:right w:val="single" w:color="auto" w:sz="4" w:space="0"/>
            </w:tcBorders>
            <w:vAlign w:val="center"/>
          </w:tcPr>
          <w:p w14:paraId="5202BC59">
            <w:pPr>
              <w:widowControl/>
              <w:tabs>
                <w:tab w:val="decimal" w:pos="0"/>
              </w:tabs>
              <w:ind w:firstLine="0" w:firstLineChars="0"/>
              <w:jc w:val="center"/>
              <w:rPr>
                <w:kern w:val="0"/>
                <w:sz w:val="18"/>
                <w:szCs w:val="18"/>
              </w:rPr>
            </w:pPr>
            <w:r>
              <w:rPr>
                <w:kern w:val="0"/>
                <w:sz w:val="18"/>
                <w:szCs w:val="18"/>
              </w:rPr>
              <w:t>299</w:t>
            </w:r>
          </w:p>
        </w:tc>
        <w:tc>
          <w:tcPr>
            <w:tcW w:w="1068" w:type="dxa"/>
            <w:tcBorders>
              <w:top w:val="nil"/>
              <w:left w:val="nil"/>
              <w:bottom w:val="single" w:color="auto" w:sz="4" w:space="0"/>
              <w:right w:val="single" w:color="auto" w:sz="4" w:space="0"/>
            </w:tcBorders>
            <w:vAlign w:val="center"/>
          </w:tcPr>
          <w:p w14:paraId="0630B40A">
            <w:pPr>
              <w:widowControl/>
              <w:tabs>
                <w:tab w:val="decimal" w:pos="0"/>
              </w:tabs>
              <w:ind w:firstLine="0" w:firstLineChars="0"/>
              <w:jc w:val="center"/>
              <w:rPr>
                <w:kern w:val="0"/>
                <w:sz w:val="18"/>
                <w:szCs w:val="18"/>
              </w:rPr>
            </w:pPr>
            <w:r>
              <w:rPr>
                <w:kern w:val="0"/>
                <w:sz w:val="18"/>
                <w:szCs w:val="18"/>
              </w:rPr>
              <w:t>7.299805</w:t>
            </w:r>
          </w:p>
        </w:tc>
        <w:tc>
          <w:tcPr>
            <w:tcW w:w="426" w:type="dxa"/>
            <w:tcBorders>
              <w:top w:val="nil"/>
              <w:left w:val="nil"/>
              <w:bottom w:val="single" w:color="auto" w:sz="4" w:space="0"/>
              <w:right w:val="single" w:color="auto" w:sz="4" w:space="0"/>
            </w:tcBorders>
            <w:vAlign w:val="center"/>
          </w:tcPr>
          <w:p w14:paraId="6163EBFA">
            <w:pPr>
              <w:widowControl/>
              <w:tabs>
                <w:tab w:val="decimal" w:pos="0"/>
              </w:tabs>
              <w:ind w:firstLine="0" w:firstLineChars="0"/>
              <w:jc w:val="center"/>
              <w:rPr>
                <w:kern w:val="0"/>
                <w:sz w:val="18"/>
                <w:szCs w:val="18"/>
              </w:rPr>
            </w:pPr>
            <w:r>
              <w:rPr>
                <w:kern w:val="0"/>
                <w:sz w:val="18"/>
                <w:szCs w:val="18"/>
              </w:rPr>
              <w:t>7</w:t>
            </w:r>
          </w:p>
        </w:tc>
        <w:tc>
          <w:tcPr>
            <w:tcW w:w="813" w:type="dxa"/>
            <w:tcBorders>
              <w:top w:val="nil"/>
              <w:left w:val="nil"/>
              <w:bottom w:val="single" w:color="auto" w:sz="4" w:space="0"/>
              <w:right w:val="single" w:color="auto" w:sz="4" w:space="0"/>
            </w:tcBorders>
            <w:vAlign w:val="center"/>
          </w:tcPr>
          <w:p w14:paraId="65DC8CE4">
            <w:pPr>
              <w:widowControl/>
              <w:tabs>
                <w:tab w:val="decimal" w:pos="0"/>
              </w:tabs>
              <w:ind w:firstLine="0" w:firstLineChars="0"/>
              <w:jc w:val="center"/>
              <w:rPr>
                <w:kern w:val="0"/>
                <w:sz w:val="18"/>
                <w:szCs w:val="18"/>
              </w:rPr>
            </w:pPr>
            <w:r>
              <w:rPr>
                <w:kern w:val="0"/>
                <w:sz w:val="18"/>
                <w:szCs w:val="18"/>
              </w:rPr>
              <w:t>427</w:t>
            </w:r>
          </w:p>
        </w:tc>
        <w:tc>
          <w:tcPr>
            <w:tcW w:w="1109" w:type="dxa"/>
            <w:tcBorders>
              <w:top w:val="nil"/>
              <w:left w:val="nil"/>
              <w:bottom w:val="single" w:color="auto" w:sz="4" w:space="0"/>
              <w:right w:val="single" w:color="auto" w:sz="4" w:space="0"/>
            </w:tcBorders>
            <w:vAlign w:val="center"/>
          </w:tcPr>
          <w:p w14:paraId="19669A90">
            <w:pPr>
              <w:widowControl/>
              <w:tabs>
                <w:tab w:val="decimal" w:pos="0"/>
              </w:tabs>
              <w:ind w:firstLine="0" w:firstLineChars="0"/>
              <w:jc w:val="center"/>
              <w:rPr>
                <w:kern w:val="0"/>
                <w:sz w:val="18"/>
                <w:szCs w:val="18"/>
              </w:rPr>
            </w:pPr>
            <w:r>
              <w:rPr>
                <w:kern w:val="0"/>
                <w:sz w:val="18"/>
                <w:szCs w:val="18"/>
              </w:rPr>
              <w:t>10.424805</w:t>
            </w:r>
          </w:p>
        </w:tc>
        <w:tc>
          <w:tcPr>
            <w:tcW w:w="426" w:type="dxa"/>
            <w:tcBorders>
              <w:top w:val="nil"/>
              <w:left w:val="nil"/>
              <w:bottom w:val="single" w:color="auto" w:sz="4" w:space="0"/>
              <w:right w:val="single" w:color="auto" w:sz="4" w:space="0"/>
            </w:tcBorders>
            <w:vAlign w:val="center"/>
          </w:tcPr>
          <w:p w14:paraId="388D7C47">
            <w:pPr>
              <w:widowControl/>
              <w:tabs>
                <w:tab w:val="decimal" w:pos="0"/>
              </w:tabs>
              <w:ind w:firstLine="0" w:firstLineChars="0"/>
              <w:jc w:val="center"/>
              <w:rPr>
                <w:kern w:val="0"/>
                <w:sz w:val="18"/>
                <w:szCs w:val="18"/>
              </w:rPr>
            </w:pPr>
            <w:r>
              <w:rPr>
                <w:kern w:val="0"/>
                <w:sz w:val="18"/>
                <w:szCs w:val="18"/>
              </w:rPr>
              <w:t>7</w:t>
            </w:r>
          </w:p>
        </w:tc>
      </w:tr>
      <w:tr w14:paraId="55C1CFF1">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6AF0A944">
            <w:pPr>
              <w:widowControl/>
              <w:tabs>
                <w:tab w:val="decimal" w:pos="0"/>
              </w:tabs>
              <w:ind w:firstLine="0" w:firstLineChars="0"/>
              <w:jc w:val="center"/>
              <w:rPr>
                <w:kern w:val="0"/>
                <w:sz w:val="18"/>
                <w:szCs w:val="18"/>
              </w:rPr>
            </w:pPr>
            <w:r>
              <w:rPr>
                <w:kern w:val="0"/>
                <w:sz w:val="18"/>
                <w:szCs w:val="18"/>
              </w:rPr>
              <w:t>44</w:t>
            </w:r>
          </w:p>
        </w:tc>
        <w:tc>
          <w:tcPr>
            <w:tcW w:w="1068" w:type="dxa"/>
            <w:tcBorders>
              <w:top w:val="nil"/>
              <w:left w:val="nil"/>
              <w:bottom w:val="single" w:color="auto" w:sz="4" w:space="0"/>
              <w:right w:val="single" w:color="auto" w:sz="4" w:space="0"/>
            </w:tcBorders>
            <w:vAlign w:val="center"/>
          </w:tcPr>
          <w:p w14:paraId="0365EAEF">
            <w:pPr>
              <w:widowControl/>
              <w:tabs>
                <w:tab w:val="decimal" w:pos="0"/>
              </w:tabs>
              <w:ind w:firstLine="0" w:firstLineChars="0"/>
              <w:jc w:val="center"/>
              <w:rPr>
                <w:kern w:val="0"/>
                <w:sz w:val="18"/>
                <w:szCs w:val="18"/>
              </w:rPr>
            </w:pPr>
            <w:r>
              <w:rPr>
                <w:kern w:val="0"/>
                <w:sz w:val="18"/>
                <w:szCs w:val="18"/>
              </w:rPr>
              <w:t>1.074219</w:t>
            </w:r>
          </w:p>
        </w:tc>
        <w:tc>
          <w:tcPr>
            <w:tcW w:w="588" w:type="dxa"/>
            <w:tcBorders>
              <w:top w:val="nil"/>
              <w:left w:val="nil"/>
              <w:bottom w:val="single" w:color="auto" w:sz="4" w:space="0"/>
              <w:right w:val="single" w:color="auto" w:sz="4" w:space="0"/>
            </w:tcBorders>
            <w:vAlign w:val="center"/>
          </w:tcPr>
          <w:p w14:paraId="4F26F831">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2E10E7DF">
            <w:pPr>
              <w:widowControl/>
              <w:tabs>
                <w:tab w:val="decimal" w:pos="0"/>
              </w:tabs>
              <w:ind w:firstLine="0" w:firstLineChars="0"/>
              <w:jc w:val="center"/>
              <w:rPr>
                <w:kern w:val="0"/>
                <w:sz w:val="18"/>
                <w:szCs w:val="18"/>
              </w:rPr>
            </w:pPr>
            <w:r>
              <w:rPr>
                <w:kern w:val="0"/>
                <w:sz w:val="18"/>
                <w:szCs w:val="18"/>
              </w:rPr>
              <w:t>172</w:t>
            </w:r>
          </w:p>
        </w:tc>
        <w:tc>
          <w:tcPr>
            <w:tcW w:w="1068" w:type="dxa"/>
            <w:tcBorders>
              <w:top w:val="nil"/>
              <w:left w:val="nil"/>
              <w:bottom w:val="single" w:color="auto" w:sz="4" w:space="0"/>
              <w:right w:val="single" w:color="auto" w:sz="4" w:space="0"/>
            </w:tcBorders>
            <w:vAlign w:val="center"/>
          </w:tcPr>
          <w:p w14:paraId="53946915">
            <w:pPr>
              <w:widowControl/>
              <w:tabs>
                <w:tab w:val="decimal" w:pos="0"/>
              </w:tabs>
              <w:ind w:firstLine="0" w:firstLineChars="0"/>
              <w:jc w:val="center"/>
              <w:rPr>
                <w:kern w:val="0"/>
                <w:sz w:val="18"/>
                <w:szCs w:val="18"/>
              </w:rPr>
            </w:pPr>
            <w:r>
              <w:rPr>
                <w:kern w:val="0"/>
                <w:sz w:val="18"/>
                <w:szCs w:val="18"/>
              </w:rPr>
              <w:t>4.199219</w:t>
            </w:r>
          </w:p>
        </w:tc>
        <w:tc>
          <w:tcPr>
            <w:tcW w:w="426" w:type="dxa"/>
            <w:tcBorders>
              <w:top w:val="nil"/>
              <w:left w:val="nil"/>
              <w:bottom w:val="single" w:color="auto" w:sz="4" w:space="0"/>
              <w:right w:val="single" w:color="auto" w:sz="4" w:space="0"/>
            </w:tcBorders>
            <w:vAlign w:val="center"/>
          </w:tcPr>
          <w:p w14:paraId="69548884">
            <w:pPr>
              <w:widowControl/>
              <w:tabs>
                <w:tab w:val="decimal" w:pos="0"/>
              </w:tabs>
              <w:ind w:firstLine="0" w:firstLineChars="0"/>
              <w:jc w:val="center"/>
              <w:rPr>
                <w:kern w:val="0"/>
                <w:sz w:val="18"/>
                <w:szCs w:val="18"/>
              </w:rPr>
            </w:pPr>
            <w:r>
              <w:rPr>
                <w:kern w:val="0"/>
                <w:sz w:val="18"/>
                <w:szCs w:val="18"/>
              </w:rPr>
              <w:t>6</w:t>
            </w:r>
          </w:p>
        </w:tc>
        <w:tc>
          <w:tcPr>
            <w:tcW w:w="813" w:type="dxa"/>
            <w:tcBorders>
              <w:top w:val="nil"/>
              <w:left w:val="nil"/>
              <w:bottom w:val="single" w:color="auto" w:sz="4" w:space="0"/>
              <w:right w:val="single" w:color="auto" w:sz="4" w:space="0"/>
            </w:tcBorders>
            <w:vAlign w:val="center"/>
          </w:tcPr>
          <w:p w14:paraId="2B914C87">
            <w:pPr>
              <w:widowControl/>
              <w:tabs>
                <w:tab w:val="decimal" w:pos="0"/>
              </w:tabs>
              <w:ind w:firstLine="0" w:firstLineChars="0"/>
              <w:jc w:val="center"/>
              <w:rPr>
                <w:kern w:val="0"/>
                <w:sz w:val="18"/>
                <w:szCs w:val="18"/>
              </w:rPr>
            </w:pPr>
            <w:r>
              <w:rPr>
                <w:kern w:val="0"/>
                <w:sz w:val="18"/>
                <w:szCs w:val="18"/>
              </w:rPr>
              <w:t>300</w:t>
            </w:r>
          </w:p>
        </w:tc>
        <w:tc>
          <w:tcPr>
            <w:tcW w:w="1068" w:type="dxa"/>
            <w:tcBorders>
              <w:top w:val="nil"/>
              <w:left w:val="nil"/>
              <w:bottom w:val="single" w:color="auto" w:sz="4" w:space="0"/>
              <w:right w:val="single" w:color="auto" w:sz="4" w:space="0"/>
            </w:tcBorders>
            <w:vAlign w:val="center"/>
          </w:tcPr>
          <w:p w14:paraId="54E17D23">
            <w:pPr>
              <w:widowControl/>
              <w:tabs>
                <w:tab w:val="decimal" w:pos="0"/>
              </w:tabs>
              <w:ind w:firstLine="0" w:firstLineChars="0"/>
              <w:jc w:val="center"/>
              <w:rPr>
                <w:kern w:val="0"/>
                <w:sz w:val="18"/>
                <w:szCs w:val="18"/>
              </w:rPr>
            </w:pPr>
            <w:r>
              <w:rPr>
                <w:kern w:val="0"/>
                <w:sz w:val="18"/>
                <w:szCs w:val="18"/>
              </w:rPr>
              <w:t>7.324219</w:t>
            </w:r>
          </w:p>
        </w:tc>
        <w:tc>
          <w:tcPr>
            <w:tcW w:w="426" w:type="dxa"/>
            <w:tcBorders>
              <w:top w:val="nil"/>
              <w:left w:val="nil"/>
              <w:bottom w:val="single" w:color="auto" w:sz="4" w:space="0"/>
              <w:right w:val="single" w:color="auto" w:sz="4" w:space="0"/>
            </w:tcBorders>
            <w:vAlign w:val="center"/>
          </w:tcPr>
          <w:p w14:paraId="301EF201">
            <w:pPr>
              <w:widowControl/>
              <w:tabs>
                <w:tab w:val="decimal" w:pos="0"/>
              </w:tabs>
              <w:ind w:firstLine="0" w:firstLineChars="0"/>
              <w:jc w:val="center"/>
              <w:rPr>
                <w:kern w:val="0"/>
                <w:sz w:val="18"/>
                <w:szCs w:val="18"/>
              </w:rPr>
            </w:pPr>
            <w:r>
              <w:rPr>
                <w:kern w:val="0"/>
                <w:sz w:val="18"/>
                <w:szCs w:val="18"/>
              </w:rPr>
              <w:t>6</w:t>
            </w:r>
          </w:p>
        </w:tc>
        <w:tc>
          <w:tcPr>
            <w:tcW w:w="813" w:type="dxa"/>
            <w:tcBorders>
              <w:top w:val="nil"/>
              <w:left w:val="nil"/>
              <w:bottom w:val="single" w:color="auto" w:sz="4" w:space="0"/>
              <w:right w:val="single" w:color="auto" w:sz="4" w:space="0"/>
            </w:tcBorders>
            <w:vAlign w:val="center"/>
          </w:tcPr>
          <w:p w14:paraId="26B63166">
            <w:pPr>
              <w:widowControl/>
              <w:tabs>
                <w:tab w:val="decimal" w:pos="0"/>
              </w:tabs>
              <w:ind w:firstLine="0" w:firstLineChars="0"/>
              <w:jc w:val="center"/>
              <w:rPr>
                <w:kern w:val="0"/>
                <w:sz w:val="18"/>
                <w:szCs w:val="18"/>
              </w:rPr>
            </w:pPr>
            <w:r>
              <w:rPr>
                <w:kern w:val="0"/>
                <w:sz w:val="18"/>
                <w:szCs w:val="18"/>
              </w:rPr>
              <w:t>428</w:t>
            </w:r>
          </w:p>
        </w:tc>
        <w:tc>
          <w:tcPr>
            <w:tcW w:w="1109" w:type="dxa"/>
            <w:tcBorders>
              <w:top w:val="nil"/>
              <w:left w:val="nil"/>
              <w:bottom w:val="single" w:color="auto" w:sz="4" w:space="0"/>
              <w:right w:val="single" w:color="auto" w:sz="4" w:space="0"/>
            </w:tcBorders>
            <w:vAlign w:val="center"/>
          </w:tcPr>
          <w:p w14:paraId="4895AD2F">
            <w:pPr>
              <w:widowControl/>
              <w:tabs>
                <w:tab w:val="decimal" w:pos="0"/>
              </w:tabs>
              <w:ind w:firstLine="0" w:firstLineChars="0"/>
              <w:jc w:val="center"/>
              <w:rPr>
                <w:kern w:val="0"/>
                <w:sz w:val="18"/>
                <w:szCs w:val="18"/>
              </w:rPr>
            </w:pPr>
            <w:r>
              <w:rPr>
                <w:kern w:val="0"/>
                <w:sz w:val="18"/>
                <w:szCs w:val="18"/>
              </w:rPr>
              <w:t>10.449219</w:t>
            </w:r>
          </w:p>
        </w:tc>
        <w:tc>
          <w:tcPr>
            <w:tcW w:w="426" w:type="dxa"/>
            <w:tcBorders>
              <w:top w:val="nil"/>
              <w:left w:val="nil"/>
              <w:bottom w:val="single" w:color="auto" w:sz="4" w:space="0"/>
              <w:right w:val="single" w:color="auto" w:sz="4" w:space="0"/>
            </w:tcBorders>
            <w:vAlign w:val="center"/>
          </w:tcPr>
          <w:p w14:paraId="36489696">
            <w:pPr>
              <w:widowControl/>
              <w:tabs>
                <w:tab w:val="decimal" w:pos="0"/>
              </w:tabs>
              <w:ind w:firstLine="0" w:firstLineChars="0"/>
              <w:jc w:val="center"/>
              <w:rPr>
                <w:kern w:val="0"/>
                <w:sz w:val="18"/>
                <w:szCs w:val="18"/>
              </w:rPr>
            </w:pPr>
            <w:r>
              <w:rPr>
                <w:kern w:val="0"/>
                <w:sz w:val="18"/>
                <w:szCs w:val="18"/>
              </w:rPr>
              <w:t>4</w:t>
            </w:r>
          </w:p>
        </w:tc>
      </w:tr>
      <w:tr w14:paraId="3B324D02">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1FDD0FC7">
            <w:pPr>
              <w:widowControl/>
              <w:tabs>
                <w:tab w:val="decimal" w:pos="0"/>
              </w:tabs>
              <w:ind w:firstLine="0" w:firstLineChars="0"/>
              <w:jc w:val="center"/>
              <w:rPr>
                <w:kern w:val="0"/>
                <w:sz w:val="18"/>
                <w:szCs w:val="18"/>
              </w:rPr>
            </w:pPr>
            <w:r>
              <w:rPr>
                <w:kern w:val="0"/>
                <w:sz w:val="18"/>
                <w:szCs w:val="18"/>
              </w:rPr>
              <w:t>45</w:t>
            </w:r>
          </w:p>
        </w:tc>
        <w:tc>
          <w:tcPr>
            <w:tcW w:w="1068" w:type="dxa"/>
            <w:tcBorders>
              <w:top w:val="nil"/>
              <w:left w:val="nil"/>
              <w:bottom w:val="single" w:color="auto" w:sz="4" w:space="0"/>
              <w:right w:val="single" w:color="auto" w:sz="4" w:space="0"/>
            </w:tcBorders>
            <w:vAlign w:val="center"/>
          </w:tcPr>
          <w:p w14:paraId="35B7447C">
            <w:pPr>
              <w:widowControl/>
              <w:tabs>
                <w:tab w:val="decimal" w:pos="0"/>
              </w:tabs>
              <w:ind w:firstLine="0" w:firstLineChars="0"/>
              <w:jc w:val="center"/>
              <w:rPr>
                <w:kern w:val="0"/>
                <w:sz w:val="18"/>
                <w:szCs w:val="18"/>
              </w:rPr>
            </w:pPr>
            <w:r>
              <w:rPr>
                <w:kern w:val="0"/>
                <w:sz w:val="18"/>
                <w:szCs w:val="18"/>
              </w:rPr>
              <w:t>1.098633</w:t>
            </w:r>
          </w:p>
        </w:tc>
        <w:tc>
          <w:tcPr>
            <w:tcW w:w="588" w:type="dxa"/>
            <w:tcBorders>
              <w:top w:val="nil"/>
              <w:left w:val="nil"/>
              <w:bottom w:val="single" w:color="auto" w:sz="4" w:space="0"/>
              <w:right w:val="single" w:color="auto" w:sz="4" w:space="0"/>
            </w:tcBorders>
            <w:vAlign w:val="center"/>
          </w:tcPr>
          <w:p w14:paraId="66CA36E4">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4207A3A6">
            <w:pPr>
              <w:widowControl/>
              <w:tabs>
                <w:tab w:val="decimal" w:pos="0"/>
              </w:tabs>
              <w:ind w:firstLine="0" w:firstLineChars="0"/>
              <w:jc w:val="center"/>
              <w:rPr>
                <w:kern w:val="0"/>
                <w:sz w:val="18"/>
                <w:szCs w:val="18"/>
              </w:rPr>
            </w:pPr>
            <w:r>
              <w:rPr>
                <w:kern w:val="0"/>
                <w:sz w:val="18"/>
                <w:szCs w:val="18"/>
              </w:rPr>
              <w:t>173</w:t>
            </w:r>
          </w:p>
        </w:tc>
        <w:tc>
          <w:tcPr>
            <w:tcW w:w="1068" w:type="dxa"/>
            <w:tcBorders>
              <w:top w:val="nil"/>
              <w:left w:val="nil"/>
              <w:bottom w:val="single" w:color="auto" w:sz="4" w:space="0"/>
              <w:right w:val="single" w:color="auto" w:sz="4" w:space="0"/>
            </w:tcBorders>
            <w:vAlign w:val="center"/>
          </w:tcPr>
          <w:p w14:paraId="5F6C6DF7">
            <w:pPr>
              <w:widowControl/>
              <w:tabs>
                <w:tab w:val="decimal" w:pos="0"/>
              </w:tabs>
              <w:ind w:firstLine="0" w:firstLineChars="0"/>
              <w:jc w:val="center"/>
              <w:rPr>
                <w:kern w:val="0"/>
                <w:sz w:val="18"/>
                <w:szCs w:val="18"/>
              </w:rPr>
            </w:pPr>
            <w:r>
              <w:rPr>
                <w:kern w:val="0"/>
                <w:sz w:val="18"/>
                <w:szCs w:val="18"/>
              </w:rPr>
              <w:t>4.223633</w:t>
            </w:r>
          </w:p>
        </w:tc>
        <w:tc>
          <w:tcPr>
            <w:tcW w:w="426" w:type="dxa"/>
            <w:tcBorders>
              <w:top w:val="nil"/>
              <w:left w:val="nil"/>
              <w:bottom w:val="single" w:color="auto" w:sz="4" w:space="0"/>
              <w:right w:val="single" w:color="auto" w:sz="4" w:space="0"/>
            </w:tcBorders>
            <w:vAlign w:val="center"/>
          </w:tcPr>
          <w:p w14:paraId="4428F0F5">
            <w:pPr>
              <w:widowControl/>
              <w:tabs>
                <w:tab w:val="decimal" w:pos="0"/>
              </w:tabs>
              <w:ind w:firstLine="0" w:firstLineChars="0"/>
              <w:jc w:val="center"/>
              <w:rPr>
                <w:kern w:val="0"/>
                <w:sz w:val="18"/>
                <w:szCs w:val="18"/>
              </w:rPr>
            </w:pPr>
            <w:r>
              <w:rPr>
                <w:kern w:val="0"/>
                <w:sz w:val="18"/>
                <w:szCs w:val="18"/>
              </w:rPr>
              <w:t>5</w:t>
            </w:r>
          </w:p>
        </w:tc>
        <w:tc>
          <w:tcPr>
            <w:tcW w:w="813" w:type="dxa"/>
            <w:tcBorders>
              <w:top w:val="nil"/>
              <w:left w:val="nil"/>
              <w:bottom w:val="single" w:color="auto" w:sz="4" w:space="0"/>
              <w:right w:val="single" w:color="auto" w:sz="4" w:space="0"/>
            </w:tcBorders>
            <w:vAlign w:val="center"/>
          </w:tcPr>
          <w:p w14:paraId="071CAAC8">
            <w:pPr>
              <w:widowControl/>
              <w:tabs>
                <w:tab w:val="decimal" w:pos="0"/>
              </w:tabs>
              <w:ind w:firstLine="0" w:firstLineChars="0"/>
              <w:jc w:val="center"/>
              <w:rPr>
                <w:kern w:val="0"/>
                <w:sz w:val="18"/>
                <w:szCs w:val="18"/>
              </w:rPr>
            </w:pPr>
            <w:r>
              <w:rPr>
                <w:kern w:val="0"/>
                <w:sz w:val="18"/>
                <w:szCs w:val="18"/>
              </w:rPr>
              <w:t>301</w:t>
            </w:r>
          </w:p>
        </w:tc>
        <w:tc>
          <w:tcPr>
            <w:tcW w:w="1068" w:type="dxa"/>
            <w:tcBorders>
              <w:top w:val="nil"/>
              <w:left w:val="nil"/>
              <w:bottom w:val="single" w:color="auto" w:sz="4" w:space="0"/>
              <w:right w:val="single" w:color="auto" w:sz="4" w:space="0"/>
            </w:tcBorders>
            <w:vAlign w:val="center"/>
          </w:tcPr>
          <w:p w14:paraId="322F8393">
            <w:pPr>
              <w:widowControl/>
              <w:tabs>
                <w:tab w:val="decimal" w:pos="0"/>
              </w:tabs>
              <w:ind w:firstLine="0" w:firstLineChars="0"/>
              <w:jc w:val="center"/>
              <w:rPr>
                <w:kern w:val="0"/>
                <w:sz w:val="18"/>
                <w:szCs w:val="18"/>
              </w:rPr>
            </w:pPr>
            <w:r>
              <w:rPr>
                <w:kern w:val="0"/>
                <w:sz w:val="18"/>
                <w:szCs w:val="18"/>
              </w:rPr>
              <w:t>7.348633</w:t>
            </w:r>
          </w:p>
        </w:tc>
        <w:tc>
          <w:tcPr>
            <w:tcW w:w="426" w:type="dxa"/>
            <w:tcBorders>
              <w:top w:val="nil"/>
              <w:left w:val="nil"/>
              <w:bottom w:val="single" w:color="auto" w:sz="4" w:space="0"/>
              <w:right w:val="single" w:color="auto" w:sz="4" w:space="0"/>
            </w:tcBorders>
            <w:vAlign w:val="center"/>
          </w:tcPr>
          <w:p w14:paraId="1D36F69D">
            <w:pPr>
              <w:widowControl/>
              <w:tabs>
                <w:tab w:val="decimal" w:pos="0"/>
              </w:tabs>
              <w:ind w:firstLine="0" w:firstLineChars="0"/>
              <w:jc w:val="center"/>
              <w:rPr>
                <w:kern w:val="0"/>
                <w:sz w:val="18"/>
                <w:szCs w:val="18"/>
              </w:rPr>
            </w:pPr>
            <w:r>
              <w:rPr>
                <w:kern w:val="0"/>
                <w:sz w:val="18"/>
                <w:szCs w:val="18"/>
              </w:rPr>
              <w:t>4</w:t>
            </w:r>
          </w:p>
        </w:tc>
        <w:tc>
          <w:tcPr>
            <w:tcW w:w="813" w:type="dxa"/>
            <w:tcBorders>
              <w:top w:val="nil"/>
              <w:left w:val="nil"/>
              <w:bottom w:val="single" w:color="auto" w:sz="4" w:space="0"/>
              <w:right w:val="single" w:color="auto" w:sz="4" w:space="0"/>
            </w:tcBorders>
            <w:vAlign w:val="center"/>
          </w:tcPr>
          <w:p w14:paraId="451F95EA">
            <w:pPr>
              <w:widowControl/>
              <w:tabs>
                <w:tab w:val="decimal" w:pos="0"/>
              </w:tabs>
              <w:ind w:firstLine="0" w:firstLineChars="0"/>
              <w:jc w:val="center"/>
              <w:rPr>
                <w:kern w:val="0"/>
                <w:sz w:val="18"/>
                <w:szCs w:val="18"/>
              </w:rPr>
            </w:pPr>
            <w:r>
              <w:rPr>
                <w:kern w:val="0"/>
                <w:sz w:val="18"/>
                <w:szCs w:val="18"/>
              </w:rPr>
              <w:t>429</w:t>
            </w:r>
          </w:p>
        </w:tc>
        <w:tc>
          <w:tcPr>
            <w:tcW w:w="1109" w:type="dxa"/>
            <w:tcBorders>
              <w:top w:val="nil"/>
              <w:left w:val="nil"/>
              <w:bottom w:val="single" w:color="auto" w:sz="4" w:space="0"/>
              <w:right w:val="single" w:color="auto" w:sz="4" w:space="0"/>
            </w:tcBorders>
            <w:vAlign w:val="center"/>
          </w:tcPr>
          <w:p w14:paraId="0835B45A">
            <w:pPr>
              <w:widowControl/>
              <w:tabs>
                <w:tab w:val="decimal" w:pos="0"/>
              </w:tabs>
              <w:ind w:firstLine="0" w:firstLineChars="0"/>
              <w:jc w:val="center"/>
              <w:rPr>
                <w:kern w:val="0"/>
                <w:sz w:val="18"/>
                <w:szCs w:val="18"/>
              </w:rPr>
            </w:pPr>
            <w:r>
              <w:rPr>
                <w:kern w:val="0"/>
                <w:sz w:val="18"/>
                <w:szCs w:val="18"/>
              </w:rPr>
              <w:t>10.473633</w:t>
            </w:r>
          </w:p>
        </w:tc>
        <w:tc>
          <w:tcPr>
            <w:tcW w:w="426" w:type="dxa"/>
            <w:tcBorders>
              <w:top w:val="nil"/>
              <w:left w:val="nil"/>
              <w:bottom w:val="single" w:color="auto" w:sz="4" w:space="0"/>
              <w:right w:val="single" w:color="auto" w:sz="4" w:space="0"/>
            </w:tcBorders>
            <w:vAlign w:val="center"/>
          </w:tcPr>
          <w:p w14:paraId="12D42E4C">
            <w:pPr>
              <w:widowControl/>
              <w:tabs>
                <w:tab w:val="decimal" w:pos="0"/>
              </w:tabs>
              <w:ind w:firstLine="0" w:firstLineChars="0"/>
              <w:jc w:val="center"/>
              <w:rPr>
                <w:kern w:val="0"/>
                <w:sz w:val="18"/>
                <w:szCs w:val="18"/>
              </w:rPr>
            </w:pPr>
            <w:r>
              <w:rPr>
                <w:kern w:val="0"/>
                <w:sz w:val="18"/>
                <w:szCs w:val="18"/>
              </w:rPr>
              <w:t>2</w:t>
            </w:r>
          </w:p>
        </w:tc>
      </w:tr>
      <w:tr w14:paraId="600C8759">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1AB7A6EF">
            <w:pPr>
              <w:widowControl/>
              <w:tabs>
                <w:tab w:val="decimal" w:pos="0"/>
              </w:tabs>
              <w:ind w:firstLine="0" w:firstLineChars="0"/>
              <w:jc w:val="center"/>
              <w:rPr>
                <w:kern w:val="0"/>
                <w:sz w:val="18"/>
                <w:szCs w:val="18"/>
              </w:rPr>
            </w:pPr>
            <w:r>
              <w:rPr>
                <w:kern w:val="0"/>
                <w:sz w:val="18"/>
                <w:szCs w:val="18"/>
              </w:rPr>
              <w:t>46</w:t>
            </w:r>
          </w:p>
        </w:tc>
        <w:tc>
          <w:tcPr>
            <w:tcW w:w="1068" w:type="dxa"/>
            <w:tcBorders>
              <w:top w:val="nil"/>
              <w:left w:val="nil"/>
              <w:bottom w:val="single" w:color="auto" w:sz="4" w:space="0"/>
              <w:right w:val="single" w:color="auto" w:sz="4" w:space="0"/>
            </w:tcBorders>
            <w:vAlign w:val="center"/>
          </w:tcPr>
          <w:p w14:paraId="1B3D2463">
            <w:pPr>
              <w:widowControl/>
              <w:tabs>
                <w:tab w:val="decimal" w:pos="0"/>
              </w:tabs>
              <w:ind w:firstLine="0" w:firstLineChars="0"/>
              <w:jc w:val="center"/>
              <w:rPr>
                <w:kern w:val="0"/>
                <w:sz w:val="18"/>
                <w:szCs w:val="18"/>
              </w:rPr>
            </w:pPr>
            <w:r>
              <w:rPr>
                <w:kern w:val="0"/>
                <w:sz w:val="18"/>
                <w:szCs w:val="18"/>
              </w:rPr>
              <w:t>1.123047</w:t>
            </w:r>
          </w:p>
        </w:tc>
        <w:tc>
          <w:tcPr>
            <w:tcW w:w="588" w:type="dxa"/>
            <w:tcBorders>
              <w:top w:val="nil"/>
              <w:left w:val="nil"/>
              <w:bottom w:val="single" w:color="auto" w:sz="4" w:space="0"/>
              <w:right w:val="single" w:color="auto" w:sz="4" w:space="0"/>
            </w:tcBorders>
            <w:vAlign w:val="center"/>
          </w:tcPr>
          <w:p w14:paraId="366A5860">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3E3A0308">
            <w:pPr>
              <w:widowControl/>
              <w:tabs>
                <w:tab w:val="decimal" w:pos="0"/>
              </w:tabs>
              <w:ind w:firstLine="0" w:firstLineChars="0"/>
              <w:jc w:val="center"/>
              <w:rPr>
                <w:kern w:val="0"/>
                <w:sz w:val="18"/>
                <w:szCs w:val="18"/>
              </w:rPr>
            </w:pPr>
            <w:r>
              <w:rPr>
                <w:kern w:val="0"/>
                <w:sz w:val="18"/>
                <w:szCs w:val="18"/>
              </w:rPr>
              <w:t>174</w:t>
            </w:r>
          </w:p>
        </w:tc>
        <w:tc>
          <w:tcPr>
            <w:tcW w:w="1068" w:type="dxa"/>
            <w:tcBorders>
              <w:top w:val="nil"/>
              <w:left w:val="nil"/>
              <w:bottom w:val="single" w:color="auto" w:sz="4" w:space="0"/>
              <w:right w:val="single" w:color="auto" w:sz="4" w:space="0"/>
            </w:tcBorders>
            <w:vAlign w:val="center"/>
          </w:tcPr>
          <w:p w14:paraId="01FF9D63">
            <w:pPr>
              <w:widowControl/>
              <w:tabs>
                <w:tab w:val="decimal" w:pos="0"/>
              </w:tabs>
              <w:ind w:firstLine="0" w:firstLineChars="0"/>
              <w:jc w:val="center"/>
              <w:rPr>
                <w:kern w:val="0"/>
                <w:sz w:val="18"/>
                <w:szCs w:val="18"/>
              </w:rPr>
            </w:pPr>
            <w:r>
              <w:rPr>
                <w:kern w:val="0"/>
                <w:sz w:val="18"/>
                <w:szCs w:val="18"/>
              </w:rPr>
              <w:t>4.248047</w:t>
            </w:r>
          </w:p>
        </w:tc>
        <w:tc>
          <w:tcPr>
            <w:tcW w:w="426" w:type="dxa"/>
            <w:tcBorders>
              <w:top w:val="nil"/>
              <w:left w:val="nil"/>
              <w:bottom w:val="single" w:color="auto" w:sz="4" w:space="0"/>
              <w:right w:val="single" w:color="auto" w:sz="4" w:space="0"/>
            </w:tcBorders>
            <w:vAlign w:val="center"/>
          </w:tcPr>
          <w:p w14:paraId="63773793">
            <w:pPr>
              <w:widowControl/>
              <w:tabs>
                <w:tab w:val="decimal" w:pos="0"/>
              </w:tabs>
              <w:ind w:firstLine="0" w:firstLineChars="0"/>
              <w:jc w:val="center"/>
              <w:rPr>
                <w:kern w:val="0"/>
                <w:sz w:val="18"/>
                <w:szCs w:val="18"/>
              </w:rPr>
            </w:pPr>
            <w:r>
              <w:rPr>
                <w:kern w:val="0"/>
                <w:sz w:val="18"/>
                <w:szCs w:val="18"/>
              </w:rPr>
              <w:t>5</w:t>
            </w:r>
          </w:p>
        </w:tc>
        <w:tc>
          <w:tcPr>
            <w:tcW w:w="813" w:type="dxa"/>
            <w:tcBorders>
              <w:top w:val="nil"/>
              <w:left w:val="nil"/>
              <w:bottom w:val="single" w:color="auto" w:sz="4" w:space="0"/>
              <w:right w:val="single" w:color="auto" w:sz="4" w:space="0"/>
            </w:tcBorders>
            <w:vAlign w:val="center"/>
          </w:tcPr>
          <w:p w14:paraId="2E0CBCDF">
            <w:pPr>
              <w:widowControl/>
              <w:tabs>
                <w:tab w:val="decimal" w:pos="0"/>
              </w:tabs>
              <w:ind w:firstLine="0" w:firstLineChars="0"/>
              <w:jc w:val="center"/>
              <w:rPr>
                <w:kern w:val="0"/>
                <w:sz w:val="18"/>
                <w:szCs w:val="18"/>
              </w:rPr>
            </w:pPr>
            <w:r>
              <w:rPr>
                <w:kern w:val="0"/>
                <w:sz w:val="18"/>
                <w:szCs w:val="18"/>
              </w:rPr>
              <w:t>302</w:t>
            </w:r>
          </w:p>
        </w:tc>
        <w:tc>
          <w:tcPr>
            <w:tcW w:w="1068" w:type="dxa"/>
            <w:tcBorders>
              <w:top w:val="nil"/>
              <w:left w:val="nil"/>
              <w:bottom w:val="single" w:color="auto" w:sz="4" w:space="0"/>
              <w:right w:val="single" w:color="auto" w:sz="4" w:space="0"/>
            </w:tcBorders>
            <w:vAlign w:val="center"/>
          </w:tcPr>
          <w:p w14:paraId="78B72573">
            <w:pPr>
              <w:widowControl/>
              <w:tabs>
                <w:tab w:val="decimal" w:pos="0"/>
              </w:tabs>
              <w:ind w:firstLine="0" w:firstLineChars="0"/>
              <w:jc w:val="center"/>
              <w:rPr>
                <w:kern w:val="0"/>
                <w:sz w:val="18"/>
                <w:szCs w:val="18"/>
              </w:rPr>
            </w:pPr>
            <w:r>
              <w:rPr>
                <w:kern w:val="0"/>
                <w:sz w:val="18"/>
                <w:szCs w:val="18"/>
              </w:rPr>
              <w:t>7.373047</w:t>
            </w:r>
          </w:p>
        </w:tc>
        <w:tc>
          <w:tcPr>
            <w:tcW w:w="426" w:type="dxa"/>
            <w:tcBorders>
              <w:top w:val="nil"/>
              <w:left w:val="nil"/>
              <w:bottom w:val="single" w:color="auto" w:sz="4" w:space="0"/>
              <w:right w:val="single" w:color="auto" w:sz="4" w:space="0"/>
            </w:tcBorders>
            <w:vAlign w:val="center"/>
          </w:tcPr>
          <w:p w14:paraId="0E7B69C6">
            <w:pPr>
              <w:widowControl/>
              <w:tabs>
                <w:tab w:val="decimal" w:pos="0"/>
              </w:tabs>
              <w:ind w:firstLine="0" w:firstLineChars="0"/>
              <w:jc w:val="center"/>
              <w:rPr>
                <w:kern w:val="0"/>
                <w:sz w:val="18"/>
                <w:szCs w:val="18"/>
              </w:rPr>
            </w:pPr>
            <w:r>
              <w:rPr>
                <w:kern w:val="0"/>
                <w:sz w:val="18"/>
                <w:szCs w:val="18"/>
              </w:rPr>
              <w:t>3</w:t>
            </w:r>
          </w:p>
        </w:tc>
        <w:tc>
          <w:tcPr>
            <w:tcW w:w="813" w:type="dxa"/>
            <w:tcBorders>
              <w:top w:val="nil"/>
              <w:left w:val="nil"/>
              <w:bottom w:val="single" w:color="auto" w:sz="4" w:space="0"/>
              <w:right w:val="single" w:color="auto" w:sz="4" w:space="0"/>
            </w:tcBorders>
            <w:vAlign w:val="center"/>
          </w:tcPr>
          <w:p w14:paraId="3C578E0E">
            <w:pPr>
              <w:widowControl/>
              <w:tabs>
                <w:tab w:val="decimal" w:pos="0"/>
              </w:tabs>
              <w:ind w:firstLine="0" w:firstLineChars="0"/>
              <w:jc w:val="center"/>
              <w:rPr>
                <w:kern w:val="0"/>
                <w:sz w:val="18"/>
                <w:szCs w:val="18"/>
              </w:rPr>
            </w:pPr>
            <w:r>
              <w:rPr>
                <w:kern w:val="0"/>
                <w:sz w:val="18"/>
                <w:szCs w:val="18"/>
              </w:rPr>
              <w:t>430</w:t>
            </w:r>
          </w:p>
        </w:tc>
        <w:tc>
          <w:tcPr>
            <w:tcW w:w="1109" w:type="dxa"/>
            <w:tcBorders>
              <w:top w:val="nil"/>
              <w:left w:val="nil"/>
              <w:bottom w:val="single" w:color="auto" w:sz="4" w:space="0"/>
              <w:right w:val="single" w:color="auto" w:sz="4" w:space="0"/>
            </w:tcBorders>
            <w:vAlign w:val="center"/>
          </w:tcPr>
          <w:p w14:paraId="26F8D7AF">
            <w:pPr>
              <w:widowControl/>
              <w:tabs>
                <w:tab w:val="decimal" w:pos="0"/>
              </w:tabs>
              <w:ind w:firstLine="0" w:firstLineChars="0"/>
              <w:jc w:val="center"/>
              <w:rPr>
                <w:kern w:val="0"/>
                <w:sz w:val="18"/>
                <w:szCs w:val="18"/>
              </w:rPr>
            </w:pPr>
            <w:r>
              <w:rPr>
                <w:kern w:val="0"/>
                <w:sz w:val="18"/>
                <w:szCs w:val="18"/>
              </w:rPr>
              <w:t>10.498047</w:t>
            </w:r>
          </w:p>
        </w:tc>
        <w:tc>
          <w:tcPr>
            <w:tcW w:w="426" w:type="dxa"/>
            <w:tcBorders>
              <w:top w:val="nil"/>
              <w:left w:val="nil"/>
              <w:bottom w:val="single" w:color="auto" w:sz="4" w:space="0"/>
              <w:right w:val="single" w:color="auto" w:sz="4" w:space="0"/>
            </w:tcBorders>
            <w:vAlign w:val="center"/>
          </w:tcPr>
          <w:p w14:paraId="2F8DED34">
            <w:pPr>
              <w:widowControl/>
              <w:tabs>
                <w:tab w:val="decimal" w:pos="0"/>
              </w:tabs>
              <w:ind w:firstLine="0" w:firstLineChars="0"/>
              <w:jc w:val="center"/>
              <w:rPr>
                <w:kern w:val="0"/>
                <w:sz w:val="18"/>
                <w:szCs w:val="18"/>
              </w:rPr>
            </w:pPr>
            <w:r>
              <w:rPr>
                <w:kern w:val="0"/>
                <w:sz w:val="18"/>
                <w:szCs w:val="18"/>
              </w:rPr>
              <w:t>7</w:t>
            </w:r>
          </w:p>
        </w:tc>
      </w:tr>
      <w:tr w14:paraId="025D239B">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5F289F72">
            <w:pPr>
              <w:widowControl/>
              <w:tabs>
                <w:tab w:val="decimal" w:pos="0"/>
              </w:tabs>
              <w:ind w:firstLine="0" w:firstLineChars="0"/>
              <w:jc w:val="center"/>
              <w:rPr>
                <w:kern w:val="0"/>
                <w:sz w:val="18"/>
                <w:szCs w:val="18"/>
              </w:rPr>
            </w:pPr>
            <w:r>
              <w:rPr>
                <w:kern w:val="0"/>
                <w:sz w:val="18"/>
                <w:szCs w:val="18"/>
              </w:rPr>
              <w:t>47</w:t>
            </w:r>
          </w:p>
        </w:tc>
        <w:tc>
          <w:tcPr>
            <w:tcW w:w="1068" w:type="dxa"/>
            <w:tcBorders>
              <w:top w:val="nil"/>
              <w:left w:val="nil"/>
              <w:bottom w:val="single" w:color="auto" w:sz="4" w:space="0"/>
              <w:right w:val="single" w:color="auto" w:sz="4" w:space="0"/>
            </w:tcBorders>
            <w:vAlign w:val="center"/>
          </w:tcPr>
          <w:p w14:paraId="5FF30BA9">
            <w:pPr>
              <w:widowControl/>
              <w:tabs>
                <w:tab w:val="decimal" w:pos="0"/>
              </w:tabs>
              <w:ind w:firstLine="0" w:firstLineChars="0"/>
              <w:jc w:val="center"/>
              <w:rPr>
                <w:kern w:val="0"/>
                <w:sz w:val="18"/>
                <w:szCs w:val="18"/>
              </w:rPr>
            </w:pPr>
            <w:r>
              <w:rPr>
                <w:kern w:val="0"/>
                <w:sz w:val="18"/>
                <w:szCs w:val="18"/>
              </w:rPr>
              <w:t>1.147461</w:t>
            </w:r>
          </w:p>
        </w:tc>
        <w:tc>
          <w:tcPr>
            <w:tcW w:w="588" w:type="dxa"/>
            <w:tcBorders>
              <w:top w:val="nil"/>
              <w:left w:val="nil"/>
              <w:bottom w:val="single" w:color="auto" w:sz="4" w:space="0"/>
              <w:right w:val="single" w:color="auto" w:sz="4" w:space="0"/>
            </w:tcBorders>
            <w:vAlign w:val="center"/>
          </w:tcPr>
          <w:p w14:paraId="53088A48">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27FF753A">
            <w:pPr>
              <w:widowControl/>
              <w:tabs>
                <w:tab w:val="decimal" w:pos="0"/>
              </w:tabs>
              <w:ind w:firstLine="0" w:firstLineChars="0"/>
              <w:jc w:val="center"/>
              <w:rPr>
                <w:kern w:val="0"/>
                <w:sz w:val="18"/>
                <w:szCs w:val="18"/>
              </w:rPr>
            </w:pPr>
            <w:r>
              <w:rPr>
                <w:kern w:val="0"/>
                <w:sz w:val="18"/>
                <w:szCs w:val="18"/>
              </w:rPr>
              <w:t>175</w:t>
            </w:r>
          </w:p>
        </w:tc>
        <w:tc>
          <w:tcPr>
            <w:tcW w:w="1068" w:type="dxa"/>
            <w:tcBorders>
              <w:top w:val="nil"/>
              <w:left w:val="nil"/>
              <w:bottom w:val="single" w:color="auto" w:sz="4" w:space="0"/>
              <w:right w:val="single" w:color="auto" w:sz="4" w:space="0"/>
            </w:tcBorders>
            <w:vAlign w:val="center"/>
          </w:tcPr>
          <w:p w14:paraId="789D4E1C">
            <w:pPr>
              <w:widowControl/>
              <w:tabs>
                <w:tab w:val="decimal" w:pos="0"/>
              </w:tabs>
              <w:ind w:firstLine="0" w:firstLineChars="0"/>
              <w:jc w:val="center"/>
              <w:rPr>
                <w:kern w:val="0"/>
                <w:sz w:val="18"/>
                <w:szCs w:val="18"/>
              </w:rPr>
            </w:pPr>
            <w:r>
              <w:rPr>
                <w:kern w:val="0"/>
                <w:sz w:val="18"/>
                <w:szCs w:val="18"/>
              </w:rPr>
              <w:t>4.272461</w:t>
            </w:r>
          </w:p>
        </w:tc>
        <w:tc>
          <w:tcPr>
            <w:tcW w:w="426" w:type="dxa"/>
            <w:tcBorders>
              <w:top w:val="nil"/>
              <w:left w:val="nil"/>
              <w:bottom w:val="single" w:color="auto" w:sz="4" w:space="0"/>
              <w:right w:val="single" w:color="auto" w:sz="4" w:space="0"/>
            </w:tcBorders>
            <w:vAlign w:val="center"/>
          </w:tcPr>
          <w:p w14:paraId="69E60528">
            <w:pPr>
              <w:widowControl/>
              <w:tabs>
                <w:tab w:val="decimal" w:pos="0"/>
              </w:tabs>
              <w:ind w:firstLine="0" w:firstLineChars="0"/>
              <w:jc w:val="center"/>
              <w:rPr>
                <w:kern w:val="0"/>
                <w:sz w:val="18"/>
                <w:szCs w:val="18"/>
              </w:rPr>
            </w:pPr>
            <w:r>
              <w:rPr>
                <w:kern w:val="0"/>
                <w:sz w:val="18"/>
                <w:szCs w:val="18"/>
              </w:rPr>
              <w:t>4</w:t>
            </w:r>
          </w:p>
        </w:tc>
        <w:tc>
          <w:tcPr>
            <w:tcW w:w="813" w:type="dxa"/>
            <w:tcBorders>
              <w:top w:val="nil"/>
              <w:left w:val="nil"/>
              <w:bottom w:val="single" w:color="auto" w:sz="4" w:space="0"/>
              <w:right w:val="single" w:color="auto" w:sz="4" w:space="0"/>
            </w:tcBorders>
            <w:vAlign w:val="center"/>
          </w:tcPr>
          <w:p w14:paraId="57F559D9">
            <w:pPr>
              <w:widowControl/>
              <w:tabs>
                <w:tab w:val="decimal" w:pos="0"/>
              </w:tabs>
              <w:ind w:firstLine="0" w:firstLineChars="0"/>
              <w:jc w:val="center"/>
              <w:rPr>
                <w:kern w:val="0"/>
                <w:sz w:val="18"/>
                <w:szCs w:val="18"/>
              </w:rPr>
            </w:pPr>
            <w:r>
              <w:rPr>
                <w:kern w:val="0"/>
                <w:sz w:val="18"/>
                <w:szCs w:val="18"/>
              </w:rPr>
              <w:t>303</w:t>
            </w:r>
          </w:p>
        </w:tc>
        <w:tc>
          <w:tcPr>
            <w:tcW w:w="1068" w:type="dxa"/>
            <w:tcBorders>
              <w:top w:val="nil"/>
              <w:left w:val="nil"/>
              <w:bottom w:val="single" w:color="auto" w:sz="4" w:space="0"/>
              <w:right w:val="single" w:color="auto" w:sz="4" w:space="0"/>
            </w:tcBorders>
            <w:vAlign w:val="center"/>
          </w:tcPr>
          <w:p w14:paraId="039ACE18">
            <w:pPr>
              <w:widowControl/>
              <w:tabs>
                <w:tab w:val="decimal" w:pos="0"/>
              </w:tabs>
              <w:ind w:firstLine="0" w:firstLineChars="0"/>
              <w:jc w:val="center"/>
              <w:rPr>
                <w:kern w:val="0"/>
                <w:sz w:val="18"/>
                <w:szCs w:val="18"/>
              </w:rPr>
            </w:pPr>
            <w:r>
              <w:rPr>
                <w:kern w:val="0"/>
                <w:sz w:val="18"/>
                <w:szCs w:val="18"/>
              </w:rPr>
              <w:t>7.397461</w:t>
            </w:r>
          </w:p>
        </w:tc>
        <w:tc>
          <w:tcPr>
            <w:tcW w:w="426" w:type="dxa"/>
            <w:tcBorders>
              <w:top w:val="nil"/>
              <w:left w:val="nil"/>
              <w:bottom w:val="single" w:color="auto" w:sz="4" w:space="0"/>
              <w:right w:val="single" w:color="auto" w:sz="4" w:space="0"/>
            </w:tcBorders>
            <w:vAlign w:val="center"/>
          </w:tcPr>
          <w:p w14:paraId="44999018">
            <w:pPr>
              <w:widowControl/>
              <w:tabs>
                <w:tab w:val="decimal" w:pos="0"/>
              </w:tabs>
              <w:ind w:firstLine="0" w:firstLineChars="0"/>
              <w:jc w:val="center"/>
              <w:rPr>
                <w:kern w:val="0"/>
                <w:sz w:val="18"/>
                <w:szCs w:val="18"/>
              </w:rPr>
            </w:pPr>
            <w:r>
              <w:rPr>
                <w:kern w:val="0"/>
                <w:sz w:val="18"/>
                <w:szCs w:val="18"/>
              </w:rPr>
              <w:t>1</w:t>
            </w:r>
          </w:p>
        </w:tc>
        <w:tc>
          <w:tcPr>
            <w:tcW w:w="813" w:type="dxa"/>
            <w:tcBorders>
              <w:top w:val="nil"/>
              <w:left w:val="nil"/>
              <w:bottom w:val="single" w:color="auto" w:sz="4" w:space="0"/>
              <w:right w:val="single" w:color="auto" w:sz="4" w:space="0"/>
            </w:tcBorders>
            <w:vAlign w:val="center"/>
          </w:tcPr>
          <w:p w14:paraId="1E282A6B">
            <w:pPr>
              <w:widowControl/>
              <w:tabs>
                <w:tab w:val="decimal" w:pos="0"/>
              </w:tabs>
              <w:ind w:firstLine="0" w:firstLineChars="0"/>
              <w:jc w:val="center"/>
              <w:rPr>
                <w:kern w:val="0"/>
                <w:sz w:val="18"/>
                <w:szCs w:val="18"/>
              </w:rPr>
            </w:pPr>
            <w:r>
              <w:rPr>
                <w:kern w:val="0"/>
                <w:sz w:val="18"/>
                <w:szCs w:val="18"/>
              </w:rPr>
              <w:t>431</w:t>
            </w:r>
          </w:p>
        </w:tc>
        <w:tc>
          <w:tcPr>
            <w:tcW w:w="1109" w:type="dxa"/>
            <w:tcBorders>
              <w:top w:val="nil"/>
              <w:left w:val="nil"/>
              <w:bottom w:val="single" w:color="auto" w:sz="4" w:space="0"/>
              <w:right w:val="single" w:color="auto" w:sz="4" w:space="0"/>
            </w:tcBorders>
            <w:vAlign w:val="center"/>
          </w:tcPr>
          <w:p w14:paraId="4476C006">
            <w:pPr>
              <w:widowControl/>
              <w:tabs>
                <w:tab w:val="decimal" w:pos="0"/>
              </w:tabs>
              <w:ind w:firstLine="0" w:firstLineChars="0"/>
              <w:jc w:val="center"/>
              <w:rPr>
                <w:kern w:val="0"/>
                <w:sz w:val="18"/>
                <w:szCs w:val="18"/>
              </w:rPr>
            </w:pPr>
            <w:r>
              <w:rPr>
                <w:kern w:val="0"/>
                <w:sz w:val="18"/>
                <w:szCs w:val="18"/>
              </w:rPr>
              <w:t>10.522461</w:t>
            </w:r>
          </w:p>
        </w:tc>
        <w:tc>
          <w:tcPr>
            <w:tcW w:w="426" w:type="dxa"/>
            <w:tcBorders>
              <w:top w:val="nil"/>
              <w:left w:val="nil"/>
              <w:bottom w:val="single" w:color="auto" w:sz="4" w:space="0"/>
              <w:right w:val="single" w:color="auto" w:sz="4" w:space="0"/>
            </w:tcBorders>
            <w:vAlign w:val="center"/>
          </w:tcPr>
          <w:p w14:paraId="6DE33B6F">
            <w:pPr>
              <w:widowControl/>
              <w:tabs>
                <w:tab w:val="decimal" w:pos="0"/>
              </w:tabs>
              <w:ind w:firstLine="0" w:firstLineChars="0"/>
              <w:jc w:val="center"/>
              <w:rPr>
                <w:kern w:val="0"/>
                <w:sz w:val="18"/>
                <w:szCs w:val="18"/>
              </w:rPr>
            </w:pPr>
            <w:r>
              <w:rPr>
                <w:kern w:val="0"/>
                <w:sz w:val="18"/>
                <w:szCs w:val="18"/>
              </w:rPr>
              <w:t>5</w:t>
            </w:r>
          </w:p>
        </w:tc>
      </w:tr>
      <w:tr w14:paraId="28361C39">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1151C984">
            <w:pPr>
              <w:widowControl/>
              <w:tabs>
                <w:tab w:val="decimal" w:pos="0"/>
              </w:tabs>
              <w:ind w:firstLine="0" w:firstLineChars="0"/>
              <w:jc w:val="center"/>
              <w:rPr>
                <w:kern w:val="0"/>
                <w:sz w:val="18"/>
                <w:szCs w:val="18"/>
              </w:rPr>
            </w:pPr>
            <w:r>
              <w:rPr>
                <w:kern w:val="0"/>
                <w:sz w:val="18"/>
                <w:szCs w:val="18"/>
              </w:rPr>
              <w:t>48</w:t>
            </w:r>
          </w:p>
        </w:tc>
        <w:tc>
          <w:tcPr>
            <w:tcW w:w="1068" w:type="dxa"/>
            <w:tcBorders>
              <w:top w:val="nil"/>
              <w:left w:val="nil"/>
              <w:bottom w:val="single" w:color="auto" w:sz="4" w:space="0"/>
              <w:right w:val="single" w:color="auto" w:sz="4" w:space="0"/>
            </w:tcBorders>
            <w:vAlign w:val="center"/>
          </w:tcPr>
          <w:p w14:paraId="36837E1F">
            <w:pPr>
              <w:widowControl/>
              <w:tabs>
                <w:tab w:val="decimal" w:pos="0"/>
              </w:tabs>
              <w:ind w:firstLine="0" w:firstLineChars="0"/>
              <w:jc w:val="center"/>
              <w:rPr>
                <w:kern w:val="0"/>
                <w:sz w:val="18"/>
                <w:szCs w:val="18"/>
              </w:rPr>
            </w:pPr>
            <w:r>
              <w:rPr>
                <w:kern w:val="0"/>
                <w:sz w:val="18"/>
                <w:szCs w:val="18"/>
              </w:rPr>
              <w:t>1.171875</w:t>
            </w:r>
          </w:p>
        </w:tc>
        <w:tc>
          <w:tcPr>
            <w:tcW w:w="588" w:type="dxa"/>
            <w:tcBorders>
              <w:top w:val="nil"/>
              <w:left w:val="nil"/>
              <w:bottom w:val="single" w:color="auto" w:sz="4" w:space="0"/>
              <w:right w:val="single" w:color="auto" w:sz="4" w:space="0"/>
            </w:tcBorders>
            <w:vAlign w:val="center"/>
          </w:tcPr>
          <w:p w14:paraId="239116B4">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090B3A73">
            <w:pPr>
              <w:widowControl/>
              <w:tabs>
                <w:tab w:val="decimal" w:pos="0"/>
              </w:tabs>
              <w:ind w:firstLine="0" w:firstLineChars="0"/>
              <w:jc w:val="center"/>
              <w:rPr>
                <w:kern w:val="0"/>
                <w:sz w:val="18"/>
                <w:szCs w:val="18"/>
              </w:rPr>
            </w:pPr>
            <w:r>
              <w:rPr>
                <w:kern w:val="0"/>
                <w:sz w:val="18"/>
                <w:szCs w:val="18"/>
              </w:rPr>
              <w:t>176</w:t>
            </w:r>
          </w:p>
        </w:tc>
        <w:tc>
          <w:tcPr>
            <w:tcW w:w="1068" w:type="dxa"/>
            <w:tcBorders>
              <w:top w:val="nil"/>
              <w:left w:val="nil"/>
              <w:bottom w:val="single" w:color="auto" w:sz="4" w:space="0"/>
              <w:right w:val="single" w:color="auto" w:sz="4" w:space="0"/>
            </w:tcBorders>
            <w:vAlign w:val="center"/>
          </w:tcPr>
          <w:p w14:paraId="2AD184EA">
            <w:pPr>
              <w:widowControl/>
              <w:tabs>
                <w:tab w:val="decimal" w:pos="0"/>
              </w:tabs>
              <w:ind w:firstLine="0" w:firstLineChars="0"/>
              <w:jc w:val="center"/>
              <w:rPr>
                <w:kern w:val="0"/>
                <w:sz w:val="18"/>
                <w:szCs w:val="18"/>
              </w:rPr>
            </w:pPr>
            <w:r>
              <w:rPr>
                <w:kern w:val="0"/>
                <w:sz w:val="18"/>
                <w:szCs w:val="18"/>
              </w:rPr>
              <w:t>4.296875</w:t>
            </w:r>
          </w:p>
        </w:tc>
        <w:tc>
          <w:tcPr>
            <w:tcW w:w="426" w:type="dxa"/>
            <w:tcBorders>
              <w:top w:val="nil"/>
              <w:left w:val="nil"/>
              <w:bottom w:val="single" w:color="auto" w:sz="4" w:space="0"/>
              <w:right w:val="single" w:color="auto" w:sz="4" w:space="0"/>
            </w:tcBorders>
            <w:vAlign w:val="center"/>
          </w:tcPr>
          <w:p w14:paraId="42E34292">
            <w:pPr>
              <w:widowControl/>
              <w:tabs>
                <w:tab w:val="decimal" w:pos="0"/>
              </w:tabs>
              <w:ind w:firstLine="0" w:firstLineChars="0"/>
              <w:jc w:val="center"/>
              <w:rPr>
                <w:kern w:val="0"/>
                <w:sz w:val="18"/>
                <w:szCs w:val="18"/>
              </w:rPr>
            </w:pPr>
            <w:r>
              <w:rPr>
                <w:kern w:val="0"/>
                <w:sz w:val="18"/>
                <w:szCs w:val="18"/>
              </w:rPr>
              <w:t>3</w:t>
            </w:r>
          </w:p>
        </w:tc>
        <w:tc>
          <w:tcPr>
            <w:tcW w:w="813" w:type="dxa"/>
            <w:tcBorders>
              <w:top w:val="nil"/>
              <w:left w:val="nil"/>
              <w:bottom w:val="single" w:color="auto" w:sz="4" w:space="0"/>
              <w:right w:val="single" w:color="auto" w:sz="4" w:space="0"/>
            </w:tcBorders>
            <w:vAlign w:val="center"/>
          </w:tcPr>
          <w:p w14:paraId="24DE605A">
            <w:pPr>
              <w:widowControl/>
              <w:tabs>
                <w:tab w:val="decimal" w:pos="0"/>
              </w:tabs>
              <w:ind w:firstLine="0" w:firstLineChars="0"/>
              <w:jc w:val="center"/>
              <w:rPr>
                <w:kern w:val="0"/>
                <w:sz w:val="18"/>
                <w:szCs w:val="18"/>
              </w:rPr>
            </w:pPr>
            <w:r>
              <w:rPr>
                <w:kern w:val="0"/>
                <w:sz w:val="18"/>
                <w:szCs w:val="18"/>
              </w:rPr>
              <w:t>304</w:t>
            </w:r>
          </w:p>
        </w:tc>
        <w:tc>
          <w:tcPr>
            <w:tcW w:w="1068" w:type="dxa"/>
            <w:tcBorders>
              <w:top w:val="nil"/>
              <w:left w:val="nil"/>
              <w:bottom w:val="single" w:color="auto" w:sz="4" w:space="0"/>
              <w:right w:val="single" w:color="auto" w:sz="4" w:space="0"/>
            </w:tcBorders>
            <w:vAlign w:val="center"/>
          </w:tcPr>
          <w:p w14:paraId="34E1D2DE">
            <w:pPr>
              <w:widowControl/>
              <w:tabs>
                <w:tab w:val="decimal" w:pos="0"/>
              </w:tabs>
              <w:ind w:firstLine="0" w:firstLineChars="0"/>
              <w:jc w:val="center"/>
              <w:rPr>
                <w:kern w:val="0"/>
                <w:sz w:val="18"/>
                <w:szCs w:val="18"/>
              </w:rPr>
            </w:pPr>
            <w:r>
              <w:rPr>
                <w:kern w:val="0"/>
                <w:sz w:val="18"/>
                <w:szCs w:val="18"/>
              </w:rPr>
              <w:t>7.421875</w:t>
            </w:r>
          </w:p>
        </w:tc>
        <w:tc>
          <w:tcPr>
            <w:tcW w:w="426" w:type="dxa"/>
            <w:tcBorders>
              <w:top w:val="nil"/>
              <w:left w:val="nil"/>
              <w:bottom w:val="single" w:color="auto" w:sz="4" w:space="0"/>
              <w:right w:val="single" w:color="auto" w:sz="4" w:space="0"/>
            </w:tcBorders>
            <w:vAlign w:val="center"/>
          </w:tcPr>
          <w:p w14:paraId="0EBE9D8A">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5CBE7919">
            <w:pPr>
              <w:widowControl/>
              <w:tabs>
                <w:tab w:val="decimal" w:pos="0"/>
              </w:tabs>
              <w:ind w:firstLine="0" w:firstLineChars="0"/>
              <w:jc w:val="center"/>
              <w:rPr>
                <w:kern w:val="0"/>
                <w:sz w:val="18"/>
                <w:szCs w:val="18"/>
              </w:rPr>
            </w:pPr>
            <w:r>
              <w:rPr>
                <w:kern w:val="0"/>
                <w:sz w:val="18"/>
                <w:szCs w:val="18"/>
              </w:rPr>
              <w:t>432</w:t>
            </w:r>
          </w:p>
        </w:tc>
        <w:tc>
          <w:tcPr>
            <w:tcW w:w="1109" w:type="dxa"/>
            <w:tcBorders>
              <w:top w:val="nil"/>
              <w:left w:val="nil"/>
              <w:bottom w:val="single" w:color="auto" w:sz="4" w:space="0"/>
              <w:right w:val="single" w:color="auto" w:sz="4" w:space="0"/>
            </w:tcBorders>
            <w:vAlign w:val="center"/>
          </w:tcPr>
          <w:p w14:paraId="5419B59A">
            <w:pPr>
              <w:widowControl/>
              <w:tabs>
                <w:tab w:val="decimal" w:pos="0"/>
              </w:tabs>
              <w:ind w:firstLine="0" w:firstLineChars="0"/>
              <w:jc w:val="center"/>
              <w:rPr>
                <w:kern w:val="0"/>
                <w:sz w:val="18"/>
                <w:szCs w:val="18"/>
              </w:rPr>
            </w:pPr>
            <w:r>
              <w:rPr>
                <w:kern w:val="0"/>
                <w:sz w:val="18"/>
                <w:szCs w:val="18"/>
              </w:rPr>
              <w:t>10.546875</w:t>
            </w:r>
          </w:p>
        </w:tc>
        <w:tc>
          <w:tcPr>
            <w:tcW w:w="426" w:type="dxa"/>
            <w:tcBorders>
              <w:top w:val="nil"/>
              <w:left w:val="nil"/>
              <w:bottom w:val="single" w:color="auto" w:sz="4" w:space="0"/>
              <w:right w:val="single" w:color="auto" w:sz="4" w:space="0"/>
            </w:tcBorders>
            <w:vAlign w:val="center"/>
          </w:tcPr>
          <w:p w14:paraId="692A8BA1">
            <w:pPr>
              <w:widowControl/>
              <w:tabs>
                <w:tab w:val="decimal" w:pos="0"/>
              </w:tabs>
              <w:ind w:firstLine="0" w:firstLineChars="0"/>
              <w:jc w:val="center"/>
              <w:rPr>
                <w:kern w:val="0"/>
                <w:sz w:val="18"/>
                <w:szCs w:val="18"/>
              </w:rPr>
            </w:pPr>
            <w:r>
              <w:rPr>
                <w:kern w:val="0"/>
                <w:sz w:val="18"/>
                <w:szCs w:val="18"/>
              </w:rPr>
              <w:t>2</w:t>
            </w:r>
          </w:p>
        </w:tc>
      </w:tr>
      <w:tr w14:paraId="1C481789">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134B0EDA">
            <w:pPr>
              <w:widowControl/>
              <w:tabs>
                <w:tab w:val="decimal" w:pos="0"/>
              </w:tabs>
              <w:ind w:firstLine="0" w:firstLineChars="0"/>
              <w:jc w:val="center"/>
              <w:rPr>
                <w:kern w:val="0"/>
                <w:sz w:val="18"/>
                <w:szCs w:val="18"/>
              </w:rPr>
            </w:pPr>
            <w:r>
              <w:rPr>
                <w:kern w:val="0"/>
                <w:sz w:val="18"/>
                <w:szCs w:val="18"/>
              </w:rPr>
              <w:t>49</w:t>
            </w:r>
          </w:p>
        </w:tc>
        <w:tc>
          <w:tcPr>
            <w:tcW w:w="1068" w:type="dxa"/>
            <w:tcBorders>
              <w:top w:val="nil"/>
              <w:left w:val="nil"/>
              <w:bottom w:val="single" w:color="auto" w:sz="4" w:space="0"/>
              <w:right w:val="single" w:color="auto" w:sz="4" w:space="0"/>
            </w:tcBorders>
            <w:vAlign w:val="center"/>
          </w:tcPr>
          <w:p w14:paraId="7A2D77F0">
            <w:pPr>
              <w:widowControl/>
              <w:tabs>
                <w:tab w:val="decimal" w:pos="0"/>
              </w:tabs>
              <w:ind w:firstLine="0" w:firstLineChars="0"/>
              <w:jc w:val="center"/>
              <w:rPr>
                <w:kern w:val="0"/>
                <w:sz w:val="18"/>
                <w:szCs w:val="18"/>
              </w:rPr>
            </w:pPr>
            <w:r>
              <w:rPr>
                <w:kern w:val="0"/>
                <w:sz w:val="18"/>
                <w:szCs w:val="18"/>
              </w:rPr>
              <w:t>1.196289</w:t>
            </w:r>
          </w:p>
        </w:tc>
        <w:tc>
          <w:tcPr>
            <w:tcW w:w="588" w:type="dxa"/>
            <w:tcBorders>
              <w:top w:val="nil"/>
              <w:left w:val="nil"/>
              <w:bottom w:val="single" w:color="auto" w:sz="4" w:space="0"/>
              <w:right w:val="single" w:color="auto" w:sz="4" w:space="0"/>
            </w:tcBorders>
            <w:vAlign w:val="center"/>
          </w:tcPr>
          <w:p w14:paraId="60DD19A6">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73404496">
            <w:pPr>
              <w:widowControl/>
              <w:tabs>
                <w:tab w:val="decimal" w:pos="0"/>
              </w:tabs>
              <w:ind w:firstLine="0" w:firstLineChars="0"/>
              <w:jc w:val="center"/>
              <w:rPr>
                <w:kern w:val="0"/>
                <w:sz w:val="18"/>
                <w:szCs w:val="18"/>
              </w:rPr>
            </w:pPr>
            <w:r>
              <w:rPr>
                <w:kern w:val="0"/>
                <w:sz w:val="18"/>
                <w:szCs w:val="18"/>
              </w:rPr>
              <w:t>177</w:t>
            </w:r>
          </w:p>
        </w:tc>
        <w:tc>
          <w:tcPr>
            <w:tcW w:w="1068" w:type="dxa"/>
            <w:tcBorders>
              <w:top w:val="nil"/>
              <w:left w:val="nil"/>
              <w:bottom w:val="single" w:color="auto" w:sz="4" w:space="0"/>
              <w:right w:val="single" w:color="auto" w:sz="4" w:space="0"/>
            </w:tcBorders>
            <w:vAlign w:val="center"/>
          </w:tcPr>
          <w:p w14:paraId="1BA4510C">
            <w:pPr>
              <w:widowControl/>
              <w:tabs>
                <w:tab w:val="decimal" w:pos="0"/>
              </w:tabs>
              <w:ind w:firstLine="0" w:firstLineChars="0"/>
              <w:jc w:val="center"/>
              <w:rPr>
                <w:kern w:val="0"/>
                <w:sz w:val="18"/>
                <w:szCs w:val="18"/>
              </w:rPr>
            </w:pPr>
            <w:r>
              <w:rPr>
                <w:kern w:val="0"/>
                <w:sz w:val="18"/>
                <w:szCs w:val="18"/>
              </w:rPr>
              <w:t>4.321289</w:t>
            </w:r>
          </w:p>
        </w:tc>
        <w:tc>
          <w:tcPr>
            <w:tcW w:w="426" w:type="dxa"/>
            <w:tcBorders>
              <w:top w:val="nil"/>
              <w:left w:val="nil"/>
              <w:bottom w:val="single" w:color="auto" w:sz="4" w:space="0"/>
              <w:right w:val="single" w:color="auto" w:sz="4" w:space="0"/>
            </w:tcBorders>
            <w:vAlign w:val="center"/>
          </w:tcPr>
          <w:p w14:paraId="18A90466">
            <w:pPr>
              <w:widowControl/>
              <w:tabs>
                <w:tab w:val="decimal" w:pos="0"/>
              </w:tabs>
              <w:ind w:firstLine="0" w:firstLineChars="0"/>
              <w:jc w:val="center"/>
              <w:rPr>
                <w:kern w:val="0"/>
                <w:sz w:val="18"/>
                <w:szCs w:val="18"/>
              </w:rPr>
            </w:pPr>
            <w:r>
              <w:rPr>
                <w:kern w:val="0"/>
                <w:sz w:val="18"/>
                <w:szCs w:val="18"/>
              </w:rPr>
              <w:t>2</w:t>
            </w:r>
          </w:p>
        </w:tc>
        <w:tc>
          <w:tcPr>
            <w:tcW w:w="813" w:type="dxa"/>
            <w:tcBorders>
              <w:top w:val="nil"/>
              <w:left w:val="nil"/>
              <w:bottom w:val="single" w:color="auto" w:sz="4" w:space="0"/>
              <w:right w:val="single" w:color="auto" w:sz="4" w:space="0"/>
            </w:tcBorders>
            <w:vAlign w:val="center"/>
          </w:tcPr>
          <w:p w14:paraId="129B8D64">
            <w:pPr>
              <w:widowControl/>
              <w:tabs>
                <w:tab w:val="decimal" w:pos="0"/>
              </w:tabs>
              <w:ind w:firstLine="0" w:firstLineChars="0"/>
              <w:jc w:val="center"/>
              <w:rPr>
                <w:kern w:val="0"/>
                <w:sz w:val="18"/>
                <w:szCs w:val="18"/>
              </w:rPr>
            </w:pPr>
            <w:r>
              <w:rPr>
                <w:kern w:val="0"/>
                <w:sz w:val="18"/>
                <w:szCs w:val="18"/>
              </w:rPr>
              <w:t>305</w:t>
            </w:r>
          </w:p>
        </w:tc>
        <w:tc>
          <w:tcPr>
            <w:tcW w:w="1068" w:type="dxa"/>
            <w:tcBorders>
              <w:top w:val="nil"/>
              <w:left w:val="nil"/>
              <w:bottom w:val="single" w:color="auto" w:sz="4" w:space="0"/>
              <w:right w:val="single" w:color="auto" w:sz="4" w:space="0"/>
            </w:tcBorders>
            <w:vAlign w:val="center"/>
          </w:tcPr>
          <w:p w14:paraId="6E2CE4C9">
            <w:pPr>
              <w:widowControl/>
              <w:tabs>
                <w:tab w:val="decimal" w:pos="0"/>
              </w:tabs>
              <w:ind w:firstLine="0" w:firstLineChars="0"/>
              <w:jc w:val="center"/>
              <w:rPr>
                <w:kern w:val="0"/>
                <w:sz w:val="18"/>
                <w:szCs w:val="18"/>
              </w:rPr>
            </w:pPr>
            <w:r>
              <w:rPr>
                <w:kern w:val="0"/>
                <w:sz w:val="18"/>
                <w:szCs w:val="18"/>
              </w:rPr>
              <w:t>7.446289</w:t>
            </w:r>
          </w:p>
        </w:tc>
        <w:tc>
          <w:tcPr>
            <w:tcW w:w="426" w:type="dxa"/>
            <w:tcBorders>
              <w:top w:val="nil"/>
              <w:left w:val="nil"/>
              <w:bottom w:val="single" w:color="auto" w:sz="4" w:space="0"/>
              <w:right w:val="single" w:color="auto" w:sz="4" w:space="0"/>
            </w:tcBorders>
            <w:vAlign w:val="center"/>
          </w:tcPr>
          <w:p w14:paraId="40197575">
            <w:pPr>
              <w:widowControl/>
              <w:tabs>
                <w:tab w:val="decimal" w:pos="0"/>
              </w:tabs>
              <w:ind w:firstLine="0" w:firstLineChars="0"/>
              <w:jc w:val="center"/>
              <w:rPr>
                <w:kern w:val="0"/>
                <w:sz w:val="18"/>
                <w:szCs w:val="18"/>
              </w:rPr>
            </w:pPr>
            <w:r>
              <w:rPr>
                <w:kern w:val="0"/>
                <w:sz w:val="18"/>
                <w:szCs w:val="18"/>
              </w:rPr>
              <w:t>6</w:t>
            </w:r>
          </w:p>
        </w:tc>
        <w:tc>
          <w:tcPr>
            <w:tcW w:w="813" w:type="dxa"/>
            <w:tcBorders>
              <w:top w:val="nil"/>
              <w:left w:val="nil"/>
              <w:bottom w:val="single" w:color="auto" w:sz="4" w:space="0"/>
              <w:right w:val="single" w:color="auto" w:sz="4" w:space="0"/>
            </w:tcBorders>
            <w:vAlign w:val="center"/>
          </w:tcPr>
          <w:p w14:paraId="4703E435">
            <w:pPr>
              <w:widowControl/>
              <w:tabs>
                <w:tab w:val="decimal" w:pos="0"/>
              </w:tabs>
              <w:ind w:firstLine="0" w:firstLineChars="0"/>
              <w:jc w:val="center"/>
              <w:rPr>
                <w:kern w:val="0"/>
                <w:sz w:val="18"/>
                <w:szCs w:val="18"/>
              </w:rPr>
            </w:pPr>
            <w:r>
              <w:rPr>
                <w:kern w:val="0"/>
                <w:sz w:val="18"/>
                <w:szCs w:val="18"/>
              </w:rPr>
              <w:t>433</w:t>
            </w:r>
          </w:p>
        </w:tc>
        <w:tc>
          <w:tcPr>
            <w:tcW w:w="1109" w:type="dxa"/>
            <w:tcBorders>
              <w:top w:val="nil"/>
              <w:left w:val="nil"/>
              <w:bottom w:val="single" w:color="auto" w:sz="4" w:space="0"/>
              <w:right w:val="single" w:color="auto" w:sz="4" w:space="0"/>
            </w:tcBorders>
            <w:vAlign w:val="center"/>
          </w:tcPr>
          <w:p w14:paraId="5609DDB9">
            <w:pPr>
              <w:widowControl/>
              <w:tabs>
                <w:tab w:val="decimal" w:pos="0"/>
              </w:tabs>
              <w:ind w:firstLine="0" w:firstLineChars="0"/>
              <w:jc w:val="center"/>
              <w:rPr>
                <w:kern w:val="0"/>
                <w:sz w:val="18"/>
                <w:szCs w:val="18"/>
              </w:rPr>
            </w:pPr>
            <w:r>
              <w:rPr>
                <w:kern w:val="0"/>
                <w:sz w:val="18"/>
                <w:szCs w:val="18"/>
              </w:rPr>
              <w:t>10.571289</w:t>
            </w:r>
          </w:p>
        </w:tc>
        <w:tc>
          <w:tcPr>
            <w:tcW w:w="426" w:type="dxa"/>
            <w:tcBorders>
              <w:top w:val="nil"/>
              <w:left w:val="nil"/>
              <w:bottom w:val="single" w:color="auto" w:sz="4" w:space="0"/>
              <w:right w:val="single" w:color="auto" w:sz="4" w:space="0"/>
            </w:tcBorders>
            <w:vAlign w:val="center"/>
          </w:tcPr>
          <w:p w14:paraId="1C9ED4CF">
            <w:pPr>
              <w:widowControl/>
              <w:tabs>
                <w:tab w:val="decimal" w:pos="0"/>
              </w:tabs>
              <w:ind w:firstLine="0" w:firstLineChars="0"/>
              <w:jc w:val="center"/>
              <w:rPr>
                <w:kern w:val="0"/>
                <w:sz w:val="18"/>
                <w:szCs w:val="18"/>
              </w:rPr>
            </w:pPr>
            <w:r>
              <w:rPr>
                <w:kern w:val="0"/>
                <w:sz w:val="18"/>
                <w:szCs w:val="18"/>
              </w:rPr>
              <w:t>0</w:t>
            </w:r>
          </w:p>
        </w:tc>
      </w:tr>
      <w:tr w14:paraId="661A661C">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6AFD2FE2">
            <w:pPr>
              <w:widowControl/>
              <w:tabs>
                <w:tab w:val="decimal" w:pos="0"/>
              </w:tabs>
              <w:ind w:firstLine="0" w:firstLineChars="0"/>
              <w:jc w:val="center"/>
              <w:rPr>
                <w:kern w:val="0"/>
                <w:sz w:val="18"/>
                <w:szCs w:val="18"/>
              </w:rPr>
            </w:pPr>
            <w:r>
              <w:rPr>
                <w:kern w:val="0"/>
                <w:sz w:val="18"/>
                <w:szCs w:val="18"/>
              </w:rPr>
              <w:t>50</w:t>
            </w:r>
          </w:p>
        </w:tc>
        <w:tc>
          <w:tcPr>
            <w:tcW w:w="1068" w:type="dxa"/>
            <w:tcBorders>
              <w:top w:val="nil"/>
              <w:left w:val="nil"/>
              <w:bottom w:val="single" w:color="auto" w:sz="4" w:space="0"/>
              <w:right w:val="single" w:color="auto" w:sz="4" w:space="0"/>
            </w:tcBorders>
            <w:vAlign w:val="center"/>
          </w:tcPr>
          <w:p w14:paraId="325AD37B">
            <w:pPr>
              <w:widowControl/>
              <w:tabs>
                <w:tab w:val="decimal" w:pos="0"/>
              </w:tabs>
              <w:ind w:firstLine="0" w:firstLineChars="0"/>
              <w:jc w:val="center"/>
              <w:rPr>
                <w:kern w:val="0"/>
                <w:sz w:val="18"/>
                <w:szCs w:val="18"/>
              </w:rPr>
            </w:pPr>
            <w:r>
              <w:rPr>
                <w:kern w:val="0"/>
                <w:sz w:val="18"/>
                <w:szCs w:val="18"/>
              </w:rPr>
              <w:t>1.220703</w:t>
            </w:r>
          </w:p>
        </w:tc>
        <w:tc>
          <w:tcPr>
            <w:tcW w:w="588" w:type="dxa"/>
            <w:tcBorders>
              <w:top w:val="nil"/>
              <w:left w:val="nil"/>
              <w:bottom w:val="single" w:color="auto" w:sz="4" w:space="0"/>
              <w:right w:val="single" w:color="auto" w:sz="4" w:space="0"/>
            </w:tcBorders>
            <w:vAlign w:val="center"/>
          </w:tcPr>
          <w:p w14:paraId="2126F383">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396868E8">
            <w:pPr>
              <w:widowControl/>
              <w:tabs>
                <w:tab w:val="decimal" w:pos="0"/>
              </w:tabs>
              <w:ind w:firstLine="0" w:firstLineChars="0"/>
              <w:jc w:val="center"/>
              <w:rPr>
                <w:kern w:val="0"/>
                <w:sz w:val="18"/>
                <w:szCs w:val="18"/>
              </w:rPr>
            </w:pPr>
            <w:r>
              <w:rPr>
                <w:kern w:val="0"/>
                <w:sz w:val="18"/>
                <w:szCs w:val="18"/>
              </w:rPr>
              <w:t>178</w:t>
            </w:r>
          </w:p>
        </w:tc>
        <w:tc>
          <w:tcPr>
            <w:tcW w:w="1068" w:type="dxa"/>
            <w:tcBorders>
              <w:top w:val="nil"/>
              <w:left w:val="nil"/>
              <w:bottom w:val="single" w:color="auto" w:sz="4" w:space="0"/>
              <w:right w:val="single" w:color="auto" w:sz="4" w:space="0"/>
            </w:tcBorders>
            <w:vAlign w:val="center"/>
          </w:tcPr>
          <w:p w14:paraId="3C1F02B8">
            <w:pPr>
              <w:widowControl/>
              <w:tabs>
                <w:tab w:val="decimal" w:pos="0"/>
              </w:tabs>
              <w:ind w:firstLine="0" w:firstLineChars="0"/>
              <w:jc w:val="center"/>
              <w:rPr>
                <w:kern w:val="0"/>
                <w:sz w:val="18"/>
                <w:szCs w:val="18"/>
              </w:rPr>
            </w:pPr>
            <w:r>
              <w:rPr>
                <w:kern w:val="0"/>
                <w:sz w:val="18"/>
                <w:szCs w:val="18"/>
              </w:rPr>
              <w:t>4.345703</w:t>
            </w:r>
          </w:p>
        </w:tc>
        <w:tc>
          <w:tcPr>
            <w:tcW w:w="426" w:type="dxa"/>
            <w:tcBorders>
              <w:top w:val="nil"/>
              <w:left w:val="nil"/>
              <w:bottom w:val="single" w:color="auto" w:sz="4" w:space="0"/>
              <w:right w:val="single" w:color="auto" w:sz="4" w:space="0"/>
            </w:tcBorders>
            <w:vAlign w:val="center"/>
          </w:tcPr>
          <w:p w14:paraId="0D71DA73">
            <w:pPr>
              <w:widowControl/>
              <w:tabs>
                <w:tab w:val="decimal" w:pos="0"/>
              </w:tabs>
              <w:ind w:firstLine="0" w:firstLineChars="0"/>
              <w:jc w:val="center"/>
              <w:rPr>
                <w:kern w:val="0"/>
                <w:sz w:val="18"/>
                <w:szCs w:val="18"/>
              </w:rPr>
            </w:pPr>
            <w:r>
              <w:rPr>
                <w:kern w:val="0"/>
                <w:sz w:val="18"/>
                <w:szCs w:val="18"/>
              </w:rPr>
              <w:t>2</w:t>
            </w:r>
          </w:p>
        </w:tc>
        <w:tc>
          <w:tcPr>
            <w:tcW w:w="813" w:type="dxa"/>
            <w:tcBorders>
              <w:top w:val="nil"/>
              <w:left w:val="nil"/>
              <w:bottom w:val="single" w:color="auto" w:sz="4" w:space="0"/>
              <w:right w:val="single" w:color="auto" w:sz="4" w:space="0"/>
            </w:tcBorders>
            <w:vAlign w:val="center"/>
          </w:tcPr>
          <w:p w14:paraId="5EDD6AB5">
            <w:pPr>
              <w:widowControl/>
              <w:tabs>
                <w:tab w:val="decimal" w:pos="0"/>
              </w:tabs>
              <w:ind w:firstLine="0" w:firstLineChars="0"/>
              <w:jc w:val="center"/>
              <w:rPr>
                <w:kern w:val="0"/>
                <w:sz w:val="18"/>
                <w:szCs w:val="18"/>
              </w:rPr>
            </w:pPr>
            <w:r>
              <w:rPr>
                <w:kern w:val="0"/>
                <w:sz w:val="18"/>
                <w:szCs w:val="18"/>
              </w:rPr>
              <w:t>306</w:t>
            </w:r>
          </w:p>
        </w:tc>
        <w:tc>
          <w:tcPr>
            <w:tcW w:w="1068" w:type="dxa"/>
            <w:tcBorders>
              <w:top w:val="nil"/>
              <w:left w:val="nil"/>
              <w:bottom w:val="single" w:color="auto" w:sz="4" w:space="0"/>
              <w:right w:val="single" w:color="auto" w:sz="4" w:space="0"/>
            </w:tcBorders>
            <w:vAlign w:val="center"/>
          </w:tcPr>
          <w:p w14:paraId="71ED4F2A">
            <w:pPr>
              <w:widowControl/>
              <w:tabs>
                <w:tab w:val="decimal" w:pos="0"/>
              </w:tabs>
              <w:ind w:firstLine="0" w:firstLineChars="0"/>
              <w:jc w:val="center"/>
              <w:rPr>
                <w:kern w:val="0"/>
                <w:sz w:val="18"/>
                <w:szCs w:val="18"/>
              </w:rPr>
            </w:pPr>
            <w:r>
              <w:rPr>
                <w:kern w:val="0"/>
                <w:sz w:val="18"/>
                <w:szCs w:val="18"/>
              </w:rPr>
              <w:t>7.470703</w:t>
            </w:r>
          </w:p>
        </w:tc>
        <w:tc>
          <w:tcPr>
            <w:tcW w:w="426" w:type="dxa"/>
            <w:tcBorders>
              <w:top w:val="nil"/>
              <w:left w:val="nil"/>
              <w:bottom w:val="single" w:color="auto" w:sz="4" w:space="0"/>
              <w:right w:val="single" w:color="auto" w:sz="4" w:space="0"/>
            </w:tcBorders>
            <w:vAlign w:val="center"/>
          </w:tcPr>
          <w:p w14:paraId="1817FB54">
            <w:pPr>
              <w:widowControl/>
              <w:tabs>
                <w:tab w:val="decimal" w:pos="0"/>
              </w:tabs>
              <w:ind w:firstLine="0" w:firstLineChars="0"/>
              <w:jc w:val="center"/>
              <w:rPr>
                <w:kern w:val="0"/>
                <w:sz w:val="18"/>
                <w:szCs w:val="18"/>
              </w:rPr>
            </w:pPr>
            <w:r>
              <w:rPr>
                <w:kern w:val="0"/>
                <w:sz w:val="18"/>
                <w:szCs w:val="18"/>
              </w:rPr>
              <w:t>4</w:t>
            </w:r>
          </w:p>
        </w:tc>
        <w:tc>
          <w:tcPr>
            <w:tcW w:w="813" w:type="dxa"/>
            <w:tcBorders>
              <w:top w:val="nil"/>
              <w:left w:val="nil"/>
              <w:bottom w:val="single" w:color="auto" w:sz="4" w:space="0"/>
              <w:right w:val="single" w:color="auto" w:sz="4" w:space="0"/>
            </w:tcBorders>
            <w:vAlign w:val="center"/>
          </w:tcPr>
          <w:p w14:paraId="6761EA1E">
            <w:pPr>
              <w:widowControl/>
              <w:tabs>
                <w:tab w:val="decimal" w:pos="0"/>
              </w:tabs>
              <w:ind w:firstLine="0" w:firstLineChars="0"/>
              <w:jc w:val="center"/>
              <w:rPr>
                <w:kern w:val="0"/>
                <w:sz w:val="18"/>
                <w:szCs w:val="18"/>
              </w:rPr>
            </w:pPr>
            <w:r>
              <w:rPr>
                <w:kern w:val="0"/>
                <w:sz w:val="18"/>
                <w:szCs w:val="18"/>
              </w:rPr>
              <w:t>434</w:t>
            </w:r>
          </w:p>
        </w:tc>
        <w:tc>
          <w:tcPr>
            <w:tcW w:w="1109" w:type="dxa"/>
            <w:tcBorders>
              <w:top w:val="nil"/>
              <w:left w:val="nil"/>
              <w:bottom w:val="single" w:color="auto" w:sz="4" w:space="0"/>
              <w:right w:val="single" w:color="auto" w:sz="4" w:space="0"/>
            </w:tcBorders>
            <w:vAlign w:val="center"/>
          </w:tcPr>
          <w:p w14:paraId="01BBC45E">
            <w:pPr>
              <w:widowControl/>
              <w:tabs>
                <w:tab w:val="decimal" w:pos="0"/>
              </w:tabs>
              <w:ind w:firstLine="0" w:firstLineChars="0"/>
              <w:jc w:val="center"/>
              <w:rPr>
                <w:kern w:val="0"/>
                <w:sz w:val="18"/>
                <w:szCs w:val="18"/>
              </w:rPr>
            </w:pPr>
            <w:r>
              <w:rPr>
                <w:kern w:val="0"/>
                <w:sz w:val="18"/>
                <w:szCs w:val="18"/>
              </w:rPr>
              <w:t>10.595703</w:t>
            </w:r>
          </w:p>
        </w:tc>
        <w:tc>
          <w:tcPr>
            <w:tcW w:w="426" w:type="dxa"/>
            <w:tcBorders>
              <w:top w:val="nil"/>
              <w:left w:val="nil"/>
              <w:bottom w:val="single" w:color="auto" w:sz="4" w:space="0"/>
              <w:right w:val="single" w:color="auto" w:sz="4" w:space="0"/>
            </w:tcBorders>
            <w:vAlign w:val="center"/>
          </w:tcPr>
          <w:p w14:paraId="5B5DDE65">
            <w:pPr>
              <w:widowControl/>
              <w:tabs>
                <w:tab w:val="decimal" w:pos="0"/>
              </w:tabs>
              <w:ind w:firstLine="0" w:firstLineChars="0"/>
              <w:jc w:val="center"/>
              <w:rPr>
                <w:kern w:val="0"/>
                <w:sz w:val="18"/>
                <w:szCs w:val="18"/>
              </w:rPr>
            </w:pPr>
            <w:r>
              <w:rPr>
                <w:kern w:val="0"/>
                <w:sz w:val="18"/>
                <w:szCs w:val="18"/>
              </w:rPr>
              <w:t>5</w:t>
            </w:r>
          </w:p>
        </w:tc>
      </w:tr>
      <w:tr w14:paraId="1791006A">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247E7E77">
            <w:pPr>
              <w:widowControl/>
              <w:tabs>
                <w:tab w:val="decimal" w:pos="0"/>
              </w:tabs>
              <w:ind w:firstLine="0" w:firstLineChars="0"/>
              <w:jc w:val="center"/>
              <w:rPr>
                <w:kern w:val="0"/>
                <w:sz w:val="18"/>
                <w:szCs w:val="18"/>
              </w:rPr>
            </w:pPr>
            <w:r>
              <w:rPr>
                <w:kern w:val="0"/>
                <w:sz w:val="18"/>
                <w:szCs w:val="18"/>
              </w:rPr>
              <w:t>51</w:t>
            </w:r>
          </w:p>
        </w:tc>
        <w:tc>
          <w:tcPr>
            <w:tcW w:w="1068" w:type="dxa"/>
            <w:tcBorders>
              <w:top w:val="nil"/>
              <w:left w:val="nil"/>
              <w:bottom w:val="single" w:color="auto" w:sz="4" w:space="0"/>
              <w:right w:val="single" w:color="auto" w:sz="4" w:space="0"/>
            </w:tcBorders>
            <w:vAlign w:val="center"/>
          </w:tcPr>
          <w:p w14:paraId="1E11DB41">
            <w:pPr>
              <w:widowControl/>
              <w:tabs>
                <w:tab w:val="decimal" w:pos="0"/>
              </w:tabs>
              <w:ind w:firstLine="0" w:firstLineChars="0"/>
              <w:jc w:val="center"/>
              <w:rPr>
                <w:kern w:val="0"/>
                <w:sz w:val="18"/>
                <w:szCs w:val="18"/>
              </w:rPr>
            </w:pPr>
            <w:r>
              <w:rPr>
                <w:kern w:val="0"/>
                <w:sz w:val="18"/>
                <w:szCs w:val="18"/>
              </w:rPr>
              <w:t>1.245117</w:t>
            </w:r>
          </w:p>
        </w:tc>
        <w:tc>
          <w:tcPr>
            <w:tcW w:w="588" w:type="dxa"/>
            <w:tcBorders>
              <w:top w:val="nil"/>
              <w:left w:val="nil"/>
              <w:bottom w:val="single" w:color="auto" w:sz="4" w:space="0"/>
              <w:right w:val="single" w:color="auto" w:sz="4" w:space="0"/>
            </w:tcBorders>
            <w:vAlign w:val="center"/>
          </w:tcPr>
          <w:p w14:paraId="2B5ABAE1">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30A3BD69">
            <w:pPr>
              <w:widowControl/>
              <w:tabs>
                <w:tab w:val="decimal" w:pos="0"/>
              </w:tabs>
              <w:ind w:firstLine="0" w:firstLineChars="0"/>
              <w:jc w:val="center"/>
              <w:rPr>
                <w:kern w:val="0"/>
                <w:sz w:val="18"/>
                <w:szCs w:val="18"/>
              </w:rPr>
            </w:pPr>
            <w:r>
              <w:rPr>
                <w:kern w:val="0"/>
                <w:sz w:val="18"/>
                <w:szCs w:val="18"/>
              </w:rPr>
              <w:t>179</w:t>
            </w:r>
          </w:p>
        </w:tc>
        <w:tc>
          <w:tcPr>
            <w:tcW w:w="1068" w:type="dxa"/>
            <w:tcBorders>
              <w:top w:val="nil"/>
              <w:left w:val="nil"/>
              <w:bottom w:val="single" w:color="auto" w:sz="4" w:space="0"/>
              <w:right w:val="single" w:color="auto" w:sz="4" w:space="0"/>
            </w:tcBorders>
            <w:vAlign w:val="center"/>
          </w:tcPr>
          <w:p w14:paraId="30A633C1">
            <w:pPr>
              <w:widowControl/>
              <w:tabs>
                <w:tab w:val="decimal" w:pos="0"/>
              </w:tabs>
              <w:ind w:firstLine="0" w:firstLineChars="0"/>
              <w:jc w:val="center"/>
              <w:rPr>
                <w:kern w:val="0"/>
                <w:sz w:val="18"/>
                <w:szCs w:val="18"/>
              </w:rPr>
            </w:pPr>
            <w:r>
              <w:rPr>
                <w:kern w:val="0"/>
                <w:sz w:val="18"/>
                <w:szCs w:val="18"/>
              </w:rPr>
              <w:t>4.370117</w:t>
            </w:r>
          </w:p>
        </w:tc>
        <w:tc>
          <w:tcPr>
            <w:tcW w:w="426" w:type="dxa"/>
            <w:tcBorders>
              <w:top w:val="nil"/>
              <w:left w:val="nil"/>
              <w:bottom w:val="single" w:color="auto" w:sz="4" w:space="0"/>
              <w:right w:val="single" w:color="auto" w:sz="4" w:space="0"/>
            </w:tcBorders>
            <w:vAlign w:val="center"/>
          </w:tcPr>
          <w:p w14:paraId="4455CE64">
            <w:pPr>
              <w:widowControl/>
              <w:tabs>
                <w:tab w:val="decimal" w:pos="0"/>
              </w:tabs>
              <w:ind w:firstLine="0" w:firstLineChars="0"/>
              <w:jc w:val="center"/>
              <w:rPr>
                <w:kern w:val="0"/>
                <w:sz w:val="18"/>
                <w:szCs w:val="18"/>
              </w:rPr>
            </w:pPr>
            <w:r>
              <w:rPr>
                <w:kern w:val="0"/>
                <w:sz w:val="18"/>
                <w:szCs w:val="18"/>
              </w:rPr>
              <w:t>1</w:t>
            </w:r>
          </w:p>
        </w:tc>
        <w:tc>
          <w:tcPr>
            <w:tcW w:w="813" w:type="dxa"/>
            <w:tcBorders>
              <w:top w:val="nil"/>
              <w:left w:val="nil"/>
              <w:bottom w:val="single" w:color="auto" w:sz="4" w:space="0"/>
              <w:right w:val="single" w:color="auto" w:sz="4" w:space="0"/>
            </w:tcBorders>
            <w:vAlign w:val="center"/>
          </w:tcPr>
          <w:p w14:paraId="02D3C14E">
            <w:pPr>
              <w:widowControl/>
              <w:tabs>
                <w:tab w:val="decimal" w:pos="0"/>
              </w:tabs>
              <w:ind w:firstLine="0" w:firstLineChars="0"/>
              <w:jc w:val="center"/>
              <w:rPr>
                <w:kern w:val="0"/>
                <w:sz w:val="18"/>
                <w:szCs w:val="18"/>
              </w:rPr>
            </w:pPr>
            <w:r>
              <w:rPr>
                <w:kern w:val="0"/>
                <w:sz w:val="18"/>
                <w:szCs w:val="18"/>
              </w:rPr>
              <w:t>307</w:t>
            </w:r>
          </w:p>
        </w:tc>
        <w:tc>
          <w:tcPr>
            <w:tcW w:w="1068" w:type="dxa"/>
            <w:tcBorders>
              <w:top w:val="nil"/>
              <w:left w:val="nil"/>
              <w:bottom w:val="single" w:color="auto" w:sz="4" w:space="0"/>
              <w:right w:val="single" w:color="auto" w:sz="4" w:space="0"/>
            </w:tcBorders>
            <w:vAlign w:val="center"/>
          </w:tcPr>
          <w:p w14:paraId="341F1A86">
            <w:pPr>
              <w:widowControl/>
              <w:tabs>
                <w:tab w:val="decimal" w:pos="0"/>
              </w:tabs>
              <w:ind w:firstLine="0" w:firstLineChars="0"/>
              <w:jc w:val="center"/>
              <w:rPr>
                <w:kern w:val="0"/>
                <w:sz w:val="18"/>
                <w:szCs w:val="18"/>
              </w:rPr>
            </w:pPr>
            <w:r>
              <w:rPr>
                <w:kern w:val="0"/>
                <w:sz w:val="18"/>
                <w:szCs w:val="18"/>
              </w:rPr>
              <w:t>7.495117</w:t>
            </w:r>
          </w:p>
        </w:tc>
        <w:tc>
          <w:tcPr>
            <w:tcW w:w="426" w:type="dxa"/>
            <w:tcBorders>
              <w:top w:val="nil"/>
              <w:left w:val="nil"/>
              <w:bottom w:val="single" w:color="auto" w:sz="4" w:space="0"/>
              <w:right w:val="single" w:color="auto" w:sz="4" w:space="0"/>
            </w:tcBorders>
            <w:vAlign w:val="center"/>
          </w:tcPr>
          <w:p w14:paraId="00928361">
            <w:pPr>
              <w:widowControl/>
              <w:tabs>
                <w:tab w:val="decimal" w:pos="0"/>
              </w:tabs>
              <w:ind w:firstLine="0" w:firstLineChars="0"/>
              <w:jc w:val="center"/>
              <w:rPr>
                <w:kern w:val="0"/>
                <w:sz w:val="18"/>
                <w:szCs w:val="18"/>
              </w:rPr>
            </w:pPr>
            <w:r>
              <w:rPr>
                <w:kern w:val="0"/>
                <w:sz w:val="18"/>
                <w:szCs w:val="18"/>
              </w:rPr>
              <w:t>3</w:t>
            </w:r>
          </w:p>
        </w:tc>
        <w:tc>
          <w:tcPr>
            <w:tcW w:w="813" w:type="dxa"/>
            <w:tcBorders>
              <w:top w:val="nil"/>
              <w:left w:val="nil"/>
              <w:bottom w:val="single" w:color="auto" w:sz="4" w:space="0"/>
              <w:right w:val="single" w:color="auto" w:sz="4" w:space="0"/>
            </w:tcBorders>
            <w:vAlign w:val="center"/>
          </w:tcPr>
          <w:p w14:paraId="2EA5ECFA">
            <w:pPr>
              <w:widowControl/>
              <w:tabs>
                <w:tab w:val="decimal" w:pos="0"/>
              </w:tabs>
              <w:ind w:firstLine="0" w:firstLineChars="0"/>
              <w:jc w:val="center"/>
              <w:rPr>
                <w:kern w:val="0"/>
                <w:sz w:val="18"/>
                <w:szCs w:val="18"/>
              </w:rPr>
            </w:pPr>
            <w:r>
              <w:rPr>
                <w:kern w:val="0"/>
                <w:sz w:val="18"/>
                <w:szCs w:val="18"/>
              </w:rPr>
              <w:t>435</w:t>
            </w:r>
          </w:p>
        </w:tc>
        <w:tc>
          <w:tcPr>
            <w:tcW w:w="1109" w:type="dxa"/>
            <w:tcBorders>
              <w:top w:val="nil"/>
              <w:left w:val="nil"/>
              <w:bottom w:val="single" w:color="auto" w:sz="4" w:space="0"/>
              <w:right w:val="single" w:color="auto" w:sz="4" w:space="0"/>
            </w:tcBorders>
            <w:vAlign w:val="center"/>
          </w:tcPr>
          <w:p w14:paraId="10D2CF23">
            <w:pPr>
              <w:widowControl/>
              <w:tabs>
                <w:tab w:val="decimal" w:pos="0"/>
              </w:tabs>
              <w:ind w:firstLine="0" w:firstLineChars="0"/>
              <w:jc w:val="center"/>
              <w:rPr>
                <w:kern w:val="0"/>
                <w:sz w:val="18"/>
                <w:szCs w:val="18"/>
              </w:rPr>
            </w:pPr>
            <w:r>
              <w:rPr>
                <w:kern w:val="0"/>
                <w:sz w:val="18"/>
                <w:szCs w:val="18"/>
              </w:rPr>
              <w:t>10.620117</w:t>
            </w:r>
          </w:p>
        </w:tc>
        <w:tc>
          <w:tcPr>
            <w:tcW w:w="426" w:type="dxa"/>
            <w:tcBorders>
              <w:top w:val="nil"/>
              <w:left w:val="nil"/>
              <w:bottom w:val="single" w:color="auto" w:sz="4" w:space="0"/>
              <w:right w:val="single" w:color="auto" w:sz="4" w:space="0"/>
            </w:tcBorders>
            <w:vAlign w:val="center"/>
          </w:tcPr>
          <w:p w14:paraId="01B8E57F">
            <w:pPr>
              <w:widowControl/>
              <w:tabs>
                <w:tab w:val="decimal" w:pos="0"/>
              </w:tabs>
              <w:ind w:firstLine="0" w:firstLineChars="0"/>
              <w:jc w:val="center"/>
              <w:rPr>
                <w:kern w:val="0"/>
                <w:sz w:val="18"/>
                <w:szCs w:val="18"/>
              </w:rPr>
            </w:pPr>
            <w:r>
              <w:rPr>
                <w:kern w:val="0"/>
                <w:sz w:val="18"/>
                <w:szCs w:val="18"/>
              </w:rPr>
              <w:t>3</w:t>
            </w:r>
          </w:p>
        </w:tc>
      </w:tr>
      <w:tr w14:paraId="6E820D5C">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0B89C170">
            <w:pPr>
              <w:widowControl/>
              <w:tabs>
                <w:tab w:val="decimal" w:pos="0"/>
              </w:tabs>
              <w:ind w:firstLine="0" w:firstLineChars="0"/>
              <w:jc w:val="center"/>
              <w:rPr>
                <w:kern w:val="0"/>
                <w:sz w:val="18"/>
                <w:szCs w:val="18"/>
              </w:rPr>
            </w:pPr>
            <w:r>
              <w:rPr>
                <w:kern w:val="0"/>
                <w:sz w:val="18"/>
                <w:szCs w:val="18"/>
              </w:rPr>
              <w:t>52</w:t>
            </w:r>
          </w:p>
        </w:tc>
        <w:tc>
          <w:tcPr>
            <w:tcW w:w="1068" w:type="dxa"/>
            <w:tcBorders>
              <w:top w:val="nil"/>
              <w:left w:val="nil"/>
              <w:bottom w:val="single" w:color="auto" w:sz="4" w:space="0"/>
              <w:right w:val="single" w:color="auto" w:sz="4" w:space="0"/>
            </w:tcBorders>
            <w:vAlign w:val="center"/>
          </w:tcPr>
          <w:p w14:paraId="56EB2E67">
            <w:pPr>
              <w:widowControl/>
              <w:tabs>
                <w:tab w:val="decimal" w:pos="0"/>
              </w:tabs>
              <w:ind w:firstLine="0" w:firstLineChars="0"/>
              <w:jc w:val="center"/>
              <w:rPr>
                <w:kern w:val="0"/>
                <w:sz w:val="18"/>
                <w:szCs w:val="18"/>
              </w:rPr>
            </w:pPr>
            <w:r>
              <w:rPr>
                <w:kern w:val="0"/>
                <w:sz w:val="18"/>
                <w:szCs w:val="18"/>
              </w:rPr>
              <w:t>1.269531</w:t>
            </w:r>
          </w:p>
        </w:tc>
        <w:tc>
          <w:tcPr>
            <w:tcW w:w="588" w:type="dxa"/>
            <w:tcBorders>
              <w:top w:val="nil"/>
              <w:left w:val="nil"/>
              <w:bottom w:val="single" w:color="auto" w:sz="4" w:space="0"/>
              <w:right w:val="single" w:color="auto" w:sz="4" w:space="0"/>
            </w:tcBorders>
            <w:vAlign w:val="center"/>
          </w:tcPr>
          <w:p w14:paraId="3D13F974">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32185337">
            <w:pPr>
              <w:widowControl/>
              <w:tabs>
                <w:tab w:val="decimal" w:pos="0"/>
              </w:tabs>
              <w:ind w:firstLine="0" w:firstLineChars="0"/>
              <w:jc w:val="center"/>
              <w:rPr>
                <w:kern w:val="0"/>
                <w:sz w:val="18"/>
                <w:szCs w:val="18"/>
              </w:rPr>
            </w:pPr>
            <w:r>
              <w:rPr>
                <w:kern w:val="0"/>
                <w:sz w:val="18"/>
                <w:szCs w:val="18"/>
              </w:rPr>
              <w:t>180</w:t>
            </w:r>
          </w:p>
        </w:tc>
        <w:tc>
          <w:tcPr>
            <w:tcW w:w="1068" w:type="dxa"/>
            <w:tcBorders>
              <w:top w:val="nil"/>
              <w:left w:val="nil"/>
              <w:bottom w:val="single" w:color="auto" w:sz="4" w:space="0"/>
              <w:right w:val="single" w:color="auto" w:sz="4" w:space="0"/>
            </w:tcBorders>
            <w:vAlign w:val="center"/>
          </w:tcPr>
          <w:p w14:paraId="273A820C">
            <w:pPr>
              <w:widowControl/>
              <w:tabs>
                <w:tab w:val="decimal" w:pos="0"/>
              </w:tabs>
              <w:ind w:firstLine="0" w:firstLineChars="0"/>
              <w:jc w:val="center"/>
              <w:rPr>
                <w:kern w:val="0"/>
                <w:sz w:val="18"/>
                <w:szCs w:val="18"/>
              </w:rPr>
            </w:pPr>
            <w:r>
              <w:rPr>
                <w:kern w:val="0"/>
                <w:sz w:val="18"/>
                <w:szCs w:val="18"/>
              </w:rPr>
              <w:t>4.394531</w:t>
            </w:r>
          </w:p>
        </w:tc>
        <w:tc>
          <w:tcPr>
            <w:tcW w:w="426" w:type="dxa"/>
            <w:tcBorders>
              <w:top w:val="nil"/>
              <w:left w:val="nil"/>
              <w:bottom w:val="single" w:color="auto" w:sz="4" w:space="0"/>
              <w:right w:val="single" w:color="auto" w:sz="4" w:space="0"/>
            </w:tcBorders>
            <w:vAlign w:val="center"/>
          </w:tcPr>
          <w:p w14:paraId="5D041B4D">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790F20A7">
            <w:pPr>
              <w:widowControl/>
              <w:tabs>
                <w:tab w:val="decimal" w:pos="0"/>
              </w:tabs>
              <w:ind w:firstLine="0" w:firstLineChars="0"/>
              <w:jc w:val="center"/>
              <w:rPr>
                <w:kern w:val="0"/>
                <w:sz w:val="18"/>
                <w:szCs w:val="18"/>
              </w:rPr>
            </w:pPr>
            <w:r>
              <w:rPr>
                <w:kern w:val="0"/>
                <w:sz w:val="18"/>
                <w:szCs w:val="18"/>
              </w:rPr>
              <w:t>308</w:t>
            </w:r>
          </w:p>
        </w:tc>
        <w:tc>
          <w:tcPr>
            <w:tcW w:w="1068" w:type="dxa"/>
            <w:tcBorders>
              <w:top w:val="nil"/>
              <w:left w:val="nil"/>
              <w:bottom w:val="single" w:color="auto" w:sz="4" w:space="0"/>
              <w:right w:val="single" w:color="auto" w:sz="4" w:space="0"/>
            </w:tcBorders>
            <w:vAlign w:val="center"/>
          </w:tcPr>
          <w:p w14:paraId="4D836DD6">
            <w:pPr>
              <w:widowControl/>
              <w:tabs>
                <w:tab w:val="decimal" w:pos="0"/>
              </w:tabs>
              <w:ind w:firstLine="0" w:firstLineChars="0"/>
              <w:jc w:val="center"/>
              <w:rPr>
                <w:kern w:val="0"/>
                <w:sz w:val="18"/>
                <w:szCs w:val="18"/>
              </w:rPr>
            </w:pPr>
            <w:r>
              <w:rPr>
                <w:kern w:val="0"/>
                <w:sz w:val="18"/>
                <w:szCs w:val="18"/>
              </w:rPr>
              <w:t>7.519531</w:t>
            </w:r>
          </w:p>
        </w:tc>
        <w:tc>
          <w:tcPr>
            <w:tcW w:w="426" w:type="dxa"/>
            <w:tcBorders>
              <w:top w:val="nil"/>
              <w:left w:val="nil"/>
              <w:bottom w:val="single" w:color="auto" w:sz="4" w:space="0"/>
              <w:right w:val="single" w:color="auto" w:sz="4" w:space="0"/>
            </w:tcBorders>
            <w:vAlign w:val="center"/>
          </w:tcPr>
          <w:p w14:paraId="57513295">
            <w:pPr>
              <w:widowControl/>
              <w:tabs>
                <w:tab w:val="decimal" w:pos="0"/>
              </w:tabs>
              <w:ind w:firstLine="0" w:firstLineChars="0"/>
              <w:jc w:val="center"/>
              <w:rPr>
                <w:kern w:val="0"/>
                <w:sz w:val="18"/>
                <w:szCs w:val="18"/>
              </w:rPr>
            </w:pPr>
            <w:r>
              <w:rPr>
                <w:kern w:val="0"/>
                <w:sz w:val="18"/>
                <w:szCs w:val="18"/>
              </w:rPr>
              <w:t>1</w:t>
            </w:r>
          </w:p>
        </w:tc>
        <w:tc>
          <w:tcPr>
            <w:tcW w:w="813" w:type="dxa"/>
            <w:tcBorders>
              <w:top w:val="nil"/>
              <w:left w:val="nil"/>
              <w:bottom w:val="single" w:color="auto" w:sz="4" w:space="0"/>
              <w:right w:val="single" w:color="auto" w:sz="4" w:space="0"/>
            </w:tcBorders>
            <w:vAlign w:val="center"/>
          </w:tcPr>
          <w:p w14:paraId="094BE17E">
            <w:pPr>
              <w:widowControl/>
              <w:tabs>
                <w:tab w:val="decimal" w:pos="0"/>
              </w:tabs>
              <w:ind w:firstLine="0" w:firstLineChars="0"/>
              <w:jc w:val="center"/>
              <w:rPr>
                <w:kern w:val="0"/>
                <w:sz w:val="18"/>
                <w:szCs w:val="18"/>
              </w:rPr>
            </w:pPr>
            <w:r>
              <w:rPr>
                <w:kern w:val="0"/>
                <w:sz w:val="18"/>
                <w:szCs w:val="18"/>
              </w:rPr>
              <w:t>436</w:t>
            </w:r>
          </w:p>
        </w:tc>
        <w:tc>
          <w:tcPr>
            <w:tcW w:w="1109" w:type="dxa"/>
            <w:tcBorders>
              <w:top w:val="nil"/>
              <w:left w:val="nil"/>
              <w:bottom w:val="single" w:color="auto" w:sz="4" w:space="0"/>
              <w:right w:val="single" w:color="auto" w:sz="4" w:space="0"/>
            </w:tcBorders>
            <w:vAlign w:val="center"/>
          </w:tcPr>
          <w:p w14:paraId="3E8F38EA">
            <w:pPr>
              <w:widowControl/>
              <w:tabs>
                <w:tab w:val="decimal" w:pos="0"/>
              </w:tabs>
              <w:ind w:firstLine="0" w:firstLineChars="0"/>
              <w:jc w:val="center"/>
              <w:rPr>
                <w:kern w:val="0"/>
                <w:sz w:val="18"/>
                <w:szCs w:val="18"/>
              </w:rPr>
            </w:pPr>
            <w:r>
              <w:rPr>
                <w:kern w:val="0"/>
                <w:sz w:val="18"/>
                <w:szCs w:val="18"/>
              </w:rPr>
              <w:t>10.644531</w:t>
            </w:r>
          </w:p>
        </w:tc>
        <w:tc>
          <w:tcPr>
            <w:tcW w:w="426" w:type="dxa"/>
            <w:tcBorders>
              <w:top w:val="nil"/>
              <w:left w:val="nil"/>
              <w:bottom w:val="single" w:color="auto" w:sz="4" w:space="0"/>
              <w:right w:val="single" w:color="auto" w:sz="4" w:space="0"/>
            </w:tcBorders>
            <w:vAlign w:val="center"/>
          </w:tcPr>
          <w:p w14:paraId="73F95D5E">
            <w:pPr>
              <w:widowControl/>
              <w:tabs>
                <w:tab w:val="decimal" w:pos="0"/>
              </w:tabs>
              <w:ind w:firstLine="0" w:firstLineChars="0"/>
              <w:jc w:val="center"/>
              <w:rPr>
                <w:kern w:val="0"/>
                <w:sz w:val="18"/>
                <w:szCs w:val="18"/>
              </w:rPr>
            </w:pPr>
            <w:r>
              <w:rPr>
                <w:kern w:val="0"/>
                <w:sz w:val="18"/>
                <w:szCs w:val="18"/>
              </w:rPr>
              <w:t>0</w:t>
            </w:r>
          </w:p>
        </w:tc>
      </w:tr>
      <w:tr w14:paraId="29B45FBC">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75DB9A65">
            <w:pPr>
              <w:widowControl/>
              <w:tabs>
                <w:tab w:val="decimal" w:pos="0"/>
              </w:tabs>
              <w:ind w:firstLine="0" w:firstLineChars="0"/>
              <w:jc w:val="center"/>
              <w:rPr>
                <w:kern w:val="0"/>
                <w:sz w:val="18"/>
                <w:szCs w:val="18"/>
              </w:rPr>
            </w:pPr>
            <w:r>
              <w:rPr>
                <w:kern w:val="0"/>
                <w:sz w:val="18"/>
                <w:szCs w:val="18"/>
              </w:rPr>
              <w:t>53</w:t>
            </w:r>
          </w:p>
        </w:tc>
        <w:tc>
          <w:tcPr>
            <w:tcW w:w="1068" w:type="dxa"/>
            <w:tcBorders>
              <w:top w:val="nil"/>
              <w:left w:val="nil"/>
              <w:bottom w:val="single" w:color="auto" w:sz="4" w:space="0"/>
              <w:right w:val="single" w:color="auto" w:sz="4" w:space="0"/>
            </w:tcBorders>
            <w:vAlign w:val="center"/>
          </w:tcPr>
          <w:p w14:paraId="37E1AB47">
            <w:pPr>
              <w:widowControl/>
              <w:tabs>
                <w:tab w:val="decimal" w:pos="0"/>
              </w:tabs>
              <w:ind w:firstLine="0" w:firstLineChars="0"/>
              <w:jc w:val="center"/>
              <w:rPr>
                <w:kern w:val="0"/>
                <w:sz w:val="18"/>
                <w:szCs w:val="18"/>
              </w:rPr>
            </w:pPr>
            <w:r>
              <w:rPr>
                <w:kern w:val="0"/>
                <w:sz w:val="18"/>
                <w:szCs w:val="18"/>
              </w:rPr>
              <w:t>1.293945</w:t>
            </w:r>
          </w:p>
        </w:tc>
        <w:tc>
          <w:tcPr>
            <w:tcW w:w="588" w:type="dxa"/>
            <w:tcBorders>
              <w:top w:val="nil"/>
              <w:left w:val="nil"/>
              <w:bottom w:val="single" w:color="auto" w:sz="4" w:space="0"/>
              <w:right w:val="single" w:color="auto" w:sz="4" w:space="0"/>
            </w:tcBorders>
            <w:vAlign w:val="center"/>
          </w:tcPr>
          <w:p w14:paraId="4A45C185">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4CCD6895">
            <w:pPr>
              <w:widowControl/>
              <w:tabs>
                <w:tab w:val="decimal" w:pos="0"/>
              </w:tabs>
              <w:ind w:firstLine="0" w:firstLineChars="0"/>
              <w:jc w:val="center"/>
              <w:rPr>
                <w:kern w:val="0"/>
                <w:sz w:val="18"/>
                <w:szCs w:val="18"/>
              </w:rPr>
            </w:pPr>
            <w:r>
              <w:rPr>
                <w:kern w:val="0"/>
                <w:sz w:val="18"/>
                <w:szCs w:val="18"/>
              </w:rPr>
              <w:t>181</w:t>
            </w:r>
          </w:p>
        </w:tc>
        <w:tc>
          <w:tcPr>
            <w:tcW w:w="1068" w:type="dxa"/>
            <w:tcBorders>
              <w:top w:val="nil"/>
              <w:left w:val="nil"/>
              <w:bottom w:val="single" w:color="auto" w:sz="4" w:space="0"/>
              <w:right w:val="single" w:color="auto" w:sz="4" w:space="0"/>
            </w:tcBorders>
            <w:vAlign w:val="center"/>
          </w:tcPr>
          <w:p w14:paraId="7EC42267">
            <w:pPr>
              <w:widowControl/>
              <w:tabs>
                <w:tab w:val="decimal" w:pos="0"/>
              </w:tabs>
              <w:ind w:firstLine="0" w:firstLineChars="0"/>
              <w:jc w:val="center"/>
              <w:rPr>
                <w:kern w:val="0"/>
                <w:sz w:val="18"/>
                <w:szCs w:val="18"/>
              </w:rPr>
            </w:pPr>
            <w:r>
              <w:rPr>
                <w:kern w:val="0"/>
                <w:sz w:val="18"/>
                <w:szCs w:val="18"/>
              </w:rPr>
              <w:t>4.418945</w:t>
            </w:r>
          </w:p>
        </w:tc>
        <w:tc>
          <w:tcPr>
            <w:tcW w:w="426" w:type="dxa"/>
            <w:tcBorders>
              <w:top w:val="nil"/>
              <w:left w:val="nil"/>
              <w:bottom w:val="single" w:color="auto" w:sz="4" w:space="0"/>
              <w:right w:val="single" w:color="auto" w:sz="4" w:space="0"/>
            </w:tcBorders>
            <w:vAlign w:val="center"/>
          </w:tcPr>
          <w:p w14:paraId="58F18FE6">
            <w:pPr>
              <w:widowControl/>
              <w:tabs>
                <w:tab w:val="decimal" w:pos="0"/>
              </w:tabs>
              <w:ind w:firstLine="0" w:firstLineChars="0"/>
              <w:jc w:val="center"/>
              <w:rPr>
                <w:kern w:val="0"/>
                <w:sz w:val="18"/>
                <w:szCs w:val="18"/>
              </w:rPr>
            </w:pPr>
            <w:r>
              <w:rPr>
                <w:kern w:val="0"/>
                <w:sz w:val="18"/>
                <w:szCs w:val="18"/>
              </w:rPr>
              <w:t>7</w:t>
            </w:r>
          </w:p>
        </w:tc>
        <w:tc>
          <w:tcPr>
            <w:tcW w:w="813" w:type="dxa"/>
            <w:tcBorders>
              <w:top w:val="nil"/>
              <w:left w:val="nil"/>
              <w:bottom w:val="single" w:color="auto" w:sz="4" w:space="0"/>
              <w:right w:val="single" w:color="auto" w:sz="4" w:space="0"/>
            </w:tcBorders>
            <w:vAlign w:val="center"/>
          </w:tcPr>
          <w:p w14:paraId="60255271">
            <w:pPr>
              <w:widowControl/>
              <w:tabs>
                <w:tab w:val="decimal" w:pos="0"/>
              </w:tabs>
              <w:ind w:firstLine="0" w:firstLineChars="0"/>
              <w:jc w:val="center"/>
              <w:rPr>
                <w:kern w:val="0"/>
                <w:sz w:val="18"/>
                <w:szCs w:val="18"/>
              </w:rPr>
            </w:pPr>
            <w:r>
              <w:rPr>
                <w:kern w:val="0"/>
                <w:sz w:val="18"/>
                <w:szCs w:val="18"/>
              </w:rPr>
              <w:t>309</w:t>
            </w:r>
          </w:p>
        </w:tc>
        <w:tc>
          <w:tcPr>
            <w:tcW w:w="1068" w:type="dxa"/>
            <w:tcBorders>
              <w:top w:val="nil"/>
              <w:left w:val="nil"/>
              <w:bottom w:val="single" w:color="auto" w:sz="4" w:space="0"/>
              <w:right w:val="single" w:color="auto" w:sz="4" w:space="0"/>
            </w:tcBorders>
            <w:vAlign w:val="center"/>
          </w:tcPr>
          <w:p w14:paraId="43B17B1E">
            <w:pPr>
              <w:widowControl/>
              <w:tabs>
                <w:tab w:val="decimal" w:pos="0"/>
              </w:tabs>
              <w:ind w:firstLine="0" w:firstLineChars="0"/>
              <w:jc w:val="center"/>
              <w:rPr>
                <w:kern w:val="0"/>
                <w:sz w:val="18"/>
                <w:szCs w:val="18"/>
              </w:rPr>
            </w:pPr>
            <w:r>
              <w:rPr>
                <w:kern w:val="0"/>
                <w:sz w:val="18"/>
                <w:szCs w:val="18"/>
              </w:rPr>
              <w:t>7.543945</w:t>
            </w:r>
          </w:p>
        </w:tc>
        <w:tc>
          <w:tcPr>
            <w:tcW w:w="426" w:type="dxa"/>
            <w:tcBorders>
              <w:top w:val="nil"/>
              <w:left w:val="nil"/>
              <w:bottom w:val="single" w:color="auto" w:sz="4" w:space="0"/>
              <w:right w:val="single" w:color="auto" w:sz="4" w:space="0"/>
            </w:tcBorders>
            <w:vAlign w:val="center"/>
          </w:tcPr>
          <w:p w14:paraId="3A89A1B7">
            <w:pPr>
              <w:widowControl/>
              <w:tabs>
                <w:tab w:val="decimal" w:pos="0"/>
              </w:tabs>
              <w:ind w:firstLine="0" w:firstLineChars="0"/>
              <w:jc w:val="center"/>
              <w:rPr>
                <w:kern w:val="0"/>
                <w:sz w:val="18"/>
                <w:szCs w:val="18"/>
              </w:rPr>
            </w:pPr>
            <w:r>
              <w:rPr>
                <w:kern w:val="0"/>
                <w:sz w:val="18"/>
                <w:szCs w:val="18"/>
              </w:rPr>
              <w:t>7</w:t>
            </w:r>
          </w:p>
        </w:tc>
        <w:tc>
          <w:tcPr>
            <w:tcW w:w="813" w:type="dxa"/>
            <w:tcBorders>
              <w:top w:val="nil"/>
              <w:left w:val="nil"/>
              <w:bottom w:val="single" w:color="auto" w:sz="4" w:space="0"/>
              <w:right w:val="single" w:color="auto" w:sz="4" w:space="0"/>
            </w:tcBorders>
            <w:vAlign w:val="center"/>
          </w:tcPr>
          <w:p w14:paraId="615A9AB4">
            <w:pPr>
              <w:widowControl/>
              <w:tabs>
                <w:tab w:val="decimal" w:pos="0"/>
              </w:tabs>
              <w:ind w:firstLine="0" w:firstLineChars="0"/>
              <w:jc w:val="center"/>
              <w:rPr>
                <w:kern w:val="0"/>
                <w:sz w:val="18"/>
                <w:szCs w:val="18"/>
              </w:rPr>
            </w:pPr>
            <w:r>
              <w:rPr>
                <w:kern w:val="0"/>
                <w:sz w:val="18"/>
                <w:szCs w:val="18"/>
              </w:rPr>
              <w:t>437</w:t>
            </w:r>
          </w:p>
        </w:tc>
        <w:tc>
          <w:tcPr>
            <w:tcW w:w="1109" w:type="dxa"/>
            <w:tcBorders>
              <w:top w:val="nil"/>
              <w:left w:val="nil"/>
              <w:bottom w:val="single" w:color="auto" w:sz="4" w:space="0"/>
              <w:right w:val="single" w:color="auto" w:sz="4" w:space="0"/>
            </w:tcBorders>
            <w:vAlign w:val="center"/>
          </w:tcPr>
          <w:p w14:paraId="53FCC910">
            <w:pPr>
              <w:widowControl/>
              <w:tabs>
                <w:tab w:val="decimal" w:pos="0"/>
              </w:tabs>
              <w:ind w:firstLine="0" w:firstLineChars="0"/>
              <w:jc w:val="center"/>
              <w:rPr>
                <w:kern w:val="0"/>
                <w:sz w:val="18"/>
                <w:szCs w:val="18"/>
              </w:rPr>
            </w:pPr>
            <w:r>
              <w:rPr>
                <w:kern w:val="0"/>
                <w:sz w:val="18"/>
                <w:szCs w:val="18"/>
              </w:rPr>
              <w:t>10.668945</w:t>
            </w:r>
          </w:p>
        </w:tc>
        <w:tc>
          <w:tcPr>
            <w:tcW w:w="426" w:type="dxa"/>
            <w:tcBorders>
              <w:top w:val="nil"/>
              <w:left w:val="nil"/>
              <w:bottom w:val="single" w:color="auto" w:sz="4" w:space="0"/>
              <w:right w:val="single" w:color="auto" w:sz="4" w:space="0"/>
            </w:tcBorders>
            <w:vAlign w:val="center"/>
          </w:tcPr>
          <w:p w14:paraId="23337F8D">
            <w:pPr>
              <w:widowControl/>
              <w:tabs>
                <w:tab w:val="decimal" w:pos="0"/>
              </w:tabs>
              <w:ind w:firstLine="0" w:firstLineChars="0"/>
              <w:jc w:val="center"/>
              <w:rPr>
                <w:kern w:val="0"/>
                <w:sz w:val="18"/>
                <w:szCs w:val="18"/>
              </w:rPr>
            </w:pPr>
            <w:r>
              <w:rPr>
                <w:kern w:val="0"/>
                <w:sz w:val="18"/>
                <w:szCs w:val="18"/>
              </w:rPr>
              <w:t>6</w:t>
            </w:r>
          </w:p>
        </w:tc>
      </w:tr>
      <w:tr w14:paraId="153AC77A">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16062EA5">
            <w:pPr>
              <w:widowControl/>
              <w:tabs>
                <w:tab w:val="decimal" w:pos="0"/>
              </w:tabs>
              <w:ind w:firstLine="0" w:firstLineChars="0"/>
              <w:jc w:val="center"/>
              <w:rPr>
                <w:kern w:val="0"/>
                <w:sz w:val="18"/>
                <w:szCs w:val="18"/>
              </w:rPr>
            </w:pPr>
            <w:r>
              <w:rPr>
                <w:kern w:val="0"/>
                <w:sz w:val="18"/>
                <w:szCs w:val="18"/>
              </w:rPr>
              <w:t>54</w:t>
            </w:r>
          </w:p>
        </w:tc>
        <w:tc>
          <w:tcPr>
            <w:tcW w:w="1068" w:type="dxa"/>
            <w:tcBorders>
              <w:top w:val="nil"/>
              <w:left w:val="nil"/>
              <w:bottom w:val="single" w:color="auto" w:sz="4" w:space="0"/>
              <w:right w:val="single" w:color="auto" w:sz="4" w:space="0"/>
            </w:tcBorders>
            <w:vAlign w:val="center"/>
          </w:tcPr>
          <w:p w14:paraId="17F346F7">
            <w:pPr>
              <w:widowControl/>
              <w:tabs>
                <w:tab w:val="decimal" w:pos="0"/>
              </w:tabs>
              <w:ind w:firstLine="0" w:firstLineChars="0"/>
              <w:jc w:val="center"/>
              <w:rPr>
                <w:kern w:val="0"/>
                <w:sz w:val="18"/>
                <w:szCs w:val="18"/>
              </w:rPr>
            </w:pPr>
            <w:r>
              <w:rPr>
                <w:kern w:val="0"/>
                <w:sz w:val="18"/>
                <w:szCs w:val="18"/>
              </w:rPr>
              <w:t>1.318359</w:t>
            </w:r>
          </w:p>
        </w:tc>
        <w:tc>
          <w:tcPr>
            <w:tcW w:w="588" w:type="dxa"/>
            <w:tcBorders>
              <w:top w:val="nil"/>
              <w:left w:val="nil"/>
              <w:bottom w:val="single" w:color="auto" w:sz="4" w:space="0"/>
              <w:right w:val="single" w:color="auto" w:sz="4" w:space="0"/>
            </w:tcBorders>
            <w:vAlign w:val="center"/>
          </w:tcPr>
          <w:p w14:paraId="49CEF529">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0D581CC0">
            <w:pPr>
              <w:widowControl/>
              <w:tabs>
                <w:tab w:val="decimal" w:pos="0"/>
              </w:tabs>
              <w:ind w:firstLine="0" w:firstLineChars="0"/>
              <w:jc w:val="center"/>
              <w:rPr>
                <w:kern w:val="0"/>
                <w:sz w:val="18"/>
                <w:szCs w:val="18"/>
              </w:rPr>
            </w:pPr>
            <w:r>
              <w:rPr>
                <w:kern w:val="0"/>
                <w:sz w:val="18"/>
                <w:szCs w:val="18"/>
              </w:rPr>
              <w:t>182</w:t>
            </w:r>
          </w:p>
        </w:tc>
        <w:tc>
          <w:tcPr>
            <w:tcW w:w="1068" w:type="dxa"/>
            <w:tcBorders>
              <w:top w:val="nil"/>
              <w:left w:val="nil"/>
              <w:bottom w:val="single" w:color="auto" w:sz="4" w:space="0"/>
              <w:right w:val="single" w:color="auto" w:sz="4" w:space="0"/>
            </w:tcBorders>
            <w:vAlign w:val="center"/>
          </w:tcPr>
          <w:p w14:paraId="3C80AEA6">
            <w:pPr>
              <w:widowControl/>
              <w:tabs>
                <w:tab w:val="decimal" w:pos="0"/>
              </w:tabs>
              <w:ind w:firstLine="0" w:firstLineChars="0"/>
              <w:jc w:val="center"/>
              <w:rPr>
                <w:kern w:val="0"/>
                <w:sz w:val="18"/>
                <w:szCs w:val="18"/>
              </w:rPr>
            </w:pPr>
            <w:r>
              <w:rPr>
                <w:kern w:val="0"/>
                <w:sz w:val="18"/>
                <w:szCs w:val="18"/>
              </w:rPr>
              <w:t>4.443359</w:t>
            </w:r>
          </w:p>
        </w:tc>
        <w:tc>
          <w:tcPr>
            <w:tcW w:w="426" w:type="dxa"/>
            <w:tcBorders>
              <w:top w:val="nil"/>
              <w:left w:val="nil"/>
              <w:bottom w:val="single" w:color="auto" w:sz="4" w:space="0"/>
              <w:right w:val="single" w:color="auto" w:sz="4" w:space="0"/>
            </w:tcBorders>
            <w:vAlign w:val="center"/>
          </w:tcPr>
          <w:p w14:paraId="220EC8CC">
            <w:pPr>
              <w:widowControl/>
              <w:tabs>
                <w:tab w:val="decimal" w:pos="0"/>
              </w:tabs>
              <w:ind w:firstLine="0" w:firstLineChars="0"/>
              <w:jc w:val="center"/>
              <w:rPr>
                <w:kern w:val="0"/>
                <w:sz w:val="18"/>
                <w:szCs w:val="18"/>
              </w:rPr>
            </w:pPr>
            <w:r>
              <w:rPr>
                <w:kern w:val="0"/>
                <w:sz w:val="18"/>
                <w:szCs w:val="18"/>
              </w:rPr>
              <w:t>7</w:t>
            </w:r>
          </w:p>
        </w:tc>
        <w:tc>
          <w:tcPr>
            <w:tcW w:w="813" w:type="dxa"/>
            <w:tcBorders>
              <w:top w:val="nil"/>
              <w:left w:val="nil"/>
              <w:bottom w:val="single" w:color="auto" w:sz="4" w:space="0"/>
              <w:right w:val="single" w:color="auto" w:sz="4" w:space="0"/>
            </w:tcBorders>
            <w:vAlign w:val="center"/>
          </w:tcPr>
          <w:p w14:paraId="7ED12381">
            <w:pPr>
              <w:widowControl/>
              <w:tabs>
                <w:tab w:val="decimal" w:pos="0"/>
              </w:tabs>
              <w:ind w:firstLine="0" w:firstLineChars="0"/>
              <w:jc w:val="center"/>
              <w:rPr>
                <w:kern w:val="0"/>
                <w:sz w:val="18"/>
                <w:szCs w:val="18"/>
              </w:rPr>
            </w:pPr>
            <w:r>
              <w:rPr>
                <w:kern w:val="0"/>
                <w:sz w:val="18"/>
                <w:szCs w:val="18"/>
              </w:rPr>
              <w:t>310</w:t>
            </w:r>
          </w:p>
        </w:tc>
        <w:tc>
          <w:tcPr>
            <w:tcW w:w="1068" w:type="dxa"/>
            <w:tcBorders>
              <w:top w:val="nil"/>
              <w:left w:val="nil"/>
              <w:bottom w:val="single" w:color="auto" w:sz="4" w:space="0"/>
              <w:right w:val="single" w:color="auto" w:sz="4" w:space="0"/>
            </w:tcBorders>
            <w:vAlign w:val="center"/>
          </w:tcPr>
          <w:p w14:paraId="3B943FF2">
            <w:pPr>
              <w:widowControl/>
              <w:tabs>
                <w:tab w:val="decimal" w:pos="0"/>
              </w:tabs>
              <w:ind w:firstLine="0" w:firstLineChars="0"/>
              <w:jc w:val="center"/>
              <w:rPr>
                <w:kern w:val="0"/>
                <w:sz w:val="18"/>
                <w:szCs w:val="18"/>
              </w:rPr>
            </w:pPr>
            <w:r>
              <w:rPr>
                <w:kern w:val="0"/>
                <w:sz w:val="18"/>
                <w:szCs w:val="18"/>
              </w:rPr>
              <w:t>7.568359</w:t>
            </w:r>
          </w:p>
        </w:tc>
        <w:tc>
          <w:tcPr>
            <w:tcW w:w="426" w:type="dxa"/>
            <w:tcBorders>
              <w:top w:val="nil"/>
              <w:left w:val="nil"/>
              <w:bottom w:val="single" w:color="auto" w:sz="4" w:space="0"/>
              <w:right w:val="single" w:color="auto" w:sz="4" w:space="0"/>
            </w:tcBorders>
            <w:vAlign w:val="center"/>
          </w:tcPr>
          <w:p w14:paraId="21625628">
            <w:pPr>
              <w:widowControl/>
              <w:tabs>
                <w:tab w:val="decimal" w:pos="0"/>
              </w:tabs>
              <w:ind w:firstLine="0" w:firstLineChars="0"/>
              <w:jc w:val="center"/>
              <w:rPr>
                <w:kern w:val="0"/>
                <w:sz w:val="18"/>
                <w:szCs w:val="18"/>
              </w:rPr>
            </w:pPr>
            <w:r>
              <w:rPr>
                <w:kern w:val="0"/>
                <w:sz w:val="18"/>
                <w:szCs w:val="18"/>
              </w:rPr>
              <w:t>6</w:t>
            </w:r>
          </w:p>
        </w:tc>
        <w:tc>
          <w:tcPr>
            <w:tcW w:w="813" w:type="dxa"/>
            <w:tcBorders>
              <w:top w:val="nil"/>
              <w:left w:val="nil"/>
              <w:bottom w:val="single" w:color="auto" w:sz="4" w:space="0"/>
              <w:right w:val="single" w:color="auto" w:sz="4" w:space="0"/>
            </w:tcBorders>
            <w:vAlign w:val="center"/>
          </w:tcPr>
          <w:p w14:paraId="51F5070D">
            <w:pPr>
              <w:widowControl/>
              <w:tabs>
                <w:tab w:val="decimal" w:pos="0"/>
              </w:tabs>
              <w:ind w:firstLine="0" w:firstLineChars="0"/>
              <w:jc w:val="center"/>
              <w:rPr>
                <w:kern w:val="0"/>
                <w:sz w:val="18"/>
                <w:szCs w:val="18"/>
              </w:rPr>
            </w:pPr>
            <w:r>
              <w:rPr>
                <w:kern w:val="0"/>
                <w:sz w:val="18"/>
                <w:szCs w:val="18"/>
              </w:rPr>
              <w:t>438</w:t>
            </w:r>
          </w:p>
        </w:tc>
        <w:tc>
          <w:tcPr>
            <w:tcW w:w="1109" w:type="dxa"/>
            <w:tcBorders>
              <w:top w:val="nil"/>
              <w:left w:val="nil"/>
              <w:bottom w:val="single" w:color="auto" w:sz="4" w:space="0"/>
              <w:right w:val="single" w:color="auto" w:sz="4" w:space="0"/>
            </w:tcBorders>
            <w:vAlign w:val="center"/>
          </w:tcPr>
          <w:p w14:paraId="4DD76971">
            <w:pPr>
              <w:widowControl/>
              <w:tabs>
                <w:tab w:val="decimal" w:pos="0"/>
              </w:tabs>
              <w:ind w:firstLine="0" w:firstLineChars="0"/>
              <w:jc w:val="center"/>
              <w:rPr>
                <w:kern w:val="0"/>
                <w:sz w:val="18"/>
                <w:szCs w:val="18"/>
              </w:rPr>
            </w:pPr>
            <w:r>
              <w:rPr>
                <w:kern w:val="0"/>
                <w:sz w:val="18"/>
                <w:szCs w:val="18"/>
              </w:rPr>
              <w:t>10.693359</w:t>
            </w:r>
          </w:p>
        </w:tc>
        <w:tc>
          <w:tcPr>
            <w:tcW w:w="426" w:type="dxa"/>
            <w:tcBorders>
              <w:top w:val="nil"/>
              <w:left w:val="nil"/>
              <w:bottom w:val="single" w:color="auto" w:sz="4" w:space="0"/>
              <w:right w:val="single" w:color="auto" w:sz="4" w:space="0"/>
            </w:tcBorders>
            <w:vAlign w:val="center"/>
          </w:tcPr>
          <w:p w14:paraId="7B4481EE">
            <w:pPr>
              <w:widowControl/>
              <w:tabs>
                <w:tab w:val="decimal" w:pos="0"/>
              </w:tabs>
              <w:ind w:firstLine="0" w:firstLineChars="0"/>
              <w:jc w:val="center"/>
              <w:rPr>
                <w:kern w:val="0"/>
                <w:sz w:val="18"/>
                <w:szCs w:val="18"/>
              </w:rPr>
            </w:pPr>
            <w:r>
              <w:rPr>
                <w:kern w:val="0"/>
                <w:sz w:val="18"/>
                <w:szCs w:val="18"/>
              </w:rPr>
              <w:t>3</w:t>
            </w:r>
          </w:p>
        </w:tc>
      </w:tr>
      <w:tr w14:paraId="274046A5">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504299FD">
            <w:pPr>
              <w:widowControl/>
              <w:tabs>
                <w:tab w:val="decimal" w:pos="0"/>
              </w:tabs>
              <w:ind w:firstLine="0" w:firstLineChars="0"/>
              <w:jc w:val="center"/>
              <w:rPr>
                <w:kern w:val="0"/>
                <w:sz w:val="18"/>
                <w:szCs w:val="18"/>
              </w:rPr>
            </w:pPr>
            <w:r>
              <w:rPr>
                <w:kern w:val="0"/>
                <w:sz w:val="18"/>
                <w:szCs w:val="18"/>
              </w:rPr>
              <w:t>55</w:t>
            </w:r>
          </w:p>
        </w:tc>
        <w:tc>
          <w:tcPr>
            <w:tcW w:w="1068" w:type="dxa"/>
            <w:tcBorders>
              <w:top w:val="nil"/>
              <w:left w:val="nil"/>
              <w:bottom w:val="single" w:color="auto" w:sz="4" w:space="0"/>
              <w:right w:val="single" w:color="auto" w:sz="4" w:space="0"/>
            </w:tcBorders>
            <w:vAlign w:val="center"/>
          </w:tcPr>
          <w:p w14:paraId="17F60A99">
            <w:pPr>
              <w:widowControl/>
              <w:tabs>
                <w:tab w:val="decimal" w:pos="0"/>
              </w:tabs>
              <w:ind w:firstLine="0" w:firstLineChars="0"/>
              <w:jc w:val="center"/>
              <w:rPr>
                <w:kern w:val="0"/>
                <w:sz w:val="18"/>
                <w:szCs w:val="18"/>
              </w:rPr>
            </w:pPr>
            <w:r>
              <w:rPr>
                <w:kern w:val="0"/>
                <w:sz w:val="18"/>
                <w:szCs w:val="18"/>
              </w:rPr>
              <w:t>1.342773</w:t>
            </w:r>
          </w:p>
        </w:tc>
        <w:tc>
          <w:tcPr>
            <w:tcW w:w="588" w:type="dxa"/>
            <w:tcBorders>
              <w:top w:val="nil"/>
              <w:left w:val="nil"/>
              <w:bottom w:val="single" w:color="auto" w:sz="4" w:space="0"/>
              <w:right w:val="single" w:color="auto" w:sz="4" w:space="0"/>
            </w:tcBorders>
            <w:vAlign w:val="center"/>
          </w:tcPr>
          <w:p w14:paraId="020CB410">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04CAEDDD">
            <w:pPr>
              <w:widowControl/>
              <w:tabs>
                <w:tab w:val="decimal" w:pos="0"/>
              </w:tabs>
              <w:ind w:firstLine="0" w:firstLineChars="0"/>
              <w:jc w:val="center"/>
              <w:rPr>
                <w:kern w:val="0"/>
                <w:sz w:val="18"/>
                <w:szCs w:val="18"/>
              </w:rPr>
            </w:pPr>
            <w:r>
              <w:rPr>
                <w:kern w:val="0"/>
                <w:sz w:val="18"/>
                <w:szCs w:val="18"/>
              </w:rPr>
              <w:t>183</w:t>
            </w:r>
          </w:p>
        </w:tc>
        <w:tc>
          <w:tcPr>
            <w:tcW w:w="1068" w:type="dxa"/>
            <w:tcBorders>
              <w:top w:val="nil"/>
              <w:left w:val="nil"/>
              <w:bottom w:val="single" w:color="auto" w:sz="4" w:space="0"/>
              <w:right w:val="single" w:color="auto" w:sz="4" w:space="0"/>
            </w:tcBorders>
            <w:vAlign w:val="center"/>
          </w:tcPr>
          <w:p w14:paraId="3DFE1D78">
            <w:pPr>
              <w:widowControl/>
              <w:tabs>
                <w:tab w:val="decimal" w:pos="0"/>
              </w:tabs>
              <w:ind w:firstLine="0" w:firstLineChars="0"/>
              <w:jc w:val="center"/>
              <w:rPr>
                <w:kern w:val="0"/>
                <w:sz w:val="18"/>
                <w:szCs w:val="18"/>
              </w:rPr>
            </w:pPr>
            <w:r>
              <w:rPr>
                <w:kern w:val="0"/>
                <w:sz w:val="18"/>
                <w:szCs w:val="18"/>
              </w:rPr>
              <w:t>4.467773</w:t>
            </w:r>
          </w:p>
        </w:tc>
        <w:tc>
          <w:tcPr>
            <w:tcW w:w="426" w:type="dxa"/>
            <w:tcBorders>
              <w:top w:val="nil"/>
              <w:left w:val="nil"/>
              <w:bottom w:val="single" w:color="auto" w:sz="4" w:space="0"/>
              <w:right w:val="single" w:color="auto" w:sz="4" w:space="0"/>
            </w:tcBorders>
            <w:vAlign w:val="center"/>
          </w:tcPr>
          <w:p w14:paraId="45FFE56D">
            <w:pPr>
              <w:widowControl/>
              <w:tabs>
                <w:tab w:val="decimal" w:pos="0"/>
              </w:tabs>
              <w:ind w:firstLine="0" w:firstLineChars="0"/>
              <w:jc w:val="center"/>
              <w:rPr>
                <w:kern w:val="0"/>
                <w:sz w:val="18"/>
                <w:szCs w:val="18"/>
              </w:rPr>
            </w:pPr>
            <w:r>
              <w:rPr>
                <w:kern w:val="0"/>
                <w:sz w:val="18"/>
                <w:szCs w:val="18"/>
              </w:rPr>
              <w:t>6</w:t>
            </w:r>
          </w:p>
        </w:tc>
        <w:tc>
          <w:tcPr>
            <w:tcW w:w="813" w:type="dxa"/>
            <w:tcBorders>
              <w:top w:val="nil"/>
              <w:left w:val="nil"/>
              <w:bottom w:val="single" w:color="auto" w:sz="4" w:space="0"/>
              <w:right w:val="single" w:color="auto" w:sz="4" w:space="0"/>
            </w:tcBorders>
            <w:vAlign w:val="center"/>
          </w:tcPr>
          <w:p w14:paraId="2B78418F">
            <w:pPr>
              <w:widowControl/>
              <w:tabs>
                <w:tab w:val="decimal" w:pos="0"/>
              </w:tabs>
              <w:ind w:firstLine="0" w:firstLineChars="0"/>
              <w:jc w:val="center"/>
              <w:rPr>
                <w:kern w:val="0"/>
                <w:sz w:val="18"/>
                <w:szCs w:val="18"/>
              </w:rPr>
            </w:pPr>
            <w:r>
              <w:rPr>
                <w:kern w:val="0"/>
                <w:sz w:val="18"/>
                <w:szCs w:val="18"/>
              </w:rPr>
              <w:t>311</w:t>
            </w:r>
          </w:p>
        </w:tc>
        <w:tc>
          <w:tcPr>
            <w:tcW w:w="1068" w:type="dxa"/>
            <w:tcBorders>
              <w:top w:val="nil"/>
              <w:left w:val="nil"/>
              <w:bottom w:val="single" w:color="auto" w:sz="4" w:space="0"/>
              <w:right w:val="single" w:color="auto" w:sz="4" w:space="0"/>
            </w:tcBorders>
            <w:vAlign w:val="center"/>
          </w:tcPr>
          <w:p w14:paraId="1130FE5F">
            <w:pPr>
              <w:widowControl/>
              <w:tabs>
                <w:tab w:val="decimal" w:pos="0"/>
              </w:tabs>
              <w:ind w:firstLine="0" w:firstLineChars="0"/>
              <w:jc w:val="center"/>
              <w:rPr>
                <w:kern w:val="0"/>
                <w:sz w:val="18"/>
                <w:szCs w:val="18"/>
              </w:rPr>
            </w:pPr>
            <w:r>
              <w:rPr>
                <w:kern w:val="0"/>
                <w:sz w:val="18"/>
                <w:szCs w:val="18"/>
              </w:rPr>
              <w:t>7.592773</w:t>
            </w:r>
          </w:p>
        </w:tc>
        <w:tc>
          <w:tcPr>
            <w:tcW w:w="426" w:type="dxa"/>
            <w:tcBorders>
              <w:top w:val="nil"/>
              <w:left w:val="nil"/>
              <w:bottom w:val="single" w:color="auto" w:sz="4" w:space="0"/>
              <w:right w:val="single" w:color="auto" w:sz="4" w:space="0"/>
            </w:tcBorders>
            <w:vAlign w:val="center"/>
          </w:tcPr>
          <w:p w14:paraId="28CC77AA">
            <w:pPr>
              <w:widowControl/>
              <w:tabs>
                <w:tab w:val="decimal" w:pos="0"/>
              </w:tabs>
              <w:ind w:firstLine="0" w:firstLineChars="0"/>
              <w:jc w:val="center"/>
              <w:rPr>
                <w:kern w:val="0"/>
                <w:sz w:val="18"/>
                <w:szCs w:val="18"/>
              </w:rPr>
            </w:pPr>
            <w:r>
              <w:rPr>
                <w:kern w:val="0"/>
                <w:sz w:val="18"/>
                <w:szCs w:val="18"/>
              </w:rPr>
              <w:t>4</w:t>
            </w:r>
          </w:p>
        </w:tc>
        <w:tc>
          <w:tcPr>
            <w:tcW w:w="813" w:type="dxa"/>
            <w:tcBorders>
              <w:top w:val="nil"/>
              <w:left w:val="nil"/>
              <w:bottom w:val="single" w:color="auto" w:sz="4" w:space="0"/>
              <w:right w:val="single" w:color="auto" w:sz="4" w:space="0"/>
            </w:tcBorders>
            <w:vAlign w:val="center"/>
          </w:tcPr>
          <w:p w14:paraId="41AC6EB7">
            <w:pPr>
              <w:widowControl/>
              <w:tabs>
                <w:tab w:val="decimal" w:pos="0"/>
              </w:tabs>
              <w:ind w:firstLine="0" w:firstLineChars="0"/>
              <w:jc w:val="center"/>
              <w:rPr>
                <w:kern w:val="0"/>
                <w:sz w:val="18"/>
                <w:szCs w:val="18"/>
              </w:rPr>
            </w:pPr>
            <w:r>
              <w:rPr>
                <w:kern w:val="0"/>
                <w:sz w:val="18"/>
                <w:szCs w:val="18"/>
              </w:rPr>
              <w:t>439</w:t>
            </w:r>
          </w:p>
        </w:tc>
        <w:tc>
          <w:tcPr>
            <w:tcW w:w="1109" w:type="dxa"/>
            <w:tcBorders>
              <w:top w:val="nil"/>
              <w:left w:val="nil"/>
              <w:bottom w:val="single" w:color="auto" w:sz="4" w:space="0"/>
              <w:right w:val="single" w:color="auto" w:sz="4" w:space="0"/>
            </w:tcBorders>
            <w:vAlign w:val="center"/>
          </w:tcPr>
          <w:p w14:paraId="7937E579">
            <w:pPr>
              <w:widowControl/>
              <w:tabs>
                <w:tab w:val="decimal" w:pos="0"/>
              </w:tabs>
              <w:ind w:firstLine="0" w:firstLineChars="0"/>
              <w:jc w:val="center"/>
              <w:rPr>
                <w:kern w:val="0"/>
                <w:sz w:val="18"/>
                <w:szCs w:val="18"/>
              </w:rPr>
            </w:pPr>
            <w:r>
              <w:rPr>
                <w:kern w:val="0"/>
                <w:sz w:val="18"/>
                <w:szCs w:val="18"/>
              </w:rPr>
              <w:t>10.717773</w:t>
            </w:r>
          </w:p>
        </w:tc>
        <w:tc>
          <w:tcPr>
            <w:tcW w:w="426" w:type="dxa"/>
            <w:tcBorders>
              <w:top w:val="nil"/>
              <w:left w:val="nil"/>
              <w:bottom w:val="single" w:color="auto" w:sz="4" w:space="0"/>
              <w:right w:val="single" w:color="auto" w:sz="4" w:space="0"/>
            </w:tcBorders>
            <w:vAlign w:val="center"/>
          </w:tcPr>
          <w:p w14:paraId="5063901C">
            <w:pPr>
              <w:widowControl/>
              <w:tabs>
                <w:tab w:val="decimal" w:pos="0"/>
              </w:tabs>
              <w:ind w:firstLine="0" w:firstLineChars="0"/>
              <w:jc w:val="center"/>
              <w:rPr>
                <w:kern w:val="0"/>
                <w:sz w:val="18"/>
                <w:szCs w:val="18"/>
              </w:rPr>
            </w:pPr>
            <w:r>
              <w:rPr>
                <w:kern w:val="0"/>
                <w:sz w:val="18"/>
                <w:szCs w:val="18"/>
              </w:rPr>
              <w:t>1</w:t>
            </w:r>
          </w:p>
        </w:tc>
      </w:tr>
      <w:tr w14:paraId="78AB075E">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22A42FDE">
            <w:pPr>
              <w:widowControl/>
              <w:tabs>
                <w:tab w:val="decimal" w:pos="0"/>
              </w:tabs>
              <w:ind w:firstLine="0" w:firstLineChars="0"/>
              <w:jc w:val="center"/>
              <w:rPr>
                <w:kern w:val="0"/>
                <w:sz w:val="18"/>
                <w:szCs w:val="18"/>
              </w:rPr>
            </w:pPr>
            <w:r>
              <w:rPr>
                <w:kern w:val="0"/>
                <w:sz w:val="18"/>
                <w:szCs w:val="18"/>
              </w:rPr>
              <w:t>56</w:t>
            </w:r>
          </w:p>
        </w:tc>
        <w:tc>
          <w:tcPr>
            <w:tcW w:w="1068" w:type="dxa"/>
            <w:tcBorders>
              <w:top w:val="nil"/>
              <w:left w:val="nil"/>
              <w:bottom w:val="single" w:color="auto" w:sz="4" w:space="0"/>
              <w:right w:val="single" w:color="auto" w:sz="4" w:space="0"/>
            </w:tcBorders>
            <w:vAlign w:val="center"/>
          </w:tcPr>
          <w:p w14:paraId="09FA4BAC">
            <w:pPr>
              <w:widowControl/>
              <w:tabs>
                <w:tab w:val="decimal" w:pos="0"/>
              </w:tabs>
              <w:ind w:firstLine="0" w:firstLineChars="0"/>
              <w:jc w:val="center"/>
              <w:rPr>
                <w:kern w:val="0"/>
                <w:sz w:val="18"/>
                <w:szCs w:val="18"/>
              </w:rPr>
            </w:pPr>
            <w:r>
              <w:rPr>
                <w:kern w:val="0"/>
                <w:sz w:val="18"/>
                <w:szCs w:val="18"/>
              </w:rPr>
              <w:t>1.367188</w:t>
            </w:r>
          </w:p>
        </w:tc>
        <w:tc>
          <w:tcPr>
            <w:tcW w:w="588" w:type="dxa"/>
            <w:tcBorders>
              <w:top w:val="nil"/>
              <w:left w:val="nil"/>
              <w:bottom w:val="single" w:color="auto" w:sz="4" w:space="0"/>
              <w:right w:val="single" w:color="auto" w:sz="4" w:space="0"/>
            </w:tcBorders>
            <w:vAlign w:val="center"/>
          </w:tcPr>
          <w:p w14:paraId="4CBC2583">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36112B1E">
            <w:pPr>
              <w:widowControl/>
              <w:tabs>
                <w:tab w:val="decimal" w:pos="0"/>
              </w:tabs>
              <w:ind w:firstLine="0" w:firstLineChars="0"/>
              <w:jc w:val="center"/>
              <w:rPr>
                <w:kern w:val="0"/>
                <w:sz w:val="18"/>
                <w:szCs w:val="18"/>
              </w:rPr>
            </w:pPr>
            <w:r>
              <w:rPr>
                <w:kern w:val="0"/>
                <w:sz w:val="18"/>
                <w:szCs w:val="18"/>
              </w:rPr>
              <w:t>184</w:t>
            </w:r>
          </w:p>
        </w:tc>
        <w:tc>
          <w:tcPr>
            <w:tcW w:w="1068" w:type="dxa"/>
            <w:tcBorders>
              <w:top w:val="nil"/>
              <w:left w:val="nil"/>
              <w:bottom w:val="single" w:color="auto" w:sz="4" w:space="0"/>
              <w:right w:val="single" w:color="auto" w:sz="4" w:space="0"/>
            </w:tcBorders>
            <w:vAlign w:val="center"/>
          </w:tcPr>
          <w:p w14:paraId="1FD1F58D">
            <w:pPr>
              <w:widowControl/>
              <w:tabs>
                <w:tab w:val="decimal" w:pos="0"/>
              </w:tabs>
              <w:ind w:firstLine="0" w:firstLineChars="0"/>
              <w:jc w:val="center"/>
              <w:rPr>
                <w:kern w:val="0"/>
                <w:sz w:val="18"/>
                <w:szCs w:val="18"/>
              </w:rPr>
            </w:pPr>
            <w:r>
              <w:rPr>
                <w:kern w:val="0"/>
                <w:sz w:val="18"/>
                <w:szCs w:val="18"/>
              </w:rPr>
              <w:t>4.492188</w:t>
            </w:r>
          </w:p>
        </w:tc>
        <w:tc>
          <w:tcPr>
            <w:tcW w:w="426" w:type="dxa"/>
            <w:tcBorders>
              <w:top w:val="nil"/>
              <w:left w:val="nil"/>
              <w:bottom w:val="single" w:color="auto" w:sz="4" w:space="0"/>
              <w:right w:val="single" w:color="auto" w:sz="4" w:space="0"/>
            </w:tcBorders>
            <w:vAlign w:val="center"/>
          </w:tcPr>
          <w:p w14:paraId="585A56EF">
            <w:pPr>
              <w:widowControl/>
              <w:tabs>
                <w:tab w:val="decimal" w:pos="0"/>
              </w:tabs>
              <w:ind w:firstLine="0" w:firstLineChars="0"/>
              <w:jc w:val="center"/>
              <w:rPr>
                <w:kern w:val="0"/>
                <w:sz w:val="18"/>
                <w:szCs w:val="18"/>
              </w:rPr>
            </w:pPr>
            <w:r>
              <w:rPr>
                <w:kern w:val="0"/>
                <w:sz w:val="18"/>
                <w:szCs w:val="18"/>
              </w:rPr>
              <w:t>5</w:t>
            </w:r>
          </w:p>
        </w:tc>
        <w:tc>
          <w:tcPr>
            <w:tcW w:w="813" w:type="dxa"/>
            <w:tcBorders>
              <w:top w:val="nil"/>
              <w:left w:val="nil"/>
              <w:bottom w:val="single" w:color="auto" w:sz="4" w:space="0"/>
              <w:right w:val="single" w:color="auto" w:sz="4" w:space="0"/>
            </w:tcBorders>
            <w:vAlign w:val="center"/>
          </w:tcPr>
          <w:p w14:paraId="101AF470">
            <w:pPr>
              <w:widowControl/>
              <w:tabs>
                <w:tab w:val="decimal" w:pos="0"/>
              </w:tabs>
              <w:ind w:firstLine="0" w:firstLineChars="0"/>
              <w:jc w:val="center"/>
              <w:rPr>
                <w:kern w:val="0"/>
                <w:sz w:val="18"/>
                <w:szCs w:val="18"/>
              </w:rPr>
            </w:pPr>
            <w:r>
              <w:rPr>
                <w:kern w:val="0"/>
                <w:sz w:val="18"/>
                <w:szCs w:val="18"/>
              </w:rPr>
              <w:t>312</w:t>
            </w:r>
          </w:p>
        </w:tc>
        <w:tc>
          <w:tcPr>
            <w:tcW w:w="1068" w:type="dxa"/>
            <w:tcBorders>
              <w:top w:val="nil"/>
              <w:left w:val="nil"/>
              <w:bottom w:val="single" w:color="auto" w:sz="4" w:space="0"/>
              <w:right w:val="single" w:color="auto" w:sz="4" w:space="0"/>
            </w:tcBorders>
            <w:vAlign w:val="center"/>
          </w:tcPr>
          <w:p w14:paraId="26E9A493">
            <w:pPr>
              <w:widowControl/>
              <w:tabs>
                <w:tab w:val="decimal" w:pos="0"/>
              </w:tabs>
              <w:ind w:firstLine="0" w:firstLineChars="0"/>
              <w:jc w:val="center"/>
              <w:rPr>
                <w:kern w:val="0"/>
                <w:sz w:val="18"/>
                <w:szCs w:val="18"/>
              </w:rPr>
            </w:pPr>
            <w:r>
              <w:rPr>
                <w:kern w:val="0"/>
                <w:sz w:val="18"/>
                <w:szCs w:val="18"/>
              </w:rPr>
              <w:t>7.617188</w:t>
            </w:r>
          </w:p>
        </w:tc>
        <w:tc>
          <w:tcPr>
            <w:tcW w:w="426" w:type="dxa"/>
            <w:tcBorders>
              <w:top w:val="nil"/>
              <w:left w:val="nil"/>
              <w:bottom w:val="single" w:color="auto" w:sz="4" w:space="0"/>
              <w:right w:val="single" w:color="auto" w:sz="4" w:space="0"/>
            </w:tcBorders>
            <w:vAlign w:val="center"/>
          </w:tcPr>
          <w:p w14:paraId="2CB48440">
            <w:pPr>
              <w:widowControl/>
              <w:tabs>
                <w:tab w:val="decimal" w:pos="0"/>
              </w:tabs>
              <w:ind w:firstLine="0" w:firstLineChars="0"/>
              <w:jc w:val="center"/>
              <w:rPr>
                <w:kern w:val="0"/>
                <w:sz w:val="18"/>
                <w:szCs w:val="18"/>
              </w:rPr>
            </w:pPr>
            <w:r>
              <w:rPr>
                <w:kern w:val="0"/>
                <w:sz w:val="18"/>
                <w:szCs w:val="18"/>
              </w:rPr>
              <w:t>3</w:t>
            </w:r>
          </w:p>
        </w:tc>
        <w:tc>
          <w:tcPr>
            <w:tcW w:w="813" w:type="dxa"/>
            <w:tcBorders>
              <w:top w:val="nil"/>
              <w:left w:val="nil"/>
              <w:bottom w:val="single" w:color="auto" w:sz="4" w:space="0"/>
              <w:right w:val="single" w:color="auto" w:sz="4" w:space="0"/>
            </w:tcBorders>
            <w:vAlign w:val="center"/>
          </w:tcPr>
          <w:p w14:paraId="2FB89122">
            <w:pPr>
              <w:widowControl/>
              <w:tabs>
                <w:tab w:val="decimal" w:pos="0"/>
              </w:tabs>
              <w:ind w:firstLine="0" w:firstLineChars="0"/>
              <w:jc w:val="center"/>
              <w:rPr>
                <w:kern w:val="0"/>
                <w:sz w:val="18"/>
                <w:szCs w:val="18"/>
              </w:rPr>
            </w:pPr>
            <w:r>
              <w:rPr>
                <w:kern w:val="0"/>
                <w:sz w:val="18"/>
                <w:szCs w:val="18"/>
              </w:rPr>
              <w:t>440</w:t>
            </w:r>
          </w:p>
        </w:tc>
        <w:tc>
          <w:tcPr>
            <w:tcW w:w="1109" w:type="dxa"/>
            <w:tcBorders>
              <w:top w:val="nil"/>
              <w:left w:val="nil"/>
              <w:bottom w:val="single" w:color="auto" w:sz="4" w:space="0"/>
              <w:right w:val="single" w:color="auto" w:sz="4" w:space="0"/>
            </w:tcBorders>
            <w:vAlign w:val="center"/>
          </w:tcPr>
          <w:p w14:paraId="6521D53F">
            <w:pPr>
              <w:widowControl/>
              <w:tabs>
                <w:tab w:val="decimal" w:pos="0"/>
              </w:tabs>
              <w:ind w:firstLine="0" w:firstLineChars="0"/>
              <w:jc w:val="center"/>
              <w:rPr>
                <w:kern w:val="0"/>
                <w:sz w:val="18"/>
                <w:szCs w:val="18"/>
              </w:rPr>
            </w:pPr>
            <w:r>
              <w:rPr>
                <w:kern w:val="0"/>
                <w:sz w:val="18"/>
                <w:szCs w:val="18"/>
              </w:rPr>
              <w:t>10.742188</w:t>
            </w:r>
          </w:p>
        </w:tc>
        <w:tc>
          <w:tcPr>
            <w:tcW w:w="426" w:type="dxa"/>
            <w:tcBorders>
              <w:top w:val="nil"/>
              <w:left w:val="nil"/>
              <w:bottom w:val="single" w:color="auto" w:sz="4" w:space="0"/>
              <w:right w:val="single" w:color="auto" w:sz="4" w:space="0"/>
            </w:tcBorders>
            <w:vAlign w:val="center"/>
          </w:tcPr>
          <w:p w14:paraId="50A10E41">
            <w:pPr>
              <w:widowControl/>
              <w:tabs>
                <w:tab w:val="decimal" w:pos="0"/>
              </w:tabs>
              <w:ind w:firstLine="0" w:firstLineChars="0"/>
              <w:jc w:val="center"/>
              <w:rPr>
                <w:kern w:val="0"/>
                <w:sz w:val="18"/>
                <w:szCs w:val="18"/>
              </w:rPr>
            </w:pPr>
            <w:r>
              <w:rPr>
                <w:kern w:val="0"/>
                <w:sz w:val="18"/>
                <w:szCs w:val="18"/>
              </w:rPr>
              <w:t>6</w:t>
            </w:r>
          </w:p>
        </w:tc>
      </w:tr>
      <w:tr w14:paraId="39BFEAB1">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76D1BBB4">
            <w:pPr>
              <w:widowControl/>
              <w:tabs>
                <w:tab w:val="decimal" w:pos="0"/>
              </w:tabs>
              <w:ind w:firstLine="0" w:firstLineChars="0"/>
              <w:jc w:val="center"/>
              <w:rPr>
                <w:kern w:val="0"/>
                <w:sz w:val="18"/>
                <w:szCs w:val="18"/>
              </w:rPr>
            </w:pPr>
            <w:r>
              <w:rPr>
                <w:kern w:val="0"/>
                <w:sz w:val="18"/>
                <w:szCs w:val="18"/>
              </w:rPr>
              <w:t>57</w:t>
            </w:r>
          </w:p>
        </w:tc>
        <w:tc>
          <w:tcPr>
            <w:tcW w:w="1068" w:type="dxa"/>
            <w:tcBorders>
              <w:top w:val="nil"/>
              <w:left w:val="nil"/>
              <w:bottom w:val="single" w:color="auto" w:sz="4" w:space="0"/>
              <w:right w:val="single" w:color="auto" w:sz="4" w:space="0"/>
            </w:tcBorders>
            <w:vAlign w:val="center"/>
          </w:tcPr>
          <w:p w14:paraId="1D80347D">
            <w:pPr>
              <w:widowControl/>
              <w:tabs>
                <w:tab w:val="decimal" w:pos="0"/>
              </w:tabs>
              <w:ind w:firstLine="0" w:firstLineChars="0"/>
              <w:jc w:val="center"/>
              <w:rPr>
                <w:kern w:val="0"/>
                <w:sz w:val="18"/>
                <w:szCs w:val="18"/>
              </w:rPr>
            </w:pPr>
            <w:r>
              <w:rPr>
                <w:kern w:val="0"/>
                <w:sz w:val="18"/>
                <w:szCs w:val="18"/>
              </w:rPr>
              <w:t>1.391602</w:t>
            </w:r>
          </w:p>
        </w:tc>
        <w:tc>
          <w:tcPr>
            <w:tcW w:w="588" w:type="dxa"/>
            <w:tcBorders>
              <w:top w:val="nil"/>
              <w:left w:val="nil"/>
              <w:bottom w:val="single" w:color="auto" w:sz="4" w:space="0"/>
              <w:right w:val="single" w:color="auto" w:sz="4" w:space="0"/>
            </w:tcBorders>
            <w:vAlign w:val="center"/>
          </w:tcPr>
          <w:p w14:paraId="003BE734">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201CC16E">
            <w:pPr>
              <w:widowControl/>
              <w:tabs>
                <w:tab w:val="decimal" w:pos="0"/>
              </w:tabs>
              <w:ind w:firstLine="0" w:firstLineChars="0"/>
              <w:jc w:val="center"/>
              <w:rPr>
                <w:kern w:val="0"/>
                <w:sz w:val="18"/>
                <w:szCs w:val="18"/>
              </w:rPr>
            </w:pPr>
            <w:r>
              <w:rPr>
                <w:kern w:val="0"/>
                <w:sz w:val="18"/>
                <w:szCs w:val="18"/>
              </w:rPr>
              <w:t>185</w:t>
            </w:r>
          </w:p>
        </w:tc>
        <w:tc>
          <w:tcPr>
            <w:tcW w:w="1068" w:type="dxa"/>
            <w:tcBorders>
              <w:top w:val="nil"/>
              <w:left w:val="nil"/>
              <w:bottom w:val="single" w:color="auto" w:sz="4" w:space="0"/>
              <w:right w:val="single" w:color="auto" w:sz="4" w:space="0"/>
            </w:tcBorders>
            <w:vAlign w:val="center"/>
          </w:tcPr>
          <w:p w14:paraId="4D9FF89E">
            <w:pPr>
              <w:widowControl/>
              <w:tabs>
                <w:tab w:val="decimal" w:pos="0"/>
              </w:tabs>
              <w:ind w:firstLine="0" w:firstLineChars="0"/>
              <w:jc w:val="center"/>
              <w:rPr>
                <w:kern w:val="0"/>
                <w:sz w:val="18"/>
                <w:szCs w:val="18"/>
              </w:rPr>
            </w:pPr>
            <w:r>
              <w:rPr>
                <w:kern w:val="0"/>
                <w:sz w:val="18"/>
                <w:szCs w:val="18"/>
              </w:rPr>
              <w:t>4.516602</w:t>
            </w:r>
          </w:p>
        </w:tc>
        <w:tc>
          <w:tcPr>
            <w:tcW w:w="426" w:type="dxa"/>
            <w:tcBorders>
              <w:top w:val="nil"/>
              <w:left w:val="nil"/>
              <w:bottom w:val="single" w:color="auto" w:sz="4" w:space="0"/>
              <w:right w:val="single" w:color="auto" w:sz="4" w:space="0"/>
            </w:tcBorders>
            <w:vAlign w:val="center"/>
          </w:tcPr>
          <w:p w14:paraId="7DB5BD83">
            <w:pPr>
              <w:widowControl/>
              <w:tabs>
                <w:tab w:val="decimal" w:pos="0"/>
              </w:tabs>
              <w:ind w:firstLine="0" w:firstLineChars="0"/>
              <w:jc w:val="center"/>
              <w:rPr>
                <w:kern w:val="0"/>
                <w:sz w:val="18"/>
                <w:szCs w:val="18"/>
              </w:rPr>
            </w:pPr>
            <w:r>
              <w:rPr>
                <w:kern w:val="0"/>
                <w:sz w:val="18"/>
                <w:szCs w:val="18"/>
              </w:rPr>
              <w:t>4</w:t>
            </w:r>
          </w:p>
        </w:tc>
        <w:tc>
          <w:tcPr>
            <w:tcW w:w="813" w:type="dxa"/>
            <w:tcBorders>
              <w:top w:val="nil"/>
              <w:left w:val="nil"/>
              <w:bottom w:val="single" w:color="auto" w:sz="4" w:space="0"/>
              <w:right w:val="single" w:color="auto" w:sz="4" w:space="0"/>
            </w:tcBorders>
            <w:vAlign w:val="center"/>
          </w:tcPr>
          <w:p w14:paraId="1E58A88B">
            <w:pPr>
              <w:widowControl/>
              <w:tabs>
                <w:tab w:val="decimal" w:pos="0"/>
              </w:tabs>
              <w:ind w:firstLine="0" w:firstLineChars="0"/>
              <w:jc w:val="center"/>
              <w:rPr>
                <w:kern w:val="0"/>
                <w:sz w:val="18"/>
                <w:szCs w:val="18"/>
              </w:rPr>
            </w:pPr>
            <w:r>
              <w:rPr>
                <w:kern w:val="0"/>
                <w:sz w:val="18"/>
                <w:szCs w:val="18"/>
              </w:rPr>
              <w:t>313</w:t>
            </w:r>
          </w:p>
        </w:tc>
        <w:tc>
          <w:tcPr>
            <w:tcW w:w="1068" w:type="dxa"/>
            <w:tcBorders>
              <w:top w:val="nil"/>
              <w:left w:val="nil"/>
              <w:bottom w:val="single" w:color="auto" w:sz="4" w:space="0"/>
              <w:right w:val="single" w:color="auto" w:sz="4" w:space="0"/>
            </w:tcBorders>
            <w:vAlign w:val="center"/>
          </w:tcPr>
          <w:p w14:paraId="638E1182">
            <w:pPr>
              <w:widowControl/>
              <w:tabs>
                <w:tab w:val="decimal" w:pos="0"/>
              </w:tabs>
              <w:ind w:firstLine="0" w:firstLineChars="0"/>
              <w:jc w:val="center"/>
              <w:rPr>
                <w:kern w:val="0"/>
                <w:sz w:val="18"/>
                <w:szCs w:val="18"/>
              </w:rPr>
            </w:pPr>
            <w:r>
              <w:rPr>
                <w:kern w:val="0"/>
                <w:sz w:val="18"/>
                <w:szCs w:val="18"/>
              </w:rPr>
              <w:t>7.641602</w:t>
            </w:r>
          </w:p>
        </w:tc>
        <w:tc>
          <w:tcPr>
            <w:tcW w:w="426" w:type="dxa"/>
            <w:tcBorders>
              <w:top w:val="nil"/>
              <w:left w:val="nil"/>
              <w:bottom w:val="single" w:color="auto" w:sz="4" w:space="0"/>
              <w:right w:val="single" w:color="auto" w:sz="4" w:space="0"/>
            </w:tcBorders>
            <w:vAlign w:val="center"/>
          </w:tcPr>
          <w:p w14:paraId="3755438A">
            <w:pPr>
              <w:widowControl/>
              <w:tabs>
                <w:tab w:val="decimal" w:pos="0"/>
              </w:tabs>
              <w:ind w:firstLine="0" w:firstLineChars="0"/>
              <w:jc w:val="center"/>
              <w:rPr>
                <w:kern w:val="0"/>
                <w:sz w:val="18"/>
                <w:szCs w:val="18"/>
              </w:rPr>
            </w:pPr>
            <w:r>
              <w:rPr>
                <w:kern w:val="0"/>
                <w:sz w:val="18"/>
                <w:szCs w:val="18"/>
              </w:rPr>
              <w:t>1</w:t>
            </w:r>
          </w:p>
        </w:tc>
        <w:tc>
          <w:tcPr>
            <w:tcW w:w="813" w:type="dxa"/>
            <w:tcBorders>
              <w:top w:val="nil"/>
              <w:left w:val="nil"/>
              <w:bottom w:val="single" w:color="auto" w:sz="4" w:space="0"/>
              <w:right w:val="single" w:color="auto" w:sz="4" w:space="0"/>
            </w:tcBorders>
            <w:vAlign w:val="center"/>
          </w:tcPr>
          <w:p w14:paraId="15C4AD10">
            <w:pPr>
              <w:widowControl/>
              <w:tabs>
                <w:tab w:val="decimal" w:pos="0"/>
              </w:tabs>
              <w:ind w:firstLine="0" w:firstLineChars="0"/>
              <w:jc w:val="center"/>
              <w:rPr>
                <w:kern w:val="0"/>
                <w:sz w:val="18"/>
                <w:szCs w:val="18"/>
              </w:rPr>
            </w:pPr>
            <w:r>
              <w:rPr>
                <w:kern w:val="0"/>
                <w:sz w:val="18"/>
                <w:szCs w:val="18"/>
              </w:rPr>
              <w:t>441</w:t>
            </w:r>
          </w:p>
        </w:tc>
        <w:tc>
          <w:tcPr>
            <w:tcW w:w="1109" w:type="dxa"/>
            <w:tcBorders>
              <w:top w:val="nil"/>
              <w:left w:val="nil"/>
              <w:bottom w:val="single" w:color="auto" w:sz="4" w:space="0"/>
              <w:right w:val="single" w:color="auto" w:sz="4" w:space="0"/>
            </w:tcBorders>
            <w:vAlign w:val="center"/>
          </w:tcPr>
          <w:p w14:paraId="1E4A8DA0">
            <w:pPr>
              <w:widowControl/>
              <w:tabs>
                <w:tab w:val="decimal" w:pos="0"/>
              </w:tabs>
              <w:ind w:firstLine="0" w:firstLineChars="0"/>
              <w:jc w:val="center"/>
              <w:rPr>
                <w:kern w:val="0"/>
                <w:sz w:val="18"/>
                <w:szCs w:val="18"/>
              </w:rPr>
            </w:pPr>
            <w:r>
              <w:rPr>
                <w:kern w:val="0"/>
                <w:sz w:val="18"/>
                <w:szCs w:val="18"/>
              </w:rPr>
              <w:t>10.766602</w:t>
            </w:r>
          </w:p>
        </w:tc>
        <w:tc>
          <w:tcPr>
            <w:tcW w:w="426" w:type="dxa"/>
            <w:tcBorders>
              <w:top w:val="nil"/>
              <w:left w:val="nil"/>
              <w:bottom w:val="single" w:color="auto" w:sz="4" w:space="0"/>
              <w:right w:val="single" w:color="auto" w:sz="4" w:space="0"/>
            </w:tcBorders>
            <w:vAlign w:val="center"/>
          </w:tcPr>
          <w:p w14:paraId="6FCA96E5">
            <w:pPr>
              <w:widowControl/>
              <w:tabs>
                <w:tab w:val="decimal" w:pos="0"/>
              </w:tabs>
              <w:ind w:firstLine="0" w:firstLineChars="0"/>
              <w:jc w:val="center"/>
              <w:rPr>
                <w:kern w:val="0"/>
                <w:sz w:val="18"/>
                <w:szCs w:val="18"/>
              </w:rPr>
            </w:pPr>
            <w:r>
              <w:rPr>
                <w:kern w:val="0"/>
                <w:sz w:val="18"/>
                <w:szCs w:val="18"/>
              </w:rPr>
              <w:t>4</w:t>
            </w:r>
          </w:p>
        </w:tc>
      </w:tr>
      <w:tr w14:paraId="1E597DD6">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76F021A9">
            <w:pPr>
              <w:widowControl/>
              <w:tabs>
                <w:tab w:val="decimal" w:pos="0"/>
              </w:tabs>
              <w:ind w:firstLine="0" w:firstLineChars="0"/>
              <w:jc w:val="center"/>
              <w:rPr>
                <w:kern w:val="0"/>
                <w:sz w:val="18"/>
                <w:szCs w:val="18"/>
              </w:rPr>
            </w:pPr>
            <w:r>
              <w:rPr>
                <w:kern w:val="0"/>
                <w:sz w:val="18"/>
                <w:szCs w:val="18"/>
              </w:rPr>
              <w:t>58</w:t>
            </w:r>
          </w:p>
        </w:tc>
        <w:tc>
          <w:tcPr>
            <w:tcW w:w="1068" w:type="dxa"/>
            <w:tcBorders>
              <w:top w:val="nil"/>
              <w:left w:val="nil"/>
              <w:bottom w:val="single" w:color="auto" w:sz="4" w:space="0"/>
              <w:right w:val="single" w:color="auto" w:sz="4" w:space="0"/>
            </w:tcBorders>
            <w:vAlign w:val="center"/>
          </w:tcPr>
          <w:p w14:paraId="00CB6EF9">
            <w:pPr>
              <w:widowControl/>
              <w:tabs>
                <w:tab w:val="decimal" w:pos="0"/>
              </w:tabs>
              <w:ind w:firstLine="0" w:firstLineChars="0"/>
              <w:jc w:val="center"/>
              <w:rPr>
                <w:kern w:val="0"/>
                <w:sz w:val="18"/>
                <w:szCs w:val="18"/>
              </w:rPr>
            </w:pPr>
            <w:r>
              <w:rPr>
                <w:kern w:val="0"/>
                <w:sz w:val="18"/>
                <w:szCs w:val="18"/>
              </w:rPr>
              <w:t>1.416016</w:t>
            </w:r>
          </w:p>
        </w:tc>
        <w:tc>
          <w:tcPr>
            <w:tcW w:w="588" w:type="dxa"/>
            <w:tcBorders>
              <w:top w:val="nil"/>
              <w:left w:val="nil"/>
              <w:bottom w:val="single" w:color="auto" w:sz="4" w:space="0"/>
              <w:right w:val="single" w:color="auto" w:sz="4" w:space="0"/>
            </w:tcBorders>
            <w:vAlign w:val="center"/>
          </w:tcPr>
          <w:p w14:paraId="1A92FB76">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2440065E">
            <w:pPr>
              <w:widowControl/>
              <w:tabs>
                <w:tab w:val="decimal" w:pos="0"/>
              </w:tabs>
              <w:ind w:firstLine="0" w:firstLineChars="0"/>
              <w:jc w:val="center"/>
              <w:rPr>
                <w:kern w:val="0"/>
                <w:sz w:val="18"/>
                <w:szCs w:val="18"/>
              </w:rPr>
            </w:pPr>
            <w:r>
              <w:rPr>
                <w:kern w:val="0"/>
                <w:sz w:val="18"/>
                <w:szCs w:val="18"/>
              </w:rPr>
              <w:t>186</w:t>
            </w:r>
          </w:p>
        </w:tc>
        <w:tc>
          <w:tcPr>
            <w:tcW w:w="1068" w:type="dxa"/>
            <w:tcBorders>
              <w:top w:val="nil"/>
              <w:left w:val="nil"/>
              <w:bottom w:val="single" w:color="auto" w:sz="4" w:space="0"/>
              <w:right w:val="single" w:color="auto" w:sz="4" w:space="0"/>
            </w:tcBorders>
            <w:vAlign w:val="center"/>
          </w:tcPr>
          <w:p w14:paraId="7F794CCA">
            <w:pPr>
              <w:widowControl/>
              <w:tabs>
                <w:tab w:val="decimal" w:pos="0"/>
              </w:tabs>
              <w:ind w:firstLine="0" w:firstLineChars="0"/>
              <w:jc w:val="center"/>
              <w:rPr>
                <w:kern w:val="0"/>
                <w:sz w:val="18"/>
                <w:szCs w:val="18"/>
              </w:rPr>
            </w:pPr>
            <w:r>
              <w:rPr>
                <w:kern w:val="0"/>
                <w:sz w:val="18"/>
                <w:szCs w:val="18"/>
              </w:rPr>
              <w:t>4.541016</w:t>
            </w:r>
          </w:p>
        </w:tc>
        <w:tc>
          <w:tcPr>
            <w:tcW w:w="426" w:type="dxa"/>
            <w:tcBorders>
              <w:top w:val="nil"/>
              <w:left w:val="nil"/>
              <w:bottom w:val="single" w:color="auto" w:sz="4" w:space="0"/>
              <w:right w:val="single" w:color="auto" w:sz="4" w:space="0"/>
            </w:tcBorders>
            <w:vAlign w:val="center"/>
          </w:tcPr>
          <w:p w14:paraId="509554BD">
            <w:pPr>
              <w:widowControl/>
              <w:tabs>
                <w:tab w:val="decimal" w:pos="0"/>
              </w:tabs>
              <w:ind w:firstLine="0" w:firstLineChars="0"/>
              <w:jc w:val="center"/>
              <w:rPr>
                <w:kern w:val="0"/>
                <w:sz w:val="18"/>
                <w:szCs w:val="18"/>
              </w:rPr>
            </w:pPr>
            <w:r>
              <w:rPr>
                <w:kern w:val="0"/>
                <w:sz w:val="18"/>
                <w:szCs w:val="18"/>
              </w:rPr>
              <w:t>4</w:t>
            </w:r>
          </w:p>
        </w:tc>
        <w:tc>
          <w:tcPr>
            <w:tcW w:w="813" w:type="dxa"/>
            <w:tcBorders>
              <w:top w:val="nil"/>
              <w:left w:val="nil"/>
              <w:bottom w:val="single" w:color="auto" w:sz="4" w:space="0"/>
              <w:right w:val="single" w:color="auto" w:sz="4" w:space="0"/>
            </w:tcBorders>
            <w:vAlign w:val="center"/>
          </w:tcPr>
          <w:p w14:paraId="5B13561E">
            <w:pPr>
              <w:widowControl/>
              <w:tabs>
                <w:tab w:val="decimal" w:pos="0"/>
              </w:tabs>
              <w:ind w:firstLine="0" w:firstLineChars="0"/>
              <w:jc w:val="center"/>
              <w:rPr>
                <w:kern w:val="0"/>
                <w:sz w:val="18"/>
                <w:szCs w:val="18"/>
              </w:rPr>
            </w:pPr>
            <w:r>
              <w:rPr>
                <w:kern w:val="0"/>
                <w:sz w:val="18"/>
                <w:szCs w:val="18"/>
              </w:rPr>
              <w:t>314</w:t>
            </w:r>
          </w:p>
        </w:tc>
        <w:tc>
          <w:tcPr>
            <w:tcW w:w="1068" w:type="dxa"/>
            <w:tcBorders>
              <w:top w:val="nil"/>
              <w:left w:val="nil"/>
              <w:bottom w:val="single" w:color="auto" w:sz="4" w:space="0"/>
              <w:right w:val="single" w:color="auto" w:sz="4" w:space="0"/>
            </w:tcBorders>
            <w:vAlign w:val="center"/>
          </w:tcPr>
          <w:p w14:paraId="4379CB52">
            <w:pPr>
              <w:widowControl/>
              <w:tabs>
                <w:tab w:val="decimal" w:pos="0"/>
              </w:tabs>
              <w:ind w:firstLine="0" w:firstLineChars="0"/>
              <w:jc w:val="center"/>
              <w:rPr>
                <w:kern w:val="0"/>
                <w:sz w:val="18"/>
                <w:szCs w:val="18"/>
              </w:rPr>
            </w:pPr>
            <w:r>
              <w:rPr>
                <w:kern w:val="0"/>
                <w:sz w:val="18"/>
                <w:szCs w:val="18"/>
              </w:rPr>
              <w:t>7.666016</w:t>
            </w:r>
          </w:p>
        </w:tc>
        <w:tc>
          <w:tcPr>
            <w:tcW w:w="426" w:type="dxa"/>
            <w:tcBorders>
              <w:top w:val="nil"/>
              <w:left w:val="nil"/>
              <w:bottom w:val="single" w:color="auto" w:sz="4" w:space="0"/>
              <w:right w:val="single" w:color="auto" w:sz="4" w:space="0"/>
            </w:tcBorders>
            <w:vAlign w:val="center"/>
          </w:tcPr>
          <w:p w14:paraId="50712749">
            <w:pPr>
              <w:widowControl/>
              <w:tabs>
                <w:tab w:val="decimal" w:pos="0"/>
              </w:tabs>
              <w:ind w:firstLine="0" w:firstLineChars="0"/>
              <w:jc w:val="center"/>
              <w:rPr>
                <w:kern w:val="0"/>
                <w:sz w:val="18"/>
                <w:szCs w:val="18"/>
              </w:rPr>
            </w:pPr>
            <w:r>
              <w:rPr>
                <w:kern w:val="0"/>
                <w:sz w:val="18"/>
                <w:szCs w:val="18"/>
              </w:rPr>
              <w:t>7</w:t>
            </w:r>
          </w:p>
        </w:tc>
        <w:tc>
          <w:tcPr>
            <w:tcW w:w="813" w:type="dxa"/>
            <w:tcBorders>
              <w:top w:val="nil"/>
              <w:left w:val="nil"/>
              <w:bottom w:val="single" w:color="auto" w:sz="4" w:space="0"/>
              <w:right w:val="single" w:color="auto" w:sz="4" w:space="0"/>
            </w:tcBorders>
            <w:vAlign w:val="center"/>
          </w:tcPr>
          <w:p w14:paraId="3EE34610">
            <w:pPr>
              <w:widowControl/>
              <w:tabs>
                <w:tab w:val="decimal" w:pos="0"/>
              </w:tabs>
              <w:ind w:firstLine="0" w:firstLineChars="0"/>
              <w:jc w:val="center"/>
              <w:rPr>
                <w:kern w:val="0"/>
                <w:sz w:val="18"/>
                <w:szCs w:val="18"/>
              </w:rPr>
            </w:pPr>
            <w:r>
              <w:rPr>
                <w:kern w:val="0"/>
                <w:sz w:val="18"/>
                <w:szCs w:val="18"/>
              </w:rPr>
              <w:t>442</w:t>
            </w:r>
          </w:p>
        </w:tc>
        <w:tc>
          <w:tcPr>
            <w:tcW w:w="1109" w:type="dxa"/>
            <w:tcBorders>
              <w:top w:val="nil"/>
              <w:left w:val="nil"/>
              <w:bottom w:val="single" w:color="auto" w:sz="4" w:space="0"/>
              <w:right w:val="single" w:color="auto" w:sz="4" w:space="0"/>
            </w:tcBorders>
            <w:vAlign w:val="center"/>
          </w:tcPr>
          <w:p w14:paraId="7134649C">
            <w:pPr>
              <w:widowControl/>
              <w:tabs>
                <w:tab w:val="decimal" w:pos="0"/>
              </w:tabs>
              <w:ind w:firstLine="0" w:firstLineChars="0"/>
              <w:jc w:val="center"/>
              <w:rPr>
                <w:kern w:val="0"/>
                <w:sz w:val="18"/>
                <w:szCs w:val="18"/>
              </w:rPr>
            </w:pPr>
            <w:r>
              <w:rPr>
                <w:kern w:val="0"/>
                <w:sz w:val="18"/>
                <w:szCs w:val="18"/>
              </w:rPr>
              <w:t>10.791016</w:t>
            </w:r>
          </w:p>
        </w:tc>
        <w:tc>
          <w:tcPr>
            <w:tcW w:w="426" w:type="dxa"/>
            <w:tcBorders>
              <w:top w:val="nil"/>
              <w:left w:val="nil"/>
              <w:bottom w:val="single" w:color="auto" w:sz="4" w:space="0"/>
              <w:right w:val="single" w:color="auto" w:sz="4" w:space="0"/>
            </w:tcBorders>
            <w:vAlign w:val="center"/>
          </w:tcPr>
          <w:p w14:paraId="4970149B">
            <w:pPr>
              <w:widowControl/>
              <w:tabs>
                <w:tab w:val="decimal" w:pos="0"/>
              </w:tabs>
              <w:ind w:firstLine="0" w:firstLineChars="0"/>
              <w:jc w:val="center"/>
              <w:rPr>
                <w:kern w:val="0"/>
                <w:sz w:val="18"/>
                <w:szCs w:val="18"/>
              </w:rPr>
            </w:pPr>
            <w:r>
              <w:rPr>
                <w:kern w:val="0"/>
                <w:sz w:val="18"/>
                <w:szCs w:val="18"/>
              </w:rPr>
              <w:t>1</w:t>
            </w:r>
          </w:p>
        </w:tc>
      </w:tr>
      <w:tr w14:paraId="73C3DDCA">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5A36554A">
            <w:pPr>
              <w:widowControl/>
              <w:tabs>
                <w:tab w:val="decimal" w:pos="0"/>
              </w:tabs>
              <w:ind w:firstLine="0" w:firstLineChars="0"/>
              <w:jc w:val="center"/>
              <w:rPr>
                <w:kern w:val="0"/>
                <w:sz w:val="18"/>
                <w:szCs w:val="18"/>
              </w:rPr>
            </w:pPr>
            <w:r>
              <w:rPr>
                <w:kern w:val="0"/>
                <w:sz w:val="18"/>
                <w:szCs w:val="18"/>
              </w:rPr>
              <w:t>59</w:t>
            </w:r>
          </w:p>
        </w:tc>
        <w:tc>
          <w:tcPr>
            <w:tcW w:w="1068" w:type="dxa"/>
            <w:tcBorders>
              <w:top w:val="nil"/>
              <w:left w:val="nil"/>
              <w:bottom w:val="single" w:color="auto" w:sz="4" w:space="0"/>
              <w:right w:val="single" w:color="auto" w:sz="4" w:space="0"/>
            </w:tcBorders>
            <w:vAlign w:val="center"/>
          </w:tcPr>
          <w:p w14:paraId="5D3ED4D9">
            <w:pPr>
              <w:widowControl/>
              <w:tabs>
                <w:tab w:val="decimal" w:pos="0"/>
              </w:tabs>
              <w:ind w:firstLine="0" w:firstLineChars="0"/>
              <w:jc w:val="center"/>
              <w:rPr>
                <w:kern w:val="0"/>
                <w:sz w:val="18"/>
                <w:szCs w:val="18"/>
              </w:rPr>
            </w:pPr>
            <w:r>
              <w:rPr>
                <w:kern w:val="0"/>
                <w:sz w:val="18"/>
                <w:szCs w:val="18"/>
              </w:rPr>
              <w:t>1.440430</w:t>
            </w:r>
          </w:p>
        </w:tc>
        <w:tc>
          <w:tcPr>
            <w:tcW w:w="588" w:type="dxa"/>
            <w:tcBorders>
              <w:top w:val="nil"/>
              <w:left w:val="nil"/>
              <w:bottom w:val="single" w:color="auto" w:sz="4" w:space="0"/>
              <w:right w:val="single" w:color="auto" w:sz="4" w:space="0"/>
            </w:tcBorders>
            <w:vAlign w:val="center"/>
          </w:tcPr>
          <w:p w14:paraId="6BC4841B">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1E6CD512">
            <w:pPr>
              <w:widowControl/>
              <w:tabs>
                <w:tab w:val="decimal" w:pos="0"/>
              </w:tabs>
              <w:ind w:firstLine="0" w:firstLineChars="0"/>
              <w:jc w:val="center"/>
              <w:rPr>
                <w:kern w:val="0"/>
                <w:sz w:val="18"/>
                <w:szCs w:val="18"/>
              </w:rPr>
            </w:pPr>
            <w:r>
              <w:rPr>
                <w:kern w:val="0"/>
                <w:sz w:val="18"/>
                <w:szCs w:val="18"/>
              </w:rPr>
              <w:t>187</w:t>
            </w:r>
          </w:p>
        </w:tc>
        <w:tc>
          <w:tcPr>
            <w:tcW w:w="1068" w:type="dxa"/>
            <w:tcBorders>
              <w:top w:val="nil"/>
              <w:left w:val="nil"/>
              <w:bottom w:val="single" w:color="auto" w:sz="4" w:space="0"/>
              <w:right w:val="single" w:color="auto" w:sz="4" w:space="0"/>
            </w:tcBorders>
            <w:vAlign w:val="center"/>
          </w:tcPr>
          <w:p w14:paraId="434729B0">
            <w:pPr>
              <w:widowControl/>
              <w:tabs>
                <w:tab w:val="decimal" w:pos="0"/>
              </w:tabs>
              <w:ind w:firstLine="0" w:firstLineChars="0"/>
              <w:jc w:val="center"/>
              <w:rPr>
                <w:kern w:val="0"/>
                <w:sz w:val="18"/>
                <w:szCs w:val="18"/>
              </w:rPr>
            </w:pPr>
            <w:r>
              <w:rPr>
                <w:kern w:val="0"/>
                <w:sz w:val="18"/>
                <w:szCs w:val="18"/>
              </w:rPr>
              <w:t>4.565430</w:t>
            </w:r>
          </w:p>
        </w:tc>
        <w:tc>
          <w:tcPr>
            <w:tcW w:w="426" w:type="dxa"/>
            <w:tcBorders>
              <w:top w:val="nil"/>
              <w:left w:val="nil"/>
              <w:bottom w:val="single" w:color="auto" w:sz="4" w:space="0"/>
              <w:right w:val="single" w:color="auto" w:sz="4" w:space="0"/>
            </w:tcBorders>
            <w:vAlign w:val="center"/>
          </w:tcPr>
          <w:p w14:paraId="4A5E36BA">
            <w:pPr>
              <w:widowControl/>
              <w:tabs>
                <w:tab w:val="decimal" w:pos="0"/>
              </w:tabs>
              <w:ind w:firstLine="0" w:firstLineChars="0"/>
              <w:jc w:val="center"/>
              <w:rPr>
                <w:kern w:val="0"/>
                <w:sz w:val="18"/>
                <w:szCs w:val="18"/>
              </w:rPr>
            </w:pPr>
            <w:r>
              <w:rPr>
                <w:kern w:val="0"/>
                <w:sz w:val="18"/>
                <w:szCs w:val="18"/>
              </w:rPr>
              <w:t>3</w:t>
            </w:r>
          </w:p>
        </w:tc>
        <w:tc>
          <w:tcPr>
            <w:tcW w:w="813" w:type="dxa"/>
            <w:tcBorders>
              <w:top w:val="nil"/>
              <w:left w:val="nil"/>
              <w:bottom w:val="single" w:color="auto" w:sz="4" w:space="0"/>
              <w:right w:val="single" w:color="auto" w:sz="4" w:space="0"/>
            </w:tcBorders>
            <w:vAlign w:val="center"/>
          </w:tcPr>
          <w:p w14:paraId="5857DC8C">
            <w:pPr>
              <w:widowControl/>
              <w:tabs>
                <w:tab w:val="decimal" w:pos="0"/>
              </w:tabs>
              <w:ind w:firstLine="0" w:firstLineChars="0"/>
              <w:jc w:val="center"/>
              <w:rPr>
                <w:kern w:val="0"/>
                <w:sz w:val="18"/>
                <w:szCs w:val="18"/>
              </w:rPr>
            </w:pPr>
            <w:r>
              <w:rPr>
                <w:kern w:val="0"/>
                <w:sz w:val="18"/>
                <w:szCs w:val="18"/>
              </w:rPr>
              <w:t>315</w:t>
            </w:r>
          </w:p>
        </w:tc>
        <w:tc>
          <w:tcPr>
            <w:tcW w:w="1068" w:type="dxa"/>
            <w:tcBorders>
              <w:top w:val="nil"/>
              <w:left w:val="nil"/>
              <w:bottom w:val="single" w:color="auto" w:sz="4" w:space="0"/>
              <w:right w:val="single" w:color="auto" w:sz="4" w:space="0"/>
            </w:tcBorders>
            <w:vAlign w:val="center"/>
          </w:tcPr>
          <w:p w14:paraId="2D2A6A44">
            <w:pPr>
              <w:widowControl/>
              <w:tabs>
                <w:tab w:val="decimal" w:pos="0"/>
              </w:tabs>
              <w:ind w:firstLine="0" w:firstLineChars="0"/>
              <w:jc w:val="center"/>
              <w:rPr>
                <w:kern w:val="0"/>
                <w:sz w:val="18"/>
                <w:szCs w:val="18"/>
              </w:rPr>
            </w:pPr>
            <w:r>
              <w:rPr>
                <w:kern w:val="0"/>
                <w:sz w:val="18"/>
                <w:szCs w:val="18"/>
              </w:rPr>
              <w:t>7.690430</w:t>
            </w:r>
          </w:p>
        </w:tc>
        <w:tc>
          <w:tcPr>
            <w:tcW w:w="426" w:type="dxa"/>
            <w:tcBorders>
              <w:top w:val="nil"/>
              <w:left w:val="nil"/>
              <w:bottom w:val="single" w:color="auto" w:sz="4" w:space="0"/>
              <w:right w:val="single" w:color="auto" w:sz="4" w:space="0"/>
            </w:tcBorders>
            <w:vAlign w:val="center"/>
          </w:tcPr>
          <w:p w14:paraId="286AB178">
            <w:pPr>
              <w:widowControl/>
              <w:tabs>
                <w:tab w:val="decimal" w:pos="0"/>
              </w:tabs>
              <w:ind w:firstLine="0" w:firstLineChars="0"/>
              <w:jc w:val="center"/>
              <w:rPr>
                <w:kern w:val="0"/>
                <w:sz w:val="18"/>
                <w:szCs w:val="18"/>
              </w:rPr>
            </w:pPr>
            <w:r>
              <w:rPr>
                <w:kern w:val="0"/>
                <w:sz w:val="18"/>
                <w:szCs w:val="18"/>
              </w:rPr>
              <w:t>6</w:t>
            </w:r>
          </w:p>
        </w:tc>
        <w:tc>
          <w:tcPr>
            <w:tcW w:w="813" w:type="dxa"/>
            <w:tcBorders>
              <w:top w:val="nil"/>
              <w:left w:val="nil"/>
              <w:bottom w:val="single" w:color="auto" w:sz="4" w:space="0"/>
              <w:right w:val="single" w:color="auto" w:sz="4" w:space="0"/>
            </w:tcBorders>
            <w:vAlign w:val="center"/>
          </w:tcPr>
          <w:p w14:paraId="6F9E9FB7">
            <w:pPr>
              <w:widowControl/>
              <w:tabs>
                <w:tab w:val="decimal" w:pos="0"/>
              </w:tabs>
              <w:ind w:firstLine="0" w:firstLineChars="0"/>
              <w:jc w:val="center"/>
              <w:rPr>
                <w:kern w:val="0"/>
                <w:sz w:val="18"/>
                <w:szCs w:val="18"/>
              </w:rPr>
            </w:pPr>
            <w:r>
              <w:rPr>
                <w:kern w:val="0"/>
                <w:sz w:val="18"/>
                <w:szCs w:val="18"/>
              </w:rPr>
              <w:t>443</w:t>
            </w:r>
          </w:p>
        </w:tc>
        <w:tc>
          <w:tcPr>
            <w:tcW w:w="1109" w:type="dxa"/>
            <w:tcBorders>
              <w:top w:val="nil"/>
              <w:left w:val="nil"/>
              <w:bottom w:val="single" w:color="auto" w:sz="4" w:space="0"/>
              <w:right w:val="single" w:color="auto" w:sz="4" w:space="0"/>
            </w:tcBorders>
            <w:vAlign w:val="center"/>
          </w:tcPr>
          <w:p w14:paraId="50522F94">
            <w:pPr>
              <w:widowControl/>
              <w:tabs>
                <w:tab w:val="decimal" w:pos="0"/>
              </w:tabs>
              <w:ind w:firstLine="0" w:firstLineChars="0"/>
              <w:jc w:val="center"/>
              <w:rPr>
                <w:kern w:val="0"/>
                <w:sz w:val="18"/>
                <w:szCs w:val="18"/>
              </w:rPr>
            </w:pPr>
            <w:r>
              <w:rPr>
                <w:kern w:val="0"/>
                <w:sz w:val="18"/>
                <w:szCs w:val="18"/>
              </w:rPr>
              <w:t>10.815430</w:t>
            </w:r>
          </w:p>
        </w:tc>
        <w:tc>
          <w:tcPr>
            <w:tcW w:w="426" w:type="dxa"/>
            <w:tcBorders>
              <w:top w:val="nil"/>
              <w:left w:val="nil"/>
              <w:bottom w:val="single" w:color="auto" w:sz="4" w:space="0"/>
              <w:right w:val="single" w:color="auto" w:sz="4" w:space="0"/>
            </w:tcBorders>
            <w:vAlign w:val="center"/>
          </w:tcPr>
          <w:p w14:paraId="385785AD">
            <w:pPr>
              <w:widowControl/>
              <w:tabs>
                <w:tab w:val="decimal" w:pos="0"/>
              </w:tabs>
              <w:ind w:firstLine="0" w:firstLineChars="0"/>
              <w:jc w:val="center"/>
              <w:rPr>
                <w:kern w:val="0"/>
                <w:sz w:val="18"/>
                <w:szCs w:val="18"/>
              </w:rPr>
            </w:pPr>
            <w:r>
              <w:rPr>
                <w:kern w:val="0"/>
                <w:sz w:val="18"/>
                <w:szCs w:val="18"/>
              </w:rPr>
              <w:t>7</w:t>
            </w:r>
          </w:p>
        </w:tc>
      </w:tr>
      <w:tr w14:paraId="2C274487">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0D7F9AA4">
            <w:pPr>
              <w:widowControl/>
              <w:tabs>
                <w:tab w:val="decimal" w:pos="0"/>
              </w:tabs>
              <w:ind w:firstLine="0" w:firstLineChars="0"/>
              <w:jc w:val="center"/>
              <w:rPr>
                <w:kern w:val="0"/>
                <w:sz w:val="18"/>
                <w:szCs w:val="18"/>
              </w:rPr>
            </w:pPr>
            <w:r>
              <w:rPr>
                <w:kern w:val="0"/>
                <w:sz w:val="18"/>
                <w:szCs w:val="18"/>
              </w:rPr>
              <w:t>60</w:t>
            </w:r>
          </w:p>
        </w:tc>
        <w:tc>
          <w:tcPr>
            <w:tcW w:w="1068" w:type="dxa"/>
            <w:tcBorders>
              <w:top w:val="nil"/>
              <w:left w:val="nil"/>
              <w:bottom w:val="single" w:color="auto" w:sz="4" w:space="0"/>
              <w:right w:val="single" w:color="auto" w:sz="4" w:space="0"/>
            </w:tcBorders>
            <w:vAlign w:val="center"/>
          </w:tcPr>
          <w:p w14:paraId="0096A358">
            <w:pPr>
              <w:widowControl/>
              <w:tabs>
                <w:tab w:val="decimal" w:pos="0"/>
              </w:tabs>
              <w:ind w:firstLine="0" w:firstLineChars="0"/>
              <w:jc w:val="center"/>
              <w:rPr>
                <w:kern w:val="0"/>
                <w:sz w:val="18"/>
                <w:szCs w:val="18"/>
              </w:rPr>
            </w:pPr>
            <w:r>
              <w:rPr>
                <w:kern w:val="0"/>
                <w:sz w:val="18"/>
                <w:szCs w:val="18"/>
              </w:rPr>
              <w:t>1.464844</w:t>
            </w:r>
          </w:p>
        </w:tc>
        <w:tc>
          <w:tcPr>
            <w:tcW w:w="588" w:type="dxa"/>
            <w:tcBorders>
              <w:top w:val="nil"/>
              <w:left w:val="nil"/>
              <w:bottom w:val="single" w:color="auto" w:sz="4" w:space="0"/>
              <w:right w:val="single" w:color="auto" w:sz="4" w:space="0"/>
            </w:tcBorders>
            <w:vAlign w:val="center"/>
          </w:tcPr>
          <w:p w14:paraId="755185AA">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0CC1FB50">
            <w:pPr>
              <w:widowControl/>
              <w:tabs>
                <w:tab w:val="decimal" w:pos="0"/>
              </w:tabs>
              <w:ind w:firstLine="0" w:firstLineChars="0"/>
              <w:jc w:val="center"/>
              <w:rPr>
                <w:kern w:val="0"/>
                <w:sz w:val="18"/>
                <w:szCs w:val="18"/>
              </w:rPr>
            </w:pPr>
            <w:r>
              <w:rPr>
                <w:kern w:val="0"/>
                <w:sz w:val="18"/>
                <w:szCs w:val="18"/>
              </w:rPr>
              <w:t>188</w:t>
            </w:r>
          </w:p>
        </w:tc>
        <w:tc>
          <w:tcPr>
            <w:tcW w:w="1068" w:type="dxa"/>
            <w:tcBorders>
              <w:top w:val="nil"/>
              <w:left w:val="nil"/>
              <w:bottom w:val="single" w:color="auto" w:sz="4" w:space="0"/>
              <w:right w:val="single" w:color="auto" w:sz="4" w:space="0"/>
            </w:tcBorders>
            <w:vAlign w:val="center"/>
          </w:tcPr>
          <w:p w14:paraId="3D1670B9">
            <w:pPr>
              <w:widowControl/>
              <w:tabs>
                <w:tab w:val="decimal" w:pos="0"/>
              </w:tabs>
              <w:ind w:firstLine="0" w:firstLineChars="0"/>
              <w:jc w:val="center"/>
              <w:rPr>
                <w:kern w:val="0"/>
                <w:sz w:val="18"/>
                <w:szCs w:val="18"/>
              </w:rPr>
            </w:pPr>
            <w:r>
              <w:rPr>
                <w:kern w:val="0"/>
                <w:sz w:val="18"/>
                <w:szCs w:val="18"/>
              </w:rPr>
              <w:t>4.589844</w:t>
            </w:r>
          </w:p>
        </w:tc>
        <w:tc>
          <w:tcPr>
            <w:tcW w:w="426" w:type="dxa"/>
            <w:tcBorders>
              <w:top w:val="nil"/>
              <w:left w:val="nil"/>
              <w:bottom w:val="single" w:color="auto" w:sz="4" w:space="0"/>
              <w:right w:val="single" w:color="auto" w:sz="4" w:space="0"/>
            </w:tcBorders>
            <w:vAlign w:val="center"/>
          </w:tcPr>
          <w:p w14:paraId="01A4C567">
            <w:pPr>
              <w:widowControl/>
              <w:tabs>
                <w:tab w:val="decimal" w:pos="0"/>
              </w:tabs>
              <w:ind w:firstLine="0" w:firstLineChars="0"/>
              <w:jc w:val="center"/>
              <w:rPr>
                <w:kern w:val="0"/>
                <w:sz w:val="18"/>
                <w:szCs w:val="18"/>
              </w:rPr>
            </w:pPr>
            <w:r>
              <w:rPr>
                <w:kern w:val="0"/>
                <w:sz w:val="18"/>
                <w:szCs w:val="18"/>
              </w:rPr>
              <w:t>2</w:t>
            </w:r>
          </w:p>
        </w:tc>
        <w:tc>
          <w:tcPr>
            <w:tcW w:w="813" w:type="dxa"/>
            <w:tcBorders>
              <w:top w:val="nil"/>
              <w:left w:val="nil"/>
              <w:bottom w:val="single" w:color="auto" w:sz="4" w:space="0"/>
              <w:right w:val="single" w:color="auto" w:sz="4" w:space="0"/>
            </w:tcBorders>
            <w:vAlign w:val="center"/>
          </w:tcPr>
          <w:p w14:paraId="2A128069">
            <w:pPr>
              <w:widowControl/>
              <w:tabs>
                <w:tab w:val="decimal" w:pos="0"/>
              </w:tabs>
              <w:ind w:firstLine="0" w:firstLineChars="0"/>
              <w:jc w:val="center"/>
              <w:rPr>
                <w:kern w:val="0"/>
                <w:sz w:val="18"/>
                <w:szCs w:val="18"/>
              </w:rPr>
            </w:pPr>
            <w:r>
              <w:rPr>
                <w:kern w:val="0"/>
                <w:sz w:val="18"/>
                <w:szCs w:val="18"/>
              </w:rPr>
              <w:t>316</w:t>
            </w:r>
          </w:p>
        </w:tc>
        <w:tc>
          <w:tcPr>
            <w:tcW w:w="1068" w:type="dxa"/>
            <w:tcBorders>
              <w:top w:val="nil"/>
              <w:left w:val="nil"/>
              <w:bottom w:val="single" w:color="auto" w:sz="4" w:space="0"/>
              <w:right w:val="single" w:color="auto" w:sz="4" w:space="0"/>
            </w:tcBorders>
            <w:vAlign w:val="center"/>
          </w:tcPr>
          <w:p w14:paraId="1829040A">
            <w:pPr>
              <w:widowControl/>
              <w:tabs>
                <w:tab w:val="decimal" w:pos="0"/>
              </w:tabs>
              <w:ind w:firstLine="0" w:firstLineChars="0"/>
              <w:jc w:val="center"/>
              <w:rPr>
                <w:kern w:val="0"/>
                <w:sz w:val="18"/>
                <w:szCs w:val="18"/>
              </w:rPr>
            </w:pPr>
            <w:r>
              <w:rPr>
                <w:kern w:val="0"/>
                <w:sz w:val="18"/>
                <w:szCs w:val="18"/>
              </w:rPr>
              <w:t>7.714844</w:t>
            </w:r>
          </w:p>
        </w:tc>
        <w:tc>
          <w:tcPr>
            <w:tcW w:w="426" w:type="dxa"/>
            <w:tcBorders>
              <w:top w:val="nil"/>
              <w:left w:val="nil"/>
              <w:bottom w:val="single" w:color="auto" w:sz="4" w:space="0"/>
              <w:right w:val="single" w:color="auto" w:sz="4" w:space="0"/>
            </w:tcBorders>
            <w:vAlign w:val="center"/>
          </w:tcPr>
          <w:p w14:paraId="397EAD5E">
            <w:pPr>
              <w:widowControl/>
              <w:tabs>
                <w:tab w:val="decimal" w:pos="0"/>
              </w:tabs>
              <w:ind w:firstLine="0" w:firstLineChars="0"/>
              <w:jc w:val="center"/>
              <w:rPr>
                <w:kern w:val="0"/>
                <w:sz w:val="18"/>
                <w:szCs w:val="18"/>
              </w:rPr>
            </w:pPr>
            <w:r>
              <w:rPr>
                <w:kern w:val="0"/>
                <w:sz w:val="18"/>
                <w:szCs w:val="18"/>
              </w:rPr>
              <w:t>4</w:t>
            </w:r>
          </w:p>
        </w:tc>
        <w:tc>
          <w:tcPr>
            <w:tcW w:w="813" w:type="dxa"/>
            <w:tcBorders>
              <w:top w:val="nil"/>
              <w:left w:val="nil"/>
              <w:bottom w:val="single" w:color="auto" w:sz="4" w:space="0"/>
              <w:right w:val="single" w:color="auto" w:sz="4" w:space="0"/>
            </w:tcBorders>
            <w:vAlign w:val="center"/>
          </w:tcPr>
          <w:p w14:paraId="35009D85">
            <w:pPr>
              <w:widowControl/>
              <w:tabs>
                <w:tab w:val="decimal" w:pos="0"/>
              </w:tabs>
              <w:ind w:firstLine="0" w:firstLineChars="0"/>
              <w:jc w:val="center"/>
              <w:rPr>
                <w:kern w:val="0"/>
                <w:sz w:val="18"/>
                <w:szCs w:val="18"/>
              </w:rPr>
            </w:pPr>
            <w:r>
              <w:rPr>
                <w:kern w:val="0"/>
                <w:sz w:val="18"/>
                <w:szCs w:val="18"/>
              </w:rPr>
              <w:t>444</w:t>
            </w:r>
          </w:p>
        </w:tc>
        <w:tc>
          <w:tcPr>
            <w:tcW w:w="1109" w:type="dxa"/>
            <w:tcBorders>
              <w:top w:val="nil"/>
              <w:left w:val="nil"/>
              <w:bottom w:val="single" w:color="auto" w:sz="4" w:space="0"/>
              <w:right w:val="single" w:color="auto" w:sz="4" w:space="0"/>
            </w:tcBorders>
            <w:vAlign w:val="center"/>
          </w:tcPr>
          <w:p w14:paraId="5381FB59">
            <w:pPr>
              <w:widowControl/>
              <w:tabs>
                <w:tab w:val="decimal" w:pos="0"/>
              </w:tabs>
              <w:ind w:firstLine="0" w:firstLineChars="0"/>
              <w:jc w:val="center"/>
              <w:rPr>
                <w:kern w:val="0"/>
                <w:sz w:val="18"/>
                <w:szCs w:val="18"/>
              </w:rPr>
            </w:pPr>
            <w:r>
              <w:rPr>
                <w:kern w:val="0"/>
                <w:sz w:val="18"/>
                <w:szCs w:val="18"/>
              </w:rPr>
              <w:t>10.839844</w:t>
            </w:r>
          </w:p>
        </w:tc>
        <w:tc>
          <w:tcPr>
            <w:tcW w:w="426" w:type="dxa"/>
            <w:tcBorders>
              <w:top w:val="nil"/>
              <w:left w:val="nil"/>
              <w:bottom w:val="single" w:color="auto" w:sz="4" w:space="0"/>
              <w:right w:val="single" w:color="auto" w:sz="4" w:space="0"/>
            </w:tcBorders>
            <w:vAlign w:val="center"/>
          </w:tcPr>
          <w:p w14:paraId="61A20FA4">
            <w:pPr>
              <w:widowControl/>
              <w:tabs>
                <w:tab w:val="decimal" w:pos="0"/>
              </w:tabs>
              <w:ind w:firstLine="0" w:firstLineChars="0"/>
              <w:jc w:val="center"/>
              <w:rPr>
                <w:kern w:val="0"/>
                <w:sz w:val="18"/>
                <w:szCs w:val="18"/>
              </w:rPr>
            </w:pPr>
            <w:r>
              <w:rPr>
                <w:kern w:val="0"/>
                <w:sz w:val="18"/>
                <w:szCs w:val="18"/>
              </w:rPr>
              <w:t>4</w:t>
            </w:r>
          </w:p>
        </w:tc>
      </w:tr>
      <w:tr w14:paraId="395CA610">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7F6EF340">
            <w:pPr>
              <w:widowControl/>
              <w:tabs>
                <w:tab w:val="decimal" w:pos="0"/>
              </w:tabs>
              <w:ind w:firstLine="0" w:firstLineChars="0"/>
              <w:jc w:val="center"/>
              <w:rPr>
                <w:kern w:val="0"/>
                <w:sz w:val="18"/>
                <w:szCs w:val="18"/>
              </w:rPr>
            </w:pPr>
            <w:r>
              <w:rPr>
                <w:kern w:val="0"/>
                <w:sz w:val="18"/>
                <w:szCs w:val="18"/>
              </w:rPr>
              <w:t>61</w:t>
            </w:r>
          </w:p>
        </w:tc>
        <w:tc>
          <w:tcPr>
            <w:tcW w:w="1068" w:type="dxa"/>
            <w:tcBorders>
              <w:top w:val="nil"/>
              <w:left w:val="nil"/>
              <w:bottom w:val="single" w:color="auto" w:sz="4" w:space="0"/>
              <w:right w:val="single" w:color="auto" w:sz="4" w:space="0"/>
            </w:tcBorders>
            <w:vAlign w:val="center"/>
          </w:tcPr>
          <w:p w14:paraId="33AD0957">
            <w:pPr>
              <w:widowControl/>
              <w:tabs>
                <w:tab w:val="decimal" w:pos="0"/>
              </w:tabs>
              <w:ind w:firstLine="0" w:firstLineChars="0"/>
              <w:jc w:val="center"/>
              <w:rPr>
                <w:kern w:val="0"/>
                <w:sz w:val="18"/>
                <w:szCs w:val="18"/>
              </w:rPr>
            </w:pPr>
            <w:r>
              <w:rPr>
                <w:kern w:val="0"/>
                <w:sz w:val="18"/>
                <w:szCs w:val="18"/>
              </w:rPr>
              <w:t>1.489258</w:t>
            </w:r>
          </w:p>
        </w:tc>
        <w:tc>
          <w:tcPr>
            <w:tcW w:w="588" w:type="dxa"/>
            <w:tcBorders>
              <w:top w:val="nil"/>
              <w:left w:val="nil"/>
              <w:bottom w:val="single" w:color="auto" w:sz="4" w:space="0"/>
              <w:right w:val="single" w:color="auto" w:sz="4" w:space="0"/>
            </w:tcBorders>
            <w:vAlign w:val="center"/>
          </w:tcPr>
          <w:p w14:paraId="75598676">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70802E49">
            <w:pPr>
              <w:widowControl/>
              <w:tabs>
                <w:tab w:val="decimal" w:pos="0"/>
              </w:tabs>
              <w:ind w:firstLine="0" w:firstLineChars="0"/>
              <w:jc w:val="center"/>
              <w:rPr>
                <w:kern w:val="0"/>
                <w:sz w:val="18"/>
                <w:szCs w:val="18"/>
              </w:rPr>
            </w:pPr>
            <w:r>
              <w:rPr>
                <w:kern w:val="0"/>
                <w:sz w:val="18"/>
                <w:szCs w:val="18"/>
              </w:rPr>
              <w:t>189</w:t>
            </w:r>
          </w:p>
        </w:tc>
        <w:tc>
          <w:tcPr>
            <w:tcW w:w="1068" w:type="dxa"/>
            <w:tcBorders>
              <w:top w:val="nil"/>
              <w:left w:val="nil"/>
              <w:bottom w:val="single" w:color="auto" w:sz="4" w:space="0"/>
              <w:right w:val="single" w:color="auto" w:sz="4" w:space="0"/>
            </w:tcBorders>
            <w:vAlign w:val="center"/>
          </w:tcPr>
          <w:p w14:paraId="68F8FD37">
            <w:pPr>
              <w:widowControl/>
              <w:tabs>
                <w:tab w:val="decimal" w:pos="0"/>
              </w:tabs>
              <w:ind w:firstLine="0" w:firstLineChars="0"/>
              <w:jc w:val="center"/>
              <w:rPr>
                <w:kern w:val="0"/>
                <w:sz w:val="18"/>
                <w:szCs w:val="18"/>
              </w:rPr>
            </w:pPr>
            <w:r>
              <w:rPr>
                <w:kern w:val="0"/>
                <w:sz w:val="18"/>
                <w:szCs w:val="18"/>
              </w:rPr>
              <w:t>4.614258</w:t>
            </w:r>
          </w:p>
        </w:tc>
        <w:tc>
          <w:tcPr>
            <w:tcW w:w="426" w:type="dxa"/>
            <w:tcBorders>
              <w:top w:val="nil"/>
              <w:left w:val="nil"/>
              <w:bottom w:val="single" w:color="auto" w:sz="4" w:space="0"/>
              <w:right w:val="single" w:color="auto" w:sz="4" w:space="0"/>
            </w:tcBorders>
            <w:vAlign w:val="center"/>
          </w:tcPr>
          <w:p w14:paraId="1D36ED7F">
            <w:pPr>
              <w:widowControl/>
              <w:tabs>
                <w:tab w:val="decimal" w:pos="0"/>
              </w:tabs>
              <w:ind w:firstLine="0" w:firstLineChars="0"/>
              <w:jc w:val="center"/>
              <w:rPr>
                <w:kern w:val="0"/>
                <w:sz w:val="18"/>
                <w:szCs w:val="18"/>
              </w:rPr>
            </w:pPr>
            <w:r>
              <w:rPr>
                <w:kern w:val="0"/>
                <w:sz w:val="18"/>
                <w:szCs w:val="18"/>
              </w:rPr>
              <w:t>1</w:t>
            </w:r>
          </w:p>
        </w:tc>
        <w:tc>
          <w:tcPr>
            <w:tcW w:w="813" w:type="dxa"/>
            <w:tcBorders>
              <w:top w:val="nil"/>
              <w:left w:val="nil"/>
              <w:bottom w:val="single" w:color="auto" w:sz="4" w:space="0"/>
              <w:right w:val="single" w:color="auto" w:sz="4" w:space="0"/>
            </w:tcBorders>
            <w:vAlign w:val="center"/>
          </w:tcPr>
          <w:p w14:paraId="4AC32060">
            <w:pPr>
              <w:widowControl/>
              <w:tabs>
                <w:tab w:val="decimal" w:pos="0"/>
              </w:tabs>
              <w:ind w:firstLine="0" w:firstLineChars="0"/>
              <w:jc w:val="center"/>
              <w:rPr>
                <w:kern w:val="0"/>
                <w:sz w:val="18"/>
                <w:szCs w:val="18"/>
              </w:rPr>
            </w:pPr>
            <w:r>
              <w:rPr>
                <w:kern w:val="0"/>
                <w:sz w:val="18"/>
                <w:szCs w:val="18"/>
              </w:rPr>
              <w:t>317</w:t>
            </w:r>
          </w:p>
        </w:tc>
        <w:tc>
          <w:tcPr>
            <w:tcW w:w="1068" w:type="dxa"/>
            <w:tcBorders>
              <w:top w:val="nil"/>
              <w:left w:val="nil"/>
              <w:bottom w:val="single" w:color="auto" w:sz="4" w:space="0"/>
              <w:right w:val="single" w:color="auto" w:sz="4" w:space="0"/>
            </w:tcBorders>
            <w:vAlign w:val="center"/>
          </w:tcPr>
          <w:p w14:paraId="2E843D44">
            <w:pPr>
              <w:widowControl/>
              <w:tabs>
                <w:tab w:val="decimal" w:pos="0"/>
              </w:tabs>
              <w:ind w:firstLine="0" w:firstLineChars="0"/>
              <w:jc w:val="center"/>
              <w:rPr>
                <w:kern w:val="0"/>
                <w:sz w:val="18"/>
                <w:szCs w:val="18"/>
              </w:rPr>
            </w:pPr>
            <w:r>
              <w:rPr>
                <w:kern w:val="0"/>
                <w:sz w:val="18"/>
                <w:szCs w:val="18"/>
              </w:rPr>
              <w:t>7.739258</w:t>
            </w:r>
          </w:p>
        </w:tc>
        <w:tc>
          <w:tcPr>
            <w:tcW w:w="426" w:type="dxa"/>
            <w:tcBorders>
              <w:top w:val="nil"/>
              <w:left w:val="nil"/>
              <w:bottom w:val="single" w:color="auto" w:sz="4" w:space="0"/>
              <w:right w:val="single" w:color="auto" w:sz="4" w:space="0"/>
            </w:tcBorders>
            <w:vAlign w:val="center"/>
          </w:tcPr>
          <w:p w14:paraId="10CC3A00">
            <w:pPr>
              <w:widowControl/>
              <w:tabs>
                <w:tab w:val="decimal" w:pos="0"/>
              </w:tabs>
              <w:ind w:firstLine="0" w:firstLineChars="0"/>
              <w:jc w:val="center"/>
              <w:rPr>
                <w:kern w:val="0"/>
                <w:sz w:val="18"/>
                <w:szCs w:val="18"/>
              </w:rPr>
            </w:pPr>
            <w:r>
              <w:rPr>
                <w:kern w:val="0"/>
                <w:sz w:val="18"/>
                <w:szCs w:val="18"/>
              </w:rPr>
              <w:t>2</w:t>
            </w:r>
          </w:p>
        </w:tc>
        <w:tc>
          <w:tcPr>
            <w:tcW w:w="813" w:type="dxa"/>
            <w:tcBorders>
              <w:top w:val="nil"/>
              <w:left w:val="nil"/>
              <w:bottom w:val="single" w:color="auto" w:sz="4" w:space="0"/>
              <w:right w:val="single" w:color="auto" w:sz="4" w:space="0"/>
            </w:tcBorders>
            <w:vAlign w:val="center"/>
          </w:tcPr>
          <w:p w14:paraId="7860E29F">
            <w:pPr>
              <w:widowControl/>
              <w:tabs>
                <w:tab w:val="decimal" w:pos="0"/>
              </w:tabs>
              <w:ind w:firstLine="0" w:firstLineChars="0"/>
              <w:jc w:val="center"/>
              <w:rPr>
                <w:kern w:val="0"/>
                <w:sz w:val="18"/>
                <w:szCs w:val="18"/>
              </w:rPr>
            </w:pPr>
            <w:r>
              <w:rPr>
                <w:kern w:val="0"/>
                <w:sz w:val="18"/>
                <w:szCs w:val="18"/>
              </w:rPr>
              <w:t>445</w:t>
            </w:r>
          </w:p>
        </w:tc>
        <w:tc>
          <w:tcPr>
            <w:tcW w:w="1109" w:type="dxa"/>
            <w:tcBorders>
              <w:top w:val="nil"/>
              <w:left w:val="nil"/>
              <w:bottom w:val="single" w:color="auto" w:sz="4" w:space="0"/>
              <w:right w:val="single" w:color="auto" w:sz="4" w:space="0"/>
            </w:tcBorders>
            <w:vAlign w:val="center"/>
          </w:tcPr>
          <w:p w14:paraId="68BF3D81">
            <w:pPr>
              <w:widowControl/>
              <w:tabs>
                <w:tab w:val="decimal" w:pos="0"/>
              </w:tabs>
              <w:ind w:firstLine="0" w:firstLineChars="0"/>
              <w:jc w:val="center"/>
              <w:rPr>
                <w:kern w:val="0"/>
                <w:sz w:val="18"/>
                <w:szCs w:val="18"/>
              </w:rPr>
            </w:pPr>
            <w:r>
              <w:rPr>
                <w:kern w:val="0"/>
                <w:sz w:val="18"/>
                <w:szCs w:val="18"/>
              </w:rPr>
              <w:t>10.864258</w:t>
            </w:r>
          </w:p>
        </w:tc>
        <w:tc>
          <w:tcPr>
            <w:tcW w:w="426" w:type="dxa"/>
            <w:tcBorders>
              <w:top w:val="nil"/>
              <w:left w:val="nil"/>
              <w:bottom w:val="single" w:color="auto" w:sz="4" w:space="0"/>
              <w:right w:val="single" w:color="auto" w:sz="4" w:space="0"/>
            </w:tcBorders>
            <w:vAlign w:val="center"/>
          </w:tcPr>
          <w:p w14:paraId="5CCE0A75">
            <w:pPr>
              <w:widowControl/>
              <w:tabs>
                <w:tab w:val="decimal" w:pos="0"/>
              </w:tabs>
              <w:ind w:firstLine="0" w:firstLineChars="0"/>
              <w:jc w:val="center"/>
              <w:rPr>
                <w:kern w:val="0"/>
                <w:sz w:val="18"/>
                <w:szCs w:val="18"/>
              </w:rPr>
            </w:pPr>
            <w:r>
              <w:rPr>
                <w:kern w:val="0"/>
                <w:sz w:val="18"/>
                <w:szCs w:val="18"/>
              </w:rPr>
              <w:t>2</w:t>
            </w:r>
          </w:p>
        </w:tc>
      </w:tr>
      <w:tr w14:paraId="458350C2">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71E68A21">
            <w:pPr>
              <w:widowControl/>
              <w:tabs>
                <w:tab w:val="decimal" w:pos="0"/>
              </w:tabs>
              <w:ind w:firstLine="0" w:firstLineChars="0"/>
              <w:jc w:val="center"/>
              <w:rPr>
                <w:kern w:val="0"/>
                <w:sz w:val="18"/>
                <w:szCs w:val="18"/>
              </w:rPr>
            </w:pPr>
            <w:r>
              <w:rPr>
                <w:kern w:val="0"/>
                <w:sz w:val="18"/>
                <w:szCs w:val="18"/>
              </w:rPr>
              <w:t>62</w:t>
            </w:r>
          </w:p>
        </w:tc>
        <w:tc>
          <w:tcPr>
            <w:tcW w:w="1068" w:type="dxa"/>
            <w:tcBorders>
              <w:top w:val="nil"/>
              <w:left w:val="nil"/>
              <w:bottom w:val="single" w:color="auto" w:sz="4" w:space="0"/>
              <w:right w:val="single" w:color="auto" w:sz="4" w:space="0"/>
            </w:tcBorders>
            <w:vAlign w:val="center"/>
          </w:tcPr>
          <w:p w14:paraId="072A42AD">
            <w:pPr>
              <w:widowControl/>
              <w:tabs>
                <w:tab w:val="decimal" w:pos="0"/>
              </w:tabs>
              <w:ind w:firstLine="0" w:firstLineChars="0"/>
              <w:jc w:val="center"/>
              <w:rPr>
                <w:kern w:val="0"/>
                <w:sz w:val="18"/>
                <w:szCs w:val="18"/>
              </w:rPr>
            </w:pPr>
            <w:r>
              <w:rPr>
                <w:kern w:val="0"/>
                <w:sz w:val="18"/>
                <w:szCs w:val="18"/>
              </w:rPr>
              <w:t>1.513672</w:t>
            </w:r>
          </w:p>
        </w:tc>
        <w:tc>
          <w:tcPr>
            <w:tcW w:w="588" w:type="dxa"/>
            <w:tcBorders>
              <w:top w:val="nil"/>
              <w:left w:val="nil"/>
              <w:bottom w:val="single" w:color="auto" w:sz="4" w:space="0"/>
              <w:right w:val="single" w:color="auto" w:sz="4" w:space="0"/>
            </w:tcBorders>
            <w:vAlign w:val="center"/>
          </w:tcPr>
          <w:p w14:paraId="7312CEB0">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3630629E">
            <w:pPr>
              <w:widowControl/>
              <w:tabs>
                <w:tab w:val="decimal" w:pos="0"/>
              </w:tabs>
              <w:ind w:firstLine="0" w:firstLineChars="0"/>
              <w:jc w:val="center"/>
              <w:rPr>
                <w:kern w:val="0"/>
                <w:sz w:val="18"/>
                <w:szCs w:val="18"/>
              </w:rPr>
            </w:pPr>
            <w:r>
              <w:rPr>
                <w:kern w:val="0"/>
                <w:sz w:val="18"/>
                <w:szCs w:val="18"/>
              </w:rPr>
              <w:t>190</w:t>
            </w:r>
          </w:p>
        </w:tc>
        <w:tc>
          <w:tcPr>
            <w:tcW w:w="1068" w:type="dxa"/>
            <w:tcBorders>
              <w:top w:val="nil"/>
              <w:left w:val="nil"/>
              <w:bottom w:val="single" w:color="auto" w:sz="4" w:space="0"/>
              <w:right w:val="single" w:color="auto" w:sz="4" w:space="0"/>
            </w:tcBorders>
            <w:vAlign w:val="center"/>
          </w:tcPr>
          <w:p w14:paraId="32C702FC">
            <w:pPr>
              <w:widowControl/>
              <w:tabs>
                <w:tab w:val="decimal" w:pos="0"/>
              </w:tabs>
              <w:ind w:firstLine="0" w:firstLineChars="0"/>
              <w:jc w:val="center"/>
              <w:rPr>
                <w:kern w:val="0"/>
                <w:sz w:val="18"/>
                <w:szCs w:val="18"/>
              </w:rPr>
            </w:pPr>
            <w:r>
              <w:rPr>
                <w:kern w:val="0"/>
                <w:sz w:val="18"/>
                <w:szCs w:val="18"/>
              </w:rPr>
              <w:t>4.638672</w:t>
            </w:r>
          </w:p>
        </w:tc>
        <w:tc>
          <w:tcPr>
            <w:tcW w:w="426" w:type="dxa"/>
            <w:tcBorders>
              <w:top w:val="nil"/>
              <w:left w:val="nil"/>
              <w:bottom w:val="single" w:color="auto" w:sz="4" w:space="0"/>
              <w:right w:val="single" w:color="auto" w:sz="4" w:space="0"/>
            </w:tcBorders>
            <w:vAlign w:val="center"/>
          </w:tcPr>
          <w:p w14:paraId="0CEA6DF6">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275EE6C4">
            <w:pPr>
              <w:widowControl/>
              <w:tabs>
                <w:tab w:val="decimal" w:pos="0"/>
              </w:tabs>
              <w:ind w:firstLine="0" w:firstLineChars="0"/>
              <w:jc w:val="center"/>
              <w:rPr>
                <w:kern w:val="0"/>
                <w:sz w:val="18"/>
                <w:szCs w:val="18"/>
              </w:rPr>
            </w:pPr>
            <w:r>
              <w:rPr>
                <w:kern w:val="0"/>
                <w:sz w:val="18"/>
                <w:szCs w:val="18"/>
              </w:rPr>
              <w:t>318</w:t>
            </w:r>
          </w:p>
        </w:tc>
        <w:tc>
          <w:tcPr>
            <w:tcW w:w="1068" w:type="dxa"/>
            <w:tcBorders>
              <w:top w:val="nil"/>
              <w:left w:val="nil"/>
              <w:bottom w:val="single" w:color="auto" w:sz="4" w:space="0"/>
              <w:right w:val="single" w:color="auto" w:sz="4" w:space="0"/>
            </w:tcBorders>
            <w:vAlign w:val="center"/>
          </w:tcPr>
          <w:p w14:paraId="301FD001">
            <w:pPr>
              <w:widowControl/>
              <w:tabs>
                <w:tab w:val="decimal" w:pos="0"/>
              </w:tabs>
              <w:ind w:firstLine="0" w:firstLineChars="0"/>
              <w:jc w:val="center"/>
              <w:rPr>
                <w:kern w:val="0"/>
                <w:sz w:val="18"/>
                <w:szCs w:val="18"/>
              </w:rPr>
            </w:pPr>
            <w:r>
              <w:rPr>
                <w:kern w:val="0"/>
                <w:sz w:val="18"/>
                <w:szCs w:val="18"/>
              </w:rPr>
              <w:t>7.763672</w:t>
            </w:r>
          </w:p>
        </w:tc>
        <w:tc>
          <w:tcPr>
            <w:tcW w:w="426" w:type="dxa"/>
            <w:tcBorders>
              <w:top w:val="nil"/>
              <w:left w:val="nil"/>
              <w:bottom w:val="single" w:color="auto" w:sz="4" w:space="0"/>
              <w:right w:val="single" w:color="auto" w:sz="4" w:space="0"/>
            </w:tcBorders>
            <w:vAlign w:val="center"/>
          </w:tcPr>
          <w:p w14:paraId="1FB01F1A">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5568471F">
            <w:pPr>
              <w:widowControl/>
              <w:tabs>
                <w:tab w:val="decimal" w:pos="0"/>
              </w:tabs>
              <w:ind w:firstLine="0" w:firstLineChars="0"/>
              <w:jc w:val="center"/>
              <w:rPr>
                <w:kern w:val="0"/>
                <w:sz w:val="18"/>
                <w:szCs w:val="18"/>
              </w:rPr>
            </w:pPr>
            <w:r>
              <w:rPr>
                <w:kern w:val="0"/>
                <w:sz w:val="18"/>
                <w:szCs w:val="18"/>
              </w:rPr>
              <w:t>446</w:t>
            </w:r>
          </w:p>
        </w:tc>
        <w:tc>
          <w:tcPr>
            <w:tcW w:w="1109" w:type="dxa"/>
            <w:tcBorders>
              <w:top w:val="nil"/>
              <w:left w:val="nil"/>
              <w:bottom w:val="single" w:color="auto" w:sz="4" w:space="0"/>
              <w:right w:val="single" w:color="auto" w:sz="4" w:space="0"/>
            </w:tcBorders>
            <w:vAlign w:val="center"/>
          </w:tcPr>
          <w:p w14:paraId="741C8267">
            <w:pPr>
              <w:widowControl/>
              <w:tabs>
                <w:tab w:val="decimal" w:pos="0"/>
              </w:tabs>
              <w:ind w:firstLine="0" w:firstLineChars="0"/>
              <w:jc w:val="center"/>
              <w:rPr>
                <w:kern w:val="0"/>
                <w:sz w:val="18"/>
                <w:szCs w:val="18"/>
              </w:rPr>
            </w:pPr>
            <w:r>
              <w:rPr>
                <w:kern w:val="0"/>
                <w:sz w:val="18"/>
                <w:szCs w:val="18"/>
              </w:rPr>
              <w:t>10.888672</w:t>
            </w:r>
          </w:p>
        </w:tc>
        <w:tc>
          <w:tcPr>
            <w:tcW w:w="426" w:type="dxa"/>
            <w:tcBorders>
              <w:top w:val="nil"/>
              <w:left w:val="nil"/>
              <w:bottom w:val="single" w:color="auto" w:sz="4" w:space="0"/>
              <w:right w:val="single" w:color="auto" w:sz="4" w:space="0"/>
            </w:tcBorders>
            <w:vAlign w:val="center"/>
          </w:tcPr>
          <w:p w14:paraId="1003C251">
            <w:pPr>
              <w:widowControl/>
              <w:tabs>
                <w:tab w:val="decimal" w:pos="0"/>
              </w:tabs>
              <w:ind w:firstLine="0" w:firstLineChars="0"/>
              <w:jc w:val="center"/>
              <w:rPr>
                <w:kern w:val="0"/>
                <w:sz w:val="18"/>
                <w:szCs w:val="18"/>
              </w:rPr>
            </w:pPr>
            <w:r>
              <w:rPr>
                <w:kern w:val="0"/>
                <w:sz w:val="18"/>
                <w:szCs w:val="18"/>
              </w:rPr>
              <w:t>7</w:t>
            </w:r>
          </w:p>
        </w:tc>
      </w:tr>
      <w:tr w14:paraId="4107A2A1">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3D644C7A">
            <w:pPr>
              <w:widowControl/>
              <w:tabs>
                <w:tab w:val="decimal" w:pos="0"/>
              </w:tabs>
              <w:ind w:firstLine="0" w:firstLineChars="0"/>
              <w:jc w:val="center"/>
              <w:rPr>
                <w:kern w:val="0"/>
                <w:sz w:val="18"/>
                <w:szCs w:val="18"/>
              </w:rPr>
            </w:pPr>
            <w:r>
              <w:rPr>
                <w:kern w:val="0"/>
                <w:sz w:val="18"/>
                <w:szCs w:val="18"/>
              </w:rPr>
              <w:t>63</w:t>
            </w:r>
          </w:p>
        </w:tc>
        <w:tc>
          <w:tcPr>
            <w:tcW w:w="1068" w:type="dxa"/>
            <w:tcBorders>
              <w:top w:val="nil"/>
              <w:left w:val="nil"/>
              <w:bottom w:val="single" w:color="auto" w:sz="4" w:space="0"/>
              <w:right w:val="single" w:color="auto" w:sz="4" w:space="0"/>
            </w:tcBorders>
            <w:vAlign w:val="center"/>
          </w:tcPr>
          <w:p w14:paraId="73D9A749">
            <w:pPr>
              <w:widowControl/>
              <w:tabs>
                <w:tab w:val="decimal" w:pos="0"/>
              </w:tabs>
              <w:ind w:firstLine="0" w:firstLineChars="0"/>
              <w:jc w:val="center"/>
              <w:rPr>
                <w:kern w:val="0"/>
                <w:sz w:val="18"/>
                <w:szCs w:val="18"/>
              </w:rPr>
            </w:pPr>
            <w:r>
              <w:rPr>
                <w:kern w:val="0"/>
                <w:sz w:val="18"/>
                <w:szCs w:val="18"/>
              </w:rPr>
              <w:t>1.538086</w:t>
            </w:r>
          </w:p>
        </w:tc>
        <w:tc>
          <w:tcPr>
            <w:tcW w:w="588" w:type="dxa"/>
            <w:tcBorders>
              <w:top w:val="nil"/>
              <w:left w:val="nil"/>
              <w:bottom w:val="single" w:color="auto" w:sz="4" w:space="0"/>
              <w:right w:val="single" w:color="auto" w:sz="4" w:space="0"/>
            </w:tcBorders>
            <w:vAlign w:val="center"/>
          </w:tcPr>
          <w:p w14:paraId="2E5C4E4B">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1CF5C9F4">
            <w:pPr>
              <w:widowControl/>
              <w:tabs>
                <w:tab w:val="decimal" w:pos="0"/>
              </w:tabs>
              <w:ind w:firstLine="0" w:firstLineChars="0"/>
              <w:jc w:val="center"/>
              <w:rPr>
                <w:kern w:val="0"/>
                <w:sz w:val="18"/>
                <w:szCs w:val="18"/>
              </w:rPr>
            </w:pPr>
            <w:r>
              <w:rPr>
                <w:kern w:val="0"/>
                <w:sz w:val="18"/>
                <w:szCs w:val="18"/>
              </w:rPr>
              <w:t>191</w:t>
            </w:r>
          </w:p>
        </w:tc>
        <w:tc>
          <w:tcPr>
            <w:tcW w:w="1068" w:type="dxa"/>
            <w:tcBorders>
              <w:top w:val="nil"/>
              <w:left w:val="nil"/>
              <w:bottom w:val="single" w:color="auto" w:sz="4" w:space="0"/>
              <w:right w:val="single" w:color="auto" w:sz="4" w:space="0"/>
            </w:tcBorders>
            <w:vAlign w:val="center"/>
          </w:tcPr>
          <w:p w14:paraId="1E10C585">
            <w:pPr>
              <w:widowControl/>
              <w:tabs>
                <w:tab w:val="decimal" w:pos="0"/>
              </w:tabs>
              <w:ind w:firstLine="0" w:firstLineChars="0"/>
              <w:jc w:val="center"/>
              <w:rPr>
                <w:kern w:val="0"/>
                <w:sz w:val="18"/>
                <w:szCs w:val="18"/>
              </w:rPr>
            </w:pPr>
            <w:r>
              <w:rPr>
                <w:kern w:val="0"/>
                <w:sz w:val="18"/>
                <w:szCs w:val="18"/>
              </w:rPr>
              <w:t>4.663086</w:t>
            </w:r>
          </w:p>
        </w:tc>
        <w:tc>
          <w:tcPr>
            <w:tcW w:w="426" w:type="dxa"/>
            <w:tcBorders>
              <w:top w:val="nil"/>
              <w:left w:val="nil"/>
              <w:bottom w:val="single" w:color="auto" w:sz="4" w:space="0"/>
              <w:right w:val="single" w:color="auto" w:sz="4" w:space="0"/>
            </w:tcBorders>
            <w:vAlign w:val="center"/>
          </w:tcPr>
          <w:p w14:paraId="12DEC7D0">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4A0D9488">
            <w:pPr>
              <w:widowControl/>
              <w:tabs>
                <w:tab w:val="decimal" w:pos="0"/>
              </w:tabs>
              <w:ind w:firstLine="0" w:firstLineChars="0"/>
              <w:jc w:val="center"/>
              <w:rPr>
                <w:kern w:val="0"/>
                <w:sz w:val="18"/>
                <w:szCs w:val="18"/>
              </w:rPr>
            </w:pPr>
            <w:r>
              <w:rPr>
                <w:kern w:val="0"/>
                <w:sz w:val="18"/>
                <w:szCs w:val="18"/>
              </w:rPr>
              <w:t>319</w:t>
            </w:r>
          </w:p>
        </w:tc>
        <w:tc>
          <w:tcPr>
            <w:tcW w:w="1068" w:type="dxa"/>
            <w:tcBorders>
              <w:top w:val="nil"/>
              <w:left w:val="nil"/>
              <w:bottom w:val="single" w:color="auto" w:sz="4" w:space="0"/>
              <w:right w:val="single" w:color="auto" w:sz="4" w:space="0"/>
            </w:tcBorders>
            <w:vAlign w:val="center"/>
          </w:tcPr>
          <w:p w14:paraId="6F631223">
            <w:pPr>
              <w:widowControl/>
              <w:tabs>
                <w:tab w:val="decimal" w:pos="0"/>
              </w:tabs>
              <w:ind w:firstLine="0" w:firstLineChars="0"/>
              <w:jc w:val="center"/>
              <w:rPr>
                <w:kern w:val="0"/>
                <w:sz w:val="18"/>
                <w:szCs w:val="18"/>
              </w:rPr>
            </w:pPr>
            <w:r>
              <w:rPr>
                <w:kern w:val="0"/>
                <w:sz w:val="18"/>
                <w:szCs w:val="18"/>
              </w:rPr>
              <w:t>7.788086</w:t>
            </w:r>
          </w:p>
        </w:tc>
        <w:tc>
          <w:tcPr>
            <w:tcW w:w="426" w:type="dxa"/>
            <w:tcBorders>
              <w:top w:val="nil"/>
              <w:left w:val="nil"/>
              <w:bottom w:val="single" w:color="auto" w:sz="4" w:space="0"/>
              <w:right w:val="single" w:color="auto" w:sz="4" w:space="0"/>
            </w:tcBorders>
            <w:vAlign w:val="center"/>
          </w:tcPr>
          <w:p w14:paraId="5166F53A">
            <w:pPr>
              <w:widowControl/>
              <w:tabs>
                <w:tab w:val="decimal" w:pos="0"/>
              </w:tabs>
              <w:ind w:firstLine="0" w:firstLineChars="0"/>
              <w:jc w:val="center"/>
              <w:rPr>
                <w:kern w:val="0"/>
                <w:sz w:val="18"/>
                <w:szCs w:val="18"/>
              </w:rPr>
            </w:pPr>
            <w:r>
              <w:rPr>
                <w:kern w:val="0"/>
                <w:sz w:val="18"/>
                <w:szCs w:val="18"/>
              </w:rPr>
              <w:t>7</w:t>
            </w:r>
          </w:p>
        </w:tc>
        <w:tc>
          <w:tcPr>
            <w:tcW w:w="813" w:type="dxa"/>
            <w:tcBorders>
              <w:top w:val="nil"/>
              <w:left w:val="nil"/>
              <w:bottom w:val="single" w:color="auto" w:sz="4" w:space="0"/>
              <w:right w:val="single" w:color="auto" w:sz="4" w:space="0"/>
            </w:tcBorders>
            <w:vAlign w:val="center"/>
          </w:tcPr>
          <w:p w14:paraId="39B9ED6F">
            <w:pPr>
              <w:widowControl/>
              <w:tabs>
                <w:tab w:val="decimal" w:pos="0"/>
              </w:tabs>
              <w:ind w:firstLine="0" w:firstLineChars="0"/>
              <w:jc w:val="center"/>
              <w:rPr>
                <w:kern w:val="0"/>
                <w:sz w:val="18"/>
                <w:szCs w:val="18"/>
              </w:rPr>
            </w:pPr>
            <w:r>
              <w:rPr>
                <w:kern w:val="0"/>
                <w:sz w:val="18"/>
                <w:szCs w:val="18"/>
              </w:rPr>
              <w:t>447</w:t>
            </w:r>
          </w:p>
        </w:tc>
        <w:tc>
          <w:tcPr>
            <w:tcW w:w="1109" w:type="dxa"/>
            <w:tcBorders>
              <w:top w:val="nil"/>
              <w:left w:val="nil"/>
              <w:bottom w:val="single" w:color="auto" w:sz="4" w:space="0"/>
              <w:right w:val="single" w:color="auto" w:sz="4" w:space="0"/>
            </w:tcBorders>
            <w:vAlign w:val="center"/>
          </w:tcPr>
          <w:p w14:paraId="00B4E0A2">
            <w:pPr>
              <w:widowControl/>
              <w:tabs>
                <w:tab w:val="decimal" w:pos="0"/>
              </w:tabs>
              <w:ind w:firstLine="0" w:firstLineChars="0"/>
              <w:jc w:val="center"/>
              <w:rPr>
                <w:kern w:val="0"/>
                <w:sz w:val="18"/>
                <w:szCs w:val="18"/>
              </w:rPr>
            </w:pPr>
            <w:r>
              <w:rPr>
                <w:kern w:val="0"/>
                <w:sz w:val="18"/>
                <w:szCs w:val="18"/>
              </w:rPr>
              <w:t>10.913086</w:t>
            </w:r>
          </w:p>
        </w:tc>
        <w:tc>
          <w:tcPr>
            <w:tcW w:w="426" w:type="dxa"/>
            <w:tcBorders>
              <w:top w:val="nil"/>
              <w:left w:val="nil"/>
              <w:bottom w:val="single" w:color="auto" w:sz="4" w:space="0"/>
              <w:right w:val="single" w:color="auto" w:sz="4" w:space="0"/>
            </w:tcBorders>
            <w:vAlign w:val="center"/>
          </w:tcPr>
          <w:p w14:paraId="2B7D7D57">
            <w:pPr>
              <w:widowControl/>
              <w:tabs>
                <w:tab w:val="decimal" w:pos="0"/>
              </w:tabs>
              <w:ind w:firstLine="0" w:firstLineChars="0"/>
              <w:jc w:val="center"/>
              <w:rPr>
                <w:kern w:val="0"/>
                <w:sz w:val="18"/>
                <w:szCs w:val="18"/>
              </w:rPr>
            </w:pPr>
            <w:r>
              <w:rPr>
                <w:kern w:val="0"/>
                <w:sz w:val="18"/>
                <w:szCs w:val="18"/>
              </w:rPr>
              <w:t>4</w:t>
            </w:r>
          </w:p>
        </w:tc>
      </w:tr>
      <w:tr w14:paraId="6730F78E">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0037DE29">
            <w:pPr>
              <w:widowControl/>
              <w:tabs>
                <w:tab w:val="decimal" w:pos="0"/>
              </w:tabs>
              <w:ind w:firstLine="0" w:firstLineChars="0"/>
              <w:jc w:val="center"/>
              <w:rPr>
                <w:kern w:val="0"/>
                <w:sz w:val="18"/>
                <w:szCs w:val="18"/>
              </w:rPr>
            </w:pPr>
            <w:r>
              <w:rPr>
                <w:kern w:val="0"/>
                <w:sz w:val="18"/>
                <w:szCs w:val="18"/>
              </w:rPr>
              <w:t>64</w:t>
            </w:r>
          </w:p>
        </w:tc>
        <w:tc>
          <w:tcPr>
            <w:tcW w:w="1068" w:type="dxa"/>
            <w:tcBorders>
              <w:top w:val="nil"/>
              <w:left w:val="nil"/>
              <w:bottom w:val="single" w:color="auto" w:sz="4" w:space="0"/>
              <w:right w:val="single" w:color="auto" w:sz="4" w:space="0"/>
            </w:tcBorders>
            <w:vAlign w:val="center"/>
          </w:tcPr>
          <w:p w14:paraId="7E143495">
            <w:pPr>
              <w:widowControl/>
              <w:tabs>
                <w:tab w:val="decimal" w:pos="0"/>
              </w:tabs>
              <w:ind w:firstLine="0" w:firstLineChars="0"/>
              <w:jc w:val="center"/>
              <w:rPr>
                <w:kern w:val="0"/>
                <w:sz w:val="18"/>
                <w:szCs w:val="18"/>
              </w:rPr>
            </w:pPr>
            <w:r>
              <w:rPr>
                <w:kern w:val="0"/>
                <w:sz w:val="18"/>
                <w:szCs w:val="18"/>
              </w:rPr>
              <w:t>1.562500</w:t>
            </w:r>
          </w:p>
        </w:tc>
        <w:tc>
          <w:tcPr>
            <w:tcW w:w="588" w:type="dxa"/>
            <w:tcBorders>
              <w:top w:val="nil"/>
              <w:left w:val="nil"/>
              <w:bottom w:val="single" w:color="auto" w:sz="4" w:space="0"/>
              <w:right w:val="single" w:color="auto" w:sz="4" w:space="0"/>
            </w:tcBorders>
            <w:vAlign w:val="center"/>
          </w:tcPr>
          <w:p w14:paraId="55D844D5">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560F3D1F">
            <w:pPr>
              <w:widowControl/>
              <w:tabs>
                <w:tab w:val="decimal" w:pos="0"/>
              </w:tabs>
              <w:ind w:firstLine="0" w:firstLineChars="0"/>
              <w:jc w:val="center"/>
              <w:rPr>
                <w:kern w:val="0"/>
                <w:sz w:val="18"/>
                <w:szCs w:val="18"/>
              </w:rPr>
            </w:pPr>
            <w:r>
              <w:rPr>
                <w:kern w:val="0"/>
                <w:sz w:val="18"/>
                <w:szCs w:val="18"/>
              </w:rPr>
              <w:t>192</w:t>
            </w:r>
          </w:p>
        </w:tc>
        <w:tc>
          <w:tcPr>
            <w:tcW w:w="1068" w:type="dxa"/>
            <w:tcBorders>
              <w:top w:val="nil"/>
              <w:left w:val="nil"/>
              <w:bottom w:val="single" w:color="auto" w:sz="4" w:space="0"/>
              <w:right w:val="single" w:color="auto" w:sz="4" w:space="0"/>
            </w:tcBorders>
            <w:vAlign w:val="center"/>
          </w:tcPr>
          <w:p w14:paraId="2EA3D915">
            <w:pPr>
              <w:widowControl/>
              <w:tabs>
                <w:tab w:val="decimal" w:pos="0"/>
              </w:tabs>
              <w:ind w:firstLine="0" w:firstLineChars="0"/>
              <w:jc w:val="center"/>
              <w:rPr>
                <w:kern w:val="0"/>
                <w:sz w:val="18"/>
                <w:szCs w:val="18"/>
              </w:rPr>
            </w:pPr>
            <w:r>
              <w:rPr>
                <w:kern w:val="0"/>
                <w:sz w:val="18"/>
                <w:szCs w:val="18"/>
              </w:rPr>
              <w:t>4.687500</w:t>
            </w:r>
          </w:p>
        </w:tc>
        <w:tc>
          <w:tcPr>
            <w:tcW w:w="426" w:type="dxa"/>
            <w:tcBorders>
              <w:top w:val="nil"/>
              <w:left w:val="nil"/>
              <w:bottom w:val="single" w:color="auto" w:sz="4" w:space="0"/>
              <w:right w:val="single" w:color="auto" w:sz="4" w:space="0"/>
            </w:tcBorders>
            <w:vAlign w:val="center"/>
          </w:tcPr>
          <w:p w14:paraId="27C7AD4E">
            <w:pPr>
              <w:widowControl/>
              <w:tabs>
                <w:tab w:val="decimal" w:pos="0"/>
              </w:tabs>
              <w:ind w:firstLine="0" w:firstLineChars="0"/>
              <w:jc w:val="center"/>
              <w:rPr>
                <w:kern w:val="0"/>
                <w:sz w:val="18"/>
                <w:szCs w:val="18"/>
              </w:rPr>
            </w:pPr>
            <w:r>
              <w:rPr>
                <w:kern w:val="0"/>
                <w:sz w:val="18"/>
                <w:szCs w:val="18"/>
              </w:rPr>
              <w:t>7</w:t>
            </w:r>
          </w:p>
        </w:tc>
        <w:tc>
          <w:tcPr>
            <w:tcW w:w="813" w:type="dxa"/>
            <w:tcBorders>
              <w:top w:val="nil"/>
              <w:left w:val="nil"/>
              <w:bottom w:val="single" w:color="auto" w:sz="4" w:space="0"/>
              <w:right w:val="single" w:color="auto" w:sz="4" w:space="0"/>
            </w:tcBorders>
            <w:vAlign w:val="center"/>
          </w:tcPr>
          <w:p w14:paraId="3B310C63">
            <w:pPr>
              <w:widowControl/>
              <w:tabs>
                <w:tab w:val="decimal" w:pos="0"/>
              </w:tabs>
              <w:ind w:firstLine="0" w:firstLineChars="0"/>
              <w:jc w:val="center"/>
              <w:rPr>
                <w:kern w:val="0"/>
                <w:sz w:val="18"/>
                <w:szCs w:val="18"/>
              </w:rPr>
            </w:pPr>
            <w:r>
              <w:rPr>
                <w:kern w:val="0"/>
                <w:sz w:val="18"/>
                <w:szCs w:val="18"/>
              </w:rPr>
              <w:t>320</w:t>
            </w:r>
          </w:p>
        </w:tc>
        <w:tc>
          <w:tcPr>
            <w:tcW w:w="1068" w:type="dxa"/>
            <w:tcBorders>
              <w:top w:val="nil"/>
              <w:left w:val="nil"/>
              <w:bottom w:val="single" w:color="auto" w:sz="4" w:space="0"/>
              <w:right w:val="single" w:color="auto" w:sz="4" w:space="0"/>
            </w:tcBorders>
            <w:vAlign w:val="center"/>
          </w:tcPr>
          <w:p w14:paraId="1C070BF9">
            <w:pPr>
              <w:widowControl/>
              <w:tabs>
                <w:tab w:val="decimal" w:pos="0"/>
              </w:tabs>
              <w:ind w:firstLine="0" w:firstLineChars="0"/>
              <w:jc w:val="center"/>
              <w:rPr>
                <w:kern w:val="0"/>
                <w:sz w:val="18"/>
                <w:szCs w:val="18"/>
              </w:rPr>
            </w:pPr>
            <w:r>
              <w:rPr>
                <w:kern w:val="0"/>
                <w:sz w:val="18"/>
                <w:szCs w:val="18"/>
              </w:rPr>
              <w:t>7.812500</w:t>
            </w:r>
          </w:p>
        </w:tc>
        <w:tc>
          <w:tcPr>
            <w:tcW w:w="426" w:type="dxa"/>
            <w:tcBorders>
              <w:top w:val="nil"/>
              <w:left w:val="nil"/>
              <w:bottom w:val="single" w:color="auto" w:sz="4" w:space="0"/>
              <w:right w:val="single" w:color="auto" w:sz="4" w:space="0"/>
            </w:tcBorders>
            <w:vAlign w:val="center"/>
          </w:tcPr>
          <w:p w14:paraId="200C23DD">
            <w:pPr>
              <w:widowControl/>
              <w:tabs>
                <w:tab w:val="decimal" w:pos="0"/>
              </w:tabs>
              <w:ind w:firstLine="0" w:firstLineChars="0"/>
              <w:jc w:val="center"/>
              <w:rPr>
                <w:kern w:val="0"/>
                <w:sz w:val="18"/>
                <w:szCs w:val="18"/>
              </w:rPr>
            </w:pPr>
            <w:r>
              <w:rPr>
                <w:kern w:val="0"/>
                <w:sz w:val="18"/>
                <w:szCs w:val="18"/>
              </w:rPr>
              <w:t>5</w:t>
            </w:r>
          </w:p>
        </w:tc>
        <w:tc>
          <w:tcPr>
            <w:tcW w:w="813" w:type="dxa"/>
            <w:tcBorders>
              <w:top w:val="nil"/>
              <w:left w:val="nil"/>
              <w:bottom w:val="single" w:color="auto" w:sz="4" w:space="0"/>
              <w:right w:val="single" w:color="auto" w:sz="4" w:space="0"/>
            </w:tcBorders>
            <w:vAlign w:val="center"/>
          </w:tcPr>
          <w:p w14:paraId="697E1FAA">
            <w:pPr>
              <w:widowControl/>
              <w:tabs>
                <w:tab w:val="decimal" w:pos="0"/>
              </w:tabs>
              <w:ind w:firstLine="0" w:firstLineChars="0"/>
              <w:jc w:val="center"/>
              <w:rPr>
                <w:kern w:val="0"/>
                <w:sz w:val="18"/>
                <w:szCs w:val="18"/>
              </w:rPr>
            </w:pPr>
            <w:r>
              <w:rPr>
                <w:kern w:val="0"/>
                <w:sz w:val="18"/>
                <w:szCs w:val="18"/>
              </w:rPr>
              <w:t>448</w:t>
            </w:r>
          </w:p>
        </w:tc>
        <w:tc>
          <w:tcPr>
            <w:tcW w:w="1109" w:type="dxa"/>
            <w:tcBorders>
              <w:top w:val="nil"/>
              <w:left w:val="nil"/>
              <w:bottom w:val="single" w:color="auto" w:sz="4" w:space="0"/>
              <w:right w:val="single" w:color="auto" w:sz="4" w:space="0"/>
            </w:tcBorders>
            <w:vAlign w:val="center"/>
          </w:tcPr>
          <w:p w14:paraId="72C0F184">
            <w:pPr>
              <w:widowControl/>
              <w:tabs>
                <w:tab w:val="decimal" w:pos="0"/>
              </w:tabs>
              <w:ind w:firstLine="0" w:firstLineChars="0"/>
              <w:jc w:val="center"/>
              <w:rPr>
                <w:kern w:val="0"/>
                <w:sz w:val="18"/>
                <w:szCs w:val="18"/>
              </w:rPr>
            </w:pPr>
            <w:r>
              <w:rPr>
                <w:kern w:val="0"/>
                <w:sz w:val="18"/>
                <w:szCs w:val="18"/>
              </w:rPr>
              <w:t>10.937500</w:t>
            </w:r>
          </w:p>
        </w:tc>
        <w:tc>
          <w:tcPr>
            <w:tcW w:w="426" w:type="dxa"/>
            <w:tcBorders>
              <w:top w:val="nil"/>
              <w:left w:val="nil"/>
              <w:bottom w:val="single" w:color="auto" w:sz="4" w:space="0"/>
              <w:right w:val="single" w:color="auto" w:sz="4" w:space="0"/>
            </w:tcBorders>
            <w:vAlign w:val="center"/>
          </w:tcPr>
          <w:p w14:paraId="504833CF">
            <w:pPr>
              <w:widowControl/>
              <w:tabs>
                <w:tab w:val="decimal" w:pos="0"/>
              </w:tabs>
              <w:ind w:firstLine="0" w:firstLineChars="0"/>
              <w:jc w:val="center"/>
              <w:rPr>
                <w:kern w:val="0"/>
                <w:sz w:val="18"/>
                <w:szCs w:val="18"/>
              </w:rPr>
            </w:pPr>
            <w:r>
              <w:rPr>
                <w:kern w:val="0"/>
                <w:sz w:val="18"/>
                <w:szCs w:val="18"/>
              </w:rPr>
              <w:t>2</w:t>
            </w:r>
          </w:p>
        </w:tc>
      </w:tr>
      <w:tr w14:paraId="53208D23">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2D707482">
            <w:pPr>
              <w:widowControl/>
              <w:tabs>
                <w:tab w:val="decimal" w:pos="0"/>
              </w:tabs>
              <w:ind w:firstLine="0" w:firstLineChars="0"/>
              <w:jc w:val="center"/>
              <w:rPr>
                <w:kern w:val="0"/>
                <w:sz w:val="18"/>
                <w:szCs w:val="18"/>
              </w:rPr>
            </w:pPr>
            <w:r>
              <w:rPr>
                <w:kern w:val="0"/>
                <w:sz w:val="18"/>
                <w:szCs w:val="18"/>
              </w:rPr>
              <w:t>65</w:t>
            </w:r>
          </w:p>
        </w:tc>
        <w:tc>
          <w:tcPr>
            <w:tcW w:w="1068" w:type="dxa"/>
            <w:tcBorders>
              <w:top w:val="nil"/>
              <w:left w:val="nil"/>
              <w:bottom w:val="single" w:color="auto" w:sz="4" w:space="0"/>
              <w:right w:val="single" w:color="auto" w:sz="4" w:space="0"/>
            </w:tcBorders>
            <w:vAlign w:val="center"/>
          </w:tcPr>
          <w:p w14:paraId="3ED5E4C4">
            <w:pPr>
              <w:widowControl/>
              <w:tabs>
                <w:tab w:val="decimal" w:pos="0"/>
              </w:tabs>
              <w:ind w:firstLine="0" w:firstLineChars="0"/>
              <w:jc w:val="center"/>
              <w:rPr>
                <w:kern w:val="0"/>
                <w:sz w:val="18"/>
                <w:szCs w:val="18"/>
              </w:rPr>
            </w:pPr>
            <w:r>
              <w:rPr>
                <w:kern w:val="0"/>
                <w:sz w:val="18"/>
                <w:szCs w:val="18"/>
              </w:rPr>
              <w:t>1.586914</w:t>
            </w:r>
          </w:p>
        </w:tc>
        <w:tc>
          <w:tcPr>
            <w:tcW w:w="588" w:type="dxa"/>
            <w:tcBorders>
              <w:top w:val="nil"/>
              <w:left w:val="nil"/>
              <w:bottom w:val="single" w:color="auto" w:sz="4" w:space="0"/>
              <w:right w:val="single" w:color="auto" w:sz="4" w:space="0"/>
            </w:tcBorders>
            <w:vAlign w:val="center"/>
          </w:tcPr>
          <w:p w14:paraId="5479B528">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313CBBF4">
            <w:pPr>
              <w:widowControl/>
              <w:tabs>
                <w:tab w:val="decimal" w:pos="0"/>
              </w:tabs>
              <w:ind w:firstLine="0" w:firstLineChars="0"/>
              <w:jc w:val="center"/>
              <w:rPr>
                <w:kern w:val="0"/>
                <w:sz w:val="18"/>
                <w:szCs w:val="18"/>
              </w:rPr>
            </w:pPr>
            <w:r>
              <w:rPr>
                <w:kern w:val="0"/>
                <w:sz w:val="18"/>
                <w:szCs w:val="18"/>
              </w:rPr>
              <w:t>193</w:t>
            </w:r>
          </w:p>
        </w:tc>
        <w:tc>
          <w:tcPr>
            <w:tcW w:w="1068" w:type="dxa"/>
            <w:tcBorders>
              <w:top w:val="nil"/>
              <w:left w:val="nil"/>
              <w:bottom w:val="single" w:color="auto" w:sz="4" w:space="0"/>
              <w:right w:val="single" w:color="auto" w:sz="4" w:space="0"/>
            </w:tcBorders>
            <w:vAlign w:val="center"/>
          </w:tcPr>
          <w:p w14:paraId="07ACF1B5">
            <w:pPr>
              <w:widowControl/>
              <w:tabs>
                <w:tab w:val="decimal" w:pos="0"/>
              </w:tabs>
              <w:ind w:firstLine="0" w:firstLineChars="0"/>
              <w:jc w:val="center"/>
              <w:rPr>
                <w:kern w:val="0"/>
                <w:sz w:val="18"/>
                <w:szCs w:val="18"/>
              </w:rPr>
            </w:pPr>
            <w:r>
              <w:rPr>
                <w:kern w:val="0"/>
                <w:sz w:val="18"/>
                <w:szCs w:val="18"/>
              </w:rPr>
              <w:t>4.711914</w:t>
            </w:r>
          </w:p>
        </w:tc>
        <w:tc>
          <w:tcPr>
            <w:tcW w:w="426" w:type="dxa"/>
            <w:tcBorders>
              <w:top w:val="nil"/>
              <w:left w:val="nil"/>
              <w:bottom w:val="single" w:color="auto" w:sz="4" w:space="0"/>
              <w:right w:val="single" w:color="auto" w:sz="4" w:space="0"/>
            </w:tcBorders>
            <w:vAlign w:val="center"/>
          </w:tcPr>
          <w:p w14:paraId="0483D4AC">
            <w:pPr>
              <w:widowControl/>
              <w:tabs>
                <w:tab w:val="decimal" w:pos="0"/>
              </w:tabs>
              <w:ind w:firstLine="0" w:firstLineChars="0"/>
              <w:jc w:val="center"/>
              <w:rPr>
                <w:kern w:val="0"/>
                <w:sz w:val="18"/>
                <w:szCs w:val="18"/>
              </w:rPr>
            </w:pPr>
            <w:r>
              <w:rPr>
                <w:kern w:val="0"/>
                <w:sz w:val="18"/>
                <w:szCs w:val="18"/>
              </w:rPr>
              <w:t>6</w:t>
            </w:r>
          </w:p>
        </w:tc>
        <w:tc>
          <w:tcPr>
            <w:tcW w:w="813" w:type="dxa"/>
            <w:tcBorders>
              <w:top w:val="nil"/>
              <w:left w:val="nil"/>
              <w:bottom w:val="single" w:color="auto" w:sz="4" w:space="0"/>
              <w:right w:val="single" w:color="auto" w:sz="4" w:space="0"/>
            </w:tcBorders>
            <w:vAlign w:val="center"/>
          </w:tcPr>
          <w:p w14:paraId="07DBC1AD">
            <w:pPr>
              <w:widowControl/>
              <w:tabs>
                <w:tab w:val="decimal" w:pos="0"/>
              </w:tabs>
              <w:ind w:firstLine="0" w:firstLineChars="0"/>
              <w:jc w:val="center"/>
              <w:rPr>
                <w:kern w:val="0"/>
                <w:sz w:val="18"/>
                <w:szCs w:val="18"/>
              </w:rPr>
            </w:pPr>
            <w:r>
              <w:rPr>
                <w:kern w:val="0"/>
                <w:sz w:val="18"/>
                <w:szCs w:val="18"/>
              </w:rPr>
              <w:t>321</w:t>
            </w:r>
          </w:p>
        </w:tc>
        <w:tc>
          <w:tcPr>
            <w:tcW w:w="1068" w:type="dxa"/>
            <w:tcBorders>
              <w:top w:val="nil"/>
              <w:left w:val="nil"/>
              <w:bottom w:val="single" w:color="auto" w:sz="4" w:space="0"/>
              <w:right w:val="single" w:color="auto" w:sz="4" w:space="0"/>
            </w:tcBorders>
            <w:vAlign w:val="center"/>
          </w:tcPr>
          <w:p w14:paraId="708783B8">
            <w:pPr>
              <w:widowControl/>
              <w:tabs>
                <w:tab w:val="decimal" w:pos="0"/>
              </w:tabs>
              <w:ind w:firstLine="0" w:firstLineChars="0"/>
              <w:jc w:val="center"/>
              <w:rPr>
                <w:kern w:val="0"/>
                <w:sz w:val="18"/>
                <w:szCs w:val="18"/>
              </w:rPr>
            </w:pPr>
            <w:r>
              <w:rPr>
                <w:kern w:val="0"/>
                <w:sz w:val="18"/>
                <w:szCs w:val="18"/>
              </w:rPr>
              <w:t>7.836914</w:t>
            </w:r>
          </w:p>
        </w:tc>
        <w:tc>
          <w:tcPr>
            <w:tcW w:w="426" w:type="dxa"/>
            <w:tcBorders>
              <w:top w:val="nil"/>
              <w:left w:val="nil"/>
              <w:bottom w:val="single" w:color="auto" w:sz="4" w:space="0"/>
              <w:right w:val="single" w:color="auto" w:sz="4" w:space="0"/>
            </w:tcBorders>
            <w:vAlign w:val="center"/>
          </w:tcPr>
          <w:p w14:paraId="5E11573F">
            <w:pPr>
              <w:widowControl/>
              <w:tabs>
                <w:tab w:val="decimal" w:pos="0"/>
              </w:tabs>
              <w:ind w:firstLine="0" w:firstLineChars="0"/>
              <w:jc w:val="center"/>
              <w:rPr>
                <w:kern w:val="0"/>
                <w:sz w:val="18"/>
                <w:szCs w:val="18"/>
              </w:rPr>
            </w:pPr>
            <w:r>
              <w:rPr>
                <w:kern w:val="0"/>
                <w:sz w:val="18"/>
                <w:szCs w:val="18"/>
              </w:rPr>
              <w:t>3</w:t>
            </w:r>
          </w:p>
        </w:tc>
        <w:tc>
          <w:tcPr>
            <w:tcW w:w="813" w:type="dxa"/>
            <w:tcBorders>
              <w:top w:val="nil"/>
              <w:left w:val="nil"/>
              <w:bottom w:val="single" w:color="auto" w:sz="4" w:space="0"/>
              <w:right w:val="single" w:color="auto" w:sz="4" w:space="0"/>
            </w:tcBorders>
            <w:vAlign w:val="center"/>
          </w:tcPr>
          <w:p w14:paraId="72190017">
            <w:pPr>
              <w:widowControl/>
              <w:tabs>
                <w:tab w:val="decimal" w:pos="0"/>
              </w:tabs>
              <w:ind w:firstLine="0" w:firstLineChars="0"/>
              <w:jc w:val="center"/>
              <w:rPr>
                <w:kern w:val="0"/>
                <w:sz w:val="18"/>
                <w:szCs w:val="18"/>
              </w:rPr>
            </w:pPr>
            <w:r>
              <w:rPr>
                <w:kern w:val="0"/>
                <w:sz w:val="18"/>
                <w:szCs w:val="18"/>
              </w:rPr>
              <w:t>449</w:t>
            </w:r>
          </w:p>
        </w:tc>
        <w:tc>
          <w:tcPr>
            <w:tcW w:w="1109" w:type="dxa"/>
            <w:tcBorders>
              <w:top w:val="nil"/>
              <w:left w:val="nil"/>
              <w:bottom w:val="single" w:color="auto" w:sz="4" w:space="0"/>
              <w:right w:val="single" w:color="auto" w:sz="4" w:space="0"/>
            </w:tcBorders>
            <w:vAlign w:val="center"/>
          </w:tcPr>
          <w:p w14:paraId="025E0D2D">
            <w:pPr>
              <w:widowControl/>
              <w:tabs>
                <w:tab w:val="decimal" w:pos="0"/>
              </w:tabs>
              <w:ind w:firstLine="0" w:firstLineChars="0"/>
              <w:jc w:val="center"/>
              <w:rPr>
                <w:kern w:val="0"/>
                <w:sz w:val="18"/>
                <w:szCs w:val="18"/>
              </w:rPr>
            </w:pPr>
            <w:r>
              <w:rPr>
                <w:kern w:val="0"/>
                <w:sz w:val="18"/>
                <w:szCs w:val="18"/>
              </w:rPr>
              <w:t>10.961914</w:t>
            </w:r>
          </w:p>
        </w:tc>
        <w:tc>
          <w:tcPr>
            <w:tcW w:w="426" w:type="dxa"/>
            <w:tcBorders>
              <w:top w:val="nil"/>
              <w:left w:val="nil"/>
              <w:bottom w:val="single" w:color="auto" w:sz="4" w:space="0"/>
              <w:right w:val="single" w:color="auto" w:sz="4" w:space="0"/>
            </w:tcBorders>
            <w:vAlign w:val="center"/>
          </w:tcPr>
          <w:p w14:paraId="13504E48">
            <w:pPr>
              <w:widowControl/>
              <w:tabs>
                <w:tab w:val="decimal" w:pos="0"/>
              </w:tabs>
              <w:ind w:firstLine="0" w:firstLineChars="0"/>
              <w:jc w:val="center"/>
              <w:rPr>
                <w:kern w:val="0"/>
                <w:sz w:val="18"/>
                <w:szCs w:val="18"/>
              </w:rPr>
            </w:pPr>
            <w:r>
              <w:rPr>
                <w:kern w:val="0"/>
                <w:sz w:val="18"/>
                <w:szCs w:val="18"/>
              </w:rPr>
              <w:t>7</w:t>
            </w:r>
          </w:p>
        </w:tc>
      </w:tr>
      <w:tr w14:paraId="26FF600C">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62AFB118">
            <w:pPr>
              <w:widowControl/>
              <w:tabs>
                <w:tab w:val="decimal" w:pos="0"/>
              </w:tabs>
              <w:ind w:firstLine="0" w:firstLineChars="0"/>
              <w:jc w:val="center"/>
              <w:rPr>
                <w:kern w:val="0"/>
                <w:sz w:val="18"/>
                <w:szCs w:val="18"/>
              </w:rPr>
            </w:pPr>
            <w:r>
              <w:rPr>
                <w:kern w:val="0"/>
                <w:sz w:val="18"/>
                <w:szCs w:val="18"/>
              </w:rPr>
              <w:t>66</w:t>
            </w:r>
          </w:p>
        </w:tc>
        <w:tc>
          <w:tcPr>
            <w:tcW w:w="1068" w:type="dxa"/>
            <w:tcBorders>
              <w:top w:val="nil"/>
              <w:left w:val="nil"/>
              <w:bottom w:val="single" w:color="auto" w:sz="4" w:space="0"/>
              <w:right w:val="single" w:color="auto" w:sz="4" w:space="0"/>
            </w:tcBorders>
            <w:vAlign w:val="center"/>
          </w:tcPr>
          <w:p w14:paraId="2A0F4C34">
            <w:pPr>
              <w:widowControl/>
              <w:tabs>
                <w:tab w:val="decimal" w:pos="0"/>
              </w:tabs>
              <w:ind w:firstLine="0" w:firstLineChars="0"/>
              <w:jc w:val="center"/>
              <w:rPr>
                <w:kern w:val="0"/>
                <w:sz w:val="18"/>
                <w:szCs w:val="18"/>
              </w:rPr>
            </w:pPr>
            <w:r>
              <w:rPr>
                <w:kern w:val="0"/>
                <w:sz w:val="18"/>
                <w:szCs w:val="18"/>
              </w:rPr>
              <w:t>1.611328</w:t>
            </w:r>
          </w:p>
        </w:tc>
        <w:tc>
          <w:tcPr>
            <w:tcW w:w="588" w:type="dxa"/>
            <w:tcBorders>
              <w:top w:val="nil"/>
              <w:left w:val="nil"/>
              <w:bottom w:val="single" w:color="auto" w:sz="4" w:space="0"/>
              <w:right w:val="single" w:color="auto" w:sz="4" w:space="0"/>
            </w:tcBorders>
            <w:vAlign w:val="center"/>
          </w:tcPr>
          <w:p w14:paraId="3D8D6867">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4BFA89FD">
            <w:pPr>
              <w:widowControl/>
              <w:tabs>
                <w:tab w:val="decimal" w:pos="0"/>
              </w:tabs>
              <w:ind w:firstLine="0" w:firstLineChars="0"/>
              <w:jc w:val="center"/>
              <w:rPr>
                <w:kern w:val="0"/>
                <w:sz w:val="18"/>
                <w:szCs w:val="18"/>
              </w:rPr>
            </w:pPr>
            <w:r>
              <w:rPr>
                <w:kern w:val="0"/>
                <w:sz w:val="18"/>
                <w:szCs w:val="18"/>
              </w:rPr>
              <w:t>194</w:t>
            </w:r>
          </w:p>
        </w:tc>
        <w:tc>
          <w:tcPr>
            <w:tcW w:w="1068" w:type="dxa"/>
            <w:tcBorders>
              <w:top w:val="nil"/>
              <w:left w:val="nil"/>
              <w:bottom w:val="single" w:color="auto" w:sz="4" w:space="0"/>
              <w:right w:val="single" w:color="auto" w:sz="4" w:space="0"/>
            </w:tcBorders>
            <w:vAlign w:val="center"/>
          </w:tcPr>
          <w:p w14:paraId="04B94B82">
            <w:pPr>
              <w:widowControl/>
              <w:tabs>
                <w:tab w:val="decimal" w:pos="0"/>
              </w:tabs>
              <w:ind w:firstLine="0" w:firstLineChars="0"/>
              <w:jc w:val="center"/>
              <w:rPr>
                <w:kern w:val="0"/>
                <w:sz w:val="18"/>
                <w:szCs w:val="18"/>
              </w:rPr>
            </w:pPr>
            <w:r>
              <w:rPr>
                <w:kern w:val="0"/>
                <w:sz w:val="18"/>
                <w:szCs w:val="18"/>
              </w:rPr>
              <w:t>4.736328</w:t>
            </w:r>
          </w:p>
        </w:tc>
        <w:tc>
          <w:tcPr>
            <w:tcW w:w="426" w:type="dxa"/>
            <w:tcBorders>
              <w:top w:val="nil"/>
              <w:left w:val="nil"/>
              <w:bottom w:val="single" w:color="auto" w:sz="4" w:space="0"/>
              <w:right w:val="single" w:color="auto" w:sz="4" w:space="0"/>
            </w:tcBorders>
            <w:vAlign w:val="center"/>
          </w:tcPr>
          <w:p w14:paraId="418969B6">
            <w:pPr>
              <w:widowControl/>
              <w:tabs>
                <w:tab w:val="decimal" w:pos="0"/>
              </w:tabs>
              <w:ind w:firstLine="0" w:firstLineChars="0"/>
              <w:jc w:val="center"/>
              <w:rPr>
                <w:kern w:val="0"/>
                <w:sz w:val="18"/>
                <w:szCs w:val="18"/>
              </w:rPr>
            </w:pPr>
            <w:r>
              <w:rPr>
                <w:kern w:val="0"/>
                <w:sz w:val="18"/>
                <w:szCs w:val="18"/>
              </w:rPr>
              <w:t>5</w:t>
            </w:r>
          </w:p>
        </w:tc>
        <w:tc>
          <w:tcPr>
            <w:tcW w:w="813" w:type="dxa"/>
            <w:tcBorders>
              <w:top w:val="nil"/>
              <w:left w:val="nil"/>
              <w:bottom w:val="single" w:color="auto" w:sz="4" w:space="0"/>
              <w:right w:val="single" w:color="auto" w:sz="4" w:space="0"/>
            </w:tcBorders>
            <w:vAlign w:val="center"/>
          </w:tcPr>
          <w:p w14:paraId="75E3E3E3">
            <w:pPr>
              <w:widowControl/>
              <w:tabs>
                <w:tab w:val="decimal" w:pos="0"/>
              </w:tabs>
              <w:ind w:firstLine="0" w:firstLineChars="0"/>
              <w:jc w:val="center"/>
              <w:rPr>
                <w:kern w:val="0"/>
                <w:sz w:val="18"/>
                <w:szCs w:val="18"/>
              </w:rPr>
            </w:pPr>
            <w:r>
              <w:rPr>
                <w:kern w:val="0"/>
                <w:sz w:val="18"/>
                <w:szCs w:val="18"/>
              </w:rPr>
              <w:t>322</w:t>
            </w:r>
          </w:p>
        </w:tc>
        <w:tc>
          <w:tcPr>
            <w:tcW w:w="1068" w:type="dxa"/>
            <w:tcBorders>
              <w:top w:val="nil"/>
              <w:left w:val="nil"/>
              <w:bottom w:val="single" w:color="auto" w:sz="4" w:space="0"/>
              <w:right w:val="single" w:color="auto" w:sz="4" w:space="0"/>
            </w:tcBorders>
            <w:vAlign w:val="center"/>
          </w:tcPr>
          <w:p w14:paraId="1F864034">
            <w:pPr>
              <w:widowControl/>
              <w:tabs>
                <w:tab w:val="decimal" w:pos="0"/>
              </w:tabs>
              <w:ind w:firstLine="0" w:firstLineChars="0"/>
              <w:jc w:val="center"/>
              <w:rPr>
                <w:kern w:val="0"/>
                <w:sz w:val="18"/>
                <w:szCs w:val="18"/>
              </w:rPr>
            </w:pPr>
            <w:r>
              <w:rPr>
                <w:kern w:val="0"/>
                <w:sz w:val="18"/>
                <w:szCs w:val="18"/>
              </w:rPr>
              <w:t>7.861328</w:t>
            </w:r>
          </w:p>
        </w:tc>
        <w:tc>
          <w:tcPr>
            <w:tcW w:w="426" w:type="dxa"/>
            <w:tcBorders>
              <w:top w:val="nil"/>
              <w:left w:val="nil"/>
              <w:bottom w:val="single" w:color="auto" w:sz="4" w:space="0"/>
              <w:right w:val="single" w:color="auto" w:sz="4" w:space="0"/>
            </w:tcBorders>
            <w:vAlign w:val="center"/>
          </w:tcPr>
          <w:p w14:paraId="7A28D32F">
            <w:pPr>
              <w:widowControl/>
              <w:tabs>
                <w:tab w:val="decimal" w:pos="0"/>
              </w:tabs>
              <w:ind w:firstLine="0" w:firstLineChars="0"/>
              <w:jc w:val="center"/>
              <w:rPr>
                <w:kern w:val="0"/>
                <w:sz w:val="18"/>
                <w:szCs w:val="18"/>
              </w:rPr>
            </w:pPr>
            <w:r>
              <w:rPr>
                <w:kern w:val="0"/>
                <w:sz w:val="18"/>
                <w:szCs w:val="18"/>
              </w:rPr>
              <w:t>2</w:t>
            </w:r>
          </w:p>
        </w:tc>
        <w:tc>
          <w:tcPr>
            <w:tcW w:w="813" w:type="dxa"/>
            <w:tcBorders>
              <w:top w:val="nil"/>
              <w:left w:val="nil"/>
              <w:bottom w:val="single" w:color="auto" w:sz="4" w:space="0"/>
              <w:right w:val="single" w:color="auto" w:sz="4" w:space="0"/>
            </w:tcBorders>
            <w:vAlign w:val="center"/>
          </w:tcPr>
          <w:p w14:paraId="3998E930">
            <w:pPr>
              <w:widowControl/>
              <w:tabs>
                <w:tab w:val="decimal" w:pos="0"/>
              </w:tabs>
              <w:ind w:firstLine="0" w:firstLineChars="0"/>
              <w:jc w:val="center"/>
              <w:rPr>
                <w:kern w:val="0"/>
                <w:sz w:val="18"/>
                <w:szCs w:val="18"/>
              </w:rPr>
            </w:pPr>
            <w:r>
              <w:rPr>
                <w:kern w:val="0"/>
                <w:sz w:val="18"/>
                <w:szCs w:val="18"/>
              </w:rPr>
              <w:t>450</w:t>
            </w:r>
          </w:p>
        </w:tc>
        <w:tc>
          <w:tcPr>
            <w:tcW w:w="1109" w:type="dxa"/>
            <w:tcBorders>
              <w:top w:val="nil"/>
              <w:left w:val="nil"/>
              <w:bottom w:val="single" w:color="auto" w:sz="4" w:space="0"/>
              <w:right w:val="single" w:color="auto" w:sz="4" w:space="0"/>
            </w:tcBorders>
            <w:vAlign w:val="center"/>
          </w:tcPr>
          <w:p w14:paraId="494C952C">
            <w:pPr>
              <w:widowControl/>
              <w:tabs>
                <w:tab w:val="decimal" w:pos="0"/>
              </w:tabs>
              <w:ind w:firstLine="0" w:firstLineChars="0"/>
              <w:jc w:val="center"/>
              <w:rPr>
                <w:kern w:val="0"/>
                <w:sz w:val="18"/>
                <w:szCs w:val="18"/>
              </w:rPr>
            </w:pPr>
            <w:r>
              <w:rPr>
                <w:kern w:val="0"/>
                <w:sz w:val="18"/>
                <w:szCs w:val="18"/>
              </w:rPr>
              <w:t>10.986328</w:t>
            </w:r>
          </w:p>
        </w:tc>
        <w:tc>
          <w:tcPr>
            <w:tcW w:w="426" w:type="dxa"/>
            <w:tcBorders>
              <w:top w:val="nil"/>
              <w:left w:val="nil"/>
              <w:bottom w:val="single" w:color="auto" w:sz="4" w:space="0"/>
              <w:right w:val="single" w:color="auto" w:sz="4" w:space="0"/>
            </w:tcBorders>
            <w:vAlign w:val="center"/>
          </w:tcPr>
          <w:p w14:paraId="02E6237F">
            <w:pPr>
              <w:widowControl/>
              <w:tabs>
                <w:tab w:val="decimal" w:pos="0"/>
              </w:tabs>
              <w:ind w:firstLine="0" w:firstLineChars="0"/>
              <w:jc w:val="center"/>
              <w:rPr>
                <w:kern w:val="0"/>
                <w:sz w:val="18"/>
                <w:szCs w:val="18"/>
              </w:rPr>
            </w:pPr>
            <w:r>
              <w:rPr>
                <w:kern w:val="0"/>
                <w:sz w:val="18"/>
                <w:szCs w:val="18"/>
              </w:rPr>
              <w:t>5</w:t>
            </w:r>
          </w:p>
        </w:tc>
      </w:tr>
      <w:tr w14:paraId="2AC4C1E3">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52777E6D">
            <w:pPr>
              <w:widowControl/>
              <w:tabs>
                <w:tab w:val="decimal" w:pos="0"/>
              </w:tabs>
              <w:ind w:firstLine="0" w:firstLineChars="0"/>
              <w:jc w:val="center"/>
              <w:rPr>
                <w:kern w:val="0"/>
                <w:sz w:val="18"/>
                <w:szCs w:val="18"/>
              </w:rPr>
            </w:pPr>
            <w:r>
              <w:rPr>
                <w:kern w:val="0"/>
                <w:sz w:val="18"/>
                <w:szCs w:val="18"/>
              </w:rPr>
              <w:t>67</w:t>
            </w:r>
          </w:p>
        </w:tc>
        <w:tc>
          <w:tcPr>
            <w:tcW w:w="1068" w:type="dxa"/>
            <w:tcBorders>
              <w:top w:val="nil"/>
              <w:left w:val="nil"/>
              <w:bottom w:val="single" w:color="auto" w:sz="4" w:space="0"/>
              <w:right w:val="single" w:color="auto" w:sz="4" w:space="0"/>
            </w:tcBorders>
            <w:vAlign w:val="center"/>
          </w:tcPr>
          <w:p w14:paraId="43B50C76">
            <w:pPr>
              <w:widowControl/>
              <w:tabs>
                <w:tab w:val="decimal" w:pos="0"/>
              </w:tabs>
              <w:ind w:firstLine="0" w:firstLineChars="0"/>
              <w:jc w:val="center"/>
              <w:rPr>
                <w:kern w:val="0"/>
                <w:sz w:val="18"/>
                <w:szCs w:val="18"/>
              </w:rPr>
            </w:pPr>
            <w:r>
              <w:rPr>
                <w:kern w:val="0"/>
                <w:sz w:val="18"/>
                <w:szCs w:val="18"/>
              </w:rPr>
              <w:t>1.635742</w:t>
            </w:r>
          </w:p>
        </w:tc>
        <w:tc>
          <w:tcPr>
            <w:tcW w:w="588" w:type="dxa"/>
            <w:tcBorders>
              <w:top w:val="nil"/>
              <w:left w:val="nil"/>
              <w:bottom w:val="single" w:color="auto" w:sz="4" w:space="0"/>
              <w:right w:val="single" w:color="auto" w:sz="4" w:space="0"/>
            </w:tcBorders>
            <w:vAlign w:val="center"/>
          </w:tcPr>
          <w:p w14:paraId="3BC2E135">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3B9E202F">
            <w:pPr>
              <w:widowControl/>
              <w:tabs>
                <w:tab w:val="decimal" w:pos="0"/>
              </w:tabs>
              <w:ind w:firstLine="0" w:firstLineChars="0"/>
              <w:jc w:val="center"/>
              <w:rPr>
                <w:kern w:val="0"/>
                <w:sz w:val="18"/>
                <w:szCs w:val="18"/>
              </w:rPr>
            </w:pPr>
            <w:r>
              <w:rPr>
                <w:kern w:val="0"/>
                <w:sz w:val="18"/>
                <w:szCs w:val="18"/>
              </w:rPr>
              <w:t>195</w:t>
            </w:r>
          </w:p>
        </w:tc>
        <w:tc>
          <w:tcPr>
            <w:tcW w:w="1068" w:type="dxa"/>
            <w:tcBorders>
              <w:top w:val="nil"/>
              <w:left w:val="nil"/>
              <w:bottom w:val="single" w:color="auto" w:sz="4" w:space="0"/>
              <w:right w:val="single" w:color="auto" w:sz="4" w:space="0"/>
            </w:tcBorders>
            <w:vAlign w:val="center"/>
          </w:tcPr>
          <w:p w14:paraId="0A1EB494">
            <w:pPr>
              <w:widowControl/>
              <w:tabs>
                <w:tab w:val="decimal" w:pos="0"/>
              </w:tabs>
              <w:ind w:firstLine="0" w:firstLineChars="0"/>
              <w:jc w:val="center"/>
              <w:rPr>
                <w:kern w:val="0"/>
                <w:sz w:val="18"/>
                <w:szCs w:val="18"/>
              </w:rPr>
            </w:pPr>
            <w:r>
              <w:rPr>
                <w:kern w:val="0"/>
                <w:sz w:val="18"/>
                <w:szCs w:val="18"/>
              </w:rPr>
              <w:t>4.760742</w:t>
            </w:r>
          </w:p>
        </w:tc>
        <w:tc>
          <w:tcPr>
            <w:tcW w:w="426" w:type="dxa"/>
            <w:tcBorders>
              <w:top w:val="nil"/>
              <w:left w:val="nil"/>
              <w:bottom w:val="single" w:color="auto" w:sz="4" w:space="0"/>
              <w:right w:val="single" w:color="auto" w:sz="4" w:space="0"/>
            </w:tcBorders>
            <w:vAlign w:val="center"/>
          </w:tcPr>
          <w:p w14:paraId="6BA6E737">
            <w:pPr>
              <w:widowControl/>
              <w:tabs>
                <w:tab w:val="decimal" w:pos="0"/>
              </w:tabs>
              <w:ind w:firstLine="0" w:firstLineChars="0"/>
              <w:jc w:val="center"/>
              <w:rPr>
                <w:kern w:val="0"/>
                <w:sz w:val="18"/>
                <w:szCs w:val="18"/>
              </w:rPr>
            </w:pPr>
            <w:r>
              <w:rPr>
                <w:kern w:val="0"/>
                <w:sz w:val="18"/>
                <w:szCs w:val="18"/>
              </w:rPr>
              <w:t>4</w:t>
            </w:r>
          </w:p>
        </w:tc>
        <w:tc>
          <w:tcPr>
            <w:tcW w:w="813" w:type="dxa"/>
            <w:tcBorders>
              <w:top w:val="nil"/>
              <w:left w:val="nil"/>
              <w:bottom w:val="single" w:color="auto" w:sz="4" w:space="0"/>
              <w:right w:val="single" w:color="auto" w:sz="4" w:space="0"/>
            </w:tcBorders>
            <w:vAlign w:val="center"/>
          </w:tcPr>
          <w:p w14:paraId="0463162F">
            <w:pPr>
              <w:widowControl/>
              <w:tabs>
                <w:tab w:val="decimal" w:pos="0"/>
              </w:tabs>
              <w:ind w:firstLine="0" w:firstLineChars="0"/>
              <w:jc w:val="center"/>
              <w:rPr>
                <w:kern w:val="0"/>
                <w:sz w:val="18"/>
                <w:szCs w:val="18"/>
              </w:rPr>
            </w:pPr>
            <w:r>
              <w:rPr>
                <w:kern w:val="0"/>
                <w:sz w:val="18"/>
                <w:szCs w:val="18"/>
              </w:rPr>
              <w:t>323</w:t>
            </w:r>
          </w:p>
        </w:tc>
        <w:tc>
          <w:tcPr>
            <w:tcW w:w="1068" w:type="dxa"/>
            <w:tcBorders>
              <w:top w:val="nil"/>
              <w:left w:val="nil"/>
              <w:bottom w:val="single" w:color="auto" w:sz="4" w:space="0"/>
              <w:right w:val="single" w:color="auto" w:sz="4" w:space="0"/>
            </w:tcBorders>
            <w:vAlign w:val="center"/>
          </w:tcPr>
          <w:p w14:paraId="5AD07030">
            <w:pPr>
              <w:widowControl/>
              <w:tabs>
                <w:tab w:val="decimal" w:pos="0"/>
              </w:tabs>
              <w:ind w:firstLine="0" w:firstLineChars="0"/>
              <w:jc w:val="center"/>
              <w:rPr>
                <w:kern w:val="0"/>
                <w:sz w:val="18"/>
                <w:szCs w:val="18"/>
              </w:rPr>
            </w:pPr>
            <w:r>
              <w:rPr>
                <w:kern w:val="0"/>
                <w:sz w:val="18"/>
                <w:szCs w:val="18"/>
              </w:rPr>
              <w:t>7.885742</w:t>
            </w:r>
          </w:p>
        </w:tc>
        <w:tc>
          <w:tcPr>
            <w:tcW w:w="426" w:type="dxa"/>
            <w:tcBorders>
              <w:top w:val="nil"/>
              <w:left w:val="nil"/>
              <w:bottom w:val="single" w:color="auto" w:sz="4" w:space="0"/>
              <w:right w:val="single" w:color="auto" w:sz="4" w:space="0"/>
            </w:tcBorders>
            <w:vAlign w:val="center"/>
          </w:tcPr>
          <w:p w14:paraId="33E69D1C">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0A859C76">
            <w:pPr>
              <w:widowControl/>
              <w:tabs>
                <w:tab w:val="decimal" w:pos="0"/>
              </w:tabs>
              <w:ind w:firstLine="0" w:firstLineChars="0"/>
              <w:jc w:val="center"/>
              <w:rPr>
                <w:kern w:val="0"/>
                <w:sz w:val="18"/>
                <w:szCs w:val="18"/>
              </w:rPr>
            </w:pPr>
            <w:r>
              <w:rPr>
                <w:kern w:val="0"/>
                <w:sz w:val="18"/>
                <w:szCs w:val="18"/>
              </w:rPr>
              <w:t>451</w:t>
            </w:r>
          </w:p>
        </w:tc>
        <w:tc>
          <w:tcPr>
            <w:tcW w:w="1109" w:type="dxa"/>
            <w:tcBorders>
              <w:top w:val="nil"/>
              <w:left w:val="nil"/>
              <w:bottom w:val="single" w:color="auto" w:sz="4" w:space="0"/>
              <w:right w:val="single" w:color="auto" w:sz="4" w:space="0"/>
            </w:tcBorders>
            <w:vAlign w:val="center"/>
          </w:tcPr>
          <w:p w14:paraId="24B6364D">
            <w:pPr>
              <w:widowControl/>
              <w:tabs>
                <w:tab w:val="decimal" w:pos="0"/>
              </w:tabs>
              <w:ind w:firstLine="0" w:firstLineChars="0"/>
              <w:jc w:val="center"/>
              <w:rPr>
                <w:kern w:val="0"/>
                <w:sz w:val="18"/>
                <w:szCs w:val="18"/>
              </w:rPr>
            </w:pPr>
            <w:r>
              <w:rPr>
                <w:kern w:val="0"/>
                <w:sz w:val="18"/>
                <w:szCs w:val="18"/>
              </w:rPr>
              <w:t>11.010742</w:t>
            </w:r>
          </w:p>
        </w:tc>
        <w:tc>
          <w:tcPr>
            <w:tcW w:w="426" w:type="dxa"/>
            <w:tcBorders>
              <w:top w:val="nil"/>
              <w:left w:val="nil"/>
              <w:bottom w:val="single" w:color="auto" w:sz="4" w:space="0"/>
              <w:right w:val="single" w:color="auto" w:sz="4" w:space="0"/>
            </w:tcBorders>
            <w:vAlign w:val="center"/>
          </w:tcPr>
          <w:p w14:paraId="43137CD2">
            <w:pPr>
              <w:widowControl/>
              <w:tabs>
                <w:tab w:val="decimal" w:pos="0"/>
              </w:tabs>
              <w:ind w:firstLine="0" w:firstLineChars="0"/>
              <w:jc w:val="center"/>
              <w:rPr>
                <w:kern w:val="0"/>
                <w:sz w:val="18"/>
                <w:szCs w:val="18"/>
              </w:rPr>
            </w:pPr>
            <w:r>
              <w:rPr>
                <w:kern w:val="0"/>
                <w:sz w:val="18"/>
                <w:szCs w:val="18"/>
              </w:rPr>
              <w:t>2</w:t>
            </w:r>
          </w:p>
        </w:tc>
      </w:tr>
      <w:tr w14:paraId="42376267">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6CDCC1EC">
            <w:pPr>
              <w:widowControl/>
              <w:tabs>
                <w:tab w:val="decimal" w:pos="0"/>
              </w:tabs>
              <w:ind w:firstLine="0" w:firstLineChars="0"/>
              <w:jc w:val="center"/>
              <w:rPr>
                <w:kern w:val="0"/>
                <w:sz w:val="18"/>
                <w:szCs w:val="18"/>
              </w:rPr>
            </w:pPr>
            <w:r>
              <w:rPr>
                <w:kern w:val="0"/>
                <w:sz w:val="18"/>
                <w:szCs w:val="18"/>
              </w:rPr>
              <w:t>68</w:t>
            </w:r>
          </w:p>
        </w:tc>
        <w:tc>
          <w:tcPr>
            <w:tcW w:w="1068" w:type="dxa"/>
            <w:tcBorders>
              <w:top w:val="nil"/>
              <w:left w:val="nil"/>
              <w:bottom w:val="single" w:color="auto" w:sz="4" w:space="0"/>
              <w:right w:val="single" w:color="auto" w:sz="4" w:space="0"/>
            </w:tcBorders>
            <w:vAlign w:val="center"/>
          </w:tcPr>
          <w:p w14:paraId="5F37EBB8">
            <w:pPr>
              <w:widowControl/>
              <w:tabs>
                <w:tab w:val="decimal" w:pos="0"/>
              </w:tabs>
              <w:ind w:firstLine="0" w:firstLineChars="0"/>
              <w:jc w:val="center"/>
              <w:rPr>
                <w:kern w:val="0"/>
                <w:sz w:val="18"/>
                <w:szCs w:val="18"/>
              </w:rPr>
            </w:pPr>
            <w:r>
              <w:rPr>
                <w:kern w:val="0"/>
                <w:sz w:val="18"/>
                <w:szCs w:val="18"/>
              </w:rPr>
              <w:t>1.660156</w:t>
            </w:r>
          </w:p>
        </w:tc>
        <w:tc>
          <w:tcPr>
            <w:tcW w:w="588" w:type="dxa"/>
            <w:tcBorders>
              <w:top w:val="nil"/>
              <w:left w:val="nil"/>
              <w:bottom w:val="single" w:color="auto" w:sz="4" w:space="0"/>
              <w:right w:val="single" w:color="auto" w:sz="4" w:space="0"/>
            </w:tcBorders>
            <w:vAlign w:val="center"/>
          </w:tcPr>
          <w:p w14:paraId="4EBC6D39">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128C9C71">
            <w:pPr>
              <w:widowControl/>
              <w:tabs>
                <w:tab w:val="decimal" w:pos="0"/>
              </w:tabs>
              <w:ind w:firstLine="0" w:firstLineChars="0"/>
              <w:jc w:val="center"/>
              <w:rPr>
                <w:kern w:val="0"/>
                <w:sz w:val="18"/>
                <w:szCs w:val="18"/>
              </w:rPr>
            </w:pPr>
            <w:r>
              <w:rPr>
                <w:kern w:val="0"/>
                <w:sz w:val="18"/>
                <w:szCs w:val="18"/>
              </w:rPr>
              <w:t>196</w:t>
            </w:r>
          </w:p>
        </w:tc>
        <w:tc>
          <w:tcPr>
            <w:tcW w:w="1068" w:type="dxa"/>
            <w:tcBorders>
              <w:top w:val="nil"/>
              <w:left w:val="nil"/>
              <w:bottom w:val="single" w:color="auto" w:sz="4" w:space="0"/>
              <w:right w:val="single" w:color="auto" w:sz="4" w:space="0"/>
            </w:tcBorders>
            <w:vAlign w:val="center"/>
          </w:tcPr>
          <w:p w14:paraId="0AB1BCFB">
            <w:pPr>
              <w:widowControl/>
              <w:tabs>
                <w:tab w:val="decimal" w:pos="0"/>
              </w:tabs>
              <w:ind w:firstLine="0" w:firstLineChars="0"/>
              <w:jc w:val="center"/>
              <w:rPr>
                <w:kern w:val="0"/>
                <w:sz w:val="18"/>
                <w:szCs w:val="18"/>
              </w:rPr>
            </w:pPr>
            <w:r>
              <w:rPr>
                <w:kern w:val="0"/>
                <w:sz w:val="18"/>
                <w:szCs w:val="18"/>
              </w:rPr>
              <w:t>4.785156</w:t>
            </w:r>
          </w:p>
        </w:tc>
        <w:tc>
          <w:tcPr>
            <w:tcW w:w="426" w:type="dxa"/>
            <w:tcBorders>
              <w:top w:val="nil"/>
              <w:left w:val="nil"/>
              <w:bottom w:val="single" w:color="auto" w:sz="4" w:space="0"/>
              <w:right w:val="single" w:color="auto" w:sz="4" w:space="0"/>
            </w:tcBorders>
            <w:vAlign w:val="center"/>
          </w:tcPr>
          <w:p w14:paraId="784C3910">
            <w:pPr>
              <w:widowControl/>
              <w:tabs>
                <w:tab w:val="decimal" w:pos="0"/>
              </w:tabs>
              <w:ind w:firstLine="0" w:firstLineChars="0"/>
              <w:jc w:val="center"/>
              <w:rPr>
                <w:kern w:val="0"/>
                <w:sz w:val="18"/>
                <w:szCs w:val="18"/>
              </w:rPr>
            </w:pPr>
            <w:r>
              <w:rPr>
                <w:kern w:val="0"/>
                <w:sz w:val="18"/>
                <w:szCs w:val="18"/>
              </w:rPr>
              <w:t>4</w:t>
            </w:r>
          </w:p>
        </w:tc>
        <w:tc>
          <w:tcPr>
            <w:tcW w:w="813" w:type="dxa"/>
            <w:tcBorders>
              <w:top w:val="nil"/>
              <w:left w:val="nil"/>
              <w:bottom w:val="single" w:color="auto" w:sz="4" w:space="0"/>
              <w:right w:val="single" w:color="auto" w:sz="4" w:space="0"/>
            </w:tcBorders>
            <w:vAlign w:val="center"/>
          </w:tcPr>
          <w:p w14:paraId="478EB71E">
            <w:pPr>
              <w:widowControl/>
              <w:tabs>
                <w:tab w:val="decimal" w:pos="0"/>
              </w:tabs>
              <w:ind w:firstLine="0" w:firstLineChars="0"/>
              <w:jc w:val="center"/>
              <w:rPr>
                <w:kern w:val="0"/>
                <w:sz w:val="18"/>
                <w:szCs w:val="18"/>
              </w:rPr>
            </w:pPr>
            <w:r>
              <w:rPr>
                <w:kern w:val="0"/>
                <w:sz w:val="18"/>
                <w:szCs w:val="18"/>
              </w:rPr>
              <w:t>324</w:t>
            </w:r>
          </w:p>
        </w:tc>
        <w:tc>
          <w:tcPr>
            <w:tcW w:w="1068" w:type="dxa"/>
            <w:tcBorders>
              <w:top w:val="nil"/>
              <w:left w:val="nil"/>
              <w:bottom w:val="single" w:color="auto" w:sz="4" w:space="0"/>
              <w:right w:val="single" w:color="auto" w:sz="4" w:space="0"/>
            </w:tcBorders>
            <w:vAlign w:val="center"/>
          </w:tcPr>
          <w:p w14:paraId="6200324A">
            <w:pPr>
              <w:widowControl/>
              <w:tabs>
                <w:tab w:val="decimal" w:pos="0"/>
              </w:tabs>
              <w:ind w:firstLine="0" w:firstLineChars="0"/>
              <w:jc w:val="center"/>
              <w:rPr>
                <w:kern w:val="0"/>
                <w:sz w:val="18"/>
                <w:szCs w:val="18"/>
              </w:rPr>
            </w:pPr>
            <w:r>
              <w:rPr>
                <w:kern w:val="0"/>
                <w:sz w:val="18"/>
                <w:szCs w:val="18"/>
              </w:rPr>
              <w:t>7.910156</w:t>
            </w:r>
          </w:p>
        </w:tc>
        <w:tc>
          <w:tcPr>
            <w:tcW w:w="426" w:type="dxa"/>
            <w:tcBorders>
              <w:top w:val="nil"/>
              <w:left w:val="nil"/>
              <w:bottom w:val="single" w:color="auto" w:sz="4" w:space="0"/>
              <w:right w:val="single" w:color="auto" w:sz="4" w:space="0"/>
            </w:tcBorders>
            <w:vAlign w:val="center"/>
          </w:tcPr>
          <w:p w14:paraId="6777433C">
            <w:pPr>
              <w:widowControl/>
              <w:tabs>
                <w:tab w:val="decimal" w:pos="0"/>
              </w:tabs>
              <w:ind w:firstLine="0" w:firstLineChars="0"/>
              <w:jc w:val="center"/>
              <w:rPr>
                <w:kern w:val="0"/>
                <w:sz w:val="18"/>
                <w:szCs w:val="18"/>
              </w:rPr>
            </w:pPr>
            <w:r>
              <w:rPr>
                <w:kern w:val="0"/>
                <w:sz w:val="18"/>
                <w:szCs w:val="18"/>
              </w:rPr>
              <w:t>6</w:t>
            </w:r>
          </w:p>
        </w:tc>
        <w:tc>
          <w:tcPr>
            <w:tcW w:w="813" w:type="dxa"/>
            <w:tcBorders>
              <w:top w:val="nil"/>
              <w:left w:val="nil"/>
              <w:bottom w:val="single" w:color="auto" w:sz="4" w:space="0"/>
              <w:right w:val="single" w:color="auto" w:sz="4" w:space="0"/>
            </w:tcBorders>
            <w:vAlign w:val="center"/>
          </w:tcPr>
          <w:p w14:paraId="1C1EE983">
            <w:pPr>
              <w:widowControl/>
              <w:tabs>
                <w:tab w:val="decimal" w:pos="0"/>
              </w:tabs>
              <w:ind w:firstLine="0" w:firstLineChars="0"/>
              <w:jc w:val="center"/>
              <w:rPr>
                <w:kern w:val="0"/>
                <w:sz w:val="18"/>
                <w:szCs w:val="18"/>
              </w:rPr>
            </w:pPr>
            <w:r>
              <w:rPr>
                <w:kern w:val="0"/>
                <w:sz w:val="18"/>
                <w:szCs w:val="18"/>
              </w:rPr>
              <w:t>452</w:t>
            </w:r>
          </w:p>
        </w:tc>
        <w:tc>
          <w:tcPr>
            <w:tcW w:w="1109" w:type="dxa"/>
            <w:tcBorders>
              <w:top w:val="nil"/>
              <w:left w:val="nil"/>
              <w:bottom w:val="single" w:color="auto" w:sz="4" w:space="0"/>
              <w:right w:val="single" w:color="auto" w:sz="4" w:space="0"/>
            </w:tcBorders>
            <w:vAlign w:val="center"/>
          </w:tcPr>
          <w:p w14:paraId="36F03F45">
            <w:pPr>
              <w:widowControl/>
              <w:tabs>
                <w:tab w:val="decimal" w:pos="0"/>
              </w:tabs>
              <w:ind w:firstLine="0" w:firstLineChars="0"/>
              <w:jc w:val="center"/>
              <w:rPr>
                <w:kern w:val="0"/>
                <w:sz w:val="18"/>
                <w:szCs w:val="18"/>
              </w:rPr>
            </w:pPr>
            <w:r>
              <w:rPr>
                <w:kern w:val="0"/>
                <w:sz w:val="18"/>
                <w:szCs w:val="18"/>
              </w:rPr>
              <w:t>11.035156</w:t>
            </w:r>
          </w:p>
        </w:tc>
        <w:tc>
          <w:tcPr>
            <w:tcW w:w="426" w:type="dxa"/>
            <w:tcBorders>
              <w:top w:val="nil"/>
              <w:left w:val="nil"/>
              <w:bottom w:val="single" w:color="auto" w:sz="4" w:space="0"/>
              <w:right w:val="single" w:color="auto" w:sz="4" w:space="0"/>
            </w:tcBorders>
            <w:vAlign w:val="center"/>
          </w:tcPr>
          <w:p w14:paraId="711A8375">
            <w:pPr>
              <w:widowControl/>
              <w:tabs>
                <w:tab w:val="decimal" w:pos="0"/>
              </w:tabs>
              <w:ind w:firstLine="0" w:firstLineChars="0"/>
              <w:jc w:val="center"/>
              <w:rPr>
                <w:kern w:val="0"/>
                <w:sz w:val="18"/>
                <w:szCs w:val="18"/>
              </w:rPr>
            </w:pPr>
            <w:r>
              <w:rPr>
                <w:kern w:val="0"/>
                <w:sz w:val="18"/>
                <w:szCs w:val="18"/>
              </w:rPr>
              <w:t>7</w:t>
            </w:r>
          </w:p>
        </w:tc>
      </w:tr>
      <w:tr w14:paraId="1B3D8AB6">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0B4F2909">
            <w:pPr>
              <w:widowControl/>
              <w:tabs>
                <w:tab w:val="decimal" w:pos="0"/>
              </w:tabs>
              <w:ind w:firstLine="0" w:firstLineChars="0"/>
              <w:jc w:val="center"/>
              <w:rPr>
                <w:kern w:val="0"/>
                <w:sz w:val="18"/>
                <w:szCs w:val="18"/>
              </w:rPr>
            </w:pPr>
            <w:r>
              <w:rPr>
                <w:kern w:val="0"/>
                <w:sz w:val="18"/>
                <w:szCs w:val="18"/>
              </w:rPr>
              <w:t>69</w:t>
            </w:r>
          </w:p>
        </w:tc>
        <w:tc>
          <w:tcPr>
            <w:tcW w:w="1068" w:type="dxa"/>
            <w:tcBorders>
              <w:top w:val="nil"/>
              <w:left w:val="nil"/>
              <w:bottom w:val="single" w:color="auto" w:sz="4" w:space="0"/>
              <w:right w:val="single" w:color="auto" w:sz="4" w:space="0"/>
            </w:tcBorders>
            <w:vAlign w:val="center"/>
          </w:tcPr>
          <w:p w14:paraId="272EABEC">
            <w:pPr>
              <w:widowControl/>
              <w:tabs>
                <w:tab w:val="decimal" w:pos="0"/>
              </w:tabs>
              <w:ind w:firstLine="0" w:firstLineChars="0"/>
              <w:jc w:val="center"/>
              <w:rPr>
                <w:kern w:val="0"/>
                <w:sz w:val="18"/>
                <w:szCs w:val="18"/>
              </w:rPr>
            </w:pPr>
            <w:r>
              <w:rPr>
                <w:kern w:val="0"/>
                <w:sz w:val="18"/>
                <w:szCs w:val="18"/>
              </w:rPr>
              <w:t>1.684570</w:t>
            </w:r>
          </w:p>
        </w:tc>
        <w:tc>
          <w:tcPr>
            <w:tcW w:w="588" w:type="dxa"/>
            <w:tcBorders>
              <w:top w:val="nil"/>
              <w:left w:val="nil"/>
              <w:bottom w:val="single" w:color="auto" w:sz="4" w:space="0"/>
              <w:right w:val="single" w:color="auto" w:sz="4" w:space="0"/>
            </w:tcBorders>
            <w:vAlign w:val="center"/>
          </w:tcPr>
          <w:p w14:paraId="15AFF4DF">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020D393E">
            <w:pPr>
              <w:widowControl/>
              <w:tabs>
                <w:tab w:val="decimal" w:pos="0"/>
              </w:tabs>
              <w:ind w:firstLine="0" w:firstLineChars="0"/>
              <w:jc w:val="center"/>
              <w:rPr>
                <w:kern w:val="0"/>
                <w:sz w:val="18"/>
                <w:szCs w:val="18"/>
              </w:rPr>
            </w:pPr>
            <w:r>
              <w:rPr>
                <w:kern w:val="0"/>
                <w:sz w:val="18"/>
                <w:szCs w:val="18"/>
              </w:rPr>
              <w:t>197</w:t>
            </w:r>
          </w:p>
        </w:tc>
        <w:tc>
          <w:tcPr>
            <w:tcW w:w="1068" w:type="dxa"/>
            <w:tcBorders>
              <w:top w:val="nil"/>
              <w:left w:val="nil"/>
              <w:bottom w:val="single" w:color="auto" w:sz="4" w:space="0"/>
              <w:right w:val="single" w:color="auto" w:sz="4" w:space="0"/>
            </w:tcBorders>
            <w:vAlign w:val="center"/>
          </w:tcPr>
          <w:p w14:paraId="0709F71B">
            <w:pPr>
              <w:widowControl/>
              <w:tabs>
                <w:tab w:val="decimal" w:pos="0"/>
              </w:tabs>
              <w:ind w:firstLine="0" w:firstLineChars="0"/>
              <w:jc w:val="center"/>
              <w:rPr>
                <w:kern w:val="0"/>
                <w:sz w:val="18"/>
                <w:szCs w:val="18"/>
              </w:rPr>
            </w:pPr>
            <w:r>
              <w:rPr>
                <w:kern w:val="0"/>
                <w:sz w:val="18"/>
                <w:szCs w:val="18"/>
              </w:rPr>
              <w:t>4.809570</w:t>
            </w:r>
          </w:p>
        </w:tc>
        <w:tc>
          <w:tcPr>
            <w:tcW w:w="426" w:type="dxa"/>
            <w:tcBorders>
              <w:top w:val="nil"/>
              <w:left w:val="nil"/>
              <w:bottom w:val="single" w:color="auto" w:sz="4" w:space="0"/>
              <w:right w:val="single" w:color="auto" w:sz="4" w:space="0"/>
            </w:tcBorders>
            <w:vAlign w:val="center"/>
          </w:tcPr>
          <w:p w14:paraId="0EEA36BC">
            <w:pPr>
              <w:widowControl/>
              <w:tabs>
                <w:tab w:val="decimal" w:pos="0"/>
              </w:tabs>
              <w:ind w:firstLine="0" w:firstLineChars="0"/>
              <w:jc w:val="center"/>
              <w:rPr>
                <w:kern w:val="0"/>
                <w:sz w:val="18"/>
                <w:szCs w:val="18"/>
              </w:rPr>
            </w:pPr>
            <w:r>
              <w:rPr>
                <w:kern w:val="0"/>
                <w:sz w:val="18"/>
                <w:szCs w:val="18"/>
              </w:rPr>
              <w:t>3</w:t>
            </w:r>
          </w:p>
        </w:tc>
        <w:tc>
          <w:tcPr>
            <w:tcW w:w="813" w:type="dxa"/>
            <w:tcBorders>
              <w:top w:val="nil"/>
              <w:left w:val="nil"/>
              <w:bottom w:val="single" w:color="auto" w:sz="4" w:space="0"/>
              <w:right w:val="single" w:color="auto" w:sz="4" w:space="0"/>
            </w:tcBorders>
            <w:vAlign w:val="center"/>
          </w:tcPr>
          <w:p w14:paraId="025A787C">
            <w:pPr>
              <w:widowControl/>
              <w:tabs>
                <w:tab w:val="decimal" w:pos="0"/>
              </w:tabs>
              <w:ind w:firstLine="0" w:firstLineChars="0"/>
              <w:jc w:val="center"/>
              <w:rPr>
                <w:kern w:val="0"/>
                <w:sz w:val="18"/>
                <w:szCs w:val="18"/>
              </w:rPr>
            </w:pPr>
            <w:r>
              <w:rPr>
                <w:kern w:val="0"/>
                <w:sz w:val="18"/>
                <w:szCs w:val="18"/>
              </w:rPr>
              <w:t>325</w:t>
            </w:r>
          </w:p>
        </w:tc>
        <w:tc>
          <w:tcPr>
            <w:tcW w:w="1068" w:type="dxa"/>
            <w:tcBorders>
              <w:top w:val="nil"/>
              <w:left w:val="nil"/>
              <w:bottom w:val="single" w:color="auto" w:sz="4" w:space="0"/>
              <w:right w:val="single" w:color="auto" w:sz="4" w:space="0"/>
            </w:tcBorders>
            <w:vAlign w:val="center"/>
          </w:tcPr>
          <w:p w14:paraId="042DA4CA">
            <w:pPr>
              <w:widowControl/>
              <w:tabs>
                <w:tab w:val="decimal" w:pos="0"/>
              </w:tabs>
              <w:ind w:firstLine="0" w:firstLineChars="0"/>
              <w:jc w:val="center"/>
              <w:rPr>
                <w:kern w:val="0"/>
                <w:sz w:val="18"/>
                <w:szCs w:val="18"/>
              </w:rPr>
            </w:pPr>
            <w:r>
              <w:rPr>
                <w:kern w:val="0"/>
                <w:sz w:val="18"/>
                <w:szCs w:val="18"/>
              </w:rPr>
              <w:t>7.934570</w:t>
            </w:r>
          </w:p>
        </w:tc>
        <w:tc>
          <w:tcPr>
            <w:tcW w:w="426" w:type="dxa"/>
            <w:tcBorders>
              <w:top w:val="nil"/>
              <w:left w:val="nil"/>
              <w:bottom w:val="single" w:color="auto" w:sz="4" w:space="0"/>
              <w:right w:val="single" w:color="auto" w:sz="4" w:space="0"/>
            </w:tcBorders>
            <w:vAlign w:val="center"/>
          </w:tcPr>
          <w:p w14:paraId="204AB823">
            <w:pPr>
              <w:widowControl/>
              <w:tabs>
                <w:tab w:val="decimal" w:pos="0"/>
              </w:tabs>
              <w:ind w:firstLine="0" w:firstLineChars="0"/>
              <w:jc w:val="center"/>
              <w:rPr>
                <w:kern w:val="0"/>
                <w:sz w:val="18"/>
                <w:szCs w:val="18"/>
              </w:rPr>
            </w:pPr>
            <w:r>
              <w:rPr>
                <w:kern w:val="0"/>
                <w:sz w:val="18"/>
                <w:szCs w:val="18"/>
              </w:rPr>
              <w:t>4</w:t>
            </w:r>
          </w:p>
        </w:tc>
        <w:tc>
          <w:tcPr>
            <w:tcW w:w="813" w:type="dxa"/>
            <w:tcBorders>
              <w:top w:val="nil"/>
              <w:left w:val="nil"/>
              <w:bottom w:val="single" w:color="auto" w:sz="4" w:space="0"/>
              <w:right w:val="single" w:color="auto" w:sz="4" w:space="0"/>
            </w:tcBorders>
            <w:vAlign w:val="center"/>
          </w:tcPr>
          <w:p w14:paraId="4119A084">
            <w:pPr>
              <w:widowControl/>
              <w:tabs>
                <w:tab w:val="decimal" w:pos="0"/>
              </w:tabs>
              <w:ind w:firstLine="0" w:firstLineChars="0"/>
              <w:jc w:val="center"/>
              <w:rPr>
                <w:kern w:val="0"/>
                <w:sz w:val="18"/>
                <w:szCs w:val="18"/>
              </w:rPr>
            </w:pPr>
            <w:r>
              <w:rPr>
                <w:kern w:val="0"/>
                <w:sz w:val="18"/>
                <w:szCs w:val="18"/>
              </w:rPr>
              <w:t>453</w:t>
            </w:r>
          </w:p>
        </w:tc>
        <w:tc>
          <w:tcPr>
            <w:tcW w:w="1109" w:type="dxa"/>
            <w:tcBorders>
              <w:top w:val="nil"/>
              <w:left w:val="nil"/>
              <w:bottom w:val="single" w:color="auto" w:sz="4" w:space="0"/>
              <w:right w:val="single" w:color="auto" w:sz="4" w:space="0"/>
            </w:tcBorders>
            <w:vAlign w:val="center"/>
          </w:tcPr>
          <w:p w14:paraId="69DEEF2A">
            <w:pPr>
              <w:widowControl/>
              <w:tabs>
                <w:tab w:val="decimal" w:pos="0"/>
              </w:tabs>
              <w:ind w:firstLine="0" w:firstLineChars="0"/>
              <w:jc w:val="center"/>
              <w:rPr>
                <w:kern w:val="0"/>
                <w:sz w:val="18"/>
                <w:szCs w:val="18"/>
              </w:rPr>
            </w:pPr>
            <w:r>
              <w:rPr>
                <w:kern w:val="0"/>
                <w:sz w:val="18"/>
                <w:szCs w:val="18"/>
              </w:rPr>
              <w:t>11.059570</w:t>
            </w:r>
          </w:p>
        </w:tc>
        <w:tc>
          <w:tcPr>
            <w:tcW w:w="426" w:type="dxa"/>
            <w:tcBorders>
              <w:top w:val="nil"/>
              <w:left w:val="nil"/>
              <w:bottom w:val="single" w:color="auto" w:sz="4" w:space="0"/>
              <w:right w:val="single" w:color="auto" w:sz="4" w:space="0"/>
            </w:tcBorders>
            <w:vAlign w:val="center"/>
          </w:tcPr>
          <w:p w14:paraId="3A1C30E7">
            <w:pPr>
              <w:widowControl/>
              <w:tabs>
                <w:tab w:val="decimal" w:pos="0"/>
              </w:tabs>
              <w:ind w:firstLine="0" w:firstLineChars="0"/>
              <w:jc w:val="center"/>
              <w:rPr>
                <w:kern w:val="0"/>
                <w:sz w:val="18"/>
                <w:szCs w:val="18"/>
              </w:rPr>
            </w:pPr>
            <w:r>
              <w:rPr>
                <w:kern w:val="0"/>
                <w:sz w:val="18"/>
                <w:szCs w:val="18"/>
              </w:rPr>
              <w:t>5</w:t>
            </w:r>
          </w:p>
        </w:tc>
      </w:tr>
      <w:tr w14:paraId="7B61641B">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7E96DB93">
            <w:pPr>
              <w:widowControl/>
              <w:tabs>
                <w:tab w:val="decimal" w:pos="0"/>
              </w:tabs>
              <w:ind w:firstLine="0" w:firstLineChars="0"/>
              <w:jc w:val="center"/>
              <w:rPr>
                <w:kern w:val="0"/>
                <w:sz w:val="18"/>
                <w:szCs w:val="18"/>
              </w:rPr>
            </w:pPr>
            <w:r>
              <w:rPr>
                <w:kern w:val="0"/>
                <w:sz w:val="18"/>
                <w:szCs w:val="18"/>
              </w:rPr>
              <w:t>70</w:t>
            </w:r>
          </w:p>
        </w:tc>
        <w:tc>
          <w:tcPr>
            <w:tcW w:w="1068" w:type="dxa"/>
            <w:tcBorders>
              <w:top w:val="nil"/>
              <w:left w:val="nil"/>
              <w:bottom w:val="single" w:color="auto" w:sz="4" w:space="0"/>
              <w:right w:val="single" w:color="auto" w:sz="4" w:space="0"/>
            </w:tcBorders>
            <w:vAlign w:val="center"/>
          </w:tcPr>
          <w:p w14:paraId="27061248">
            <w:pPr>
              <w:widowControl/>
              <w:tabs>
                <w:tab w:val="decimal" w:pos="0"/>
              </w:tabs>
              <w:ind w:firstLine="0" w:firstLineChars="0"/>
              <w:jc w:val="center"/>
              <w:rPr>
                <w:kern w:val="0"/>
                <w:sz w:val="18"/>
                <w:szCs w:val="18"/>
              </w:rPr>
            </w:pPr>
            <w:r>
              <w:rPr>
                <w:kern w:val="0"/>
                <w:sz w:val="18"/>
                <w:szCs w:val="18"/>
              </w:rPr>
              <w:t>1.708984</w:t>
            </w:r>
          </w:p>
        </w:tc>
        <w:tc>
          <w:tcPr>
            <w:tcW w:w="588" w:type="dxa"/>
            <w:tcBorders>
              <w:top w:val="nil"/>
              <w:left w:val="nil"/>
              <w:bottom w:val="single" w:color="auto" w:sz="4" w:space="0"/>
              <w:right w:val="single" w:color="auto" w:sz="4" w:space="0"/>
            </w:tcBorders>
            <w:vAlign w:val="center"/>
          </w:tcPr>
          <w:p w14:paraId="523203A6">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1952D279">
            <w:pPr>
              <w:widowControl/>
              <w:tabs>
                <w:tab w:val="decimal" w:pos="0"/>
              </w:tabs>
              <w:ind w:firstLine="0" w:firstLineChars="0"/>
              <w:jc w:val="center"/>
              <w:rPr>
                <w:kern w:val="0"/>
                <w:sz w:val="18"/>
                <w:szCs w:val="18"/>
              </w:rPr>
            </w:pPr>
            <w:r>
              <w:rPr>
                <w:kern w:val="0"/>
                <w:sz w:val="18"/>
                <w:szCs w:val="18"/>
              </w:rPr>
              <w:t>198</w:t>
            </w:r>
          </w:p>
        </w:tc>
        <w:tc>
          <w:tcPr>
            <w:tcW w:w="1068" w:type="dxa"/>
            <w:tcBorders>
              <w:top w:val="nil"/>
              <w:left w:val="nil"/>
              <w:bottom w:val="single" w:color="auto" w:sz="4" w:space="0"/>
              <w:right w:val="single" w:color="auto" w:sz="4" w:space="0"/>
            </w:tcBorders>
            <w:vAlign w:val="center"/>
          </w:tcPr>
          <w:p w14:paraId="16DA471E">
            <w:pPr>
              <w:widowControl/>
              <w:tabs>
                <w:tab w:val="decimal" w:pos="0"/>
              </w:tabs>
              <w:ind w:firstLine="0" w:firstLineChars="0"/>
              <w:jc w:val="center"/>
              <w:rPr>
                <w:kern w:val="0"/>
                <w:sz w:val="18"/>
                <w:szCs w:val="18"/>
              </w:rPr>
            </w:pPr>
            <w:r>
              <w:rPr>
                <w:kern w:val="0"/>
                <w:sz w:val="18"/>
                <w:szCs w:val="18"/>
              </w:rPr>
              <w:t>4.833984</w:t>
            </w:r>
          </w:p>
        </w:tc>
        <w:tc>
          <w:tcPr>
            <w:tcW w:w="426" w:type="dxa"/>
            <w:tcBorders>
              <w:top w:val="nil"/>
              <w:left w:val="nil"/>
              <w:bottom w:val="single" w:color="auto" w:sz="4" w:space="0"/>
              <w:right w:val="single" w:color="auto" w:sz="4" w:space="0"/>
            </w:tcBorders>
            <w:vAlign w:val="center"/>
          </w:tcPr>
          <w:p w14:paraId="7D1D13FE">
            <w:pPr>
              <w:widowControl/>
              <w:tabs>
                <w:tab w:val="decimal" w:pos="0"/>
              </w:tabs>
              <w:ind w:firstLine="0" w:firstLineChars="0"/>
              <w:jc w:val="center"/>
              <w:rPr>
                <w:kern w:val="0"/>
                <w:sz w:val="18"/>
                <w:szCs w:val="18"/>
              </w:rPr>
            </w:pPr>
            <w:r>
              <w:rPr>
                <w:kern w:val="0"/>
                <w:sz w:val="18"/>
                <w:szCs w:val="18"/>
              </w:rPr>
              <w:t>2</w:t>
            </w:r>
          </w:p>
        </w:tc>
        <w:tc>
          <w:tcPr>
            <w:tcW w:w="813" w:type="dxa"/>
            <w:tcBorders>
              <w:top w:val="nil"/>
              <w:left w:val="nil"/>
              <w:bottom w:val="single" w:color="auto" w:sz="4" w:space="0"/>
              <w:right w:val="single" w:color="auto" w:sz="4" w:space="0"/>
            </w:tcBorders>
            <w:vAlign w:val="center"/>
          </w:tcPr>
          <w:p w14:paraId="6C099A79">
            <w:pPr>
              <w:widowControl/>
              <w:tabs>
                <w:tab w:val="decimal" w:pos="0"/>
              </w:tabs>
              <w:ind w:firstLine="0" w:firstLineChars="0"/>
              <w:jc w:val="center"/>
              <w:rPr>
                <w:kern w:val="0"/>
                <w:sz w:val="18"/>
                <w:szCs w:val="18"/>
              </w:rPr>
            </w:pPr>
            <w:r>
              <w:rPr>
                <w:kern w:val="0"/>
                <w:sz w:val="18"/>
                <w:szCs w:val="18"/>
              </w:rPr>
              <w:t>326</w:t>
            </w:r>
          </w:p>
        </w:tc>
        <w:tc>
          <w:tcPr>
            <w:tcW w:w="1068" w:type="dxa"/>
            <w:tcBorders>
              <w:top w:val="nil"/>
              <w:left w:val="nil"/>
              <w:bottom w:val="single" w:color="auto" w:sz="4" w:space="0"/>
              <w:right w:val="single" w:color="auto" w:sz="4" w:space="0"/>
            </w:tcBorders>
            <w:vAlign w:val="center"/>
          </w:tcPr>
          <w:p w14:paraId="32E71A9A">
            <w:pPr>
              <w:widowControl/>
              <w:tabs>
                <w:tab w:val="decimal" w:pos="0"/>
              </w:tabs>
              <w:ind w:firstLine="0" w:firstLineChars="0"/>
              <w:jc w:val="center"/>
              <w:rPr>
                <w:kern w:val="0"/>
                <w:sz w:val="18"/>
                <w:szCs w:val="18"/>
              </w:rPr>
            </w:pPr>
            <w:r>
              <w:rPr>
                <w:kern w:val="0"/>
                <w:sz w:val="18"/>
                <w:szCs w:val="18"/>
              </w:rPr>
              <w:t>7.958984</w:t>
            </w:r>
          </w:p>
        </w:tc>
        <w:tc>
          <w:tcPr>
            <w:tcW w:w="426" w:type="dxa"/>
            <w:tcBorders>
              <w:top w:val="nil"/>
              <w:left w:val="nil"/>
              <w:bottom w:val="single" w:color="auto" w:sz="4" w:space="0"/>
              <w:right w:val="single" w:color="auto" w:sz="4" w:space="0"/>
            </w:tcBorders>
            <w:vAlign w:val="center"/>
          </w:tcPr>
          <w:p w14:paraId="24A5EB2E">
            <w:pPr>
              <w:widowControl/>
              <w:tabs>
                <w:tab w:val="decimal" w:pos="0"/>
              </w:tabs>
              <w:ind w:firstLine="0" w:firstLineChars="0"/>
              <w:jc w:val="center"/>
              <w:rPr>
                <w:kern w:val="0"/>
                <w:sz w:val="18"/>
                <w:szCs w:val="18"/>
              </w:rPr>
            </w:pPr>
            <w:r>
              <w:rPr>
                <w:kern w:val="0"/>
                <w:sz w:val="18"/>
                <w:szCs w:val="18"/>
              </w:rPr>
              <w:t>3</w:t>
            </w:r>
          </w:p>
        </w:tc>
        <w:tc>
          <w:tcPr>
            <w:tcW w:w="813" w:type="dxa"/>
            <w:tcBorders>
              <w:top w:val="nil"/>
              <w:left w:val="nil"/>
              <w:bottom w:val="single" w:color="auto" w:sz="4" w:space="0"/>
              <w:right w:val="single" w:color="auto" w:sz="4" w:space="0"/>
            </w:tcBorders>
            <w:vAlign w:val="center"/>
          </w:tcPr>
          <w:p w14:paraId="3B0DF812">
            <w:pPr>
              <w:widowControl/>
              <w:tabs>
                <w:tab w:val="decimal" w:pos="0"/>
              </w:tabs>
              <w:ind w:firstLine="0" w:firstLineChars="0"/>
              <w:jc w:val="center"/>
              <w:rPr>
                <w:kern w:val="0"/>
                <w:sz w:val="18"/>
                <w:szCs w:val="18"/>
              </w:rPr>
            </w:pPr>
            <w:r>
              <w:rPr>
                <w:kern w:val="0"/>
                <w:sz w:val="18"/>
                <w:szCs w:val="18"/>
              </w:rPr>
              <w:t>454</w:t>
            </w:r>
          </w:p>
        </w:tc>
        <w:tc>
          <w:tcPr>
            <w:tcW w:w="1109" w:type="dxa"/>
            <w:tcBorders>
              <w:top w:val="nil"/>
              <w:left w:val="nil"/>
              <w:bottom w:val="single" w:color="auto" w:sz="4" w:space="0"/>
              <w:right w:val="single" w:color="auto" w:sz="4" w:space="0"/>
            </w:tcBorders>
            <w:vAlign w:val="center"/>
          </w:tcPr>
          <w:p w14:paraId="0AD874B2">
            <w:pPr>
              <w:widowControl/>
              <w:tabs>
                <w:tab w:val="decimal" w:pos="0"/>
              </w:tabs>
              <w:ind w:firstLine="0" w:firstLineChars="0"/>
              <w:jc w:val="center"/>
              <w:rPr>
                <w:kern w:val="0"/>
                <w:sz w:val="18"/>
                <w:szCs w:val="18"/>
              </w:rPr>
            </w:pPr>
            <w:r>
              <w:rPr>
                <w:kern w:val="0"/>
                <w:sz w:val="18"/>
                <w:szCs w:val="18"/>
              </w:rPr>
              <w:t>11.083984</w:t>
            </w:r>
          </w:p>
        </w:tc>
        <w:tc>
          <w:tcPr>
            <w:tcW w:w="426" w:type="dxa"/>
            <w:tcBorders>
              <w:top w:val="nil"/>
              <w:left w:val="nil"/>
              <w:bottom w:val="single" w:color="auto" w:sz="4" w:space="0"/>
              <w:right w:val="single" w:color="auto" w:sz="4" w:space="0"/>
            </w:tcBorders>
            <w:vAlign w:val="center"/>
          </w:tcPr>
          <w:p w14:paraId="7A688060">
            <w:pPr>
              <w:widowControl/>
              <w:tabs>
                <w:tab w:val="decimal" w:pos="0"/>
              </w:tabs>
              <w:ind w:firstLine="0" w:firstLineChars="0"/>
              <w:jc w:val="center"/>
              <w:rPr>
                <w:kern w:val="0"/>
                <w:sz w:val="18"/>
                <w:szCs w:val="18"/>
              </w:rPr>
            </w:pPr>
            <w:r>
              <w:rPr>
                <w:kern w:val="0"/>
                <w:sz w:val="18"/>
                <w:szCs w:val="18"/>
              </w:rPr>
              <w:t>2</w:t>
            </w:r>
          </w:p>
        </w:tc>
      </w:tr>
      <w:tr w14:paraId="24BDCB30">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46CEA3DB">
            <w:pPr>
              <w:widowControl/>
              <w:tabs>
                <w:tab w:val="decimal" w:pos="0"/>
              </w:tabs>
              <w:ind w:firstLine="0" w:firstLineChars="0"/>
              <w:jc w:val="center"/>
              <w:rPr>
                <w:kern w:val="0"/>
                <w:sz w:val="18"/>
                <w:szCs w:val="18"/>
              </w:rPr>
            </w:pPr>
            <w:r>
              <w:rPr>
                <w:kern w:val="0"/>
                <w:sz w:val="18"/>
                <w:szCs w:val="18"/>
              </w:rPr>
              <w:t>71</w:t>
            </w:r>
          </w:p>
        </w:tc>
        <w:tc>
          <w:tcPr>
            <w:tcW w:w="1068" w:type="dxa"/>
            <w:tcBorders>
              <w:top w:val="nil"/>
              <w:left w:val="nil"/>
              <w:bottom w:val="single" w:color="auto" w:sz="4" w:space="0"/>
              <w:right w:val="single" w:color="auto" w:sz="4" w:space="0"/>
            </w:tcBorders>
            <w:vAlign w:val="center"/>
          </w:tcPr>
          <w:p w14:paraId="6F1E612C">
            <w:pPr>
              <w:widowControl/>
              <w:tabs>
                <w:tab w:val="decimal" w:pos="0"/>
              </w:tabs>
              <w:ind w:firstLine="0" w:firstLineChars="0"/>
              <w:jc w:val="center"/>
              <w:rPr>
                <w:kern w:val="0"/>
                <w:sz w:val="18"/>
                <w:szCs w:val="18"/>
              </w:rPr>
            </w:pPr>
            <w:r>
              <w:rPr>
                <w:kern w:val="0"/>
                <w:sz w:val="18"/>
                <w:szCs w:val="18"/>
              </w:rPr>
              <w:t>1.733398</w:t>
            </w:r>
          </w:p>
        </w:tc>
        <w:tc>
          <w:tcPr>
            <w:tcW w:w="588" w:type="dxa"/>
            <w:tcBorders>
              <w:top w:val="nil"/>
              <w:left w:val="nil"/>
              <w:bottom w:val="single" w:color="auto" w:sz="4" w:space="0"/>
              <w:right w:val="single" w:color="auto" w:sz="4" w:space="0"/>
            </w:tcBorders>
            <w:vAlign w:val="center"/>
          </w:tcPr>
          <w:p w14:paraId="51B28C64">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1404331B">
            <w:pPr>
              <w:widowControl/>
              <w:tabs>
                <w:tab w:val="decimal" w:pos="0"/>
              </w:tabs>
              <w:ind w:firstLine="0" w:firstLineChars="0"/>
              <w:jc w:val="center"/>
              <w:rPr>
                <w:kern w:val="0"/>
                <w:sz w:val="18"/>
                <w:szCs w:val="18"/>
              </w:rPr>
            </w:pPr>
            <w:r>
              <w:rPr>
                <w:kern w:val="0"/>
                <w:sz w:val="18"/>
                <w:szCs w:val="18"/>
              </w:rPr>
              <w:t>199</w:t>
            </w:r>
          </w:p>
        </w:tc>
        <w:tc>
          <w:tcPr>
            <w:tcW w:w="1068" w:type="dxa"/>
            <w:tcBorders>
              <w:top w:val="nil"/>
              <w:left w:val="nil"/>
              <w:bottom w:val="single" w:color="auto" w:sz="4" w:space="0"/>
              <w:right w:val="single" w:color="auto" w:sz="4" w:space="0"/>
            </w:tcBorders>
            <w:vAlign w:val="center"/>
          </w:tcPr>
          <w:p w14:paraId="471B98AB">
            <w:pPr>
              <w:widowControl/>
              <w:tabs>
                <w:tab w:val="decimal" w:pos="0"/>
              </w:tabs>
              <w:ind w:firstLine="0" w:firstLineChars="0"/>
              <w:jc w:val="center"/>
              <w:rPr>
                <w:kern w:val="0"/>
                <w:sz w:val="18"/>
                <w:szCs w:val="18"/>
              </w:rPr>
            </w:pPr>
            <w:r>
              <w:rPr>
                <w:kern w:val="0"/>
                <w:sz w:val="18"/>
                <w:szCs w:val="18"/>
              </w:rPr>
              <w:t>4.858398</w:t>
            </w:r>
          </w:p>
        </w:tc>
        <w:tc>
          <w:tcPr>
            <w:tcW w:w="426" w:type="dxa"/>
            <w:tcBorders>
              <w:top w:val="nil"/>
              <w:left w:val="nil"/>
              <w:bottom w:val="single" w:color="auto" w:sz="4" w:space="0"/>
              <w:right w:val="single" w:color="auto" w:sz="4" w:space="0"/>
            </w:tcBorders>
            <w:vAlign w:val="center"/>
          </w:tcPr>
          <w:p w14:paraId="2DB8AAE2">
            <w:pPr>
              <w:widowControl/>
              <w:tabs>
                <w:tab w:val="decimal" w:pos="0"/>
              </w:tabs>
              <w:ind w:firstLine="0" w:firstLineChars="0"/>
              <w:jc w:val="center"/>
              <w:rPr>
                <w:kern w:val="0"/>
                <w:sz w:val="18"/>
                <w:szCs w:val="18"/>
              </w:rPr>
            </w:pPr>
            <w:r>
              <w:rPr>
                <w:kern w:val="0"/>
                <w:sz w:val="18"/>
                <w:szCs w:val="18"/>
              </w:rPr>
              <w:t>1</w:t>
            </w:r>
          </w:p>
        </w:tc>
        <w:tc>
          <w:tcPr>
            <w:tcW w:w="813" w:type="dxa"/>
            <w:tcBorders>
              <w:top w:val="nil"/>
              <w:left w:val="nil"/>
              <w:bottom w:val="single" w:color="auto" w:sz="4" w:space="0"/>
              <w:right w:val="single" w:color="auto" w:sz="4" w:space="0"/>
            </w:tcBorders>
            <w:vAlign w:val="center"/>
          </w:tcPr>
          <w:p w14:paraId="09714C13">
            <w:pPr>
              <w:widowControl/>
              <w:tabs>
                <w:tab w:val="decimal" w:pos="0"/>
              </w:tabs>
              <w:ind w:firstLine="0" w:firstLineChars="0"/>
              <w:jc w:val="center"/>
              <w:rPr>
                <w:kern w:val="0"/>
                <w:sz w:val="18"/>
                <w:szCs w:val="18"/>
              </w:rPr>
            </w:pPr>
            <w:r>
              <w:rPr>
                <w:kern w:val="0"/>
                <w:sz w:val="18"/>
                <w:szCs w:val="18"/>
              </w:rPr>
              <w:t>327</w:t>
            </w:r>
          </w:p>
        </w:tc>
        <w:tc>
          <w:tcPr>
            <w:tcW w:w="1068" w:type="dxa"/>
            <w:tcBorders>
              <w:top w:val="nil"/>
              <w:left w:val="nil"/>
              <w:bottom w:val="single" w:color="auto" w:sz="4" w:space="0"/>
              <w:right w:val="single" w:color="auto" w:sz="4" w:space="0"/>
            </w:tcBorders>
            <w:vAlign w:val="center"/>
          </w:tcPr>
          <w:p w14:paraId="680BB030">
            <w:pPr>
              <w:widowControl/>
              <w:tabs>
                <w:tab w:val="decimal" w:pos="0"/>
              </w:tabs>
              <w:ind w:firstLine="0" w:firstLineChars="0"/>
              <w:jc w:val="center"/>
              <w:rPr>
                <w:kern w:val="0"/>
                <w:sz w:val="18"/>
                <w:szCs w:val="18"/>
              </w:rPr>
            </w:pPr>
            <w:r>
              <w:rPr>
                <w:kern w:val="0"/>
                <w:sz w:val="18"/>
                <w:szCs w:val="18"/>
              </w:rPr>
              <w:t>7.983398</w:t>
            </w:r>
          </w:p>
        </w:tc>
        <w:tc>
          <w:tcPr>
            <w:tcW w:w="426" w:type="dxa"/>
            <w:tcBorders>
              <w:top w:val="nil"/>
              <w:left w:val="nil"/>
              <w:bottom w:val="single" w:color="auto" w:sz="4" w:space="0"/>
              <w:right w:val="single" w:color="auto" w:sz="4" w:space="0"/>
            </w:tcBorders>
            <w:vAlign w:val="center"/>
          </w:tcPr>
          <w:p w14:paraId="5239EFF7">
            <w:pPr>
              <w:widowControl/>
              <w:tabs>
                <w:tab w:val="decimal" w:pos="0"/>
              </w:tabs>
              <w:ind w:firstLine="0" w:firstLineChars="0"/>
              <w:jc w:val="center"/>
              <w:rPr>
                <w:kern w:val="0"/>
                <w:sz w:val="18"/>
                <w:szCs w:val="18"/>
              </w:rPr>
            </w:pPr>
            <w:r>
              <w:rPr>
                <w:kern w:val="0"/>
                <w:sz w:val="18"/>
                <w:szCs w:val="18"/>
              </w:rPr>
              <w:t>1</w:t>
            </w:r>
          </w:p>
        </w:tc>
        <w:tc>
          <w:tcPr>
            <w:tcW w:w="813" w:type="dxa"/>
            <w:tcBorders>
              <w:top w:val="nil"/>
              <w:left w:val="nil"/>
              <w:bottom w:val="single" w:color="auto" w:sz="4" w:space="0"/>
              <w:right w:val="single" w:color="auto" w:sz="4" w:space="0"/>
            </w:tcBorders>
            <w:vAlign w:val="center"/>
          </w:tcPr>
          <w:p w14:paraId="2594ECCA">
            <w:pPr>
              <w:widowControl/>
              <w:tabs>
                <w:tab w:val="decimal" w:pos="0"/>
              </w:tabs>
              <w:ind w:firstLine="0" w:firstLineChars="0"/>
              <w:jc w:val="center"/>
              <w:rPr>
                <w:kern w:val="0"/>
                <w:sz w:val="18"/>
                <w:szCs w:val="18"/>
              </w:rPr>
            </w:pPr>
            <w:r>
              <w:rPr>
                <w:kern w:val="0"/>
                <w:sz w:val="18"/>
                <w:szCs w:val="18"/>
              </w:rPr>
              <w:t>455</w:t>
            </w:r>
          </w:p>
        </w:tc>
        <w:tc>
          <w:tcPr>
            <w:tcW w:w="1109" w:type="dxa"/>
            <w:tcBorders>
              <w:top w:val="nil"/>
              <w:left w:val="nil"/>
              <w:bottom w:val="single" w:color="auto" w:sz="4" w:space="0"/>
              <w:right w:val="single" w:color="auto" w:sz="4" w:space="0"/>
            </w:tcBorders>
            <w:vAlign w:val="center"/>
          </w:tcPr>
          <w:p w14:paraId="243D80CC">
            <w:pPr>
              <w:widowControl/>
              <w:tabs>
                <w:tab w:val="decimal" w:pos="0"/>
              </w:tabs>
              <w:ind w:firstLine="0" w:firstLineChars="0"/>
              <w:jc w:val="center"/>
              <w:rPr>
                <w:kern w:val="0"/>
                <w:sz w:val="18"/>
                <w:szCs w:val="18"/>
              </w:rPr>
            </w:pPr>
            <w:r>
              <w:rPr>
                <w:kern w:val="0"/>
                <w:sz w:val="18"/>
                <w:szCs w:val="18"/>
              </w:rPr>
              <w:t>11.108398</w:t>
            </w:r>
          </w:p>
        </w:tc>
        <w:tc>
          <w:tcPr>
            <w:tcW w:w="426" w:type="dxa"/>
            <w:tcBorders>
              <w:top w:val="nil"/>
              <w:left w:val="nil"/>
              <w:bottom w:val="single" w:color="auto" w:sz="4" w:space="0"/>
              <w:right w:val="single" w:color="auto" w:sz="4" w:space="0"/>
            </w:tcBorders>
            <w:vAlign w:val="center"/>
          </w:tcPr>
          <w:p w14:paraId="71F640D7">
            <w:pPr>
              <w:widowControl/>
              <w:tabs>
                <w:tab w:val="decimal" w:pos="0"/>
              </w:tabs>
              <w:ind w:firstLine="0" w:firstLineChars="0"/>
              <w:jc w:val="center"/>
              <w:rPr>
                <w:kern w:val="0"/>
                <w:sz w:val="18"/>
                <w:szCs w:val="18"/>
              </w:rPr>
            </w:pPr>
            <w:r>
              <w:rPr>
                <w:kern w:val="0"/>
                <w:sz w:val="18"/>
                <w:szCs w:val="18"/>
              </w:rPr>
              <w:t>7</w:t>
            </w:r>
          </w:p>
        </w:tc>
      </w:tr>
      <w:tr w14:paraId="22950C80">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3027DEBA">
            <w:pPr>
              <w:widowControl/>
              <w:tabs>
                <w:tab w:val="decimal" w:pos="0"/>
              </w:tabs>
              <w:ind w:firstLine="0" w:firstLineChars="0"/>
              <w:jc w:val="center"/>
              <w:rPr>
                <w:kern w:val="0"/>
                <w:sz w:val="18"/>
                <w:szCs w:val="18"/>
              </w:rPr>
            </w:pPr>
            <w:r>
              <w:rPr>
                <w:kern w:val="0"/>
                <w:sz w:val="18"/>
                <w:szCs w:val="18"/>
              </w:rPr>
              <w:t>72</w:t>
            </w:r>
          </w:p>
        </w:tc>
        <w:tc>
          <w:tcPr>
            <w:tcW w:w="1068" w:type="dxa"/>
            <w:tcBorders>
              <w:top w:val="nil"/>
              <w:left w:val="nil"/>
              <w:bottom w:val="single" w:color="auto" w:sz="4" w:space="0"/>
              <w:right w:val="single" w:color="auto" w:sz="4" w:space="0"/>
            </w:tcBorders>
            <w:vAlign w:val="center"/>
          </w:tcPr>
          <w:p w14:paraId="72EF6729">
            <w:pPr>
              <w:widowControl/>
              <w:tabs>
                <w:tab w:val="decimal" w:pos="0"/>
              </w:tabs>
              <w:ind w:firstLine="0" w:firstLineChars="0"/>
              <w:jc w:val="center"/>
              <w:rPr>
                <w:kern w:val="0"/>
                <w:sz w:val="18"/>
                <w:szCs w:val="18"/>
              </w:rPr>
            </w:pPr>
            <w:r>
              <w:rPr>
                <w:kern w:val="0"/>
                <w:sz w:val="18"/>
                <w:szCs w:val="18"/>
              </w:rPr>
              <w:t>1.757813</w:t>
            </w:r>
          </w:p>
        </w:tc>
        <w:tc>
          <w:tcPr>
            <w:tcW w:w="588" w:type="dxa"/>
            <w:tcBorders>
              <w:top w:val="nil"/>
              <w:left w:val="nil"/>
              <w:bottom w:val="single" w:color="auto" w:sz="4" w:space="0"/>
              <w:right w:val="single" w:color="auto" w:sz="4" w:space="0"/>
            </w:tcBorders>
            <w:vAlign w:val="center"/>
          </w:tcPr>
          <w:p w14:paraId="1B7DADD8">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4EC07315">
            <w:pPr>
              <w:widowControl/>
              <w:tabs>
                <w:tab w:val="decimal" w:pos="0"/>
              </w:tabs>
              <w:ind w:firstLine="0" w:firstLineChars="0"/>
              <w:jc w:val="center"/>
              <w:rPr>
                <w:kern w:val="0"/>
                <w:sz w:val="18"/>
                <w:szCs w:val="18"/>
              </w:rPr>
            </w:pPr>
            <w:r>
              <w:rPr>
                <w:kern w:val="0"/>
                <w:sz w:val="18"/>
                <w:szCs w:val="18"/>
              </w:rPr>
              <w:t>200</w:t>
            </w:r>
          </w:p>
        </w:tc>
        <w:tc>
          <w:tcPr>
            <w:tcW w:w="1068" w:type="dxa"/>
            <w:tcBorders>
              <w:top w:val="nil"/>
              <w:left w:val="nil"/>
              <w:bottom w:val="single" w:color="auto" w:sz="4" w:space="0"/>
              <w:right w:val="single" w:color="auto" w:sz="4" w:space="0"/>
            </w:tcBorders>
            <w:vAlign w:val="center"/>
          </w:tcPr>
          <w:p w14:paraId="6125A130">
            <w:pPr>
              <w:widowControl/>
              <w:tabs>
                <w:tab w:val="decimal" w:pos="0"/>
              </w:tabs>
              <w:ind w:firstLine="0" w:firstLineChars="0"/>
              <w:jc w:val="center"/>
              <w:rPr>
                <w:kern w:val="0"/>
                <w:sz w:val="18"/>
                <w:szCs w:val="18"/>
              </w:rPr>
            </w:pPr>
            <w:r>
              <w:rPr>
                <w:kern w:val="0"/>
                <w:sz w:val="18"/>
                <w:szCs w:val="18"/>
              </w:rPr>
              <w:t>4.882813</w:t>
            </w:r>
          </w:p>
        </w:tc>
        <w:tc>
          <w:tcPr>
            <w:tcW w:w="426" w:type="dxa"/>
            <w:tcBorders>
              <w:top w:val="nil"/>
              <w:left w:val="nil"/>
              <w:bottom w:val="single" w:color="auto" w:sz="4" w:space="0"/>
              <w:right w:val="single" w:color="auto" w:sz="4" w:space="0"/>
            </w:tcBorders>
            <w:vAlign w:val="center"/>
          </w:tcPr>
          <w:p w14:paraId="3AEDC681">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421E02AA">
            <w:pPr>
              <w:widowControl/>
              <w:tabs>
                <w:tab w:val="decimal" w:pos="0"/>
              </w:tabs>
              <w:ind w:firstLine="0" w:firstLineChars="0"/>
              <w:jc w:val="center"/>
              <w:rPr>
                <w:kern w:val="0"/>
                <w:sz w:val="18"/>
                <w:szCs w:val="18"/>
              </w:rPr>
            </w:pPr>
            <w:r>
              <w:rPr>
                <w:kern w:val="0"/>
                <w:sz w:val="18"/>
                <w:szCs w:val="18"/>
              </w:rPr>
              <w:t>328</w:t>
            </w:r>
          </w:p>
        </w:tc>
        <w:tc>
          <w:tcPr>
            <w:tcW w:w="1068" w:type="dxa"/>
            <w:tcBorders>
              <w:top w:val="nil"/>
              <w:left w:val="nil"/>
              <w:bottom w:val="single" w:color="auto" w:sz="4" w:space="0"/>
              <w:right w:val="single" w:color="auto" w:sz="4" w:space="0"/>
            </w:tcBorders>
            <w:vAlign w:val="center"/>
          </w:tcPr>
          <w:p w14:paraId="22F3D669">
            <w:pPr>
              <w:widowControl/>
              <w:tabs>
                <w:tab w:val="decimal" w:pos="0"/>
              </w:tabs>
              <w:ind w:firstLine="0" w:firstLineChars="0"/>
              <w:jc w:val="center"/>
              <w:rPr>
                <w:kern w:val="0"/>
                <w:sz w:val="18"/>
                <w:szCs w:val="18"/>
              </w:rPr>
            </w:pPr>
            <w:r>
              <w:rPr>
                <w:kern w:val="0"/>
                <w:sz w:val="18"/>
                <w:szCs w:val="18"/>
              </w:rPr>
              <w:t>8.007813</w:t>
            </w:r>
          </w:p>
        </w:tc>
        <w:tc>
          <w:tcPr>
            <w:tcW w:w="426" w:type="dxa"/>
            <w:tcBorders>
              <w:top w:val="nil"/>
              <w:left w:val="nil"/>
              <w:bottom w:val="single" w:color="auto" w:sz="4" w:space="0"/>
              <w:right w:val="single" w:color="auto" w:sz="4" w:space="0"/>
            </w:tcBorders>
            <w:vAlign w:val="center"/>
          </w:tcPr>
          <w:p w14:paraId="041EB429">
            <w:pPr>
              <w:widowControl/>
              <w:tabs>
                <w:tab w:val="decimal" w:pos="0"/>
              </w:tabs>
              <w:ind w:firstLine="0" w:firstLineChars="0"/>
              <w:jc w:val="center"/>
              <w:rPr>
                <w:kern w:val="0"/>
                <w:sz w:val="18"/>
                <w:szCs w:val="18"/>
              </w:rPr>
            </w:pPr>
            <w:r>
              <w:rPr>
                <w:kern w:val="0"/>
                <w:sz w:val="18"/>
                <w:szCs w:val="18"/>
              </w:rPr>
              <w:t>7</w:t>
            </w:r>
          </w:p>
        </w:tc>
        <w:tc>
          <w:tcPr>
            <w:tcW w:w="813" w:type="dxa"/>
            <w:tcBorders>
              <w:top w:val="nil"/>
              <w:left w:val="nil"/>
              <w:bottom w:val="single" w:color="auto" w:sz="4" w:space="0"/>
              <w:right w:val="single" w:color="auto" w:sz="4" w:space="0"/>
            </w:tcBorders>
            <w:vAlign w:val="center"/>
          </w:tcPr>
          <w:p w14:paraId="62DDE9D4">
            <w:pPr>
              <w:widowControl/>
              <w:tabs>
                <w:tab w:val="decimal" w:pos="0"/>
              </w:tabs>
              <w:ind w:firstLine="0" w:firstLineChars="0"/>
              <w:jc w:val="center"/>
              <w:rPr>
                <w:kern w:val="0"/>
                <w:sz w:val="18"/>
                <w:szCs w:val="18"/>
              </w:rPr>
            </w:pPr>
            <w:r>
              <w:rPr>
                <w:kern w:val="0"/>
                <w:sz w:val="18"/>
                <w:szCs w:val="18"/>
              </w:rPr>
              <w:t>456</w:t>
            </w:r>
          </w:p>
        </w:tc>
        <w:tc>
          <w:tcPr>
            <w:tcW w:w="1109" w:type="dxa"/>
            <w:tcBorders>
              <w:top w:val="nil"/>
              <w:left w:val="nil"/>
              <w:bottom w:val="single" w:color="auto" w:sz="4" w:space="0"/>
              <w:right w:val="single" w:color="auto" w:sz="4" w:space="0"/>
            </w:tcBorders>
            <w:vAlign w:val="center"/>
          </w:tcPr>
          <w:p w14:paraId="63ECEAF1">
            <w:pPr>
              <w:widowControl/>
              <w:tabs>
                <w:tab w:val="decimal" w:pos="0"/>
              </w:tabs>
              <w:ind w:firstLine="0" w:firstLineChars="0"/>
              <w:jc w:val="center"/>
              <w:rPr>
                <w:kern w:val="0"/>
                <w:sz w:val="18"/>
                <w:szCs w:val="18"/>
              </w:rPr>
            </w:pPr>
            <w:r>
              <w:rPr>
                <w:kern w:val="0"/>
                <w:sz w:val="18"/>
                <w:szCs w:val="18"/>
              </w:rPr>
              <w:t>11.132813</w:t>
            </w:r>
          </w:p>
        </w:tc>
        <w:tc>
          <w:tcPr>
            <w:tcW w:w="426" w:type="dxa"/>
            <w:tcBorders>
              <w:top w:val="nil"/>
              <w:left w:val="nil"/>
              <w:bottom w:val="single" w:color="auto" w:sz="4" w:space="0"/>
              <w:right w:val="single" w:color="auto" w:sz="4" w:space="0"/>
            </w:tcBorders>
            <w:vAlign w:val="center"/>
          </w:tcPr>
          <w:p w14:paraId="73DB20BE">
            <w:pPr>
              <w:widowControl/>
              <w:tabs>
                <w:tab w:val="decimal" w:pos="0"/>
              </w:tabs>
              <w:ind w:firstLine="0" w:firstLineChars="0"/>
              <w:jc w:val="center"/>
              <w:rPr>
                <w:kern w:val="0"/>
                <w:sz w:val="18"/>
                <w:szCs w:val="18"/>
              </w:rPr>
            </w:pPr>
            <w:r>
              <w:rPr>
                <w:kern w:val="0"/>
                <w:sz w:val="18"/>
                <w:szCs w:val="18"/>
              </w:rPr>
              <w:t>5</w:t>
            </w:r>
          </w:p>
        </w:tc>
      </w:tr>
      <w:tr w14:paraId="6E035DEA">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16DC8AB3">
            <w:pPr>
              <w:widowControl/>
              <w:tabs>
                <w:tab w:val="decimal" w:pos="0"/>
              </w:tabs>
              <w:ind w:firstLine="0" w:firstLineChars="0"/>
              <w:jc w:val="center"/>
              <w:rPr>
                <w:kern w:val="0"/>
                <w:sz w:val="18"/>
                <w:szCs w:val="18"/>
              </w:rPr>
            </w:pPr>
            <w:r>
              <w:rPr>
                <w:kern w:val="0"/>
                <w:sz w:val="18"/>
                <w:szCs w:val="18"/>
              </w:rPr>
              <w:t>73</w:t>
            </w:r>
          </w:p>
        </w:tc>
        <w:tc>
          <w:tcPr>
            <w:tcW w:w="1068" w:type="dxa"/>
            <w:tcBorders>
              <w:top w:val="nil"/>
              <w:left w:val="nil"/>
              <w:bottom w:val="single" w:color="auto" w:sz="4" w:space="0"/>
              <w:right w:val="single" w:color="auto" w:sz="4" w:space="0"/>
            </w:tcBorders>
            <w:vAlign w:val="center"/>
          </w:tcPr>
          <w:p w14:paraId="52548DA0">
            <w:pPr>
              <w:widowControl/>
              <w:tabs>
                <w:tab w:val="decimal" w:pos="0"/>
              </w:tabs>
              <w:ind w:firstLine="0" w:firstLineChars="0"/>
              <w:jc w:val="center"/>
              <w:rPr>
                <w:kern w:val="0"/>
                <w:sz w:val="18"/>
                <w:szCs w:val="18"/>
              </w:rPr>
            </w:pPr>
            <w:r>
              <w:rPr>
                <w:kern w:val="0"/>
                <w:sz w:val="18"/>
                <w:szCs w:val="18"/>
              </w:rPr>
              <w:t>1.782227</w:t>
            </w:r>
          </w:p>
        </w:tc>
        <w:tc>
          <w:tcPr>
            <w:tcW w:w="588" w:type="dxa"/>
            <w:tcBorders>
              <w:top w:val="nil"/>
              <w:left w:val="nil"/>
              <w:bottom w:val="single" w:color="auto" w:sz="4" w:space="0"/>
              <w:right w:val="single" w:color="auto" w:sz="4" w:space="0"/>
            </w:tcBorders>
            <w:vAlign w:val="center"/>
          </w:tcPr>
          <w:p w14:paraId="0C24F938">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45740457">
            <w:pPr>
              <w:widowControl/>
              <w:tabs>
                <w:tab w:val="decimal" w:pos="0"/>
              </w:tabs>
              <w:ind w:firstLine="0" w:firstLineChars="0"/>
              <w:jc w:val="center"/>
              <w:rPr>
                <w:kern w:val="0"/>
                <w:sz w:val="18"/>
                <w:szCs w:val="18"/>
              </w:rPr>
            </w:pPr>
            <w:r>
              <w:rPr>
                <w:kern w:val="0"/>
                <w:sz w:val="18"/>
                <w:szCs w:val="18"/>
              </w:rPr>
              <w:t>201</w:t>
            </w:r>
          </w:p>
        </w:tc>
        <w:tc>
          <w:tcPr>
            <w:tcW w:w="1068" w:type="dxa"/>
            <w:tcBorders>
              <w:top w:val="nil"/>
              <w:left w:val="nil"/>
              <w:bottom w:val="single" w:color="auto" w:sz="4" w:space="0"/>
              <w:right w:val="single" w:color="auto" w:sz="4" w:space="0"/>
            </w:tcBorders>
            <w:vAlign w:val="center"/>
          </w:tcPr>
          <w:p w14:paraId="7A86A63D">
            <w:pPr>
              <w:widowControl/>
              <w:tabs>
                <w:tab w:val="decimal" w:pos="0"/>
              </w:tabs>
              <w:ind w:firstLine="0" w:firstLineChars="0"/>
              <w:jc w:val="center"/>
              <w:rPr>
                <w:kern w:val="0"/>
                <w:sz w:val="18"/>
                <w:szCs w:val="18"/>
              </w:rPr>
            </w:pPr>
            <w:r>
              <w:rPr>
                <w:kern w:val="0"/>
                <w:sz w:val="18"/>
                <w:szCs w:val="18"/>
              </w:rPr>
              <w:t>4.907227</w:t>
            </w:r>
          </w:p>
        </w:tc>
        <w:tc>
          <w:tcPr>
            <w:tcW w:w="426" w:type="dxa"/>
            <w:tcBorders>
              <w:top w:val="nil"/>
              <w:left w:val="nil"/>
              <w:bottom w:val="single" w:color="auto" w:sz="4" w:space="0"/>
              <w:right w:val="single" w:color="auto" w:sz="4" w:space="0"/>
            </w:tcBorders>
            <w:vAlign w:val="center"/>
          </w:tcPr>
          <w:p w14:paraId="5561338F">
            <w:pPr>
              <w:widowControl/>
              <w:tabs>
                <w:tab w:val="decimal" w:pos="0"/>
              </w:tabs>
              <w:ind w:firstLine="0" w:firstLineChars="0"/>
              <w:jc w:val="center"/>
              <w:rPr>
                <w:kern w:val="0"/>
                <w:sz w:val="18"/>
                <w:szCs w:val="18"/>
              </w:rPr>
            </w:pPr>
            <w:r>
              <w:rPr>
                <w:kern w:val="0"/>
                <w:sz w:val="18"/>
                <w:szCs w:val="18"/>
              </w:rPr>
              <w:t>7</w:t>
            </w:r>
          </w:p>
        </w:tc>
        <w:tc>
          <w:tcPr>
            <w:tcW w:w="813" w:type="dxa"/>
            <w:tcBorders>
              <w:top w:val="nil"/>
              <w:left w:val="nil"/>
              <w:bottom w:val="single" w:color="auto" w:sz="4" w:space="0"/>
              <w:right w:val="single" w:color="auto" w:sz="4" w:space="0"/>
            </w:tcBorders>
            <w:vAlign w:val="center"/>
          </w:tcPr>
          <w:p w14:paraId="247C2EA7">
            <w:pPr>
              <w:widowControl/>
              <w:tabs>
                <w:tab w:val="decimal" w:pos="0"/>
              </w:tabs>
              <w:ind w:firstLine="0" w:firstLineChars="0"/>
              <w:jc w:val="center"/>
              <w:rPr>
                <w:kern w:val="0"/>
                <w:sz w:val="18"/>
                <w:szCs w:val="18"/>
              </w:rPr>
            </w:pPr>
            <w:r>
              <w:rPr>
                <w:kern w:val="0"/>
                <w:sz w:val="18"/>
                <w:szCs w:val="18"/>
              </w:rPr>
              <w:t>329</w:t>
            </w:r>
          </w:p>
        </w:tc>
        <w:tc>
          <w:tcPr>
            <w:tcW w:w="1068" w:type="dxa"/>
            <w:tcBorders>
              <w:top w:val="nil"/>
              <w:left w:val="nil"/>
              <w:bottom w:val="single" w:color="auto" w:sz="4" w:space="0"/>
              <w:right w:val="single" w:color="auto" w:sz="4" w:space="0"/>
            </w:tcBorders>
            <w:vAlign w:val="center"/>
          </w:tcPr>
          <w:p w14:paraId="61B55658">
            <w:pPr>
              <w:widowControl/>
              <w:tabs>
                <w:tab w:val="decimal" w:pos="0"/>
              </w:tabs>
              <w:ind w:firstLine="0" w:firstLineChars="0"/>
              <w:jc w:val="center"/>
              <w:rPr>
                <w:kern w:val="0"/>
                <w:sz w:val="18"/>
                <w:szCs w:val="18"/>
              </w:rPr>
            </w:pPr>
            <w:r>
              <w:rPr>
                <w:kern w:val="0"/>
                <w:sz w:val="18"/>
                <w:szCs w:val="18"/>
              </w:rPr>
              <w:t>8.032227</w:t>
            </w:r>
          </w:p>
        </w:tc>
        <w:tc>
          <w:tcPr>
            <w:tcW w:w="426" w:type="dxa"/>
            <w:tcBorders>
              <w:top w:val="nil"/>
              <w:left w:val="nil"/>
              <w:bottom w:val="single" w:color="auto" w:sz="4" w:space="0"/>
              <w:right w:val="single" w:color="auto" w:sz="4" w:space="0"/>
            </w:tcBorders>
            <w:vAlign w:val="center"/>
          </w:tcPr>
          <w:p w14:paraId="4C4E20B1">
            <w:pPr>
              <w:widowControl/>
              <w:tabs>
                <w:tab w:val="decimal" w:pos="0"/>
              </w:tabs>
              <w:ind w:firstLine="0" w:firstLineChars="0"/>
              <w:jc w:val="center"/>
              <w:rPr>
                <w:kern w:val="0"/>
                <w:sz w:val="18"/>
                <w:szCs w:val="18"/>
              </w:rPr>
            </w:pPr>
            <w:r>
              <w:rPr>
                <w:kern w:val="0"/>
                <w:sz w:val="18"/>
                <w:szCs w:val="18"/>
              </w:rPr>
              <w:t>5</w:t>
            </w:r>
          </w:p>
        </w:tc>
        <w:tc>
          <w:tcPr>
            <w:tcW w:w="813" w:type="dxa"/>
            <w:tcBorders>
              <w:top w:val="nil"/>
              <w:left w:val="nil"/>
              <w:bottom w:val="single" w:color="auto" w:sz="4" w:space="0"/>
              <w:right w:val="single" w:color="auto" w:sz="4" w:space="0"/>
            </w:tcBorders>
            <w:vAlign w:val="center"/>
          </w:tcPr>
          <w:p w14:paraId="6D96A7E9">
            <w:pPr>
              <w:widowControl/>
              <w:tabs>
                <w:tab w:val="decimal" w:pos="0"/>
              </w:tabs>
              <w:ind w:firstLine="0" w:firstLineChars="0"/>
              <w:jc w:val="center"/>
              <w:rPr>
                <w:kern w:val="0"/>
                <w:sz w:val="18"/>
                <w:szCs w:val="18"/>
              </w:rPr>
            </w:pPr>
            <w:r>
              <w:rPr>
                <w:kern w:val="0"/>
                <w:sz w:val="18"/>
                <w:szCs w:val="18"/>
              </w:rPr>
              <w:t>457</w:t>
            </w:r>
          </w:p>
        </w:tc>
        <w:tc>
          <w:tcPr>
            <w:tcW w:w="1109" w:type="dxa"/>
            <w:tcBorders>
              <w:top w:val="nil"/>
              <w:left w:val="nil"/>
              <w:bottom w:val="single" w:color="auto" w:sz="4" w:space="0"/>
              <w:right w:val="single" w:color="auto" w:sz="4" w:space="0"/>
            </w:tcBorders>
            <w:vAlign w:val="center"/>
          </w:tcPr>
          <w:p w14:paraId="2A2CAA8F">
            <w:pPr>
              <w:widowControl/>
              <w:tabs>
                <w:tab w:val="decimal" w:pos="0"/>
              </w:tabs>
              <w:ind w:firstLine="0" w:firstLineChars="0"/>
              <w:jc w:val="center"/>
              <w:rPr>
                <w:kern w:val="0"/>
                <w:sz w:val="18"/>
                <w:szCs w:val="18"/>
              </w:rPr>
            </w:pPr>
            <w:r>
              <w:rPr>
                <w:kern w:val="0"/>
                <w:sz w:val="18"/>
                <w:szCs w:val="18"/>
              </w:rPr>
              <w:t>11.157227</w:t>
            </w:r>
          </w:p>
        </w:tc>
        <w:tc>
          <w:tcPr>
            <w:tcW w:w="426" w:type="dxa"/>
            <w:tcBorders>
              <w:top w:val="nil"/>
              <w:left w:val="nil"/>
              <w:bottom w:val="single" w:color="auto" w:sz="4" w:space="0"/>
              <w:right w:val="single" w:color="auto" w:sz="4" w:space="0"/>
            </w:tcBorders>
            <w:vAlign w:val="center"/>
          </w:tcPr>
          <w:p w14:paraId="4BC11CC1">
            <w:pPr>
              <w:widowControl/>
              <w:tabs>
                <w:tab w:val="decimal" w:pos="0"/>
              </w:tabs>
              <w:ind w:firstLine="0" w:firstLineChars="0"/>
              <w:jc w:val="center"/>
              <w:rPr>
                <w:kern w:val="0"/>
                <w:sz w:val="18"/>
                <w:szCs w:val="18"/>
              </w:rPr>
            </w:pPr>
            <w:r>
              <w:rPr>
                <w:kern w:val="0"/>
                <w:sz w:val="18"/>
                <w:szCs w:val="18"/>
              </w:rPr>
              <w:t>2</w:t>
            </w:r>
          </w:p>
        </w:tc>
      </w:tr>
      <w:tr w14:paraId="4FD41078">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7581777F">
            <w:pPr>
              <w:widowControl/>
              <w:tabs>
                <w:tab w:val="decimal" w:pos="0"/>
              </w:tabs>
              <w:ind w:firstLine="0" w:firstLineChars="0"/>
              <w:jc w:val="center"/>
              <w:rPr>
                <w:kern w:val="0"/>
                <w:sz w:val="18"/>
                <w:szCs w:val="18"/>
              </w:rPr>
            </w:pPr>
            <w:r>
              <w:rPr>
                <w:kern w:val="0"/>
                <w:sz w:val="18"/>
                <w:szCs w:val="18"/>
              </w:rPr>
              <w:t>74</w:t>
            </w:r>
          </w:p>
        </w:tc>
        <w:tc>
          <w:tcPr>
            <w:tcW w:w="1068" w:type="dxa"/>
            <w:tcBorders>
              <w:top w:val="nil"/>
              <w:left w:val="nil"/>
              <w:bottom w:val="single" w:color="auto" w:sz="4" w:space="0"/>
              <w:right w:val="single" w:color="auto" w:sz="4" w:space="0"/>
            </w:tcBorders>
            <w:vAlign w:val="center"/>
          </w:tcPr>
          <w:p w14:paraId="62A6B034">
            <w:pPr>
              <w:widowControl/>
              <w:tabs>
                <w:tab w:val="decimal" w:pos="0"/>
              </w:tabs>
              <w:ind w:firstLine="0" w:firstLineChars="0"/>
              <w:jc w:val="center"/>
              <w:rPr>
                <w:kern w:val="0"/>
                <w:sz w:val="18"/>
                <w:szCs w:val="18"/>
              </w:rPr>
            </w:pPr>
            <w:r>
              <w:rPr>
                <w:kern w:val="0"/>
                <w:sz w:val="18"/>
                <w:szCs w:val="18"/>
              </w:rPr>
              <w:t>1.806641</w:t>
            </w:r>
          </w:p>
        </w:tc>
        <w:tc>
          <w:tcPr>
            <w:tcW w:w="588" w:type="dxa"/>
            <w:tcBorders>
              <w:top w:val="nil"/>
              <w:left w:val="nil"/>
              <w:bottom w:val="single" w:color="auto" w:sz="4" w:space="0"/>
              <w:right w:val="single" w:color="auto" w:sz="4" w:space="0"/>
            </w:tcBorders>
            <w:vAlign w:val="center"/>
          </w:tcPr>
          <w:p w14:paraId="6435EDE8">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42BA16F4">
            <w:pPr>
              <w:widowControl/>
              <w:tabs>
                <w:tab w:val="decimal" w:pos="0"/>
              </w:tabs>
              <w:ind w:firstLine="0" w:firstLineChars="0"/>
              <w:jc w:val="center"/>
              <w:rPr>
                <w:kern w:val="0"/>
                <w:sz w:val="18"/>
                <w:szCs w:val="18"/>
              </w:rPr>
            </w:pPr>
            <w:r>
              <w:rPr>
                <w:kern w:val="0"/>
                <w:sz w:val="18"/>
                <w:szCs w:val="18"/>
              </w:rPr>
              <w:t>202</w:t>
            </w:r>
          </w:p>
        </w:tc>
        <w:tc>
          <w:tcPr>
            <w:tcW w:w="1068" w:type="dxa"/>
            <w:tcBorders>
              <w:top w:val="nil"/>
              <w:left w:val="nil"/>
              <w:bottom w:val="single" w:color="auto" w:sz="4" w:space="0"/>
              <w:right w:val="single" w:color="auto" w:sz="4" w:space="0"/>
            </w:tcBorders>
            <w:vAlign w:val="center"/>
          </w:tcPr>
          <w:p w14:paraId="208F4724">
            <w:pPr>
              <w:widowControl/>
              <w:tabs>
                <w:tab w:val="decimal" w:pos="0"/>
              </w:tabs>
              <w:ind w:firstLine="0" w:firstLineChars="0"/>
              <w:jc w:val="center"/>
              <w:rPr>
                <w:kern w:val="0"/>
                <w:sz w:val="18"/>
                <w:szCs w:val="18"/>
              </w:rPr>
            </w:pPr>
            <w:r>
              <w:rPr>
                <w:kern w:val="0"/>
                <w:sz w:val="18"/>
                <w:szCs w:val="18"/>
              </w:rPr>
              <w:t>4.931641</w:t>
            </w:r>
          </w:p>
        </w:tc>
        <w:tc>
          <w:tcPr>
            <w:tcW w:w="426" w:type="dxa"/>
            <w:tcBorders>
              <w:top w:val="nil"/>
              <w:left w:val="nil"/>
              <w:bottom w:val="single" w:color="auto" w:sz="4" w:space="0"/>
              <w:right w:val="single" w:color="auto" w:sz="4" w:space="0"/>
            </w:tcBorders>
            <w:vAlign w:val="center"/>
          </w:tcPr>
          <w:p w14:paraId="429F2A62">
            <w:pPr>
              <w:widowControl/>
              <w:tabs>
                <w:tab w:val="decimal" w:pos="0"/>
              </w:tabs>
              <w:ind w:firstLine="0" w:firstLineChars="0"/>
              <w:jc w:val="center"/>
              <w:rPr>
                <w:kern w:val="0"/>
                <w:sz w:val="18"/>
                <w:szCs w:val="18"/>
              </w:rPr>
            </w:pPr>
            <w:r>
              <w:rPr>
                <w:kern w:val="0"/>
                <w:sz w:val="18"/>
                <w:szCs w:val="18"/>
              </w:rPr>
              <w:t>6</w:t>
            </w:r>
          </w:p>
        </w:tc>
        <w:tc>
          <w:tcPr>
            <w:tcW w:w="813" w:type="dxa"/>
            <w:tcBorders>
              <w:top w:val="nil"/>
              <w:left w:val="nil"/>
              <w:bottom w:val="single" w:color="auto" w:sz="4" w:space="0"/>
              <w:right w:val="single" w:color="auto" w:sz="4" w:space="0"/>
            </w:tcBorders>
            <w:vAlign w:val="center"/>
          </w:tcPr>
          <w:p w14:paraId="1A153F53">
            <w:pPr>
              <w:widowControl/>
              <w:tabs>
                <w:tab w:val="decimal" w:pos="0"/>
              </w:tabs>
              <w:ind w:firstLine="0" w:firstLineChars="0"/>
              <w:jc w:val="center"/>
              <w:rPr>
                <w:kern w:val="0"/>
                <w:sz w:val="18"/>
                <w:szCs w:val="18"/>
              </w:rPr>
            </w:pPr>
            <w:r>
              <w:rPr>
                <w:kern w:val="0"/>
                <w:sz w:val="18"/>
                <w:szCs w:val="18"/>
              </w:rPr>
              <w:t>330</w:t>
            </w:r>
          </w:p>
        </w:tc>
        <w:tc>
          <w:tcPr>
            <w:tcW w:w="1068" w:type="dxa"/>
            <w:tcBorders>
              <w:top w:val="nil"/>
              <w:left w:val="nil"/>
              <w:bottom w:val="single" w:color="auto" w:sz="4" w:space="0"/>
              <w:right w:val="single" w:color="auto" w:sz="4" w:space="0"/>
            </w:tcBorders>
            <w:vAlign w:val="center"/>
          </w:tcPr>
          <w:p w14:paraId="2D1540F5">
            <w:pPr>
              <w:widowControl/>
              <w:tabs>
                <w:tab w:val="decimal" w:pos="0"/>
              </w:tabs>
              <w:ind w:firstLine="0" w:firstLineChars="0"/>
              <w:jc w:val="center"/>
              <w:rPr>
                <w:kern w:val="0"/>
                <w:sz w:val="18"/>
                <w:szCs w:val="18"/>
              </w:rPr>
            </w:pPr>
            <w:r>
              <w:rPr>
                <w:kern w:val="0"/>
                <w:sz w:val="18"/>
                <w:szCs w:val="18"/>
              </w:rPr>
              <w:t>8.056641</w:t>
            </w:r>
          </w:p>
        </w:tc>
        <w:tc>
          <w:tcPr>
            <w:tcW w:w="426" w:type="dxa"/>
            <w:tcBorders>
              <w:top w:val="nil"/>
              <w:left w:val="nil"/>
              <w:bottom w:val="single" w:color="auto" w:sz="4" w:space="0"/>
              <w:right w:val="single" w:color="auto" w:sz="4" w:space="0"/>
            </w:tcBorders>
            <w:vAlign w:val="center"/>
          </w:tcPr>
          <w:p w14:paraId="2BDFC938">
            <w:pPr>
              <w:widowControl/>
              <w:tabs>
                <w:tab w:val="decimal" w:pos="0"/>
              </w:tabs>
              <w:ind w:firstLine="0" w:firstLineChars="0"/>
              <w:jc w:val="center"/>
              <w:rPr>
                <w:kern w:val="0"/>
                <w:sz w:val="18"/>
                <w:szCs w:val="18"/>
              </w:rPr>
            </w:pPr>
            <w:r>
              <w:rPr>
                <w:kern w:val="0"/>
                <w:sz w:val="18"/>
                <w:szCs w:val="18"/>
              </w:rPr>
              <w:t>4</w:t>
            </w:r>
          </w:p>
        </w:tc>
        <w:tc>
          <w:tcPr>
            <w:tcW w:w="813" w:type="dxa"/>
            <w:tcBorders>
              <w:top w:val="nil"/>
              <w:left w:val="nil"/>
              <w:bottom w:val="single" w:color="auto" w:sz="4" w:space="0"/>
              <w:right w:val="single" w:color="auto" w:sz="4" w:space="0"/>
            </w:tcBorders>
            <w:vAlign w:val="center"/>
          </w:tcPr>
          <w:p w14:paraId="75C973DF">
            <w:pPr>
              <w:widowControl/>
              <w:tabs>
                <w:tab w:val="decimal" w:pos="0"/>
              </w:tabs>
              <w:ind w:firstLine="0" w:firstLineChars="0"/>
              <w:jc w:val="center"/>
              <w:rPr>
                <w:kern w:val="0"/>
                <w:sz w:val="18"/>
                <w:szCs w:val="18"/>
              </w:rPr>
            </w:pPr>
            <w:r>
              <w:rPr>
                <w:kern w:val="0"/>
                <w:sz w:val="18"/>
                <w:szCs w:val="18"/>
              </w:rPr>
              <w:t>458</w:t>
            </w:r>
          </w:p>
        </w:tc>
        <w:tc>
          <w:tcPr>
            <w:tcW w:w="1109" w:type="dxa"/>
            <w:tcBorders>
              <w:top w:val="nil"/>
              <w:left w:val="nil"/>
              <w:bottom w:val="single" w:color="auto" w:sz="4" w:space="0"/>
              <w:right w:val="single" w:color="auto" w:sz="4" w:space="0"/>
            </w:tcBorders>
            <w:vAlign w:val="center"/>
          </w:tcPr>
          <w:p w14:paraId="1AA82606">
            <w:pPr>
              <w:widowControl/>
              <w:tabs>
                <w:tab w:val="decimal" w:pos="0"/>
              </w:tabs>
              <w:ind w:firstLine="0" w:firstLineChars="0"/>
              <w:jc w:val="center"/>
              <w:rPr>
                <w:kern w:val="0"/>
                <w:sz w:val="18"/>
                <w:szCs w:val="18"/>
              </w:rPr>
            </w:pPr>
            <w:r>
              <w:rPr>
                <w:kern w:val="0"/>
                <w:sz w:val="18"/>
                <w:szCs w:val="18"/>
              </w:rPr>
              <w:t>11.181641</w:t>
            </w:r>
          </w:p>
        </w:tc>
        <w:tc>
          <w:tcPr>
            <w:tcW w:w="426" w:type="dxa"/>
            <w:tcBorders>
              <w:top w:val="nil"/>
              <w:left w:val="nil"/>
              <w:bottom w:val="single" w:color="auto" w:sz="4" w:space="0"/>
              <w:right w:val="single" w:color="auto" w:sz="4" w:space="0"/>
            </w:tcBorders>
            <w:vAlign w:val="center"/>
          </w:tcPr>
          <w:p w14:paraId="776AF93C">
            <w:pPr>
              <w:widowControl/>
              <w:tabs>
                <w:tab w:val="decimal" w:pos="0"/>
              </w:tabs>
              <w:ind w:firstLine="0" w:firstLineChars="0"/>
              <w:jc w:val="center"/>
              <w:rPr>
                <w:kern w:val="0"/>
                <w:sz w:val="18"/>
                <w:szCs w:val="18"/>
              </w:rPr>
            </w:pPr>
            <w:r>
              <w:rPr>
                <w:kern w:val="0"/>
                <w:sz w:val="18"/>
                <w:szCs w:val="18"/>
              </w:rPr>
              <w:t>0</w:t>
            </w:r>
          </w:p>
        </w:tc>
      </w:tr>
      <w:tr w14:paraId="06D22763">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21C733AA">
            <w:pPr>
              <w:widowControl/>
              <w:tabs>
                <w:tab w:val="decimal" w:pos="0"/>
              </w:tabs>
              <w:ind w:firstLine="0" w:firstLineChars="0"/>
              <w:jc w:val="center"/>
              <w:rPr>
                <w:kern w:val="0"/>
                <w:sz w:val="18"/>
                <w:szCs w:val="18"/>
              </w:rPr>
            </w:pPr>
            <w:r>
              <w:rPr>
                <w:kern w:val="0"/>
                <w:sz w:val="18"/>
                <w:szCs w:val="18"/>
              </w:rPr>
              <w:t>75</w:t>
            </w:r>
          </w:p>
        </w:tc>
        <w:tc>
          <w:tcPr>
            <w:tcW w:w="1068" w:type="dxa"/>
            <w:tcBorders>
              <w:top w:val="nil"/>
              <w:left w:val="nil"/>
              <w:bottom w:val="single" w:color="auto" w:sz="4" w:space="0"/>
              <w:right w:val="single" w:color="auto" w:sz="4" w:space="0"/>
            </w:tcBorders>
            <w:vAlign w:val="center"/>
          </w:tcPr>
          <w:p w14:paraId="74ABD194">
            <w:pPr>
              <w:widowControl/>
              <w:tabs>
                <w:tab w:val="decimal" w:pos="0"/>
              </w:tabs>
              <w:ind w:firstLine="0" w:firstLineChars="0"/>
              <w:jc w:val="center"/>
              <w:rPr>
                <w:kern w:val="0"/>
                <w:sz w:val="18"/>
                <w:szCs w:val="18"/>
              </w:rPr>
            </w:pPr>
            <w:r>
              <w:rPr>
                <w:kern w:val="0"/>
                <w:sz w:val="18"/>
                <w:szCs w:val="18"/>
              </w:rPr>
              <w:t>1.831055</w:t>
            </w:r>
          </w:p>
        </w:tc>
        <w:tc>
          <w:tcPr>
            <w:tcW w:w="588" w:type="dxa"/>
            <w:tcBorders>
              <w:top w:val="nil"/>
              <w:left w:val="nil"/>
              <w:bottom w:val="single" w:color="auto" w:sz="4" w:space="0"/>
              <w:right w:val="single" w:color="auto" w:sz="4" w:space="0"/>
            </w:tcBorders>
            <w:vAlign w:val="center"/>
          </w:tcPr>
          <w:p w14:paraId="7AF8D59D">
            <w:pPr>
              <w:widowControl/>
              <w:tabs>
                <w:tab w:val="decimal" w:pos="0"/>
              </w:tabs>
              <w:ind w:firstLine="0" w:firstLineChars="0"/>
              <w:jc w:val="center"/>
              <w:rPr>
                <w:kern w:val="0"/>
                <w:sz w:val="18"/>
                <w:szCs w:val="18"/>
              </w:rPr>
            </w:pPr>
            <w:r>
              <w:rPr>
                <w:kern w:val="0"/>
                <w:sz w:val="18"/>
                <w:szCs w:val="18"/>
              </w:rPr>
              <w:t>7</w:t>
            </w:r>
          </w:p>
        </w:tc>
        <w:tc>
          <w:tcPr>
            <w:tcW w:w="813" w:type="dxa"/>
            <w:tcBorders>
              <w:top w:val="nil"/>
              <w:left w:val="nil"/>
              <w:bottom w:val="single" w:color="auto" w:sz="4" w:space="0"/>
              <w:right w:val="single" w:color="auto" w:sz="4" w:space="0"/>
            </w:tcBorders>
            <w:vAlign w:val="center"/>
          </w:tcPr>
          <w:p w14:paraId="7AF13F97">
            <w:pPr>
              <w:widowControl/>
              <w:tabs>
                <w:tab w:val="decimal" w:pos="0"/>
              </w:tabs>
              <w:ind w:firstLine="0" w:firstLineChars="0"/>
              <w:jc w:val="center"/>
              <w:rPr>
                <w:kern w:val="0"/>
                <w:sz w:val="18"/>
                <w:szCs w:val="18"/>
              </w:rPr>
            </w:pPr>
            <w:r>
              <w:rPr>
                <w:kern w:val="0"/>
                <w:sz w:val="18"/>
                <w:szCs w:val="18"/>
              </w:rPr>
              <w:t>203</w:t>
            </w:r>
          </w:p>
        </w:tc>
        <w:tc>
          <w:tcPr>
            <w:tcW w:w="1068" w:type="dxa"/>
            <w:tcBorders>
              <w:top w:val="nil"/>
              <w:left w:val="nil"/>
              <w:bottom w:val="single" w:color="auto" w:sz="4" w:space="0"/>
              <w:right w:val="single" w:color="auto" w:sz="4" w:space="0"/>
            </w:tcBorders>
            <w:vAlign w:val="center"/>
          </w:tcPr>
          <w:p w14:paraId="6DB40E2F">
            <w:pPr>
              <w:widowControl/>
              <w:tabs>
                <w:tab w:val="decimal" w:pos="0"/>
              </w:tabs>
              <w:ind w:firstLine="0" w:firstLineChars="0"/>
              <w:jc w:val="center"/>
              <w:rPr>
                <w:kern w:val="0"/>
                <w:sz w:val="18"/>
                <w:szCs w:val="18"/>
              </w:rPr>
            </w:pPr>
            <w:r>
              <w:rPr>
                <w:kern w:val="0"/>
                <w:sz w:val="18"/>
                <w:szCs w:val="18"/>
              </w:rPr>
              <w:t>4.956055</w:t>
            </w:r>
          </w:p>
        </w:tc>
        <w:tc>
          <w:tcPr>
            <w:tcW w:w="426" w:type="dxa"/>
            <w:tcBorders>
              <w:top w:val="nil"/>
              <w:left w:val="nil"/>
              <w:bottom w:val="single" w:color="auto" w:sz="4" w:space="0"/>
              <w:right w:val="single" w:color="auto" w:sz="4" w:space="0"/>
            </w:tcBorders>
            <w:vAlign w:val="center"/>
          </w:tcPr>
          <w:p w14:paraId="2B931809">
            <w:pPr>
              <w:widowControl/>
              <w:tabs>
                <w:tab w:val="decimal" w:pos="0"/>
              </w:tabs>
              <w:ind w:firstLine="0" w:firstLineChars="0"/>
              <w:jc w:val="center"/>
              <w:rPr>
                <w:kern w:val="0"/>
                <w:sz w:val="18"/>
                <w:szCs w:val="18"/>
              </w:rPr>
            </w:pPr>
            <w:r>
              <w:rPr>
                <w:kern w:val="0"/>
                <w:sz w:val="18"/>
                <w:szCs w:val="18"/>
              </w:rPr>
              <w:t>5</w:t>
            </w:r>
          </w:p>
        </w:tc>
        <w:tc>
          <w:tcPr>
            <w:tcW w:w="813" w:type="dxa"/>
            <w:tcBorders>
              <w:top w:val="nil"/>
              <w:left w:val="nil"/>
              <w:bottom w:val="single" w:color="auto" w:sz="4" w:space="0"/>
              <w:right w:val="single" w:color="auto" w:sz="4" w:space="0"/>
            </w:tcBorders>
            <w:vAlign w:val="center"/>
          </w:tcPr>
          <w:p w14:paraId="7EC10512">
            <w:pPr>
              <w:widowControl/>
              <w:tabs>
                <w:tab w:val="decimal" w:pos="0"/>
              </w:tabs>
              <w:ind w:firstLine="0" w:firstLineChars="0"/>
              <w:jc w:val="center"/>
              <w:rPr>
                <w:kern w:val="0"/>
                <w:sz w:val="18"/>
                <w:szCs w:val="18"/>
              </w:rPr>
            </w:pPr>
            <w:r>
              <w:rPr>
                <w:kern w:val="0"/>
                <w:sz w:val="18"/>
                <w:szCs w:val="18"/>
              </w:rPr>
              <w:t>331</w:t>
            </w:r>
          </w:p>
        </w:tc>
        <w:tc>
          <w:tcPr>
            <w:tcW w:w="1068" w:type="dxa"/>
            <w:tcBorders>
              <w:top w:val="nil"/>
              <w:left w:val="nil"/>
              <w:bottom w:val="single" w:color="auto" w:sz="4" w:space="0"/>
              <w:right w:val="single" w:color="auto" w:sz="4" w:space="0"/>
            </w:tcBorders>
            <w:vAlign w:val="center"/>
          </w:tcPr>
          <w:p w14:paraId="0091773F">
            <w:pPr>
              <w:widowControl/>
              <w:tabs>
                <w:tab w:val="decimal" w:pos="0"/>
              </w:tabs>
              <w:ind w:firstLine="0" w:firstLineChars="0"/>
              <w:jc w:val="center"/>
              <w:rPr>
                <w:kern w:val="0"/>
                <w:sz w:val="18"/>
                <w:szCs w:val="18"/>
              </w:rPr>
            </w:pPr>
            <w:r>
              <w:rPr>
                <w:kern w:val="0"/>
                <w:sz w:val="18"/>
                <w:szCs w:val="18"/>
              </w:rPr>
              <w:t>8.081055</w:t>
            </w:r>
          </w:p>
        </w:tc>
        <w:tc>
          <w:tcPr>
            <w:tcW w:w="426" w:type="dxa"/>
            <w:tcBorders>
              <w:top w:val="nil"/>
              <w:left w:val="nil"/>
              <w:bottom w:val="single" w:color="auto" w:sz="4" w:space="0"/>
              <w:right w:val="single" w:color="auto" w:sz="4" w:space="0"/>
            </w:tcBorders>
            <w:vAlign w:val="center"/>
          </w:tcPr>
          <w:p w14:paraId="62E66A70">
            <w:pPr>
              <w:widowControl/>
              <w:tabs>
                <w:tab w:val="decimal" w:pos="0"/>
              </w:tabs>
              <w:ind w:firstLine="0" w:firstLineChars="0"/>
              <w:jc w:val="center"/>
              <w:rPr>
                <w:kern w:val="0"/>
                <w:sz w:val="18"/>
                <w:szCs w:val="18"/>
              </w:rPr>
            </w:pPr>
            <w:r>
              <w:rPr>
                <w:kern w:val="0"/>
                <w:sz w:val="18"/>
                <w:szCs w:val="18"/>
              </w:rPr>
              <w:t>2</w:t>
            </w:r>
          </w:p>
        </w:tc>
        <w:tc>
          <w:tcPr>
            <w:tcW w:w="813" w:type="dxa"/>
            <w:tcBorders>
              <w:top w:val="nil"/>
              <w:left w:val="nil"/>
              <w:bottom w:val="single" w:color="auto" w:sz="4" w:space="0"/>
              <w:right w:val="single" w:color="auto" w:sz="4" w:space="0"/>
            </w:tcBorders>
            <w:vAlign w:val="center"/>
          </w:tcPr>
          <w:p w14:paraId="54460988">
            <w:pPr>
              <w:widowControl/>
              <w:tabs>
                <w:tab w:val="decimal" w:pos="0"/>
              </w:tabs>
              <w:ind w:firstLine="0" w:firstLineChars="0"/>
              <w:jc w:val="center"/>
              <w:rPr>
                <w:kern w:val="0"/>
                <w:sz w:val="18"/>
                <w:szCs w:val="18"/>
              </w:rPr>
            </w:pPr>
            <w:r>
              <w:rPr>
                <w:kern w:val="0"/>
                <w:sz w:val="18"/>
                <w:szCs w:val="18"/>
              </w:rPr>
              <w:t>459</w:t>
            </w:r>
          </w:p>
        </w:tc>
        <w:tc>
          <w:tcPr>
            <w:tcW w:w="1109" w:type="dxa"/>
            <w:tcBorders>
              <w:top w:val="nil"/>
              <w:left w:val="nil"/>
              <w:bottom w:val="single" w:color="auto" w:sz="4" w:space="0"/>
              <w:right w:val="single" w:color="auto" w:sz="4" w:space="0"/>
            </w:tcBorders>
            <w:vAlign w:val="center"/>
          </w:tcPr>
          <w:p w14:paraId="1CF7105A">
            <w:pPr>
              <w:widowControl/>
              <w:tabs>
                <w:tab w:val="decimal" w:pos="0"/>
              </w:tabs>
              <w:ind w:firstLine="0" w:firstLineChars="0"/>
              <w:jc w:val="center"/>
              <w:rPr>
                <w:kern w:val="0"/>
                <w:sz w:val="18"/>
                <w:szCs w:val="18"/>
              </w:rPr>
            </w:pPr>
            <w:r>
              <w:rPr>
                <w:kern w:val="0"/>
                <w:sz w:val="18"/>
                <w:szCs w:val="18"/>
              </w:rPr>
              <w:t>11.206055</w:t>
            </w:r>
          </w:p>
        </w:tc>
        <w:tc>
          <w:tcPr>
            <w:tcW w:w="426" w:type="dxa"/>
            <w:tcBorders>
              <w:top w:val="nil"/>
              <w:left w:val="nil"/>
              <w:bottom w:val="single" w:color="auto" w:sz="4" w:space="0"/>
              <w:right w:val="single" w:color="auto" w:sz="4" w:space="0"/>
            </w:tcBorders>
            <w:vAlign w:val="center"/>
          </w:tcPr>
          <w:p w14:paraId="1B130FD7">
            <w:pPr>
              <w:widowControl/>
              <w:tabs>
                <w:tab w:val="decimal" w:pos="0"/>
              </w:tabs>
              <w:ind w:firstLine="0" w:firstLineChars="0"/>
              <w:jc w:val="center"/>
              <w:rPr>
                <w:kern w:val="0"/>
                <w:sz w:val="18"/>
                <w:szCs w:val="18"/>
              </w:rPr>
            </w:pPr>
            <w:r>
              <w:rPr>
                <w:kern w:val="0"/>
                <w:sz w:val="18"/>
                <w:szCs w:val="18"/>
              </w:rPr>
              <w:t>5</w:t>
            </w:r>
          </w:p>
        </w:tc>
      </w:tr>
      <w:tr w14:paraId="4DA1C63B">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3E32E41F">
            <w:pPr>
              <w:widowControl/>
              <w:tabs>
                <w:tab w:val="decimal" w:pos="0"/>
              </w:tabs>
              <w:ind w:firstLine="0" w:firstLineChars="0"/>
              <w:jc w:val="center"/>
              <w:rPr>
                <w:kern w:val="0"/>
                <w:sz w:val="18"/>
                <w:szCs w:val="18"/>
              </w:rPr>
            </w:pPr>
            <w:r>
              <w:rPr>
                <w:kern w:val="0"/>
                <w:sz w:val="18"/>
                <w:szCs w:val="18"/>
              </w:rPr>
              <w:t>76</w:t>
            </w:r>
          </w:p>
        </w:tc>
        <w:tc>
          <w:tcPr>
            <w:tcW w:w="1068" w:type="dxa"/>
            <w:tcBorders>
              <w:top w:val="nil"/>
              <w:left w:val="nil"/>
              <w:bottom w:val="single" w:color="auto" w:sz="4" w:space="0"/>
              <w:right w:val="single" w:color="auto" w:sz="4" w:space="0"/>
            </w:tcBorders>
            <w:vAlign w:val="center"/>
          </w:tcPr>
          <w:p w14:paraId="1755F817">
            <w:pPr>
              <w:widowControl/>
              <w:tabs>
                <w:tab w:val="decimal" w:pos="0"/>
              </w:tabs>
              <w:ind w:firstLine="0" w:firstLineChars="0"/>
              <w:jc w:val="center"/>
              <w:rPr>
                <w:kern w:val="0"/>
                <w:sz w:val="18"/>
                <w:szCs w:val="18"/>
              </w:rPr>
            </w:pPr>
            <w:r>
              <w:rPr>
                <w:kern w:val="0"/>
                <w:sz w:val="18"/>
                <w:szCs w:val="18"/>
              </w:rPr>
              <w:t>1.855469</w:t>
            </w:r>
          </w:p>
        </w:tc>
        <w:tc>
          <w:tcPr>
            <w:tcW w:w="588" w:type="dxa"/>
            <w:tcBorders>
              <w:top w:val="nil"/>
              <w:left w:val="nil"/>
              <w:bottom w:val="single" w:color="auto" w:sz="4" w:space="0"/>
              <w:right w:val="single" w:color="auto" w:sz="4" w:space="0"/>
            </w:tcBorders>
            <w:vAlign w:val="center"/>
          </w:tcPr>
          <w:p w14:paraId="4B5D6969">
            <w:pPr>
              <w:widowControl/>
              <w:tabs>
                <w:tab w:val="decimal" w:pos="0"/>
              </w:tabs>
              <w:ind w:firstLine="0" w:firstLineChars="0"/>
              <w:jc w:val="center"/>
              <w:rPr>
                <w:kern w:val="0"/>
                <w:sz w:val="18"/>
                <w:szCs w:val="18"/>
              </w:rPr>
            </w:pPr>
            <w:r>
              <w:rPr>
                <w:kern w:val="0"/>
                <w:sz w:val="18"/>
                <w:szCs w:val="18"/>
              </w:rPr>
              <w:t>7</w:t>
            </w:r>
          </w:p>
        </w:tc>
        <w:tc>
          <w:tcPr>
            <w:tcW w:w="813" w:type="dxa"/>
            <w:tcBorders>
              <w:top w:val="nil"/>
              <w:left w:val="nil"/>
              <w:bottom w:val="single" w:color="auto" w:sz="4" w:space="0"/>
              <w:right w:val="single" w:color="auto" w:sz="4" w:space="0"/>
            </w:tcBorders>
            <w:vAlign w:val="center"/>
          </w:tcPr>
          <w:p w14:paraId="541A7135">
            <w:pPr>
              <w:widowControl/>
              <w:tabs>
                <w:tab w:val="decimal" w:pos="0"/>
              </w:tabs>
              <w:ind w:firstLine="0" w:firstLineChars="0"/>
              <w:jc w:val="center"/>
              <w:rPr>
                <w:kern w:val="0"/>
                <w:sz w:val="18"/>
                <w:szCs w:val="18"/>
              </w:rPr>
            </w:pPr>
            <w:r>
              <w:rPr>
                <w:kern w:val="0"/>
                <w:sz w:val="18"/>
                <w:szCs w:val="18"/>
              </w:rPr>
              <w:t>204</w:t>
            </w:r>
          </w:p>
        </w:tc>
        <w:tc>
          <w:tcPr>
            <w:tcW w:w="1068" w:type="dxa"/>
            <w:tcBorders>
              <w:top w:val="nil"/>
              <w:left w:val="nil"/>
              <w:bottom w:val="single" w:color="auto" w:sz="4" w:space="0"/>
              <w:right w:val="single" w:color="auto" w:sz="4" w:space="0"/>
            </w:tcBorders>
            <w:vAlign w:val="center"/>
          </w:tcPr>
          <w:p w14:paraId="09466ED6">
            <w:pPr>
              <w:widowControl/>
              <w:tabs>
                <w:tab w:val="decimal" w:pos="0"/>
              </w:tabs>
              <w:ind w:firstLine="0" w:firstLineChars="0"/>
              <w:jc w:val="center"/>
              <w:rPr>
                <w:kern w:val="0"/>
                <w:sz w:val="18"/>
                <w:szCs w:val="18"/>
              </w:rPr>
            </w:pPr>
            <w:r>
              <w:rPr>
                <w:kern w:val="0"/>
                <w:sz w:val="18"/>
                <w:szCs w:val="18"/>
              </w:rPr>
              <w:t>4.980469</w:t>
            </w:r>
          </w:p>
        </w:tc>
        <w:tc>
          <w:tcPr>
            <w:tcW w:w="426" w:type="dxa"/>
            <w:tcBorders>
              <w:top w:val="nil"/>
              <w:left w:val="nil"/>
              <w:bottom w:val="single" w:color="auto" w:sz="4" w:space="0"/>
              <w:right w:val="single" w:color="auto" w:sz="4" w:space="0"/>
            </w:tcBorders>
            <w:vAlign w:val="center"/>
          </w:tcPr>
          <w:p w14:paraId="044899F1">
            <w:pPr>
              <w:widowControl/>
              <w:tabs>
                <w:tab w:val="decimal" w:pos="0"/>
              </w:tabs>
              <w:ind w:firstLine="0" w:firstLineChars="0"/>
              <w:jc w:val="center"/>
              <w:rPr>
                <w:kern w:val="0"/>
                <w:sz w:val="18"/>
                <w:szCs w:val="18"/>
              </w:rPr>
            </w:pPr>
            <w:r>
              <w:rPr>
                <w:kern w:val="0"/>
                <w:sz w:val="18"/>
                <w:szCs w:val="18"/>
              </w:rPr>
              <w:t>5</w:t>
            </w:r>
          </w:p>
        </w:tc>
        <w:tc>
          <w:tcPr>
            <w:tcW w:w="813" w:type="dxa"/>
            <w:tcBorders>
              <w:top w:val="nil"/>
              <w:left w:val="nil"/>
              <w:bottom w:val="single" w:color="auto" w:sz="4" w:space="0"/>
              <w:right w:val="single" w:color="auto" w:sz="4" w:space="0"/>
            </w:tcBorders>
            <w:vAlign w:val="center"/>
          </w:tcPr>
          <w:p w14:paraId="445AFF69">
            <w:pPr>
              <w:widowControl/>
              <w:tabs>
                <w:tab w:val="decimal" w:pos="0"/>
              </w:tabs>
              <w:ind w:firstLine="0" w:firstLineChars="0"/>
              <w:jc w:val="center"/>
              <w:rPr>
                <w:kern w:val="0"/>
                <w:sz w:val="18"/>
                <w:szCs w:val="18"/>
              </w:rPr>
            </w:pPr>
            <w:r>
              <w:rPr>
                <w:kern w:val="0"/>
                <w:sz w:val="18"/>
                <w:szCs w:val="18"/>
              </w:rPr>
              <w:t>332</w:t>
            </w:r>
          </w:p>
        </w:tc>
        <w:tc>
          <w:tcPr>
            <w:tcW w:w="1068" w:type="dxa"/>
            <w:tcBorders>
              <w:top w:val="nil"/>
              <w:left w:val="nil"/>
              <w:bottom w:val="single" w:color="auto" w:sz="4" w:space="0"/>
              <w:right w:val="single" w:color="auto" w:sz="4" w:space="0"/>
            </w:tcBorders>
            <w:vAlign w:val="center"/>
          </w:tcPr>
          <w:p w14:paraId="77C632D8">
            <w:pPr>
              <w:widowControl/>
              <w:tabs>
                <w:tab w:val="decimal" w:pos="0"/>
              </w:tabs>
              <w:ind w:firstLine="0" w:firstLineChars="0"/>
              <w:jc w:val="center"/>
              <w:rPr>
                <w:kern w:val="0"/>
                <w:sz w:val="18"/>
                <w:szCs w:val="18"/>
              </w:rPr>
            </w:pPr>
            <w:r>
              <w:rPr>
                <w:kern w:val="0"/>
                <w:sz w:val="18"/>
                <w:szCs w:val="18"/>
              </w:rPr>
              <w:t>8.105469</w:t>
            </w:r>
          </w:p>
        </w:tc>
        <w:tc>
          <w:tcPr>
            <w:tcW w:w="426" w:type="dxa"/>
            <w:tcBorders>
              <w:top w:val="nil"/>
              <w:left w:val="nil"/>
              <w:bottom w:val="single" w:color="auto" w:sz="4" w:space="0"/>
              <w:right w:val="single" w:color="auto" w:sz="4" w:space="0"/>
            </w:tcBorders>
            <w:vAlign w:val="center"/>
          </w:tcPr>
          <w:p w14:paraId="5820ADE1">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1BD5694B">
            <w:pPr>
              <w:widowControl/>
              <w:tabs>
                <w:tab w:val="decimal" w:pos="0"/>
              </w:tabs>
              <w:ind w:firstLine="0" w:firstLineChars="0"/>
              <w:jc w:val="center"/>
              <w:rPr>
                <w:kern w:val="0"/>
                <w:sz w:val="18"/>
                <w:szCs w:val="18"/>
              </w:rPr>
            </w:pPr>
            <w:r>
              <w:rPr>
                <w:kern w:val="0"/>
                <w:sz w:val="18"/>
                <w:szCs w:val="18"/>
              </w:rPr>
              <w:t>460</w:t>
            </w:r>
          </w:p>
        </w:tc>
        <w:tc>
          <w:tcPr>
            <w:tcW w:w="1109" w:type="dxa"/>
            <w:tcBorders>
              <w:top w:val="nil"/>
              <w:left w:val="nil"/>
              <w:bottom w:val="single" w:color="auto" w:sz="4" w:space="0"/>
              <w:right w:val="single" w:color="auto" w:sz="4" w:space="0"/>
            </w:tcBorders>
            <w:vAlign w:val="center"/>
          </w:tcPr>
          <w:p w14:paraId="53EE7CA9">
            <w:pPr>
              <w:widowControl/>
              <w:tabs>
                <w:tab w:val="decimal" w:pos="0"/>
              </w:tabs>
              <w:ind w:firstLine="0" w:firstLineChars="0"/>
              <w:jc w:val="center"/>
              <w:rPr>
                <w:kern w:val="0"/>
                <w:sz w:val="18"/>
                <w:szCs w:val="18"/>
              </w:rPr>
            </w:pPr>
            <w:r>
              <w:rPr>
                <w:kern w:val="0"/>
                <w:sz w:val="18"/>
                <w:szCs w:val="18"/>
              </w:rPr>
              <w:t>11.230469</w:t>
            </w:r>
          </w:p>
        </w:tc>
        <w:tc>
          <w:tcPr>
            <w:tcW w:w="426" w:type="dxa"/>
            <w:tcBorders>
              <w:top w:val="nil"/>
              <w:left w:val="nil"/>
              <w:bottom w:val="single" w:color="auto" w:sz="4" w:space="0"/>
              <w:right w:val="single" w:color="auto" w:sz="4" w:space="0"/>
            </w:tcBorders>
            <w:vAlign w:val="center"/>
          </w:tcPr>
          <w:p w14:paraId="74DDAB8E">
            <w:pPr>
              <w:widowControl/>
              <w:tabs>
                <w:tab w:val="decimal" w:pos="0"/>
              </w:tabs>
              <w:ind w:firstLine="0" w:firstLineChars="0"/>
              <w:jc w:val="center"/>
              <w:rPr>
                <w:kern w:val="0"/>
                <w:sz w:val="18"/>
                <w:szCs w:val="18"/>
              </w:rPr>
            </w:pPr>
            <w:r>
              <w:rPr>
                <w:kern w:val="0"/>
                <w:sz w:val="18"/>
                <w:szCs w:val="18"/>
              </w:rPr>
              <w:t>2</w:t>
            </w:r>
          </w:p>
        </w:tc>
      </w:tr>
      <w:tr w14:paraId="0E82C893">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66B6F2A3">
            <w:pPr>
              <w:widowControl/>
              <w:tabs>
                <w:tab w:val="decimal" w:pos="0"/>
              </w:tabs>
              <w:ind w:firstLine="0" w:firstLineChars="0"/>
              <w:jc w:val="center"/>
              <w:rPr>
                <w:kern w:val="0"/>
                <w:sz w:val="18"/>
                <w:szCs w:val="18"/>
              </w:rPr>
            </w:pPr>
            <w:r>
              <w:rPr>
                <w:kern w:val="0"/>
                <w:sz w:val="18"/>
                <w:szCs w:val="18"/>
              </w:rPr>
              <w:t>77</w:t>
            </w:r>
          </w:p>
        </w:tc>
        <w:tc>
          <w:tcPr>
            <w:tcW w:w="1068" w:type="dxa"/>
            <w:tcBorders>
              <w:top w:val="nil"/>
              <w:left w:val="nil"/>
              <w:bottom w:val="single" w:color="auto" w:sz="4" w:space="0"/>
              <w:right w:val="single" w:color="auto" w:sz="4" w:space="0"/>
            </w:tcBorders>
            <w:vAlign w:val="center"/>
          </w:tcPr>
          <w:p w14:paraId="6D97B420">
            <w:pPr>
              <w:widowControl/>
              <w:tabs>
                <w:tab w:val="decimal" w:pos="0"/>
              </w:tabs>
              <w:ind w:firstLine="0" w:firstLineChars="0"/>
              <w:jc w:val="center"/>
              <w:rPr>
                <w:kern w:val="0"/>
                <w:sz w:val="18"/>
                <w:szCs w:val="18"/>
              </w:rPr>
            </w:pPr>
            <w:r>
              <w:rPr>
                <w:kern w:val="0"/>
                <w:sz w:val="18"/>
                <w:szCs w:val="18"/>
              </w:rPr>
              <w:t>1.879883</w:t>
            </w:r>
          </w:p>
        </w:tc>
        <w:tc>
          <w:tcPr>
            <w:tcW w:w="588" w:type="dxa"/>
            <w:tcBorders>
              <w:top w:val="nil"/>
              <w:left w:val="nil"/>
              <w:bottom w:val="single" w:color="auto" w:sz="4" w:space="0"/>
              <w:right w:val="single" w:color="auto" w:sz="4" w:space="0"/>
            </w:tcBorders>
            <w:vAlign w:val="center"/>
          </w:tcPr>
          <w:p w14:paraId="0CE0DBB3">
            <w:pPr>
              <w:widowControl/>
              <w:tabs>
                <w:tab w:val="decimal" w:pos="0"/>
              </w:tabs>
              <w:ind w:firstLine="0" w:firstLineChars="0"/>
              <w:jc w:val="center"/>
              <w:rPr>
                <w:kern w:val="0"/>
                <w:sz w:val="18"/>
                <w:szCs w:val="18"/>
              </w:rPr>
            </w:pPr>
            <w:r>
              <w:rPr>
                <w:kern w:val="0"/>
                <w:sz w:val="18"/>
                <w:szCs w:val="18"/>
              </w:rPr>
              <w:t>7</w:t>
            </w:r>
          </w:p>
        </w:tc>
        <w:tc>
          <w:tcPr>
            <w:tcW w:w="813" w:type="dxa"/>
            <w:tcBorders>
              <w:top w:val="nil"/>
              <w:left w:val="nil"/>
              <w:bottom w:val="single" w:color="auto" w:sz="4" w:space="0"/>
              <w:right w:val="single" w:color="auto" w:sz="4" w:space="0"/>
            </w:tcBorders>
            <w:vAlign w:val="center"/>
          </w:tcPr>
          <w:p w14:paraId="491A71F7">
            <w:pPr>
              <w:widowControl/>
              <w:tabs>
                <w:tab w:val="decimal" w:pos="0"/>
              </w:tabs>
              <w:ind w:firstLine="0" w:firstLineChars="0"/>
              <w:jc w:val="center"/>
              <w:rPr>
                <w:kern w:val="0"/>
                <w:sz w:val="18"/>
                <w:szCs w:val="18"/>
              </w:rPr>
            </w:pPr>
            <w:r>
              <w:rPr>
                <w:kern w:val="0"/>
                <w:sz w:val="18"/>
                <w:szCs w:val="18"/>
              </w:rPr>
              <w:t>205</w:t>
            </w:r>
          </w:p>
        </w:tc>
        <w:tc>
          <w:tcPr>
            <w:tcW w:w="1068" w:type="dxa"/>
            <w:tcBorders>
              <w:top w:val="nil"/>
              <w:left w:val="nil"/>
              <w:bottom w:val="single" w:color="auto" w:sz="4" w:space="0"/>
              <w:right w:val="single" w:color="auto" w:sz="4" w:space="0"/>
            </w:tcBorders>
            <w:vAlign w:val="center"/>
          </w:tcPr>
          <w:p w14:paraId="22D65505">
            <w:pPr>
              <w:widowControl/>
              <w:tabs>
                <w:tab w:val="decimal" w:pos="0"/>
              </w:tabs>
              <w:ind w:firstLine="0" w:firstLineChars="0"/>
              <w:jc w:val="center"/>
              <w:rPr>
                <w:kern w:val="0"/>
                <w:sz w:val="18"/>
                <w:szCs w:val="18"/>
              </w:rPr>
            </w:pPr>
            <w:r>
              <w:rPr>
                <w:kern w:val="0"/>
                <w:sz w:val="18"/>
                <w:szCs w:val="18"/>
              </w:rPr>
              <w:t>5.004883</w:t>
            </w:r>
          </w:p>
        </w:tc>
        <w:tc>
          <w:tcPr>
            <w:tcW w:w="426" w:type="dxa"/>
            <w:tcBorders>
              <w:top w:val="nil"/>
              <w:left w:val="nil"/>
              <w:bottom w:val="single" w:color="auto" w:sz="4" w:space="0"/>
              <w:right w:val="single" w:color="auto" w:sz="4" w:space="0"/>
            </w:tcBorders>
            <w:vAlign w:val="center"/>
          </w:tcPr>
          <w:p w14:paraId="15B5FA0A">
            <w:pPr>
              <w:widowControl/>
              <w:tabs>
                <w:tab w:val="decimal" w:pos="0"/>
              </w:tabs>
              <w:ind w:firstLine="0" w:firstLineChars="0"/>
              <w:jc w:val="center"/>
              <w:rPr>
                <w:kern w:val="0"/>
                <w:sz w:val="18"/>
                <w:szCs w:val="18"/>
              </w:rPr>
            </w:pPr>
            <w:r>
              <w:rPr>
                <w:kern w:val="0"/>
                <w:sz w:val="18"/>
                <w:szCs w:val="18"/>
              </w:rPr>
              <w:t>4</w:t>
            </w:r>
          </w:p>
        </w:tc>
        <w:tc>
          <w:tcPr>
            <w:tcW w:w="813" w:type="dxa"/>
            <w:tcBorders>
              <w:top w:val="nil"/>
              <w:left w:val="nil"/>
              <w:bottom w:val="single" w:color="auto" w:sz="4" w:space="0"/>
              <w:right w:val="single" w:color="auto" w:sz="4" w:space="0"/>
            </w:tcBorders>
            <w:vAlign w:val="center"/>
          </w:tcPr>
          <w:p w14:paraId="46BB6C8B">
            <w:pPr>
              <w:widowControl/>
              <w:tabs>
                <w:tab w:val="decimal" w:pos="0"/>
              </w:tabs>
              <w:ind w:firstLine="0" w:firstLineChars="0"/>
              <w:jc w:val="center"/>
              <w:rPr>
                <w:kern w:val="0"/>
                <w:sz w:val="18"/>
                <w:szCs w:val="18"/>
              </w:rPr>
            </w:pPr>
            <w:r>
              <w:rPr>
                <w:kern w:val="0"/>
                <w:sz w:val="18"/>
                <w:szCs w:val="18"/>
              </w:rPr>
              <w:t>333</w:t>
            </w:r>
          </w:p>
        </w:tc>
        <w:tc>
          <w:tcPr>
            <w:tcW w:w="1068" w:type="dxa"/>
            <w:tcBorders>
              <w:top w:val="nil"/>
              <w:left w:val="nil"/>
              <w:bottom w:val="single" w:color="auto" w:sz="4" w:space="0"/>
              <w:right w:val="single" w:color="auto" w:sz="4" w:space="0"/>
            </w:tcBorders>
            <w:vAlign w:val="center"/>
          </w:tcPr>
          <w:p w14:paraId="1D8E0AD2">
            <w:pPr>
              <w:widowControl/>
              <w:tabs>
                <w:tab w:val="decimal" w:pos="0"/>
              </w:tabs>
              <w:ind w:firstLine="0" w:firstLineChars="0"/>
              <w:jc w:val="center"/>
              <w:rPr>
                <w:kern w:val="0"/>
                <w:sz w:val="18"/>
                <w:szCs w:val="18"/>
              </w:rPr>
            </w:pPr>
            <w:r>
              <w:rPr>
                <w:kern w:val="0"/>
                <w:sz w:val="18"/>
                <w:szCs w:val="18"/>
              </w:rPr>
              <w:t>8.129883</w:t>
            </w:r>
          </w:p>
        </w:tc>
        <w:tc>
          <w:tcPr>
            <w:tcW w:w="426" w:type="dxa"/>
            <w:tcBorders>
              <w:top w:val="nil"/>
              <w:left w:val="nil"/>
              <w:bottom w:val="single" w:color="auto" w:sz="4" w:space="0"/>
              <w:right w:val="single" w:color="auto" w:sz="4" w:space="0"/>
            </w:tcBorders>
            <w:vAlign w:val="center"/>
          </w:tcPr>
          <w:p w14:paraId="510F9A51">
            <w:pPr>
              <w:widowControl/>
              <w:tabs>
                <w:tab w:val="decimal" w:pos="0"/>
              </w:tabs>
              <w:ind w:firstLine="0" w:firstLineChars="0"/>
              <w:jc w:val="center"/>
              <w:rPr>
                <w:kern w:val="0"/>
                <w:sz w:val="18"/>
                <w:szCs w:val="18"/>
              </w:rPr>
            </w:pPr>
            <w:r>
              <w:rPr>
                <w:kern w:val="0"/>
                <w:sz w:val="18"/>
                <w:szCs w:val="18"/>
              </w:rPr>
              <w:t>6</w:t>
            </w:r>
          </w:p>
        </w:tc>
        <w:tc>
          <w:tcPr>
            <w:tcW w:w="813" w:type="dxa"/>
            <w:tcBorders>
              <w:top w:val="nil"/>
              <w:left w:val="nil"/>
              <w:bottom w:val="single" w:color="auto" w:sz="4" w:space="0"/>
              <w:right w:val="single" w:color="auto" w:sz="4" w:space="0"/>
            </w:tcBorders>
            <w:vAlign w:val="center"/>
          </w:tcPr>
          <w:p w14:paraId="21F72908">
            <w:pPr>
              <w:widowControl/>
              <w:tabs>
                <w:tab w:val="decimal" w:pos="0"/>
              </w:tabs>
              <w:ind w:firstLine="0" w:firstLineChars="0"/>
              <w:jc w:val="center"/>
              <w:rPr>
                <w:kern w:val="0"/>
                <w:sz w:val="18"/>
                <w:szCs w:val="18"/>
              </w:rPr>
            </w:pPr>
            <w:r>
              <w:rPr>
                <w:kern w:val="0"/>
                <w:sz w:val="18"/>
                <w:szCs w:val="18"/>
              </w:rPr>
              <w:t>461</w:t>
            </w:r>
          </w:p>
        </w:tc>
        <w:tc>
          <w:tcPr>
            <w:tcW w:w="1109" w:type="dxa"/>
            <w:tcBorders>
              <w:top w:val="nil"/>
              <w:left w:val="nil"/>
              <w:bottom w:val="single" w:color="auto" w:sz="4" w:space="0"/>
              <w:right w:val="single" w:color="auto" w:sz="4" w:space="0"/>
            </w:tcBorders>
            <w:vAlign w:val="center"/>
          </w:tcPr>
          <w:p w14:paraId="1675E834">
            <w:pPr>
              <w:widowControl/>
              <w:tabs>
                <w:tab w:val="decimal" w:pos="0"/>
              </w:tabs>
              <w:ind w:firstLine="0" w:firstLineChars="0"/>
              <w:jc w:val="center"/>
              <w:rPr>
                <w:kern w:val="0"/>
                <w:sz w:val="18"/>
                <w:szCs w:val="18"/>
              </w:rPr>
            </w:pPr>
            <w:r>
              <w:rPr>
                <w:kern w:val="0"/>
                <w:sz w:val="18"/>
                <w:szCs w:val="18"/>
              </w:rPr>
              <w:t>11.254883</w:t>
            </w:r>
          </w:p>
        </w:tc>
        <w:tc>
          <w:tcPr>
            <w:tcW w:w="426" w:type="dxa"/>
            <w:tcBorders>
              <w:top w:val="nil"/>
              <w:left w:val="nil"/>
              <w:bottom w:val="single" w:color="auto" w:sz="4" w:space="0"/>
              <w:right w:val="single" w:color="auto" w:sz="4" w:space="0"/>
            </w:tcBorders>
            <w:vAlign w:val="center"/>
          </w:tcPr>
          <w:p w14:paraId="6292FCF4">
            <w:pPr>
              <w:widowControl/>
              <w:tabs>
                <w:tab w:val="decimal" w:pos="0"/>
              </w:tabs>
              <w:ind w:firstLine="0" w:firstLineChars="0"/>
              <w:jc w:val="center"/>
              <w:rPr>
                <w:kern w:val="0"/>
                <w:sz w:val="18"/>
                <w:szCs w:val="18"/>
              </w:rPr>
            </w:pPr>
            <w:r>
              <w:rPr>
                <w:kern w:val="0"/>
                <w:sz w:val="18"/>
                <w:szCs w:val="18"/>
              </w:rPr>
              <w:t>7</w:t>
            </w:r>
          </w:p>
        </w:tc>
      </w:tr>
      <w:tr w14:paraId="305227AD">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0C089043">
            <w:pPr>
              <w:widowControl/>
              <w:tabs>
                <w:tab w:val="decimal" w:pos="0"/>
              </w:tabs>
              <w:ind w:firstLine="0" w:firstLineChars="0"/>
              <w:jc w:val="center"/>
              <w:rPr>
                <w:kern w:val="0"/>
                <w:sz w:val="18"/>
                <w:szCs w:val="18"/>
              </w:rPr>
            </w:pPr>
            <w:r>
              <w:rPr>
                <w:kern w:val="0"/>
                <w:sz w:val="18"/>
                <w:szCs w:val="18"/>
              </w:rPr>
              <w:t>78</w:t>
            </w:r>
          </w:p>
        </w:tc>
        <w:tc>
          <w:tcPr>
            <w:tcW w:w="1068" w:type="dxa"/>
            <w:tcBorders>
              <w:top w:val="nil"/>
              <w:left w:val="nil"/>
              <w:bottom w:val="single" w:color="auto" w:sz="4" w:space="0"/>
              <w:right w:val="single" w:color="auto" w:sz="4" w:space="0"/>
            </w:tcBorders>
            <w:vAlign w:val="center"/>
          </w:tcPr>
          <w:p w14:paraId="0E0F6E92">
            <w:pPr>
              <w:widowControl/>
              <w:tabs>
                <w:tab w:val="decimal" w:pos="0"/>
              </w:tabs>
              <w:ind w:firstLine="0" w:firstLineChars="0"/>
              <w:jc w:val="center"/>
              <w:rPr>
                <w:kern w:val="0"/>
                <w:sz w:val="18"/>
                <w:szCs w:val="18"/>
              </w:rPr>
            </w:pPr>
            <w:r>
              <w:rPr>
                <w:kern w:val="0"/>
                <w:sz w:val="18"/>
                <w:szCs w:val="18"/>
              </w:rPr>
              <w:t>1.904297</w:t>
            </w:r>
          </w:p>
        </w:tc>
        <w:tc>
          <w:tcPr>
            <w:tcW w:w="588" w:type="dxa"/>
            <w:tcBorders>
              <w:top w:val="nil"/>
              <w:left w:val="nil"/>
              <w:bottom w:val="single" w:color="auto" w:sz="4" w:space="0"/>
              <w:right w:val="single" w:color="auto" w:sz="4" w:space="0"/>
            </w:tcBorders>
            <w:vAlign w:val="center"/>
          </w:tcPr>
          <w:p w14:paraId="58ACF08A">
            <w:pPr>
              <w:widowControl/>
              <w:tabs>
                <w:tab w:val="decimal" w:pos="0"/>
              </w:tabs>
              <w:ind w:firstLine="0" w:firstLineChars="0"/>
              <w:jc w:val="center"/>
              <w:rPr>
                <w:kern w:val="0"/>
                <w:sz w:val="18"/>
                <w:szCs w:val="18"/>
              </w:rPr>
            </w:pPr>
            <w:r>
              <w:rPr>
                <w:kern w:val="0"/>
                <w:sz w:val="18"/>
                <w:szCs w:val="18"/>
              </w:rPr>
              <w:t>7</w:t>
            </w:r>
          </w:p>
        </w:tc>
        <w:tc>
          <w:tcPr>
            <w:tcW w:w="813" w:type="dxa"/>
            <w:tcBorders>
              <w:top w:val="nil"/>
              <w:left w:val="nil"/>
              <w:bottom w:val="single" w:color="auto" w:sz="4" w:space="0"/>
              <w:right w:val="single" w:color="auto" w:sz="4" w:space="0"/>
            </w:tcBorders>
            <w:vAlign w:val="center"/>
          </w:tcPr>
          <w:p w14:paraId="2859C2B3">
            <w:pPr>
              <w:widowControl/>
              <w:tabs>
                <w:tab w:val="decimal" w:pos="0"/>
              </w:tabs>
              <w:ind w:firstLine="0" w:firstLineChars="0"/>
              <w:jc w:val="center"/>
              <w:rPr>
                <w:kern w:val="0"/>
                <w:sz w:val="18"/>
                <w:szCs w:val="18"/>
              </w:rPr>
            </w:pPr>
            <w:r>
              <w:rPr>
                <w:kern w:val="0"/>
                <w:sz w:val="18"/>
                <w:szCs w:val="18"/>
              </w:rPr>
              <w:t>206</w:t>
            </w:r>
          </w:p>
        </w:tc>
        <w:tc>
          <w:tcPr>
            <w:tcW w:w="1068" w:type="dxa"/>
            <w:tcBorders>
              <w:top w:val="nil"/>
              <w:left w:val="nil"/>
              <w:bottom w:val="single" w:color="auto" w:sz="4" w:space="0"/>
              <w:right w:val="single" w:color="auto" w:sz="4" w:space="0"/>
            </w:tcBorders>
            <w:vAlign w:val="center"/>
          </w:tcPr>
          <w:p w14:paraId="59F6840A">
            <w:pPr>
              <w:widowControl/>
              <w:tabs>
                <w:tab w:val="decimal" w:pos="0"/>
              </w:tabs>
              <w:ind w:firstLine="0" w:firstLineChars="0"/>
              <w:jc w:val="center"/>
              <w:rPr>
                <w:kern w:val="0"/>
                <w:sz w:val="18"/>
                <w:szCs w:val="18"/>
              </w:rPr>
            </w:pPr>
            <w:r>
              <w:rPr>
                <w:kern w:val="0"/>
                <w:sz w:val="18"/>
                <w:szCs w:val="18"/>
              </w:rPr>
              <w:t>5.029297</w:t>
            </w:r>
          </w:p>
        </w:tc>
        <w:tc>
          <w:tcPr>
            <w:tcW w:w="426" w:type="dxa"/>
            <w:tcBorders>
              <w:top w:val="nil"/>
              <w:left w:val="nil"/>
              <w:bottom w:val="single" w:color="auto" w:sz="4" w:space="0"/>
              <w:right w:val="single" w:color="auto" w:sz="4" w:space="0"/>
            </w:tcBorders>
            <w:vAlign w:val="center"/>
          </w:tcPr>
          <w:p w14:paraId="7B4AB59A">
            <w:pPr>
              <w:widowControl/>
              <w:tabs>
                <w:tab w:val="decimal" w:pos="0"/>
              </w:tabs>
              <w:ind w:firstLine="0" w:firstLineChars="0"/>
              <w:jc w:val="center"/>
              <w:rPr>
                <w:kern w:val="0"/>
                <w:sz w:val="18"/>
                <w:szCs w:val="18"/>
              </w:rPr>
            </w:pPr>
            <w:r>
              <w:rPr>
                <w:kern w:val="0"/>
                <w:sz w:val="18"/>
                <w:szCs w:val="18"/>
              </w:rPr>
              <w:t>3</w:t>
            </w:r>
          </w:p>
        </w:tc>
        <w:tc>
          <w:tcPr>
            <w:tcW w:w="813" w:type="dxa"/>
            <w:tcBorders>
              <w:top w:val="nil"/>
              <w:left w:val="nil"/>
              <w:bottom w:val="single" w:color="auto" w:sz="4" w:space="0"/>
              <w:right w:val="single" w:color="auto" w:sz="4" w:space="0"/>
            </w:tcBorders>
            <w:vAlign w:val="center"/>
          </w:tcPr>
          <w:p w14:paraId="15DAD321">
            <w:pPr>
              <w:widowControl/>
              <w:tabs>
                <w:tab w:val="decimal" w:pos="0"/>
              </w:tabs>
              <w:ind w:firstLine="0" w:firstLineChars="0"/>
              <w:jc w:val="center"/>
              <w:rPr>
                <w:kern w:val="0"/>
                <w:sz w:val="18"/>
                <w:szCs w:val="18"/>
              </w:rPr>
            </w:pPr>
            <w:r>
              <w:rPr>
                <w:kern w:val="0"/>
                <w:sz w:val="18"/>
                <w:szCs w:val="18"/>
              </w:rPr>
              <w:t>334</w:t>
            </w:r>
          </w:p>
        </w:tc>
        <w:tc>
          <w:tcPr>
            <w:tcW w:w="1068" w:type="dxa"/>
            <w:tcBorders>
              <w:top w:val="nil"/>
              <w:left w:val="nil"/>
              <w:bottom w:val="single" w:color="auto" w:sz="4" w:space="0"/>
              <w:right w:val="single" w:color="auto" w:sz="4" w:space="0"/>
            </w:tcBorders>
            <w:vAlign w:val="center"/>
          </w:tcPr>
          <w:p w14:paraId="4182BB57">
            <w:pPr>
              <w:widowControl/>
              <w:tabs>
                <w:tab w:val="decimal" w:pos="0"/>
              </w:tabs>
              <w:ind w:firstLine="0" w:firstLineChars="0"/>
              <w:jc w:val="center"/>
              <w:rPr>
                <w:kern w:val="0"/>
                <w:sz w:val="18"/>
                <w:szCs w:val="18"/>
              </w:rPr>
            </w:pPr>
            <w:r>
              <w:rPr>
                <w:kern w:val="0"/>
                <w:sz w:val="18"/>
                <w:szCs w:val="18"/>
              </w:rPr>
              <w:t>8.154297</w:t>
            </w:r>
          </w:p>
        </w:tc>
        <w:tc>
          <w:tcPr>
            <w:tcW w:w="426" w:type="dxa"/>
            <w:tcBorders>
              <w:top w:val="nil"/>
              <w:left w:val="nil"/>
              <w:bottom w:val="single" w:color="auto" w:sz="4" w:space="0"/>
              <w:right w:val="single" w:color="auto" w:sz="4" w:space="0"/>
            </w:tcBorders>
            <w:vAlign w:val="center"/>
          </w:tcPr>
          <w:p w14:paraId="70844F18">
            <w:pPr>
              <w:widowControl/>
              <w:tabs>
                <w:tab w:val="decimal" w:pos="0"/>
              </w:tabs>
              <w:ind w:firstLine="0" w:firstLineChars="0"/>
              <w:jc w:val="center"/>
              <w:rPr>
                <w:kern w:val="0"/>
                <w:sz w:val="18"/>
                <w:szCs w:val="18"/>
              </w:rPr>
            </w:pPr>
            <w:r>
              <w:rPr>
                <w:kern w:val="0"/>
                <w:sz w:val="18"/>
                <w:szCs w:val="18"/>
              </w:rPr>
              <w:t>4</w:t>
            </w:r>
          </w:p>
        </w:tc>
        <w:tc>
          <w:tcPr>
            <w:tcW w:w="813" w:type="dxa"/>
            <w:tcBorders>
              <w:top w:val="nil"/>
              <w:left w:val="nil"/>
              <w:bottom w:val="single" w:color="auto" w:sz="4" w:space="0"/>
              <w:right w:val="single" w:color="auto" w:sz="4" w:space="0"/>
            </w:tcBorders>
            <w:vAlign w:val="center"/>
          </w:tcPr>
          <w:p w14:paraId="6F7DD46D">
            <w:pPr>
              <w:widowControl/>
              <w:tabs>
                <w:tab w:val="decimal" w:pos="0"/>
              </w:tabs>
              <w:ind w:firstLine="0" w:firstLineChars="0"/>
              <w:jc w:val="center"/>
              <w:rPr>
                <w:kern w:val="0"/>
                <w:sz w:val="18"/>
                <w:szCs w:val="18"/>
              </w:rPr>
            </w:pPr>
            <w:r>
              <w:rPr>
                <w:kern w:val="0"/>
                <w:sz w:val="18"/>
                <w:szCs w:val="18"/>
              </w:rPr>
              <w:t>462</w:t>
            </w:r>
          </w:p>
        </w:tc>
        <w:tc>
          <w:tcPr>
            <w:tcW w:w="1109" w:type="dxa"/>
            <w:tcBorders>
              <w:top w:val="nil"/>
              <w:left w:val="nil"/>
              <w:bottom w:val="single" w:color="auto" w:sz="4" w:space="0"/>
              <w:right w:val="single" w:color="auto" w:sz="4" w:space="0"/>
            </w:tcBorders>
            <w:vAlign w:val="center"/>
          </w:tcPr>
          <w:p w14:paraId="5E77049E">
            <w:pPr>
              <w:widowControl/>
              <w:tabs>
                <w:tab w:val="decimal" w:pos="0"/>
              </w:tabs>
              <w:ind w:firstLine="0" w:firstLineChars="0"/>
              <w:jc w:val="center"/>
              <w:rPr>
                <w:kern w:val="0"/>
                <w:sz w:val="18"/>
                <w:szCs w:val="18"/>
              </w:rPr>
            </w:pPr>
            <w:r>
              <w:rPr>
                <w:kern w:val="0"/>
                <w:sz w:val="18"/>
                <w:szCs w:val="18"/>
              </w:rPr>
              <w:t>11.279297</w:t>
            </w:r>
          </w:p>
        </w:tc>
        <w:tc>
          <w:tcPr>
            <w:tcW w:w="426" w:type="dxa"/>
            <w:tcBorders>
              <w:top w:val="nil"/>
              <w:left w:val="nil"/>
              <w:bottom w:val="single" w:color="auto" w:sz="4" w:space="0"/>
              <w:right w:val="single" w:color="auto" w:sz="4" w:space="0"/>
            </w:tcBorders>
            <w:vAlign w:val="center"/>
          </w:tcPr>
          <w:p w14:paraId="79A0DDAD">
            <w:pPr>
              <w:widowControl/>
              <w:tabs>
                <w:tab w:val="decimal" w:pos="0"/>
              </w:tabs>
              <w:ind w:firstLine="0" w:firstLineChars="0"/>
              <w:jc w:val="center"/>
              <w:rPr>
                <w:kern w:val="0"/>
                <w:sz w:val="18"/>
                <w:szCs w:val="18"/>
              </w:rPr>
            </w:pPr>
            <w:r>
              <w:rPr>
                <w:kern w:val="0"/>
                <w:sz w:val="18"/>
                <w:szCs w:val="18"/>
              </w:rPr>
              <w:t>5</w:t>
            </w:r>
          </w:p>
        </w:tc>
      </w:tr>
      <w:tr w14:paraId="3610975E">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25564F3E">
            <w:pPr>
              <w:widowControl/>
              <w:tabs>
                <w:tab w:val="decimal" w:pos="0"/>
              </w:tabs>
              <w:ind w:firstLine="0" w:firstLineChars="0"/>
              <w:jc w:val="center"/>
              <w:rPr>
                <w:kern w:val="0"/>
                <w:sz w:val="18"/>
                <w:szCs w:val="18"/>
              </w:rPr>
            </w:pPr>
            <w:r>
              <w:rPr>
                <w:kern w:val="0"/>
                <w:sz w:val="18"/>
                <w:szCs w:val="18"/>
              </w:rPr>
              <w:t>79</w:t>
            </w:r>
          </w:p>
        </w:tc>
        <w:tc>
          <w:tcPr>
            <w:tcW w:w="1068" w:type="dxa"/>
            <w:tcBorders>
              <w:top w:val="nil"/>
              <w:left w:val="nil"/>
              <w:bottom w:val="single" w:color="auto" w:sz="4" w:space="0"/>
              <w:right w:val="single" w:color="auto" w:sz="4" w:space="0"/>
            </w:tcBorders>
            <w:vAlign w:val="center"/>
          </w:tcPr>
          <w:p w14:paraId="57B8B59A">
            <w:pPr>
              <w:widowControl/>
              <w:tabs>
                <w:tab w:val="decimal" w:pos="0"/>
              </w:tabs>
              <w:ind w:firstLine="0" w:firstLineChars="0"/>
              <w:jc w:val="center"/>
              <w:rPr>
                <w:kern w:val="0"/>
                <w:sz w:val="18"/>
                <w:szCs w:val="18"/>
              </w:rPr>
            </w:pPr>
            <w:r>
              <w:rPr>
                <w:kern w:val="0"/>
                <w:sz w:val="18"/>
                <w:szCs w:val="18"/>
              </w:rPr>
              <w:t>1.928711</w:t>
            </w:r>
          </w:p>
        </w:tc>
        <w:tc>
          <w:tcPr>
            <w:tcW w:w="588" w:type="dxa"/>
            <w:tcBorders>
              <w:top w:val="nil"/>
              <w:left w:val="nil"/>
              <w:bottom w:val="single" w:color="auto" w:sz="4" w:space="0"/>
              <w:right w:val="single" w:color="auto" w:sz="4" w:space="0"/>
            </w:tcBorders>
            <w:vAlign w:val="center"/>
          </w:tcPr>
          <w:p w14:paraId="59299379">
            <w:pPr>
              <w:widowControl/>
              <w:tabs>
                <w:tab w:val="decimal" w:pos="0"/>
              </w:tabs>
              <w:ind w:firstLine="0" w:firstLineChars="0"/>
              <w:jc w:val="center"/>
              <w:rPr>
                <w:kern w:val="0"/>
                <w:sz w:val="18"/>
                <w:szCs w:val="18"/>
              </w:rPr>
            </w:pPr>
            <w:r>
              <w:rPr>
                <w:kern w:val="0"/>
                <w:sz w:val="18"/>
                <w:szCs w:val="18"/>
              </w:rPr>
              <w:t>7</w:t>
            </w:r>
          </w:p>
        </w:tc>
        <w:tc>
          <w:tcPr>
            <w:tcW w:w="813" w:type="dxa"/>
            <w:tcBorders>
              <w:top w:val="nil"/>
              <w:left w:val="nil"/>
              <w:bottom w:val="single" w:color="auto" w:sz="4" w:space="0"/>
              <w:right w:val="single" w:color="auto" w:sz="4" w:space="0"/>
            </w:tcBorders>
            <w:vAlign w:val="center"/>
          </w:tcPr>
          <w:p w14:paraId="61B33CFF">
            <w:pPr>
              <w:widowControl/>
              <w:tabs>
                <w:tab w:val="decimal" w:pos="0"/>
              </w:tabs>
              <w:ind w:firstLine="0" w:firstLineChars="0"/>
              <w:jc w:val="center"/>
              <w:rPr>
                <w:kern w:val="0"/>
                <w:sz w:val="18"/>
                <w:szCs w:val="18"/>
              </w:rPr>
            </w:pPr>
            <w:r>
              <w:rPr>
                <w:kern w:val="0"/>
                <w:sz w:val="18"/>
                <w:szCs w:val="18"/>
              </w:rPr>
              <w:t>207</w:t>
            </w:r>
          </w:p>
        </w:tc>
        <w:tc>
          <w:tcPr>
            <w:tcW w:w="1068" w:type="dxa"/>
            <w:tcBorders>
              <w:top w:val="nil"/>
              <w:left w:val="nil"/>
              <w:bottom w:val="single" w:color="auto" w:sz="4" w:space="0"/>
              <w:right w:val="single" w:color="auto" w:sz="4" w:space="0"/>
            </w:tcBorders>
            <w:vAlign w:val="center"/>
          </w:tcPr>
          <w:p w14:paraId="47F7FB3B">
            <w:pPr>
              <w:widowControl/>
              <w:tabs>
                <w:tab w:val="decimal" w:pos="0"/>
              </w:tabs>
              <w:ind w:firstLine="0" w:firstLineChars="0"/>
              <w:jc w:val="center"/>
              <w:rPr>
                <w:kern w:val="0"/>
                <w:sz w:val="18"/>
                <w:szCs w:val="18"/>
              </w:rPr>
            </w:pPr>
            <w:r>
              <w:rPr>
                <w:kern w:val="0"/>
                <w:sz w:val="18"/>
                <w:szCs w:val="18"/>
              </w:rPr>
              <w:t>5.053711</w:t>
            </w:r>
          </w:p>
        </w:tc>
        <w:tc>
          <w:tcPr>
            <w:tcW w:w="426" w:type="dxa"/>
            <w:tcBorders>
              <w:top w:val="nil"/>
              <w:left w:val="nil"/>
              <w:bottom w:val="single" w:color="auto" w:sz="4" w:space="0"/>
              <w:right w:val="single" w:color="auto" w:sz="4" w:space="0"/>
            </w:tcBorders>
            <w:vAlign w:val="center"/>
          </w:tcPr>
          <w:p w14:paraId="3FE1D0AA">
            <w:pPr>
              <w:widowControl/>
              <w:tabs>
                <w:tab w:val="decimal" w:pos="0"/>
              </w:tabs>
              <w:ind w:firstLine="0" w:firstLineChars="0"/>
              <w:jc w:val="center"/>
              <w:rPr>
                <w:kern w:val="0"/>
                <w:sz w:val="18"/>
                <w:szCs w:val="18"/>
              </w:rPr>
            </w:pPr>
            <w:r>
              <w:rPr>
                <w:kern w:val="0"/>
                <w:sz w:val="18"/>
                <w:szCs w:val="18"/>
              </w:rPr>
              <w:t>2</w:t>
            </w:r>
          </w:p>
        </w:tc>
        <w:tc>
          <w:tcPr>
            <w:tcW w:w="813" w:type="dxa"/>
            <w:tcBorders>
              <w:top w:val="nil"/>
              <w:left w:val="nil"/>
              <w:bottom w:val="single" w:color="auto" w:sz="4" w:space="0"/>
              <w:right w:val="single" w:color="auto" w:sz="4" w:space="0"/>
            </w:tcBorders>
            <w:vAlign w:val="center"/>
          </w:tcPr>
          <w:p w14:paraId="2697DFBB">
            <w:pPr>
              <w:widowControl/>
              <w:tabs>
                <w:tab w:val="decimal" w:pos="0"/>
              </w:tabs>
              <w:ind w:firstLine="0" w:firstLineChars="0"/>
              <w:jc w:val="center"/>
              <w:rPr>
                <w:kern w:val="0"/>
                <w:sz w:val="18"/>
                <w:szCs w:val="18"/>
              </w:rPr>
            </w:pPr>
            <w:r>
              <w:rPr>
                <w:kern w:val="0"/>
                <w:sz w:val="18"/>
                <w:szCs w:val="18"/>
              </w:rPr>
              <w:t>335</w:t>
            </w:r>
          </w:p>
        </w:tc>
        <w:tc>
          <w:tcPr>
            <w:tcW w:w="1068" w:type="dxa"/>
            <w:tcBorders>
              <w:top w:val="nil"/>
              <w:left w:val="nil"/>
              <w:bottom w:val="single" w:color="auto" w:sz="4" w:space="0"/>
              <w:right w:val="single" w:color="auto" w:sz="4" w:space="0"/>
            </w:tcBorders>
            <w:vAlign w:val="center"/>
          </w:tcPr>
          <w:p w14:paraId="56590ECF">
            <w:pPr>
              <w:widowControl/>
              <w:tabs>
                <w:tab w:val="decimal" w:pos="0"/>
              </w:tabs>
              <w:ind w:firstLine="0" w:firstLineChars="0"/>
              <w:jc w:val="center"/>
              <w:rPr>
                <w:kern w:val="0"/>
                <w:sz w:val="18"/>
                <w:szCs w:val="18"/>
              </w:rPr>
            </w:pPr>
            <w:r>
              <w:rPr>
                <w:kern w:val="0"/>
                <w:sz w:val="18"/>
                <w:szCs w:val="18"/>
              </w:rPr>
              <w:t>8.178711</w:t>
            </w:r>
          </w:p>
        </w:tc>
        <w:tc>
          <w:tcPr>
            <w:tcW w:w="426" w:type="dxa"/>
            <w:tcBorders>
              <w:top w:val="nil"/>
              <w:left w:val="nil"/>
              <w:bottom w:val="single" w:color="auto" w:sz="4" w:space="0"/>
              <w:right w:val="single" w:color="auto" w:sz="4" w:space="0"/>
            </w:tcBorders>
            <w:vAlign w:val="center"/>
          </w:tcPr>
          <w:p w14:paraId="21B58E10">
            <w:pPr>
              <w:widowControl/>
              <w:tabs>
                <w:tab w:val="decimal" w:pos="0"/>
              </w:tabs>
              <w:ind w:firstLine="0" w:firstLineChars="0"/>
              <w:jc w:val="center"/>
              <w:rPr>
                <w:kern w:val="0"/>
                <w:sz w:val="18"/>
                <w:szCs w:val="18"/>
              </w:rPr>
            </w:pPr>
            <w:r>
              <w:rPr>
                <w:kern w:val="0"/>
                <w:sz w:val="18"/>
                <w:szCs w:val="18"/>
              </w:rPr>
              <w:t>3</w:t>
            </w:r>
          </w:p>
        </w:tc>
        <w:tc>
          <w:tcPr>
            <w:tcW w:w="813" w:type="dxa"/>
            <w:tcBorders>
              <w:top w:val="nil"/>
              <w:left w:val="nil"/>
              <w:bottom w:val="single" w:color="auto" w:sz="4" w:space="0"/>
              <w:right w:val="single" w:color="auto" w:sz="4" w:space="0"/>
            </w:tcBorders>
            <w:vAlign w:val="center"/>
          </w:tcPr>
          <w:p w14:paraId="50C7C619">
            <w:pPr>
              <w:widowControl/>
              <w:tabs>
                <w:tab w:val="decimal" w:pos="0"/>
              </w:tabs>
              <w:ind w:firstLine="0" w:firstLineChars="0"/>
              <w:jc w:val="center"/>
              <w:rPr>
                <w:kern w:val="0"/>
                <w:sz w:val="18"/>
                <w:szCs w:val="18"/>
              </w:rPr>
            </w:pPr>
            <w:r>
              <w:rPr>
                <w:kern w:val="0"/>
                <w:sz w:val="18"/>
                <w:szCs w:val="18"/>
              </w:rPr>
              <w:t>463</w:t>
            </w:r>
          </w:p>
        </w:tc>
        <w:tc>
          <w:tcPr>
            <w:tcW w:w="1109" w:type="dxa"/>
            <w:tcBorders>
              <w:top w:val="nil"/>
              <w:left w:val="nil"/>
              <w:bottom w:val="single" w:color="auto" w:sz="4" w:space="0"/>
              <w:right w:val="single" w:color="auto" w:sz="4" w:space="0"/>
            </w:tcBorders>
            <w:vAlign w:val="center"/>
          </w:tcPr>
          <w:p w14:paraId="73C6CBB2">
            <w:pPr>
              <w:widowControl/>
              <w:tabs>
                <w:tab w:val="decimal" w:pos="0"/>
              </w:tabs>
              <w:ind w:firstLine="0" w:firstLineChars="0"/>
              <w:jc w:val="center"/>
              <w:rPr>
                <w:kern w:val="0"/>
                <w:sz w:val="18"/>
                <w:szCs w:val="18"/>
              </w:rPr>
            </w:pPr>
            <w:r>
              <w:rPr>
                <w:kern w:val="0"/>
                <w:sz w:val="18"/>
                <w:szCs w:val="18"/>
              </w:rPr>
              <w:t>11.303711</w:t>
            </w:r>
          </w:p>
        </w:tc>
        <w:tc>
          <w:tcPr>
            <w:tcW w:w="426" w:type="dxa"/>
            <w:tcBorders>
              <w:top w:val="nil"/>
              <w:left w:val="nil"/>
              <w:bottom w:val="single" w:color="auto" w:sz="4" w:space="0"/>
              <w:right w:val="single" w:color="auto" w:sz="4" w:space="0"/>
            </w:tcBorders>
            <w:vAlign w:val="center"/>
          </w:tcPr>
          <w:p w14:paraId="53A796CA">
            <w:pPr>
              <w:widowControl/>
              <w:tabs>
                <w:tab w:val="decimal" w:pos="0"/>
              </w:tabs>
              <w:ind w:firstLine="0" w:firstLineChars="0"/>
              <w:jc w:val="center"/>
              <w:rPr>
                <w:kern w:val="0"/>
                <w:sz w:val="18"/>
                <w:szCs w:val="18"/>
              </w:rPr>
            </w:pPr>
            <w:r>
              <w:rPr>
                <w:kern w:val="0"/>
                <w:sz w:val="18"/>
                <w:szCs w:val="18"/>
              </w:rPr>
              <w:t>2</w:t>
            </w:r>
          </w:p>
        </w:tc>
      </w:tr>
      <w:tr w14:paraId="1B375839">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3DACA3C8">
            <w:pPr>
              <w:widowControl/>
              <w:tabs>
                <w:tab w:val="decimal" w:pos="0"/>
              </w:tabs>
              <w:ind w:firstLine="0" w:firstLineChars="0"/>
              <w:jc w:val="center"/>
              <w:rPr>
                <w:kern w:val="0"/>
                <w:sz w:val="18"/>
                <w:szCs w:val="18"/>
              </w:rPr>
            </w:pPr>
            <w:r>
              <w:rPr>
                <w:kern w:val="0"/>
                <w:sz w:val="18"/>
                <w:szCs w:val="18"/>
              </w:rPr>
              <w:t>80</w:t>
            </w:r>
          </w:p>
        </w:tc>
        <w:tc>
          <w:tcPr>
            <w:tcW w:w="1068" w:type="dxa"/>
            <w:tcBorders>
              <w:top w:val="nil"/>
              <w:left w:val="nil"/>
              <w:bottom w:val="single" w:color="auto" w:sz="4" w:space="0"/>
              <w:right w:val="single" w:color="auto" w:sz="4" w:space="0"/>
            </w:tcBorders>
            <w:vAlign w:val="center"/>
          </w:tcPr>
          <w:p w14:paraId="75F75CBD">
            <w:pPr>
              <w:widowControl/>
              <w:tabs>
                <w:tab w:val="decimal" w:pos="0"/>
              </w:tabs>
              <w:ind w:firstLine="0" w:firstLineChars="0"/>
              <w:jc w:val="center"/>
              <w:rPr>
                <w:kern w:val="0"/>
                <w:sz w:val="18"/>
                <w:szCs w:val="18"/>
              </w:rPr>
            </w:pPr>
            <w:r>
              <w:rPr>
                <w:kern w:val="0"/>
                <w:sz w:val="18"/>
                <w:szCs w:val="18"/>
              </w:rPr>
              <w:t>1.953125</w:t>
            </w:r>
          </w:p>
        </w:tc>
        <w:tc>
          <w:tcPr>
            <w:tcW w:w="588" w:type="dxa"/>
            <w:tcBorders>
              <w:top w:val="nil"/>
              <w:left w:val="nil"/>
              <w:bottom w:val="single" w:color="auto" w:sz="4" w:space="0"/>
              <w:right w:val="single" w:color="auto" w:sz="4" w:space="0"/>
            </w:tcBorders>
            <w:vAlign w:val="center"/>
          </w:tcPr>
          <w:p w14:paraId="1F335C3C">
            <w:pPr>
              <w:widowControl/>
              <w:tabs>
                <w:tab w:val="decimal" w:pos="0"/>
              </w:tabs>
              <w:ind w:firstLine="0" w:firstLineChars="0"/>
              <w:jc w:val="center"/>
              <w:rPr>
                <w:kern w:val="0"/>
                <w:sz w:val="18"/>
                <w:szCs w:val="18"/>
              </w:rPr>
            </w:pPr>
            <w:r>
              <w:rPr>
                <w:kern w:val="0"/>
                <w:sz w:val="18"/>
                <w:szCs w:val="18"/>
              </w:rPr>
              <w:t>7</w:t>
            </w:r>
          </w:p>
        </w:tc>
        <w:tc>
          <w:tcPr>
            <w:tcW w:w="813" w:type="dxa"/>
            <w:tcBorders>
              <w:top w:val="nil"/>
              <w:left w:val="nil"/>
              <w:bottom w:val="single" w:color="auto" w:sz="4" w:space="0"/>
              <w:right w:val="single" w:color="auto" w:sz="4" w:space="0"/>
            </w:tcBorders>
            <w:vAlign w:val="center"/>
          </w:tcPr>
          <w:p w14:paraId="58AD64BD">
            <w:pPr>
              <w:widowControl/>
              <w:tabs>
                <w:tab w:val="decimal" w:pos="0"/>
              </w:tabs>
              <w:ind w:firstLine="0" w:firstLineChars="0"/>
              <w:jc w:val="center"/>
              <w:rPr>
                <w:kern w:val="0"/>
                <w:sz w:val="18"/>
                <w:szCs w:val="18"/>
              </w:rPr>
            </w:pPr>
            <w:r>
              <w:rPr>
                <w:kern w:val="0"/>
                <w:sz w:val="18"/>
                <w:szCs w:val="18"/>
              </w:rPr>
              <w:t>208</w:t>
            </w:r>
          </w:p>
        </w:tc>
        <w:tc>
          <w:tcPr>
            <w:tcW w:w="1068" w:type="dxa"/>
            <w:tcBorders>
              <w:top w:val="nil"/>
              <w:left w:val="nil"/>
              <w:bottom w:val="single" w:color="auto" w:sz="4" w:space="0"/>
              <w:right w:val="single" w:color="auto" w:sz="4" w:space="0"/>
            </w:tcBorders>
            <w:vAlign w:val="center"/>
          </w:tcPr>
          <w:p w14:paraId="2569E5AF">
            <w:pPr>
              <w:widowControl/>
              <w:tabs>
                <w:tab w:val="decimal" w:pos="0"/>
              </w:tabs>
              <w:ind w:firstLine="0" w:firstLineChars="0"/>
              <w:jc w:val="center"/>
              <w:rPr>
                <w:kern w:val="0"/>
                <w:sz w:val="18"/>
                <w:szCs w:val="18"/>
              </w:rPr>
            </w:pPr>
            <w:r>
              <w:rPr>
                <w:kern w:val="0"/>
                <w:sz w:val="18"/>
                <w:szCs w:val="18"/>
              </w:rPr>
              <w:t>5.078125</w:t>
            </w:r>
          </w:p>
        </w:tc>
        <w:tc>
          <w:tcPr>
            <w:tcW w:w="426" w:type="dxa"/>
            <w:tcBorders>
              <w:top w:val="nil"/>
              <w:left w:val="nil"/>
              <w:bottom w:val="single" w:color="auto" w:sz="4" w:space="0"/>
              <w:right w:val="single" w:color="auto" w:sz="4" w:space="0"/>
            </w:tcBorders>
            <w:vAlign w:val="center"/>
          </w:tcPr>
          <w:p w14:paraId="597CF6D1">
            <w:pPr>
              <w:widowControl/>
              <w:tabs>
                <w:tab w:val="decimal" w:pos="0"/>
              </w:tabs>
              <w:ind w:firstLine="0" w:firstLineChars="0"/>
              <w:jc w:val="center"/>
              <w:rPr>
                <w:kern w:val="0"/>
                <w:sz w:val="18"/>
                <w:szCs w:val="18"/>
              </w:rPr>
            </w:pPr>
            <w:r>
              <w:rPr>
                <w:kern w:val="0"/>
                <w:sz w:val="18"/>
                <w:szCs w:val="18"/>
              </w:rPr>
              <w:t>1</w:t>
            </w:r>
          </w:p>
        </w:tc>
        <w:tc>
          <w:tcPr>
            <w:tcW w:w="813" w:type="dxa"/>
            <w:tcBorders>
              <w:top w:val="nil"/>
              <w:left w:val="nil"/>
              <w:bottom w:val="single" w:color="auto" w:sz="4" w:space="0"/>
              <w:right w:val="single" w:color="auto" w:sz="4" w:space="0"/>
            </w:tcBorders>
            <w:vAlign w:val="center"/>
          </w:tcPr>
          <w:p w14:paraId="07C9CBDE">
            <w:pPr>
              <w:widowControl/>
              <w:tabs>
                <w:tab w:val="decimal" w:pos="0"/>
              </w:tabs>
              <w:ind w:firstLine="0" w:firstLineChars="0"/>
              <w:jc w:val="center"/>
              <w:rPr>
                <w:kern w:val="0"/>
                <w:sz w:val="18"/>
                <w:szCs w:val="18"/>
              </w:rPr>
            </w:pPr>
            <w:r>
              <w:rPr>
                <w:kern w:val="0"/>
                <w:sz w:val="18"/>
                <w:szCs w:val="18"/>
              </w:rPr>
              <w:t>336</w:t>
            </w:r>
          </w:p>
        </w:tc>
        <w:tc>
          <w:tcPr>
            <w:tcW w:w="1068" w:type="dxa"/>
            <w:tcBorders>
              <w:top w:val="nil"/>
              <w:left w:val="nil"/>
              <w:bottom w:val="single" w:color="auto" w:sz="4" w:space="0"/>
              <w:right w:val="single" w:color="auto" w:sz="4" w:space="0"/>
            </w:tcBorders>
            <w:vAlign w:val="center"/>
          </w:tcPr>
          <w:p w14:paraId="4F557144">
            <w:pPr>
              <w:widowControl/>
              <w:tabs>
                <w:tab w:val="decimal" w:pos="0"/>
              </w:tabs>
              <w:ind w:firstLine="0" w:firstLineChars="0"/>
              <w:jc w:val="center"/>
              <w:rPr>
                <w:kern w:val="0"/>
                <w:sz w:val="18"/>
                <w:szCs w:val="18"/>
              </w:rPr>
            </w:pPr>
            <w:r>
              <w:rPr>
                <w:kern w:val="0"/>
                <w:sz w:val="18"/>
                <w:szCs w:val="18"/>
              </w:rPr>
              <w:t>8.203125</w:t>
            </w:r>
          </w:p>
        </w:tc>
        <w:tc>
          <w:tcPr>
            <w:tcW w:w="426" w:type="dxa"/>
            <w:tcBorders>
              <w:top w:val="nil"/>
              <w:left w:val="nil"/>
              <w:bottom w:val="single" w:color="auto" w:sz="4" w:space="0"/>
              <w:right w:val="single" w:color="auto" w:sz="4" w:space="0"/>
            </w:tcBorders>
            <w:vAlign w:val="center"/>
          </w:tcPr>
          <w:p w14:paraId="778F9CED">
            <w:pPr>
              <w:widowControl/>
              <w:tabs>
                <w:tab w:val="decimal" w:pos="0"/>
              </w:tabs>
              <w:ind w:firstLine="0" w:firstLineChars="0"/>
              <w:jc w:val="center"/>
              <w:rPr>
                <w:kern w:val="0"/>
                <w:sz w:val="18"/>
                <w:szCs w:val="18"/>
              </w:rPr>
            </w:pPr>
            <w:r>
              <w:rPr>
                <w:kern w:val="0"/>
                <w:sz w:val="18"/>
                <w:szCs w:val="18"/>
              </w:rPr>
              <w:t>1</w:t>
            </w:r>
          </w:p>
        </w:tc>
        <w:tc>
          <w:tcPr>
            <w:tcW w:w="813" w:type="dxa"/>
            <w:tcBorders>
              <w:top w:val="nil"/>
              <w:left w:val="nil"/>
              <w:bottom w:val="single" w:color="auto" w:sz="4" w:space="0"/>
              <w:right w:val="single" w:color="auto" w:sz="4" w:space="0"/>
            </w:tcBorders>
            <w:vAlign w:val="center"/>
          </w:tcPr>
          <w:p w14:paraId="26363452">
            <w:pPr>
              <w:widowControl/>
              <w:tabs>
                <w:tab w:val="decimal" w:pos="0"/>
              </w:tabs>
              <w:ind w:firstLine="0" w:firstLineChars="0"/>
              <w:jc w:val="center"/>
              <w:rPr>
                <w:kern w:val="0"/>
                <w:sz w:val="18"/>
                <w:szCs w:val="18"/>
              </w:rPr>
            </w:pPr>
            <w:r>
              <w:rPr>
                <w:kern w:val="0"/>
                <w:sz w:val="18"/>
                <w:szCs w:val="18"/>
              </w:rPr>
              <w:t>464</w:t>
            </w:r>
          </w:p>
        </w:tc>
        <w:tc>
          <w:tcPr>
            <w:tcW w:w="1109" w:type="dxa"/>
            <w:tcBorders>
              <w:top w:val="nil"/>
              <w:left w:val="nil"/>
              <w:bottom w:val="single" w:color="auto" w:sz="4" w:space="0"/>
              <w:right w:val="single" w:color="auto" w:sz="4" w:space="0"/>
            </w:tcBorders>
            <w:vAlign w:val="center"/>
          </w:tcPr>
          <w:p w14:paraId="7ABD1983">
            <w:pPr>
              <w:widowControl/>
              <w:tabs>
                <w:tab w:val="decimal" w:pos="0"/>
              </w:tabs>
              <w:ind w:firstLine="0" w:firstLineChars="0"/>
              <w:jc w:val="center"/>
              <w:rPr>
                <w:kern w:val="0"/>
                <w:sz w:val="18"/>
                <w:szCs w:val="18"/>
              </w:rPr>
            </w:pPr>
            <w:r>
              <w:rPr>
                <w:kern w:val="0"/>
                <w:sz w:val="18"/>
                <w:szCs w:val="18"/>
              </w:rPr>
              <w:t>11.328125</w:t>
            </w:r>
          </w:p>
        </w:tc>
        <w:tc>
          <w:tcPr>
            <w:tcW w:w="426" w:type="dxa"/>
            <w:tcBorders>
              <w:top w:val="nil"/>
              <w:left w:val="nil"/>
              <w:bottom w:val="single" w:color="auto" w:sz="4" w:space="0"/>
              <w:right w:val="single" w:color="auto" w:sz="4" w:space="0"/>
            </w:tcBorders>
            <w:vAlign w:val="center"/>
          </w:tcPr>
          <w:p w14:paraId="5A8C7F6A">
            <w:pPr>
              <w:widowControl/>
              <w:tabs>
                <w:tab w:val="decimal" w:pos="0"/>
              </w:tabs>
              <w:ind w:firstLine="0" w:firstLineChars="0"/>
              <w:jc w:val="center"/>
              <w:rPr>
                <w:kern w:val="0"/>
                <w:sz w:val="18"/>
                <w:szCs w:val="18"/>
              </w:rPr>
            </w:pPr>
            <w:r>
              <w:rPr>
                <w:kern w:val="0"/>
                <w:sz w:val="18"/>
                <w:szCs w:val="18"/>
              </w:rPr>
              <w:t>7</w:t>
            </w:r>
          </w:p>
        </w:tc>
      </w:tr>
      <w:tr w14:paraId="5B4E4AA5">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7BCF9D4F">
            <w:pPr>
              <w:widowControl/>
              <w:tabs>
                <w:tab w:val="decimal" w:pos="0"/>
              </w:tabs>
              <w:ind w:firstLine="0" w:firstLineChars="0"/>
              <w:jc w:val="center"/>
              <w:rPr>
                <w:kern w:val="0"/>
                <w:sz w:val="18"/>
                <w:szCs w:val="18"/>
              </w:rPr>
            </w:pPr>
            <w:r>
              <w:rPr>
                <w:kern w:val="0"/>
                <w:sz w:val="18"/>
                <w:szCs w:val="18"/>
              </w:rPr>
              <w:t>81</w:t>
            </w:r>
          </w:p>
        </w:tc>
        <w:tc>
          <w:tcPr>
            <w:tcW w:w="1068" w:type="dxa"/>
            <w:tcBorders>
              <w:top w:val="nil"/>
              <w:left w:val="nil"/>
              <w:bottom w:val="single" w:color="auto" w:sz="4" w:space="0"/>
              <w:right w:val="single" w:color="auto" w:sz="4" w:space="0"/>
            </w:tcBorders>
            <w:vAlign w:val="center"/>
          </w:tcPr>
          <w:p w14:paraId="0CDF2075">
            <w:pPr>
              <w:widowControl/>
              <w:tabs>
                <w:tab w:val="decimal" w:pos="0"/>
              </w:tabs>
              <w:ind w:firstLine="0" w:firstLineChars="0"/>
              <w:jc w:val="center"/>
              <w:rPr>
                <w:kern w:val="0"/>
                <w:sz w:val="18"/>
                <w:szCs w:val="18"/>
              </w:rPr>
            </w:pPr>
            <w:r>
              <w:rPr>
                <w:kern w:val="0"/>
                <w:sz w:val="18"/>
                <w:szCs w:val="18"/>
              </w:rPr>
              <w:t>1.977539</w:t>
            </w:r>
          </w:p>
        </w:tc>
        <w:tc>
          <w:tcPr>
            <w:tcW w:w="588" w:type="dxa"/>
            <w:tcBorders>
              <w:top w:val="nil"/>
              <w:left w:val="nil"/>
              <w:bottom w:val="single" w:color="auto" w:sz="4" w:space="0"/>
              <w:right w:val="single" w:color="auto" w:sz="4" w:space="0"/>
            </w:tcBorders>
            <w:vAlign w:val="center"/>
          </w:tcPr>
          <w:p w14:paraId="15B7769C">
            <w:pPr>
              <w:widowControl/>
              <w:tabs>
                <w:tab w:val="decimal" w:pos="0"/>
              </w:tabs>
              <w:ind w:firstLine="0" w:firstLineChars="0"/>
              <w:jc w:val="center"/>
              <w:rPr>
                <w:kern w:val="0"/>
                <w:sz w:val="18"/>
                <w:szCs w:val="18"/>
              </w:rPr>
            </w:pPr>
            <w:r>
              <w:rPr>
                <w:kern w:val="0"/>
                <w:sz w:val="18"/>
                <w:szCs w:val="18"/>
              </w:rPr>
              <w:t>7</w:t>
            </w:r>
          </w:p>
        </w:tc>
        <w:tc>
          <w:tcPr>
            <w:tcW w:w="813" w:type="dxa"/>
            <w:tcBorders>
              <w:top w:val="nil"/>
              <w:left w:val="nil"/>
              <w:bottom w:val="single" w:color="auto" w:sz="4" w:space="0"/>
              <w:right w:val="single" w:color="auto" w:sz="4" w:space="0"/>
            </w:tcBorders>
            <w:vAlign w:val="center"/>
          </w:tcPr>
          <w:p w14:paraId="1D79F71F">
            <w:pPr>
              <w:widowControl/>
              <w:tabs>
                <w:tab w:val="decimal" w:pos="0"/>
              </w:tabs>
              <w:ind w:firstLine="0" w:firstLineChars="0"/>
              <w:jc w:val="center"/>
              <w:rPr>
                <w:kern w:val="0"/>
                <w:sz w:val="18"/>
                <w:szCs w:val="18"/>
              </w:rPr>
            </w:pPr>
            <w:r>
              <w:rPr>
                <w:kern w:val="0"/>
                <w:sz w:val="18"/>
                <w:szCs w:val="18"/>
              </w:rPr>
              <w:t>209</w:t>
            </w:r>
          </w:p>
        </w:tc>
        <w:tc>
          <w:tcPr>
            <w:tcW w:w="1068" w:type="dxa"/>
            <w:tcBorders>
              <w:top w:val="nil"/>
              <w:left w:val="nil"/>
              <w:bottom w:val="single" w:color="auto" w:sz="4" w:space="0"/>
              <w:right w:val="single" w:color="auto" w:sz="4" w:space="0"/>
            </w:tcBorders>
            <w:vAlign w:val="center"/>
          </w:tcPr>
          <w:p w14:paraId="1CFF8992">
            <w:pPr>
              <w:widowControl/>
              <w:tabs>
                <w:tab w:val="decimal" w:pos="0"/>
              </w:tabs>
              <w:ind w:firstLine="0" w:firstLineChars="0"/>
              <w:jc w:val="center"/>
              <w:rPr>
                <w:kern w:val="0"/>
                <w:sz w:val="18"/>
                <w:szCs w:val="18"/>
              </w:rPr>
            </w:pPr>
            <w:r>
              <w:rPr>
                <w:kern w:val="0"/>
                <w:sz w:val="18"/>
                <w:szCs w:val="18"/>
              </w:rPr>
              <w:t>5.102539</w:t>
            </w:r>
          </w:p>
        </w:tc>
        <w:tc>
          <w:tcPr>
            <w:tcW w:w="426" w:type="dxa"/>
            <w:tcBorders>
              <w:top w:val="nil"/>
              <w:left w:val="nil"/>
              <w:bottom w:val="single" w:color="auto" w:sz="4" w:space="0"/>
              <w:right w:val="single" w:color="auto" w:sz="4" w:space="0"/>
            </w:tcBorders>
            <w:vAlign w:val="center"/>
          </w:tcPr>
          <w:p w14:paraId="57F6E30C">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04CCD052">
            <w:pPr>
              <w:widowControl/>
              <w:tabs>
                <w:tab w:val="decimal" w:pos="0"/>
              </w:tabs>
              <w:ind w:firstLine="0" w:firstLineChars="0"/>
              <w:jc w:val="center"/>
              <w:rPr>
                <w:kern w:val="0"/>
                <w:sz w:val="18"/>
                <w:szCs w:val="18"/>
              </w:rPr>
            </w:pPr>
            <w:r>
              <w:rPr>
                <w:kern w:val="0"/>
                <w:sz w:val="18"/>
                <w:szCs w:val="18"/>
              </w:rPr>
              <w:t>337</w:t>
            </w:r>
          </w:p>
        </w:tc>
        <w:tc>
          <w:tcPr>
            <w:tcW w:w="1068" w:type="dxa"/>
            <w:tcBorders>
              <w:top w:val="nil"/>
              <w:left w:val="nil"/>
              <w:bottom w:val="single" w:color="auto" w:sz="4" w:space="0"/>
              <w:right w:val="single" w:color="auto" w:sz="4" w:space="0"/>
            </w:tcBorders>
            <w:vAlign w:val="center"/>
          </w:tcPr>
          <w:p w14:paraId="5F8E3B86">
            <w:pPr>
              <w:widowControl/>
              <w:tabs>
                <w:tab w:val="decimal" w:pos="0"/>
              </w:tabs>
              <w:ind w:firstLine="0" w:firstLineChars="0"/>
              <w:jc w:val="center"/>
              <w:rPr>
                <w:kern w:val="0"/>
                <w:sz w:val="18"/>
                <w:szCs w:val="18"/>
              </w:rPr>
            </w:pPr>
            <w:r>
              <w:rPr>
                <w:kern w:val="0"/>
                <w:sz w:val="18"/>
                <w:szCs w:val="18"/>
              </w:rPr>
              <w:t>8.227539</w:t>
            </w:r>
          </w:p>
        </w:tc>
        <w:tc>
          <w:tcPr>
            <w:tcW w:w="426" w:type="dxa"/>
            <w:tcBorders>
              <w:top w:val="nil"/>
              <w:left w:val="nil"/>
              <w:bottom w:val="single" w:color="auto" w:sz="4" w:space="0"/>
              <w:right w:val="single" w:color="auto" w:sz="4" w:space="0"/>
            </w:tcBorders>
            <w:vAlign w:val="center"/>
          </w:tcPr>
          <w:p w14:paraId="50118F42">
            <w:pPr>
              <w:widowControl/>
              <w:tabs>
                <w:tab w:val="decimal" w:pos="0"/>
              </w:tabs>
              <w:ind w:firstLine="0" w:firstLineChars="0"/>
              <w:jc w:val="center"/>
              <w:rPr>
                <w:kern w:val="0"/>
                <w:sz w:val="18"/>
                <w:szCs w:val="18"/>
              </w:rPr>
            </w:pPr>
            <w:r>
              <w:rPr>
                <w:kern w:val="0"/>
                <w:sz w:val="18"/>
                <w:szCs w:val="18"/>
              </w:rPr>
              <w:t>7</w:t>
            </w:r>
          </w:p>
        </w:tc>
        <w:tc>
          <w:tcPr>
            <w:tcW w:w="813" w:type="dxa"/>
            <w:tcBorders>
              <w:top w:val="nil"/>
              <w:left w:val="nil"/>
              <w:bottom w:val="single" w:color="auto" w:sz="4" w:space="0"/>
              <w:right w:val="single" w:color="auto" w:sz="4" w:space="0"/>
            </w:tcBorders>
            <w:vAlign w:val="center"/>
          </w:tcPr>
          <w:p w14:paraId="12396A34">
            <w:pPr>
              <w:widowControl/>
              <w:tabs>
                <w:tab w:val="decimal" w:pos="0"/>
              </w:tabs>
              <w:ind w:firstLine="0" w:firstLineChars="0"/>
              <w:jc w:val="center"/>
              <w:rPr>
                <w:kern w:val="0"/>
                <w:sz w:val="18"/>
                <w:szCs w:val="18"/>
              </w:rPr>
            </w:pPr>
            <w:r>
              <w:rPr>
                <w:kern w:val="0"/>
                <w:sz w:val="18"/>
                <w:szCs w:val="18"/>
              </w:rPr>
              <w:t>465</w:t>
            </w:r>
          </w:p>
        </w:tc>
        <w:tc>
          <w:tcPr>
            <w:tcW w:w="1109" w:type="dxa"/>
            <w:tcBorders>
              <w:top w:val="nil"/>
              <w:left w:val="nil"/>
              <w:bottom w:val="single" w:color="auto" w:sz="4" w:space="0"/>
              <w:right w:val="single" w:color="auto" w:sz="4" w:space="0"/>
            </w:tcBorders>
            <w:vAlign w:val="center"/>
          </w:tcPr>
          <w:p w14:paraId="60C99B89">
            <w:pPr>
              <w:widowControl/>
              <w:tabs>
                <w:tab w:val="decimal" w:pos="0"/>
              </w:tabs>
              <w:ind w:firstLine="0" w:firstLineChars="0"/>
              <w:jc w:val="center"/>
              <w:rPr>
                <w:kern w:val="0"/>
                <w:sz w:val="18"/>
                <w:szCs w:val="18"/>
              </w:rPr>
            </w:pPr>
            <w:r>
              <w:rPr>
                <w:kern w:val="0"/>
                <w:sz w:val="18"/>
                <w:szCs w:val="18"/>
              </w:rPr>
              <w:t>11.352539</w:t>
            </w:r>
          </w:p>
        </w:tc>
        <w:tc>
          <w:tcPr>
            <w:tcW w:w="426" w:type="dxa"/>
            <w:tcBorders>
              <w:top w:val="nil"/>
              <w:left w:val="nil"/>
              <w:bottom w:val="single" w:color="auto" w:sz="4" w:space="0"/>
              <w:right w:val="single" w:color="auto" w:sz="4" w:space="0"/>
            </w:tcBorders>
            <w:vAlign w:val="center"/>
          </w:tcPr>
          <w:p w14:paraId="366E19B6">
            <w:pPr>
              <w:widowControl/>
              <w:tabs>
                <w:tab w:val="decimal" w:pos="0"/>
              </w:tabs>
              <w:ind w:firstLine="0" w:firstLineChars="0"/>
              <w:jc w:val="center"/>
              <w:rPr>
                <w:kern w:val="0"/>
                <w:sz w:val="18"/>
                <w:szCs w:val="18"/>
              </w:rPr>
            </w:pPr>
            <w:r>
              <w:rPr>
                <w:kern w:val="0"/>
                <w:sz w:val="18"/>
                <w:szCs w:val="18"/>
              </w:rPr>
              <w:t>5</w:t>
            </w:r>
          </w:p>
        </w:tc>
      </w:tr>
      <w:tr w14:paraId="3DFA9442">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01D14701">
            <w:pPr>
              <w:widowControl/>
              <w:tabs>
                <w:tab w:val="decimal" w:pos="0"/>
              </w:tabs>
              <w:ind w:firstLine="0" w:firstLineChars="0"/>
              <w:jc w:val="center"/>
              <w:rPr>
                <w:kern w:val="0"/>
                <w:sz w:val="18"/>
                <w:szCs w:val="18"/>
              </w:rPr>
            </w:pPr>
            <w:r>
              <w:rPr>
                <w:kern w:val="0"/>
                <w:sz w:val="18"/>
                <w:szCs w:val="18"/>
              </w:rPr>
              <w:t>82</w:t>
            </w:r>
          </w:p>
        </w:tc>
        <w:tc>
          <w:tcPr>
            <w:tcW w:w="1068" w:type="dxa"/>
            <w:tcBorders>
              <w:top w:val="nil"/>
              <w:left w:val="nil"/>
              <w:bottom w:val="single" w:color="auto" w:sz="4" w:space="0"/>
              <w:right w:val="single" w:color="auto" w:sz="4" w:space="0"/>
            </w:tcBorders>
            <w:vAlign w:val="center"/>
          </w:tcPr>
          <w:p w14:paraId="303A610B">
            <w:pPr>
              <w:widowControl/>
              <w:tabs>
                <w:tab w:val="decimal" w:pos="0"/>
              </w:tabs>
              <w:ind w:firstLine="0" w:firstLineChars="0"/>
              <w:jc w:val="center"/>
              <w:rPr>
                <w:kern w:val="0"/>
                <w:sz w:val="18"/>
                <w:szCs w:val="18"/>
              </w:rPr>
            </w:pPr>
            <w:r>
              <w:rPr>
                <w:kern w:val="0"/>
                <w:sz w:val="18"/>
                <w:szCs w:val="18"/>
              </w:rPr>
              <w:t>2.001953</w:t>
            </w:r>
          </w:p>
        </w:tc>
        <w:tc>
          <w:tcPr>
            <w:tcW w:w="588" w:type="dxa"/>
            <w:tcBorders>
              <w:top w:val="nil"/>
              <w:left w:val="nil"/>
              <w:bottom w:val="single" w:color="auto" w:sz="4" w:space="0"/>
              <w:right w:val="single" w:color="auto" w:sz="4" w:space="0"/>
            </w:tcBorders>
            <w:vAlign w:val="center"/>
          </w:tcPr>
          <w:p w14:paraId="7FADF7B8">
            <w:pPr>
              <w:widowControl/>
              <w:tabs>
                <w:tab w:val="decimal" w:pos="0"/>
              </w:tabs>
              <w:ind w:firstLine="0" w:firstLineChars="0"/>
              <w:jc w:val="center"/>
              <w:rPr>
                <w:kern w:val="0"/>
                <w:sz w:val="18"/>
                <w:szCs w:val="18"/>
              </w:rPr>
            </w:pPr>
            <w:r>
              <w:rPr>
                <w:kern w:val="0"/>
                <w:sz w:val="18"/>
                <w:szCs w:val="18"/>
              </w:rPr>
              <w:t>7</w:t>
            </w:r>
          </w:p>
        </w:tc>
        <w:tc>
          <w:tcPr>
            <w:tcW w:w="813" w:type="dxa"/>
            <w:tcBorders>
              <w:top w:val="nil"/>
              <w:left w:val="nil"/>
              <w:bottom w:val="single" w:color="auto" w:sz="4" w:space="0"/>
              <w:right w:val="single" w:color="auto" w:sz="4" w:space="0"/>
            </w:tcBorders>
            <w:vAlign w:val="center"/>
          </w:tcPr>
          <w:p w14:paraId="1410546F">
            <w:pPr>
              <w:widowControl/>
              <w:tabs>
                <w:tab w:val="decimal" w:pos="0"/>
              </w:tabs>
              <w:ind w:firstLine="0" w:firstLineChars="0"/>
              <w:jc w:val="center"/>
              <w:rPr>
                <w:kern w:val="0"/>
                <w:sz w:val="18"/>
                <w:szCs w:val="18"/>
              </w:rPr>
            </w:pPr>
            <w:r>
              <w:rPr>
                <w:kern w:val="0"/>
                <w:sz w:val="18"/>
                <w:szCs w:val="18"/>
              </w:rPr>
              <w:t>210</w:t>
            </w:r>
          </w:p>
        </w:tc>
        <w:tc>
          <w:tcPr>
            <w:tcW w:w="1068" w:type="dxa"/>
            <w:tcBorders>
              <w:top w:val="nil"/>
              <w:left w:val="nil"/>
              <w:bottom w:val="single" w:color="auto" w:sz="4" w:space="0"/>
              <w:right w:val="single" w:color="auto" w:sz="4" w:space="0"/>
            </w:tcBorders>
            <w:vAlign w:val="center"/>
          </w:tcPr>
          <w:p w14:paraId="0473F542">
            <w:pPr>
              <w:widowControl/>
              <w:tabs>
                <w:tab w:val="decimal" w:pos="0"/>
              </w:tabs>
              <w:ind w:firstLine="0" w:firstLineChars="0"/>
              <w:jc w:val="center"/>
              <w:rPr>
                <w:kern w:val="0"/>
                <w:sz w:val="18"/>
                <w:szCs w:val="18"/>
              </w:rPr>
            </w:pPr>
            <w:r>
              <w:rPr>
                <w:kern w:val="0"/>
                <w:sz w:val="18"/>
                <w:szCs w:val="18"/>
              </w:rPr>
              <w:t>5.126953</w:t>
            </w:r>
          </w:p>
        </w:tc>
        <w:tc>
          <w:tcPr>
            <w:tcW w:w="426" w:type="dxa"/>
            <w:tcBorders>
              <w:top w:val="nil"/>
              <w:left w:val="nil"/>
              <w:bottom w:val="single" w:color="auto" w:sz="4" w:space="0"/>
              <w:right w:val="single" w:color="auto" w:sz="4" w:space="0"/>
            </w:tcBorders>
            <w:vAlign w:val="center"/>
          </w:tcPr>
          <w:p w14:paraId="259FC5EA">
            <w:pPr>
              <w:widowControl/>
              <w:tabs>
                <w:tab w:val="decimal" w:pos="0"/>
              </w:tabs>
              <w:ind w:firstLine="0" w:firstLineChars="0"/>
              <w:jc w:val="center"/>
              <w:rPr>
                <w:kern w:val="0"/>
                <w:sz w:val="18"/>
                <w:szCs w:val="18"/>
              </w:rPr>
            </w:pPr>
            <w:r>
              <w:rPr>
                <w:kern w:val="0"/>
                <w:sz w:val="18"/>
                <w:szCs w:val="18"/>
              </w:rPr>
              <w:t>7</w:t>
            </w:r>
          </w:p>
        </w:tc>
        <w:tc>
          <w:tcPr>
            <w:tcW w:w="813" w:type="dxa"/>
            <w:tcBorders>
              <w:top w:val="nil"/>
              <w:left w:val="nil"/>
              <w:bottom w:val="single" w:color="auto" w:sz="4" w:space="0"/>
              <w:right w:val="single" w:color="auto" w:sz="4" w:space="0"/>
            </w:tcBorders>
            <w:vAlign w:val="center"/>
          </w:tcPr>
          <w:p w14:paraId="63520075">
            <w:pPr>
              <w:widowControl/>
              <w:tabs>
                <w:tab w:val="decimal" w:pos="0"/>
              </w:tabs>
              <w:ind w:firstLine="0" w:firstLineChars="0"/>
              <w:jc w:val="center"/>
              <w:rPr>
                <w:kern w:val="0"/>
                <w:sz w:val="18"/>
                <w:szCs w:val="18"/>
              </w:rPr>
            </w:pPr>
            <w:r>
              <w:rPr>
                <w:kern w:val="0"/>
                <w:sz w:val="18"/>
                <w:szCs w:val="18"/>
              </w:rPr>
              <w:t>338</w:t>
            </w:r>
          </w:p>
        </w:tc>
        <w:tc>
          <w:tcPr>
            <w:tcW w:w="1068" w:type="dxa"/>
            <w:tcBorders>
              <w:top w:val="nil"/>
              <w:left w:val="nil"/>
              <w:bottom w:val="single" w:color="auto" w:sz="4" w:space="0"/>
              <w:right w:val="single" w:color="auto" w:sz="4" w:space="0"/>
            </w:tcBorders>
            <w:vAlign w:val="center"/>
          </w:tcPr>
          <w:p w14:paraId="317ED641">
            <w:pPr>
              <w:widowControl/>
              <w:tabs>
                <w:tab w:val="decimal" w:pos="0"/>
              </w:tabs>
              <w:ind w:firstLine="0" w:firstLineChars="0"/>
              <w:jc w:val="center"/>
              <w:rPr>
                <w:kern w:val="0"/>
                <w:sz w:val="18"/>
                <w:szCs w:val="18"/>
              </w:rPr>
            </w:pPr>
            <w:r>
              <w:rPr>
                <w:kern w:val="0"/>
                <w:sz w:val="18"/>
                <w:szCs w:val="18"/>
              </w:rPr>
              <w:t>8.251953</w:t>
            </w:r>
          </w:p>
        </w:tc>
        <w:tc>
          <w:tcPr>
            <w:tcW w:w="426" w:type="dxa"/>
            <w:tcBorders>
              <w:top w:val="nil"/>
              <w:left w:val="nil"/>
              <w:bottom w:val="single" w:color="auto" w:sz="4" w:space="0"/>
              <w:right w:val="single" w:color="auto" w:sz="4" w:space="0"/>
            </w:tcBorders>
            <w:vAlign w:val="center"/>
          </w:tcPr>
          <w:p w14:paraId="0B047A43">
            <w:pPr>
              <w:widowControl/>
              <w:tabs>
                <w:tab w:val="decimal" w:pos="0"/>
              </w:tabs>
              <w:ind w:firstLine="0" w:firstLineChars="0"/>
              <w:jc w:val="center"/>
              <w:rPr>
                <w:kern w:val="0"/>
                <w:sz w:val="18"/>
                <w:szCs w:val="18"/>
              </w:rPr>
            </w:pPr>
            <w:r>
              <w:rPr>
                <w:kern w:val="0"/>
                <w:sz w:val="18"/>
                <w:szCs w:val="18"/>
              </w:rPr>
              <w:t>5</w:t>
            </w:r>
          </w:p>
        </w:tc>
        <w:tc>
          <w:tcPr>
            <w:tcW w:w="813" w:type="dxa"/>
            <w:tcBorders>
              <w:top w:val="nil"/>
              <w:left w:val="nil"/>
              <w:bottom w:val="single" w:color="auto" w:sz="4" w:space="0"/>
              <w:right w:val="single" w:color="auto" w:sz="4" w:space="0"/>
            </w:tcBorders>
            <w:vAlign w:val="center"/>
          </w:tcPr>
          <w:p w14:paraId="7EE675A2">
            <w:pPr>
              <w:widowControl/>
              <w:tabs>
                <w:tab w:val="decimal" w:pos="0"/>
              </w:tabs>
              <w:ind w:firstLine="0" w:firstLineChars="0"/>
              <w:jc w:val="center"/>
              <w:rPr>
                <w:kern w:val="0"/>
                <w:sz w:val="18"/>
                <w:szCs w:val="18"/>
              </w:rPr>
            </w:pPr>
            <w:r>
              <w:rPr>
                <w:kern w:val="0"/>
                <w:sz w:val="18"/>
                <w:szCs w:val="18"/>
              </w:rPr>
              <w:t>466</w:t>
            </w:r>
          </w:p>
        </w:tc>
        <w:tc>
          <w:tcPr>
            <w:tcW w:w="1109" w:type="dxa"/>
            <w:tcBorders>
              <w:top w:val="nil"/>
              <w:left w:val="nil"/>
              <w:bottom w:val="single" w:color="auto" w:sz="4" w:space="0"/>
              <w:right w:val="single" w:color="auto" w:sz="4" w:space="0"/>
            </w:tcBorders>
            <w:vAlign w:val="center"/>
          </w:tcPr>
          <w:p w14:paraId="60DB4CDC">
            <w:pPr>
              <w:widowControl/>
              <w:tabs>
                <w:tab w:val="decimal" w:pos="0"/>
              </w:tabs>
              <w:ind w:firstLine="0" w:firstLineChars="0"/>
              <w:jc w:val="center"/>
              <w:rPr>
                <w:kern w:val="0"/>
                <w:sz w:val="18"/>
                <w:szCs w:val="18"/>
              </w:rPr>
            </w:pPr>
            <w:r>
              <w:rPr>
                <w:kern w:val="0"/>
                <w:sz w:val="18"/>
                <w:szCs w:val="18"/>
              </w:rPr>
              <w:t>11.376953</w:t>
            </w:r>
          </w:p>
        </w:tc>
        <w:tc>
          <w:tcPr>
            <w:tcW w:w="426" w:type="dxa"/>
            <w:tcBorders>
              <w:top w:val="nil"/>
              <w:left w:val="nil"/>
              <w:bottom w:val="single" w:color="auto" w:sz="4" w:space="0"/>
              <w:right w:val="single" w:color="auto" w:sz="4" w:space="0"/>
            </w:tcBorders>
            <w:vAlign w:val="center"/>
          </w:tcPr>
          <w:p w14:paraId="7F9F8F3D">
            <w:pPr>
              <w:widowControl/>
              <w:tabs>
                <w:tab w:val="decimal" w:pos="0"/>
              </w:tabs>
              <w:ind w:firstLine="0" w:firstLineChars="0"/>
              <w:jc w:val="center"/>
              <w:rPr>
                <w:kern w:val="0"/>
                <w:sz w:val="18"/>
                <w:szCs w:val="18"/>
              </w:rPr>
            </w:pPr>
            <w:r>
              <w:rPr>
                <w:kern w:val="0"/>
                <w:sz w:val="18"/>
                <w:szCs w:val="18"/>
              </w:rPr>
              <w:t>2</w:t>
            </w:r>
          </w:p>
        </w:tc>
      </w:tr>
      <w:tr w14:paraId="07CFF2D6">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24D00033">
            <w:pPr>
              <w:widowControl/>
              <w:tabs>
                <w:tab w:val="decimal" w:pos="0"/>
              </w:tabs>
              <w:ind w:firstLine="0" w:firstLineChars="0"/>
              <w:jc w:val="center"/>
              <w:rPr>
                <w:kern w:val="0"/>
                <w:sz w:val="18"/>
                <w:szCs w:val="18"/>
              </w:rPr>
            </w:pPr>
            <w:r>
              <w:rPr>
                <w:kern w:val="0"/>
                <w:sz w:val="18"/>
                <w:szCs w:val="18"/>
              </w:rPr>
              <w:t>83</w:t>
            </w:r>
          </w:p>
        </w:tc>
        <w:tc>
          <w:tcPr>
            <w:tcW w:w="1068" w:type="dxa"/>
            <w:tcBorders>
              <w:top w:val="nil"/>
              <w:left w:val="nil"/>
              <w:bottom w:val="single" w:color="auto" w:sz="4" w:space="0"/>
              <w:right w:val="single" w:color="auto" w:sz="4" w:space="0"/>
            </w:tcBorders>
            <w:vAlign w:val="center"/>
          </w:tcPr>
          <w:p w14:paraId="26B716D4">
            <w:pPr>
              <w:widowControl/>
              <w:tabs>
                <w:tab w:val="decimal" w:pos="0"/>
              </w:tabs>
              <w:ind w:firstLine="0" w:firstLineChars="0"/>
              <w:jc w:val="center"/>
              <w:rPr>
                <w:kern w:val="0"/>
                <w:sz w:val="18"/>
                <w:szCs w:val="18"/>
              </w:rPr>
            </w:pPr>
            <w:r>
              <w:rPr>
                <w:kern w:val="0"/>
                <w:sz w:val="18"/>
                <w:szCs w:val="18"/>
              </w:rPr>
              <w:t>2.026367</w:t>
            </w:r>
          </w:p>
        </w:tc>
        <w:tc>
          <w:tcPr>
            <w:tcW w:w="588" w:type="dxa"/>
            <w:tcBorders>
              <w:top w:val="nil"/>
              <w:left w:val="nil"/>
              <w:bottom w:val="single" w:color="auto" w:sz="4" w:space="0"/>
              <w:right w:val="single" w:color="auto" w:sz="4" w:space="0"/>
            </w:tcBorders>
            <w:vAlign w:val="center"/>
          </w:tcPr>
          <w:p w14:paraId="4F61FB3D">
            <w:pPr>
              <w:widowControl/>
              <w:tabs>
                <w:tab w:val="decimal" w:pos="0"/>
              </w:tabs>
              <w:ind w:firstLine="0" w:firstLineChars="0"/>
              <w:jc w:val="center"/>
              <w:rPr>
                <w:kern w:val="0"/>
                <w:sz w:val="18"/>
                <w:szCs w:val="18"/>
              </w:rPr>
            </w:pPr>
            <w:r>
              <w:rPr>
                <w:kern w:val="0"/>
                <w:sz w:val="18"/>
                <w:szCs w:val="18"/>
              </w:rPr>
              <w:t>7</w:t>
            </w:r>
          </w:p>
        </w:tc>
        <w:tc>
          <w:tcPr>
            <w:tcW w:w="813" w:type="dxa"/>
            <w:tcBorders>
              <w:top w:val="nil"/>
              <w:left w:val="nil"/>
              <w:bottom w:val="single" w:color="auto" w:sz="4" w:space="0"/>
              <w:right w:val="single" w:color="auto" w:sz="4" w:space="0"/>
            </w:tcBorders>
            <w:vAlign w:val="center"/>
          </w:tcPr>
          <w:p w14:paraId="22AD1FD6">
            <w:pPr>
              <w:widowControl/>
              <w:tabs>
                <w:tab w:val="decimal" w:pos="0"/>
              </w:tabs>
              <w:ind w:firstLine="0" w:firstLineChars="0"/>
              <w:jc w:val="center"/>
              <w:rPr>
                <w:kern w:val="0"/>
                <w:sz w:val="18"/>
                <w:szCs w:val="18"/>
              </w:rPr>
            </w:pPr>
            <w:r>
              <w:rPr>
                <w:kern w:val="0"/>
                <w:sz w:val="18"/>
                <w:szCs w:val="18"/>
              </w:rPr>
              <w:t>211</w:t>
            </w:r>
          </w:p>
        </w:tc>
        <w:tc>
          <w:tcPr>
            <w:tcW w:w="1068" w:type="dxa"/>
            <w:tcBorders>
              <w:top w:val="nil"/>
              <w:left w:val="nil"/>
              <w:bottom w:val="single" w:color="auto" w:sz="4" w:space="0"/>
              <w:right w:val="single" w:color="auto" w:sz="4" w:space="0"/>
            </w:tcBorders>
            <w:vAlign w:val="center"/>
          </w:tcPr>
          <w:p w14:paraId="5551D571">
            <w:pPr>
              <w:widowControl/>
              <w:tabs>
                <w:tab w:val="decimal" w:pos="0"/>
              </w:tabs>
              <w:ind w:firstLine="0" w:firstLineChars="0"/>
              <w:jc w:val="center"/>
              <w:rPr>
                <w:kern w:val="0"/>
                <w:sz w:val="18"/>
                <w:szCs w:val="18"/>
              </w:rPr>
            </w:pPr>
            <w:r>
              <w:rPr>
                <w:kern w:val="0"/>
                <w:sz w:val="18"/>
                <w:szCs w:val="18"/>
              </w:rPr>
              <w:t>5.151367</w:t>
            </w:r>
          </w:p>
        </w:tc>
        <w:tc>
          <w:tcPr>
            <w:tcW w:w="426" w:type="dxa"/>
            <w:tcBorders>
              <w:top w:val="nil"/>
              <w:left w:val="nil"/>
              <w:bottom w:val="single" w:color="auto" w:sz="4" w:space="0"/>
              <w:right w:val="single" w:color="auto" w:sz="4" w:space="0"/>
            </w:tcBorders>
            <w:vAlign w:val="center"/>
          </w:tcPr>
          <w:p w14:paraId="2B6A67C6">
            <w:pPr>
              <w:widowControl/>
              <w:tabs>
                <w:tab w:val="decimal" w:pos="0"/>
              </w:tabs>
              <w:ind w:firstLine="0" w:firstLineChars="0"/>
              <w:jc w:val="center"/>
              <w:rPr>
                <w:kern w:val="0"/>
                <w:sz w:val="18"/>
                <w:szCs w:val="18"/>
              </w:rPr>
            </w:pPr>
            <w:r>
              <w:rPr>
                <w:kern w:val="0"/>
                <w:sz w:val="18"/>
                <w:szCs w:val="18"/>
              </w:rPr>
              <w:t>6</w:t>
            </w:r>
          </w:p>
        </w:tc>
        <w:tc>
          <w:tcPr>
            <w:tcW w:w="813" w:type="dxa"/>
            <w:tcBorders>
              <w:top w:val="nil"/>
              <w:left w:val="nil"/>
              <w:bottom w:val="single" w:color="auto" w:sz="4" w:space="0"/>
              <w:right w:val="single" w:color="auto" w:sz="4" w:space="0"/>
            </w:tcBorders>
            <w:vAlign w:val="center"/>
          </w:tcPr>
          <w:p w14:paraId="150363E4">
            <w:pPr>
              <w:widowControl/>
              <w:tabs>
                <w:tab w:val="decimal" w:pos="0"/>
              </w:tabs>
              <w:ind w:firstLine="0" w:firstLineChars="0"/>
              <w:jc w:val="center"/>
              <w:rPr>
                <w:kern w:val="0"/>
                <w:sz w:val="18"/>
                <w:szCs w:val="18"/>
              </w:rPr>
            </w:pPr>
            <w:r>
              <w:rPr>
                <w:kern w:val="0"/>
                <w:sz w:val="18"/>
                <w:szCs w:val="18"/>
              </w:rPr>
              <w:t>339</w:t>
            </w:r>
          </w:p>
        </w:tc>
        <w:tc>
          <w:tcPr>
            <w:tcW w:w="1068" w:type="dxa"/>
            <w:tcBorders>
              <w:top w:val="nil"/>
              <w:left w:val="nil"/>
              <w:bottom w:val="single" w:color="auto" w:sz="4" w:space="0"/>
              <w:right w:val="single" w:color="auto" w:sz="4" w:space="0"/>
            </w:tcBorders>
            <w:vAlign w:val="center"/>
          </w:tcPr>
          <w:p w14:paraId="21D31445">
            <w:pPr>
              <w:widowControl/>
              <w:tabs>
                <w:tab w:val="decimal" w:pos="0"/>
              </w:tabs>
              <w:ind w:firstLine="0" w:firstLineChars="0"/>
              <w:jc w:val="center"/>
              <w:rPr>
                <w:kern w:val="0"/>
                <w:sz w:val="18"/>
                <w:szCs w:val="18"/>
              </w:rPr>
            </w:pPr>
            <w:r>
              <w:rPr>
                <w:kern w:val="0"/>
                <w:sz w:val="18"/>
                <w:szCs w:val="18"/>
              </w:rPr>
              <w:t>8.276367</w:t>
            </w:r>
          </w:p>
        </w:tc>
        <w:tc>
          <w:tcPr>
            <w:tcW w:w="426" w:type="dxa"/>
            <w:tcBorders>
              <w:top w:val="nil"/>
              <w:left w:val="nil"/>
              <w:bottom w:val="single" w:color="auto" w:sz="4" w:space="0"/>
              <w:right w:val="single" w:color="auto" w:sz="4" w:space="0"/>
            </w:tcBorders>
            <w:vAlign w:val="center"/>
          </w:tcPr>
          <w:p w14:paraId="7CCF87DB">
            <w:pPr>
              <w:widowControl/>
              <w:tabs>
                <w:tab w:val="decimal" w:pos="0"/>
              </w:tabs>
              <w:ind w:firstLine="0" w:firstLineChars="0"/>
              <w:jc w:val="center"/>
              <w:rPr>
                <w:kern w:val="0"/>
                <w:sz w:val="18"/>
                <w:szCs w:val="18"/>
              </w:rPr>
            </w:pPr>
            <w:r>
              <w:rPr>
                <w:kern w:val="0"/>
                <w:sz w:val="18"/>
                <w:szCs w:val="18"/>
              </w:rPr>
              <w:t>3</w:t>
            </w:r>
          </w:p>
        </w:tc>
        <w:tc>
          <w:tcPr>
            <w:tcW w:w="813" w:type="dxa"/>
            <w:tcBorders>
              <w:top w:val="nil"/>
              <w:left w:val="nil"/>
              <w:bottom w:val="single" w:color="auto" w:sz="4" w:space="0"/>
              <w:right w:val="single" w:color="auto" w:sz="4" w:space="0"/>
            </w:tcBorders>
            <w:vAlign w:val="center"/>
          </w:tcPr>
          <w:p w14:paraId="268AD7CE">
            <w:pPr>
              <w:widowControl/>
              <w:tabs>
                <w:tab w:val="decimal" w:pos="0"/>
              </w:tabs>
              <w:ind w:firstLine="0" w:firstLineChars="0"/>
              <w:jc w:val="center"/>
              <w:rPr>
                <w:kern w:val="0"/>
                <w:sz w:val="18"/>
                <w:szCs w:val="18"/>
              </w:rPr>
            </w:pPr>
            <w:r>
              <w:rPr>
                <w:kern w:val="0"/>
                <w:sz w:val="18"/>
                <w:szCs w:val="18"/>
              </w:rPr>
              <w:t>467</w:t>
            </w:r>
          </w:p>
        </w:tc>
        <w:tc>
          <w:tcPr>
            <w:tcW w:w="1109" w:type="dxa"/>
            <w:tcBorders>
              <w:top w:val="nil"/>
              <w:left w:val="nil"/>
              <w:bottom w:val="single" w:color="auto" w:sz="4" w:space="0"/>
              <w:right w:val="single" w:color="auto" w:sz="4" w:space="0"/>
            </w:tcBorders>
            <w:vAlign w:val="center"/>
          </w:tcPr>
          <w:p w14:paraId="0AD7B1AA">
            <w:pPr>
              <w:widowControl/>
              <w:tabs>
                <w:tab w:val="decimal" w:pos="0"/>
              </w:tabs>
              <w:ind w:firstLine="0" w:firstLineChars="0"/>
              <w:jc w:val="center"/>
              <w:rPr>
                <w:kern w:val="0"/>
                <w:sz w:val="18"/>
                <w:szCs w:val="18"/>
              </w:rPr>
            </w:pPr>
            <w:r>
              <w:rPr>
                <w:kern w:val="0"/>
                <w:sz w:val="18"/>
                <w:szCs w:val="18"/>
              </w:rPr>
              <w:t>11.401367</w:t>
            </w:r>
          </w:p>
        </w:tc>
        <w:tc>
          <w:tcPr>
            <w:tcW w:w="426" w:type="dxa"/>
            <w:tcBorders>
              <w:top w:val="nil"/>
              <w:left w:val="nil"/>
              <w:bottom w:val="single" w:color="auto" w:sz="4" w:space="0"/>
              <w:right w:val="single" w:color="auto" w:sz="4" w:space="0"/>
            </w:tcBorders>
            <w:vAlign w:val="center"/>
          </w:tcPr>
          <w:p w14:paraId="3ABD3AFB">
            <w:pPr>
              <w:widowControl/>
              <w:tabs>
                <w:tab w:val="decimal" w:pos="0"/>
              </w:tabs>
              <w:ind w:firstLine="0" w:firstLineChars="0"/>
              <w:jc w:val="center"/>
              <w:rPr>
                <w:kern w:val="0"/>
                <w:sz w:val="18"/>
                <w:szCs w:val="18"/>
              </w:rPr>
            </w:pPr>
            <w:r>
              <w:rPr>
                <w:kern w:val="0"/>
                <w:sz w:val="18"/>
                <w:szCs w:val="18"/>
              </w:rPr>
              <w:t>7</w:t>
            </w:r>
          </w:p>
        </w:tc>
      </w:tr>
      <w:tr w14:paraId="77EB5812">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73595B67">
            <w:pPr>
              <w:widowControl/>
              <w:tabs>
                <w:tab w:val="decimal" w:pos="0"/>
              </w:tabs>
              <w:ind w:firstLine="0" w:firstLineChars="0"/>
              <w:jc w:val="center"/>
              <w:rPr>
                <w:kern w:val="0"/>
                <w:sz w:val="18"/>
                <w:szCs w:val="18"/>
              </w:rPr>
            </w:pPr>
            <w:r>
              <w:rPr>
                <w:kern w:val="0"/>
                <w:sz w:val="18"/>
                <w:szCs w:val="18"/>
              </w:rPr>
              <w:t>84</w:t>
            </w:r>
          </w:p>
        </w:tc>
        <w:tc>
          <w:tcPr>
            <w:tcW w:w="1068" w:type="dxa"/>
            <w:tcBorders>
              <w:top w:val="nil"/>
              <w:left w:val="nil"/>
              <w:bottom w:val="single" w:color="auto" w:sz="4" w:space="0"/>
              <w:right w:val="single" w:color="auto" w:sz="4" w:space="0"/>
            </w:tcBorders>
            <w:vAlign w:val="center"/>
          </w:tcPr>
          <w:p w14:paraId="0F890D86">
            <w:pPr>
              <w:widowControl/>
              <w:tabs>
                <w:tab w:val="decimal" w:pos="0"/>
              </w:tabs>
              <w:ind w:firstLine="0" w:firstLineChars="0"/>
              <w:jc w:val="center"/>
              <w:rPr>
                <w:kern w:val="0"/>
                <w:sz w:val="18"/>
                <w:szCs w:val="18"/>
              </w:rPr>
            </w:pPr>
            <w:r>
              <w:rPr>
                <w:kern w:val="0"/>
                <w:sz w:val="18"/>
                <w:szCs w:val="18"/>
              </w:rPr>
              <w:t>2.050781</w:t>
            </w:r>
          </w:p>
        </w:tc>
        <w:tc>
          <w:tcPr>
            <w:tcW w:w="588" w:type="dxa"/>
            <w:tcBorders>
              <w:top w:val="nil"/>
              <w:left w:val="nil"/>
              <w:bottom w:val="single" w:color="auto" w:sz="4" w:space="0"/>
              <w:right w:val="single" w:color="auto" w:sz="4" w:space="0"/>
            </w:tcBorders>
            <w:vAlign w:val="center"/>
          </w:tcPr>
          <w:p w14:paraId="5DB649BD">
            <w:pPr>
              <w:widowControl/>
              <w:tabs>
                <w:tab w:val="decimal" w:pos="0"/>
              </w:tabs>
              <w:ind w:firstLine="0" w:firstLineChars="0"/>
              <w:jc w:val="center"/>
              <w:rPr>
                <w:kern w:val="0"/>
                <w:sz w:val="18"/>
                <w:szCs w:val="18"/>
              </w:rPr>
            </w:pPr>
            <w:r>
              <w:rPr>
                <w:kern w:val="0"/>
                <w:sz w:val="18"/>
                <w:szCs w:val="18"/>
              </w:rPr>
              <w:t>7</w:t>
            </w:r>
          </w:p>
        </w:tc>
        <w:tc>
          <w:tcPr>
            <w:tcW w:w="813" w:type="dxa"/>
            <w:tcBorders>
              <w:top w:val="nil"/>
              <w:left w:val="nil"/>
              <w:bottom w:val="single" w:color="auto" w:sz="4" w:space="0"/>
              <w:right w:val="single" w:color="auto" w:sz="4" w:space="0"/>
            </w:tcBorders>
            <w:vAlign w:val="center"/>
          </w:tcPr>
          <w:p w14:paraId="0964FA6C">
            <w:pPr>
              <w:widowControl/>
              <w:tabs>
                <w:tab w:val="decimal" w:pos="0"/>
              </w:tabs>
              <w:ind w:firstLine="0" w:firstLineChars="0"/>
              <w:jc w:val="center"/>
              <w:rPr>
                <w:kern w:val="0"/>
                <w:sz w:val="18"/>
                <w:szCs w:val="18"/>
              </w:rPr>
            </w:pPr>
            <w:r>
              <w:rPr>
                <w:kern w:val="0"/>
                <w:sz w:val="18"/>
                <w:szCs w:val="18"/>
              </w:rPr>
              <w:t>212</w:t>
            </w:r>
          </w:p>
        </w:tc>
        <w:tc>
          <w:tcPr>
            <w:tcW w:w="1068" w:type="dxa"/>
            <w:tcBorders>
              <w:top w:val="nil"/>
              <w:left w:val="nil"/>
              <w:bottom w:val="single" w:color="auto" w:sz="4" w:space="0"/>
              <w:right w:val="single" w:color="auto" w:sz="4" w:space="0"/>
            </w:tcBorders>
            <w:vAlign w:val="center"/>
          </w:tcPr>
          <w:p w14:paraId="3AC01509">
            <w:pPr>
              <w:widowControl/>
              <w:tabs>
                <w:tab w:val="decimal" w:pos="0"/>
              </w:tabs>
              <w:ind w:firstLine="0" w:firstLineChars="0"/>
              <w:jc w:val="center"/>
              <w:rPr>
                <w:kern w:val="0"/>
                <w:sz w:val="18"/>
                <w:szCs w:val="18"/>
              </w:rPr>
            </w:pPr>
            <w:r>
              <w:rPr>
                <w:kern w:val="0"/>
                <w:sz w:val="18"/>
                <w:szCs w:val="18"/>
              </w:rPr>
              <w:t>5.175781</w:t>
            </w:r>
          </w:p>
        </w:tc>
        <w:tc>
          <w:tcPr>
            <w:tcW w:w="426" w:type="dxa"/>
            <w:tcBorders>
              <w:top w:val="nil"/>
              <w:left w:val="nil"/>
              <w:bottom w:val="single" w:color="auto" w:sz="4" w:space="0"/>
              <w:right w:val="single" w:color="auto" w:sz="4" w:space="0"/>
            </w:tcBorders>
            <w:vAlign w:val="center"/>
          </w:tcPr>
          <w:p w14:paraId="675AD451">
            <w:pPr>
              <w:widowControl/>
              <w:tabs>
                <w:tab w:val="decimal" w:pos="0"/>
              </w:tabs>
              <w:ind w:firstLine="0" w:firstLineChars="0"/>
              <w:jc w:val="center"/>
              <w:rPr>
                <w:kern w:val="0"/>
                <w:sz w:val="18"/>
                <w:szCs w:val="18"/>
              </w:rPr>
            </w:pPr>
            <w:r>
              <w:rPr>
                <w:kern w:val="0"/>
                <w:sz w:val="18"/>
                <w:szCs w:val="18"/>
              </w:rPr>
              <w:t>5</w:t>
            </w:r>
          </w:p>
        </w:tc>
        <w:tc>
          <w:tcPr>
            <w:tcW w:w="813" w:type="dxa"/>
            <w:tcBorders>
              <w:top w:val="nil"/>
              <w:left w:val="nil"/>
              <w:bottom w:val="single" w:color="auto" w:sz="4" w:space="0"/>
              <w:right w:val="single" w:color="auto" w:sz="4" w:space="0"/>
            </w:tcBorders>
            <w:vAlign w:val="center"/>
          </w:tcPr>
          <w:p w14:paraId="47BD5552">
            <w:pPr>
              <w:widowControl/>
              <w:tabs>
                <w:tab w:val="decimal" w:pos="0"/>
              </w:tabs>
              <w:ind w:firstLine="0" w:firstLineChars="0"/>
              <w:jc w:val="center"/>
              <w:rPr>
                <w:kern w:val="0"/>
                <w:sz w:val="18"/>
                <w:szCs w:val="18"/>
              </w:rPr>
            </w:pPr>
            <w:r>
              <w:rPr>
                <w:kern w:val="0"/>
                <w:sz w:val="18"/>
                <w:szCs w:val="18"/>
              </w:rPr>
              <w:t>340</w:t>
            </w:r>
          </w:p>
        </w:tc>
        <w:tc>
          <w:tcPr>
            <w:tcW w:w="1068" w:type="dxa"/>
            <w:tcBorders>
              <w:top w:val="nil"/>
              <w:left w:val="nil"/>
              <w:bottom w:val="single" w:color="auto" w:sz="4" w:space="0"/>
              <w:right w:val="single" w:color="auto" w:sz="4" w:space="0"/>
            </w:tcBorders>
            <w:vAlign w:val="center"/>
          </w:tcPr>
          <w:p w14:paraId="13EB2F58">
            <w:pPr>
              <w:widowControl/>
              <w:tabs>
                <w:tab w:val="decimal" w:pos="0"/>
              </w:tabs>
              <w:ind w:firstLine="0" w:firstLineChars="0"/>
              <w:jc w:val="center"/>
              <w:rPr>
                <w:kern w:val="0"/>
                <w:sz w:val="18"/>
                <w:szCs w:val="18"/>
              </w:rPr>
            </w:pPr>
            <w:r>
              <w:rPr>
                <w:kern w:val="0"/>
                <w:sz w:val="18"/>
                <w:szCs w:val="18"/>
              </w:rPr>
              <w:t>8.300781</w:t>
            </w:r>
          </w:p>
        </w:tc>
        <w:tc>
          <w:tcPr>
            <w:tcW w:w="426" w:type="dxa"/>
            <w:tcBorders>
              <w:top w:val="nil"/>
              <w:left w:val="nil"/>
              <w:bottom w:val="single" w:color="auto" w:sz="4" w:space="0"/>
              <w:right w:val="single" w:color="auto" w:sz="4" w:space="0"/>
            </w:tcBorders>
            <w:vAlign w:val="center"/>
          </w:tcPr>
          <w:p w14:paraId="6D935751">
            <w:pPr>
              <w:widowControl/>
              <w:tabs>
                <w:tab w:val="decimal" w:pos="0"/>
              </w:tabs>
              <w:ind w:firstLine="0" w:firstLineChars="0"/>
              <w:jc w:val="center"/>
              <w:rPr>
                <w:kern w:val="0"/>
                <w:sz w:val="18"/>
                <w:szCs w:val="18"/>
              </w:rPr>
            </w:pPr>
            <w:r>
              <w:rPr>
                <w:kern w:val="0"/>
                <w:sz w:val="18"/>
                <w:szCs w:val="18"/>
              </w:rPr>
              <w:t>2</w:t>
            </w:r>
          </w:p>
        </w:tc>
        <w:tc>
          <w:tcPr>
            <w:tcW w:w="813" w:type="dxa"/>
            <w:tcBorders>
              <w:top w:val="nil"/>
              <w:left w:val="nil"/>
              <w:bottom w:val="single" w:color="auto" w:sz="4" w:space="0"/>
              <w:right w:val="single" w:color="auto" w:sz="4" w:space="0"/>
            </w:tcBorders>
            <w:vAlign w:val="center"/>
          </w:tcPr>
          <w:p w14:paraId="28152DF2">
            <w:pPr>
              <w:widowControl/>
              <w:tabs>
                <w:tab w:val="decimal" w:pos="0"/>
              </w:tabs>
              <w:ind w:firstLine="0" w:firstLineChars="0"/>
              <w:jc w:val="center"/>
              <w:rPr>
                <w:kern w:val="0"/>
                <w:sz w:val="18"/>
                <w:szCs w:val="18"/>
              </w:rPr>
            </w:pPr>
            <w:r>
              <w:rPr>
                <w:kern w:val="0"/>
                <w:sz w:val="18"/>
                <w:szCs w:val="18"/>
              </w:rPr>
              <w:t>468</w:t>
            </w:r>
          </w:p>
        </w:tc>
        <w:tc>
          <w:tcPr>
            <w:tcW w:w="1109" w:type="dxa"/>
            <w:tcBorders>
              <w:top w:val="nil"/>
              <w:left w:val="nil"/>
              <w:bottom w:val="single" w:color="auto" w:sz="4" w:space="0"/>
              <w:right w:val="single" w:color="auto" w:sz="4" w:space="0"/>
            </w:tcBorders>
            <w:vAlign w:val="center"/>
          </w:tcPr>
          <w:p w14:paraId="6A9A8D01">
            <w:pPr>
              <w:widowControl/>
              <w:tabs>
                <w:tab w:val="decimal" w:pos="0"/>
              </w:tabs>
              <w:ind w:firstLine="0" w:firstLineChars="0"/>
              <w:jc w:val="center"/>
              <w:rPr>
                <w:kern w:val="0"/>
                <w:sz w:val="18"/>
                <w:szCs w:val="18"/>
              </w:rPr>
            </w:pPr>
            <w:r>
              <w:rPr>
                <w:kern w:val="0"/>
                <w:sz w:val="18"/>
                <w:szCs w:val="18"/>
              </w:rPr>
              <w:t>11.425781</w:t>
            </w:r>
          </w:p>
        </w:tc>
        <w:tc>
          <w:tcPr>
            <w:tcW w:w="426" w:type="dxa"/>
            <w:tcBorders>
              <w:top w:val="nil"/>
              <w:left w:val="nil"/>
              <w:bottom w:val="single" w:color="auto" w:sz="4" w:space="0"/>
              <w:right w:val="single" w:color="auto" w:sz="4" w:space="0"/>
            </w:tcBorders>
            <w:vAlign w:val="center"/>
          </w:tcPr>
          <w:p w14:paraId="74D1DB6A">
            <w:pPr>
              <w:widowControl/>
              <w:tabs>
                <w:tab w:val="decimal" w:pos="0"/>
              </w:tabs>
              <w:ind w:firstLine="0" w:firstLineChars="0"/>
              <w:jc w:val="center"/>
              <w:rPr>
                <w:kern w:val="0"/>
                <w:sz w:val="18"/>
                <w:szCs w:val="18"/>
              </w:rPr>
            </w:pPr>
            <w:r>
              <w:rPr>
                <w:kern w:val="0"/>
                <w:sz w:val="18"/>
                <w:szCs w:val="18"/>
              </w:rPr>
              <w:t>5</w:t>
            </w:r>
          </w:p>
        </w:tc>
      </w:tr>
      <w:tr w14:paraId="18A98EA6">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61E454C2">
            <w:pPr>
              <w:widowControl/>
              <w:tabs>
                <w:tab w:val="decimal" w:pos="0"/>
              </w:tabs>
              <w:ind w:firstLine="0" w:firstLineChars="0"/>
              <w:jc w:val="center"/>
              <w:rPr>
                <w:kern w:val="0"/>
                <w:sz w:val="18"/>
                <w:szCs w:val="18"/>
              </w:rPr>
            </w:pPr>
            <w:r>
              <w:rPr>
                <w:kern w:val="0"/>
                <w:sz w:val="18"/>
                <w:szCs w:val="18"/>
              </w:rPr>
              <w:t>85</w:t>
            </w:r>
          </w:p>
        </w:tc>
        <w:tc>
          <w:tcPr>
            <w:tcW w:w="1068" w:type="dxa"/>
            <w:tcBorders>
              <w:top w:val="nil"/>
              <w:left w:val="nil"/>
              <w:bottom w:val="single" w:color="auto" w:sz="4" w:space="0"/>
              <w:right w:val="single" w:color="auto" w:sz="4" w:space="0"/>
            </w:tcBorders>
            <w:vAlign w:val="center"/>
          </w:tcPr>
          <w:p w14:paraId="1CCA869D">
            <w:pPr>
              <w:widowControl/>
              <w:tabs>
                <w:tab w:val="decimal" w:pos="0"/>
              </w:tabs>
              <w:ind w:firstLine="0" w:firstLineChars="0"/>
              <w:jc w:val="center"/>
              <w:rPr>
                <w:kern w:val="0"/>
                <w:sz w:val="18"/>
                <w:szCs w:val="18"/>
              </w:rPr>
            </w:pPr>
            <w:r>
              <w:rPr>
                <w:kern w:val="0"/>
                <w:sz w:val="18"/>
                <w:szCs w:val="18"/>
              </w:rPr>
              <w:t>2.075195</w:t>
            </w:r>
          </w:p>
        </w:tc>
        <w:tc>
          <w:tcPr>
            <w:tcW w:w="588" w:type="dxa"/>
            <w:tcBorders>
              <w:top w:val="nil"/>
              <w:left w:val="nil"/>
              <w:bottom w:val="single" w:color="auto" w:sz="4" w:space="0"/>
              <w:right w:val="single" w:color="auto" w:sz="4" w:space="0"/>
            </w:tcBorders>
            <w:vAlign w:val="center"/>
          </w:tcPr>
          <w:p w14:paraId="19E62059">
            <w:pPr>
              <w:widowControl/>
              <w:tabs>
                <w:tab w:val="decimal" w:pos="0"/>
              </w:tabs>
              <w:ind w:firstLine="0" w:firstLineChars="0"/>
              <w:jc w:val="center"/>
              <w:rPr>
                <w:kern w:val="0"/>
                <w:sz w:val="18"/>
                <w:szCs w:val="18"/>
              </w:rPr>
            </w:pPr>
            <w:r>
              <w:rPr>
                <w:kern w:val="0"/>
                <w:sz w:val="18"/>
                <w:szCs w:val="18"/>
              </w:rPr>
              <w:t>7</w:t>
            </w:r>
          </w:p>
        </w:tc>
        <w:tc>
          <w:tcPr>
            <w:tcW w:w="813" w:type="dxa"/>
            <w:tcBorders>
              <w:top w:val="nil"/>
              <w:left w:val="nil"/>
              <w:bottom w:val="single" w:color="auto" w:sz="4" w:space="0"/>
              <w:right w:val="single" w:color="auto" w:sz="4" w:space="0"/>
            </w:tcBorders>
            <w:vAlign w:val="center"/>
          </w:tcPr>
          <w:p w14:paraId="1D0140FD">
            <w:pPr>
              <w:widowControl/>
              <w:tabs>
                <w:tab w:val="decimal" w:pos="0"/>
              </w:tabs>
              <w:ind w:firstLine="0" w:firstLineChars="0"/>
              <w:jc w:val="center"/>
              <w:rPr>
                <w:kern w:val="0"/>
                <w:sz w:val="18"/>
                <w:szCs w:val="18"/>
              </w:rPr>
            </w:pPr>
            <w:r>
              <w:rPr>
                <w:kern w:val="0"/>
                <w:sz w:val="18"/>
                <w:szCs w:val="18"/>
              </w:rPr>
              <w:t>213</w:t>
            </w:r>
          </w:p>
        </w:tc>
        <w:tc>
          <w:tcPr>
            <w:tcW w:w="1068" w:type="dxa"/>
            <w:tcBorders>
              <w:top w:val="nil"/>
              <w:left w:val="nil"/>
              <w:bottom w:val="single" w:color="auto" w:sz="4" w:space="0"/>
              <w:right w:val="single" w:color="auto" w:sz="4" w:space="0"/>
            </w:tcBorders>
            <w:vAlign w:val="center"/>
          </w:tcPr>
          <w:p w14:paraId="548E5D1A">
            <w:pPr>
              <w:widowControl/>
              <w:tabs>
                <w:tab w:val="decimal" w:pos="0"/>
              </w:tabs>
              <w:ind w:firstLine="0" w:firstLineChars="0"/>
              <w:jc w:val="center"/>
              <w:rPr>
                <w:kern w:val="0"/>
                <w:sz w:val="18"/>
                <w:szCs w:val="18"/>
              </w:rPr>
            </w:pPr>
            <w:r>
              <w:rPr>
                <w:kern w:val="0"/>
                <w:sz w:val="18"/>
                <w:szCs w:val="18"/>
              </w:rPr>
              <w:t>5.200195</w:t>
            </w:r>
          </w:p>
        </w:tc>
        <w:tc>
          <w:tcPr>
            <w:tcW w:w="426" w:type="dxa"/>
            <w:tcBorders>
              <w:top w:val="nil"/>
              <w:left w:val="nil"/>
              <w:bottom w:val="single" w:color="auto" w:sz="4" w:space="0"/>
              <w:right w:val="single" w:color="auto" w:sz="4" w:space="0"/>
            </w:tcBorders>
            <w:vAlign w:val="center"/>
          </w:tcPr>
          <w:p w14:paraId="6B7D44B4">
            <w:pPr>
              <w:widowControl/>
              <w:tabs>
                <w:tab w:val="decimal" w:pos="0"/>
              </w:tabs>
              <w:ind w:firstLine="0" w:firstLineChars="0"/>
              <w:jc w:val="center"/>
              <w:rPr>
                <w:kern w:val="0"/>
                <w:sz w:val="18"/>
                <w:szCs w:val="18"/>
              </w:rPr>
            </w:pPr>
            <w:r>
              <w:rPr>
                <w:kern w:val="0"/>
                <w:sz w:val="18"/>
                <w:szCs w:val="18"/>
              </w:rPr>
              <w:t>4</w:t>
            </w:r>
          </w:p>
        </w:tc>
        <w:tc>
          <w:tcPr>
            <w:tcW w:w="813" w:type="dxa"/>
            <w:tcBorders>
              <w:top w:val="nil"/>
              <w:left w:val="nil"/>
              <w:bottom w:val="single" w:color="auto" w:sz="4" w:space="0"/>
              <w:right w:val="single" w:color="auto" w:sz="4" w:space="0"/>
            </w:tcBorders>
            <w:vAlign w:val="center"/>
          </w:tcPr>
          <w:p w14:paraId="08FDEC0E">
            <w:pPr>
              <w:widowControl/>
              <w:tabs>
                <w:tab w:val="decimal" w:pos="0"/>
              </w:tabs>
              <w:ind w:firstLine="0" w:firstLineChars="0"/>
              <w:jc w:val="center"/>
              <w:rPr>
                <w:kern w:val="0"/>
                <w:sz w:val="18"/>
                <w:szCs w:val="18"/>
              </w:rPr>
            </w:pPr>
            <w:r>
              <w:rPr>
                <w:kern w:val="0"/>
                <w:sz w:val="18"/>
                <w:szCs w:val="18"/>
              </w:rPr>
              <w:t>341</w:t>
            </w:r>
          </w:p>
        </w:tc>
        <w:tc>
          <w:tcPr>
            <w:tcW w:w="1068" w:type="dxa"/>
            <w:tcBorders>
              <w:top w:val="nil"/>
              <w:left w:val="nil"/>
              <w:bottom w:val="single" w:color="auto" w:sz="4" w:space="0"/>
              <w:right w:val="single" w:color="auto" w:sz="4" w:space="0"/>
            </w:tcBorders>
            <w:vAlign w:val="center"/>
          </w:tcPr>
          <w:p w14:paraId="2656600D">
            <w:pPr>
              <w:widowControl/>
              <w:tabs>
                <w:tab w:val="decimal" w:pos="0"/>
              </w:tabs>
              <w:ind w:firstLine="0" w:firstLineChars="0"/>
              <w:jc w:val="center"/>
              <w:rPr>
                <w:kern w:val="0"/>
                <w:sz w:val="18"/>
                <w:szCs w:val="18"/>
              </w:rPr>
            </w:pPr>
            <w:r>
              <w:rPr>
                <w:kern w:val="0"/>
                <w:sz w:val="18"/>
                <w:szCs w:val="18"/>
              </w:rPr>
              <w:t>8.325195</w:t>
            </w:r>
          </w:p>
        </w:tc>
        <w:tc>
          <w:tcPr>
            <w:tcW w:w="426" w:type="dxa"/>
            <w:tcBorders>
              <w:top w:val="nil"/>
              <w:left w:val="nil"/>
              <w:bottom w:val="single" w:color="auto" w:sz="4" w:space="0"/>
              <w:right w:val="single" w:color="auto" w:sz="4" w:space="0"/>
            </w:tcBorders>
            <w:vAlign w:val="center"/>
          </w:tcPr>
          <w:p w14:paraId="26D1DD69">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20526082">
            <w:pPr>
              <w:widowControl/>
              <w:tabs>
                <w:tab w:val="decimal" w:pos="0"/>
              </w:tabs>
              <w:ind w:firstLine="0" w:firstLineChars="0"/>
              <w:jc w:val="center"/>
              <w:rPr>
                <w:kern w:val="0"/>
                <w:sz w:val="18"/>
                <w:szCs w:val="18"/>
              </w:rPr>
            </w:pPr>
            <w:r>
              <w:rPr>
                <w:kern w:val="0"/>
                <w:sz w:val="18"/>
                <w:szCs w:val="18"/>
              </w:rPr>
              <w:t>469</w:t>
            </w:r>
          </w:p>
        </w:tc>
        <w:tc>
          <w:tcPr>
            <w:tcW w:w="1109" w:type="dxa"/>
            <w:tcBorders>
              <w:top w:val="nil"/>
              <w:left w:val="nil"/>
              <w:bottom w:val="single" w:color="auto" w:sz="4" w:space="0"/>
              <w:right w:val="single" w:color="auto" w:sz="4" w:space="0"/>
            </w:tcBorders>
            <w:vAlign w:val="center"/>
          </w:tcPr>
          <w:p w14:paraId="5BBD5D77">
            <w:pPr>
              <w:widowControl/>
              <w:tabs>
                <w:tab w:val="decimal" w:pos="0"/>
              </w:tabs>
              <w:ind w:firstLine="0" w:firstLineChars="0"/>
              <w:jc w:val="center"/>
              <w:rPr>
                <w:kern w:val="0"/>
                <w:sz w:val="18"/>
                <w:szCs w:val="18"/>
              </w:rPr>
            </w:pPr>
            <w:r>
              <w:rPr>
                <w:kern w:val="0"/>
                <w:sz w:val="18"/>
                <w:szCs w:val="18"/>
              </w:rPr>
              <w:t>11.450195</w:t>
            </w:r>
          </w:p>
        </w:tc>
        <w:tc>
          <w:tcPr>
            <w:tcW w:w="426" w:type="dxa"/>
            <w:tcBorders>
              <w:top w:val="nil"/>
              <w:left w:val="nil"/>
              <w:bottom w:val="single" w:color="auto" w:sz="4" w:space="0"/>
              <w:right w:val="single" w:color="auto" w:sz="4" w:space="0"/>
            </w:tcBorders>
            <w:vAlign w:val="center"/>
          </w:tcPr>
          <w:p w14:paraId="279E8CB0">
            <w:pPr>
              <w:widowControl/>
              <w:tabs>
                <w:tab w:val="decimal" w:pos="0"/>
              </w:tabs>
              <w:ind w:firstLine="0" w:firstLineChars="0"/>
              <w:jc w:val="center"/>
              <w:rPr>
                <w:kern w:val="0"/>
                <w:sz w:val="18"/>
                <w:szCs w:val="18"/>
              </w:rPr>
            </w:pPr>
            <w:r>
              <w:rPr>
                <w:kern w:val="0"/>
                <w:sz w:val="18"/>
                <w:szCs w:val="18"/>
              </w:rPr>
              <w:t>2</w:t>
            </w:r>
          </w:p>
        </w:tc>
      </w:tr>
      <w:tr w14:paraId="0D3AB530">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580A023C">
            <w:pPr>
              <w:widowControl/>
              <w:tabs>
                <w:tab w:val="decimal" w:pos="0"/>
              </w:tabs>
              <w:ind w:firstLine="0" w:firstLineChars="0"/>
              <w:jc w:val="center"/>
              <w:rPr>
                <w:kern w:val="0"/>
                <w:sz w:val="18"/>
                <w:szCs w:val="18"/>
              </w:rPr>
            </w:pPr>
            <w:r>
              <w:rPr>
                <w:kern w:val="0"/>
                <w:sz w:val="18"/>
                <w:szCs w:val="18"/>
              </w:rPr>
              <w:t>86</w:t>
            </w:r>
          </w:p>
        </w:tc>
        <w:tc>
          <w:tcPr>
            <w:tcW w:w="1068" w:type="dxa"/>
            <w:tcBorders>
              <w:top w:val="nil"/>
              <w:left w:val="nil"/>
              <w:bottom w:val="single" w:color="auto" w:sz="4" w:space="0"/>
              <w:right w:val="single" w:color="auto" w:sz="4" w:space="0"/>
            </w:tcBorders>
            <w:vAlign w:val="center"/>
          </w:tcPr>
          <w:p w14:paraId="3A139B4A">
            <w:pPr>
              <w:widowControl/>
              <w:tabs>
                <w:tab w:val="decimal" w:pos="0"/>
              </w:tabs>
              <w:ind w:firstLine="0" w:firstLineChars="0"/>
              <w:jc w:val="center"/>
              <w:rPr>
                <w:kern w:val="0"/>
                <w:sz w:val="18"/>
                <w:szCs w:val="18"/>
              </w:rPr>
            </w:pPr>
            <w:r>
              <w:rPr>
                <w:kern w:val="0"/>
                <w:sz w:val="18"/>
                <w:szCs w:val="18"/>
              </w:rPr>
              <w:t>2.099609</w:t>
            </w:r>
          </w:p>
        </w:tc>
        <w:tc>
          <w:tcPr>
            <w:tcW w:w="588" w:type="dxa"/>
            <w:tcBorders>
              <w:top w:val="nil"/>
              <w:left w:val="nil"/>
              <w:bottom w:val="single" w:color="auto" w:sz="4" w:space="0"/>
              <w:right w:val="single" w:color="auto" w:sz="4" w:space="0"/>
            </w:tcBorders>
            <w:vAlign w:val="center"/>
          </w:tcPr>
          <w:p w14:paraId="76A9A155">
            <w:pPr>
              <w:widowControl/>
              <w:tabs>
                <w:tab w:val="decimal" w:pos="0"/>
              </w:tabs>
              <w:ind w:firstLine="0" w:firstLineChars="0"/>
              <w:jc w:val="center"/>
              <w:rPr>
                <w:kern w:val="0"/>
                <w:sz w:val="18"/>
                <w:szCs w:val="18"/>
              </w:rPr>
            </w:pPr>
            <w:r>
              <w:rPr>
                <w:kern w:val="0"/>
                <w:sz w:val="18"/>
                <w:szCs w:val="18"/>
              </w:rPr>
              <w:t>7</w:t>
            </w:r>
          </w:p>
        </w:tc>
        <w:tc>
          <w:tcPr>
            <w:tcW w:w="813" w:type="dxa"/>
            <w:tcBorders>
              <w:top w:val="nil"/>
              <w:left w:val="nil"/>
              <w:bottom w:val="single" w:color="auto" w:sz="4" w:space="0"/>
              <w:right w:val="single" w:color="auto" w:sz="4" w:space="0"/>
            </w:tcBorders>
            <w:vAlign w:val="center"/>
          </w:tcPr>
          <w:p w14:paraId="66ED6FD7">
            <w:pPr>
              <w:widowControl/>
              <w:tabs>
                <w:tab w:val="decimal" w:pos="0"/>
              </w:tabs>
              <w:ind w:firstLine="0" w:firstLineChars="0"/>
              <w:jc w:val="center"/>
              <w:rPr>
                <w:kern w:val="0"/>
                <w:sz w:val="18"/>
                <w:szCs w:val="18"/>
              </w:rPr>
            </w:pPr>
            <w:r>
              <w:rPr>
                <w:kern w:val="0"/>
                <w:sz w:val="18"/>
                <w:szCs w:val="18"/>
              </w:rPr>
              <w:t>214</w:t>
            </w:r>
          </w:p>
        </w:tc>
        <w:tc>
          <w:tcPr>
            <w:tcW w:w="1068" w:type="dxa"/>
            <w:tcBorders>
              <w:top w:val="nil"/>
              <w:left w:val="nil"/>
              <w:bottom w:val="single" w:color="auto" w:sz="4" w:space="0"/>
              <w:right w:val="single" w:color="auto" w:sz="4" w:space="0"/>
            </w:tcBorders>
            <w:vAlign w:val="center"/>
          </w:tcPr>
          <w:p w14:paraId="67DFAB60">
            <w:pPr>
              <w:widowControl/>
              <w:tabs>
                <w:tab w:val="decimal" w:pos="0"/>
              </w:tabs>
              <w:ind w:firstLine="0" w:firstLineChars="0"/>
              <w:jc w:val="center"/>
              <w:rPr>
                <w:kern w:val="0"/>
                <w:sz w:val="18"/>
                <w:szCs w:val="18"/>
              </w:rPr>
            </w:pPr>
            <w:r>
              <w:rPr>
                <w:kern w:val="0"/>
                <w:sz w:val="18"/>
                <w:szCs w:val="18"/>
              </w:rPr>
              <w:t>5.224609</w:t>
            </w:r>
          </w:p>
        </w:tc>
        <w:tc>
          <w:tcPr>
            <w:tcW w:w="426" w:type="dxa"/>
            <w:tcBorders>
              <w:top w:val="nil"/>
              <w:left w:val="nil"/>
              <w:bottom w:val="single" w:color="auto" w:sz="4" w:space="0"/>
              <w:right w:val="single" w:color="auto" w:sz="4" w:space="0"/>
            </w:tcBorders>
            <w:vAlign w:val="center"/>
          </w:tcPr>
          <w:p w14:paraId="0AB0575A">
            <w:pPr>
              <w:widowControl/>
              <w:tabs>
                <w:tab w:val="decimal" w:pos="0"/>
              </w:tabs>
              <w:ind w:firstLine="0" w:firstLineChars="0"/>
              <w:jc w:val="center"/>
              <w:rPr>
                <w:kern w:val="0"/>
                <w:sz w:val="18"/>
                <w:szCs w:val="18"/>
              </w:rPr>
            </w:pPr>
            <w:r>
              <w:rPr>
                <w:kern w:val="0"/>
                <w:sz w:val="18"/>
                <w:szCs w:val="18"/>
              </w:rPr>
              <w:t>3</w:t>
            </w:r>
          </w:p>
        </w:tc>
        <w:tc>
          <w:tcPr>
            <w:tcW w:w="813" w:type="dxa"/>
            <w:tcBorders>
              <w:top w:val="nil"/>
              <w:left w:val="nil"/>
              <w:bottom w:val="single" w:color="auto" w:sz="4" w:space="0"/>
              <w:right w:val="single" w:color="auto" w:sz="4" w:space="0"/>
            </w:tcBorders>
            <w:vAlign w:val="center"/>
          </w:tcPr>
          <w:p w14:paraId="74A78035">
            <w:pPr>
              <w:widowControl/>
              <w:tabs>
                <w:tab w:val="decimal" w:pos="0"/>
              </w:tabs>
              <w:ind w:firstLine="0" w:firstLineChars="0"/>
              <w:jc w:val="center"/>
              <w:rPr>
                <w:kern w:val="0"/>
                <w:sz w:val="18"/>
                <w:szCs w:val="18"/>
              </w:rPr>
            </w:pPr>
            <w:r>
              <w:rPr>
                <w:kern w:val="0"/>
                <w:sz w:val="18"/>
                <w:szCs w:val="18"/>
              </w:rPr>
              <w:t>342</w:t>
            </w:r>
          </w:p>
        </w:tc>
        <w:tc>
          <w:tcPr>
            <w:tcW w:w="1068" w:type="dxa"/>
            <w:tcBorders>
              <w:top w:val="nil"/>
              <w:left w:val="nil"/>
              <w:bottom w:val="single" w:color="auto" w:sz="4" w:space="0"/>
              <w:right w:val="single" w:color="auto" w:sz="4" w:space="0"/>
            </w:tcBorders>
            <w:vAlign w:val="center"/>
          </w:tcPr>
          <w:p w14:paraId="2DDCCD22">
            <w:pPr>
              <w:widowControl/>
              <w:tabs>
                <w:tab w:val="decimal" w:pos="0"/>
              </w:tabs>
              <w:ind w:firstLine="0" w:firstLineChars="0"/>
              <w:jc w:val="center"/>
              <w:rPr>
                <w:kern w:val="0"/>
                <w:sz w:val="18"/>
                <w:szCs w:val="18"/>
              </w:rPr>
            </w:pPr>
            <w:r>
              <w:rPr>
                <w:kern w:val="0"/>
                <w:sz w:val="18"/>
                <w:szCs w:val="18"/>
              </w:rPr>
              <w:t>8.349609</w:t>
            </w:r>
          </w:p>
        </w:tc>
        <w:tc>
          <w:tcPr>
            <w:tcW w:w="426" w:type="dxa"/>
            <w:tcBorders>
              <w:top w:val="nil"/>
              <w:left w:val="nil"/>
              <w:bottom w:val="single" w:color="auto" w:sz="4" w:space="0"/>
              <w:right w:val="single" w:color="auto" w:sz="4" w:space="0"/>
            </w:tcBorders>
            <w:vAlign w:val="center"/>
          </w:tcPr>
          <w:p w14:paraId="6A99D656">
            <w:pPr>
              <w:widowControl/>
              <w:tabs>
                <w:tab w:val="decimal" w:pos="0"/>
              </w:tabs>
              <w:ind w:firstLine="0" w:firstLineChars="0"/>
              <w:jc w:val="center"/>
              <w:rPr>
                <w:kern w:val="0"/>
                <w:sz w:val="18"/>
                <w:szCs w:val="18"/>
              </w:rPr>
            </w:pPr>
            <w:r>
              <w:rPr>
                <w:kern w:val="0"/>
                <w:sz w:val="18"/>
                <w:szCs w:val="18"/>
              </w:rPr>
              <w:t>6</w:t>
            </w:r>
          </w:p>
        </w:tc>
        <w:tc>
          <w:tcPr>
            <w:tcW w:w="813" w:type="dxa"/>
            <w:tcBorders>
              <w:top w:val="nil"/>
              <w:left w:val="nil"/>
              <w:bottom w:val="single" w:color="auto" w:sz="4" w:space="0"/>
              <w:right w:val="single" w:color="auto" w:sz="4" w:space="0"/>
            </w:tcBorders>
            <w:vAlign w:val="center"/>
          </w:tcPr>
          <w:p w14:paraId="19F4C3AC">
            <w:pPr>
              <w:widowControl/>
              <w:tabs>
                <w:tab w:val="decimal" w:pos="0"/>
              </w:tabs>
              <w:ind w:firstLine="0" w:firstLineChars="0"/>
              <w:jc w:val="center"/>
              <w:rPr>
                <w:kern w:val="0"/>
                <w:sz w:val="18"/>
                <w:szCs w:val="18"/>
              </w:rPr>
            </w:pPr>
            <w:r>
              <w:rPr>
                <w:kern w:val="0"/>
                <w:sz w:val="18"/>
                <w:szCs w:val="18"/>
              </w:rPr>
              <w:t>470</w:t>
            </w:r>
          </w:p>
        </w:tc>
        <w:tc>
          <w:tcPr>
            <w:tcW w:w="1109" w:type="dxa"/>
            <w:tcBorders>
              <w:top w:val="nil"/>
              <w:left w:val="nil"/>
              <w:bottom w:val="single" w:color="auto" w:sz="4" w:space="0"/>
              <w:right w:val="single" w:color="auto" w:sz="4" w:space="0"/>
            </w:tcBorders>
            <w:vAlign w:val="center"/>
          </w:tcPr>
          <w:p w14:paraId="0978F655">
            <w:pPr>
              <w:widowControl/>
              <w:tabs>
                <w:tab w:val="decimal" w:pos="0"/>
              </w:tabs>
              <w:ind w:firstLine="0" w:firstLineChars="0"/>
              <w:jc w:val="center"/>
              <w:rPr>
                <w:kern w:val="0"/>
                <w:sz w:val="18"/>
                <w:szCs w:val="18"/>
              </w:rPr>
            </w:pPr>
            <w:r>
              <w:rPr>
                <w:kern w:val="0"/>
                <w:sz w:val="18"/>
                <w:szCs w:val="18"/>
              </w:rPr>
              <w:t>11.474609</w:t>
            </w:r>
          </w:p>
        </w:tc>
        <w:tc>
          <w:tcPr>
            <w:tcW w:w="426" w:type="dxa"/>
            <w:tcBorders>
              <w:top w:val="nil"/>
              <w:left w:val="nil"/>
              <w:bottom w:val="single" w:color="auto" w:sz="4" w:space="0"/>
              <w:right w:val="single" w:color="auto" w:sz="4" w:space="0"/>
            </w:tcBorders>
            <w:vAlign w:val="center"/>
          </w:tcPr>
          <w:p w14:paraId="7056FF10">
            <w:pPr>
              <w:widowControl/>
              <w:tabs>
                <w:tab w:val="decimal" w:pos="0"/>
              </w:tabs>
              <w:ind w:firstLine="0" w:firstLineChars="0"/>
              <w:jc w:val="center"/>
              <w:rPr>
                <w:kern w:val="0"/>
                <w:sz w:val="18"/>
                <w:szCs w:val="18"/>
              </w:rPr>
            </w:pPr>
            <w:r>
              <w:rPr>
                <w:kern w:val="0"/>
                <w:sz w:val="18"/>
                <w:szCs w:val="18"/>
              </w:rPr>
              <w:t>7</w:t>
            </w:r>
          </w:p>
        </w:tc>
      </w:tr>
      <w:tr w14:paraId="3982A18B">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44894110">
            <w:pPr>
              <w:widowControl/>
              <w:tabs>
                <w:tab w:val="decimal" w:pos="0"/>
              </w:tabs>
              <w:ind w:firstLine="0" w:firstLineChars="0"/>
              <w:jc w:val="center"/>
              <w:rPr>
                <w:kern w:val="0"/>
                <w:sz w:val="18"/>
                <w:szCs w:val="18"/>
              </w:rPr>
            </w:pPr>
            <w:r>
              <w:rPr>
                <w:kern w:val="0"/>
                <w:sz w:val="18"/>
                <w:szCs w:val="18"/>
              </w:rPr>
              <w:t>87</w:t>
            </w:r>
          </w:p>
        </w:tc>
        <w:tc>
          <w:tcPr>
            <w:tcW w:w="1068" w:type="dxa"/>
            <w:tcBorders>
              <w:top w:val="nil"/>
              <w:left w:val="nil"/>
              <w:bottom w:val="single" w:color="auto" w:sz="4" w:space="0"/>
              <w:right w:val="single" w:color="auto" w:sz="4" w:space="0"/>
            </w:tcBorders>
            <w:vAlign w:val="center"/>
          </w:tcPr>
          <w:p w14:paraId="4CD57B3B">
            <w:pPr>
              <w:widowControl/>
              <w:tabs>
                <w:tab w:val="decimal" w:pos="0"/>
              </w:tabs>
              <w:ind w:firstLine="0" w:firstLineChars="0"/>
              <w:jc w:val="center"/>
              <w:rPr>
                <w:kern w:val="0"/>
                <w:sz w:val="18"/>
                <w:szCs w:val="18"/>
              </w:rPr>
            </w:pPr>
            <w:r>
              <w:rPr>
                <w:kern w:val="0"/>
                <w:sz w:val="18"/>
                <w:szCs w:val="18"/>
              </w:rPr>
              <w:t>2.124023</w:t>
            </w:r>
          </w:p>
        </w:tc>
        <w:tc>
          <w:tcPr>
            <w:tcW w:w="588" w:type="dxa"/>
            <w:tcBorders>
              <w:top w:val="nil"/>
              <w:left w:val="nil"/>
              <w:bottom w:val="single" w:color="auto" w:sz="4" w:space="0"/>
              <w:right w:val="single" w:color="auto" w:sz="4" w:space="0"/>
            </w:tcBorders>
            <w:vAlign w:val="center"/>
          </w:tcPr>
          <w:p w14:paraId="23453325">
            <w:pPr>
              <w:widowControl/>
              <w:tabs>
                <w:tab w:val="decimal" w:pos="0"/>
              </w:tabs>
              <w:ind w:firstLine="0" w:firstLineChars="0"/>
              <w:jc w:val="center"/>
              <w:rPr>
                <w:kern w:val="0"/>
                <w:sz w:val="18"/>
                <w:szCs w:val="18"/>
              </w:rPr>
            </w:pPr>
            <w:r>
              <w:rPr>
                <w:kern w:val="0"/>
                <w:sz w:val="18"/>
                <w:szCs w:val="18"/>
              </w:rPr>
              <w:t>7</w:t>
            </w:r>
          </w:p>
        </w:tc>
        <w:tc>
          <w:tcPr>
            <w:tcW w:w="813" w:type="dxa"/>
            <w:tcBorders>
              <w:top w:val="nil"/>
              <w:left w:val="nil"/>
              <w:bottom w:val="single" w:color="auto" w:sz="4" w:space="0"/>
              <w:right w:val="single" w:color="auto" w:sz="4" w:space="0"/>
            </w:tcBorders>
            <w:vAlign w:val="center"/>
          </w:tcPr>
          <w:p w14:paraId="6709E287">
            <w:pPr>
              <w:widowControl/>
              <w:tabs>
                <w:tab w:val="decimal" w:pos="0"/>
              </w:tabs>
              <w:ind w:firstLine="0" w:firstLineChars="0"/>
              <w:jc w:val="center"/>
              <w:rPr>
                <w:kern w:val="0"/>
                <w:sz w:val="18"/>
                <w:szCs w:val="18"/>
              </w:rPr>
            </w:pPr>
            <w:r>
              <w:rPr>
                <w:kern w:val="0"/>
                <w:sz w:val="18"/>
                <w:szCs w:val="18"/>
              </w:rPr>
              <w:t>215</w:t>
            </w:r>
          </w:p>
        </w:tc>
        <w:tc>
          <w:tcPr>
            <w:tcW w:w="1068" w:type="dxa"/>
            <w:tcBorders>
              <w:top w:val="nil"/>
              <w:left w:val="nil"/>
              <w:bottom w:val="single" w:color="auto" w:sz="4" w:space="0"/>
              <w:right w:val="single" w:color="auto" w:sz="4" w:space="0"/>
            </w:tcBorders>
            <w:vAlign w:val="center"/>
          </w:tcPr>
          <w:p w14:paraId="74B2BB2F">
            <w:pPr>
              <w:widowControl/>
              <w:tabs>
                <w:tab w:val="decimal" w:pos="0"/>
              </w:tabs>
              <w:ind w:firstLine="0" w:firstLineChars="0"/>
              <w:jc w:val="center"/>
              <w:rPr>
                <w:kern w:val="0"/>
                <w:sz w:val="18"/>
                <w:szCs w:val="18"/>
              </w:rPr>
            </w:pPr>
            <w:r>
              <w:rPr>
                <w:kern w:val="0"/>
                <w:sz w:val="18"/>
                <w:szCs w:val="18"/>
              </w:rPr>
              <w:t>5.249023</w:t>
            </w:r>
          </w:p>
        </w:tc>
        <w:tc>
          <w:tcPr>
            <w:tcW w:w="426" w:type="dxa"/>
            <w:tcBorders>
              <w:top w:val="nil"/>
              <w:left w:val="nil"/>
              <w:bottom w:val="single" w:color="auto" w:sz="4" w:space="0"/>
              <w:right w:val="single" w:color="auto" w:sz="4" w:space="0"/>
            </w:tcBorders>
            <w:vAlign w:val="center"/>
          </w:tcPr>
          <w:p w14:paraId="7CA87DE7">
            <w:pPr>
              <w:widowControl/>
              <w:tabs>
                <w:tab w:val="decimal" w:pos="0"/>
              </w:tabs>
              <w:ind w:firstLine="0" w:firstLineChars="0"/>
              <w:jc w:val="center"/>
              <w:rPr>
                <w:kern w:val="0"/>
                <w:sz w:val="18"/>
                <w:szCs w:val="18"/>
              </w:rPr>
            </w:pPr>
            <w:r>
              <w:rPr>
                <w:kern w:val="0"/>
                <w:sz w:val="18"/>
                <w:szCs w:val="18"/>
              </w:rPr>
              <w:t>2</w:t>
            </w:r>
          </w:p>
        </w:tc>
        <w:tc>
          <w:tcPr>
            <w:tcW w:w="813" w:type="dxa"/>
            <w:tcBorders>
              <w:top w:val="nil"/>
              <w:left w:val="nil"/>
              <w:bottom w:val="single" w:color="auto" w:sz="4" w:space="0"/>
              <w:right w:val="single" w:color="auto" w:sz="4" w:space="0"/>
            </w:tcBorders>
            <w:vAlign w:val="center"/>
          </w:tcPr>
          <w:p w14:paraId="5645DD47">
            <w:pPr>
              <w:widowControl/>
              <w:tabs>
                <w:tab w:val="decimal" w:pos="0"/>
              </w:tabs>
              <w:ind w:firstLine="0" w:firstLineChars="0"/>
              <w:jc w:val="center"/>
              <w:rPr>
                <w:kern w:val="0"/>
                <w:sz w:val="18"/>
                <w:szCs w:val="18"/>
              </w:rPr>
            </w:pPr>
            <w:r>
              <w:rPr>
                <w:kern w:val="0"/>
                <w:sz w:val="18"/>
                <w:szCs w:val="18"/>
              </w:rPr>
              <w:t>343</w:t>
            </w:r>
          </w:p>
        </w:tc>
        <w:tc>
          <w:tcPr>
            <w:tcW w:w="1068" w:type="dxa"/>
            <w:tcBorders>
              <w:top w:val="nil"/>
              <w:left w:val="nil"/>
              <w:bottom w:val="single" w:color="auto" w:sz="4" w:space="0"/>
              <w:right w:val="single" w:color="auto" w:sz="4" w:space="0"/>
            </w:tcBorders>
            <w:vAlign w:val="center"/>
          </w:tcPr>
          <w:p w14:paraId="0EC49474">
            <w:pPr>
              <w:widowControl/>
              <w:tabs>
                <w:tab w:val="decimal" w:pos="0"/>
              </w:tabs>
              <w:ind w:firstLine="0" w:firstLineChars="0"/>
              <w:jc w:val="center"/>
              <w:rPr>
                <w:kern w:val="0"/>
                <w:sz w:val="18"/>
                <w:szCs w:val="18"/>
              </w:rPr>
            </w:pPr>
            <w:r>
              <w:rPr>
                <w:kern w:val="0"/>
                <w:sz w:val="18"/>
                <w:szCs w:val="18"/>
              </w:rPr>
              <w:t>8.374023</w:t>
            </w:r>
          </w:p>
        </w:tc>
        <w:tc>
          <w:tcPr>
            <w:tcW w:w="426" w:type="dxa"/>
            <w:tcBorders>
              <w:top w:val="nil"/>
              <w:left w:val="nil"/>
              <w:bottom w:val="single" w:color="auto" w:sz="4" w:space="0"/>
              <w:right w:val="single" w:color="auto" w:sz="4" w:space="0"/>
            </w:tcBorders>
            <w:vAlign w:val="center"/>
          </w:tcPr>
          <w:p w14:paraId="2DB228F6">
            <w:pPr>
              <w:widowControl/>
              <w:tabs>
                <w:tab w:val="decimal" w:pos="0"/>
              </w:tabs>
              <w:ind w:firstLine="0" w:firstLineChars="0"/>
              <w:jc w:val="center"/>
              <w:rPr>
                <w:kern w:val="0"/>
                <w:sz w:val="18"/>
                <w:szCs w:val="18"/>
              </w:rPr>
            </w:pPr>
            <w:r>
              <w:rPr>
                <w:kern w:val="0"/>
                <w:sz w:val="18"/>
                <w:szCs w:val="18"/>
              </w:rPr>
              <w:t>4</w:t>
            </w:r>
          </w:p>
        </w:tc>
        <w:tc>
          <w:tcPr>
            <w:tcW w:w="813" w:type="dxa"/>
            <w:tcBorders>
              <w:top w:val="nil"/>
              <w:left w:val="nil"/>
              <w:bottom w:val="single" w:color="auto" w:sz="4" w:space="0"/>
              <w:right w:val="single" w:color="auto" w:sz="4" w:space="0"/>
            </w:tcBorders>
            <w:vAlign w:val="center"/>
          </w:tcPr>
          <w:p w14:paraId="22CA339D">
            <w:pPr>
              <w:widowControl/>
              <w:tabs>
                <w:tab w:val="decimal" w:pos="0"/>
              </w:tabs>
              <w:ind w:firstLine="0" w:firstLineChars="0"/>
              <w:jc w:val="center"/>
              <w:rPr>
                <w:kern w:val="0"/>
                <w:sz w:val="18"/>
                <w:szCs w:val="18"/>
              </w:rPr>
            </w:pPr>
            <w:r>
              <w:rPr>
                <w:kern w:val="0"/>
                <w:sz w:val="18"/>
                <w:szCs w:val="18"/>
              </w:rPr>
              <w:t>471</w:t>
            </w:r>
          </w:p>
        </w:tc>
        <w:tc>
          <w:tcPr>
            <w:tcW w:w="1109" w:type="dxa"/>
            <w:tcBorders>
              <w:top w:val="nil"/>
              <w:left w:val="nil"/>
              <w:bottom w:val="single" w:color="auto" w:sz="4" w:space="0"/>
              <w:right w:val="single" w:color="auto" w:sz="4" w:space="0"/>
            </w:tcBorders>
            <w:vAlign w:val="center"/>
          </w:tcPr>
          <w:p w14:paraId="1FA6CF45">
            <w:pPr>
              <w:widowControl/>
              <w:tabs>
                <w:tab w:val="decimal" w:pos="0"/>
              </w:tabs>
              <w:ind w:firstLine="0" w:firstLineChars="0"/>
              <w:jc w:val="center"/>
              <w:rPr>
                <w:kern w:val="0"/>
                <w:sz w:val="18"/>
                <w:szCs w:val="18"/>
              </w:rPr>
            </w:pPr>
            <w:r>
              <w:rPr>
                <w:kern w:val="0"/>
                <w:sz w:val="18"/>
                <w:szCs w:val="18"/>
              </w:rPr>
              <w:t>11.499023</w:t>
            </w:r>
          </w:p>
        </w:tc>
        <w:tc>
          <w:tcPr>
            <w:tcW w:w="426" w:type="dxa"/>
            <w:tcBorders>
              <w:top w:val="nil"/>
              <w:left w:val="nil"/>
              <w:bottom w:val="single" w:color="auto" w:sz="4" w:space="0"/>
              <w:right w:val="single" w:color="auto" w:sz="4" w:space="0"/>
            </w:tcBorders>
            <w:vAlign w:val="center"/>
          </w:tcPr>
          <w:p w14:paraId="10356096">
            <w:pPr>
              <w:widowControl/>
              <w:tabs>
                <w:tab w:val="decimal" w:pos="0"/>
              </w:tabs>
              <w:ind w:firstLine="0" w:firstLineChars="0"/>
              <w:jc w:val="center"/>
              <w:rPr>
                <w:kern w:val="0"/>
                <w:sz w:val="18"/>
                <w:szCs w:val="18"/>
              </w:rPr>
            </w:pPr>
            <w:r>
              <w:rPr>
                <w:kern w:val="0"/>
                <w:sz w:val="18"/>
                <w:szCs w:val="18"/>
              </w:rPr>
              <w:t>4</w:t>
            </w:r>
          </w:p>
        </w:tc>
      </w:tr>
      <w:tr w14:paraId="27794506">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748CB905">
            <w:pPr>
              <w:widowControl/>
              <w:tabs>
                <w:tab w:val="decimal" w:pos="0"/>
              </w:tabs>
              <w:ind w:firstLine="0" w:firstLineChars="0"/>
              <w:jc w:val="center"/>
              <w:rPr>
                <w:kern w:val="0"/>
                <w:sz w:val="18"/>
                <w:szCs w:val="18"/>
              </w:rPr>
            </w:pPr>
            <w:r>
              <w:rPr>
                <w:kern w:val="0"/>
                <w:sz w:val="18"/>
                <w:szCs w:val="18"/>
              </w:rPr>
              <w:t>88</w:t>
            </w:r>
          </w:p>
        </w:tc>
        <w:tc>
          <w:tcPr>
            <w:tcW w:w="1068" w:type="dxa"/>
            <w:tcBorders>
              <w:top w:val="nil"/>
              <w:left w:val="nil"/>
              <w:bottom w:val="single" w:color="auto" w:sz="4" w:space="0"/>
              <w:right w:val="single" w:color="auto" w:sz="4" w:space="0"/>
            </w:tcBorders>
            <w:vAlign w:val="center"/>
          </w:tcPr>
          <w:p w14:paraId="00CD2796">
            <w:pPr>
              <w:widowControl/>
              <w:tabs>
                <w:tab w:val="decimal" w:pos="0"/>
              </w:tabs>
              <w:ind w:firstLine="0" w:firstLineChars="0"/>
              <w:jc w:val="center"/>
              <w:rPr>
                <w:kern w:val="0"/>
                <w:sz w:val="18"/>
                <w:szCs w:val="18"/>
              </w:rPr>
            </w:pPr>
            <w:r>
              <w:rPr>
                <w:kern w:val="0"/>
                <w:sz w:val="18"/>
                <w:szCs w:val="18"/>
              </w:rPr>
              <w:t>2.148438</w:t>
            </w:r>
          </w:p>
        </w:tc>
        <w:tc>
          <w:tcPr>
            <w:tcW w:w="588" w:type="dxa"/>
            <w:tcBorders>
              <w:top w:val="nil"/>
              <w:left w:val="nil"/>
              <w:bottom w:val="single" w:color="auto" w:sz="4" w:space="0"/>
              <w:right w:val="single" w:color="auto" w:sz="4" w:space="0"/>
            </w:tcBorders>
            <w:vAlign w:val="center"/>
          </w:tcPr>
          <w:p w14:paraId="4D29B54C">
            <w:pPr>
              <w:widowControl/>
              <w:tabs>
                <w:tab w:val="decimal" w:pos="0"/>
              </w:tabs>
              <w:ind w:firstLine="0" w:firstLineChars="0"/>
              <w:jc w:val="center"/>
              <w:rPr>
                <w:kern w:val="0"/>
                <w:sz w:val="18"/>
                <w:szCs w:val="18"/>
              </w:rPr>
            </w:pPr>
            <w:r>
              <w:rPr>
                <w:kern w:val="0"/>
                <w:sz w:val="18"/>
                <w:szCs w:val="18"/>
              </w:rPr>
              <w:t>7</w:t>
            </w:r>
          </w:p>
        </w:tc>
        <w:tc>
          <w:tcPr>
            <w:tcW w:w="813" w:type="dxa"/>
            <w:tcBorders>
              <w:top w:val="nil"/>
              <w:left w:val="nil"/>
              <w:bottom w:val="single" w:color="auto" w:sz="4" w:space="0"/>
              <w:right w:val="single" w:color="auto" w:sz="4" w:space="0"/>
            </w:tcBorders>
            <w:vAlign w:val="center"/>
          </w:tcPr>
          <w:p w14:paraId="28F54862">
            <w:pPr>
              <w:widowControl/>
              <w:tabs>
                <w:tab w:val="decimal" w:pos="0"/>
              </w:tabs>
              <w:ind w:firstLine="0" w:firstLineChars="0"/>
              <w:jc w:val="center"/>
              <w:rPr>
                <w:kern w:val="0"/>
                <w:sz w:val="18"/>
                <w:szCs w:val="18"/>
              </w:rPr>
            </w:pPr>
            <w:r>
              <w:rPr>
                <w:kern w:val="0"/>
                <w:sz w:val="18"/>
                <w:szCs w:val="18"/>
              </w:rPr>
              <w:t>216</w:t>
            </w:r>
          </w:p>
        </w:tc>
        <w:tc>
          <w:tcPr>
            <w:tcW w:w="1068" w:type="dxa"/>
            <w:tcBorders>
              <w:top w:val="nil"/>
              <w:left w:val="nil"/>
              <w:bottom w:val="single" w:color="auto" w:sz="4" w:space="0"/>
              <w:right w:val="single" w:color="auto" w:sz="4" w:space="0"/>
            </w:tcBorders>
            <w:vAlign w:val="center"/>
          </w:tcPr>
          <w:p w14:paraId="6E71655B">
            <w:pPr>
              <w:widowControl/>
              <w:tabs>
                <w:tab w:val="decimal" w:pos="0"/>
              </w:tabs>
              <w:ind w:firstLine="0" w:firstLineChars="0"/>
              <w:jc w:val="center"/>
              <w:rPr>
                <w:kern w:val="0"/>
                <w:sz w:val="18"/>
                <w:szCs w:val="18"/>
              </w:rPr>
            </w:pPr>
            <w:r>
              <w:rPr>
                <w:kern w:val="0"/>
                <w:sz w:val="18"/>
                <w:szCs w:val="18"/>
              </w:rPr>
              <w:t>5.273438</w:t>
            </w:r>
          </w:p>
        </w:tc>
        <w:tc>
          <w:tcPr>
            <w:tcW w:w="426" w:type="dxa"/>
            <w:tcBorders>
              <w:top w:val="nil"/>
              <w:left w:val="nil"/>
              <w:bottom w:val="single" w:color="auto" w:sz="4" w:space="0"/>
              <w:right w:val="single" w:color="auto" w:sz="4" w:space="0"/>
            </w:tcBorders>
            <w:vAlign w:val="center"/>
          </w:tcPr>
          <w:p w14:paraId="2BB335D9">
            <w:pPr>
              <w:widowControl/>
              <w:tabs>
                <w:tab w:val="decimal" w:pos="0"/>
              </w:tabs>
              <w:ind w:firstLine="0" w:firstLineChars="0"/>
              <w:jc w:val="center"/>
              <w:rPr>
                <w:kern w:val="0"/>
                <w:sz w:val="18"/>
                <w:szCs w:val="18"/>
              </w:rPr>
            </w:pPr>
            <w:r>
              <w:rPr>
                <w:kern w:val="0"/>
                <w:sz w:val="18"/>
                <w:szCs w:val="18"/>
              </w:rPr>
              <w:t>1</w:t>
            </w:r>
          </w:p>
        </w:tc>
        <w:tc>
          <w:tcPr>
            <w:tcW w:w="813" w:type="dxa"/>
            <w:tcBorders>
              <w:top w:val="nil"/>
              <w:left w:val="nil"/>
              <w:bottom w:val="single" w:color="auto" w:sz="4" w:space="0"/>
              <w:right w:val="single" w:color="auto" w:sz="4" w:space="0"/>
            </w:tcBorders>
            <w:vAlign w:val="center"/>
          </w:tcPr>
          <w:p w14:paraId="0EA1988B">
            <w:pPr>
              <w:widowControl/>
              <w:tabs>
                <w:tab w:val="decimal" w:pos="0"/>
              </w:tabs>
              <w:ind w:firstLine="0" w:firstLineChars="0"/>
              <w:jc w:val="center"/>
              <w:rPr>
                <w:kern w:val="0"/>
                <w:sz w:val="18"/>
                <w:szCs w:val="18"/>
              </w:rPr>
            </w:pPr>
            <w:r>
              <w:rPr>
                <w:kern w:val="0"/>
                <w:sz w:val="18"/>
                <w:szCs w:val="18"/>
              </w:rPr>
              <w:t>344</w:t>
            </w:r>
          </w:p>
        </w:tc>
        <w:tc>
          <w:tcPr>
            <w:tcW w:w="1068" w:type="dxa"/>
            <w:tcBorders>
              <w:top w:val="nil"/>
              <w:left w:val="nil"/>
              <w:bottom w:val="single" w:color="auto" w:sz="4" w:space="0"/>
              <w:right w:val="single" w:color="auto" w:sz="4" w:space="0"/>
            </w:tcBorders>
            <w:vAlign w:val="center"/>
          </w:tcPr>
          <w:p w14:paraId="28EC2F4B">
            <w:pPr>
              <w:widowControl/>
              <w:tabs>
                <w:tab w:val="decimal" w:pos="0"/>
              </w:tabs>
              <w:ind w:firstLine="0" w:firstLineChars="0"/>
              <w:jc w:val="center"/>
              <w:rPr>
                <w:kern w:val="0"/>
                <w:sz w:val="18"/>
                <w:szCs w:val="18"/>
              </w:rPr>
            </w:pPr>
            <w:r>
              <w:rPr>
                <w:kern w:val="0"/>
                <w:sz w:val="18"/>
                <w:szCs w:val="18"/>
              </w:rPr>
              <w:t>8.398438</w:t>
            </w:r>
          </w:p>
        </w:tc>
        <w:tc>
          <w:tcPr>
            <w:tcW w:w="426" w:type="dxa"/>
            <w:tcBorders>
              <w:top w:val="nil"/>
              <w:left w:val="nil"/>
              <w:bottom w:val="single" w:color="auto" w:sz="4" w:space="0"/>
              <w:right w:val="single" w:color="auto" w:sz="4" w:space="0"/>
            </w:tcBorders>
            <w:vAlign w:val="center"/>
          </w:tcPr>
          <w:p w14:paraId="25CDB5C5">
            <w:pPr>
              <w:widowControl/>
              <w:tabs>
                <w:tab w:val="decimal" w:pos="0"/>
              </w:tabs>
              <w:ind w:firstLine="0" w:firstLineChars="0"/>
              <w:jc w:val="center"/>
              <w:rPr>
                <w:kern w:val="0"/>
                <w:sz w:val="18"/>
                <w:szCs w:val="18"/>
              </w:rPr>
            </w:pPr>
            <w:r>
              <w:rPr>
                <w:kern w:val="0"/>
                <w:sz w:val="18"/>
                <w:szCs w:val="18"/>
              </w:rPr>
              <w:t>2</w:t>
            </w:r>
          </w:p>
        </w:tc>
        <w:tc>
          <w:tcPr>
            <w:tcW w:w="813" w:type="dxa"/>
            <w:tcBorders>
              <w:top w:val="nil"/>
              <w:left w:val="nil"/>
              <w:bottom w:val="single" w:color="auto" w:sz="4" w:space="0"/>
              <w:right w:val="single" w:color="auto" w:sz="4" w:space="0"/>
            </w:tcBorders>
            <w:vAlign w:val="center"/>
          </w:tcPr>
          <w:p w14:paraId="29F8222A">
            <w:pPr>
              <w:widowControl/>
              <w:tabs>
                <w:tab w:val="decimal" w:pos="0"/>
              </w:tabs>
              <w:ind w:firstLine="0" w:firstLineChars="0"/>
              <w:jc w:val="center"/>
              <w:rPr>
                <w:kern w:val="0"/>
                <w:sz w:val="18"/>
                <w:szCs w:val="18"/>
              </w:rPr>
            </w:pPr>
            <w:r>
              <w:rPr>
                <w:kern w:val="0"/>
                <w:sz w:val="18"/>
                <w:szCs w:val="18"/>
              </w:rPr>
              <w:t>472</w:t>
            </w:r>
          </w:p>
        </w:tc>
        <w:tc>
          <w:tcPr>
            <w:tcW w:w="1109" w:type="dxa"/>
            <w:tcBorders>
              <w:top w:val="nil"/>
              <w:left w:val="nil"/>
              <w:bottom w:val="single" w:color="auto" w:sz="4" w:space="0"/>
              <w:right w:val="single" w:color="auto" w:sz="4" w:space="0"/>
            </w:tcBorders>
            <w:vAlign w:val="center"/>
          </w:tcPr>
          <w:p w14:paraId="6D833E32">
            <w:pPr>
              <w:widowControl/>
              <w:tabs>
                <w:tab w:val="decimal" w:pos="0"/>
              </w:tabs>
              <w:ind w:firstLine="0" w:firstLineChars="0"/>
              <w:jc w:val="center"/>
              <w:rPr>
                <w:kern w:val="0"/>
                <w:sz w:val="18"/>
                <w:szCs w:val="18"/>
              </w:rPr>
            </w:pPr>
            <w:r>
              <w:rPr>
                <w:kern w:val="0"/>
                <w:sz w:val="18"/>
                <w:szCs w:val="18"/>
              </w:rPr>
              <w:t>11.523438</w:t>
            </w:r>
          </w:p>
        </w:tc>
        <w:tc>
          <w:tcPr>
            <w:tcW w:w="426" w:type="dxa"/>
            <w:tcBorders>
              <w:top w:val="nil"/>
              <w:left w:val="nil"/>
              <w:bottom w:val="single" w:color="auto" w:sz="4" w:space="0"/>
              <w:right w:val="single" w:color="auto" w:sz="4" w:space="0"/>
            </w:tcBorders>
            <w:vAlign w:val="center"/>
          </w:tcPr>
          <w:p w14:paraId="47C5E29A">
            <w:pPr>
              <w:widowControl/>
              <w:tabs>
                <w:tab w:val="decimal" w:pos="0"/>
              </w:tabs>
              <w:ind w:firstLine="0" w:firstLineChars="0"/>
              <w:jc w:val="center"/>
              <w:rPr>
                <w:kern w:val="0"/>
                <w:sz w:val="18"/>
                <w:szCs w:val="18"/>
              </w:rPr>
            </w:pPr>
            <w:r>
              <w:rPr>
                <w:kern w:val="0"/>
                <w:sz w:val="18"/>
                <w:szCs w:val="18"/>
              </w:rPr>
              <w:t>2</w:t>
            </w:r>
          </w:p>
        </w:tc>
      </w:tr>
      <w:tr w14:paraId="010F0D30">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4EC4D397">
            <w:pPr>
              <w:widowControl/>
              <w:tabs>
                <w:tab w:val="decimal" w:pos="0"/>
              </w:tabs>
              <w:ind w:firstLine="0" w:firstLineChars="0"/>
              <w:jc w:val="center"/>
              <w:rPr>
                <w:kern w:val="0"/>
                <w:sz w:val="18"/>
                <w:szCs w:val="18"/>
              </w:rPr>
            </w:pPr>
            <w:r>
              <w:rPr>
                <w:kern w:val="0"/>
                <w:sz w:val="18"/>
                <w:szCs w:val="18"/>
              </w:rPr>
              <w:t>89</w:t>
            </w:r>
          </w:p>
        </w:tc>
        <w:tc>
          <w:tcPr>
            <w:tcW w:w="1068" w:type="dxa"/>
            <w:tcBorders>
              <w:top w:val="nil"/>
              <w:left w:val="nil"/>
              <w:bottom w:val="single" w:color="auto" w:sz="4" w:space="0"/>
              <w:right w:val="single" w:color="auto" w:sz="4" w:space="0"/>
            </w:tcBorders>
            <w:vAlign w:val="center"/>
          </w:tcPr>
          <w:p w14:paraId="3E79E92D">
            <w:pPr>
              <w:widowControl/>
              <w:tabs>
                <w:tab w:val="decimal" w:pos="0"/>
              </w:tabs>
              <w:ind w:firstLine="0" w:firstLineChars="0"/>
              <w:jc w:val="center"/>
              <w:rPr>
                <w:kern w:val="0"/>
                <w:sz w:val="18"/>
                <w:szCs w:val="18"/>
              </w:rPr>
            </w:pPr>
            <w:r>
              <w:rPr>
                <w:kern w:val="0"/>
                <w:sz w:val="18"/>
                <w:szCs w:val="18"/>
              </w:rPr>
              <w:t>2.172852</w:t>
            </w:r>
          </w:p>
        </w:tc>
        <w:tc>
          <w:tcPr>
            <w:tcW w:w="588" w:type="dxa"/>
            <w:tcBorders>
              <w:top w:val="nil"/>
              <w:left w:val="nil"/>
              <w:bottom w:val="single" w:color="auto" w:sz="4" w:space="0"/>
              <w:right w:val="single" w:color="auto" w:sz="4" w:space="0"/>
            </w:tcBorders>
            <w:vAlign w:val="center"/>
          </w:tcPr>
          <w:p w14:paraId="22C84B1B">
            <w:pPr>
              <w:widowControl/>
              <w:tabs>
                <w:tab w:val="decimal" w:pos="0"/>
              </w:tabs>
              <w:ind w:firstLine="0" w:firstLineChars="0"/>
              <w:jc w:val="center"/>
              <w:rPr>
                <w:kern w:val="0"/>
                <w:sz w:val="18"/>
                <w:szCs w:val="18"/>
              </w:rPr>
            </w:pPr>
            <w:r>
              <w:rPr>
                <w:kern w:val="0"/>
                <w:sz w:val="18"/>
                <w:szCs w:val="18"/>
              </w:rPr>
              <w:t>7</w:t>
            </w:r>
          </w:p>
        </w:tc>
        <w:tc>
          <w:tcPr>
            <w:tcW w:w="813" w:type="dxa"/>
            <w:tcBorders>
              <w:top w:val="nil"/>
              <w:left w:val="nil"/>
              <w:bottom w:val="single" w:color="auto" w:sz="4" w:space="0"/>
              <w:right w:val="single" w:color="auto" w:sz="4" w:space="0"/>
            </w:tcBorders>
            <w:vAlign w:val="center"/>
          </w:tcPr>
          <w:p w14:paraId="2517AD5C">
            <w:pPr>
              <w:widowControl/>
              <w:tabs>
                <w:tab w:val="decimal" w:pos="0"/>
              </w:tabs>
              <w:ind w:firstLine="0" w:firstLineChars="0"/>
              <w:jc w:val="center"/>
              <w:rPr>
                <w:kern w:val="0"/>
                <w:sz w:val="18"/>
                <w:szCs w:val="18"/>
              </w:rPr>
            </w:pPr>
            <w:r>
              <w:rPr>
                <w:kern w:val="0"/>
                <w:sz w:val="18"/>
                <w:szCs w:val="18"/>
              </w:rPr>
              <w:t>217</w:t>
            </w:r>
          </w:p>
        </w:tc>
        <w:tc>
          <w:tcPr>
            <w:tcW w:w="1068" w:type="dxa"/>
            <w:tcBorders>
              <w:top w:val="nil"/>
              <w:left w:val="nil"/>
              <w:bottom w:val="single" w:color="auto" w:sz="4" w:space="0"/>
              <w:right w:val="single" w:color="auto" w:sz="4" w:space="0"/>
            </w:tcBorders>
            <w:vAlign w:val="center"/>
          </w:tcPr>
          <w:p w14:paraId="53BA031B">
            <w:pPr>
              <w:widowControl/>
              <w:tabs>
                <w:tab w:val="decimal" w:pos="0"/>
              </w:tabs>
              <w:ind w:firstLine="0" w:firstLineChars="0"/>
              <w:jc w:val="center"/>
              <w:rPr>
                <w:kern w:val="0"/>
                <w:sz w:val="18"/>
                <w:szCs w:val="18"/>
              </w:rPr>
            </w:pPr>
            <w:r>
              <w:rPr>
                <w:kern w:val="0"/>
                <w:sz w:val="18"/>
                <w:szCs w:val="18"/>
              </w:rPr>
              <w:t>5.297852</w:t>
            </w:r>
          </w:p>
        </w:tc>
        <w:tc>
          <w:tcPr>
            <w:tcW w:w="426" w:type="dxa"/>
            <w:tcBorders>
              <w:top w:val="nil"/>
              <w:left w:val="nil"/>
              <w:bottom w:val="single" w:color="auto" w:sz="4" w:space="0"/>
              <w:right w:val="single" w:color="auto" w:sz="4" w:space="0"/>
            </w:tcBorders>
            <w:vAlign w:val="center"/>
          </w:tcPr>
          <w:p w14:paraId="1C784B9C">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7040901D">
            <w:pPr>
              <w:widowControl/>
              <w:tabs>
                <w:tab w:val="decimal" w:pos="0"/>
              </w:tabs>
              <w:ind w:firstLine="0" w:firstLineChars="0"/>
              <w:jc w:val="center"/>
              <w:rPr>
                <w:kern w:val="0"/>
                <w:sz w:val="18"/>
                <w:szCs w:val="18"/>
              </w:rPr>
            </w:pPr>
            <w:r>
              <w:rPr>
                <w:kern w:val="0"/>
                <w:sz w:val="18"/>
                <w:szCs w:val="18"/>
              </w:rPr>
              <w:t>345</w:t>
            </w:r>
          </w:p>
        </w:tc>
        <w:tc>
          <w:tcPr>
            <w:tcW w:w="1068" w:type="dxa"/>
            <w:tcBorders>
              <w:top w:val="nil"/>
              <w:left w:val="nil"/>
              <w:bottom w:val="single" w:color="auto" w:sz="4" w:space="0"/>
              <w:right w:val="single" w:color="auto" w:sz="4" w:space="0"/>
            </w:tcBorders>
            <w:vAlign w:val="center"/>
          </w:tcPr>
          <w:p w14:paraId="1B93364E">
            <w:pPr>
              <w:widowControl/>
              <w:tabs>
                <w:tab w:val="decimal" w:pos="0"/>
              </w:tabs>
              <w:ind w:firstLine="0" w:firstLineChars="0"/>
              <w:jc w:val="center"/>
              <w:rPr>
                <w:kern w:val="0"/>
                <w:sz w:val="18"/>
                <w:szCs w:val="18"/>
              </w:rPr>
            </w:pPr>
            <w:r>
              <w:rPr>
                <w:kern w:val="0"/>
                <w:sz w:val="18"/>
                <w:szCs w:val="18"/>
              </w:rPr>
              <w:t>8.422852</w:t>
            </w:r>
          </w:p>
        </w:tc>
        <w:tc>
          <w:tcPr>
            <w:tcW w:w="426" w:type="dxa"/>
            <w:tcBorders>
              <w:top w:val="nil"/>
              <w:left w:val="nil"/>
              <w:bottom w:val="single" w:color="auto" w:sz="4" w:space="0"/>
              <w:right w:val="single" w:color="auto" w:sz="4" w:space="0"/>
            </w:tcBorders>
            <w:vAlign w:val="center"/>
          </w:tcPr>
          <w:p w14:paraId="25EE4A1C">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4F5E5B54">
            <w:pPr>
              <w:widowControl/>
              <w:tabs>
                <w:tab w:val="decimal" w:pos="0"/>
              </w:tabs>
              <w:ind w:firstLine="0" w:firstLineChars="0"/>
              <w:jc w:val="center"/>
              <w:rPr>
                <w:kern w:val="0"/>
                <w:sz w:val="18"/>
                <w:szCs w:val="18"/>
              </w:rPr>
            </w:pPr>
            <w:r>
              <w:rPr>
                <w:kern w:val="0"/>
                <w:sz w:val="18"/>
                <w:szCs w:val="18"/>
              </w:rPr>
              <w:t>473</w:t>
            </w:r>
          </w:p>
        </w:tc>
        <w:tc>
          <w:tcPr>
            <w:tcW w:w="1109" w:type="dxa"/>
            <w:tcBorders>
              <w:top w:val="nil"/>
              <w:left w:val="nil"/>
              <w:bottom w:val="single" w:color="auto" w:sz="4" w:space="0"/>
              <w:right w:val="single" w:color="auto" w:sz="4" w:space="0"/>
            </w:tcBorders>
            <w:vAlign w:val="center"/>
          </w:tcPr>
          <w:p w14:paraId="71771095">
            <w:pPr>
              <w:widowControl/>
              <w:tabs>
                <w:tab w:val="decimal" w:pos="0"/>
              </w:tabs>
              <w:ind w:firstLine="0" w:firstLineChars="0"/>
              <w:jc w:val="center"/>
              <w:rPr>
                <w:kern w:val="0"/>
                <w:sz w:val="18"/>
                <w:szCs w:val="18"/>
              </w:rPr>
            </w:pPr>
            <w:r>
              <w:rPr>
                <w:kern w:val="0"/>
                <w:sz w:val="18"/>
                <w:szCs w:val="18"/>
              </w:rPr>
              <w:t>11.547852</w:t>
            </w:r>
          </w:p>
        </w:tc>
        <w:tc>
          <w:tcPr>
            <w:tcW w:w="426" w:type="dxa"/>
            <w:tcBorders>
              <w:top w:val="nil"/>
              <w:left w:val="nil"/>
              <w:bottom w:val="single" w:color="auto" w:sz="4" w:space="0"/>
              <w:right w:val="single" w:color="auto" w:sz="4" w:space="0"/>
            </w:tcBorders>
            <w:vAlign w:val="center"/>
          </w:tcPr>
          <w:p w14:paraId="496B447B">
            <w:pPr>
              <w:widowControl/>
              <w:tabs>
                <w:tab w:val="decimal" w:pos="0"/>
              </w:tabs>
              <w:ind w:firstLine="0" w:firstLineChars="0"/>
              <w:jc w:val="center"/>
              <w:rPr>
                <w:kern w:val="0"/>
                <w:sz w:val="18"/>
                <w:szCs w:val="18"/>
              </w:rPr>
            </w:pPr>
            <w:r>
              <w:rPr>
                <w:kern w:val="0"/>
                <w:sz w:val="18"/>
                <w:szCs w:val="18"/>
              </w:rPr>
              <w:t>7</w:t>
            </w:r>
          </w:p>
        </w:tc>
      </w:tr>
      <w:tr w14:paraId="60F144A2">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524286D2">
            <w:pPr>
              <w:widowControl/>
              <w:tabs>
                <w:tab w:val="decimal" w:pos="0"/>
              </w:tabs>
              <w:ind w:firstLine="0" w:firstLineChars="0"/>
              <w:jc w:val="center"/>
              <w:rPr>
                <w:kern w:val="0"/>
                <w:sz w:val="18"/>
                <w:szCs w:val="18"/>
              </w:rPr>
            </w:pPr>
            <w:r>
              <w:rPr>
                <w:kern w:val="0"/>
                <w:sz w:val="18"/>
                <w:szCs w:val="18"/>
              </w:rPr>
              <w:t>90</w:t>
            </w:r>
          </w:p>
        </w:tc>
        <w:tc>
          <w:tcPr>
            <w:tcW w:w="1068" w:type="dxa"/>
            <w:tcBorders>
              <w:top w:val="nil"/>
              <w:left w:val="nil"/>
              <w:bottom w:val="single" w:color="auto" w:sz="4" w:space="0"/>
              <w:right w:val="single" w:color="auto" w:sz="4" w:space="0"/>
            </w:tcBorders>
            <w:vAlign w:val="center"/>
          </w:tcPr>
          <w:p w14:paraId="542D0F70">
            <w:pPr>
              <w:widowControl/>
              <w:tabs>
                <w:tab w:val="decimal" w:pos="0"/>
              </w:tabs>
              <w:ind w:firstLine="0" w:firstLineChars="0"/>
              <w:jc w:val="center"/>
              <w:rPr>
                <w:kern w:val="0"/>
                <w:sz w:val="18"/>
                <w:szCs w:val="18"/>
              </w:rPr>
            </w:pPr>
            <w:r>
              <w:rPr>
                <w:kern w:val="0"/>
                <w:sz w:val="18"/>
                <w:szCs w:val="18"/>
              </w:rPr>
              <w:t>2.197266</w:t>
            </w:r>
          </w:p>
        </w:tc>
        <w:tc>
          <w:tcPr>
            <w:tcW w:w="588" w:type="dxa"/>
            <w:tcBorders>
              <w:top w:val="nil"/>
              <w:left w:val="nil"/>
              <w:bottom w:val="single" w:color="auto" w:sz="4" w:space="0"/>
              <w:right w:val="single" w:color="auto" w:sz="4" w:space="0"/>
            </w:tcBorders>
            <w:vAlign w:val="center"/>
          </w:tcPr>
          <w:p w14:paraId="329B1AB1">
            <w:pPr>
              <w:widowControl/>
              <w:tabs>
                <w:tab w:val="decimal" w:pos="0"/>
              </w:tabs>
              <w:ind w:firstLine="0" w:firstLineChars="0"/>
              <w:jc w:val="center"/>
              <w:rPr>
                <w:kern w:val="0"/>
                <w:sz w:val="18"/>
                <w:szCs w:val="18"/>
              </w:rPr>
            </w:pPr>
            <w:r>
              <w:rPr>
                <w:kern w:val="0"/>
                <w:sz w:val="18"/>
                <w:szCs w:val="18"/>
              </w:rPr>
              <w:t>7</w:t>
            </w:r>
          </w:p>
        </w:tc>
        <w:tc>
          <w:tcPr>
            <w:tcW w:w="813" w:type="dxa"/>
            <w:tcBorders>
              <w:top w:val="nil"/>
              <w:left w:val="nil"/>
              <w:bottom w:val="single" w:color="auto" w:sz="4" w:space="0"/>
              <w:right w:val="single" w:color="auto" w:sz="4" w:space="0"/>
            </w:tcBorders>
            <w:vAlign w:val="center"/>
          </w:tcPr>
          <w:p w14:paraId="02309031">
            <w:pPr>
              <w:widowControl/>
              <w:tabs>
                <w:tab w:val="decimal" w:pos="0"/>
              </w:tabs>
              <w:ind w:firstLine="0" w:firstLineChars="0"/>
              <w:jc w:val="center"/>
              <w:rPr>
                <w:kern w:val="0"/>
                <w:sz w:val="18"/>
                <w:szCs w:val="18"/>
              </w:rPr>
            </w:pPr>
            <w:r>
              <w:rPr>
                <w:kern w:val="0"/>
                <w:sz w:val="18"/>
                <w:szCs w:val="18"/>
              </w:rPr>
              <w:t>218</w:t>
            </w:r>
          </w:p>
        </w:tc>
        <w:tc>
          <w:tcPr>
            <w:tcW w:w="1068" w:type="dxa"/>
            <w:tcBorders>
              <w:top w:val="nil"/>
              <w:left w:val="nil"/>
              <w:bottom w:val="single" w:color="auto" w:sz="4" w:space="0"/>
              <w:right w:val="single" w:color="auto" w:sz="4" w:space="0"/>
            </w:tcBorders>
            <w:vAlign w:val="center"/>
          </w:tcPr>
          <w:p w14:paraId="1B102CE8">
            <w:pPr>
              <w:widowControl/>
              <w:tabs>
                <w:tab w:val="decimal" w:pos="0"/>
              </w:tabs>
              <w:ind w:firstLine="0" w:firstLineChars="0"/>
              <w:jc w:val="center"/>
              <w:rPr>
                <w:kern w:val="0"/>
                <w:sz w:val="18"/>
                <w:szCs w:val="18"/>
              </w:rPr>
            </w:pPr>
            <w:r>
              <w:rPr>
                <w:kern w:val="0"/>
                <w:sz w:val="18"/>
                <w:szCs w:val="18"/>
              </w:rPr>
              <w:t>5.322266</w:t>
            </w:r>
          </w:p>
        </w:tc>
        <w:tc>
          <w:tcPr>
            <w:tcW w:w="426" w:type="dxa"/>
            <w:tcBorders>
              <w:top w:val="nil"/>
              <w:left w:val="nil"/>
              <w:bottom w:val="single" w:color="auto" w:sz="4" w:space="0"/>
              <w:right w:val="single" w:color="auto" w:sz="4" w:space="0"/>
            </w:tcBorders>
            <w:vAlign w:val="center"/>
          </w:tcPr>
          <w:p w14:paraId="7E1452CD">
            <w:pPr>
              <w:widowControl/>
              <w:tabs>
                <w:tab w:val="decimal" w:pos="0"/>
              </w:tabs>
              <w:ind w:firstLine="0" w:firstLineChars="0"/>
              <w:jc w:val="center"/>
              <w:rPr>
                <w:kern w:val="0"/>
                <w:sz w:val="18"/>
                <w:szCs w:val="18"/>
              </w:rPr>
            </w:pPr>
            <w:r>
              <w:rPr>
                <w:kern w:val="0"/>
                <w:sz w:val="18"/>
                <w:szCs w:val="18"/>
              </w:rPr>
              <w:t>7</w:t>
            </w:r>
          </w:p>
        </w:tc>
        <w:tc>
          <w:tcPr>
            <w:tcW w:w="813" w:type="dxa"/>
            <w:tcBorders>
              <w:top w:val="nil"/>
              <w:left w:val="nil"/>
              <w:bottom w:val="single" w:color="auto" w:sz="4" w:space="0"/>
              <w:right w:val="single" w:color="auto" w:sz="4" w:space="0"/>
            </w:tcBorders>
            <w:vAlign w:val="center"/>
          </w:tcPr>
          <w:p w14:paraId="4306941D">
            <w:pPr>
              <w:widowControl/>
              <w:tabs>
                <w:tab w:val="decimal" w:pos="0"/>
              </w:tabs>
              <w:ind w:firstLine="0" w:firstLineChars="0"/>
              <w:jc w:val="center"/>
              <w:rPr>
                <w:kern w:val="0"/>
                <w:sz w:val="18"/>
                <w:szCs w:val="18"/>
              </w:rPr>
            </w:pPr>
            <w:r>
              <w:rPr>
                <w:kern w:val="0"/>
                <w:sz w:val="18"/>
                <w:szCs w:val="18"/>
              </w:rPr>
              <w:t>346</w:t>
            </w:r>
          </w:p>
        </w:tc>
        <w:tc>
          <w:tcPr>
            <w:tcW w:w="1068" w:type="dxa"/>
            <w:tcBorders>
              <w:top w:val="nil"/>
              <w:left w:val="nil"/>
              <w:bottom w:val="single" w:color="auto" w:sz="4" w:space="0"/>
              <w:right w:val="single" w:color="auto" w:sz="4" w:space="0"/>
            </w:tcBorders>
            <w:vAlign w:val="center"/>
          </w:tcPr>
          <w:p w14:paraId="2CA65057">
            <w:pPr>
              <w:widowControl/>
              <w:tabs>
                <w:tab w:val="decimal" w:pos="0"/>
              </w:tabs>
              <w:ind w:firstLine="0" w:firstLineChars="0"/>
              <w:jc w:val="center"/>
              <w:rPr>
                <w:kern w:val="0"/>
                <w:sz w:val="18"/>
                <w:szCs w:val="18"/>
              </w:rPr>
            </w:pPr>
            <w:r>
              <w:rPr>
                <w:kern w:val="0"/>
                <w:sz w:val="18"/>
                <w:szCs w:val="18"/>
              </w:rPr>
              <w:t>8.447266</w:t>
            </w:r>
          </w:p>
        </w:tc>
        <w:tc>
          <w:tcPr>
            <w:tcW w:w="426" w:type="dxa"/>
            <w:tcBorders>
              <w:top w:val="nil"/>
              <w:left w:val="nil"/>
              <w:bottom w:val="single" w:color="auto" w:sz="4" w:space="0"/>
              <w:right w:val="single" w:color="auto" w:sz="4" w:space="0"/>
            </w:tcBorders>
            <w:vAlign w:val="center"/>
          </w:tcPr>
          <w:p w14:paraId="408AFA8C">
            <w:pPr>
              <w:widowControl/>
              <w:tabs>
                <w:tab w:val="decimal" w:pos="0"/>
              </w:tabs>
              <w:ind w:firstLine="0" w:firstLineChars="0"/>
              <w:jc w:val="center"/>
              <w:rPr>
                <w:kern w:val="0"/>
                <w:sz w:val="18"/>
                <w:szCs w:val="18"/>
              </w:rPr>
            </w:pPr>
            <w:r>
              <w:rPr>
                <w:kern w:val="0"/>
                <w:sz w:val="18"/>
                <w:szCs w:val="18"/>
              </w:rPr>
              <w:t>6</w:t>
            </w:r>
          </w:p>
        </w:tc>
        <w:tc>
          <w:tcPr>
            <w:tcW w:w="813" w:type="dxa"/>
            <w:tcBorders>
              <w:top w:val="nil"/>
              <w:left w:val="nil"/>
              <w:bottom w:val="single" w:color="auto" w:sz="4" w:space="0"/>
              <w:right w:val="single" w:color="auto" w:sz="4" w:space="0"/>
            </w:tcBorders>
            <w:vAlign w:val="center"/>
          </w:tcPr>
          <w:p w14:paraId="6D2DC5BC">
            <w:pPr>
              <w:widowControl/>
              <w:tabs>
                <w:tab w:val="decimal" w:pos="0"/>
              </w:tabs>
              <w:ind w:firstLine="0" w:firstLineChars="0"/>
              <w:jc w:val="center"/>
              <w:rPr>
                <w:kern w:val="0"/>
                <w:sz w:val="18"/>
                <w:szCs w:val="18"/>
              </w:rPr>
            </w:pPr>
            <w:r>
              <w:rPr>
                <w:kern w:val="0"/>
                <w:sz w:val="18"/>
                <w:szCs w:val="18"/>
              </w:rPr>
              <w:t>474</w:t>
            </w:r>
          </w:p>
        </w:tc>
        <w:tc>
          <w:tcPr>
            <w:tcW w:w="1109" w:type="dxa"/>
            <w:tcBorders>
              <w:top w:val="nil"/>
              <w:left w:val="nil"/>
              <w:bottom w:val="single" w:color="auto" w:sz="4" w:space="0"/>
              <w:right w:val="single" w:color="auto" w:sz="4" w:space="0"/>
            </w:tcBorders>
            <w:vAlign w:val="center"/>
          </w:tcPr>
          <w:p w14:paraId="22F8F7FB">
            <w:pPr>
              <w:widowControl/>
              <w:tabs>
                <w:tab w:val="decimal" w:pos="0"/>
              </w:tabs>
              <w:ind w:firstLine="0" w:firstLineChars="0"/>
              <w:jc w:val="center"/>
              <w:rPr>
                <w:kern w:val="0"/>
                <w:sz w:val="18"/>
                <w:szCs w:val="18"/>
              </w:rPr>
            </w:pPr>
            <w:r>
              <w:rPr>
                <w:kern w:val="0"/>
                <w:sz w:val="18"/>
                <w:szCs w:val="18"/>
              </w:rPr>
              <w:t>11.572266</w:t>
            </w:r>
          </w:p>
        </w:tc>
        <w:tc>
          <w:tcPr>
            <w:tcW w:w="426" w:type="dxa"/>
            <w:tcBorders>
              <w:top w:val="nil"/>
              <w:left w:val="nil"/>
              <w:bottom w:val="single" w:color="auto" w:sz="4" w:space="0"/>
              <w:right w:val="single" w:color="auto" w:sz="4" w:space="0"/>
            </w:tcBorders>
            <w:vAlign w:val="center"/>
          </w:tcPr>
          <w:p w14:paraId="6AFDAF07">
            <w:pPr>
              <w:widowControl/>
              <w:tabs>
                <w:tab w:val="decimal" w:pos="0"/>
              </w:tabs>
              <w:ind w:firstLine="0" w:firstLineChars="0"/>
              <w:jc w:val="center"/>
              <w:rPr>
                <w:kern w:val="0"/>
                <w:sz w:val="18"/>
                <w:szCs w:val="18"/>
              </w:rPr>
            </w:pPr>
            <w:r>
              <w:rPr>
                <w:kern w:val="0"/>
                <w:sz w:val="18"/>
                <w:szCs w:val="18"/>
              </w:rPr>
              <w:t>4</w:t>
            </w:r>
          </w:p>
        </w:tc>
      </w:tr>
      <w:tr w14:paraId="5327B096">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586B942D">
            <w:pPr>
              <w:widowControl/>
              <w:tabs>
                <w:tab w:val="decimal" w:pos="0"/>
              </w:tabs>
              <w:ind w:firstLine="0" w:firstLineChars="0"/>
              <w:jc w:val="center"/>
              <w:rPr>
                <w:kern w:val="0"/>
                <w:sz w:val="18"/>
                <w:szCs w:val="18"/>
              </w:rPr>
            </w:pPr>
            <w:r>
              <w:rPr>
                <w:kern w:val="0"/>
                <w:sz w:val="18"/>
                <w:szCs w:val="18"/>
              </w:rPr>
              <w:t>91</w:t>
            </w:r>
          </w:p>
        </w:tc>
        <w:tc>
          <w:tcPr>
            <w:tcW w:w="1068" w:type="dxa"/>
            <w:tcBorders>
              <w:top w:val="nil"/>
              <w:left w:val="nil"/>
              <w:bottom w:val="single" w:color="auto" w:sz="4" w:space="0"/>
              <w:right w:val="single" w:color="auto" w:sz="4" w:space="0"/>
            </w:tcBorders>
            <w:vAlign w:val="center"/>
          </w:tcPr>
          <w:p w14:paraId="6E404A52">
            <w:pPr>
              <w:widowControl/>
              <w:tabs>
                <w:tab w:val="decimal" w:pos="0"/>
              </w:tabs>
              <w:ind w:firstLine="0" w:firstLineChars="0"/>
              <w:jc w:val="center"/>
              <w:rPr>
                <w:kern w:val="0"/>
                <w:sz w:val="18"/>
                <w:szCs w:val="18"/>
              </w:rPr>
            </w:pPr>
            <w:r>
              <w:rPr>
                <w:kern w:val="0"/>
                <w:sz w:val="18"/>
                <w:szCs w:val="18"/>
              </w:rPr>
              <w:t>2.221680</w:t>
            </w:r>
          </w:p>
        </w:tc>
        <w:tc>
          <w:tcPr>
            <w:tcW w:w="588" w:type="dxa"/>
            <w:tcBorders>
              <w:top w:val="nil"/>
              <w:left w:val="nil"/>
              <w:bottom w:val="single" w:color="auto" w:sz="4" w:space="0"/>
              <w:right w:val="single" w:color="auto" w:sz="4" w:space="0"/>
            </w:tcBorders>
            <w:vAlign w:val="center"/>
          </w:tcPr>
          <w:p w14:paraId="2C00E657">
            <w:pPr>
              <w:widowControl/>
              <w:tabs>
                <w:tab w:val="decimal" w:pos="0"/>
              </w:tabs>
              <w:ind w:firstLine="0" w:firstLineChars="0"/>
              <w:jc w:val="center"/>
              <w:rPr>
                <w:kern w:val="0"/>
                <w:sz w:val="18"/>
                <w:szCs w:val="18"/>
              </w:rPr>
            </w:pPr>
            <w:r>
              <w:rPr>
                <w:kern w:val="0"/>
                <w:sz w:val="18"/>
                <w:szCs w:val="18"/>
              </w:rPr>
              <w:t>6</w:t>
            </w:r>
          </w:p>
        </w:tc>
        <w:tc>
          <w:tcPr>
            <w:tcW w:w="813" w:type="dxa"/>
            <w:tcBorders>
              <w:top w:val="nil"/>
              <w:left w:val="nil"/>
              <w:bottom w:val="single" w:color="auto" w:sz="4" w:space="0"/>
              <w:right w:val="single" w:color="auto" w:sz="4" w:space="0"/>
            </w:tcBorders>
            <w:vAlign w:val="center"/>
          </w:tcPr>
          <w:p w14:paraId="3672680A">
            <w:pPr>
              <w:widowControl/>
              <w:tabs>
                <w:tab w:val="decimal" w:pos="0"/>
              </w:tabs>
              <w:ind w:firstLine="0" w:firstLineChars="0"/>
              <w:jc w:val="center"/>
              <w:rPr>
                <w:kern w:val="0"/>
                <w:sz w:val="18"/>
                <w:szCs w:val="18"/>
              </w:rPr>
            </w:pPr>
            <w:r>
              <w:rPr>
                <w:kern w:val="0"/>
                <w:sz w:val="18"/>
                <w:szCs w:val="18"/>
              </w:rPr>
              <w:t>219</w:t>
            </w:r>
          </w:p>
        </w:tc>
        <w:tc>
          <w:tcPr>
            <w:tcW w:w="1068" w:type="dxa"/>
            <w:tcBorders>
              <w:top w:val="nil"/>
              <w:left w:val="nil"/>
              <w:bottom w:val="single" w:color="auto" w:sz="4" w:space="0"/>
              <w:right w:val="single" w:color="auto" w:sz="4" w:space="0"/>
            </w:tcBorders>
            <w:vAlign w:val="center"/>
          </w:tcPr>
          <w:p w14:paraId="76F51574">
            <w:pPr>
              <w:widowControl/>
              <w:tabs>
                <w:tab w:val="decimal" w:pos="0"/>
              </w:tabs>
              <w:ind w:firstLine="0" w:firstLineChars="0"/>
              <w:jc w:val="center"/>
              <w:rPr>
                <w:kern w:val="0"/>
                <w:sz w:val="18"/>
                <w:szCs w:val="18"/>
              </w:rPr>
            </w:pPr>
            <w:r>
              <w:rPr>
                <w:kern w:val="0"/>
                <w:sz w:val="18"/>
                <w:szCs w:val="18"/>
              </w:rPr>
              <w:t>5.346680</w:t>
            </w:r>
          </w:p>
        </w:tc>
        <w:tc>
          <w:tcPr>
            <w:tcW w:w="426" w:type="dxa"/>
            <w:tcBorders>
              <w:top w:val="nil"/>
              <w:left w:val="nil"/>
              <w:bottom w:val="single" w:color="auto" w:sz="4" w:space="0"/>
              <w:right w:val="single" w:color="auto" w:sz="4" w:space="0"/>
            </w:tcBorders>
            <w:vAlign w:val="center"/>
          </w:tcPr>
          <w:p w14:paraId="6EA4CC08">
            <w:pPr>
              <w:widowControl/>
              <w:tabs>
                <w:tab w:val="decimal" w:pos="0"/>
              </w:tabs>
              <w:ind w:firstLine="0" w:firstLineChars="0"/>
              <w:jc w:val="center"/>
              <w:rPr>
                <w:kern w:val="0"/>
                <w:sz w:val="18"/>
                <w:szCs w:val="18"/>
              </w:rPr>
            </w:pPr>
            <w:r>
              <w:rPr>
                <w:kern w:val="0"/>
                <w:sz w:val="18"/>
                <w:szCs w:val="18"/>
              </w:rPr>
              <w:t>6</w:t>
            </w:r>
          </w:p>
        </w:tc>
        <w:tc>
          <w:tcPr>
            <w:tcW w:w="813" w:type="dxa"/>
            <w:tcBorders>
              <w:top w:val="nil"/>
              <w:left w:val="nil"/>
              <w:bottom w:val="single" w:color="auto" w:sz="4" w:space="0"/>
              <w:right w:val="single" w:color="auto" w:sz="4" w:space="0"/>
            </w:tcBorders>
            <w:vAlign w:val="center"/>
          </w:tcPr>
          <w:p w14:paraId="5B340432">
            <w:pPr>
              <w:widowControl/>
              <w:tabs>
                <w:tab w:val="decimal" w:pos="0"/>
              </w:tabs>
              <w:ind w:firstLine="0" w:firstLineChars="0"/>
              <w:jc w:val="center"/>
              <w:rPr>
                <w:kern w:val="0"/>
                <w:sz w:val="18"/>
                <w:szCs w:val="18"/>
              </w:rPr>
            </w:pPr>
            <w:r>
              <w:rPr>
                <w:kern w:val="0"/>
                <w:sz w:val="18"/>
                <w:szCs w:val="18"/>
              </w:rPr>
              <w:t>347</w:t>
            </w:r>
          </w:p>
        </w:tc>
        <w:tc>
          <w:tcPr>
            <w:tcW w:w="1068" w:type="dxa"/>
            <w:tcBorders>
              <w:top w:val="nil"/>
              <w:left w:val="nil"/>
              <w:bottom w:val="single" w:color="auto" w:sz="4" w:space="0"/>
              <w:right w:val="single" w:color="auto" w:sz="4" w:space="0"/>
            </w:tcBorders>
            <w:vAlign w:val="center"/>
          </w:tcPr>
          <w:p w14:paraId="75690AEA">
            <w:pPr>
              <w:widowControl/>
              <w:tabs>
                <w:tab w:val="decimal" w:pos="0"/>
              </w:tabs>
              <w:ind w:firstLine="0" w:firstLineChars="0"/>
              <w:jc w:val="center"/>
              <w:rPr>
                <w:kern w:val="0"/>
                <w:sz w:val="18"/>
                <w:szCs w:val="18"/>
              </w:rPr>
            </w:pPr>
            <w:r>
              <w:rPr>
                <w:kern w:val="0"/>
                <w:sz w:val="18"/>
                <w:szCs w:val="18"/>
              </w:rPr>
              <w:t>8.471680</w:t>
            </w:r>
          </w:p>
        </w:tc>
        <w:tc>
          <w:tcPr>
            <w:tcW w:w="426" w:type="dxa"/>
            <w:tcBorders>
              <w:top w:val="nil"/>
              <w:left w:val="nil"/>
              <w:bottom w:val="single" w:color="auto" w:sz="4" w:space="0"/>
              <w:right w:val="single" w:color="auto" w:sz="4" w:space="0"/>
            </w:tcBorders>
            <w:vAlign w:val="center"/>
          </w:tcPr>
          <w:p w14:paraId="4B0731A6">
            <w:pPr>
              <w:widowControl/>
              <w:tabs>
                <w:tab w:val="decimal" w:pos="0"/>
              </w:tabs>
              <w:ind w:firstLine="0" w:firstLineChars="0"/>
              <w:jc w:val="center"/>
              <w:rPr>
                <w:kern w:val="0"/>
                <w:sz w:val="18"/>
                <w:szCs w:val="18"/>
              </w:rPr>
            </w:pPr>
            <w:r>
              <w:rPr>
                <w:kern w:val="0"/>
                <w:sz w:val="18"/>
                <w:szCs w:val="18"/>
              </w:rPr>
              <w:t>4</w:t>
            </w:r>
          </w:p>
        </w:tc>
        <w:tc>
          <w:tcPr>
            <w:tcW w:w="813" w:type="dxa"/>
            <w:tcBorders>
              <w:top w:val="nil"/>
              <w:left w:val="nil"/>
              <w:bottom w:val="single" w:color="auto" w:sz="4" w:space="0"/>
              <w:right w:val="single" w:color="auto" w:sz="4" w:space="0"/>
            </w:tcBorders>
            <w:vAlign w:val="center"/>
          </w:tcPr>
          <w:p w14:paraId="02D877A0">
            <w:pPr>
              <w:widowControl/>
              <w:tabs>
                <w:tab w:val="decimal" w:pos="0"/>
              </w:tabs>
              <w:ind w:firstLine="0" w:firstLineChars="0"/>
              <w:jc w:val="center"/>
              <w:rPr>
                <w:kern w:val="0"/>
                <w:sz w:val="18"/>
                <w:szCs w:val="18"/>
              </w:rPr>
            </w:pPr>
            <w:r>
              <w:rPr>
                <w:kern w:val="0"/>
                <w:sz w:val="18"/>
                <w:szCs w:val="18"/>
              </w:rPr>
              <w:t>475</w:t>
            </w:r>
          </w:p>
        </w:tc>
        <w:tc>
          <w:tcPr>
            <w:tcW w:w="1109" w:type="dxa"/>
            <w:tcBorders>
              <w:top w:val="nil"/>
              <w:left w:val="nil"/>
              <w:bottom w:val="single" w:color="auto" w:sz="4" w:space="0"/>
              <w:right w:val="single" w:color="auto" w:sz="4" w:space="0"/>
            </w:tcBorders>
            <w:vAlign w:val="center"/>
          </w:tcPr>
          <w:p w14:paraId="6B6A6888">
            <w:pPr>
              <w:widowControl/>
              <w:tabs>
                <w:tab w:val="decimal" w:pos="0"/>
              </w:tabs>
              <w:ind w:firstLine="0" w:firstLineChars="0"/>
              <w:jc w:val="center"/>
              <w:rPr>
                <w:kern w:val="0"/>
                <w:sz w:val="18"/>
                <w:szCs w:val="18"/>
              </w:rPr>
            </w:pPr>
            <w:r>
              <w:rPr>
                <w:kern w:val="0"/>
                <w:sz w:val="18"/>
                <w:szCs w:val="18"/>
              </w:rPr>
              <w:t>11.596680</w:t>
            </w:r>
          </w:p>
        </w:tc>
        <w:tc>
          <w:tcPr>
            <w:tcW w:w="426" w:type="dxa"/>
            <w:tcBorders>
              <w:top w:val="nil"/>
              <w:left w:val="nil"/>
              <w:bottom w:val="single" w:color="auto" w:sz="4" w:space="0"/>
              <w:right w:val="single" w:color="auto" w:sz="4" w:space="0"/>
            </w:tcBorders>
            <w:vAlign w:val="center"/>
          </w:tcPr>
          <w:p w14:paraId="5DB41201">
            <w:pPr>
              <w:widowControl/>
              <w:tabs>
                <w:tab w:val="decimal" w:pos="0"/>
              </w:tabs>
              <w:ind w:firstLine="0" w:firstLineChars="0"/>
              <w:jc w:val="center"/>
              <w:rPr>
                <w:kern w:val="0"/>
                <w:sz w:val="18"/>
                <w:szCs w:val="18"/>
              </w:rPr>
            </w:pPr>
            <w:r>
              <w:rPr>
                <w:kern w:val="0"/>
                <w:sz w:val="18"/>
                <w:szCs w:val="18"/>
              </w:rPr>
              <w:t>1</w:t>
            </w:r>
          </w:p>
        </w:tc>
      </w:tr>
      <w:tr w14:paraId="60D87656">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33FDDD80">
            <w:pPr>
              <w:widowControl/>
              <w:tabs>
                <w:tab w:val="decimal" w:pos="0"/>
              </w:tabs>
              <w:ind w:firstLine="0" w:firstLineChars="0"/>
              <w:jc w:val="center"/>
              <w:rPr>
                <w:kern w:val="0"/>
                <w:sz w:val="18"/>
                <w:szCs w:val="18"/>
              </w:rPr>
            </w:pPr>
            <w:r>
              <w:rPr>
                <w:kern w:val="0"/>
                <w:sz w:val="18"/>
                <w:szCs w:val="18"/>
              </w:rPr>
              <w:t>92</w:t>
            </w:r>
          </w:p>
        </w:tc>
        <w:tc>
          <w:tcPr>
            <w:tcW w:w="1068" w:type="dxa"/>
            <w:tcBorders>
              <w:top w:val="nil"/>
              <w:left w:val="nil"/>
              <w:bottom w:val="single" w:color="auto" w:sz="4" w:space="0"/>
              <w:right w:val="single" w:color="auto" w:sz="4" w:space="0"/>
            </w:tcBorders>
            <w:vAlign w:val="center"/>
          </w:tcPr>
          <w:p w14:paraId="3664E1A6">
            <w:pPr>
              <w:widowControl/>
              <w:tabs>
                <w:tab w:val="decimal" w:pos="0"/>
              </w:tabs>
              <w:ind w:firstLine="0" w:firstLineChars="0"/>
              <w:jc w:val="center"/>
              <w:rPr>
                <w:kern w:val="0"/>
                <w:sz w:val="18"/>
                <w:szCs w:val="18"/>
              </w:rPr>
            </w:pPr>
            <w:r>
              <w:rPr>
                <w:kern w:val="0"/>
                <w:sz w:val="18"/>
                <w:szCs w:val="18"/>
              </w:rPr>
              <w:t>2.246094</w:t>
            </w:r>
          </w:p>
        </w:tc>
        <w:tc>
          <w:tcPr>
            <w:tcW w:w="588" w:type="dxa"/>
            <w:tcBorders>
              <w:top w:val="nil"/>
              <w:left w:val="nil"/>
              <w:bottom w:val="single" w:color="auto" w:sz="4" w:space="0"/>
              <w:right w:val="single" w:color="auto" w:sz="4" w:space="0"/>
            </w:tcBorders>
            <w:vAlign w:val="center"/>
          </w:tcPr>
          <w:p w14:paraId="0BA29579">
            <w:pPr>
              <w:widowControl/>
              <w:tabs>
                <w:tab w:val="decimal" w:pos="0"/>
              </w:tabs>
              <w:ind w:firstLine="0" w:firstLineChars="0"/>
              <w:jc w:val="center"/>
              <w:rPr>
                <w:kern w:val="0"/>
                <w:sz w:val="18"/>
                <w:szCs w:val="18"/>
              </w:rPr>
            </w:pPr>
            <w:r>
              <w:rPr>
                <w:kern w:val="0"/>
                <w:sz w:val="18"/>
                <w:szCs w:val="18"/>
              </w:rPr>
              <w:t>6</w:t>
            </w:r>
          </w:p>
        </w:tc>
        <w:tc>
          <w:tcPr>
            <w:tcW w:w="813" w:type="dxa"/>
            <w:tcBorders>
              <w:top w:val="nil"/>
              <w:left w:val="nil"/>
              <w:bottom w:val="single" w:color="auto" w:sz="4" w:space="0"/>
              <w:right w:val="single" w:color="auto" w:sz="4" w:space="0"/>
            </w:tcBorders>
            <w:vAlign w:val="center"/>
          </w:tcPr>
          <w:p w14:paraId="6EA31B59">
            <w:pPr>
              <w:widowControl/>
              <w:tabs>
                <w:tab w:val="decimal" w:pos="0"/>
              </w:tabs>
              <w:ind w:firstLine="0" w:firstLineChars="0"/>
              <w:jc w:val="center"/>
              <w:rPr>
                <w:kern w:val="0"/>
                <w:sz w:val="18"/>
                <w:szCs w:val="18"/>
              </w:rPr>
            </w:pPr>
            <w:r>
              <w:rPr>
                <w:kern w:val="0"/>
                <w:sz w:val="18"/>
                <w:szCs w:val="18"/>
              </w:rPr>
              <w:t>220</w:t>
            </w:r>
          </w:p>
        </w:tc>
        <w:tc>
          <w:tcPr>
            <w:tcW w:w="1068" w:type="dxa"/>
            <w:tcBorders>
              <w:top w:val="nil"/>
              <w:left w:val="nil"/>
              <w:bottom w:val="single" w:color="auto" w:sz="4" w:space="0"/>
              <w:right w:val="single" w:color="auto" w:sz="4" w:space="0"/>
            </w:tcBorders>
            <w:vAlign w:val="center"/>
          </w:tcPr>
          <w:p w14:paraId="57FF5A2F">
            <w:pPr>
              <w:widowControl/>
              <w:tabs>
                <w:tab w:val="decimal" w:pos="0"/>
              </w:tabs>
              <w:ind w:firstLine="0" w:firstLineChars="0"/>
              <w:jc w:val="center"/>
              <w:rPr>
                <w:kern w:val="0"/>
                <w:sz w:val="18"/>
                <w:szCs w:val="18"/>
              </w:rPr>
            </w:pPr>
            <w:r>
              <w:rPr>
                <w:kern w:val="0"/>
                <w:sz w:val="18"/>
                <w:szCs w:val="18"/>
              </w:rPr>
              <w:t>5.371094</w:t>
            </w:r>
          </w:p>
        </w:tc>
        <w:tc>
          <w:tcPr>
            <w:tcW w:w="426" w:type="dxa"/>
            <w:tcBorders>
              <w:top w:val="nil"/>
              <w:left w:val="nil"/>
              <w:bottom w:val="single" w:color="auto" w:sz="4" w:space="0"/>
              <w:right w:val="single" w:color="auto" w:sz="4" w:space="0"/>
            </w:tcBorders>
            <w:vAlign w:val="center"/>
          </w:tcPr>
          <w:p w14:paraId="636349E7">
            <w:pPr>
              <w:widowControl/>
              <w:tabs>
                <w:tab w:val="decimal" w:pos="0"/>
              </w:tabs>
              <w:ind w:firstLine="0" w:firstLineChars="0"/>
              <w:jc w:val="center"/>
              <w:rPr>
                <w:kern w:val="0"/>
                <w:sz w:val="18"/>
                <w:szCs w:val="18"/>
              </w:rPr>
            </w:pPr>
            <w:r>
              <w:rPr>
                <w:kern w:val="0"/>
                <w:sz w:val="18"/>
                <w:szCs w:val="18"/>
              </w:rPr>
              <w:t>5</w:t>
            </w:r>
          </w:p>
        </w:tc>
        <w:tc>
          <w:tcPr>
            <w:tcW w:w="813" w:type="dxa"/>
            <w:tcBorders>
              <w:top w:val="nil"/>
              <w:left w:val="nil"/>
              <w:bottom w:val="single" w:color="auto" w:sz="4" w:space="0"/>
              <w:right w:val="single" w:color="auto" w:sz="4" w:space="0"/>
            </w:tcBorders>
            <w:vAlign w:val="center"/>
          </w:tcPr>
          <w:p w14:paraId="5C7B88A5">
            <w:pPr>
              <w:widowControl/>
              <w:tabs>
                <w:tab w:val="decimal" w:pos="0"/>
              </w:tabs>
              <w:ind w:firstLine="0" w:firstLineChars="0"/>
              <w:jc w:val="center"/>
              <w:rPr>
                <w:kern w:val="0"/>
                <w:sz w:val="18"/>
                <w:szCs w:val="18"/>
              </w:rPr>
            </w:pPr>
            <w:r>
              <w:rPr>
                <w:kern w:val="0"/>
                <w:sz w:val="18"/>
                <w:szCs w:val="18"/>
              </w:rPr>
              <w:t>348</w:t>
            </w:r>
          </w:p>
        </w:tc>
        <w:tc>
          <w:tcPr>
            <w:tcW w:w="1068" w:type="dxa"/>
            <w:tcBorders>
              <w:top w:val="nil"/>
              <w:left w:val="nil"/>
              <w:bottom w:val="single" w:color="auto" w:sz="4" w:space="0"/>
              <w:right w:val="single" w:color="auto" w:sz="4" w:space="0"/>
            </w:tcBorders>
            <w:vAlign w:val="center"/>
          </w:tcPr>
          <w:p w14:paraId="5EF06419">
            <w:pPr>
              <w:widowControl/>
              <w:tabs>
                <w:tab w:val="decimal" w:pos="0"/>
              </w:tabs>
              <w:ind w:firstLine="0" w:firstLineChars="0"/>
              <w:jc w:val="center"/>
              <w:rPr>
                <w:kern w:val="0"/>
                <w:sz w:val="18"/>
                <w:szCs w:val="18"/>
              </w:rPr>
            </w:pPr>
            <w:r>
              <w:rPr>
                <w:kern w:val="0"/>
                <w:sz w:val="18"/>
                <w:szCs w:val="18"/>
              </w:rPr>
              <w:t>8.496094</w:t>
            </w:r>
          </w:p>
        </w:tc>
        <w:tc>
          <w:tcPr>
            <w:tcW w:w="426" w:type="dxa"/>
            <w:tcBorders>
              <w:top w:val="nil"/>
              <w:left w:val="nil"/>
              <w:bottom w:val="single" w:color="auto" w:sz="4" w:space="0"/>
              <w:right w:val="single" w:color="auto" w:sz="4" w:space="0"/>
            </w:tcBorders>
            <w:vAlign w:val="center"/>
          </w:tcPr>
          <w:p w14:paraId="50E7EB31">
            <w:pPr>
              <w:widowControl/>
              <w:tabs>
                <w:tab w:val="decimal" w:pos="0"/>
              </w:tabs>
              <w:ind w:firstLine="0" w:firstLineChars="0"/>
              <w:jc w:val="center"/>
              <w:rPr>
                <w:kern w:val="0"/>
                <w:sz w:val="18"/>
                <w:szCs w:val="18"/>
              </w:rPr>
            </w:pPr>
            <w:r>
              <w:rPr>
                <w:kern w:val="0"/>
                <w:sz w:val="18"/>
                <w:szCs w:val="18"/>
              </w:rPr>
              <w:t>3</w:t>
            </w:r>
          </w:p>
        </w:tc>
        <w:tc>
          <w:tcPr>
            <w:tcW w:w="813" w:type="dxa"/>
            <w:tcBorders>
              <w:top w:val="nil"/>
              <w:left w:val="nil"/>
              <w:bottom w:val="single" w:color="auto" w:sz="4" w:space="0"/>
              <w:right w:val="single" w:color="auto" w:sz="4" w:space="0"/>
            </w:tcBorders>
            <w:vAlign w:val="center"/>
          </w:tcPr>
          <w:p w14:paraId="168C72E7">
            <w:pPr>
              <w:widowControl/>
              <w:tabs>
                <w:tab w:val="decimal" w:pos="0"/>
              </w:tabs>
              <w:ind w:firstLine="0" w:firstLineChars="0"/>
              <w:jc w:val="center"/>
              <w:rPr>
                <w:kern w:val="0"/>
                <w:sz w:val="18"/>
                <w:szCs w:val="18"/>
              </w:rPr>
            </w:pPr>
            <w:r>
              <w:rPr>
                <w:kern w:val="0"/>
                <w:sz w:val="18"/>
                <w:szCs w:val="18"/>
              </w:rPr>
              <w:t>476</w:t>
            </w:r>
          </w:p>
        </w:tc>
        <w:tc>
          <w:tcPr>
            <w:tcW w:w="1109" w:type="dxa"/>
            <w:tcBorders>
              <w:top w:val="nil"/>
              <w:left w:val="nil"/>
              <w:bottom w:val="single" w:color="auto" w:sz="4" w:space="0"/>
              <w:right w:val="single" w:color="auto" w:sz="4" w:space="0"/>
            </w:tcBorders>
            <w:vAlign w:val="center"/>
          </w:tcPr>
          <w:p w14:paraId="25C422B4">
            <w:pPr>
              <w:widowControl/>
              <w:tabs>
                <w:tab w:val="decimal" w:pos="0"/>
              </w:tabs>
              <w:ind w:firstLine="0" w:firstLineChars="0"/>
              <w:jc w:val="center"/>
              <w:rPr>
                <w:kern w:val="0"/>
                <w:sz w:val="18"/>
                <w:szCs w:val="18"/>
              </w:rPr>
            </w:pPr>
            <w:r>
              <w:rPr>
                <w:kern w:val="0"/>
                <w:sz w:val="18"/>
                <w:szCs w:val="18"/>
              </w:rPr>
              <w:t>11.621094</w:t>
            </w:r>
          </w:p>
        </w:tc>
        <w:tc>
          <w:tcPr>
            <w:tcW w:w="426" w:type="dxa"/>
            <w:tcBorders>
              <w:top w:val="nil"/>
              <w:left w:val="nil"/>
              <w:bottom w:val="single" w:color="auto" w:sz="4" w:space="0"/>
              <w:right w:val="single" w:color="auto" w:sz="4" w:space="0"/>
            </w:tcBorders>
            <w:vAlign w:val="center"/>
          </w:tcPr>
          <w:p w14:paraId="6DCBCC62">
            <w:pPr>
              <w:widowControl/>
              <w:tabs>
                <w:tab w:val="decimal" w:pos="0"/>
              </w:tabs>
              <w:ind w:firstLine="0" w:firstLineChars="0"/>
              <w:jc w:val="center"/>
              <w:rPr>
                <w:kern w:val="0"/>
                <w:sz w:val="18"/>
                <w:szCs w:val="18"/>
              </w:rPr>
            </w:pPr>
            <w:r>
              <w:rPr>
                <w:kern w:val="0"/>
                <w:sz w:val="18"/>
                <w:szCs w:val="18"/>
              </w:rPr>
              <w:t>6</w:t>
            </w:r>
          </w:p>
        </w:tc>
      </w:tr>
      <w:tr w14:paraId="0D3792A7">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7ACED636">
            <w:pPr>
              <w:widowControl/>
              <w:tabs>
                <w:tab w:val="decimal" w:pos="0"/>
              </w:tabs>
              <w:ind w:firstLine="0" w:firstLineChars="0"/>
              <w:jc w:val="center"/>
              <w:rPr>
                <w:kern w:val="0"/>
                <w:sz w:val="18"/>
                <w:szCs w:val="18"/>
              </w:rPr>
            </w:pPr>
            <w:r>
              <w:rPr>
                <w:kern w:val="0"/>
                <w:sz w:val="18"/>
                <w:szCs w:val="18"/>
              </w:rPr>
              <w:t>93</w:t>
            </w:r>
          </w:p>
        </w:tc>
        <w:tc>
          <w:tcPr>
            <w:tcW w:w="1068" w:type="dxa"/>
            <w:tcBorders>
              <w:top w:val="nil"/>
              <w:left w:val="nil"/>
              <w:bottom w:val="single" w:color="auto" w:sz="4" w:space="0"/>
              <w:right w:val="single" w:color="auto" w:sz="4" w:space="0"/>
            </w:tcBorders>
            <w:vAlign w:val="center"/>
          </w:tcPr>
          <w:p w14:paraId="088134C8">
            <w:pPr>
              <w:widowControl/>
              <w:tabs>
                <w:tab w:val="decimal" w:pos="0"/>
              </w:tabs>
              <w:ind w:firstLine="0" w:firstLineChars="0"/>
              <w:jc w:val="center"/>
              <w:rPr>
                <w:kern w:val="0"/>
                <w:sz w:val="18"/>
                <w:szCs w:val="18"/>
              </w:rPr>
            </w:pPr>
            <w:r>
              <w:rPr>
                <w:kern w:val="0"/>
                <w:sz w:val="18"/>
                <w:szCs w:val="18"/>
              </w:rPr>
              <w:t>2.270508</w:t>
            </w:r>
          </w:p>
        </w:tc>
        <w:tc>
          <w:tcPr>
            <w:tcW w:w="588" w:type="dxa"/>
            <w:tcBorders>
              <w:top w:val="nil"/>
              <w:left w:val="nil"/>
              <w:bottom w:val="single" w:color="auto" w:sz="4" w:space="0"/>
              <w:right w:val="single" w:color="auto" w:sz="4" w:space="0"/>
            </w:tcBorders>
            <w:vAlign w:val="center"/>
          </w:tcPr>
          <w:p w14:paraId="47CC56BB">
            <w:pPr>
              <w:widowControl/>
              <w:tabs>
                <w:tab w:val="decimal" w:pos="0"/>
              </w:tabs>
              <w:ind w:firstLine="0" w:firstLineChars="0"/>
              <w:jc w:val="center"/>
              <w:rPr>
                <w:kern w:val="0"/>
                <w:sz w:val="18"/>
                <w:szCs w:val="18"/>
              </w:rPr>
            </w:pPr>
            <w:r>
              <w:rPr>
                <w:kern w:val="0"/>
                <w:sz w:val="18"/>
                <w:szCs w:val="18"/>
              </w:rPr>
              <w:t>6</w:t>
            </w:r>
          </w:p>
        </w:tc>
        <w:tc>
          <w:tcPr>
            <w:tcW w:w="813" w:type="dxa"/>
            <w:tcBorders>
              <w:top w:val="nil"/>
              <w:left w:val="nil"/>
              <w:bottom w:val="single" w:color="auto" w:sz="4" w:space="0"/>
              <w:right w:val="single" w:color="auto" w:sz="4" w:space="0"/>
            </w:tcBorders>
            <w:vAlign w:val="center"/>
          </w:tcPr>
          <w:p w14:paraId="749D601F">
            <w:pPr>
              <w:widowControl/>
              <w:tabs>
                <w:tab w:val="decimal" w:pos="0"/>
              </w:tabs>
              <w:ind w:firstLine="0" w:firstLineChars="0"/>
              <w:jc w:val="center"/>
              <w:rPr>
                <w:kern w:val="0"/>
                <w:sz w:val="18"/>
                <w:szCs w:val="18"/>
              </w:rPr>
            </w:pPr>
            <w:r>
              <w:rPr>
                <w:kern w:val="0"/>
                <w:sz w:val="18"/>
                <w:szCs w:val="18"/>
              </w:rPr>
              <w:t>221</w:t>
            </w:r>
          </w:p>
        </w:tc>
        <w:tc>
          <w:tcPr>
            <w:tcW w:w="1068" w:type="dxa"/>
            <w:tcBorders>
              <w:top w:val="nil"/>
              <w:left w:val="nil"/>
              <w:bottom w:val="single" w:color="auto" w:sz="4" w:space="0"/>
              <w:right w:val="single" w:color="auto" w:sz="4" w:space="0"/>
            </w:tcBorders>
            <w:vAlign w:val="center"/>
          </w:tcPr>
          <w:p w14:paraId="3207C0DE">
            <w:pPr>
              <w:widowControl/>
              <w:tabs>
                <w:tab w:val="decimal" w:pos="0"/>
              </w:tabs>
              <w:ind w:firstLine="0" w:firstLineChars="0"/>
              <w:jc w:val="center"/>
              <w:rPr>
                <w:kern w:val="0"/>
                <w:sz w:val="18"/>
                <w:szCs w:val="18"/>
              </w:rPr>
            </w:pPr>
            <w:r>
              <w:rPr>
                <w:kern w:val="0"/>
                <w:sz w:val="18"/>
                <w:szCs w:val="18"/>
              </w:rPr>
              <w:t>5.395508</w:t>
            </w:r>
          </w:p>
        </w:tc>
        <w:tc>
          <w:tcPr>
            <w:tcW w:w="426" w:type="dxa"/>
            <w:tcBorders>
              <w:top w:val="nil"/>
              <w:left w:val="nil"/>
              <w:bottom w:val="single" w:color="auto" w:sz="4" w:space="0"/>
              <w:right w:val="single" w:color="auto" w:sz="4" w:space="0"/>
            </w:tcBorders>
            <w:vAlign w:val="center"/>
          </w:tcPr>
          <w:p w14:paraId="4140FE8F">
            <w:pPr>
              <w:widowControl/>
              <w:tabs>
                <w:tab w:val="decimal" w:pos="0"/>
              </w:tabs>
              <w:ind w:firstLine="0" w:firstLineChars="0"/>
              <w:jc w:val="center"/>
              <w:rPr>
                <w:kern w:val="0"/>
                <w:sz w:val="18"/>
                <w:szCs w:val="18"/>
              </w:rPr>
            </w:pPr>
            <w:r>
              <w:rPr>
                <w:kern w:val="0"/>
                <w:sz w:val="18"/>
                <w:szCs w:val="18"/>
              </w:rPr>
              <w:t>4</w:t>
            </w:r>
          </w:p>
        </w:tc>
        <w:tc>
          <w:tcPr>
            <w:tcW w:w="813" w:type="dxa"/>
            <w:tcBorders>
              <w:top w:val="nil"/>
              <w:left w:val="nil"/>
              <w:bottom w:val="single" w:color="auto" w:sz="4" w:space="0"/>
              <w:right w:val="single" w:color="auto" w:sz="4" w:space="0"/>
            </w:tcBorders>
            <w:vAlign w:val="center"/>
          </w:tcPr>
          <w:p w14:paraId="7E6B6187">
            <w:pPr>
              <w:widowControl/>
              <w:tabs>
                <w:tab w:val="decimal" w:pos="0"/>
              </w:tabs>
              <w:ind w:firstLine="0" w:firstLineChars="0"/>
              <w:jc w:val="center"/>
              <w:rPr>
                <w:kern w:val="0"/>
                <w:sz w:val="18"/>
                <w:szCs w:val="18"/>
              </w:rPr>
            </w:pPr>
            <w:r>
              <w:rPr>
                <w:kern w:val="0"/>
                <w:sz w:val="18"/>
                <w:szCs w:val="18"/>
              </w:rPr>
              <w:t>349</w:t>
            </w:r>
          </w:p>
        </w:tc>
        <w:tc>
          <w:tcPr>
            <w:tcW w:w="1068" w:type="dxa"/>
            <w:tcBorders>
              <w:top w:val="nil"/>
              <w:left w:val="nil"/>
              <w:bottom w:val="single" w:color="auto" w:sz="4" w:space="0"/>
              <w:right w:val="single" w:color="auto" w:sz="4" w:space="0"/>
            </w:tcBorders>
            <w:vAlign w:val="center"/>
          </w:tcPr>
          <w:p w14:paraId="3D7D3C7D">
            <w:pPr>
              <w:widowControl/>
              <w:tabs>
                <w:tab w:val="decimal" w:pos="0"/>
              </w:tabs>
              <w:ind w:firstLine="0" w:firstLineChars="0"/>
              <w:jc w:val="center"/>
              <w:rPr>
                <w:kern w:val="0"/>
                <w:sz w:val="18"/>
                <w:szCs w:val="18"/>
              </w:rPr>
            </w:pPr>
            <w:r>
              <w:rPr>
                <w:kern w:val="0"/>
                <w:sz w:val="18"/>
                <w:szCs w:val="18"/>
              </w:rPr>
              <w:t>8.520508</w:t>
            </w:r>
          </w:p>
        </w:tc>
        <w:tc>
          <w:tcPr>
            <w:tcW w:w="426" w:type="dxa"/>
            <w:tcBorders>
              <w:top w:val="nil"/>
              <w:left w:val="nil"/>
              <w:bottom w:val="single" w:color="auto" w:sz="4" w:space="0"/>
              <w:right w:val="single" w:color="auto" w:sz="4" w:space="0"/>
            </w:tcBorders>
            <w:vAlign w:val="center"/>
          </w:tcPr>
          <w:p w14:paraId="1BD4DB72">
            <w:pPr>
              <w:widowControl/>
              <w:tabs>
                <w:tab w:val="decimal" w:pos="0"/>
              </w:tabs>
              <w:ind w:firstLine="0" w:firstLineChars="0"/>
              <w:jc w:val="center"/>
              <w:rPr>
                <w:kern w:val="0"/>
                <w:sz w:val="18"/>
                <w:szCs w:val="18"/>
              </w:rPr>
            </w:pPr>
            <w:r>
              <w:rPr>
                <w:kern w:val="0"/>
                <w:sz w:val="18"/>
                <w:szCs w:val="18"/>
              </w:rPr>
              <w:t>1</w:t>
            </w:r>
          </w:p>
        </w:tc>
        <w:tc>
          <w:tcPr>
            <w:tcW w:w="813" w:type="dxa"/>
            <w:tcBorders>
              <w:top w:val="nil"/>
              <w:left w:val="nil"/>
              <w:bottom w:val="single" w:color="auto" w:sz="4" w:space="0"/>
              <w:right w:val="single" w:color="auto" w:sz="4" w:space="0"/>
            </w:tcBorders>
            <w:vAlign w:val="center"/>
          </w:tcPr>
          <w:p w14:paraId="55E39223">
            <w:pPr>
              <w:widowControl/>
              <w:tabs>
                <w:tab w:val="decimal" w:pos="0"/>
              </w:tabs>
              <w:ind w:firstLine="0" w:firstLineChars="0"/>
              <w:jc w:val="center"/>
              <w:rPr>
                <w:kern w:val="0"/>
                <w:sz w:val="18"/>
                <w:szCs w:val="18"/>
              </w:rPr>
            </w:pPr>
            <w:r>
              <w:rPr>
                <w:kern w:val="0"/>
                <w:sz w:val="18"/>
                <w:szCs w:val="18"/>
              </w:rPr>
              <w:t>477</w:t>
            </w:r>
          </w:p>
        </w:tc>
        <w:tc>
          <w:tcPr>
            <w:tcW w:w="1109" w:type="dxa"/>
            <w:tcBorders>
              <w:top w:val="nil"/>
              <w:left w:val="nil"/>
              <w:bottom w:val="single" w:color="auto" w:sz="4" w:space="0"/>
              <w:right w:val="single" w:color="auto" w:sz="4" w:space="0"/>
            </w:tcBorders>
            <w:vAlign w:val="center"/>
          </w:tcPr>
          <w:p w14:paraId="704D7D16">
            <w:pPr>
              <w:widowControl/>
              <w:tabs>
                <w:tab w:val="decimal" w:pos="0"/>
              </w:tabs>
              <w:ind w:firstLine="0" w:firstLineChars="0"/>
              <w:jc w:val="center"/>
              <w:rPr>
                <w:kern w:val="0"/>
                <w:sz w:val="18"/>
                <w:szCs w:val="18"/>
              </w:rPr>
            </w:pPr>
            <w:r>
              <w:rPr>
                <w:kern w:val="0"/>
                <w:sz w:val="18"/>
                <w:szCs w:val="18"/>
              </w:rPr>
              <w:t>11.645508</w:t>
            </w:r>
          </w:p>
        </w:tc>
        <w:tc>
          <w:tcPr>
            <w:tcW w:w="426" w:type="dxa"/>
            <w:tcBorders>
              <w:top w:val="nil"/>
              <w:left w:val="nil"/>
              <w:bottom w:val="single" w:color="auto" w:sz="4" w:space="0"/>
              <w:right w:val="single" w:color="auto" w:sz="4" w:space="0"/>
            </w:tcBorders>
            <w:vAlign w:val="center"/>
          </w:tcPr>
          <w:p w14:paraId="1124AE1C">
            <w:pPr>
              <w:widowControl/>
              <w:tabs>
                <w:tab w:val="decimal" w:pos="0"/>
              </w:tabs>
              <w:ind w:firstLine="0" w:firstLineChars="0"/>
              <w:jc w:val="center"/>
              <w:rPr>
                <w:kern w:val="0"/>
                <w:sz w:val="18"/>
                <w:szCs w:val="18"/>
              </w:rPr>
            </w:pPr>
            <w:r>
              <w:rPr>
                <w:kern w:val="0"/>
                <w:sz w:val="18"/>
                <w:szCs w:val="18"/>
              </w:rPr>
              <w:t>4</w:t>
            </w:r>
          </w:p>
        </w:tc>
      </w:tr>
      <w:tr w14:paraId="1FD07684">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7B683C3B">
            <w:pPr>
              <w:widowControl/>
              <w:tabs>
                <w:tab w:val="decimal" w:pos="0"/>
              </w:tabs>
              <w:ind w:firstLine="0" w:firstLineChars="0"/>
              <w:jc w:val="center"/>
              <w:rPr>
                <w:kern w:val="0"/>
                <w:sz w:val="18"/>
                <w:szCs w:val="18"/>
              </w:rPr>
            </w:pPr>
            <w:r>
              <w:rPr>
                <w:kern w:val="0"/>
                <w:sz w:val="18"/>
                <w:szCs w:val="18"/>
              </w:rPr>
              <w:t>94</w:t>
            </w:r>
          </w:p>
        </w:tc>
        <w:tc>
          <w:tcPr>
            <w:tcW w:w="1068" w:type="dxa"/>
            <w:tcBorders>
              <w:top w:val="nil"/>
              <w:left w:val="nil"/>
              <w:bottom w:val="single" w:color="auto" w:sz="4" w:space="0"/>
              <w:right w:val="single" w:color="auto" w:sz="4" w:space="0"/>
            </w:tcBorders>
            <w:vAlign w:val="center"/>
          </w:tcPr>
          <w:p w14:paraId="70E441D9">
            <w:pPr>
              <w:widowControl/>
              <w:tabs>
                <w:tab w:val="decimal" w:pos="0"/>
              </w:tabs>
              <w:ind w:firstLine="0" w:firstLineChars="0"/>
              <w:jc w:val="center"/>
              <w:rPr>
                <w:kern w:val="0"/>
                <w:sz w:val="18"/>
                <w:szCs w:val="18"/>
              </w:rPr>
            </w:pPr>
            <w:r>
              <w:rPr>
                <w:kern w:val="0"/>
                <w:sz w:val="18"/>
                <w:szCs w:val="18"/>
              </w:rPr>
              <w:t>2.294922</w:t>
            </w:r>
          </w:p>
        </w:tc>
        <w:tc>
          <w:tcPr>
            <w:tcW w:w="588" w:type="dxa"/>
            <w:tcBorders>
              <w:top w:val="nil"/>
              <w:left w:val="nil"/>
              <w:bottom w:val="single" w:color="auto" w:sz="4" w:space="0"/>
              <w:right w:val="single" w:color="auto" w:sz="4" w:space="0"/>
            </w:tcBorders>
            <w:vAlign w:val="center"/>
          </w:tcPr>
          <w:p w14:paraId="7074816F">
            <w:pPr>
              <w:widowControl/>
              <w:tabs>
                <w:tab w:val="decimal" w:pos="0"/>
              </w:tabs>
              <w:ind w:firstLine="0" w:firstLineChars="0"/>
              <w:jc w:val="center"/>
              <w:rPr>
                <w:kern w:val="0"/>
                <w:sz w:val="18"/>
                <w:szCs w:val="18"/>
              </w:rPr>
            </w:pPr>
            <w:r>
              <w:rPr>
                <w:kern w:val="0"/>
                <w:sz w:val="18"/>
                <w:szCs w:val="18"/>
              </w:rPr>
              <w:t>6</w:t>
            </w:r>
          </w:p>
        </w:tc>
        <w:tc>
          <w:tcPr>
            <w:tcW w:w="813" w:type="dxa"/>
            <w:tcBorders>
              <w:top w:val="nil"/>
              <w:left w:val="nil"/>
              <w:bottom w:val="single" w:color="auto" w:sz="4" w:space="0"/>
              <w:right w:val="single" w:color="auto" w:sz="4" w:space="0"/>
            </w:tcBorders>
            <w:vAlign w:val="center"/>
          </w:tcPr>
          <w:p w14:paraId="5D5CE0E7">
            <w:pPr>
              <w:widowControl/>
              <w:tabs>
                <w:tab w:val="decimal" w:pos="0"/>
              </w:tabs>
              <w:ind w:firstLine="0" w:firstLineChars="0"/>
              <w:jc w:val="center"/>
              <w:rPr>
                <w:kern w:val="0"/>
                <w:sz w:val="18"/>
                <w:szCs w:val="18"/>
              </w:rPr>
            </w:pPr>
            <w:r>
              <w:rPr>
                <w:kern w:val="0"/>
                <w:sz w:val="18"/>
                <w:szCs w:val="18"/>
              </w:rPr>
              <w:t>222</w:t>
            </w:r>
          </w:p>
        </w:tc>
        <w:tc>
          <w:tcPr>
            <w:tcW w:w="1068" w:type="dxa"/>
            <w:tcBorders>
              <w:top w:val="nil"/>
              <w:left w:val="nil"/>
              <w:bottom w:val="single" w:color="auto" w:sz="4" w:space="0"/>
              <w:right w:val="single" w:color="auto" w:sz="4" w:space="0"/>
            </w:tcBorders>
            <w:vAlign w:val="center"/>
          </w:tcPr>
          <w:p w14:paraId="16E3C693">
            <w:pPr>
              <w:widowControl/>
              <w:tabs>
                <w:tab w:val="decimal" w:pos="0"/>
              </w:tabs>
              <w:ind w:firstLine="0" w:firstLineChars="0"/>
              <w:jc w:val="center"/>
              <w:rPr>
                <w:kern w:val="0"/>
                <w:sz w:val="18"/>
                <w:szCs w:val="18"/>
              </w:rPr>
            </w:pPr>
            <w:r>
              <w:rPr>
                <w:kern w:val="0"/>
                <w:sz w:val="18"/>
                <w:szCs w:val="18"/>
              </w:rPr>
              <w:t>5.419922</w:t>
            </w:r>
          </w:p>
        </w:tc>
        <w:tc>
          <w:tcPr>
            <w:tcW w:w="426" w:type="dxa"/>
            <w:tcBorders>
              <w:top w:val="nil"/>
              <w:left w:val="nil"/>
              <w:bottom w:val="single" w:color="auto" w:sz="4" w:space="0"/>
              <w:right w:val="single" w:color="auto" w:sz="4" w:space="0"/>
            </w:tcBorders>
            <w:vAlign w:val="center"/>
          </w:tcPr>
          <w:p w14:paraId="1BD51D26">
            <w:pPr>
              <w:widowControl/>
              <w:tabs>
                <w:tab w:val="decimal" w:pos="0"/>
              </w:tabs>
              <w:ind w:firstLine="0" w:firstLineChars="0"/>
              <w:jc w:val="center"/>
              <w:rPr>
                <w:kern w:val="0"/>
                <w:sz w:val="18"/>
                <w:szCs w:val="18"/>
              </w:rPr>
            </w:pPr>
            <w:r>
              <w:rPr>
                <w:kern w:val="0"/>
                <w:sz w:val="18"/>
                <w:szCs w:val="18"/>
              </w:rPr>
              <w:t>3</w:t>
            </w:r>
          </w:p>
        </w:tc>
        <w:tc>
          <w:tcPr>
            <w:tcW w:w="813" w:type="dxa"/>
            <w:tcBorders>
              <w:top w:val="nil"/>
              <w:left w:val="nil"/>
              <w:bottom w:val="single" w:color="auto" w:sz="4" w:space="0"/>
              <w:right w:val="single" w:color="auto" w:sz="4" w:space="0"/>
            </w:tcBorders>
            <w:vAlign w:val="center"/>
          </w:tcPr>
          <w:p w14:paraId="6ED91683">
            <w:pPr>
              <w:widowControl/>
              <w:tabs>
                <w:tab w:val="decimal" w:pos="0"/>
              </w:tabs>
              <w:ind w:firstLine="0" w:firstLineChars="0"/>
              <w:jc w:val="center"/>
              <w:rPr>
                <w:kern w:val="0"/>
                <w:sz w:val="18"/>
                <w:szCs w:val="18"/>
              </w:rPr>
            </w:pPr>
            <w:r>
              <w:rPr>
                <w:kern w:val="0"/>
                <w:sz w:val="18"/>
                <w:szCs w:val="18"/>
              </w:rPr>
              <w:t>350</w:t>
            </w:r>
          </w:p>
        </w:tc>
        <w:tc>
          <w:tcPr>
            <w:tcW w:w="1068" w:type="dxa"/>
            <w:tcBorders>
              <w:top w:val="nil"/>
              <w:left w:val="nil"/>
              <w:bottom w:val="single" w:color="auto" w:sz="4" w:space="0"/>
              <w:right w:val="single" w:color="auto" w:sz="4" w:space="0"/>
            </w:tcBorders>
            <w:vAlign w:val="center"/>
          </w:tcPr>
          <w:p w14:paraId="60DECE3D">
            <w:pPr>
              <w:widowControl/>
              <w:tabs>
                <w:tab w:val="decimal" w:pos="0"/>
              </w:tabs>
              <w:ind w:firstLine="0" w:firstLineChars="0"/>
              <w:jc w:val="center"/>
              <w:rPr>
                <w:kern w:val="0"/>
                <w:sz w:val="18"/>
                <w:szCs w:val="18"/>
              </w:rPr>
            </w:pPr>
            <w:r>
              <w:rPr>
                <w:kern w:val="0"/>
                <w:sz w:val="18"/>
                <w:szCs w:val="18"/>
              </w:rPr>
              <w:t>8.544922</w:t>
            </w:r>
          </w:p>
        </w:tc>
        <w:tc>
          <w:tcPr>
            <w:tcW w:w="426" w:type="dxa"/>
            <w:tcBorders>
              <w:top w:val="nil"/>
              <w:left w:val="nil"/>
              <w:bottom w:val="single" w:color="auto" w:sz="4" w:space="0"/>
              <w:right w:val="single" w:color="auto" w:sz="4" w:space="0"/>
            </w:tcBorders>
            <w:vAlign w:val="center"/>
          </w:tcPr>
          <w:p w14:paraId="581C44E1">
            <w:pPr>
              <w:widowControl/>
              <w:tabs>
                <w:tab w:val="decimal" w:pos="0"/>
              </w:tabs>
              <w:ind w:firstLine="0" w:firstLineChars="0"/>
              <w:jc w:val="center"/>
              <w:rPr>
                <w:kern w:val="0"/>
                <w:sz w:val="18"/>
                <w:szCs w:val="18"/>
              </w:rPr>
            </w:pPr>
            <w:r>
              <w:rPr>
                <w:kern w:val="0"/>
                <w:sz w:val="18"/>
                <w:szCs w:val="18"/>
              </w:rPr>
              <w:t>7</w:t>
            </w:r>
          </w:p>
        </w:tc>
        <w:tc>
          <w:tcPr>
            <w:tcW w:w="813" w:type="dxa"/>
            <w:tcBorders>
              <w:top w:val="nil"/>
              <w:left w:val="nil"/>
              <w:bottom w:val="single" w:color="auto" w:sz="4" w:space="0"/>
              <w:right w:val="single" w:color="auto" w:sz="4" w:space="0"/>
            </w:tcBorders>
            <w:vAlign w:val="center"/>
          </w:tcPr>
          <w:p w14:paraId="7A7D1B99">
            <w:pPr>
              <w:widowControl/>
              <w:tabs>
                <w:tab w:val="decimal" w:pos="0"/>
              </w:tabs>
              <w:ind w:firstLine="0" w:firstLineChars="0"/>
              <w:jc w:val="center"/>
              <w:rPr>
                <w:kern w:val="0"/>
                <w:sz w:val="18"/>
                <w:szCs w:val="18"/>
              </w:rPr>
            </w:pPr>
            <w:r>
              <w:rPr>
                <w:kern w:val="0"/>
                <w:sz w:val="18"/>
                <w:szCs w:val="18"/>
              </w:rPr>
              <w:t>478</w:t>
            </w:r>
          </w:p>
        </w:tc>
        <w:tc>
          <w:tcPr>
            <w:tcW w:w="1109" w:type="dxa"/>
            <w:tcBorders>
              <w:top w:val="nil"/>
              <w:left w:val="nil"/>
              <w:bottom w:val="single" w:color="auto" w:sz="4" w:space="0"/>
              <w:right w:val="single" w:color="auto" w:sz="4" w:space="0"/>
            </w:tcBorders>
            <w:vAlign w:val="center"/>
          </w:tcPr>
          <w:p w14:paraId="2DFD8123">
            <w:pPr>
              <w:widowControl/>
              <w:tabs>
                <w:tab w:val="decimal" w:pos="0"/>
              </w:tabs>
              <w:ind w:firstLine="0" w:firstLineChars="0"/>
              <w:jc w:val="center"/>
              <w:rPr>
                <w:kern w:val="0"/>
                <w:sz w:val="18"/>
                <w:szCs w:val="18"/>
              </w:rPr>
            </w:pPr>
            <w:r>
              <w:rPr>
                <w:kern w:val="0"/>
                <w:sz w:val="18"/>
                <w:szCs w:val="18"/>
              </w:rPr>
              <w:t>11.669922</w:t>
            </w:r>
          </w:p>
        </w:tc>
        <w:tc>
          <w:tcPr>
            <w:tcW w:w="426" w:type="dxa"/>
            <w:tcBorders>
              <w:top w:val="nil"/>
              <w:left w:val="nil"/>
              <w:bottom w:val="single" w:color="auto" w:sz="4" w:space="0"/>
              <w:right w:val="single" w:color="auto" w:sz="4" w:space="0"/>
            </w:tcBorders>
            <w:vAlign w:val="center"/>
          </w:tcPr>
          <w:p w14:paraId="7922E323">
            <w:pPr>
              <w:widowControl/>
              <w:tabs>
                <w:tab w:val="decimal" w:pos="0"/>
              </w:tabs>
              <w:ind w:firstLine="0" w:firstLineChars="0"/>
              <w:jc w:val="center"/>
              <w:rPr>
                <w:kern w:val="0"/>
                <w:sz w:val="18"/>
                <w:szCs w:val="18"/>
              </w:rPr>
            </w:pPr>
            <w:r>
              <w:rPr>
                <w:kern w:val="0"/>
                <w:sz w:val="18"/>
                <w:szCs w:val="18"/>
              </w:rPr>
              <w:t>1</w:t>
            </w:r>
          </w:p>
        </w:tc>
      </w:tr>
      <w:tr w14:paraId="61AE7199">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5550F5F2">
            <w:pPr>
              <w:widowControl/>
              <w:tabs>
                <w:tab w:val="decimal" w:pos="0"/>
              </w:tabs>
              <w:ind w:firstLine="0" w:firstLineChars="0"/>
              <w:jc w:val="center"/>
              <w:rPr>
                <w:kern w:val="0"/>
                <w:sz w:val="18"/>
                <w:szCs w:val="18"/>
              </w:rPr>
            </w:pPr>
            <w:r>
              <w:rPr>
                <w:kern w:val="0"/>
                <w:sz w:val="18"/>
                <w:szCs w:val="18"/>
              </w:rPr>
              <w:t>95</w:t>
            </w:r>
          </w:p>
        </w:tc>
        <w:tc>
          <w:tcPr>
            <w:tcW w:w="1068" w:type="dxa"/>
            <w:tcBorders>
              <w:top w:val="nil"/>
              <w:left w:val="nil"/>
              <w:bottom w:val="single" w:color="auto" w:sz="4" w:space="0"/>
              <w:right w:val="single" w:color="auto" w:sz="4" w:space="0"/>
            </w:tcBorders>
            <w:vAlign w:val="center"/>
          </w:tcPr>
          <w:p w14:paraId="498012B4">
            <w:pPr>
              <w:widowControl/>
              <w:tabs>
                <w:tab w:val="decimal" w:pos="0"/>
              </w:tabs>
              <w:ind w:firstLine="0" w:firstLineChars="0"/>
              <w:jc w:val="center"/>
              <w:rPr>
                <w:kern w:val="0"/>
                <w:sz w:val="18"/>
                <w:szCs w:val="18"/>
              </w:rPr>
            </w:pPr>
            <w:r>
              <w:rPr>
                <w:kern w:val="0"/>
                <w:sz w:val="18"/>
                <w:szCs w:val="18"/>
              </w:rPr>
              <w:t>2.319336</w:t>
            </w:r>
          </w:p>
        </w:tc>
        <w:tc>
          <w:tcPr>
            <w:tcW w:w="588" w:type="dxa"/>
            <w:tcBorders>
              <w:top w:val="nil"/>
              <w:left w:val="nil"/>
              <w:bottom w:val="single" w:color="auto" w:sz="4" w:space="0"/>
              <w:right w:val="single" w:color="auto" w:sz="4" w:space="0"/>
            </w:tcBorders>
            <w:vAlign w:val="center"/>
          </w:tcPr>
          <w:p w14:paraId="3594161B">
            <w:pPr>
              <w:widowControl/>
              <w:tabs>
                <w:tab w:val="decimal" w:pos="0"/>
              </w:tabs>
              <w:ind w:firstLine="0" w:firstLineChars="0"/>
              <w:jc w:val="center"/>
              <w:rPr>
                <w:kern w:val="0"/>
                <w:sz w:val="18"/>
                <w:szCs w:val="18"/>
              </w:rPr>
            </w:pPr>
            <w:r>
              <w:rPr>
                <w:kern w:val="0"/>
                <w:sz w:val="18"/>
                <w:szCs w:val="18"/>
              </w:rPr>
              <w:t>6</w:t>
            </w:r>
          </w:p>
        </w:tc>
        <w:tc>
          <w:tcPr>
            <w:tcW w:w="813" w:type="dxa"/>
            <w:tcBorders>
              <w:top w:val="nil"/>
              <w:left w:val="nil"/>
              <w:bottom w:val="single" w:color="auto" w:sz="4" w:space="0"/>
              <w:right w:val="single" w:color="auto" w:sz="4" w:space="0"/>
            </w:tcBorders>
            <w:vAlign w:val="center"/>
          </w:tcPr>
          <w:p w14:paraId="6B902DD3">
            <w:pPr>
              <w:widowControl/>
              <w:tabs>
                <w:tab w:val="decimal" w:pos="0"/>
              </w:tabs>
              <w:ind w:firstLine="0" w:firstLineChars="0"/>
              <w:jc w:val="center"/>
              <w:rPr>
                <w:kern w:val="0"/>
                <w:sz w:val="18"/>
                <w:szCs w:val="18"/>
              </w:rPr>
            </w:pPr>
            <w:r>
              <w:rPr>
                <w:kern w:val="0"/>
                <w:sz w:val="18"/>
                <w:szCs w:val="18"/>
              </w:rPr>
              <w:t>223</w:t>
            </w:r>
          </w:p>
        </w:tc>
        <w:tc>
          <w:tcPr>
            <w:tcW w:w="1068" w:type="dxa"/>
            <w:tcBorders>
              <w:top w:val="nil"/>
              <w:left w:val="nil"/>
              <w:bottom w:val="single" w:color="auto" w:sz="4" w:space="0"/>
              <w:right w:val="single" w:color="auto" w:sz="4" w:space="0"/>
            </w:tcBorders>
            <w:vAlign w:val="center"/>
          </w:tcPr>
          <w:p w14:paraId="14C30A02">
            <w:pPr>
              <w:widowControl/>
              <w:tabs>
                <w:tab w:val="decimal" w:pos="0"/>
              </w:tabs>
              <w:ind w:firstLine="0" w:firstLineChars="0"/>
              <w:jc w:val="center"/>
              <w:rPr>
                <w:kern w:val="0"/>
                <w:sz w:val="18"/>
                <w:szCs w:val="18"/>
              </w:rPr>
            </w:pPr>
            <w:r>
              <w:rPr>
                <w:kern w:val="0"/>
                <w:sz w:val="18"/>
                <w:szCs w:val="18"/>
              </w:rPr>
              <w:t>5.444336</w:t>
            </w:r>
          </w:p>
        </w:tc>
        <w:tc>
          <w:tcPr>
            <w:tcW w:w="426" w:type="dxa"/>
            <w:tcBorders>
              <w:top w:val="nil"/>
              <w:left w:val="nil"/>
              <w:bottom w:val="single" w:color="auto" w:sz="4" w:space="0"/>
              <w:right w:val="single" w:color="auto" w:sz="4" w:space="0"/>
            </w:tcBorders>
            <w:vAlign w:val="center"/>
          </w:tcPr>
          <w:p w14:paraId="4AAC9737">
            <w:pPr>
              <w:widowControl/>
              <w:tabs>
                <w:tab w:val="decimal" w:pos="0"/>
              </w:tabs>
              <w:ind w:firstLine="0" w:firstLineChars="0"/>
              <w:jc w:val="center"/>
              <w:rPr>
                <w:kern w:val="0"/>
                <w:sz w:val="18"/>
                <w:szCs w:val="18"/>
              </w:rPr>
            </w:pPr>
            <w:r>
              <w:rPr>
                <w:kern w:val="0"/>
                <w:sz w:val="18"/>
                <w:szCs w:val="18"/>
              </w:rPr>
              <w:t>2</w:t>
            </w:r>
          </w:p>
        </w:tc>
        <w:tc>
          <w:tcPr>
            <w:tcW w:w="813" w:type="dxa"/>
            <w:tcBorders>
              <w:top w:val="nil"/>
              <w:left w:val="nil"/>
              <w:bottom w:val="single" w:color="auto" w:sz="4" w:space="0"/>
              <w:right w:val="single" w:color="auto" w:sz="4" w:space="0"/>
            </w:tcBorders>
            <w:vAlign w:val="center"/>
          </w:tcPr>
          <w:p w14:paraId="60CABA30">
            <w:pPr>
              <w:widowControl/>
              <w:tabs>
                <w:tab w:val="decimal" w:pos="0"/>
              </w:tabs>
              <w:ind w:firstLine="0" w:firstLineChars="0"/>
              <w:jc w:val="center"/>
              <w:rPr>
                <w:kern w:val="0"/>
                <w:sz w:val="18"/>
                <w:szCs w:val="18"/>
              </w:rPr>
            </w:pPr>
            <w:r>
              <w:rPr>
                <w:kern w:val="0"/>
                <w:sz w:val="18"/>
                <w:szCs w:val="18"/>
              </w:rPr>
              <w:t>351</w:t>
            </w:r>
          </w:p>
        </w:tc>
        <w:tc>
          <w:tcPr>
            <w:tcW w:w="1068" w:type="dxa"/>
            <w:tcBorders>
              <w:top w:val="nil"/>
              <w:left w:val="nil"/>
              <w:bottom w:val="single" w:color="auto" w:sz="4" w:space="0"/>
              <w:right w:val="single" w:color="auto" w:sz="4" w:space="0"/>
            </w:tcBorders>
            <w:vAlign w:val="center"/>
          </w:tcPr>
          <w:p w14:paraId="6944E6B1">
            <w:pPr>
              <w:widowControl/>
              <w:tabs>
                <w:tab w:val="decimal" w:pos="0"/>
              </w:tabs>
              <w:ind w:firstLine="0" w:firstLineChars="0"/>
              <w:jc w:val="center"/>
              <w:rPr>
                <w:kern w:val="0"/>
                <w:sz w:val="18"/>
                <w:szCs w:val="18"/>
              </w:rPr>
            </w:pPr>
            <w:r>
              <w:rPr>
                <w:kern w:val="0"/>
                <w:sz w:val="18"/>
                <w:szCs w:val="18"/>
              </w:rPr>
              <w:t>8.569336</w:t>
            </w:r>
          </w:p>
        </w:tc>
        <w:tc>
          <w:tcPr>
            <w:tcW w:w="426" w:type="dxa"/>
            <w:tcBorders>
              <w:top w:val="nil"/>
              <w:left w:val="nil"/>
              <w:bottom w:val="single" w:color="auto" w:sz="4" w:space="0"/>
              <w:right w:val="single" w:color="auto" w:sz="4" w:space="0"/>
            </w:tcBorders>
            <w:vAlign w:val="center"/>
          </w:tcPr>
          <w:p w14:paraId="4D561E85">
            <w:pPr>
              <w:widowControl/>
              <w:tabs>
                <w:tab w:val="decimal" w:pos="0"/>
              </w:tabs>
              <w:ind w:firstLine="0" w:firstLineChars="0"/>
              <w:jc w:val="center"/>
              <w:rPr>
                <w:kern w:val="0"/>
                <w:sz w:val="18"/>
                <w:szCs w:val="18"/>
              </w:rPr>
            </w:pPr>
            <w:r>
              <w:rPr>
                <w:kern w:val="0"/>
                <w:sz w:val="18"/>
                <w:szCs w:val="18"/>
              </w:rPr>
              <w:t>5</w:t>
            </w:r>
          </w:p>
        </w:tc>
        <w:tc>
          <w:tcPr>
            <w:tcW w:w="813" w:type="dxa"/>
            <w:tcBorders>
              <w:top w:val="nil"/>
              <w:left w:val="nil"/>
              <w:bottom w:val="single" w:color="auto" w:sz="4" w:space="0"/>
              <w:right w:val="single" w:color="auto" w:sz="4" w:space="0"/>
            </w:tcBorders>
            <w:vAlign w:val="center"/>
          </w:tcPr>
          <w:p w14:paraId="313310CD">
            <w:pPr>
              <w:widowControl/>
              <w:tabs>
                <w:tab w:val="decimal" w:pos="0"/>
              </w:tabs>
              <w:ind w:firstLine="0" w:firstLineChars="0"/>
              <w:jc w:val="center"/>
              <w:rPr>
                <w:kern w:val="0"/>
                <w:sz w:val="18"/>
                <w:szCs w:val="18"/>
              </w:rPr>
            </w:pPr>
            <w:r>
              <w:rPr>
                <w:kern w:val="0"/>
                <w:sz w:val="18"/>
                <w:szCs w:val="18"/>
              </w:rPr>
              <w:t>479</w:t>
            </w:r>
          </w:p>
        </w:tc>
        <w:tc>
          <w:tcPr>
            <w:tcW w:w="1109" w:type="dxa"/>
            <w:tcBorders>
              <w:top w:val="nil"/>
              <w:left w:val="nil"/>
              <w:bottom w:val="single" w:color="auto" w:sz="4" w:space="0"/>
              <w:right w:val="single" w:color="auto" w:sz="4" w:space="0"/>
            </w:tcBorders>
            <w:vAlign w:val="center"/>
          </w:tcPr>
          <w:p w14:paraId="4B8E3F9B">
            <w:pPr>
              <w:widowControl/>
              <w:tabs>
                <w:tab w:val="decimal" w:pos="0"/>
              </w:tabs>
              <w:ind w:firstLine="0" w:firstLineChars="0"/>
              <w:jc w:val="center"/>
              <w:rPr>
                <w:kern w:val="0"/>
                <w:sz w:val="18"/>
                <w:szCs w:val="18"/>
              </w:rPr>
            </w:pPr>
            <w:r>
              <w:rPr>
                <w:kern w:val="0"/>
                <w:sz w:val="18"/>
                <w:szCs w:val="18"/>
              </w:rPr>
              <w:t>11.694336</w:t>
            </w:r>
          </w:p>
        </w:tc>
        <w:tc>
          <w:tcPr>
            <w:tcW w:w="426" w:type="dxa"/>
            <w:tcBorders>
              <w:top w:val="nil"/>
              <w:left w:val="nil"/>
              <w:bottom w:val="single" w:color="auto" w:sz="4" w:space="0"/>
              <w:right w:val="single" w:color="auto" w:sz="4" w:space="0"/>
            </w:tcBorders>
            <w:vAlign w:val="center"/>
          </w:tcPr>
          <w:p w14:paraId="25741792">
            <w:pPr>
              <w:widowControl/>
              <w:tabs>
                <w:tab w:val="decimal" w:pos="0"/>
              </w:tabs>
              <w:ind w:firstLine="0" w:firstLineChars="0"/>
              <w:jc w:val="center"/>
              <w:rPr>
                <w:kern w:val="0"/>
                <w:sz w:val="18"/>
                <w:szCs w:val="18"/>
              </w:rPr>
            </w:pPr>
            <w:r>
              <w:rPr>
                <w:kern w:val="0"/>
                <w:sz w:val="18"/>
                <w:szCs w:val="18"/>
              </w:rPr>
              <w:t>6</w:t>
            </w:r>
          </w:p>
        </w:tc>
      </w:tr>
      <w:tr w14:paraId="15010BB1">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083D2B8C">
            <w:pPr>
              <w:widowControl/>
              <w:tabs>
                <w:tab w:val="decimal" w:pos="0"/>
              </w:tabs>
              <w:ind w:firstLine="0" w:firstLineChars="0"/>
              <w:jc w:val="center"/>
              <w:rPr>
                <w:kern w:val="0"/>
                <w:sz w:val="18"/>
                <w:szCs w:val="18"/>
              </w:rPr>
            </w:pPr>
            <w:r>
              <w:rPr>
                <w:kern w:val="0"/>
                <w:sz w:val="18"/>
                <w:szCs w:val="18"/>
              </w:rPr>
              <w:t>96</w:t>
            </w:r>
          </w:p>
        </w:tc>
        <w:tc>
          <w:tcPr>
            <w:tcW w:w="1068" w:type="dxa"/>
            <w:tcBorders>
              <w:top w:val="nil"/>
              <w:left w:val="nil"/>
              <w:bottom w:val="single" w:color="auto" w:sz="4" w:space="0"/>
              <w:right w:val="single" w:color="auto" w:sz="4" w:space="0"/>
            </w:tcBorders>
            <w:vAlign w:val="center"/>
          </w:tcPr>
          <w:p w14:paraId="502ADB53">
            <w:pPr>
              <w:widowControl/>
              <w:tabs>
                <w:tab w:val="decimal" w:pos="0"/>
              </w:tabs>
              <w:ind w:firstLine="0" w:firstLineChars="0"/>
              <w:jc w:val="center"/>
              <w:rPr>
                <w:kern w:val="0"/>
                <w:sz w:val="18"/>
                <w:szCs w:val="18"/>
              </w:rPr>
            </w:pPr>
            <w:r>
              <w:rPr>
                <w:kern w:val="0"/>
                <w:sz w:val="18"/>
                <w:szCs w:val="18"/>
              </w:rPr>
              <w:t>2.343750</w:t>
            </w:r>
          </w:p>
        </w:tc>
        <w:tc>
          <w:tcPr>
            <w:tcW w:w="588" w:type="dxa"/>
            <w:tcBorders>
              <w:top w:val="nil"/>
              <w:left w:val="nil"/>
              <w:bottom w:val="single" w:color="auto" w:sz="4" w:space="0"/>
              <w:right w:val="single" w:color="auto" w:sz="4" w:space="0"/>
            </w:tcBorders>
            <w:vAlign w:val="center"/>
          </w:tcPr>
          <w:p w14:paraId="244BA8A3">
            <w:pPr>
              <w:widowControl/>
              <w:tabs>
                <w:tab w:val="decimal" w:pos="0"/>
              </w:tabs>
              <w:ind w:firstLine="0" w:firstLineChars="0"/>
              <w:jc w:val="center"/>
              <w:rPr>
                <w:kern w:val="0"/>
                <w:sz w:val="18"/>
                <w:szCs w:val="18"/>
              </w:rPr>
            </w:pPr>
            <w:r>
              <w:rPr>
                <w:kern w:val="0"/>
                <w:sz w:val="18"/>
                <w:szCs w:val="18"/>
              </w:rPr>
              <w:t>6</w:t>
            </w:r>
          </w:p>
        </w:tc>
        <w:tc>
          <w:tcPr>
            <w:tcW w:w="813" w:type="dxa"/>
            <w:tcBorders>
              <w:top w:val="nil"/>
              <w:left w:val="nil"/>
              <w:bottom w:val="single" w:color="auto" w:sz="4" w:space="0"/>
              <w:right w:val="single" w:color="auto" w:sz="4" w:space="0"/>
            </w:tcBorders>
            <w:vAlign w:val="center"/>
          </w:tcPr>
          <w:p w14:paraId="0F25C45C">
            <w:pPr>
              <w:widowControl/>
              <w:tabs>
                <w:tab w:val="decimal" w:pos="0"/>
              </w:tabs>
              <w:ind w:firstLine="0" w:firstLineChars="0"/>
              <w:jc w:val="center"/>
              <w:rPr>
                <w:kern w:val="0"/>
                <w:sz w:val="18"/>
                <w:szCs w:val="18"/>
              </w:rPr>
            </w:pPr>
            <w:r>
              <w:rPr>
                <w:kern w:val="0"/>
                <w:sz w:val="18"/>
                <w:szCs w:val="18"/>
              </w:rPr>
              <w:t>224</w:t>
            </w:r>
          </w:p>
        </w:tc>
        <w:tc>
          <w:tcPr>
            <w:tcW w:w="1068" w:type="dxa"/>
            <w:tcBorders>
              <w:top w:val="nil"/>
              <w:left w:val="nil"/>
              <w:bottom w:val="single" w:color="auto" w:sz="4" w:space="0"/>
              <w:right w:val="single" w:color="auto" w:sz="4" w:space="0"/>
            </w:tcBorders>
            <w:vAlign w:val="center"/>
          </w:tcPr>
          <w:p w14:paraId="5EDB6912">
            <w:pPr>
              <w:widowControl/>
              <w:tabs>
                <w:tab w:val="decimal" w:pos="0"/>
              </w:tabs>
              <w:ind w:firstLine="0" w:firstLineChars="0"/>
              <w:jc w:val="center"/>
              <w:rPr>
                <w:kern w:val="0"/>
                <w:sz w:val="18"/>
                <w:szCs w:val="18"/>
              </w:rPr>
            </w:pPr>
            <w:r>
              <w:rPr>
                <w:kern w:val="0"/>
                <w:sz w:val="18"/>
                <w:szCs w:val="18"/>
              </w:rPr>
              <w:t>5.468750</w:t>
            </w:r>
          </w:p>
        </w:tc>
        <w:tc>
          <w:tcPr>
            <w:tcW w:w="426" w:type="dxa"/>
            <w:tcBorders>
              <w:top w:val="nil"/>
              <w:left w:val="nil"/>
              <w:bottom w:val="single" w:color="auto" w:sz="4" w:space="0"/>
              <w:right w:val="single" w:color="auto" w:sz="4" w:space="0"/>
            </w:tcBorders>
            <w:vAlign w:val="center"/>
          </w:tcPr>
          <w:p w14:paraId="727B3DB3">
            <w:pPr>
              <w:widowControl/>
              <w:tabs>
                <w:tab w:val="decimal" w:pos="0"/>
              </w:tabs>
              <w:ind w:firstLine="0" w:firstLineChars="0"/>
              <w:jc w:val="center"/>
              <w:rPr>
                <w:kern w:val="0"/>
                <w:sz w:val="18"/>
                <w:szCs w:val="18"/>
              </w:rPr>
            </w:pPr>
            <w:r>
              <w:rPr>
                <w:kern w:val="0"/>
                <w:sz w:val="18"/>
                <w:szCs w:val="18"/>
              </w:rPr>
              <w:t>1</w:t>
            </w:r>
          </w:p>
        </w:tc>
        <w:tc>
          <w:tcPr>
            <w:tcW w:w="813" w:type="dxa"/>
            <w:tcBorders>
              <w:top w:val="nil"/>
              <w:left w:val="nil"/>
              <w:bottom w:val="single" w:color="auto" w:sz="4" w:space="0"/>
              <w:right w:val="single" w:color="auto" w:sz="4" w:space="0"/>
            </w:tcBorders>
            <w:vAlign w:val="center"/>
          </w:tcPr>
          <w:p w14:paraId="3485016F">
            <w:pPr>
              <w:widowControl/>
              <w:tabs>
                <w:tab w:val="decimal" w:pos="0"/>
              </w:tabs>
              <w:ind w:firstLine="0" w:firstLineChars="0"/>
              <w:jc w:val="center"/>
              <w:rPr>
                <w:kern w:val="0"/>
                <w:sz w:val="18"/>
                <w:szCs w:val="18"/>
              </w:rPr>
            </w:pPr>
            <w:r>
              <w:rPr>
                <w:kern w:val="0"/>
                <w:sz w:val="18"/>
                <w:szCs w:val="18"/>
              </w:rPr>
              <w:t>352</w:t>
            </w:r>
          </w:p>
        </w:tc>
        <w:tc>
          <w:tcPr>
            <w:tcW w:w="1068" w:type="dxa"/>
            <w:tcBorders>
              <w:top w:val="nil"/>
              <w:left w:val="nil"/>
              <w:bottom w:val="single" w:color="auto" w:sz="4" w:space="0"/>
              <w:right w:val="single" w:color="auto" w:sz="4" w:space="0"/>
            </w:tcBorders>
            <w:vAlign w:val="center"/>
          </w:tcPr>
          <w:p w14:paraId="12F938AD">
            <w:pPr>
              <w:widowControl/>
              <w:tabs>
                <w:tab w:val="decimal" w:pos="0"/>
              </w:tabs>
              <w:ind w:firstLine="0" w:firstLineChars="0"/>
              <w:jc w:val="center"/>
              <w:rPr>
                <w:kern w:val="0"/>
                <w:sz w:val="18"/>
                <w:szCs w:val="18"/>
              </w:rPr>
            </w:pPr>
            <w:r>
              <w:rPr>
                <w:kern w:val="0"/>
                <w:sz w:val="18"/>
                <w:szCs w:val="18"/>
              </w:rPr>
              <w:t>8.593750</w:t>
            </w:r>
          </w:p>
        </w:tc>
        <w:tc>
          <w:tcPr>
            <w:tcW w:w="426" w:type="dxa"/>
            <w:tcBorders>
              <w:top w:val="nil"/>
              <w:left w:val="nil"/>
              <w:bottom w:val="single" w:color="auto" w:sz="4" w:space="0"/>
              <w:right w:val="single" w:color="auto" w:sz="4" w:space="0"/>
            </w:tcBorders>
            <w:vAlign w:val="center"/>
          </w:tcPr>
          <w:p w14:paraId="33BE8D27">
            <w:pPr>
              <w:widowControl/>
              <w:tabs>
                <w:tab w:val="decimal" w:pos="0"/>
              </w:tabs>
              <w:ind w:firstLine="0" w:firstLineChars="0"/>
              <w:jc w:val="center"/>
              <w:rPr>
                <w:kern w:val="0"/>
                <w:sz w:val="18"/>
                <w:szCs w:val="18"/>
              </w:rPr>
            </w:pPr>
            <w:r>
              <w:rPr>
                <w:kern w:val="0"/>
                <w:sz w:val="18"/>
                <w:szCs w:val="18"/>
              </w:rPr>
              <w:t>3</w:t>
            </w:r>
          </w:p>
        </w:tc>
        <w:tc>
          <w:tcPr>
            <w:tcW w:w="813" w:type="dxa"/>
            <w:tcBorders>
              <w:top w:val="nil"/>
              <w:left w:val="nil"/>
              <w:bottom w:val="single" w:color="auto" w:sz="4" w:space="0"/>
              <w:right w:val="single" w:color="auto" w:sz="4" w:space="0"/>
            </w:tcBorders>
            <w:vAlign w:val="center"/>
          </w:tcPr>
          <w:p w14:paraId="4219BCE6">
            <w:pPr>
              <w:widowControl/>
              <w:tabs>
                <w:tab w:val="decimal" w:pos="0"/>
              </w:tabs>
              <w:ind w:firstLine="0" w:firstLineChars="0"/>
              <w:jc w:val="center"/>
              <w:rPr>
                <w:kern w:val="0"/>
                <w:sz w:val="18"/>
                <w:szCs w:val="18"/>
              </w:rPr>
            </w:pPr>
            <w:r>
              <w:rPr>
                <w:kern w:val="0"/>
                <w:sz w:val="18"/>
                <w:szCs w:val="18"/>
              </w:rPr>
              <w:t>480</w:t>
            </w:r>
          </w:p>
        </w:tc>
        <w:tc>
          <w:tcPr>
            <w:tcW w:w="1109" w:type="dxa"/>
            <w:tcBorders>
              <w:top w:val="nil"/>
              <w:left w:val="nil"/>
              <w:bottom w:val="single" w:color="auto" w:sz="4" w:space="0"/>
              <w:right w:val="single" w:color="auto" w:sz="4" w:space="0"/>
            </w:tcBorders>
            <w:vAlign w:val="center"/>
          </w:tcPr>
          <w:p w14:paraId="651E3A50">
            <w:pPr>
              <w:widowControl/>
              <w:tabs>
                <w:tab w:val="decimal" w:pos="0"/>
              </w:tabs>
              <w:ind w:firstLine="0" w:firstLineChars="0"/>
              <w:jc w:val="center"/>
              <w:rPr>
                <w:kern w:val="0"/>
                <w:sz w:val="18"/>
                <w:szCs w:val="18"/>
              </w:rPr>
            </w:pPr>
            <w:r>
              <w:rPr>
                <w:kern w:val="0"/>
                <w:sz w:val="18"/>
                <w:szCs w:val="18"/>
              </w:rPr>
              <w:t>11.718750</w:t>
            </w:r>
          </w:p>
        </w:tc>
        <w:tc>
          <w:tcPr>
            <w:tcW w:w="426" w:type="dxa"/>
            <w:tcBorders>
              <w:top w:val="nil"/>
              <w:left w:val="nil"/>
              <w:bottom w:val="single" w:color="auto" w:sz="4" w:space="0"/>
              <w:right w:val="single" w:color="auto" w:sz="4" w:space="0"/>
            </w:tcBorders>
            <w:vAlign w:val="center"/>
          </w:tcPr>
          <w:p w14:paraId="1F514CDA">
            <w:pPr>
              <w:widowControl/>
              <w:tabs>
                <w:tab w:val="decimal" w:pos="0"/>
              </w:tabs>
              <w:ind w:firstLine="0" w:firstLineChars="0"/>
              <w:jc w:val="center"/>
              <w:rPr>
                <w:kern w:val="0"/>
                <w:sz w:val="18"/>
                <w:szCs w:val="18"/>
              </w:rPr>
            </w:pPr>
            <w:r>
              <w:rPr>
                <w:kern w:val="0"/>
                <w:sz w:val="18"/>
                <w:szCs w:val="18"/>
              </w:rPr>
              <w:t>3</w:t>
            </w:r>
          </w:p>
        </w:tc>
      </w:tr>
      <w:tr w14:paraId="15798F38">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315E2C2A">
            <w:pPr>
              <w:widowControl/>
              <w:tabs>
                <w:tab w:val="decimal" w:pos="0"/>
              </w:tabs>
              <w:ind w:firstLine="0" w:firstLineChars="0"/>
              <w:jc w:val="center"/>
              <w:rPr>
                <w:kern w:val="0"/>
                <w:sz w:val="18"/>
                <w:szCs w:val="18"/>
              </w:rPr>
            </w:pPr>
            <w:r>
              <w:rPr>
                <w:kern w:val="0"/>
                <w:sz w:val="18"/>
                <w:szCs w:val="18"/>
              </w:rPr>
              <w:t>97</w:t>
            </w:r>
          </w:p>
        </w:tc>
        <w:tc>
          <w:tcPr>
            <w:tcW w:w="1068" w:type="dxa"/>
            <w:tcBorders>
              <w:top w:val="nil"/>
              <w:left w:val="nil"/>
              <w:bottom w:val="single" w:color="auto" w:sz="4" w:space="0"/>
              <w:right w:val="single" w:color="auto" w:sz="4" w:space="0"/>
            </w:tcBorders>
            <w:vAlign w:val="center"/>
          </w:tcPr>
          <w:p w14:paraId="57E57B88">
            <w:pPr>
              <w:widowControl/>
              <w:tabs>
                <w:tab w:val="decimal" w:pos="0"/>
              </w:tabs>
              <w:ind w:firstLine="0" w:firstLineChars="0"/>
              <w:jc w:val="center"/>
              <w:rPr>
                <w:kern w:val="0"/>
                <w:sz w:val="18"/>
                <w:szCs w:val="18"/>
              </w:rPr>
            </w:pPr>
            <w:r>
              <w:rPr>
                <w:kern w:val="0"/>
                <w:sz w:val="18"/>
                <w:szCs w:val="18"/>
              </w:rPr>
              <w:t>2.368164</w:t>
            </w:r>
          </w:p>
        </w:tc>
        <w:tc>
          <w:tcPr>
            <w:tcW w:w="588" w:type="dxa"/>
            <w:tcBorders>
              <w:top w:val="nil"/>
              <w:left w:val="nil"/>
              <w:bottom w:val="single" w:color="auto" w:sz="4" w:space="0"/>
              <w:right w:val="single" w:color="auto" w:sz="4" w:space="0"/>
            </w:tcBorders>
            <w:vAlign w:val="center"/>
          </w:tcPr>
          <w:p w14:paraId="64305122">
            <w:pPr>
              <w:widowControl/>
              <w:tabs>
                <w:tab w:val="decimal" w:pos="0"/>
              </w:tabs>
              <w:ind w:firstLine="0" w:firstLineChars="0"/>
              <w:jc w:val="center"/>
              <w:rPr>
                <w:kern w:val="0"/>
                <w:sz w:val="18"/>
                <w:szCs w:val="18"/>
              </w:rPr>
            </w:pPr>
            <w:r>
              <w:rPr>
                <w:kern w:val="0"/>
                <w:sz w:val="18"/>
                <w:szCs w:val="18"/>
              </w:rPr>
              <w:t>6</w:t>
            </w:r>
          </w:p>
        </w:tc>
        <w:tc>
          <w:tcPr>
            <w:tcW w:w="813" w:type="dxa"/>
            <w:tcBorders>
              <w:top w:val="nil"/>
              <w:left w:val="nil"/>
              <w:bottom w:val="single" w:color="auto" w:sz="4" w:space="0"/>
              <w:right w:val="single" w:color="auto" w:sz="4" w:space="0"/>
            </w:tcBorders>
            <w:vAlign w:val="center"/>
          </w:tcPr>
          <w:p w14:paraId="339C098F">
            <w:pPr>
              <w:widowControl/>
              <w:tabs>
                <w:tab w:val="decimal" w:pos="0"/>
              </w:tabs>
              <w:ind w:firstLine="0" w:firstLineChars="0"/>
              <w:jc w:val="center"/>
              <w:rPr>
                <w:kern w:val="0"/>
                <w:sz w:val="18"/>
                <w:szCs w:val="18"/>
              </w:rPr>
            </w:pPr>
            <w:r>
              <w:rPr>
                <w:kern w:val="0"/>
                <w:sz w:val="18"/>
                <w:szCs w:val="18"/>
              </w:rPr>
              <w:t>225</w:t>
            </w:r>
          </w:p>
        </w:tc>
        <w:tc>
          <w:tcPr>
            <w:tcW w:w="1068" w:type="dxa"/>
            <w:tcBorders>
              <w:top w:val="nil"/>
              <w:left w:val="nil"/>
              <w:bottom w:val="single" w:color="auto" w:sz="4" w:space="0"/>
              <w:right w:val="single" w:color="auto" w:sz="4" w:space="0"/>
            </w:tcBorders>
            <w:vAlign w:val="center"/>
          </w:tcPr>
          <w:p w14:paraId="3C5EE326">
            <w:pPr>
              <w:widowControl/>
              <w:tabs>
                <w:tab w:val="decimal" w:pos="0"/>
              </w:tabs>
              <w:ind w:firstLine="0" w:firstLineChars="0"/>
              <w:jc w:val="center"/>
              <w:rPr>
                <w:kern w:val="0"/>
                <w:sz w:val="18"/>
                <w:szCs w:val="18"/>
              </w:rPr>
            </w:pPr>
            <w:r>
              <w:rPr>
                <w:kern w:val="0"/>
                <w:sz w:val="18"/>
                <w:szCs w:val="18"/>
              </w:rPr>
              <w:t>5.493164</w:t>
            </w:r>
          </w:p>
        </w:tc>
        <w:tc>
          <w:tcPr>
            <w:tcW w:w="426" w:type="dxa"/>
            <w:tcBorders>
              <w:top w:val="nil"/>
              <w:left w:val="nil"/>
              <w:bottom w:val="single" w:color="auto" w:sz="4" w:space="0"/>
              <w:right w:val="single" w:color="auto" w:sz="4" w:space="0"/>
            </w:tcBorders>
            <w:vAlign w:val="center"/>
          </w:tcPr>
          <w:p w14:paraId="6EF7A565">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36089A0B">
            <w:pPr>
              <w:widowControl/>
              <w:tabs>
                <w:tab w:val="decimal" w:pos="0"/>
              </w:tabs>
              <w:ind w:firstLine="0" w:firstLineChars="0"/>
              <w:jc w:val="center"/>
              <w:rPr>
                <w:kern w:val="0"/>
                <w:sz w:val="18"/>
                <w:szCs w:val="18"/>
              </w:rPr>
            </w:pPr>
            <w:r>
              <w:rPr>
                <w:kern w:val="0"/>
                <w:sz w:val="18"/>
                <w:szCs w:val="18"/>
              </w:rPr>
              <w:t>353</w:t>
            </w:r>
          </w:p>
        </w:tc>
        <w:tc>
          <w:tcPr>
            <w:tcW w:w="1068" w:type="dxa"/>
            <w:tcBorders>
              <w:top w:val="nil"/>
              <w:left w:val="nil"/>
              <w:bottom w:val="single" w:color="auto" w:sz="4" w:space="0"/>
              <w:right w:val="single" w:color="auto" w:sz="4" w:space="0"/>
            </w:tcBorders>
            <w:vAlign w:val="center"/>
          </w:tcPr>
          <w:p w14:paraId="40920BEB">
            <w:pPr>
              <w:widowControl/>
              <w:tabs>
                <w:tab w:val="decimal" w:pos="0"/>
              </w:tabs>
              <w:ind w:firstLine="0" w:firstLineChars="0"/>
              <w:jc w:val="center"/>
              <w:rPr>
                <w:kern w:val="0"/>
                <w:sz w:val="18"/>
                <w:szCs w:val="18"/>
              </w:rPr>
            </w:pPr>
            <w:r>
              <w:rPr>
                <w:kern w:val="0"/>
                <w:sz w:val="18"/>
                <w:szCs w:val="18"/>
              </w:rPr>
              <w:t>8.618164</w:t>
            </w:r>
          </w:p>
        </w:tc>
        <w:tc>
          <w:tcPr>
            <w:tcW w:w="426" w:type="dxa"/>
            <w:tcBorders>
              <w:top w:val="nil"/>
              <w:left w:val="nil"/>
              <w:bottom w:val="single" w:color="auto" w:sz="4" w:space="0"/>
              <w:right w:val="single" w:color="auto" w:sz="4" w:space="0"/>
            </w:tcBorders>
            <w:vAlign w:val="center"/>
          </w:tcPr>
          <w:p w14:paraId="590CFEE9">
            <w:pPr>
              <w:widowControl/>
              <w:tabs>
                <w:tab w:val="decimal" w:pos="0"/>
              </w:tabs>
              <w:ind w:firstLine="0" w:firstLineChars="0"/>
              <w:jc w:val="center"/>
              <w:rPr>
                <w:kern w:val="0"/>
                <w:sz w:val="18"/>
                <w:szCs w:val="18"/>
              </w:rPr>
            </w:pPr>
            <w:r>
              <w:rPr>
                <w:kern w:val="0"/>
                <w:sz w:val="18"/>
                <w:szCs w:val="18"/>
              </w:rPr>
              <w:t>1</w:t>
            </w:r>
          </w:p>
        </w:tc>
        <w:tc>
          <w:tcPr>
            <w:tcW w:w="813" w:type="dxa"/>
            <w:tcBorders>
              <w:top w:val="nil"/>
              <w:left w:val="nil"/>
              <w:bottom w:val="single" w:color="auto" w:sz="4" w:space="0"/>
              <w:right w:val="single" w:color="auto" w:sz="4" w:space="0"/>
            </w:tcBorders>
            <w:vAlign w:val="center"/>
          </w:tcPr>
          <w:p w14:paraId="0D761700">
            <w:pPr>
              <w:widowControl/>
              <w:tabs>
                <w:tab w:val="decimal" w:pos="0"/>
              </w:tabs>
              <w:ind w:firstLine="0" w:firstLineChars="0"/>
              <w:jc w:val="center"/>
              <w:rPr>
                <w:kern w:val="0"/>
                <w:sz w:val="18"/>
                <w:szCs w:val="18"/>
              </w:rPr>
            </w:pPr>
            <w:r>
              <w:rPr>
                <w:kern w:val="0"/>
                <w:sz w:val="18"/>
                <w:szCs w:val="18"/>
              </w:rPr>
              <w:t>481</w:t>
            </w:r>
          </w:p>
        </w:tc>
        <w:tc>
          <w:tcPr>
            <w:tcW w:w="1109" w:type="dxa"/>
            <w:tcBorders>
              <w:top w:val="nil"/>
              <w:left w:val="nil"/>
              <w:bottom w:val="single" w:color="auto" w:sz="4" w:space="0"/>
              <w:right w:val="single" w:color="auto" w:sz="4" w:space="0"/>
            </w:tcBorders>
            <w:vAlign w:val="center"/>
          </w:tcPr>
          <w:p w14:paraId="29C213FE">
            <w:pPr>
              <w:widowControl/>
              <w:tabs>
                <w:tab w:val="decimal" w:pos="0"/>
              </w:tabs>
              <w:ind w:firstLine="0" w:firstLineChars="0"/>
              <w:jc w:val="center"/>
              <w:rPr>
                <w:kern w:val="0"/>
                <w:sz w:val="18"/>
                <w:szCs w:val="18"/>
              </w:rPr>
            </w:pPr>
            <w:r>
              <w:rPr>
                <w:kern w:val="0"/>
                <w:sz w:val="18"/>
                <w:szCs w:val="18"/>
              </w:rPr>
              <w:t>11.743164</w:t>
            </w:r>
          </w:p>
        </w:tc>
        <w:tc>
          <w:tcPr>
            <w:tcW w:w="426" w:type="dxa"/>
            <w:tcBorders>
              <w:top w:val="nil"/>
              <w:left w:val="nil"/>
              <w:bottom w:val="single" w:color="auto" w:sz="4" w:space="0"/>
              <w:right w:val="single" w:color="auto" w:sz="4" w:space="0"/>
            </w:tcBorders>
            <w:vAlign w:val="center"/>
          </w:tcPr>
          <w:p w14:paraId="1F5FEEB5">
            <w:pPr>
              <w:widowControl/>
              <w:tabs>
                <w:tab w:val="decimal" w:pos="0"/>
              </w:tabs>
              <w:ind w:firstLine="0" w:firstLineChars="0"/>
              <w:jc w:val="center"/>
              <w:rPr>
                <w:kern w:val="0"/>
                <w:sz w:val="18"/>
                <w:szCs w:val="18"/>
              </w:rPr>
            </w:pPr>
            <w:r>
              <w:rPr>
                <w:kern w:val="0"/>
                <w:sz w:val="18"/>
                <w:szCs w:val="18"/>
              </w:rPr>
              <w:t>0</w:t>
            </w:r>
          </w:p>
        </w:tc>
      </w:tr>
      <w:tr w14:paraId="7EFEA463">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03CF5349">
            <w:pPr>
              <w:widowControl/>
              <w:tabs>
                <w:tab w:val="decimal" w:pos="0"/>
              </w:tabs>
              <w:ind w:firstLine="0" w:firstLineChars="0"/>
              <w:jc w:val="center"/>
              <w:rPr>
                <w:kern w:val="0"/>
                <w:sz w:val="18"/>
                <w:szCs w:val="18"/>
              </w:rPr>
            </w:pPr>
            <w:r>
              <w:rPr>
                <w:kern w:val="0"/>
                <w:sz w:val="18"/>
                <w:szCs w:val="18"/>
              </w:rPr>
              <w:t>98</w:t>
            </w:r>
          </w:p>
        </w:tc>
        <w:tc>
          <w:tcPr>
            <w:tcW w:w="1068" w:type="dxa"/>
            <w:tcBorders>
              <w:top w:val="nil"/>
              <w:left w:val="nil"/>
              <w:bottom w:val="single" w:color="auto" w:sz="4" w:space="0"/>
              <w:right w:val="single" w:color="auto" w:sz="4" w:space="0"/>
            </w:tcBorders>
            <w:vAlign w:val="center"/>
          </w:tcPr>
          <w:p w14:paraId="2CD2AD36">
            <w:pPr>
              <w:widowControl/>
              <w:tabs>
                <w:tab w:val="decimal" w:pos="0"/>
              </w:tabs>
              <w:ind w:firstLine="0" w:firstLineChars="0"/>
              <w:jc w:val="center"/>
              <w:rPr>
                <w:kern w:val="0"/>
                <w:sz w:val="18"/>
                <w:szCs w:val="18"/>
              </w:rPr>
            </w:pPr>
            <w:r>
              <w:rPr>
                <w:kern w:val="0"/>
                <w:sz w:val="18"/>
                <w:szCs w:val="18"/>
              </w:rPr>
              <w:t>2.392578</w:t>
            </w:r>
          </w:p>
        </w:tc>
        <w:tc>
          <w:tcPr>
            <w:tcW w:w="588" w:type="dxa"/>
            <w:tcBorders>
              <w:top w:val="nil"/>
              <w:left w:val="nil"/>
              <w:bottom w:val="single" w:color="auto" w:sz="4" w:space="0"/>
              <w:right w:val="single" w:color="auto" w:sz="4" w:space="0"/>
            </w:tcBorders>
            <w:vAlign w:val="center"/>
          </w:tcPr>
          <w:p w14:paraId="125BEBEA">
            <w:pPr>
              <w:widowControl/>
              <w:tabs>
                <w:tab w:val="decimal" w:pos="0"/>
              </w:tabs>
              <w:ind w:firstLine="0" w:firstLineChars="0"/>
              <w:jc w:val="center"/>
              <w:rPr>
                <w:kern w:val="0"/>
                <w:sz w:val="18"/>
                <w:szCs w:val="18"/>
              </w:rPr>
            </w:pPr>
            <w:r>
              <w:rPr>
                <w:kern w:val="0"/>
                <w:sz w:val="18"/>
                <w:szCs w:val="18"/>
              </w:rPr>
              <w:t>5</w:t>
            </w:r>
          </w:p>
        </w:tc>
        <w:tc>
          <w:tcPr>
            <w:tcW w:w="813" w:type="dxa"/>
            <w:tcBorders>
              <w:top w:val="nil"/>
              <w:left w:val="nil"/>
              <w:bottom w:val="single" w:color="auto" w:sz="4" w:space="0"/>
              <w:right w:val="single" w:color="auto" w:sz="4" w:space="0"/>
            </w:tcBorders>
            <w:vAlign w:val="center"/>
          </w:tcPr>
          <w:p w14:paraId="2F3D6056">
            <w:pPr>
              <w:widowControl/>
              <w:tabs>
                <w:tab w:val="decimal" w:pos="0"/>
              </w:tabs>
              <w:ind w:firstLine="0" w:firstLineChars="0"/>
              <w:jc w:val="center"/>
              <w:rPr>
                <w:kern w:val="0"/>
                <w:sz w:val="18"/>
                <w:szCs w:val="18"/>
              </w:rPr>
            </w:pPr>
            <w:r>
              <w:rPr>
                <w:kern w:val="0"/>
                <w:sz w:val="18"/>
                <w:szCs w:val="18"/>
              </w:rPr>
              <w:t>226</w:t>
            </w:r>
          </w:p>
        </w:tc>
        <w:tc>
          <w:tcPr>
            <w:tcW w:w="1068" w:type="dxa"/>
            <w:tcBorders>
              <w:top w:val="nil"/>
              <w:left w:val="nil"/>
              <w:bottom w:val="single" w:color="auto" w:sz="4" w:space="0"/>
              <w:right w:val="single" w:color="auto" w:sz="4" w:space="0"/>
            </w:tcBorders>
            <w:vAlign w:val="center"/>
          </w:tcPr>
          <w:p w14:paraId="35BC8F96">
            <w:pPr>
              <w:widowControl/>
              <w:tabs>
                <w:tab w:val="decimal" w:pos="0"/>
              </w:tabs>
              <w:ind w:firstLine="0" w:firstLineChars="0"/>
              <w:jc w:val="center"/>
              <w:rPr>
                <w:kern w:val="0"/>
                <w:sz w:val="18"/>
                <w:szCs w:val="18"/>
              </w:rPr>
            </w:pPr>
            <w:r>
              <w:rPr>
                <w:kern w:val="0"/>
                <w:sz w:val="18"/>
                <w:szCs w:val="18"/>
              </w:rPr>
              <w:t>5.517578</w:t>
            </w:r>
          </w:p>
        </w:tc>
        <w:tc>
          <w:tcPr>
            <w:tcW w:w="426" w:type="dxa"/>
            <w:tcBorders>
              <w:top w:val="nil"/>
              <w:left w:val="nil"/>
              <w:bottom w:val="single" w:color="auto" w:sz="4" w:space="0"/>
              <w:right w:val="single" w:color="auto" w:sz="4" w:space="0"/>
            </w:tcBorders>
            <w:vAlign w:val="center"/>
          </w:tcPr>
          <w:p w14:paraId="35EB9E0F">
            <w:pPr>
              <w:widowControl/>
              <w:tabs>
                <w:tab w:val="decimal" w:pos="0"/>
              </w:tabs>
              <w:ind w:firstLine="0" w:firstLineChars="0"/>
              <w:jc w:val="center"/>
              <w:rPr>
                <w:kern w:val="0"/>
                <w:sz w:val="18"/>
                <w:szCs w:val="18"/>
              </w:rPr>
            </w:pPr>
            <w:r>
              <w:rPr>
                <w:kern w:val="0"/>
                <w:sz w:val="18"/>
                <w:szCs w:val="18"/>
              </w:rPr>
              <w:t>7</w:t>
            </w:r>
          </w:p>
        </w:tc>
        <w:tc>
          <w:tcPr>
            <w:tcW w:w="813" w:type="dxa"/>
            <w:tcBorders>
              <w:top w:val="nil"/>
              <w:left w:val="nil"/>
              <w:bottom w:val="single" w:color="auto" w:sz="4" w:space="0"/>
              <w:right w:val="single" w:color="auto" w:sz="4" w:space="0"/>
            </w:tcBorders>
            <w:vAlign w:val="center"/>
          </w:tcPr>
          <w:p w14:paraId="64DE703D">
            <w:pPr>
              <w:widowControl/>
              <w:tabs>
                <w:tab w:val="decimal" w:pos="0"/>
              </w:tabs>
              <w:ind w:firstLine="0" w:firstLineChars="0"/>
              <w:jc w:val="center"/>
              <w:rPr>
                <w:kern w:val="0"/>
                <w:sz w:val="18"/>
                <w:szCs w:val="18"/>
              </w:rPr>
            </w:pPr>
            <w:r>
              <w:rPr>
                <w:kern w:val="0"/>
                <w:sz w:val="18"/>
                <w:szCs w:val="18"/>
              </w:rPr>
              <w:t>354</w:t>
            </w:r>
          </w:p>
        </w:tc>
        <w:tc>
          <w:tcPr>
            <w:tcW w:w="1068" w:type="dxa"/>
            <w:tcBorders>
              <w:top w:val="nil"/>
              <w:left w:val="nil"/>
              <w:bottom w:val="single" w:color="auto" w:sz="4" w:space="0"/>
              <w:right w:val="single" w:color="auto" w:sz="4" w:space="0"/>
            </w:tcBorders>
            <w:vAlign w:val="center"/>
          </w:tcPr>
          <w:p w14:paraId="04A8F444">
            <w:pPr>
              <w:widowControl/>
              <w:tabs>
                <w:tab w:val="decimal" w:pos="0"/>
              </w:tabs>
              <w:ind w:firstLine="0" w:firstLineChars="0"/>
              <w:jc w:val="center"/>
              <w:rPr>
                <w:kern w:val="0"/>
                <w:sz w:val="18"/>
                <w:szCs w:val="18"/>
              </w:rPr>
            </w:pPr>
            <w:r>
              <w:rPr>
                <w:kern w:val="0"/>
                <w:sz w:val="18"/>
                <w:szCs w:val="18"/>
              </w:rPr>
              <w:t>8.642578</w:t>
            </w:r>
          </w:p>
        </w:tc>
        <w:tc>
          <w:tcPr>
            <w:tcW w:w="426" w:type="dxa"/>
            <w:tcBorders>
              <w:top w:val="nil"/>
              <w:left w:val="nil"/>
              <w:bottom w:val="single" w:color="auto" w:sz="4" w:space="0"/>
              <w:right w:val="single" w:color="auto" w:sz="4" w:space="0"/>
            </w:tcBorders>
            <w:vAlign w:val="center"/>
          </w:tcPr>
          <w:p w14:paraId="0AB732B6">
            <w:pPr>
              <w:widowControl/>
              <w:tabs>
                <w:tab w:val="decimal" w:pos="0"/>
              </w:tabs>
              <w:ind w:firstLine="0" w:firstLineChars="0"/>
              <w:jc w:val="center"/>
              <w:rPr>
                <w:kern w:val="0"/>
                <w:sz w:val="18"/>
                <w:szCs w:val="18"/>
              </w:rPr>
            </w:pPr>
            <w:r>
              <w:rPr>
                <w:kern w:val="0"/>
                <w:sz w:val="18"/>
                <w:szCs w:val="18"/>
              </w:rPr>
              <w:t>7</w:t>
            </w:r>
          </w:p>
        </w:tc>
        <w:tc>
          <w:tcPr>
            <w:tcW w:w="813" w:type="dxa"/>
            <w:tcBorders>
              <w:top w:val="nil"/>
              <w:left w:val="nil"/>
              <w:bottom w:val="single" w:color="auto" w:sz="4" w:space="0"/>
              <w:right w:val="single" w:color="auto" w:sz="4" w:space="0"/>
            </w:tcBorders>
            <w:vAlign w:val="center"/>
          </w:tcPr>
          <w:p w14:paraId="6CACE52A">
            <w:pPr>
              <w:widowControl/>
              <w:tabs>
                <w:tab w:val="decimal" w:pos="0"/>
              </w:tabs>
              <w:ind w:firstLine="0" w:firstLineChars="0"/>
              <w:jc w:val="center"/>
              <w:rPr>
                <w:kern w:val="0"/>
                <w:sz w:val="18"/>
                <w:szCs w:val="18"/>
              </w:rPr>
            </w:pPr>
            <w:r>
              <w:rPr>
                <w:kern w:val="0"/>
                <w:sz w:val="18"/>
                <w:szCs w:val="18"/>
              </w:rPr>
              <w:t>482</w:t>
            </w:r>
          </w:p>
        </w:tc>
        <w:tc>
          <w:tcPr>
            <w:tcW w:w="1109" w:type="dxa"/>
            <w:tcBorders>
              <w:top w:val="nil"/>
              <w:left w:val="nil"/>
              <w:bottom w:val="single" w:color="auto" w:sz="4" w:space="0"/>
              <w:right w:val="single" w:color="auto" w:sz="4" w:space="0"/>
            </w:tcBorders>
            <w:vAlign w:val="center"/>
          </w:tcPr>
          <w:p w14:paraId="64B48AC6">
            <w:pPr>
              <w:widowControl/>
              <w:tabs>
                <w:tab w:val="decimal" w:pos="0"/>
              </w:tabs>
              <w:ind w:firstLine="0" w:firstLineChars="0"/>
              <w:jc w:val="center"/>
              <w:rPr>
                <w:kern w:val="0"/>
                <w:sz w:val="18"/>
                <w:szCs w:val="18"/>
              </w:rPr>
            </w:pPr>
            <w:r>
              <w:rPr>
                <w:kern w:val="0"/>
                <w:sz w:val="18"/>
                <w:szCs w:val="18"/>
              </w:rPr>
              <w:t>11.767578</w:t>
            </w:r>
          </w:p>
        </w:tc>
        <w:tc>
          <w:tcPr>
            <w:tcW w:w="426" w:type="dxa"/>
            <w:tcBorders>
              <w:top w:val="nil"/>
              <w:left w:val="nil"/>
              <w:bottom w:val="single" w:color="auto" w:sz="4" w:space="0"/>
              <w:right w:val="single" w:color="auto" w:sz="4" w:space="0"/>
            </w:tcBorders>
            <w:vAlign w:val="center"/>
          </w:tcPr>
          <w:p w14:paraId="318A78C8">
            <w:pPr>
              <w:widowControl/>
              <w:tabs>
                <w:tab w:val="decimal" w:pos="0"/>
              </w:tabs>
              <w:ind w:firstLine="0" w:firstLineChars="0"/>
              <w:jc w:val="center"/>
              <w:rPr>
                <w:kern w:val="0"/>
                <w:sz w:val="18"/>
                <w:szCs w:val="18"/>
              </w:rPr>
            </w:pPr>
            <w:r>
              <w:rPr>
                <w:kern w:val="0"/>
                <w:sz w:val="18"/>
                <w:szCs w:val="18"/>
              </w:rPr>
              <w:t>6</w:t>
            </w:r>
          </w:p>
        </w:tc>
      </w:tr>
      <w:tr w14:paraId="2D8D5033">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02272BA9">
            <w:pPr>
              <w:widowControl/>
              <w:tabs>
                <w:tab w:val="decimal" w:pos="0"/>
              </w:tabs>
              <w:ind w:firstLine="0" w:firstLineChars="0"/>
              <w:jc w:val="center"/>
              <w:rPr>
                <w:kern w:val="0"/>
                <w:sz w:val="18"/>
                <w:szCs w:val="18"/>
              </w:rPr>
            </w:pPr>
            <w:r>
              <w:rPr>
                <w:kern w:val="0"/>
                <w:sz w:val="18"/>
                <w:szCs w:val="18"/>
              </w:rPr>
              <w:t>99</w:t>
            </w:r>
          </w:p>
        </w:tc>
        <w:tc>
          <w:tcPr>
            <w:tcW w:w="1068" w:type="dxa"/>
            <w:tcBorders>
              <w:top w:val="nil"/>
              <w:left w:val="nil"/>
              <w:bottom w:val="single" w:color="auto" w:sz="4" w:space="0"/>
              <w:right w:val="single" w:color="auto" w:sz="4" w:space="0"/>
            </w:tcBorders>
            <w:vAlign w:val="center"/>
          </w:tcPr>
          <w:p w14:paraId="34C8B711">
            <w:pPr>
              <w:widowControl/>
              <w:tabs>
                <w:tab w:val="decimal" w:pos="0"/>
              </w:tabs>
              <w:ind w:firstLine="0" w:firstLineChars="0"/>
              <w:jc w:val="center"/>
              <w:rPr>
                <w:kern w:val="0"/>
                <w:sz w:val="18"/>
                <w:szCs w:val="18"/>
              </w:rPr>
            </w:pPr>
            <w:r>
              <w:rPr>
                <w:kern w:val="0"/>
                <w:sz w:val="18"/>
                <w:szCs w:val="18"/>
              </w:rPr>
              <w:t>2.416992</w:t>
            </w:r>
          </w:p>
        </w:tc>
        <w:tc>
          <w:tcPr>
            <w:tcW w:w="588" w:type="dxa"/>
            <w:tcBorders>
              <w:top w:val="nil"/>
              <w:left w:val="nil"/>
              <w:bottom w:val="single" w:color="auto" w:sz="4" w:space="0"/>
              <w:right w:val="single" w:color="auto" w:sz="4" w:space="0"/>
            </w:tcBorders>
            <w:vAlign w:val="center"/>
          </w:tcPr>
          <w:p w14:paraId="78112CE6">
            <w:pPr>
              <w:widowControl/>
              <w:tabs>
                <w:tab w:val="decimal" w:pos="0"/>
              </w:tabs>
              <w:ind w:firstLine="0" w:firstLineChars="0"/>
              <w:jc w:val="center"/>
              <w:rPr>
                <w:kern w:val="0"/>
                <w:sz w:val="18"/>
                <w:szCs w:val="18"/>
              </w:rPr>
            </w:pPr>
            <w:r>
              <w:rPr>
                <w:kern w:val="0"/>
                <w:sz w:val="18"/>
                <w:szCs w:val="18"/>
              </w:rPr>
              <w:t>5</w:t>
            </w:r>
          </w:p>
        </w:tc>
        <w:tc>
          <w:tcPr>
            <w:tcW w:w="813" w:type="dxa"/>
            <w:tcBorders>
              <w:top w:val="nil"/>
              <w:left w:val="nil"/>
              <w:bottom w:val="single" w:color="auto" w:sz="4" w:space="0"/>
              <w:right w:val="single" w:color="auto" w:sz="4" w:space="0"/>
            </w:tcBorders>
            <w:vAlign w:val="center"/>
          </w:tcPr>
          <w:p w14:paraId="496299B6">
            <w:pPr>
              <w:widowControl/>
              <w:tabs>
                <w:tab w:val="decimal" w:pos="0"/>
              </w:tabs>
              <w:ind w:firstLine="0" w:firstLineChars="0"/>
              <w:jc w:val="center"/>
              <w:rPr>
                <w:kern w:val="0"/>
                <w:sz w:val="18"/>
                <w:szCs w:val="18"/>
              </w:rPr>
            </w:pPr>
            <w:r>
              <w:rPr>
                <w:kern w:val="0"/>
                <w:sz w:val="18"/>
                <w:szCs w:val="18"/>
              </w:rPr>
              <w:t>227</w:t>
            </w:r>
          </w:p>
        </w:tc>
        <w:tc>
          <w:tcPr>
            <w:tcW w:w="1068" w:type="dxa"/>
            <w:tcBorders>
              <w:top w:val="nil"/>
              <w:left w:val="nil"/>
              <w:bottom w:val="single" w:color="auto" w:sz="4" w:space="0"/>
              <w:right w:val="single" w:color="auto" w:sz="4" w:space="0"/>
            </w:tcBorders>
            <w:vAlign w:val="center"/>
          </w:tcPr>
          <w:p w14:paraId="7957386B">
            <w:pPr>
              <w:widowControl/>
              <w:tabs>
                <w:tab w:val="decimal" w:pos="0"/>
              </w:tabs>
              <w:ind w:firstLine="0" w:firstLineChars="0"/>
              <w:jc w:val="center"/>
              <w:rPr>
                <w:kern w:val="0"/>
                <w:sz w:val="18"/>
                <w:szCs w:val="18"/>
              </w:rPr>
            </w:pPr>
            <w:r>
              <w:rPr>
                <w:kern w:val="0"/>
                <w:sz w:val="18"/>
                <w:szCs w:val="18"/>
              </w:rPr>
              <w:t>5.541992</w:t>
            </w:r>
          </w:p>
        </w:tc>
        <w:tc>
          <w:tcPr>
            <w:tcW w:w="426" w:type="dxa"/>
            <w:tcBorders>
              <w:top w:val="nil"/>
              <w:left w:val="nil"/>
              <w:bottom w:val="single" w:color="auto" w:sz="4" w:space="0"/>
              <w:right w:val="single" w:color="auto" w:sz="4" w:space="0"/>
            </w:tcBorders>
            <w:vAlign w:val="center"/>
          </w:tcPr>
          <w:p w14:paraId="6806336F">
            <w:pPr>
              <w:widowControl/>
              <w:tabs>
                <w:tab w:val="decimal" w:pos="0"/>
              </w:tabs>
              <w:ind w:firstLine="0" w:firstLineChars="0"/>
              <w:jc w:val="center"/>
              <w:rPr>
                <w:kern w:val="0"/>
                <w:sz w:val="18"/>
                <w:szCs w:val="18"/>
              </w:rPr>
            </w:pPr>
            <w:r>
              <w:rPr>
                <w:kern w:val="0"/>
                <w:sz w:val="18"/>
                <w:szCs w:val="18"/>
              </w:rPr>
              <w:t>6</w:t>
            </w:r>
          </w:p>
        </w:tc>
        <w:tc>
          <w:tcPr>
            <w:tcW w:w="813" w:type="dxa"/>
            <w:tcBorders>
              <w:top w:val="nil"/>
              <w:left w:val="nil"/>
              <w:bottom w:val="single" w:color="auto" w:sz="4" w:space="0"/>
              <w:right w:val="single" w:color="auto" w:sz="4" w:space="0"/>
            </w:tcBorders>
            <w:vAlign w:val="center"/>
          </w:tcPr>
          <w:p w14:paraId="386A02EE">
            <w:pPr>
              <w:widowControl/>
              <w:tabs>
                <w:tab w:val="decimal" w:pos="0"/>
              </w:tabs>
              <w:ind w:firstLine="0" w:firstLineChars="0"/>
              <w:jc w:val="center"/>
              <w:rPr>
                <w:kern w:val="0"/>
                <w:sz w:val="18"/>
                <w:szCs w:val="18"/>
              </w:rPr>
            </w:pPr>
            <w:r>
              <w:rPr>
                <w:kern w:val="0"/>
                <w:sz w:val="18"/>
                <w:szCs w:val="18"/>
              </w:rPr>
              <w:t>355</w:t>
            </w:r>
          </w:p>
        </w:tc>
        <w:tc>
          <w:tcPr>
            <w:tcW w:w="1068" w:type="dxa"/>
            <w:tcBorders>
              <w:top w:val="nil"/>
              <w:left w:val="nil"/>
              <w:bottom w:val="single" w:color="auto" w:sz="4" w:space="0"/>
              <w:right w:val="single" w:color="auto" w:sz="4" w:space="0"/>
            </w:tcBorders>
            <w:vAlign w:val="center"/>
          </w:tcPr>
          <w:p w14:paraId="023E934F">
            <w:pPr>
              <w:widowControl/>
              <w:tabs>
                <w:tab w:val="decimal" w:pos="0"/>
              </w:tabs>
              <w:ind w:firstLine="0" w:firstLineChars="0"/>
              <w:jc w:val="center"/>
              <w:rPr>
                <w:kern w:val="0"/>
                <w:sz w:val="18"/>
                <w:szCs w:val="18"/>
              </w:rPr>
            </w:pPr>
            <w:r>
              <w:rPr>
                <w:kern w:val="0"/>
                <w:sz w:val="18"/>
                <w:szCs w:val="18"/>
              </w:rPr>
              <w:t>8.666992</w:t>
            </w:r>
          </w:p>
        </w:tc>
        <w:tc>
          <w:tcPr>
            <w:tcW w:w="426" w:type="dxa"/>
            <w:tcBorders>
              <w:top w:val="nil"/>
              <w:left w:val="nil"/>
              <w:bottom w:val="single" w:color="auto" w:sz="4" w:space="0"/>
              <w:right w:val="single" w:color="auto" w:sz="4" w:space="0"/>
            </w:tcBorders>
            <w:vAlign w:val="center"/>
          </w:tcPr>
          <w:p w14:paraId="66AAEF61">
            <w:pPr>
              <w:widowControl/>
              <w:tabs>
                <w:tab w:val="decimal" w:pos="0"/>
              </w:tabs>
              <w:ind w:firstLine="0" w:firstLineChars="0"/>
              <w:jc w:val="center"/>
              <w:rPr>
                <w:kern w:val="0"/>
                <w:sz w:val="18"/>
                <w:szCs w:val="18"/>
              </w:rPr>
            </w:pPr>
            <w:r>
              <w:rPr>
                <w:kern w:val="0"/>
                <w:sz w:val="18"/>
                <w:szCs w:val="18"/>
              </w:rPr>
              <w:t>5</w:t>
            </w:r>
          </w:p>
        </w:tc>
        <w:tc>
          <w:tcPr>
            <w:tcW w:w="813" w:type="dxa"/>
            <w:tcBorders>
              <w:top w:val="nil"/>
              <w:left w:val="nil"/>
              <w:bottom w:val="single" w:color="auto" w:sz="4" w:space="0"/>
              <w:right w:val="single" w:color="auto" w:sz="4" w:space="0"/>
            </w:tcBorders>
            <w:vAlign w:val="center"/>
          </w:tcPr>
          <w:p w14:paraId="4D8D04AD">
            <w:pPr>
              <w:widowControl/>
              <w:tabs>
                <w:tab w:val="decimal" w:pos="0"/>
              </w:tabs>
              <w:ind w:firstLine="0" w:firstLineChars="0"/>
              <w:jc w:val="center"/>
              <w:rPr>
                <w:kern w:val="0"/>
                <w:sz w:val="18"/>
                <w:szCs w:val="18"/>
              </w:rPr>
            </w:pPr>
            <w:r>
              <w:rPr>
                <w:kern w:val="0"/>
                <w:sz w:val="18"/>
                <w:szCs w:val="18"/>
              </w:rPr>
              <w:t>483</w:t>
            </w:r>
          </w:p>
        </w:tc>
        <w:tc>
          <w:tcPr>
            <w:tcW w:w="1109" w:type="dxa"/>
            <w:tcBorders>
              <w:top w:val="nil"/>
              <w:left w:val="nil"/>
              <w:bottom w:val="single" w:color="auto" w:sz="4" w:space="0"/>
              <w:right w:val="single" w:color="auto" w:sz="4" w:space="0"/>
            </w:tcBorders>
            <w:vAlign w:val="center"/>
          </w:tcPr>
          <w:p w14:paraId="715B1A33">
            <w:pPr>
              <w:widowControl/>
              <w:tabs>
                <w:tab w:val="decimal" w:pos="0"/>
              </w:tabs>
              <w:ind w:firstLine="0" w:firstLineChars="0"/>
              <w:jc w:val="center"/>
              <w:rPr>
                <w:kern w:val="0"/>
                <w:sz w:val="18"/>
                <w:szCs w:val="18"/>
              </w:rPr>
            </w:pPr>
            <w:r>
              <w:rPr>
                <w:kern w:val="0"/>
                <w:sz w:val="18"/>
                <w:szCs w:val="18"/>
              </w:rPr>
              <w:t>11.791992</w:t>
            </w:r>
          </w:p>
        </w:tc>
        <w:tc>
          <w:tcPr>
            <w:tcW w:w="426" w:type="dxa"/>
            <w:tcBorders>
              <w:top w:val="nil"/>
              <w:left w:val="nil"/>
              <w:bottom w:val="single" w:color="auto" w:sz="4" w:space="0"/>
              <w:right w:val="single" w:color="auto" w:sz="4" w:space="0"/>
            </w:tcBorders>
            <w:vAlign w:val="center"/>
          </w:tcPr>
          <w:p w14:paraId="11F1DBD3">
            <w:pPr>
              <w:widowControl/>
              <w:tabs>
                <w:tab w:val="decimal" w:pos="0"/>
              </w:tabs>
              <w:ind w:firstLine="0" w:firstLineChars="0"/>
              <w:jc w:val="center"/>
              <w:rPr>
                <w:kern w:val="0"/>
                <w:sz w:val="18"/>
                <w:szCs w:val="18"/>
              </w:rPr>
            </w:pPr>
            <w:r>
              <w:rPr>
                <w:kern w:val="0"/>
                <w:sz w:val="18"/>
                <w:szCs w:val="18"/>
              </w:rPr>
              <w:t>3</w:t>
            </w:r>
          </w:p>
        </w:tc>
      </w:tr>
      <w:tr w14:paraId="3309BC9F">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23BF3C32">
            <w:pPr>
              <w:widowControl/>
              <w:tabs>
                <w:tab w:val="decimal" w:pos="0"/>
              </w:tabs>
              <w:ind w:firstLine="0" w:firstLineChars="0"/>
              <w:jc w:val="center"/>
              <w:rPr>
                <w:kern w:val="0"/>
                <w:sz w:val="18"/>
                <w:szCs w:val="18"/>
              </w:rPr>
            </w:pPr>
            <w:r>
              <w:rPr>
                <w:kern w:val="0"/>
                <w:sz w:val="18"/>
                <w:szCs w:val="18"/>
              </w:rPr>
              <w:t>100</w:t>
            </w:r>
          </w:p>
        </w:tc>
        <w:tc>
          <w:tcPr>
            <w:tcW w:w="1068" w:type="dxa"/>
            <w:tcBorders>
              <w:top w:val="nil"/>
              <w:left w:val="nil"/>
              <w:bottom w:val="single" w:color="auto" w:sz="4" w:space="0"/>
              <w:right w:val="single" w:color="auto" w:sz="4" w:space="0"/>
            </w:tcBorders>
            <w:vAlign w:val="center"/>
          </w:tcPr>
          <w:p w14:paraId="4D0A149F">
            <w:pPr>
              <w:widowControl/>
              <w:tabs>
                <w:tab w:val="decimal" w:pos="0"/>
              </w:tabs>
              <w:ind w:firstLine="0" w:firstLineChars="0"/>
              <w:jc w:val="center"/>
              <w:rPr>
                <w:kern w:val="0"/>
                <w:sz w:val="18"/>
                <w:szCs w:val="18"/>
              </w:rPr>
            </w:pPr>
            <w:r>
              <w:rPr>
                <w:kern w:val="0"/>
                <w:sz w:val="18"/>
                <w:szCs w:val="18"/>
              </w:rPr>
              <w:t>2.441406</w:t>
            </w:r>
          </w:p>
        </w:tc>
        <w:tc>
          <w:tcPr>
            <w:tcW w:w="588" w:type="dxa"/>
            <w:tcBorders>
              <w:top w:val="nil"/>
              <w:left w:val="nil"/>
              <w:bottom w:val="single" w:color="auto" w:sz="4" w:space="0"/>
              <w:right w:val="single" w:color="auto" w:sz="4" w:space="0"/>
            </w:tcBorders>
            <w:vAlign w:val="center"/>
          </w:tcPr>
          <w:p w14:paraId="5B1CBAF2">
            <w:pPr>
              <w:widowControl/>
              <w:tabs>
                <w:tab w:val="decimal" w:pos="0"/>
              </w:tabs>
              <w:ind w:firstLine="0" w:firstLineChars="0"/>
              <w:jc w:val="center"/>
              <w:rPr>
                <w:kern w:val="0"/>
                <w:sz w:val="18"/>
                <w:szCs w:val="18"/>
              </w:rPr>
            </w:pPr>
            <w:r>
              <w:rPr>
                <w:kern w:val="0"/>
                <w:sz w:val="18"/>
                <w:szCs w:val="18"/>
              </w:rPr>
              <w:t>5</w:t>
            </w:r>
          </w:p>
        </w:tc>
        <w:tc>
          <w:tcPr>
            <w:tcW w:w="813" w:type="dxa"/>
            <w:tcBorders>
              <w:top w:val="nil"/>
              <w:left w:val="nil"/>
              <w:bottom w:val="single" w:color="auto" w:sz="4" w:space="0"/>
              <w:right w:val="single" w:color="auto" w:sz="4" w:space="0"/>
            </w:tcBorders>
            <w:vAlign w:val="center"/>
          </w:tcPr>
          <w:p w14:paraId="0E9A491C">
            <w:pPr>
              <w:widowControl/>
              <w:tabs>
                <w:tab w:val="decimal" w:pos="0"/>
              </w:tabs>
              <w:ind w:firstLine="0" w:firstLineChars="0"/>
              <w:jc w:val="center"/>
              <w:rPr>
                <w:kern w:val="0"/>
                <w:sz w:val="18"/>
                <w:szCs w:val="18"/>
              </w:rPr>
            </w:pPr>
            <w:r>
              <w:rPr>
                <w:kern w:val="0"/>
                <w:sz w:val="18"/>
                <w:szCs w:val="18"/>
              </w:rPr>
              <w:t>228</w:t>
            </w:r>
          </w:p>
        </w:tc>
        <w:tc>
          <w:tcPr>
            <w:tcW w:w="1068" w:type="dxa"/>
            <w:tcBorders>
              <w:top w:val="nil"/>
              <w:left w:val="nil"/>
              <w:bottom w:val="single" w:color="auto" w:sz="4" w:space="0"/>
              <w:right w:val="single" w:color="auto" w:sz="4" w:space="0"/>
            </w:tcBorders>
            <w:vAlign w:val="center"/>
          </w:tcPr>
          <w:p w14:paraId="003EDF80">
            <w:pPr>
              <w:widowControl/>
              <w:tabs>
                <w:tab w:val="decimal" w:pos="0"/>
              </w:tabs>
              <w:ind w:firstLine="0" w:firstLineChars="0"/>
              <w:jc w:val="center"/>
              <w:rPr>
                <w:kern w:val="0"/>
                <w:sz w:val="18"/>
                <w:szCs w:val="18"/>
              </w:rPr>
            </w:pPr>
            <w:r>
              <w:rPr>
                <w:kern w:val="0"/>
                <w:sz w:val="18"/>
                <w:szCs w:val="18"/>
              </w:rPr>
              <w:t>5.566406</w:t>
            </w:r>
          </w:p>
        </w:tc>
        <w:tc>
          <w:tcPr>
            <w:tcW w:w="426" w:type="dxa"/>
            <w:tcBorders>
              <w:top w:val="nil"/>
              <w:left w:val="nil"/>
              <w:bottom w:val="single" w:color="auto" w:sz="4" w:space="0"/>
              <w:right w:val="single" w:color="auto" w:sz="4" w:space="0"/>
            </w:tcBorders>
            <w:vAlign w:val="center"/>
          </w:tcPr>
          <w:p w14:paraId="3E6BBE94">
            <w:pPr>
              <w:widowControl/>
              <w:tabs>
                <w:tab w:val="decimal" w:pos="0"/>
              </w:tabs>
              <w:ind w:firstLine="0" w:firstLineChars="0"/>
              <w:jc w:val="center"/>
              <w:rPr>
                <w:kern w:val="0"/>
                <w:sz w:val="18"/>
                <w:szCs w:val="18"/>
              </w:rPr>
            </w:pPr>
            <w:r>
              <w:rPr>
                <w:kern w:val="0"/>
                <w:sz w:val="18"/>
                <w:szCs w:val="18"/>
              </w:rPr>
              <w:t>5</w:t>
            </w:r>
          </w:p>
        </w:tc>
        <w:tc>
          <w:tcPr>
            <w:tcW w:w="813" w:type="dxa"/>
            <w:tcBorders>
              <w:top w:val="nil"/>
              <w:left w:val="nil"/>
              <w:bottom w:val="single" w:color="auto" w:sz="4" w:space="0"/>
              <w:right w:val="single" w:color="auto" w:sz="4" w:space="0"/>
            </w:tcBorders>
            <w:vAlign w:val="center"/>
          </w:tcPr>
          <w:p w14:paraId="5F66386B">
            <w:pPr>
              <w:widowControl/>
              <w:tabs>
                <w:tab w:val="decimal" w:pos="0"/>
              </w:tabs>
              <w:ind w:firstLine="0" w:firstLineChars="0"/>
              <w:jc w:val="center"/>
              <w:rPr>
                <w:kern w:val="0"/>
                <w:sz w:val="18"/>
                <w:szCs w:val="18"/>
              </w:rPr>
            </w:pPr>
            <w:r>
              <w:rPr>
                <w:kern w:val="0"/>
                <w:sz w:val="18"/>
                <w:szCs w:val="18"/>
              </w:rPr>
              <w:t>356</w:t>
            </w:r>
          </w:p>
        </w:tc>
        <w:tc>
          <w:tcPr>
            <w:tcW w:w="1068" w:type="dxa"/>
            <w:tcBorders>
              <w:top w:val="nil"/>
              <w:left w:val="nil"/>
              <w:bottom w:val="single" w:color="auto" w:sz="4" w:space="0"/>
              <w:right w:val="single" w:color="auto" w:sz="4" w:space="0"/>
            </w:tcBorders>
            <w:vAlign w:val="center"/>
          </w:tcPr>
          <w:p w14:paraId="4F24264A">
            <w:pPr>
              <w:widowControl/>
              <w:tabs>
                <w:tab w:val="decimal" w:pos="0"/>
              </w:tabs>
              <w:ind w:firstLine="0" w:firstLineChars="0"/>
              <w:jc w:val="center"/>
              <w:rPr>
                <w:kern w:val="0"/>
                <w:sz w:val="18"/>
                <w:szCs w:val="18"/>
              </w:rPr>
            </w:pPr>
            <w:r>
              <w:rPr>
                <w:kern w:val="0"/>
                <w:sz w:val="18"/>
                <w:szCs w:val="18"/>
              </w:rPr>
              <w:t>8.691406</w:t>
            </w:r>
          </w:p>
        </w:tc>
        <w:tc>
          <w:tcPr>
            <w:tcW w:w="426" w:type="dxa"/>
            <w:tcBorders>
              <w:top w:val="nil"/>
              <w:left w:val="nil"/>
              <w:bottom w:val="single" w:color="auto" w:sz="4" w:space="0"/>
              <w:right w:val="single" w:color="auto" w:sz="4" w:space="0"/>
            </w:tcBorders>
            <w:vAlign w:val="center"/>
          </w:tcPr>
          <w:p w14:paraId="5DC746AA">
            <w:pPr>
              <w:widowControl/>
              <w:tabs>
                <w:tab w:val="decimal" w:pos="0"/>
              </w:tabs>
              <w:ind w:firstLine="0" w:firstLineChars="0"/>
              <w:jc w:val="center"/>
              <w:rPr>
                <w:kern w:val="0"/>
                <w:sz w:val="18"/>
                <w:szCs w:val="18"/>
              </w:rPr>
            </w:pPr>
            <w:r>
              <w:rPr>
                <w:kern w:val="0"/>
                <w:sz w:val="18"/>
                <w:szCs w:val="18"/>
              </w:rPr>
              <w:t>3</w:t>
            </w:r>
          </w:p>
        </w:tc>
        <w:tc>
          <w:tcPr>
            <w:tcW w:w="813" w:type="dxa"/>
            <w:tcBorders>
              <w:top w:val="nil"/>
              <w:left w:val="nil"/>
              <w:bottom w:val="single" w:color="auto" w:sz="4" w:space="0"/>
              <w:right w:val="single" w:color="auto" w:sz="4" w:space="0"/>
            </w:tcBorders>
            <w:vAlign w:val="center"/>
          </w:tcPr>
          <w:p w14:paraId="55F33461">
            <w:pPr>
              <w:widowControl/>
              <w:tabs>
                <w:tab w:val="decimal" w:pos="0"/>
              </w:tabs>
              <w:ind w:firstLine="0" w:firstLineChars="0"/>
              <w:jc w:val="center"/>
              <w:rPr>
                <w:kern w:val="0"/>
                <w:sz w:val="18"/>
                <w:szCs w:val="18"/>
              </w:rPr>
            </w:pPr>
            <w:r>
              <w:rPr>
                <w:kern w:val="0"/>
                <w:sz w:val="18"/>
                <w:szCs w:val="18"/>
              </w:rPr>
              <w:t>484</w:t>
            </w:r>
          </w:p>
        </w:tc>
        <w:tc>
          <w:tcPr>
            <w:tcW w:w="1109" w:type="dxa"/>
            <w:tcBorders>
              <w:top w:val="nil"/>
              <w:left w:val="nil"/>
              <w:bottom w:val="single" w:color="auto" w:sz="4" w:space="0"/>
              <w:right w:val="single" w:color="auto" w:sz="4" w:space="0"/>
            </w:tcBorders>
            <w:vAlign w:val="center"/>
          </w:tcPr>
          <w:p w14:paraId="13C8AE76">
            <w:pPr>
              <w:widowControl/>
              <w:tabs>
                <w:tab w:val="decimal" w:pos="0"/>
              </w:tabs>
              <w:ind w:firstLine="0" w:firstLineChars="0"/>
              <w:jc w:val="center"/>
              <w:rPr>
                <w:kern w:val="0"/>
                <w:sz w:val="18"/>
                <w:szCs w:val="18"/>
              </w:rPr>
            </w:pPr>
            <w:r>
              <w:rPr>
                <w:kern w:val="0"/>
                <w:sz w:val="18"/>
                <w:szCs w:val="18"/>
              </w:rPr>
              <w:t>11.816406</w:t>
            </w:r>
          </w:p>
        </w:tc>
        <w:tc>
          <w:tcPr>
            <w:tcW w:w="426" w:type="dxa"/>
            <w:tcBorders>
              <w:top w:val="nil"/>
              <w:left w:val="nil"/>
              <w:bottom w:val="single" w:color="auto" w:sz="4" w:space="0"/>
              <w:right w:val="single" w:color="auto" w:sz="4" w:space="0"/>
            </w:tcBorders>
            <w:vAlign w:val="center"/>
          </w:tcPr>
          <w:p w14:paraId="4F12E00D">
            <w:pPr>
              <w:widowControl/>
              <w:tabs>
                <w:tab w:val="decimal" w:pos="0"/>
              </w:tabs>
              <w:ind w:firstLine="0" w:firstLineChars="0"/>
              <w:jc w:val="center"/>
              <w:rPr>
                <w:kern w:val="0"/>
                <w:sz w:val="18"/>
                <w:szCs w:val="18"/>
              </w:rPr>
            </w:pPr>
            <w:r>
              <w:rPr>
                <w:kern w:val="0"/>
                <w:sz w:val="18"/>
                <w:szCs w:val="18"/>
              </w:rPr>
              <w:t>0</w:t>
            </w:r>
          </w:p>
        </w:tc>
      </w:tr>
      <w:tr w14:paraId="689427F1">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53501884">
            <w:pPr>
              <w:widowControl/>
              <w:tabs>
                <w:tab w:val="decimal" w:pos="0"/>
              </w:tabs>
              <w:ind w:firstLine="0" w:firstLineChars="0"/>
              <w:jc w:val="center"/>
              <w:rPr>
                <w:kern w:val="0"/>
                <w:sz w:val="18"/>
                <w:szCs w:val="18"/>
              </w:rPr>
            </w:pPr>
            <w:r>
              <w:rPr>
                <w:kern w:val="0"/>
                <w:sz w:val="18"/>
                <w:szCs w:val="18"/>
              </w:rPr>
              <w:t>101</w:t>
            </w:r>
          </w:p>
        </w:tc>
        <w:tc>
          <w:tcPr>
            <w:tcW w:w="1068" w:type="dxa"/>
            <w:tcBorders>
              <w:top w:val="nil"/>
              <w:left w:val="nil"/>
              <w:bottom w:val="single" w:color="auto" w:sz="4" w:space="0"/>
              <w:right w:val="single" w:color="auto" w:sz="4" w:space="0"/>
            </w:tcBorders>
            <w:vAlign w:val="center"/>
          </w:tcPr>
          <w:p w14:paraId="6F95F29B">
            <w:pPr>
              <w:widowControl/>
              <w:tabs>
                <w:tab w:val="decimal" w:pos="0"/>
              </w:tabs>
              <w:ind w:firstLine="0" w:firstLineChars="0"/>
              <w:jc w:val="center"/>
              <w:rPr>
                <w:kern w:val="0"/>
                <w:sz w:val="18"/>
                <w:szCs w:val="18"/>
              </w:rPr>
            </w:pPr>
            <w:r>
              <w:rPr>
                <w:kern w:val="0"/>
                <w:sz w:val="18"/>
                <w:szCs w:val="18"/>
              </w:rPr>
              <w:t>2.465820</w:t>
            </w:r>
          </w:p>
        </w:tc>
        <w:tc>
          <w:tcPr>
            <w:tcW w:w="588" w:type="dxa"/>
            <w:tcBorders>
              <w:top w:val="nil"/>
              <w:left w:val="nil"/>
              <w:bottom w:val="single" w:color="auto" w:sz="4" w:space="0"/>
              <w:right w:val="single" w:color="auto" w:sz="4" w:space="0"/>
            </w:tcBorders>
            <w:vAlign w:val="center"/>
          </w:tcPr>
          <w:p w14:paraId="3AE621DC">
            <w:pPr>
              <w:widowControl/>
              <w:tabs>
                <w:tab w:val="decimal" w:pos="0"/>
              </w:tabs>
              <w:ind w:firstLine="0" w:firstLineChars="0"/>
              <w:jc w:val="center"/>
              <w:rPr>
                <w:kern w:val="0"/>
                <w:sz w:val="18"/>
                <w:szCs w:val="18"/>
              </w:rPr>
            </w:pPr>
            <w:r>
              <w:rPr>
                <w:kern w:val="0"/>
                <w:sz w:val="18"/>
                <w:szCs w:val="18"/>
              </w:rPr>
              <w:t>5</w:t>
            </w:r>
          </w:p>
        </w:tc>
        <w:tc>
          <w:tcPr>
            <w:tcW w:w="813" w:type="dxa"/>
            <w:tcBorders>
              <w:top w:val="nil"/>
              <w:left w:val="nil"/>
              <w:bottom w:val="single" w:color="auto" w:sz="4" w:space="0"/>
              <w:right w:val="single" w:color="auto" w:sz="4" w:space="0"/>
            </w:tcBorders>
            <w:vAlign w:val="center"/>
          </w:tcPr>
          <w:p w14:paraId="294D3E9B">
            <w:pPr>
              <w:widowControl/>
              <w:tabs>
                <w:tab w:val="decimal" w:pos="0"/>
              </w:tabs>
              <w:ind w:firstLine="0" w:firstLineChars="0"/>
              <w:jc w:val="center"/>
              <w:rPr>
                <w:kern w:val="0"/>
                <w:sz w:val="18"/>
                <w:szCs w:val="18"/>
              </w:rPr>
            </w:pPr>
            <w:r>
              <w:rPr>
                <w:kern w:val="0"/>
                <w:sz w:val="18"/>
                <w:szCs w:val="18"/>
              </w:rPr>
              <w:t>229</w:t>
            </w:r>
          </w:p>
        </w:tc>
        <w:tc>
          <w:tcPr>
            <w:tcW w:w="1068" w:type="dxa"/>
            <w:tcBorders>
              <w:top w:val="nil"/>
              <w:left w:val="nil"/>
              <w:bottom w:val="single" w:color="auto" w:sz="4" w:space="0"/>
              <w:right w:val="single" w:color="auto" w:sz="4" w:space="0"/>
            </w:tcBorders>
            <w:vAlign w:val="center"/>
          </w:tcPr>
          <w:p w14:paraId="18F5A9D9">
            <w:pPr>
              <w:widowControl/>
              <w:tabs>
                <w:tab w:val="decimal" w:pos="0"/>
              </w:tabs>
              <w:ind w:firstLine="0" w:firstLineChars="0"/>
              <w:jc w:val="center"/>
              <w:rPr>
                <w:kern w:val="0"/>
                <w:sz w:val="18"/>
                <w:szCs w:val="18"/>
              </w:rPr>
            </w:pPr>
            <w:r>
              <w:rPr>
                <w:kern w:val="0"/>
                <w:sz w:val="18"/>
                <w:szCs w:val="18"/>
              </w:rPr>
              <w:t>5.590820</w:t>
            </w:r>
          </w:p>
        </w:tc>
        <w:tc>
          <w:tcPr>
            <w:tcW w:w="426" w:type="dxa"/>
            <w:tcBorders>
              <w:top w:val="nil"/>
              <w:left w:val="nil"/>
              <w:bottom w:val="single" w:color="auto" w:sz="4" w:space="0"/>
              <w:right w:val="single" w:color="auto" w:sz="4" w:space="0"/>
            </w:tcBorders>
            <w:vAlign w:val="center"/>
          </w:tcPr>
          <w:p w14:paraId="71233469">
            <w:pPr>
              <w:widowControl/>
              <w:tabs>
                <w:tab w:val="decimal" w:pos="0"/>
              </w:tabs>
              <w:ind w:firstLine="0" w:firstLineChars="0"/>
              <w:jc w:val="center"/>
              <w:rPr>
                <w:kern w:val="0"/>
                <w:sz w:val="18"/>
                <w:szCs w:val="18"/>
              </w:rPr>
            </w:pPr>
            <w:r>
              <w:rPr>
                <w:kern w:val="0"/>
                <w:sz w:val="18"/>
                <w:szCs w:val="18"/>
              </w:rPr>
              <w:t>4</w:t>
            </w:r>
          </w:p>
        </w:tc>
        <w:tc>
          <w:tcPr>
            <w:tcW w:w="813" w:type="dxa"/>
            <w:tcBorders>
              <w:top w:val="nil"/>
              <w:left w:val="nil"/>
              <w:bottom w:val="single" w:color="auto" w:sz="4" w:space="0"/>
              <w:right w:val="single" w:color="auto" w:sz="4" w:space="0"/>
            </w:tcBorders>
            <w:vAlign w:val="center"/>
          </w:tcPr>
          <w:p w14:paraId="42C74987">
            <w:pPr>
              <w:widowControl/>
              <w:tabs>
                <w:tab w:val="decimal" w:pos="0"/>
              </w:tabs>
              <w:ind w:firstLine="0" w:firstLineChars="0"/>
              <w:jc w:val="center"/>
              <w:rPr>
                <w:kern w:val="0"/>
                <w:sz w:val="18"/>
                <w:szCs w:val="18"/>
              </w:rPr>
            </w:pPr>
            <w:r>
              <w:rPr>
                <w:kern w:val="0"/>
                <w:sz w:val="18"/>
                <w:szCs w:val="18"/>
              </w:rPr>
              <w:t>357</w:t>
            </w:r>
          </w:p>
        </w:tc>
        <w:tc>
          <w:tcPr>
            <w:tcW w:w="1068" w:type="dxa"/>
            <w:tcBorders>
              <w:top w:val="nil"/>
              <w:left w:val="nil"/>
              <w:bottom w:val="single" w:color="auto" w:sz="4" w:space="0"/>
              <w:right w:val="single" w:color="auto" w:sz="4" w:space="0"/>
            </w:tcBorders>
            <w:vAlign w:val="center"/>
          </w:tcPr>
          <w:p w14:paraId="03D65A2C">
            <w:pPr>
              <w:widowControl/>
              <w:tabs>
                <w:tab w:val="decimal" w:pos="0"/>
              </w:tabs>
              <w:ind w:firstLine="0" w:firstLineChars="0"/>
              <w:jc w:val="center"/>
              <w:rPr>
                <w:kern w:val="0"/>
                <w:sz w:val="18"/>
                <w:szCs w:val="18"/>
              </w:rPr>
            </w:pPr>
            <w:r>
              <w:rPr>
                <w:kern w:val="0"/>
                <w:sz w:val="18"/>
                <w:szCs w:val="18"/>
              </w:rPr>
              <w:t>8.715820</w:t>
            </w:r>
          </w:p>
        </w:tc>
        <w:tc>
          <w:tcPr>
            <w:tcW w:w="426" w:type="dxa"/>
            <w:tcBorders>
              <w:top w:val="nil"/>
              <w:left w:val="nil"/>
              <w:bottom w:val="single" w:color="auto" w:sz="4" w:space="0"/>
              <w:right w:val="single" w:color="auto" w:sz="4" w:space="0"/>
            </w:tcBorders>
            <w:vAlign w:val="center"/>
          </w:tcPr>
          <w:p w14:paraId="19526A14">
            <w:pPr>
              <w:widowControl/>
              <w:tabs>
                <w:tab w:val="decimal" w:pos="0"/>
              </w:tabs>
              <w:ind w:firstLine="0" w:firstLineChars="0"/>
              <w:jc w:val="center"/>
              <w:rPr>
                <w:kern w:val="0"/>
                <w:sz w:val="18"/>
                <w:szCs w:val="18"/>
              </w:rPr>
            </w:pPr>
            <w:r>
              <w:rPr>
                <w:kern w:val="0"/>
                <w:sz w:val="18"/>
                <w:szCs w:val="18"/>
              </w:rPr>
              <w:t>1</w:t>
            </w:r>
          </w:p>
        </w:tc>
        <w:tc>
          <w:tcPr>
            <w:tcW w:w="813" w:type="dxa"/>
            <w:tcBorders>
              <w:top w:val="nil"/>
              <w:left w:val="nil"/>
              <w:bottom w:val="single" w:color="auto" w:sz="4" w:space="0"/>
              <w:right w:val="single" w:color="auto" w:sz="4" w:space="0"/>
            </w:tcBorders>
            <w:vAlign w:val="center"/>
          </w:tcPr>
          <w:p w14:paraId="03A90117">
            <w:pPr>
              <w:widowControl/>
              <w:tabs>
                <w:tab w:val="decimal" w:pos="0"/>
              </w:tabs>
              <w:ind w:firstLine="0" w:firstLineChars="0"/>
              <w:jc w:val="center"/>
              <w:rPr>
                <w:kern w:val="0"/>
                <w:sz w:val="18"/>
                <w:szCs w:val="18"/>
              </w:rPr>
            </w:pPr>
            <w:r>
              <w:rPr>
                <w:kern w:val="0"/>
                <w:sz w:val="18"/>
                <w:szCs w:val="18"/>
              </w:rPr>
              <w:t>485</w:t>
            </w:r>
          </w:p>
        </w:tc>
        <w:tc>
          <w:tcPr>
            <w:tcW w:w="1109" w:type="dxa"/>
            <w:tcBorders>
              <w:top w:val="nil"/>
              <w:left w:val="nil"/>
              <w:bottom w:val="single" w:color="auto" w:sz="4" w:space="0"/>
              <w:right w:val="single" w:color="auto" w:sz="4" w:space="0"/>
            </w:tcBorders>
            <w:vAlign w:val="center"/>
          </w:tcPr>
          <w:p w14:paraId="7960503B">
            <w:pPr>
              <w:widowControl/>
              <w:tabs>
                <w:tab w:val="decimal" w:pos="0"/>
              </w:tabs>
              <w:ind w:firstLine="0" w:firstLineChars="0"/>
              <w:jc w:val="center"/>
              <w:rPr>
                <w:kern w:val="0"/>
                <w:sz w:val="18"/>
                <w:szCs w:val="18"/>
              </w:rPr>
            </w:pPr>
            <w:r>
              <w:rPr>
                <w:kern w:val="0"/>
                <w:sz w:val="18"/>
                <w:szCs w:val="18"/>
              </w:rPr>
              <w:t>11.840820</w:t>
            </w:r>
          </w:p>
        </w:tc>
        <w:tc>
          <w:tcPr>
            <w:tcW w:w="426" w:type="dxa"/>
            <w:tcBorders>
              <w:top w:val="nil"/>
              <w:left w:val="nil"/>
              <w:bottom w:val="single" w:color="auto" w:sz="4" w:space="0"/>
              <w:right w:val="single" w:color="auto" w:sz="4" w:space="0"/>
            </w:tcBorders>
            <w:vAlign w:val="center"/>
          </w:tcPr>
          <w:p w14:paraId="503E6100">
            <w:pPr>
              <w:widowControl/>
              <w:tabs>
                <w:tab w:val="decimal" w:pos="0"/>
              </w:tabs>
              <w:ind w:firstLine="0" w:firstLineChars="0"/>
              <w:jc w:val="center"/>
              <w:rPr>
                <w:kern w:val="0"/>
                <w:sz w:val="18"/>
                <w:szCs w:val="18"/>
              </w:rPr>
            </w:pPr>
            <w:r>
              <w:rPr>
                <w:kern w:val="0"/>
                <w:sz w:val="18"/>
                <w:szCs w:val="18"/>
              </w:rPr>
              <w:t>5</w:t>
            </w:r>
          </w:p>
        </w:tc>
      </w:tr>
      <w:tr w14:paraId="44F5C05B">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4A09752F">
            <w:pPr>
              <w:widowControl/>
              <w:tabs>
                <w:tab w:val="decimal" w:pos="0"/>
              </w:tabs>
              <w:ind w:firstLine="0" w:firstLineChars="0"/>
              <w:jc w:val="center"/>
              <w:rPr>
                <w:kern w:val="0"/>
                <w:sz w:val="18"/>
                <w:szCs w:val="18"/>
              </w:rPr>
            </w:pPr>
            <w:r>
              <w:rPr>
                <w:kern w:val="0"/>
                <w:sz w:val="18"/>
                <w:szCs w:val="18"/>
              </w:rPr>
              <w:t>102</w:t>
            </w:r>
          </w:p>
        </w:tc>
        <w:tc>
          <w:tcPr>
            <w:tcW w:w="1068" w:type="dxa"/>
            <w:tcBorders>
              <w:top w:val="nil"/>
              <w:left w:val="nil"/>
              <w:bottom w:val="single" w:color="auto" w:sz="4" w:space="0"/>
              <w:right w:val="single" w:color="auto" w:sz="4" w:space="0"/>
            </w:tcBorders>
            <w:vAlign w:val="center"/>
          </w:tcPr>
          <w:p w14:paraId="1D436F48">
            <w:pPr>
              <w:widowControl/>
              <w:tabs>
                <w:tab w:val="decimal" w:pos="0"/>
              </w:tabs>
              <w:ind w:firstLine="0" w:firstLineChars="0"/>
              <w:jc w:val="center"/>
              <w:rPr>
                <w:kern w:val="0"/>
                <w:sz w:val="18"/>
                <w:szCs w:val="18"/>
              </w:rPr>
            </w:pPr>
            <w:r>
              <w:rPr>
                <w:kern w:val="0"/>
                <w:sz w:val="18"/>
                <w:szCs w:val="18"/>
              </w:rPr>
              <w:t>2.490234</w:t>
            </w:r>
          </w:p>
        </w:tc>
        <w:tc>
          <w:tcPr>
            <w:tcW w:w="588" w:type="dxa"/>
            <w:tcBorders>
              <w:top w:val="nil"/>
              <w:left w:val="nil"/>
              <w:bottom w:val="single" w:color="auto" w:sz="4" w:space="0"/>
              <w:right w:val="single" w:color="auto" w:sz="4" w:space="0"/>
            </w:tcBorders>
            <w:vAlign w:val="center"/>
          </w:tcPr>
          <w:p w14:paraId="1040E711">
            <w:pPr>
              <w:widowControl/>
              <w:tabs>
                <w:tab w:val="decimal" w:pos="0"/>
              </w:tabs>
              <w:ind w:firstLine="0" w:firstLineChars="0"/>
              <w:jc w:val="center"/>
              <w:rPr>
                <w:kern w:val="0"/>
                <w:sz w:val="18"/>
                <w:szCs w:val="18"/>
              </w:rPr>
            </w:pPr>
            <w:r>
              <w:rPr>
                <w:kern w:val="0"/>
                <w:sz w:val="18"/>
                <w:szCs w:val="18"/>
              </w:rPr>
              <w:t>5</w:t>
            </w:r>
          </w:p>
        </w:tc>
        <w:tc>
          <w:tcPr>
            <w:tcW w:w="813" w:type="dxa"/>
            <w:tcBorders>
              <w:top w:val="nil"/>
              <w:left w:val="nil"/>
              <w:bottom w:val="single" w:color="auto" w:sz="4" w:space="0"/>
              <w:right w:val="single" w:color="auto" w:sz="4" w:space="0"/>
            </w:tcBorders>
            <w:vAlign w:val="center"/>
          </w:tcPr>
          <w:p w14:paraId="59E290C5">
            <w:pPr>
              <w:widowControl/>
              <w:tabs>
                <w:tab w:val="decimal" w:pos="0"/>
              </w:tabs>
              <w:ind w:firstLine="0" w:firstLineChars="0"/>
              <w:jc w:val="center"/>
              <w:rPr>
                <w:kern w:val="0"/>
                <w:sz w:val="18"/>
                <w:szCs w:val="18"/>
              </w:rPr>
            </w:pPr>
            <w:r>
              <w:rPr>
                <w:kern w:val="0"/>
                <w:sz w:val="18"/>
                <w:szCs w:val="18"/>
              </w:rPr>
              <w:t>230</w:t>
            </w:r>
          </w:p>
        </w:tc>
        <w:tc>
          <w:tcPr>
            <w:tcW w:w="1068" w:type="dxa"/>
            <w:tcBorders>
              <w:top w:val="nil"/>
              <w:left w:val="nil"/>
              <w:bottom w:val="single" w:color="auto" w:sz="4" w:space="0"/>
              <w:right w:val="single" w:color="auto" w:sz="4" w:space="0"/>
            </w:tcBorders>
            <w:vAlign w:val="center"/>
          </w:tcPr>
          <w:p w14:paraId="353F723A">
            <w:pPr>
              <w:widowControl/>
              <w:tabs>
                <w:tab w:val="decimal" w:pos="0"/>
              </w:tabs>
              <w:ind w:firstLine="0" w:firstLineChars="0"/>
              <w:jc w:val="center"/>
              <w:rPr>
                <w:kern w:val="0"/>
                <w:sz w:val="18"/>
                <w:szCs w:val="18"/>
              </w:rPr>
            </w:pPr>
            <w:r>
              <w:rPr>
                <w:kern w:val="0"/>
                <w:sz w:val="18"/>
                <w:szCs w:val="18"/>
              </w:rPr>
              <w:t>5.615234</w:t>
            </w:r>
          </w:p>
        </w:tc>
        <w:tc>
          <w:tcPr>
            <w:tcW w:w="426" w:type="dxa"/>
            <w:tcBorders>
              <w:top w:val="nil"/>
              <w:left w:val="nil"/>
              <w:bottom w:val="single" w:color="auto" w:sz="4" w:space="0"/>
              <w:right w:val="single" w:color="auto" w:sz="4" w:space="0"/>
            </w:tcBorders>
            <w:vAlign w:val="center"/>
          </w:tcPr>
          <w:p w14:paraId="46CD73FB">
            <w:pPr>
              <w:widowControl/>
              <w:tabs>
                <w:tab w:val="decimal" w:pos="0"/>
              </w:tabs>
              <w:ind w:firstLine="0" w:firstLineChars="0"/>
              <w:jc w:val="center"/>
              <w:rPr>
                <w:kern w:val="0"/>
                <w:sz w:val="18"/>
                <w:szCs w:val="18"/>
              </w:rPr>
            </w:pPr>
            <w:r>
              <w:rPr>
                <w:kern w:val="0"/>
                <w:sz w:val="18"/>
                <w:szCs w:val="18"/>
              </w:rPr>
              <w:t>3</w:t>
            </w:r>
          </w:p>
        </w:tc>
        <w:tc>
          <w:tcPr>
            <w:tcW w:w="813" w:type="dxa"/>
            <w:tcBorders>
              <w:top w:val="nil"/>
              <w:left w:val="nil"/>
              <w:bottom w:val="single" w:color="auto" w:sz="4" w:space="0"/>
              <w:right w:val="single" w:color="auto" w:sz="4" w:space="0"/>
            </w:tcBorders>
            <w:vAlign w:val="center"/>
          </w:tcPr>
          <w:p w14:paraId="3B6D6C8A">
            <w:pPr>
              <w:widowControl/>
              <w:tabs>
                <w:tab w:val="decimal" w:pos="0"/>
              </w:tabs>
              <w:ind w:firstLine="0" w:firstLineChars="0"/>
              <w:jc w:val="center"/>
              <w:rPr>
                <w:kern w:val="0"/>
                <w:sz w:val="18"/>
                <w:szCs w:val="18"/>
              </w:rPr>
            </w:pPr>
            <w:r>
              <w:rPr>
                <w:kern w:val="0"/>
                <w:sz w:val="18"/>
                <w:szCs w:val="18"/>
              </w:rPr>
              <w:t>358</w:t>
            </w:r>
          </w:p>
        </w:tc>
        <w:tc>
          <w:tcPr>
            <w:tcW w:w="1068" w:type="dxa"/>
            <w:tcBorders>
              <w:top w:val="nil"/>
              <w:left w:val="nil"/>
              <w:bottom w:val="single" w:color="auto" w:sz="4" w:space="0"/>
              <w:right w:val="single" w:color="auto" w:sz="4" w:space="0"/>
            </w:tcBorders>
            <w:vAlign w:val="center"/>
          </w:tcPr>
          <w:p w14:paraId="482B8850">
            <w:pPr>
              <w:widowControl/>
              <w:tabs>
                <w:tab w:val="decimal" w:pos="0"/>
              </w:tabs>
              <w:ind w:firstLine="0" w:firstLineChars="0"/>
              <w:jc w:val="center"/>
              <w:rPr>
                <w:kern w:val="0"/>
                <w:sz w:val="18"/>
                <w:szCs w:val="18"/>
              </w:rPr>
            </w:pPr>
            <w:r>
              <w:rPr>
                <w:kern w:val="0"/>
                <w:sz w:val="18"/>
                <w:szCs w:val="18"/>
              </w:rPr>
              <w:t>8.740234</w:t>
            </w:r>
          </w:p>
        </w:tc>
        <w:tc>
          <w:tcPr>
            <w:tcW w:w="426" w:type="dxa"/>
            <w:tcBorders>
              <w:top w:val="nil"/>
              <w:left w:val="nil"/>
              <w:bottom w:val="single" w:color="auto" w:sz="4" w:space="0"/>
              <w:right w:val="single" w:color="auto" w:sz="4" w:space="0"/>
            </w:tcBorders>
            <w:vAlign w:val="center"/>
          </w:tcPr>
          <w:p w14:paraId="5D7DD65D">
            <w:pPr>
              <w:widowControl/>
              <w:tabs>
                <w:tab w:val="decimal" w:pos="0"/>
              </w:tabs>
              <w:ind w:firstLine="0" w:firstLineChars="0"/>
              <w:jc w:val="center"/>
              <w:rPr>
                <w:kern w:val="0"/>
                <w:sz w:val="18"/>
                <w:szCs w:val="18"/>
              </w:rPr>
            </w:pPr>
            <w:r>
              <w:rPr>
                <w:kern w:val="0"/>
                <w:sz w:val="18"/>
                <w:szCs w:val="18"/>
              </w:rPr>
              <w:t>7</w:t>
            </w:r>
          </w:p>
        </w:tc>
        <w:tc>
          <w:tcPr>
            <w:tcW w:w="813" w:type="dxa"/>
            <w:tcBorders>
              <w:top w:val="nil"/>
              <w:left w:val="nil"/>
              <w:bottom w:val="single" w:color="auto" w:sz="4" w:space="0"/>
              <w:right w:val="single" w:color="auto" w:sz="4" w:space="0"/>
            </w:tcBorders>
            <w:vAlign w:val="center"/>
          </w:tcPr>
          <w:p w14:paraId="18338C36">
            <w:pPr>
              <w:widowControl/>
              <w:tabs>
                <w:tab w:val="decimal" w:pos="0"/>
              </w:tabs>
              <w:ind w:firstLine="0" w:firstLineChars="0"/>
              <w:jc w:val="center"/>
              <w:rPr>
                <w:kern w:val="0"/>
                <w:sz w:val="18"/>
                <w:szCs w:val="18"/>
              </w:rPr>
            </w:pPr>
            <w:r>
              <w:rPr>
                <w:kern w:val="0"/>
                <w:sz w:val="18"/>
                <w:szCs w:val="18"/>
              </w:rPr>
              <w:t>486</w:t>
            </w:r>
          </w:p>
        </w:tc>
        <w:tc>
          <w:tcPr>
            <w:tcW w:w="1109" w:type="dxa"/>
            <w:tcBorders>
              <w:top w:val="nil"/>
              <w:left w:val="nil"/>
              <w:bottom w:val="single" w:color="auto" w:sz="4" w:space="0"/>
              <w:right w:val="single" w:color="auto" w:sz="4" w:space="0"/>
            </w:tcBorders>
            <w:vAlign w:val="center"/>
          </w:tcPr>
          <w:p w14:paraId="4B0A5BA5">
            <w:pPr>
              <w:widowControl/>
              <w:tabs>
                <w:tab w:val="decimal" w:pos="0"/>
              </w:tabs>
              <w:ind w:firstLine="0" w:firstLineChars="0"/>
              <w:jc w:val="center"/>
              <w:rPr>
                <w:kern w:val="0"/>
                <w:sz w:val="18"/>
                <w:szCs w:val="18"/>
              </w:rPr>
            </w:pPr>
            <w:r>
              <w:rPr>
                <w:kern w:val="0"/>
                <w:sz w:val="18"/>
                <w:szCs w:val="18"/>
              </w:rPr>
              <w:t>11.865234</w:t>
            </w:r>
          </w:p>
        </w:tc>
        <w:tc>
          <w:tcPr>
            <w:tcW w:w="426" w:type="dxa"/>
            <w:tcBorders>
              <w:top w:val="nil"/>
              <w:left w:val="nil"/>
              <w:bottom w:val="single" w:color="auto" w:sz="4" w:space="0"/>
              <w:right w:val="single" w:color="auto" w:sz="4" w:space="0"/>
            </w:tcBorders>
            <w:vAlign w:val="center"/>
          </w:tcPr>
          <w:p w14:paraId="765D0E25">
            <w:pPr>
              <w:widowControl/>
              <w:tabs>
                <w:tab w:val="decimal" w:pos="0"/>
              </w:tabs>
              <w:ind w:firstLine="0" w:firstLineChars="0"/>
              <w:jc w:val="center"/>
              <w:rPr>
                <w:kern w:val="0"/>
                <w:sz w:val="18"/>
                <w:szCs w:val="18"/>
              </w:rPr>
            </w:pPr>
            <w:r>
              <w:rPr>
                <w:kern w:val="0"/>
                <w:sz w:val="18"/>
                <w:szCs w:val="18"/>
              </w:rPr>
              <w:t>2</w:t>
            </w:r>
          </w:p>
        </w:tc>
      </w:tr>
      <w:tr w14:paraId="71464E68">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503FDEF5">
            <w:pPr>
              <w:widowControl/>
              <w:tabs>
                <w:tab w:val="decimal" w:pos="0"/>
              </w:tabs>
              <w:ind w:firstLine="0" w:firstLineChars="0"/>
              <w:jc w:val="center"/>
              <w:rPr>
                <w:kern w:val="0"/>
                <w:sz w:val="18"/>
                <w:szCs w:val="18"/>
              </w:rPr>
            </w:pPr>
            <w:r>
              <w:rPr>
                <w:kern w:val="0"/>
                <w:sz w:val="18"/>
                <w:szCs w:val="18"/>
              </w:rPr>
              <w:t>103</w:t>
            </w:r>
          </w:p>
        </w:tc>
        <w:tc>
          <w:tcPr>
            <w:tcW w:w="1068" w:type="dxa"/>
            <w:tcBorders>
              <w:top w:val="nil"/>
              <w:left w:val="nil"/>
              <w:bottom w:val="single" w:color="auto" w:sz="4" w:space="0"/>
              <w:right w:val="single" w:color="auto" w:sz="4" w:space="0"/>
            </w:tcBorders>
            <w:vAlign w:val="center"/>
          </w:tcPr>
          <w:p w14:paraId="7C2DAE55">
            <w:pPr>
              <w:widowControl/>
              <w:tabs>
                <w:tab w:val="decimal" w:pos="0"/>
              </w:tabs>
              <w:ind w:firstLine="0" w:firstLineChars="0"/>
              <w:jc w:val="center"/>
              <w:rPr>
                <w:kern w:val="0"/>
                <w:sz w:val="18"/>
                <w:szCs w:val="18"/>
              </w:rPr>
            </w:pPr>
            <w:r>
              <w:rPr>
                <w:kern w:val="0"/>
                <w:sz w:val="18"/>
                <w:szCs w:val="18"/>
              </w:rPr>
              <w:t>2.514648</w:t>
            </w:r>
          </w:p>
        </w:tc>
        <w:tc>
          <w:tcPr>
            <w:tcW w:w="588" w:type="dxa"/>
            <w:tcBorders>
              <w:top w:val="nil"/>
              <w:left w:val="nil"/>
              <w:bottom w:val="single" w:color="auto" w:sz="4" w:space="0"/>
              <w:right w:val="single" w:color="auto" w:sz="4" w:space="0"/>
            </w:tcBorders>
            <w:vAlign w:val="center"/>
          </w:tcPr>
          <w:p w14:paraId="46E2BE36">
            <w:pPr>
              <w:widowControl/>
              <w:tabs>
                <w:tab w:val="decimal" w:pos="0"/>
              </w:tabs>
              <w:ind w:firstLine="0" w:firstLineChars="0"/>
              <w:jc w:val="center"/>
              <w:rPr>
                <w:kern w:val="0"/>
                <w:sz w:val="18"/>
                <w:szCs w:val="18"/>
              </w:rPr>
            </w:pPr>
            <w:r>
              <w:rPr>
                <w:kern w:val="0"/>
                <w:sz w:val="18"/>
                <w:szCs w:val="18"/>
              </w:rPr>
              <w:t>4</w:t>
            </w:r>
          </w:p>
        </w:tc>
        <w:tc>
          <w:tcPr>
            <w:tcW w:w="813" w:type="dxa"/>
            <w:tcBorders>
              <w:top w:val="nil"/>
              <w:left w:val="nil"/>
              <w:bottom w:val="single" w:color="auto" w:sz="4" w:space="0"/>
              <w:right w:val="single" w:color="auto" w:sz="4" w:space="0"/>
            </w:tcBorders>
            <w:vAlign w:val="center"/>
          </w:tcPr>
          <w:p w14:paraId="16BA56EC">
            <w:pPr>
              <w:widowControl/>
              <w:tabs>
                <w:tab w:val="decimal" w:pos="0"/>
              </w:tabs>
              <w:ind w:firstLine="0" w:firstLineChars="0"/>
              <w:jc w:val="center"/>
              <w:rPr>
                <w:kern w:val="0"/>
                <w:sz w:val="18"/>
                <w:szCs w:val="18"/>
              </w:rPr>
            </w:pPr>
            <w:r>
              <w:rPr>
                <w:kern w:val="0"/>
                <w:sz w:val="18"/>
                <w:szCs w:val="18"/>
              </w:rPr>
              <w:t>231</w:t>
            </w:r>
          </w:p>
        </w:tc>
        <w:tc>
          <w:tcPr>
            <w:tcW w:w="1068" w:type="dxa"/>
            <w:tcBorders>
              <w:top w:val="nil"/>
              <w:left w:val="nil"/>
              <w:bottom w:val="single" w:color="auto" w:sz="4" w:space="0"/>
              <w:right w:val="single" w:color="auto" w:sz="4" w:space="0"/>
            </w:tcBorders>
            <w:vAlign w:val="center"/>
          </w:tcPr>
          <w:p w14:paraId="68D66054">
            <w:pPr>
              <w:widowControl/>
              <w:tabs>
                <w:tab w:val="decimal" w:pos="0"/>
              </w:tabs>
              <w:ind w:firstLine="0" w:firstLineChars="0"/>
              <w:jc w:val="center"/>
              <w:rPr>
                <w:kern w:val="0"/>
                <w:sz w:val="18"/>
                <w:szCs w:val="18"/>
              </w:rPr>
            </w:pPr>
            <w:r>
              <w:rPr>
                <w:kern w:val="0"/>
                <w:sz w:val="18"/>
                <w:szCs w:val="18"/>
              </w:rPr>
              <w:t>5.639648</w:t>
            </w:r>
          </w:p>
        </w:tc>
        <w:tc>
          <w:tcPr>
            <w:tcW w:w="426" w:type="dxa"/>
            <w:tcBorders>
              <w:top w:val="nil"/>
              <w:left w:val="nil"/>
              <w:bottom w:val="single" w:color="auto" w:sz="4" w:space="0"/>
              <w:right w:val="single" w:color="auto" w:sz="4" w:space="0"/>
            </w:tcBorders>
            <w:vAlign w:val="center"/>
          </w:tcPr>
          <w:p w14:paraId="77CC051A">
            <w:pPr>
              <w:widowControl/>
              <w:tabs>
                <w:tab w:val="decimal" w:pos="0"/>
              </w:tabs>
              <w:ind w:firstLine="0" w:firstLineChars="0"/>
              <w:jc w:val="center"/>
              <w:rPr>
                <w:kern w:val="0"/>
                <w:sz w:val="18"/>
                <w:szCs w:val="18"/>
              </w:rPr>
            </w:pPr>
            <w:r>
              <w:rPr>
                <w:kern w:val="0"/>
                <w:sz w:val="18"/>
                <w:szCs w:val="18"/>
              </w:rPr>
              <w:t>2</w:t>
            </w:r>
          </w:p>
        </w:tc>
        <w:tc>
          <w:tcPr>
            <w:tcW w:w="813" w:type="dxa"/>
            <w:tcBorders>
              <w:top w:val="nil"/>
              <w:left w:val="nil"/>
              <w:bottom w:val="single" w:color="auto" w:sz="4" w:space="0"/>
              <w:right w:val="single" w:color="auto" w:sz="4" w:space="0"/>
            </w:tcBorders>
            <w:vAlign w:val="center"/>
          </w:tcPr>
          <w:p w14:paraId="18D02650">
            <w:pPr>
              <w:widowControl/>
              <w:tabs>
                <w:tab w:val="decimal" w:pos="0"/>
              </w:tabs>
              <w:ind w:firstLine="0" w:firstLineChars="0"/>
              <w:jc w:val="center"/>
              <w:rPr>
                <w:kern w:val="0"/>
                <w:sz w:val="18"/>
                <w:szCs w:val="18"/>
              </w:rPr>
            </w:pPr>
            <w:r>
              <w:rPr>
                <w:kern w:val="0"/>
                <w:sz w:val="18"/>
                <w:szCs w:val="18"/>
              </w:rPr>
              <w:t>359</w:t>
            </w:r>
          </w:p>
        </w:tc>
        <w:tc>
          <w:tcPr>
            <w:tcW w:w="1068" w:type="dxa"/>
            <w:tcBorders>
              <w:top w:val="nil"/>
              <w:left w:val="nil"/>
              <w:bottom w:val="single" w:color="auto" w:sz="4" w:space="0"/>
              <w:right w:val="single" w:color="auto" w:sz="4" w:space="0"/>
            </w:tcBorders>
            <w:vAlign w:val="center"/>
          </w:tcPr>
          <w:p w14:paraId="77ABB3E1">
            <w:pPr>
              <w:widowControl/>
              <w:tabs>
                <w:tab w:val="decimal" w:pos="0"/>
              </w:tabs>
              <w:ind w:firstLine="0" w:firstLineChars="0"/>
              <w:jc w:val="center"/>
              <w:rPr>
                <w:kern w:val="0"/>
                <w:sz w:val="18"/>
                <w:szCs w:val="18"/>
              </w:rPr>
            </w:pPr>
            <w:r>
              <w:rPr>
                <w:kern w:val="0"/>
                <w:sz w:val="18"/>
                <w:szCs w:val="18"/>
              </w:rPr>
              <w:t>8.764648</w:t>
            </w:r>
          </w:p>
        </w:tc>
        <w:tc>
          <w:tcPr>
            <w:tcW w:w="426" w:type="dxa"/>
            <w:tcBorders>
              <w:top w:val="nil"/>
              <w:left w:val="nil"/>
              <w:bottom w:val="single" w:color="auto" w:sz="4" w:space="0"/>
              <w:right w:val="single" w:color="auto" w:sz="4" w:space="0"/>
            </w:tcBorders>
            <w:vAlign w:val="center"/>
          </w:tcPr>
          <w:p w14:paraId="075AAC78">
            <w:pPr>
              <w:widowControl/>
              <w:tabs>
                <w:tab w:val="decimal" w:pos="0"/>
              </w:tabs>
              <w:ind w:firstLine="0" w:firstLineChars="0"/>
              <w:jc w:val="center"/>
              <w:rPr>
                <w:kern w:val="0"/>
                <w:sz w:val="18"/>
                <w:szCs w:val="18"/>
              </w:rPr>
            </w:pPr>
            <w:r>
              <w:rPr>
                <w:kern w:val="0"/>
                <w:sz w:val="18"/>
                <w:szCs w:val="18"/>
              </w:rPr>
              <w:t>5</w:t>
            </w:r>
          </w:p>
        </w:tc>
        <w:tc>
          <w:tcPr>
            <w:tcW w:w="813" w:type="dxa"/>
            <w:tcBorders>
              <w:top w:val="nil"/>
              <w:left w:val="nil"/>
              <w:bottom w:val="single" w:color="auto" w:sz="4" w:space="0"/>
              <w:right w:val="single" w:color="auto" w:sz="4" w:space="0"/>
            </w:tcBorders>
            <w:vAlign w:val="center"/>
          </w:tcPr>
          <w:p w14:paraId="7E00FC48">
            <w:pPr>
              <w:widowControl/>
              <w:tabs>
                <w:tab w:val="decimal" w:pos="0"/>
              </w:tabs>
              <w:ind w:firstLine="0" w:firstLineChars="0"/>
              <w:jc w:val="center"/>
              <w:rPr>
                <w:kern w:val="0"/>
                <w:sz w:val="18"/>
                <w:szCs w:val="18"/>
              </w:rPr>
            </w:pPr>
            <w:r>
              <w:rPr>
                <w:kern w:val="0"/>
                <w:sz w:val="18"/>
                <w:szCs w:val="18"/>
              </w:rPr>
              <w:t>487</w:t>
            </w:r>
          </w:p>
        </w:tc>
        <w:tc>
          <w:tcPr>
            <w:tcW w:w="1109" w:type="dxa"/>
            <w:tcBorders>
              <w:top w:val="nil"/>
              <w:left w:val="nil"/>
              <w:bottom w:val="single" w:color="auto" w:sz="4" w:space="0"/>
              <w:right w:val="single" w:color="auto" w:sz="4" w:space="0"/>
            </w:tcBorders>
            <w:vAlign w:val="center"/>
          </w:tcPr>
          <w:p w14:paraId="11F95061">
            <w:pPr>
              <w:widowControl/>
              <w:tabs>
                <w:tab w:val="decimal" w:pos="0"/>
              </w:tabs>
              <w:ind w:firstLine="0" w:firstLineChars="0"/>
              <w:jc w:val="center"/>
              <w:rPr>
                <w:kern w:val="0"/>
                <w:sz w:val="18"/>
                <w:szCs w:val="18"/>
              </w:rPr>
            </w:pPr>
            <w:r>
              <w:rPr>
                <w:kern w:val="0"/>
                <w:sz w:val="18"/>
                <w:szCs w:val="18"/>
              </w:rPr>
              <w:t>11.889648</w:t>
            </w:r>
          </w:p>
        </w:tc>
        <w:tc>
          <w:tcPr>
            <w:tcW w:w="426" w:type="dxa"/>
            <w:tcBorders>
              <w:top w:val="nil"/>
              <w:left w:val="nil"/>
              <w:bottom w:val="single" w:color="auto" w:sz="4" w:space="0"/>
              <w:right w:val="single" w:color="auto" w:sz="4" w:space="0"/>
            </w:tcBorders>
            <w:vAlign w:val="center"/>
          </w:tcPr>
          <w:p w14:paraId="1F803E48">
            <w:pPr>
              <w:widowControl/>
              <w:tabs>
                <w:tab w:val="decimal" w:pos="0"/>
              </w:tabs>
              <w:ind w:firstLine="0" w:firstLineChars="0"/>
              <w:jc w:val="center"/>
              <w:rPr>
                <w:kern w:val="0"/>
                <w:sz w:val="18"/>
                <w:szCs w:val="18"/>
              </w:rPr>
            </w:pPr>
            <w:r>
              <w:rPr>
                <w:kern w:val="0"/>
                <w:sz w:val="18"/>
                <w:szCs w:val="18"/>
              </w:rPr>
              <w:t>7</w:t>
            </w:r>
          </w:p>
        </w:tc>
      </w:tr>
      <w:tr w14:paraId="2385AE8E">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2DA22D21">
            <w:pPr>
              <w:widowControl/>
              <w:tabs>
                <w:tab w:val="decimal" w:pos="0"/>
              </w:tabs>
              <w:ind w:firstLine="0" w:firstLineChars="0"/>
              <w:jc w:val="center"/>
              <w:rPr>
                <w:kern w:val="0"/>
                <w:sz w:val="18"/>
                <w:szCs w:val="18"/>
              </w:rPr>
            </w:pPr>
            <w:r>
              <w:rPr>
                <w:kern w:val="0"/>
                <w:sz w:val="18"/>
                <w:szCs w:val="18"/>
              </w:rPr>
              <w:t>104</w:t>
            </w:r>
          </w:p>
        </w:tc>
        <w:tc>
          <w:tcPr>
            <w:tcW w:w="1068" w:type="dxa"/>
            <w:tcBorders>
              <w:top w:val="nil"/>
              <w:left w:val="nil"/>
              <w:bottom w:val="single" w:color="auto" w:sz="4" w:space="0"/>
              <w:right w:val="single" w:color="auto" w:sz="4" w:space="0"/>
            </w:tcBorders>
            <w:vAlign w:val="center"/>
          </w:tcPr>
          <w:p w14:paraId="260109CA">
            <w:pPr>
              <w:widowControl/>
              <w:tabs>
                <w:tab w:val="decimal" w:pos="0"/>
              </w:tabs>
              <w:ind w:firstLine="0" w:firstLineChars="0"/>
              <w:jc w:val="center"/>
              <w:rPr>
                <w:kern w:val="0"/>
                <w:sz w:val="18"/>
                <w:szCs w:val="18"/>
              </w:rPr>
            </w:pPr>
            <w:r>
              <w:rPr>
                <w:kern w:val="0"/>
                <w:sz w:val="18"/>
                <w:szCs w:val="18"/>
              </w:rPr>
              <w:t>2.539063</w:t>
            </w:r>
          </w:p>
        </w:tc>
        <w:tc>
          <w:tcPr>
            <w:tcW w:w="588" w:type="dxa"/>
            <w:tcBorders>
              <w:top w:val="nil"/>
              <w:left w:val="nil"/>
              <w:bottom w:val="single" w:color="auto" w:sz="4" w:space="0"/>
              <w:right w:val="single" w:color="auto" w:sz="4" w:space="0"/>
            </w:tcBorders>
            <w:vAlign w:val="center"/>
          </w:tcPr>
          <w:p w14:paraId="6EFC6F16">
            <w:pPr>
              <w:widowControl/>
              <w:tabs>
                <w:tab w:val="decimal" w:pos="0"/>
              </w:tabs>
              <w:ind w:firstLine="0" w:firstLineChars="0"/>
              <w:jc w:val="center"/>
              <w:rPr>
                <w:kern w:val="0"/>
                <w:sz w:val="18"/>
                <w:szCs w:val="18"/>
              </w:rPr>
            </w:pPr>
            <w:r>
              <w:rPr>
                <w:kern w:val="0"/>
                <w:sz w:val="18"/>
                <w:szCs w:val="18"/>
              </w:rPr>
              <w:t>4</w:t>
            </w:r>
          </w:p>
        </w:tc>
        <w:tc>
          <w:tcPr>
            <w:tcW w:w="813" w:type="dxa"/>
            <w:tcBorders>
              <w:top w:val="nil"/>
              <w:left w:val="nil"/>
              <w:bottom w:val="single" w:color="auto" w:sz="4" w:space="0"/>
              <w:right w:val="single" w:color="auto" w:sz="4" w:space="0"/>
            </w:tcBorders>
            <w:vAlign w:val="center"/>
          </w:tcPr>
          <w:p w14:paraId="0BFEB09E">
            <w:pPr>
              <w:widowControl/>
              <w:tabs>
                <w:tab w:val="decimal" w:pos="0"/>
              </w:tabs>
              <w:ind w:firstLine="0" w:firstLineChars="0"/>
              <w:jc w:val="center"/>
              <w:rPr>
                <w:kern w:val="0"/>
                <w:sz w:val="18"/>
                <w:szCs w:val="18"/>
              </w:rPr>
            </w:pPr>
            <w:r>
              <w:rPr>
                <w:kern w:val="0"/>
                <w:sz w:val="18"/>
                <w:szCs w:val="18"/>
              </w:rPr>
              <w:t>232</w:t>
            </w:r>
          </w:p>
        </w:tc>
        <w:tc>
          <w:tcPr>
            <w:tcW w:w="1068" w:type="dxa"/>
            <w:tcBorders>
              <w:top w:val="nil"/>
              <w:left w:val="nil"/>
              <w:bottom w:val="single" w:color="auto" w:sz="4" w:space="0"/>
              <w:right w:val="single" w:color="auto" w:sz="4" w:space="0"/>
            </w:tcBorders>
            <w:vAlign w:val="center"/>
          </w:tcPr>
          <w:p w14:paraId="7DF02301">
            <w:pPr>
              <w:widowControl/>
              <w:tabs>
                <w:tab w:val="decimal" w:pos="0"/>
              </w:tabs>
              <w:ind w:firstLine="0" w:firstLineChars="0"/>
              <w:jc w:val="center"/>
              <w:rPr>
                <w:kern w:val="0"/>
                <w:sz w:val="18"/>
                <w:szCs w:val="18"/>
              </w:rPr>
            </w:pPr>
            <w:r>
              <w:rPr>
                <w:kern w:val="0"/>
                <w:sz w:val="18"/>
                <w:szCs w:val="18"/>
              </w:rPr>
              <w:t>5.664063</w:t>
            </w:r>
          </w:p>
        </w:tc>
        <w:tc>
          <w:tcPr>
            <w:tcW w:w="426" w:type="dxa"/>
            <w:tcBorders>
              <w:top w:val="nil"/>
              <w:left w:val="nil"/>
              <w:bottom w:val="single" w:color="auto" w:sz="4" w:space="0"/>
              <w:right w:val="single" w:color="auto" w:sz="4" w:space="0"/>
            </w:tcBorders>
            <w:vAlign w:val="center"/>
          </w:tcPr>
          <w:p w14:paraId="6180A6FB">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00B5F82D">
            <w:pPr>
              <w:widowControl/>
              <w:tabs>
                <w:tab w:val="decimal" w:pos="0"/>
              </w:tabs>
              <w:ind w:firstLine="0" w:firstLineChars="0"/>
              <w:jc w:val="center"/>
              <w:rPr>
                <w:kern w:val="0"/>
                <w:sz w:val="18"/>
                <w:szCs w:val="18"/>
              </w:rPr>
            </w:pPr>
            <w:r>
              <w:rPr>
                <w:kern w:val="0"/>
                <w:sz w:val="18"/>
                <w:szCs w:val="18"/>
              </w:rPr>
              <w:t>360</w:t>
            </w:r>
          </w:p>
        </w:tc>
        <w:tc>
          <w:tcPr>
            <w:tcW w:w="1068" w:type="dxa"/>
            <w:tcBorders>
              <w:top w:val="nil"/>
              <w:left w:val="nil"/>
              <w:bottom w:val="single" w:color="auto" w:sz="4" w:space="0"/>
              <w:right w:val="single" w:color="auto" w:sz="4" w:space="0"/>
            </w:tcBorders>
            <w:vAlign w:val="center"/>
          </w:tcPr>
          <w:p w14:paraId="17C564D6">
            <w:pPr>
              <w:widowControl/>
              <w:tabs>
                <w:tab w:val="decimal" w:pos="0"/>
              </w:tabs>
              <w:ind w:firstLine="0" w:firstLineChars="0"/>
              <w:jc w:val="center"/>
              <w:rPr>
                <w:kern w:val="0"/>
                <w:sz w:val="18"/>
                <w:szCs w:val="18"/>
              </w:rPr>
            </w:pPr>
            <w:r>
              <w:rPr>
                <w:kern w:val="0"/>
                <w:sz w:val="18"/>
                <w:szCs w:val="18"/>
              </w:rPr>
              <w:t>8.789063</w:t>
            </w:r>
          </w:p>
        </w:tc>
        <w:tc>
          <w:tcPr>
            <w:tcW w:w="426" w:type="dxa"/>
            <w:tcBorders>
              <w:top w:val="nil"/>
              <w:left w:val="nil"/>
              <w:bottom w:val="single" w:color="auto" w:sz="4" w:space="0"/>
              <w:right w:val="single" w:color="auto" w:sz="4" w:space="0"/>
            </w:tcBorders>
            <w:vAlign w:val="center"/>
          </w:tcPr>
          <w:p w14:paraId="76F3A1BE">
            <w:pPr>
              <w:widowControl/>
              <w:tabs>
                <w:tab w:val="decimal" w:pos="0"/>
              </w:tabs>
              <w:ind w:firstLine="0" w:firstLineChars="0"/>
              <w:jc w:val="center"/>
              <w:rPr>
                <w:kern w:val="0"/>
                <w:sz w:val="18"/>
                <w:szCs w:val="18"/>
              </w:rPr>
            </w:pPr>
            <w:r>
              <w:rPr>
                <w:kern w:val="0"/>
                <w:sz w:val="18"/>
                <w:szCs w:val="18"/>
              </w:rPr>
              <w:t>3</w:t>
            </w:r>
          </w:p>
        </w:tc>
        <w:tc>
          <w:tcPr>
            <w:tcW w:w="813" w:type="dxa"/>
            <w:tcBorders>
              <w:top w:val="nil"/>
              <w:left w:val="nil"/>
              <w:bottom w:val="single" w:color="auto" w:sz="4" w:space="0"/>
              <w:right w:val="single" w:color="auto" w:sz="4" w:space="0"/>
            </w:tcBorders>
            <w:vAlign w:val="center"/>
          </w:tcPr>
          <w:p w14:paraId="73CD3106">
            <w:pPr>
              <w:widowControl/>
              <w:tabs>
                <w:tab w:val="decimal" w:pos="0"/>
              </w:tabs>
              <w:ind w:firstLine="0" w:firstLineChars="0"/>
              <w:jc w:val="center"/>
              <w:rPr>
                <w:kern w:val="0"/>
                <w:sz w:val="18"/>
                <w:szCs w:val="18"/>
              </w:rPr>
            </w:pPr>
            <w:r>
              <w:rPr>
                <w:kern w:val="0"/>
                <w:sz w:val="18"/>
                <w:szCs w:val="18"/>
              </w:rPr>
              <w:t>488</w:t>
            </w:r>
          </w:p>
        </w:tc>
        <w:tc>
          <w:tcPr>
            <w:tcW w:w="1109" w:type="dxa"/>
            <w:tcBorders>
              <w:top w:val="nil"/>
              <w:left w:val="nil"/>
              <w:bottom w:val="single" w:color="auto" w:sz="4" w:space="0"/>
              <w:right w:val="single" w:color="auto" w:sz="4" w:space="0"/>
            </w:tcBorders>
            <w:vAlign w:val="center"/>
          </w:tcPr>
          <w:p w14:paraId="473C3A84">
            <w:pPr>
              <w:widowControl/>
              <w:tabs>
                <w:tab w:val="decimal" w:pos="0"/>
              </w:tabs>
              <w:ind w:firstLine="0" w:firstLineChars="0"/>
              <w:jc w:val="center"/>
              <w:rPr>
                <w:kern w:val="0"/>
                <w:sz w:val="18"/>
                <w:szCs w:val="18"/>
              </w:rPr>
            </w:pPr>
            <w:r>
              <w:rPr>
                <w:kern w:val="0"/>
                <w:sz w:val="18"/>
                <w:szCs w:val="18"/>
              </w:rPr>
              <w:t>11.914063</w:t>
            </w:r>
          </w:p>
        </w:tc>
        <w:tc>
          <w:tcPr>
            <w:tcW w:w="426" w:type="dxa"/>
            <w:tcBorders>
              <w:top w:val="nil"/>
              <w:left w:val="nil"/>
              <w:bottom w:val="single" w:color="auto" w:sz="4" w:space="0"/>
              <w:right w:val="single" w:color="auto" w:sz="4" w:space="0"/>
            </w:tcBorders>
            <w:vAlign w:val="center"/>
          </w:tcPr>
          <w:p w14:paraId="50F4461F">
            <w:pPr>
              <w:widowControl/>
              <w:tabs>
                <w:tab w:val="decimal" w:pos="0"/>
              </w:tabs>
              <w:ind w:firstLine="0" w:firstLineChars="0"/>
              <w:jc w:val="center"/>
              <w:rPr>
                <w:kern w:val="0"/>
                <w:sz w:val="18"/>
                <w:szCs w:val="18"/>
              </w:rPr>
            </w:pPr>
            <w:r>
              <w:rPr>
                <w:kern w:val="0"/>
                <w:sz w:val="18"/>
                <w:szCs w:val="18"/>
              </w:rPr>
              <w:t>4</w:t>
            </w:r>
          </w:p>
        </w:tc>
      </w:tr>
      <w:tr w14:paraId="3133D202">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5AC8865E">
            <w:pPr>
              <w:widowControl/>
              <w:tabs>
                <w:tab w:val="decimal" w:pos="0"/>
              </w:tabs>
              <w:ind w:firstLine="0" w:firstLineChars="0"/>
              <w:jc w:val="center"/>
              <w:rPr>
                <w:kern w:val="0"/>
                <w:sz w:val="18"/>
                <w:szCs w:val="18"/>
              </w:rPr>
            </w:pPr>
            <w:r>
              <w:rPr>
                <w:kern w:val="0"/>
                <w:sz w:val="18"/>
                <w:szCs w:val="18"/>
              </w:rPr>
              <w:t>105</w:t>
            </w:r>
          </w:p>
        </w:tc>
        <w:tc>
          <w:tcPr>
            <w:tcW w:w="1068" w:type="dxa"/>
            <w:tcBorders>
              <w:top w:val="nil"/>
              <w:left w:val="nil"/>
              <w:bottom w:val="single" w:color="auto" w:sz="4" w:space="0"/>
              <w:right w:val="single" w:color="auto" w:sz="4" w:space="0"/>
            </w:tcBorders>
            <w:vAlign w:val="center"/>
          </w:tcPr>
          <w:p w14:paraId="77ECD351">
            <w:pPr>
              <w:widowControl/>
              <w:tabs>
                <w:tab w:val="decimal" w:pos="0"/>
              </w:tabs>
              <w:ind w:firstLine="0" w:firstLineChars="0"/>
              <w:jc w:val="center"/>
              <w:rPr>
                <w:kern w:val="0"/>
                <w:sz w:val="18"/>
                <w:szCs w:val="18"/>
              </w:rPr>
            </w:pPr>
            <w:r>
              <w:rPr>
                <w:kern w:val="0"/>
                <w:sz w:val="18"/>
                <w:szCs w:val="18"/>
              </w:rPr>
              <w:t>2.563477</w:t>
            </w:r>
          </w:p>
        </w:tc>
        <w:tc>
          <w:tcPr>
            <w:tcW w:w="588" w:type="dxa"/>
            <w:tcBorders>
              <w:top w:val="nil"/>
              <w:left w:val="nil"/>
              <w:bottom w:val="single" w:color="auto" w:sz="4" w:space="0"/>
              <w:right w:val="single" w:color="auto" w:sz="4" w:space="0"/>
            </w:tcBorders>
            <w:vAlign w:val="center"/>
          </w:tcPr>
          <w:p w14:paraId="3B4074C8">
            <w:pPr>
              <w:widowControl/>
              <w:tabs>
                <w:tab w:val="decimal" w:pos="0"/>
              </w:tabs>
              <w:ind w:firstLine="0" w:firstLineChars="0"/>
              <w:jc w:val="center"/>
              <w:rPr>
                <w:kern w:val="0"/>
                <w:sz w:val="18"/>
                <w:szCs w:val="18"/>
              </w:rPr>
            </w:pPr>
            <w:r>
              <w:rPr>
                <w:kern w:val="0"/>
                <w:sz w:val="18"/>
                <w:szCs w:val="18"/>
              </w:rPr>
              <w:t>4</w:t>
            </w:r>
          </w:p>
        </w:tc>
        <w:tc>
          <w:tcPr>
            <w:tcW w:w="813" w:type="dxa"/>
            <w:tcBorders>
              <w:top w:val="nil"/>
              <w:left w:val="nil"/>
              <w:bottom w:val="single" w:color="auto" w:sz="4" w:space="0"/>
              <w:right w:val="single" w:color="auto" w:sz="4" w:space="0"/>
            </w:tcBorders>
            <w:vAlign w:val="center"/>
          </w:tcPr>
          <w:p w14:paraId="77CF4459">
            <w:pPr>
              <w:widowControl/>
              <w:tabs>
                <w:tab w:val="decimal" w:pos="0"/>
              </w:tabs>
              <w:ind w:firstLine="0" w:firstLineChars="0"/>
              <w:jc w:val="center"/>
              <w:rPr>
                <w:kern w:val="0"/>
                <w:sz w:val="18"/>
                <w:szCs w:val="18"/>
              </w:rPr>
            </w:pPr>
            <w:r>
              <w:rPr>
                <w:kern w:val="0"/>
                <w:sz w:val="18"/>
                <w:szCs w:val="18"/>
              </w:rPr>
              <w:t>233</w:t>
            </w:r>
          </w:p>
        </w:tc>
        <w:tc>
          <w:tcPr>
            <w:tcW w:w="1068" w:type="dxa"/>
            <w:tcBorders>
              <w:top w:val="nil"/>
              <w:left w:val="nil"/>
              <w:bottom w:val="single" w:color="auto" w:sz="4" w:space="0"/>
              <w:right w:val="single" w:color="auto" w:sz="4" w:space="0"/>
            </w:tcBorders>
            <w:vAlign w:val="center"/>
          </w:tcPr>
          <w:p w14:paraId="508D04F0">
            <w:pPr>
              <w:widowControl/>
              <w:tabs>
                <w:tab w:val="decimal" w:pos="0"/>
              </w:tabs>
              <w:ind w:firstLine="0" w:firstLineChars="0"/>
              <w:jc w:val="center"/>
              <w:rPr>
                <w:kern w:val="0"/>
                <w:sz w:val="18"/>
                <w:szCs w:val="18"/>
              </w:rPr>
            </w:pPr>
            <w:r>
              <w:rPr>
                <w:kern w:val="0"/>
                <w:sz w:val="18"/>
                <w:szCs w:val="18"/>
              </w:rPr>
              <w:t>5.688477</w:t>
            </w:r>
          </w:p>
        </w:tc>
        <w:tc>
          <w:tcPr>
            <w:tcW w:w="426" w:type="dxa"/>
            <w:tcBorders>
              <w:top w:val="nil"/>
              <w:left w:val="nil"/>
              <w:bottom w:val="single" w:color="auto" w:sz="4" w:space="0"/>
              <w:right w:val="single" w:color="auto" w:sz="4" w:space="0"/>
            </w:tcBorders>
            <w:vAlign w:val="center"/>
          </w:tcPr>
          <w:p w14:paraId="0FDE3311">
            <w:pPr>
              <w:widowControl/>
              <w:tabs>
                <w:tab w:val="decimal" w:pos="0"/>
              </w:tabs>
              <w:ind w:firstLine="0" w:firstLineChars="0"/>
              <w:jc w:val="center"/>
              <w:rPr>
                <w:kern w:val="0"/>
                <w:sz w:val="18"/>
                <w:szCs w:val="18"/>
              </w:rPr>
            </w:pPr>
            <w:r>
              <w:rPr>
                <w:kern w:val="0"/>
                <w:sz w:val="18"/>
                <w:szCs w:val="18"/>
              </w:rPr>
              <w:t>7</w:t>
            </w:r>
          </w:p>
        </w:tc>
        <w:tc>
          <w:tcPr>
            <w:tcW w:w="813" w:type="dxa"/>
            <w:tcBorders>
              <w:top w:val="nil"/>
              <w:left w:val="nil"/>
              <w:bottom w:val="single" w:color="auto" w:sz="4" w:space="0"/>
              <w:right w:val="single" w:color="auto" w:sz="4" w:space="0"/>
            </w:tcBorders>
            <w:vAlign w:val="center"/>
          </w:tcPr>
          <w:p w14:paraId="1A379278">
            <w:pPr>
              <w:widowControl/>
              <w:tabs>
                <w:tab w:val="decimal" w:pos="0"/>
              </w:tabs>
              <w:ind w:firstLine="0" w:firstLineChars="0"/>
              <w:jc w:val="center"/>
              <w:rPr>
                <w:kern w:val="0"/>
                <w:sz w:val="18"/>
                <w:szCs w:val="18"/>
              </w:rPr>
            </w:pPr>
            <w:r>
              <w:rPr>
                <w:kern w:val="0"/>
                <w:sz w:val="18"/>
                <w:szCs w:val="18"/>
              </w:rPr>
              <w:t>361</w:t>
            </w:r>
          </w:p>
        </w:tc>
        <w:tc>
          <w:tcPr>
            <w:tcW w:w="1068" w:type="dxa"/>
            <w:tcBorders>
              <w:top w:val="nil"/>
              <w:left w:val="nil"/>
              <w:bottom w:val="single" w:color="auto" w:sz="4" w:space="0"/>
              <w:right w:val="single" w:color="auto" w:sz="4" w:space="0"/>
            </w:tcBorders>
            <w:vAlign w:val="center"/>
          </w:tcPr>
          <w:p w14:paraId="44D0F0B3">
            <w:pPr>
              <w:widowControl/>
              <w:tabs>
                <w:tab w:val="decimal" w:pos="0"/>
              </w:tabs>
              <w:ind w:firstLine="0" w:firstLineChars="0"/>
              <w:jc w:val="center"/>
              <w:rPr>
                <w:kern w:val="0"/>
                <w:sz w:val="18"/>
                <w:szCs w:val="18"/>
              </w:rPr>
            </w:pPr>
            <w:r>
              <w:rPr>
                <w:kern w:val="0"/>
                <w:sz w:val="18"/>
                <w:szCs w:val="18"/>
              </w:rPr>
              <w:t>8.813477</w:t>
            </w:r>
          </w:p>
        </w:tc>
        <w:tc>
          <w:tcPr>
            <w:tcW w:w="426" w:type="dxa"/>
            <w:tcBorders>
              <w:top w:val="nil"/>
              <w:left w:val="nil"/>
              <w:bottom w:val="single" w:color="auto" w:sz="4" w:space="0"/>
              <w:right w:val="single" w:color="auto" w:sz="4" w:space="0"/>
            </w:tcBorders>
            <w:vAlign w:val="center"/>
          </w:tcPr>
          <w:p w14:paraId="204EFAA2">
            <w:pPr>
              <w:widowControl/>
              <w:tabs>
                <w:tab w:val="decimal" w:pos="0"/>
              </w:tabs>
              <w:ind w:firstLine="0" w:firstLineChars="0"/>
              <w:jc w:val="center"/>
              <w:rPr>
                <w:kern w:val="0"/>
                <w:sz w:val="18"/>
                <w:szCs w:val="18"/>
              </w:rPr>
            </w:pPr>
            <w:r>
              <w:rPr>
                <w:kern w:val="0"/>
                <w:sz w:val="18"/>
                <w:szCs w:val="18"/>
              </w:rPr>
              <w:t>1</w:t>
            </w:r>
          </w:p>
        </w:tc>
        <w:tc>
          <w:tcPr>
            <w:tcW w:w="813" w:type="dxa"/>
            <w:tcBorders>
              <w:top w:val="nil"/>
              <w:left w:val="nil"/>
              <w:bottom w:val="single" w:color="auto" w:sz="4" w:space="0"/>
              <w:right w:val="single" w:color="auto" w:sz="4" w:space="0"/>
            </w:tcBorders>
            <w:vAlign w:val="center"/>
          </w:tcPr>
          <w:p w14:paraId="56879090">
            <w:pPr>
              <w:widowControl/>
              <w:tabs>
                <w:tab w:val="decimal" w:pos="0"/>
              </w:tabs>
              <w:ind w:firstLine="0" w:firstLineChars="0"/>
              <w:jc w:val="center"/>
              <w:rPr>
                <w:kern w:val="0"/>
                <w:sz w:val="18"/>
                <w:szCs w:val="18"/>
              </w:rPr>
            </w:pPr>
            <w:r>
              <w:rPr>
                <w:kern w:val="0"/>
                <w:sz w:val="18"/>
                <w:szCs w:val="18"/>
              </w:rPr>
              <w:t>489</w:t>
            </w:r>
          </w:p>
        </w:tc>
        <w:tc>
          <w:tcPr>
            <w:tcW w:w="1109" w:type="dxa"/>
            <w:tcBorders>
              <w:top w:val="nil"/>
              <w:left w:val="nil"/>
              <w:bottom w:val="single" w:color="auto" w:sz="4" w:space="0"/>
              <w:right w:val="single" w:color="auto" w:sz="4" w:space="0"/>
            </w:tcBorders>
            <w:vAlign w:val="center"/>
          </w:tcPr>
          <w:p w14:paraId="604956D5">
            <w:pPr>
              <w:widowControl/>
              <w:tabs>
                <w:tab w:val="decimal" w:pos="0"/>
              </w:tabs>
              <w:ind w:firstLine="0" w:firstLineChars="0"/>
              <w:jc w:val="center"/>
              <w:rPr>
                <w:kern w:val="0"/>
                <w:sz w:val="18"/>
                <w:szCs w:val="18"/>
              </w:rPr>
            </w:pPr>
            <w:r>
              <w:rPr>
                <w:kern w:val="0"/>
                <w:sz w:val="18"/>
                <w:szCs w:val="18"/>
              </w:rPr>
              <w:t>11.938477</w:t>
            </w:r>
          </w:p>
        </w:tc>
        <w:tc>
          <w:tcPr>
            <w:tcW w:w="426" w:type="dxa"/>
            <w:tcBorders>
              <w:top w:val="nil"/>
              <w:left w:val="nil"/>
              <w:bottom w:val="single" w:color="auto" w:sz="4" w:space="0"/>
              <w:right w:val="single" w:color="auto" w:sz="4" w:space="0"/>
            </w:tcBorders>
            <w:vAlign w:val="center"/>
          </w:tcPr>
          <w:p w14:paraId="2D539C54">
            <w:pPr>
              <w:widowControl/>
              <w:tabs>
                <w:tab w:val="decimal" w:pos="0"/>
              </w:tabs>
              <w:ind w:firstLine="0" w:firstLineChars="0"/>
              <w:jc w:val="center"/>
              <w:rPr>
                <w:kern w:val="0"/>
                <w:sz w:val="18"/>
                <w:szCs w:val="18"/>
              </w:rPr>
            </w:pPr>
            <w:r>
              <w:rPr>
                <w:kern w:val="0"/>
                <w:sz w:val="18"/>
                <w:szCs w:val="18"/>
              </w:rPr>
              <w:t>2</w:t>
            </w:r>
          </w:p>
        </w:tc>
      </w:tr>
      <w:tr w14:paraId="4177DEEF">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073AB751">
            <w:pPr>
              <w:widowControl/>
              <w:tabs>
                <w:tab w:val="decimal" w:pos="0"/>
              </w:tabs>
              <w:ind w:firstLine="0" w:firstLineChars="0"/>
              <w:jc w:val="center"/>
              <w:rPr>
                <w:kern w:val="0"/>
                <w:sz w:val="18"/>
                <w:szCs w:val="18"/>
              </w:rPr>
            </w:pPr>
            <w:r>
              <w:rPr>
                <w:kern w:val="0"/>
                <w:sz w:val="18"/>
                <w:szCs w:val="18"/>
              </w:rPr>
              <w:t>106</w:t>
            </w:r>
          </w:p>
        </w:tc>
        <w:tc>
          <w:tcPr>
            <w:tcW w:w="1068" w:type="dxa"/>
            <w:tcBorders>
              <w:top w:val="nil"/>
              <w:left w:val="nil"/>
              <w:bottom w:val="single" w:color="auto" w:sz="4" w:space="0"/>
              <w:right w:val="single" w:color="auto" w:sz="4" w:space="0"/>
            </w:tcBorders>
            <w:vAlign w:val="center"/>
          </w:tcPr>
          <w:p w14:paraId="216B7B93">
            <w:pPr>
              <w:widowControl/>
              <w:tabs>
                <w:tab w:val="decimal" w:pos="0"/>
              </w:tabs>
              <w:ind w:firstLine="0" w:firstLineChars="0"/>
              <w:jc w:val="center"/>
              <w:rPr>
                <w:kern w:val="0"/>
                <w:sz w:val="18"/>
                <w:szCs w:val="18"/>
              </w:rPr>
            </w:pPr>
            <w:r>
              <w:rPr>
                <w:kern w:val="0"/>
                <w:sz w:val="18"/>
                <w:szCs w:val="18"/>
              </w:rPr>
              <w:t>2.587891</w:t>
            </w:r>
          </w:p>
        </w:tc>
        <w:tc>
          <w:tcPr>
            <w:tcW w:w="588" w:type="dxa"/>
            <w:tcBorders>
              <w:top w:val="nil"/>
              <w:left w:val="nil"/>
              <w:bottom w:val="single" w:color="auto" w:sz="4" w:space="0"/>
              <w:right w:val="single" w:color="auto" w:sz="4" w:space="0"/>
            </w:tcBorders>
            <w:vAlign w:val="center"/>
          </w:tcPr>
          <w:p w14:paraId="6426EECE">
            <w:pPr>
              <w:widowControl/>
              <w:tabs>
                <w:tab w:val="decimal" w:pos="0"/>
              </w:tabs>
              <w:ind w:firstLine="0" w:firstLineChars="0"/>
              <w:jc w:val="center"/>
              <w:rPr>
                <w:kern w:val="0"/>
                <w:sz w:val="18"/>
                <w:szCs w:val="18"/>
              </w:rPr>
            </w:pPr>
            <w:r>
              <w:rPr>
                <w:kern w:val="0"/>
                <w:sz w:val="18"/>
                <w:szCs w:val="18"/>
              </w:rPr>
              <w:t>4</w:t>
            </w:r>
          </w:p>
        </w:tc>
        <w:tc>
          <w:tcPr>
            <w:tcW w:w="813" w:type="dxa"/>
            <w:tcBorders>
              <w:top w:val="nil"/>
              <w:left w:val="nil"/>
              <w:bottom w:val="single" w:color="auto" w:sz="4" w:space="0"/>
              <w:right w:val="single" w:color="auto" w:sz="4" w:space="0"/>
            </w:tcBorders>
            <w:vAlign w:val="center"/>
          </w:tcPr>
          <w:p w14:paraId="2BBBB016">
            <w:pPr>
              <w:widowControl/>
              <w:tabs>
                <w:tab w:val="decimal" w:pos="0"/>
              </w:tabs>
              <w:ind w:firstLine="0" w:firstLineChars="0"/>
              <w:jc w:val="center"/>
              <w:rPr>
                <w:kern w:val="0"/>
                <w:sz w:val="18"/>
                <w:szCs w:val="18"/>
              </w:rPr>
            </w:pPr>
            <w:r>
              <w:rPr>
                <w:kern w:val="0"/>
                <w:sz w:val="18"/>
                <w:szCs w:val="18"/>
              </w:rPr>
              <w:t>234</w:t>
            </w:r>
          </w:p>
        </w:tc>
        <w:tc>
          <w:tcPr>
            <w:tcW w:w="1068" w:type="dxa"/>
            <w:tcBorders>
              <w:top w:val="nil"/>
              <w:left w:val="nil"/>
              <w:bottom w:val="single" w:color="auto" w:sz="4" w:space="0"/>
              <w:right w:val="single" w:color="auto" w:sz="4" w:space="0"/>
            </w:tcBorders>
            <w:vAlign w:val="center"/>
          </w:tcPr>
          <w:p w14:paraId="3E4902C2">
            <w:pPr>
              <w:widowControl/>
              <w:tabs>
                <w:tab w:val="decimal" w:pos="0"/>
              </w:tabs>
              <w:ind w:firstLine="0" w:firstLineChars="0"/>
              <w:jc w:val="center"/>
              <w:rPr>
                <w:kern w:val="0"/>
                <w:sz w:val="18"/>
                <w:szCs w:val="18"/>
              </w:rPr>
            </w:pPr>
            <w:r>
              <w:rPr>
                <w:kern w:val="0"/>
                <w:sz w:val="18"/>
                <w:szCs w:val="18"/>
              </w:rPr>
              <w:t>5.712891</w:t>
            </w:r>
          </w:p>
        </w:tc>
        <w:tc>
          <w:tcPr>
            <w:tcW w:w="426" w:type="dxa"/>
            <w:tcBorders>
              <w:top w:val="nil"/>
              <w:left w:val="nil"/>
              <w:bottom w:val="single" w:color="auto" w:sz="4" w:space="0"/>
              <w:right w:val="single" w:color="auto" w:sz="4" w:space="0"/>
            </w:tcBorders>
            <w:vAlign w:val="center"/>
          </w:tcPr>
          <w:p w14:paraId="1ACF919A">
            <w:pPr>
              <w:widowControl/>
              <w:tabs>
                <w:tab w:val="decimal" w:pos="0"/>
              </w:tabs>
              <w:ind w:firstLine="0" w:firstLineChars="0"/>
              <w:jc w:val="center"/>
              <w:rPr>
                <w:kern w:val="0"/>
                <w:sz w:val="18"/>
                <w:szCs w:val="18"/>
              </w:rPr>
            </w:pPr>
            <w:r>
              <w:rPr>
                <w:kern w:val="0"/>
                <w:sz w:val="18"/>
                <w:szCs w:val="18"/>
              </w:rPr>
              <w:t>6</w:t>
            </w:r>
          </w:p>
        </w:tc>
        <w:tc>
          <w:tcPr>
            <w:tcW w:w="813" w:type="dxa"/>
            <w:tcBorders>
              <w:top w:val="nil"/>
              <w:left w:val="nil"/>
              <w:bottom w:val="single" w:color="auto" w:sz="4" w:space="0"/>
              <w:right w:val="single" w:color="auto" w:sz="4" w:space="0"/>
            </w:tcBorders>
            <w:vAlign w:val="center"/>
          </w:tcPr>
          <w:p w14:paraId="1B4FC093">
            <w:pPr>
              <w:widowControl/>
              <w:tabs>
                <w:tab w:val="decimal" w:pos="0"/>
              </w:tabs>
              <w:ind w:firstLine="0" w:firstLineChars="0"/>
              <w:jc w:val="center"/>
              <w:rPr>
                <w:kern w:val="0"/>
                <w:sz w:val="18"/>
                <w:szCs w:val="18"/>
              </w:rPr>
            </w:pPr>
            <w:r>
              <w:rPr>
                <w:kern w:val="0"/>
                <w:sz w:val="18"/>
                <w:szCs w:val="18"/>
              </w:rPr>
              <w:t>362</w:t>
            </w:r>
          </w:p>
        </w:tc>
        <w:tc>
          <w:tcPr>
            <w:tcW w:w="1068" w:type="dxa"/>
            <w:tcBorders>
              <w:top w:val="nil"/>
              <w:left w:val="nil"/>
              <w:bottom w:val="single" w:color="auto" w:sz="4" w:space="0"/>
              <w:right w:val="single" w:color="auto" w:sz="4" w:space="0"/>
            </w:tcBorders>
            <w:vAlign w:val="center"/>
          </w:tcPr>
          <w:p w14:paraId="48B380D5">
            <w:pPr>
              <w:widowControl/>
              <w:tabs>
                <w:tab w:val="decimal" w:pos="0"/>
              </w:tabs>
              <w:ind w:firstLine="0" w:firstLineChars="0"/>
              <w:jc w:val="center"/>
              <w:rPr>
                <w:kern w:val="0"/>
                <w:sz w:val="18"/>
                <w:szCs w:val="18"/>
              </w:rPr>
            </w:pPr>
            <w:r>
              <w:rPr>
                <w:kern w:val="0"/>
                <w:sz w:val="18"/>
                <w:szCs w:val="18"/>
              </w:rPr>
              <w:t>8.837891</w:t>
            </w:r>
          </w:p>
        </w:tc>
        <w:tc>
          <w:tcPr>
            <w:tcW w:w="426" w:type="dxa"/>
            <w:tcBorders>
              <w:top w:val="nil"/>
              <w:left w:val="nil"/>
              <w:bottom w:val="single" w:color="auto" w:sz="4" w:space="0"/>
              <w:right w:val="single" w:color="auto" w:sz="4" w:space="0"/>
            </w:tcBorders>
            <w:vAlign w:val="center"/>
          </w:tcPr>
          <w:p w14:paraId="07CB5E29">
            <w:pPr>
              <w:widowControl/>
              <w:tabs>
                <w:tab w:val="decimal" w:pos="0"/>
              </w:tabs>
              <w:ind w:firstLine="0" w:firstLineChars="0"/>
              <w:jc w:val="center"/>
              <w:rPr>
                <w:kern w:val="0"/>
                <w:sz w:val="18"/>
                <w:szCs w:val="18"/>
              </w:rPr>
            </w:pPr>
            <w:r>
              <w:rPr>
                <w:kern w:val="0"/>
                <w:sz w:val="18"/>
                <w:szCs w:val="18"/>
              </w:rPr>
              <w:t>7</w:t>
            </w:r>
          </w:p>
        </w:tc>
        <w:tc>
          <w:tcPr>
            <w:tcW w:w="813" w:type="dxa"/>
            <w:tcBorders>
              <w:top w:val="nil"/>
              <w:left w:val="nil"/>
              <w:bottom w:val="single" w:color="auto" w:sz="4" w:space="0"/>
              <w:right w:val="single" w:color="auto" w:sz="4" w:space="0"/>
            </w:tcBorders>
            <w:vAlign w:val="center"/>
          </w:tcPr>
          <w:p w14:paraId="352B0AB0">
            <w:pPr>
              <w:widowControl/>
              <w:tabs>
                <w:tab w:val="decimal" w:pos="0"/>
              </w:tabs>
              <w:ind w:firstLine="0" w:firstLineChars="0"/>
              <w:jc w:val="center"/>
              <w:rPr>
                <w:kern w:val="0"/>
                <w:sz w:val="18"/>
                <w:szCs w:val="18"/>
              </w:rPr>
            </w:pPr>
            <w:r>
              <w:rPr>
                <w:kern w:val="0"/>
                <w:sz w:val="18"/>
                <w:szCs w:val="18"/>
              </w:rPr>
              <w:t>490</w:t>
            </w:r>
          </w:p>
        </w:tc>
        <w:tc>
          <w:tcPr>
            <w:tcW w:w="1109" w:type="dxa"/>
            <w:tcBorders>
              <w:top w:val="nil"/>
              <w:left w:val="nil"/>
              <w:bottom w:val="single" w:color="auto" w:sz="4" w:space="0"/>
              <w:right w:val="single" w:color="auto" w:sz="4" w:space="0"/>
            </w:tcBorders>
            <w:vAlign w:val="center"/>
          </w:tcPr>
          <w:p w14:paraId="608F4508">
            <w:pPr>
              <w:widowControl/>
              <w:tabs>
                <w:tab w:val="decimal" w:pos="0"/>
              </w:tabs>
              <w:ind w:firstLine="0" w:firstLineChars="0"/>
              <w:jc w:val="center"/>
              <w:rPr>
                <w:kern w:val="0"/>
                <w:sz w:val="18"/>
                <w:szCs w:val="18"/>
              </w:rPr>
            </w:pPr>
            <w:r>
              <w:rPr>
                <w:kern w:val="0"/>
                <w:sz w:val="18"/>
                <w:szCs w:val="18"/>
              </w:rPr>
              <w:t>11.962891</w:t>
            </w:r>
          </w:p>
        </w:tc>
        <w:tc>
          <w:tcPr>
            <w:tcW w:w="426" w:type="dxa"/>
            <w:tcBorders>
              <w:top w:val="nil"/>
              <w:left w:val="nil"/>
              <w:bottom w:val="single" w:color="auto" w:sz="4" w:space="0"/>
              <w:right w:val="single" w:color="auto" w:sz="4" w:space="0"/>
            </w:tcBorders>
            <w:vAlign w:val="center"/>
          </w:tcPr>
          <w:p w14:paraId="2D85EF90">
            <w:pPr>
              <w:widowControl/>
              <w:tabs>
                <w:tab w:val="decimal" w:pos="0"/>
              </w:tabs>
              <w:ind w:firstLine="0" w:firstLineChars="0"/>
              <w:jc w:val="center"/>
              <w:rPr>
                <w:kern w:val="0"/>
                <w:sz w:val="18"/>
                <w:szCs w:val="18"/>
              </w:rPr>
            </w:pPr>
            <w:r>
              <w:rPr>
                <w:kern w:val="0"/>
                <w:sz w:val="18"/>
                <w:szCs w:val="18"/>
              </w:rPr>
              <w:t>7</w:t>
            </w:r>
          </w:p>
        </w:tc>
      </w:tr>
      <w:tr w14:paraId="3FBDC8FB">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3E4F3A47">
            <w:pPr>
              <w:widowControl/>
              <w:tabs>
                <w:tab w:val="decimal" w:pos="0"/>
              </w:tabs>
              <w:ind w:firstLine="0" w:firstLineChars="0"/>
              <w:jc w:val="center"/>
              <w:rPr>
                <w:kern w:val="0"/>
                <w:sz w:val="18"/>
                <w:szCs w:val="18"/>
              </w:rPr>
            </w:pPr>
            <w:r>
              <w:rPr>
                <w:kern w:val="0"/>
                <w:sz w:val="18"/>
                <w:szCs w:val="18"/>
              </w:rPr>
              <w:t>107</w:t>
            </w:r>
          </w:p>
        </w:tc>
        <w:tc>
          <w:tcPr>
            <w:tcW w:w="1068" w:type="dxa"/>
            <w:tcBorders>
              <w:top w:val="nil"/>
              <w:left w:val="nil"/>
              <w:bottom w:val="single" w:color="auto" w:sz="4" w:space="0"/>
              <w:right w:val="single" w:color="auto" w:sz="4" w:space="0"/>
            </w:tcBorders>
            <w:vAlign w:val="center"/>
          </w:tcPr>
          <w:p w14:paraId="44FF8676">
            <w:pPr>
              <w:widowControl/>
              <w:tabs>
                <w:tab w:val="decimal" w:pos="0"/>
              </w:tabs>
              <w:ind w:firstLine="0" w:firstLineChars="0"/>
              <w:jc w:val="center"/>
              <w:rPr>
                <w:kern w:val="0"/>
                <w:sz w:val="18"/>
                <w:szCs w:val="18"/>
              </w:rPr>
            </w:pPr>
            <w:r>
              <w:rPr>
                <w:kern w:val="0"/>
                <w:sz w:val="18"/>
                <w:szCs w:val="18"/>
              </w:rPr>
              <w:t>2.612305</w:t>
            </w:r>
          </w:p>
        </w:tc>
        <w:tc>
          <w:tcPr>
            <w:tcW w:w="588" w:type="dxa"/>
            <w:tcBorders>
              <w:top w:val="nil"/>
              <w:left w:val="nil"/>
              <w:bottom w:val="single" w:color="auto" w:sz="4" w:space="0"/>
              <w:right w:val="single" w:color="auto" w:sz="4" w:space="0"/>
            </w:tcBorders>
            <w:vAlign w:val="center"/>
          </w:tcPr>
          <w:p w14:paraId="3D346B2B">
            <w:pPr>
              <w:widowControl/>
              <w:tabs>
                <w:tab w:val="decimal" w:pos="0"/>
              </w:tabs>
              <w:ind w:firstLine="0" w:firstLineChars="0"/>
              <w:jc w:val="center"/>
              <w:rPr>
                <w:kern w:val="0"/>
                <w:sz w:val="18"/>
                <w:szCs w:val="18"/>
              </w:rPr>
            </w:pPr>
            <w:r>
              <w:rPr>
                <w:kern w:val="0"/>
                <w:sz w:val="18"/>
                <w:szCs w:val="18"/>
              </w:rPr>
              <w:t>4</w:t>
            </w:r>
          </w:p>
        </w:tc>
        <w:tc>
          <w:tcPr>
            <w:tcW w:w="813" w:type="dxa"/>
            <w:tcBorders>
              <w:top w:val="nil"/>
              <w:left w:val="nil"/>
              <w:bottom w:val="single" w:color="auto" w:sz="4" w:space="0"/>
              <w:right w:val="single" w:color="auto" w:sz="4" w:space="0"/>
            </w:tcBorders>
            <w:vAlign w:val="center"/>
          </w:tcPr>
          <w:p w14:paraId="17377443">
            <w:pPr>
              <w:widowControl/>
              <w:tabs>
                <w:tab w:val="decimal" w:pos="0"/>
              </w:tabs>
              <w:ind w:firstLine="0" w:firstLineChars="0"/>
              <w:jc w:val="center"/>
              <w:rPr>
                <w:kern w:val="0"/>
                <w:sz w:val="18"/>
                <w:szCs w:val="18"/>
              </w:rPr>
            </w:pPr>
            <w:r>
              <w:rPr>
                <w:kern w:val="0"/>
                <w:sz w:val="18"/>
                <w:szCs w:val="18"/>
              </w:rPr>
              <w:t>235</w:t>
            </w:r>
          </w:p>
        </w:tc>
        <w:tc>
          <w:tcPr>
            <w:tcW w:w="1068" w:type="dxa"/>
            <w:tcBorders>
              <w:top w:val="nil"/>
              <w:left w:val="nil"/>
              <w:bottom w:val="single" w:color="auto" w:sz="4" w:space="0"/>
              <w:right w:val="single" w:color="auto" w:sz="4" w:space="0"/>
            </w:tcBorders>
            <w:vAlign w:val="center"/>
          </w:tcPr>
          <w:p w14:paraId="4637D1C0">
            <w:pPr>
              <w:widowControl/>
              <w:tabs>
                <w:tab w:val="decimal" w:pos="0"/>
              </w:tabs>
              <w:ind w:firstLine="0" w:firstLineChars="0"/>
              <w:jc w:val="center"/>
              <w:rPr>
                <w:kern w:val="0"/>
                <w:sz w:val="18"/>
                <w:szCs w:val="18"/>
              </w:rPr>
            </w:pPr>
            <w:r>
              <w:rPr>
                <w:kern w:val="0"/>
                <w:sz w:val="18"/>
                <w:szCs w:val="18"/>
              </w:rPr>
              <w:t>5.737305</w:t>
            </w:r>
          </w:p>
        </w:tc>
        <w:tc>
          <w:tcPr>
            <w:tcW w:w="426" w:type="dxa"/>
            <w:tcBorders>
              <w:top w:val="nil"/>
              <w:left w:val="nil"/>
              <w:bottom w:val="single" w:color="auto" w:sz="4" w:space="0"/>
              <w:right w:val="single" w:color="auto" w:sz="4" w:space="0"/>
            </w:tcBorders>
            <w:vAlign w:val="center"/>
          </w:tcPr>
          <w:p w14:paraId="56BD4507">
            <w:pPr>
              <w:widowControl/>
              <w:tabs>
                <w:tab w:val="decimal" w:pos="0"/>
              </w:tabs>
              <w:ind w:firstLine="0" w:firstLineChars="0"/>
              <w:jc w:val="center"/>
              <w:rPr>
                <w:kern w:val="0"/>
                <w:sz w:val="18"/>
                <w:szCs w:val="18"/>
              </w:rPr>
            </w:pPr>
            <w:r>
              <w:rPr>
                <w:kern w:val="0"/>
                <w:sz w:val="18"/>
                <w:szCs w:val="18"/>
              </w:rPr>
              <w:t>5</w:t>
            </w:r>
          </w:p>
        </w:tc>
        <w:tc>
          <w:tcPr>
            <w:tcW w:w="813" w:type="dxa"/>
            <w:tcBorders>
              <w:top w:val="nil"/>
              <w:left w:val="nil"/>
              <w:bottom w:val="single" w:color="auto" w:sz="4" w:space="0"/>
              <w:right w:val="single" w:color="auto" w:sz="4" w:space="0"/>
            </w:tcBorders>
            <w:vAlign w:val="center"/>
          </w:tcPr>
          <w:p w14:paraId="45E4320F">
            <w:pPr>
              <w:widowControl/>
              <w:tabs>
                <w:tab w:val="decimal" w:pos="0"/>
              </w:tabs>
              <w:ind w:firstLine="0" w:firstLineChars="0"/>
              <w:jc w:val="center"/>
              <w:rPr>
                <w:kern w:val="0"/>
                <w:sz w:val="18"/>
                <w:szCs w:val="18"/>
              </w:rPr>
            </w:pPr>
            <w:r>
              <w:rPr>
                <w:kern w:val="0"/>
                <w:sz w:val="18"/>
                <w:szCs w:val="18"/>
              </w:rPr>
              <w:t>363</w:t>
            </w:r>
          </w:p>
        </w:tc>
        <w:tc>
          <w:tcPr>
            <w:tcW w:w="1068" w:type="dxa"/>
            <w:tcBorders>
              <w:top w:val="nil"/>
              <w:left w:val="nil"/>
              <w:bottom w:val="single" w:color="auto" w:sz="4" w:space="0"/>
              <w:right w:val="single" w:color="auto" w:sz="4" w:space="0"/>
            </w:tcBorders>
            <w:vAlign w:val="center"/>
          </w:tcPr>
          <w:p w14:paraId="63373DE8">
            <w:pPr>
              <w:widowControl/>
              <w:tabs>
                <w:tab w:val="decimal" w:pos="0"/>
              </w:tabs>
              <w:ind w:firstLine="0" w:firstLineChars="0"/>
              <w:jc w:val="center"/>
              <w:rPr>
                <w:kern w:val="0"/>
                <w:sz w:val="18"/>
                <w:szCs w:val="18"/>
              </w:rPr>
            </w:pPr>
            <w:r>
              <w:rPr>
                <w:kern w:val="0"/>
                <w:sz w:val="18"/>
                <w:szCs w:val="18"/>
              </w:rPr>
              <w:t>8.862305</w:t>
            </w:r>
          </w:p>
        </w:tc>
        <w:tc>
          <w:tcPr>
            <w:tcW w:w="426" w:type="dxa"/>
            <w:tcBorders>
              <w:top w:val="nil"/>
              <w:left w:val="nil"/>
              <w:bottom w:val="single" w:color="auto" w:sz="4" w:space="0"/>
              <w:right w:val="single" w:color="auto" w:sz="4" w:space="0"/>
            </w:tcBorders>
            <w:vAlign w:val="center"/>
          </w:tcPr>
          <w:p w14:paraId="69B26946">
            <w:pPr>
              <w:widowControl/>
              <w:tabs>
                <w:tab w:val="decimal" w:pos="0"/>
              </w:tabs>
              <w:ind w:firstLine="0" w:firstLineChars="0"/>
              <w:jc w:val="center"/>
              <w:rPr>
                <w:kern w:val="0"/>
                <w:sz w:val="18"/>
                <w:szCs w:val="18"/>
              </w:rPr>
            </w:pPr>
            <w:r>
              <w:rPr>
                <w:kern w:val="0"/>
                <w:sz w:val="18"/>
                <w:szCs w:val="18"/>
              </w:rPr>
              <w:t>5</w:t>
            </w:r>
          </w:p>
        </w:tc>
        <w:tc>
          <w:tcPr>
            <w:tcW w:w="813" w:type="dxa"/>
            <w:tcBorders>
              <w:top w:val="nil"/>
              <w:left w:val="nil"/>
              <w:bottom w:val="single" w:color="auto" w:sz="4" w:space="0"/>
              <w:right w:val="single" w:color="auto" w:sz="4" w:space="0"/>
            </w:tcBorders>
            <w:vAlign w:val="center"/>
          </w:tcPr>
          <w:p w14:paraId="650115E7">
            <w:pPr>
              <w:widowControl/>
              <w:tabs>
                <w:tab w:val="decimal" w:pos="0"/>
              </w:tabs>
              <w:ind w:firstLine="0" w:firstLineChars="0"/>
              <w:jc w:val="center"/>
              <w:rPr>
                <w:kern w:val="0"/>
                <w:sz w:val="18"/>
                <w:szCs w:val="18"/>
              </w:rPr>
            </w:pPr>
            <w:r>
              <w:rPr>
                <w:kern w:val="0"/>
                <w:sz w:val="18"/>
                <w:szCs w:val="18"/>
              </w:rPr>
              <w:t>491</w:t>
            </w:r>
          </w:p>
        </w:tc>
        <w:tc>
          <w:tcPr>
            <w:tcW w:w="1109" w:type="dxa"/>
            <w:tcBorders>
              <w:top w:val="nil"/>
              <w:left w:val="nil"/>
              <w:bottom w:val="single" w:color="auto" w:sz="4" w:space="0"/>
              <w:right w:val="single" w:color="auto" w:sz="4" w:space="0"/>
            </w:tcBorders>
            <w:vAlign w:val="center"/>
          </w:tcPr>
          <w:p w14:paraId="0E8AA68A">
            <w:pPr>
              <w:widowControl/>
              <w:tabs>
                <w:tab w:val="decimal" w:pos="0"/>
              </w:tabs>
              <w:ind w:firstLine="0" w:firstLineChars="0"/>
              <w:jc w:val="center"/>
              <w:rPr>
                <w:kern w:val="0"/>
                <w:sz w:val="18"/>
                <w:szCs w:val="18"/>
              </w:rPr>
            </w:pPr>
            <w:r>
              <w:rPr>
                <w:kern w:val="0"/>
                <w:sz w:val="18"/>
                <w:szCs w:val="18"/>
              </w:rPr>
              <w:t>11.987305</w:t>
            </w:r>
          </w:p>
        </w:tc>
        <w:tc>
          <w:tcPr>
            <w:tcW w:w="426" w:type="dxa"/>
            <w:tcBorders>
              <w:top w:val="nil"/>
              <w:left w:val="nil"/>
              <w:bottom w:val="single" w:color="auto" w:sz="4" w:space="0"/>
              <w:right w:val="single" w:color="auto" w:sz="4" w:space="0"/>
            </w:tcBorders>
            <w:vAlign w:val="center"/>
          </w:tcPr>
          <w:p w14:paraId="3900669F">
            <w:pPr>
              <w:widowControl/>
              <w:tabs>
                <w:tab w:val="decimal" w:pos="0"/>
              </w:tabs>
              <w:ind w:firstLine="0" w:firstLineChars="0"/>
              <w:jc w:val="center"/>
              <w:rPr>
                <w:kern w:val="0"/>
                <w:sz w:val="18"/>
                <w:szCs w:val="18"/>
              </w:rPr>
            </w:pPr>
            <w:r>
              <w:rPr>
                <w:kern w:val="0"/>
                <w:sz w:val="18"/>
                <w:szCs w:val="18"/>
              </w:rPr>
              <w:t>4</w:t>
            </w:r>
          </w:p>
        </w:tc>
      </w:tr>
      <w:tr w14:paraId="2152B9AF">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20543937">
            <w:pPr>
              <w:widowControl/>
              <w:tabs>
                <w:tab w:val="decimal" w:pos="0"/>
              </w:tabs>
              <w:ind w:firstLine="0" w:firstLineChars="0"/>
              <w:jc w:val="center"/>
              <w:rPr>
                <w:kern w:val="0"/>
                <w:sz w:val="18"/>
                <w:szCs w:val="18"/>
              </w:rPr>
            </w:pPr>
            <w:r>
              <w:rPr>
                <w:kern w:val="0"/>
                <w:sz w:val="18"/>
                <w:szCs w:val="18"/>
              </w:rPr>
              <w:t>108</w:t>
            </w:r>
          </w:p>
        </w:tc>
        <w:tc>
          <w:tcPr>
            <w:tcW w:w="1068" w:type="dxa"/>
            <w:tcBorders>
              <w:top w:val="nil"/>
              <w:left w:val="nil"/>
              <w:bottom w:val="single" w:color="auto" w:sz="4" w:space="0"/>
              <w:right w:val="single" w:color="auto" w:sz="4" w:space="0"/>
            </w:tcBorders>
            <w:vAlign w:val="center"/>
          </w:tcPr>
          <w:p w14:paraId="67943771">
            <w:pPr>
              <w:widowControl/>
              <w:tabs>
                <w:tab w:val="decimal" w:pos="0"/>
              </w:tabs>
              <w:ind w:firstLine="0" w:firstLineChars="0"/>
              <w:jc w:val="center"/>
              <w:rPr>
                <w:kern w:val="0"/>
                <w:sz w:val="18"/>
                <w:szCs w:val="18"/>
              </w:rPr>
            </w:pPr>
            <w:r>
              <w:rPr>
                <w:kern w:val="0"/>
                <w:sz w:val="18"/>
                <w:szCs w:val="18"/>
              </w:rPr>
              <w:t>2.636719</w:t>
            </w:r>
          </w:p>
        </w:tc>
        <w:tc>
          <w:tcPr>
            <w:tcW w:w="588" w:type="dxa"/>
            <w:tcBorders>
              <w:top w:val="nil"/>
              <w:left w:val="nil"/>
              <w:bottom w:val="single" w:color="auto" w:sz="4" w:space="0"/>
              <w:right w:val="single" w:color="auto" w:sz="4" w:space="0"/>
            </w:tcBorders>
            <w:vAlign w:val="center"/>
          </w:tcPr>
          <w:p w14:paraId="28D97D7B">
            <w:pPr>
              <w:widowControl/>
              <w:tabs>
                <w:tab w:val="decimal" w:pos="0"/>
              </w:tabs>
              <w:ind w:firstLine="0" w:firstLineChars="0"/>
              <w:jc w:val="center"/>
              <w:rPr>
                <w:kern w:val="0"/>
                <w:sz w:val="18"/>
                <w:szCs w:val="18"/>
              </w:rPr>
            </w:pPr>
            <w:r>
              <w:rPr>
                <w:kern w:val="0"/>
                <w:sz w:val="18"/>
                <w:szCs w:val="18"/>
              </w:rPr>
              <w:t>3</w:t>
            </w:r>
          </w:p>
        </w:tc>
        <w:tc>
          <w:tcPr>
            <w:tcW w:w="813" w:type="dxa"/>
            <w:tcBorders>
              <w:top w:val="nil"/>
              <w:left w:val="nil"/>
              <w:bottom w:val="single" w:color="auto" w:sz="4" w:space="0"/>
              <w:right w:val="single" w:color="auto" w:sz="4" w:space="0"/>
            </w:tcBorders>
            <w:vAlign w:val="center"/>
          </w:tcPr>
          <w:p w14:paraId="7288B261">
            <w:pPr>
              <w:widowControl/>
              <w:tabs>
                <w:tab w:val="decimal" w:pos="0"/>
              </w:tabs>
              <w:ind w:firstLine="0" w:firstLineChars="0"/>
              <w:jc w:val="center"/>
              <w:rPr>
                <w:kern w:val="0"/>
                <w:sz w:val="18"/>
                <w:szCs w:val="18"/>
              </w:rPr>
            </w:pPr>
            <w:r>
              <w:rPr>
                <w:kern w:val="0"/>
                <w:sz w:val="18"/>
                <w:szCs w:val="18"/>
              </w:rPr>
              <w:t>236</w:t>
            </w:r>
          </w:p>
        </w:tc>
        <w:tc>
          <w:tcPr>
            <w:tcW w:w="1068" w:type="dxa"/>
            <w:tcBorders>
              <w:top w:val="nil"/>
              <w:left w:val="nil"/>
              <w:bottom w:val="single" w:color="auto" w:sz="4" w:space="0"/>
              <w:right w:val="single" w:color="auto" w:sz="4" w:space="0"/>
            </w:tcBorders>
            <w:vAlign w:val="center"/>
          </w:tcPr>
          <w:p w14:paraId="568B00BC">
            <w:pPr>
              <w:widowControl/>
              <w:tabs>
                <w:tab w:val="decimal" w:pos="0"/>
              </w:tabs>
              <w:ind w:firstLine="0" w:firstLineChars="0"/>
              <w:jc w:val="center"/>
              <w:rPr>
                <w:kern w:val="0"/>
                <w:sz w:val="18"/>
                <w:szCs w:val="18"/>
              </w:rPr>
            </w:pPr>
            <w:r>
              <w:rPr>
                <w:kern w:val="0"/>
                <w:sz w:val="18"/>
                <w:szCs w:val="18"/>
              </w:rPr>
              <w:t>5.761719</w:t>
            </w:r>
          </w:p>
        </w:tc>
        <w:tc>
          <w:tcPr>
            <w:tcW w:w="426" w:type="dxa"/>
            <w:tcBorders>
              <w:top w:val="nil"/>
              <w:left w:val="nil"/>
              <w:bottom w:val="single" w:color="auto" w:sz="4" w:space="0"/>
              <w:right w:val="single" w:color="auto" w:sz="4" w:space="0"/>
            </w:tcBorders>
            <w:vAlign w:val="center"/>
          </w:tcPr>
          <w:p w14:paraId="7EBA41E4">
            <w:pPr>
              <w:widowControl/>
              <w:tabs>
                <w:tab w:val="decimal" w:pos="0"/>
              </w:tabs>
              <w:ind w:firstLine="0" w:firstLineChars="0"/>
              <w:jc w:val="center"/>
              <w:rPr>
                <w:kern w:val="0"/>
                <w:sz w:val="18"/>
                <w:szCs w:val="18"/>
              </w:rPr>
            </w:pPr>
            <w:r>
              <w:rPr>
                <w:kern w:val="0"/>
                <w:sz w:val="18"/>
                <w:szCs w:val="18"/>
              </w:rPr>
              <w:t>4</w:t>
            </w:r>
          </w:p>
        </w:tc>
        <w:tc>
          <w:tcPr>
            <w:tcW w:w="813" w:type="dxa"/>
            <w:tcBorders>
              <w:top w:val="nil"/>
              <w:left w:val="nil"/>
              <w:bottom w:val="single" w:color="auto" w:sz="4" w:space="0"/>
              <w:right w:val="single" w:color="auto" w:sz="4" w:space="0"/>
            </w:tcBorders>
            <w:vAlign w:val="center"/>
          </w:tcPr>
          <w:p w14:paraId="7145FC7D">
            <w:pPr>
              <w:widowControl/>
              <w:tabs>
                <w:tab w:val="decimal" w:pos="0"/>
              </w:tabs>
              <w:ind w:firstLine="0" w:firstLineChars="0"/>
              <w:jc w:val="center"/>
              <w:rPr>
                <w:kern w:val="0"/>
                <w:sz w:val="18"/>
                <w:szCs w:val="18"/>
              </w:rPr>
            </w:pPr>
            <w:r>
              <w:rPr>
                <w:kern w:val="0"/>
                <w:sz w:val="18"/>
                <w:szCs w:val="18"/>
              </w:rPr>
              <w:t>364</w:t>
            </w:r>
          </w:p>
        </w:tc>
        <w:tc>
          <w:tcPr>
            <w:tcW w:w="1068" w:type="dxa"/>
            <w:tcBorders>
              <w:top w:val="nil"/>
              <w:left w:val="nil"/>
              <w:bottom w:val="single" w:color="auto" w:sz="4" w:space="0"/>
              <w:right w:val="single" w:color="auto" w:sz="4" w:space="0"/>
            </w:tcBorders>
            <w:vAlign w:val="center"/>
          </w:tcPr>
          <w:p w14:paraId="0E8AAC01">
            <w:pPr>
              <w:widowControl/>
              <w:tabs>
                <w:tab w:val="decimal" w:pos="0"/>
              </w:tabs>
              <w:ind w:firstLine="0" w:firstLineChars="0"/>
              <w:jc w:val="center"/>
              <w:rPr>
                <w:kern w:val="0"/>
                <w:sz w:val="18"/>
                <w:szCs w:val="18"/>
              </w:rPr>
            </w:pPr>
            <w:r>
              <w:rPr>
                <w:kern w:val="0"/>
                <w:sz w:val="18"/>
                <w:szCs w:val="18"/>
              </w:rPr>
              <w:t>8.886719</w:t>
            </w:r>
          </w:p>
        </w:tc>
        <w:tc>
          <w:tcPr>
            <w:tcW w:w="426" w:type="dxa"/>
            <w:tcBorders>
              <w:top w:val="nil"/>
              <w:left w:val="nil"/>
              <w:bottom w:val="single" w:color="auto" w:sz="4" w:space="0"/>
              <w:right w:val="single" w:color="auto" w:sz="4" w:space="0"/>
            </w:tcBorders>
            <w:vAlign w:val="center"/>
          </w:tcPr>
          <w:p w14:paraId="5A558206">
            <w:pPr>
              <w:widowControl/>
              <w:tabs>
                <w:tab w:val="decimal" w:pos="0"/>
              </w:tabs>
              <w:ind w:firstLine="0" w:firstLineChars="0"/>
              <w:jc w:val="center"/>
              <w:rPr>
                <w:kern w:val="0"/>
                <w:sz w:val="18"/>
                <w:szCs w:val="18"/>
              </w:rPr>
            </w:pPr>
            <w:r>
              <w:rPr>
                <w:kern w:val="0"/>
                <w:sz w:val="18"/>
                <w:szCs w:val="18"/>
              </w:rPr>
              <w:t>3</w:t>
            </w:r>
          </w:p>
        </w:tc>
        <w:tc>
          <w:tcPr>
            <w:tcW w:w="813" w:type="dxa"/>
            <w:tcBorders>
              <w:top w:val="nil"/>
              <w:left w:val="nil"/>
              <w:bottom w:val="single" w:color="auto" w:sz="4" w:space="0"/>
              <w:right w:val="single" w:color="auto" w:sz="4" w:space="0"/>
            </w:tcBorders>
            <w:vAlign w:val="center"/>
          </w:tcPr>
          <w:p w14:paraId="60A77C42">
            <w:pPr>
              <w:widowControl/>
              <w:tabs>
                <w:tab w:val="decimal" w:pos="0"/>
              </w:tabs>
              <w:ind w:firstLine="0" w:firstLineChars="0"/>
              <w:jc w:val="center"/>
              <w:rPr>
                <w:kern w:val="0"/>
                <w:sz w:val="18"/>
                <w:szCs w:val="18"/>
              </w:rPr>
            </w:pPr>
            <w:r>
              <w:rPr>
                <w:kern w:val="0"/>
                <w:sz w:val="18"/>
                <w:szCs w:val="18"/>
              </w:rPr>
              <w:t>492</w:t>
            </w:r>
          </w:p>
        </w:tc>
        <w:tc>
          <w:tcPr>
            <w:tcW w:w="1109" w:type="dxa"/>
            <w:tcBorders>
              <w:top w:val="nil"/>
              <w:left w:val="nil"/>
              <w:bottom w:val="single" w:color="auto" w:sz="4" w:space="0"/>
              <w:right w:val="single" w:color="auto" w:sz="4" w:space="0"/>
            </w:tcBorders>
            <w:vAlign w:val="center"/>
          </w:tcPr>
          <w:p w14:paraId="01E75A66">
            <w:pPr>
              <w:widowControl/>
              <w:tabs>
                <w:tab w:val="decimal" w:pos="0"/>
              </w:tabs>
              <w:ind w:firstLine="0" w:firstLineChars="0"/>
              <w:jc w:val="center"/>
              <w:rPr>
                <w:kern w:val="0"/>
                <w:sz w:val="18"/>
                <w:szCs w:val="18"/>
              </w:rPr>
            </w:pPr>
            <w:r>
              <w:rPr>
                <w:kern w:val="0"/>
                <w:sz w:val="18"/>
                <w:szCs w:val="18"/>
              </w:rPr>
              <w:t>12.011719</w:t>
            </w:r>
          </w:p>
        </w:tc>
        <w:tc>
          <w:tcPr>
            <w:tcW w:w="426" w:type="dxa"/>
            <w:tcBorders>
              <w:top w:val="nil"/>
              <w:left w:val="nil"/>
              <w:bottom w:val="single" w:color="auto" w:sz="4" w:space="0"/>
              <w:right w:val="single" w:color="auto" w:sz="4" w:space="0"/>
            </w:tcBorders>
            <w:vAlign w:val="center"/>
          </w:tcPr>
          <w:p w14:paraId="54F605F2">
            <w:pPr>
              <w:widowControl/>
              <w:tabs>
                <w:tab w:val="decimal" w:pos="0"/>
              </w:tabs>
              <w:ind w:firstLine="0" w:firstLineChars="0"/>
              <w:jc w:val="center"/>
              <w:rPr>
                <w:kern w:val="0"/>
                <w:sz w:val="18"/>
                <w:szCs w:val="18"/>
              </w:rPr>
            </w:pPr>
            <w:r>
              <w:rPr>
                <w:kern w:val="0"/>
                <w:sz w:val="18"/>
                <w:szCs w:val="18"/>
              </w:rPr>
              <w:t>1</w:t>
            </w:r>
          </w:p>
        </w:tc>
      </w:tr>
      <w:tr w14:paraId="4B627D78">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0358A117">
            <w:pPr>
              <w:widowControl/>
              <w:tabs>
                <w:tab w:val="decimal" w:pos="0"/>
              </w:tabs>
              <w:ind w:firstLine="0" w:firstLineChars="0"/>
              <w:jc w:val="center"/>
              <w:rPr>
                <w:kern w:val="0"/>
                <w:sz w:val="18"/>
                <w:szCs w:val="18"/>
              </w:rPr>
            </w:pPr>
            <w:r>
              <w:rPr>
                <w:kern w:val="0"/>
                <w:sz w:val="18"/>
                <w:szCs w:val="18"/>
              </w:rPr>
              <w:t>109</w:t>
            </w:r>
          </w:p>
        </w:tc>
        <w:tc>
          <w:tcPr>
            <w:tcW w:w="1068" w:type="dxa"/>
            <w:tcBorders>
              <w:top w:val="nil"/>
              <w:left w:val="nil"/>
              <w:bottom w:val="single" w:color="auto" w:sz="4" w:space="0"/>
              <w:right w:val="single" w:color="auto" w:sz="4" w:space="0"/>
            </w:tcBorders>
            <w:vAlign w:val="center"/>
          </w:tcPr>
          <w:p w14:paraId="2C4E1C85">
            <w:pPr>
              <w:widowControl/>
              <w:tabs>
                <w:tab w:val="decimal" w:pos="0"/>
              </w:tabs>
              <w:ind w:firstLine="0" w:firstLineChars="0"/>
              <w:jc w:val="center"/>
              <w:rPr>
                <w:kern w:val="0"/>
                <w:sz w:val="18"/>
                <w:szCs w:val="18"/>
              </w:rPr>
            </w:pPr>
            <w:r>
              <w:rPr>
                <w:kern w:val="0"/>
                <w:sz w:val="18"/>
                <w:szCs w:val="18"/>
              </w:rPr>
              <w:t>2.661133</w:t>
            </w:r>
          </w:p>
        </w:tc>
        <w:tc>
          <w:tcPr>
            <w:tcW w:w="588" w:type="dxa"/>
            <w:tcBorders>
              <w:top w:val="nil"/>
              <w:left w:val="nil"/>
              <w:bottom w:val="single" w:color="auto" w:sz="4" w:space="0"/>
              <w:right w:val="single" w:color="auto" w:sz="4" w:space="0"/>
            </w:tcBorders>
            <w:vAlign w:val="center"/>
          </w:tcPr>
          <w:p w14:paraId="46BBDBA4">
            <w:pPr>
              <w:widowControl/>
              <w:tabs>
                <w:tab w:val="decimal" w:pos="0"/>
              </w:tabs>
              <w:ind w:firstLine="0" w:firstLineChars="0"/>
              <w:jc w:val="center"/>
              <w:rPr>
                <w:kern w:val="0"/>
                <w:sz w:val="18"/>
                <w:szCs w:val="18"/>
              </w:rPr>
            </w:pPr>
            <w:r>
              <w:rPr>
                <w:kern w:val="0"/>
                <w:sz w:val="18"/>
                <w:szCs w:val="18"/>
              </w:rPr>
              <w:t>3</w:t>
            </w:r>
          </w:p>
        </w:tc>
        <w:tc>
          <w:tcPr>
            <w:tcW w:w="813" w:type="dxa"/>
            <w:tcBorders>
              <w:top w:val="nil"/>
              <w:left w:val="nil"/>
              <w:bottom w:val="single" w:color="auto" w:sz="4" w:space="0"/>
              <w:right w:val="single" w:color="auto" w:sz="4" w:space="0"/>
            </w:tcBorders>
            <w:vAlign w:val="center"/>
          </w:tcPr>
          <w:p w14:paraId="5FD943A3">
            <w:pPr>
              <w:widowControl/>
              <w:tabs>
                <w:tab w:val="decimal" w:pos="0"/>
              </w:tabs>
              <w:ind w:firstLine="0" w:firstLineChars="0"/>
              <w:jc w:val="center"/>
              <w:rPr>
                <w:kern w:val="0"/>
                <w:sz w:val="18"/>
                <w:szCs w:val="18"/>
              </w:rPr>
            </w:pPr>
            <w:r>
              <w:rPr>
                <w:kern w:val="0"/>
                <w:sz w:val="18"/>
                <w:szCs w:val="18"/>
              </w:rPr>
              <w:t>237</w:t>
            </w:r>
          </w:p>
        </w:tc>
        <w:tc>
          <w:tcPr>
            <w:tcW w:w="1068" w:type="dxa"/>
            <w:tcBorders>
              <w:top w:val="nil"/>
              <w:left w:val="nil"/>
              <w:bottom w:val="single" w:color="auto" w:sz="4" w:space="0"/>
              <w:right w:val="single" w:color="auto" w:sz="4" w:space="0"/>
            </w:tcBorders>
            <w:vAlign w:val="center"/>
          </w:tcPr>
          <w:p w14:paraId="0EDBC848">
            <w:pPr>
              <w:widowControl/>
              <w:tabs>
                <w:tab w:val="decimal" w:pos="0"/>
              </w:tabs>
              <w:ind w:firstLine="0" w:firstLineChars="0"/>
              <w:jc w:val="center"/>
              <w:rPr>
                <w:kern w:val="0"/>
                <w:sz w:val="18"/>
                <w:szCs w:val="18"/>
              </w:rPr>
            </w:pPr>
            <w:r>
              <w:rPr>
                <w:kern w:val="0"/>
                <w:sz w:val="18"/>
                <w:szCs w:val="18"/>
              </w:rPr>
              <w:t>5.786133</w:t>
            </w:r>
          </w:p>
        </w:tc>
        <w:tc>
          <w:tcPr>
            <w:tcW w:w="426" w:type="dxa"/>
            <w:tcBorders>
              <w:top w:val="nil"/>
              <w:left w:val="nil"/>
              <w:bottom w:val="single" w:color="auto" w:sz="4" w:space="0"/>
              <w:right w:val="single" w:color="auto" w:sz="4" w:space="0"/>
            </w:tcBorders>
            <w:vAlign w:val="center"/>
          </w:tcPr>
          <w:p w14:paraId="029ACF96">
            <w:pPr>
              <w:widowControl/>
              <w:tabs>
                <w:tab w:val="decimal" w:pos="0"/>
              </w:tabs>
              <w:ind w:firstLine="0" w:firstLineChars="0"/>
              <w:jc w:val="center"/>
              <w:rPr>
                <w:kern w:val="0"/>
                <w:sz w:val="18"/>
                <w:szCs w:val="18"/>
              </w:rPr>
            </w:pPr>
            <w:r>
              <w:rPr>
                <w:kern w:val="0"/>
                <w:sz w:val="18"/>
                <w:szCs w:val="18"/>
              </w:rPr>
              <w:t>3</w:t>
            </w:r>
          </w:p>
        </w:tc>
        <w:tc>
          <w:tcPr>
            <w:tcW w:w="813" w:type="dxa"/>
            <w:tcBorders>
              <w:top w:val="nil"/>
              <w:left w:val="nil"/>
              <w:bottom w:val="single" w:color="auto" w:sz="4" w:space="0"/>
              <w:right w:val="single" w:color="auto" w:sz="4" w:space="0"/>
            </w:tcBorders>
            <w:vAlign w:val="center"/>
          </w:tcPr>
          <w:p w14:paraId="728A2DB9">
            <w:pPr>
              <w:widowControl/>
              <w:tabs>
                <w:tab w:val="decimal" w:pos="0"/>
              </w:tabs>
              <w:ind w:firstLine="0" w:firstLineChars="0"/>
              <w:jc w:val="center"/>
              <w:rPr>
                <w:kern w:val="0"/>
                <w:sz w:val="18"/>
                <w:szCs w:val="18"/>
              </w:rPr>
            </w:pPr>
            <w:r>
              <w:rPr>
                <w:kern w:val="0"/>
                <w:sz w:val="18"/>
                <w:szCs w:val="18"/>
              </w:rPr>
              <w:t>365</w:t>
            </w:r>
          </w:p>
        </w:tc>
        <w:tc>
          <w:tcPr>
            <w:tcW w:w="1068" w:type="dxa"/>
            <w:tcBorders>
              <w:top w:val="nil"/>
              <w:left w:val="nil"/>
              <w:bottom w:val="single" w:color="auto" w:sz="4" w:space="0"/>
              <w:right w:val="single" w:color="auto" w:sz="4" w:space="0"/>
            </w:tcBorders>
            <w:vAlign w:val="center"/>
          </w:tcPr>
          <w:p w14:paraId="4CFA35A3">
            <w:pPr>
              <w:widowControl/>
              <w:tabs>
                <w:tab w:val="decimal" w:pos="0"/>
              </w:tabs>
              <w:ind w:firstLine="0" w:firstLineChars="0"/>
              <w:jc w:val="center"/>
              <w:rPr>
                <w:kern w:val="0"/>
                <w:sz w:val="18"/>
                <w:szCs w:val="18"/>
              </w:rPr>
            </w:pPr>
            <w:r>
              <w:rPr>
                <w:kern w:val="0"/>
                <w:sz w:val="18"/>
                <w:szCs w:val="18"/>
              </w:rPr>
              <w:t>8.911133</w:t>
            </w:r>
          </w:p>
        </w:tc>
        <w:tc>
          <w:tcPr>
            <w:tcW w:w="426" w:type="dxa"/>
            <w:tcBorders>
              <w:top w:val="nil"/>
              <w:left w:val="nil"/>
              <w:bottom w:val="single" w:color="auto" w:sz="4" w:space="0"/>
              <w:right w:val="single" w:color="auto" w:sz="4" w:space="0"/>
            </w:tcBorders>
            <w:vAlign w:val="center"/>
          </w:tcPr>
          <w:p w14:paraId="7BF0C9BD">
            <w:pPr>
              <w:widowControl/>
              <w:tabs>
                <w:tab w:val="decimal" w:pos="0"/>
              </w:tabs>
              <w:ind w:firstLine="0" w:firstLineChars="0"/>
              <w:jc w:val="center"/>
              <w:rPr>
                <w:kern w:val="0"/>
                <w:sz w:val="18"/>
                <w:szCs w:val="18"/>
              </w:rPr>
            </w:pPr>
            <w:r>
              <w:rPr>
                <w:kern w:val="0"/>
                <w:sz w:val="18"/>
                <w:szCs w:val="18"/>
              </w:rPr>
              <w:t>1</w:t>
            </w:r>
          </w:p>
        </w:tc>
        <w:tc>
          <w:tcPr>
            <w:tcW w:w="813" w:type="dxa"/>
            <w:tcBorders>
              <w:top w:val="nil"/>
              <w:left w:val="nil"/>
              <w:bottom w:val="single" w:color="auto" w:sz="4" w:space="0"/>
              <w:right w:val="single" w:color="auto" w:sz="4" w:space="0"/>
            </w:tcBorders>
            <w:vAlign w:val="center"/>
          </w:tcPr>
          <w:p w14:paraId="344D1D34">
            <w:pPr>
              <w:widowControl/>
              <w:tabs>
                <w:tab w:val="decimal" w:pos="0"/>
              </w:tabs>
              <w:ind w:firstLine="0" w:firstLineChars="0"/>
              <w:jc w:val="center"/>
              <w:rPr>
                <w:kern w:val="0"/>
                <w:sz w:val="18"/>
                <w:szCs w:val="18"/>
              </w:rPr>
            </w:pPr>
            <w:r>
              <w:rPr>
                <w:kern w:val="0"/>
                <w:sz w:val="18"/>
                <w:szCs w:val="18"/>
              </w:rPr>
              <w:t>493</w:t>
            </w:r>
          </w:p>
        </w:tc>
        <w:tc>
          <w:tcPr>
            <w:tcW w:w="1109" w:type="dxa"/>
            <w:tcBorders>
              <w:top w:val="nil"/>
              <w:left w:val="nil"/>
              <w:bottom w:val="single" w:color="auto" w:sz="4" w:space="0"/>
              <w:right w:val="single" w:color="auto" w:sz="4" w:space="0"/>
            </w:tcBorders>
            <w:vAlign w:val="center"/>
          </w:tcPr>
          <w:p w14:paraId="03844C17">
            <w:pPr>
              <w:widowControl/>
              <w:tabs>
                <w:tab w:val="decimal" w:pos="0"/>
              </w:tabs>
              <w:ind w:firstLine="0" w:firstLineChars="0"/>
              <w:jc w:val="center"/>
              <w:rPr>
                <w:kern w:val="0"/>
                <w:sz w:val="18"/>
                <w:szCs w:val="18"/>
              </w:rPr>
            </w:pPr>
            <w:r>
              <w:rPr>
                <w:kern w:val="0"/>
                <w:sz w:val="18"/>
                <w:szCs w:val="18"/>
              </w:rPr>
              <w:t>12.036133</w:t>
            </w:r>
          </w:p>
        </w:tc>
        <w:tc>
          <w:tcPr>
            <w:tcW w:w="426" w:type="dxa"/>
            <w:tcBorders>
              <w:top w:val="nil"/>
              <w:left w:val="nil"/>
              <w:bottom w:val="single" w:color="auto" w:sz="4" w:space="0"/>
              <w:right w:val="single" w:color="auto" w:sz="4" w:space="0"/>
            </w:tcBorders>
            <w:vAlign w:val="center"/>
          </w:tcPr>
          <w:p w14:paraId="61FA6AE5">
            <w:pPr>
              <w:widowControl/>
              <w:tabs>
                <w:tab w:val="decimal" w:pos="0"/>
              </w:tabs>
              <w:ind w:firstLine="0" w:firstLineChars="0"/>
              <w:jc w:val="center"/>
              <w:rPr>
                <w:kern w:val="0"/>
                <w:sz w:val="18"/>
                <w:szCs w:val="18"/>
              </w:rPr>
            </w:pPr>
            <w:r>
              <w:rPr>
                <w:kern w:val="0"/>
                <w:sz w:val="18"/>
                <w:szCs w:val="18"/>
              </w:rPr>
              <w:t>6</w:t>
            </w:r>
          </w:p>
        </w:tc>
      </w:tr>
      <w:tr w14:paraId="352E9C82">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2A6C2C32">
            <w:pPr>
              <w:widowControl/>
              <w:tabs>
                <w:tab w:val="decimal" w:pos="0"/>
              </w:tabs>
              <w:ind w:firstLine="0" w:firstLineChars="0"/>
              <w:jc w:val="center"/>
              <w:rPr>
                <w:kern w:val="0"/>
                <w:sz w:val="18"/>
                <w:szCs w:val="18"/>
              </w:rPr>
            </w:pPr>
            <w:r>
              <w:rPr>
                <w:kern w:val="0"/>
                <w:sz w:val="18"/>
                <w:szCs w:val="18"/>
              </w:rPr>
              <w:t>110</w:t>
            </w:r>
          </w:p>
        </w:tc>
        <w:tc>
          <w:tcPr>
            <w:tcW w:w="1068" w:type="dxa"/>
            <w:tcBorders>
              <w:top w:val="nil"/>
              <w:left w:val="nil"/>
              <w:bottom w:val="single" w:color="auto" w:sz="4" w:space="0"/>
              <w:right w:val="single" w:color="auto" w:sz="4" w:space="0"/>
            </w:tcBorders>
            <w:vAlign w:val="center"/>
          </w:tcPr>
          <w:p w14:paraId="31E309C4">
            <w:pPr>
              <w:widowControl/>
              <w:tabs>
                <w:tab w:val="decimal" w:pos="0"/>
              </w:tabs>
              <w:ind w:firstLine="0" w:firstLineChars="0"/>
              <w:jc w:val="center"/>
              <w:rPr>
                <w:kern w:val="0"/>
                <w:sz w:val="18"/>
                <w:szCs w:val="18"/>
              </w:rPr>
            </w:pPr>
            <w:r>
              <w:rPr>
                <w:kern w:val="0"/>
                <w:sz w:val="18"/>
                <w:szCs w:val="18"/>
              </w:rPr>
              <w:t>2.685547</w:t>
            </w:r>
          </w:p>
        </w:tc>
        <w:tc>
          <w:tcPr>
            <w:tcW w:w="588" w:type="dxa"/>
            <w:tcBorders>
              <w:top w:val="nil"/>
              <w:left w:val="nil"/>
              <w:bottom w:val="single" w:color="auto" w:sz="4" w:space="0"/>
              <w:right w:val="single" w:color="auto" w:sz="4" w:space="0"/>
            </w:tcBorders>
            <w:vAlign w:val="center"/>
          </w:tcPr>
          <w:p w14:paraId="48C745A5">
            <w:pPr>
              <w:widowControl/>
              <w:tabs>
                <w:tab w:val="decimal" w:pos="0"/>
              </w:tabs>
              <w:ind w:firstLine="0" w:firstLineChars="0"/>
              <w:jc w:val="center"/>
              <w:rPr>
                <w:kern w:val="0"/>
                <w:sz w:val="18"/>
                <w:szCs w:val="18"/>
              </w:rPr>
            </w:pPr>
            <w:r>
              <w:rPr>
                <w:kern w:val="0"/>
                <w:sz w:val="18"/>
                <w:szCs w:val="18"/>
              </w:rPr>
              <w:t>3</w:t>
            </w:r>
          </w:p>
        </w:tc>
        <w:tc>
          <w:tcPr>
            <w:tcW w:w="813" w:type="dxa"/>
            <w:tcBorders>
              <w:top w:val="nil"/>
              <w:left w:val="nil"/>
              <w:bottom w:val="single" w:color="auto" w:sz="4" w:space="0"/>
              <w:right w:val="single" w:color="auto" w:sz="4" w:space="0"/>
            </w:tcBorders>
            <w:vAlign w:val="center"/>
          </w:tcPr>
          <w:p w14:paraId="21FE35A5">
            <w:pPr>
              <w:widowControl/>
              <w:tabs>
                <w:tab w:val="decimal" w:pos="0"/>
              </w:tabs>
              <w:ind w:firstLine="0" w:firstLineChars="0"/>
              <w:jc w:val="center"/>
              <w:rPr>
                <w:kern w:val="0"/>
                <w:sz w:val="18"/>
                <w:szCs w:val="18"/>
              </w:rPr>
            </w:pPr>
            <w:r>
              <w:rPr>
                <w:kern w:val="0"/>
                <w:sz w:val="18"/>
                <w:szCs w:val="18"/>
              </w:rPr>
              <w:t>238</w:t>
            </w:r>
          </w:p>
        </w:tc>
        <w:tc>
          <w:tcPr>
            <w:tcW w:w="1068" w:type="dxa"/>
            <w:tcBorders>
              <w:top w:val="nil"/>
              <w:left w:val="nil"/>
              <w:bottom w:val="single" w:color="auto" w:sz="4" w:space="0"/>
              <w:right w:val="single" w:color="auto" w:sz="4" w:space="0"/>
            </w:tcBorders>
            <w:vAlign w:val="center"/>
          </w:tcPr>
          <w:p w14:paraId="6B6872EA">
            <w:pPr>
              <w:widowControl/>
              <w:tabs>
                <w:tab w:val="decimal" w:pos="0"/>
              </w:tabs>
              <w:ind w:firstLine="0" w:firstLineChars="0"/>
              <w:jc w:val="center"/>
              <w:rPr>
                <w:kern w:val="0"/>
                <w:sz w:val="18"/>
                <w:szCs w:val="18"/>
              </w:rPr>
            </w:pPr>
            <w:r>
              <w:rPr>
                <w:kern w:val="0"/>
                <w:sz w:val="18"/>
                <w:szCs w:val="18"/>
              </w:rPr>
              <w:t>5.810547</w:t>
            </w:r>
          </w:p>
        </w:tc>
        <w:tc>
          <w:tcPr>
            <w:tcW w:w="426" w:type="dxa"/>
            <w:tcBorders>
              <w:top w:val="nil"/>
              <w:left w:val="nil"/>
              <w:bottom w:val="single" w:color="auto" w:sz="4" w:space="0"/>
              <w:right w:val="single" w:color="auto" w:sz="4" w:space="0"/>
            </w:tcBorders>
            <w:vAlign w:val="center"/>
          </w:tcPr>
          <w:p w14:paraId="68EF4F66">
            <w:pPr>
              <w:widowControl/>
              <w:tabs>
                <w:tab w:val="decimal" w:pos="0"/>
              </w:tabs>
              <w:ind w:firstLine="0" w:firstLineChars="0"/>
              <w:jc w:val="center"/>
              <w:rPr>
                <w:kern w:val="0"/>
                <w:sz w:val="18"/>
                <w:szCs w:val="18"/>
              </w:rPr>
            </w:pPr>
            <w:r>
              <w:rPr>
                <w:kern w:val="0"/>
                <w:sz w:val="18"/>
                <w:szCs w:val="18"/>
              </w:rPr>
              <w:t>2</w:t>
            </w:r>
          </w:p>
        </w:tc>
        <w:tc>
          <w:tcPr>
            <w:tcW w:w="813" w:type="dxa"/>
            <w:tcBorders>
              <w:top w:val="nil"/>
              <w:left w:val="nil"/>
              <w:bottom w:val="single" w:color="auto" w:sz="4" w:space="0"/>
              <w:right w:val="single" w:color="auto" w:sz="4" w:space="0"/>
            </w:tcBorders>
            <w:vAlign w:val="center"/>
          </w:tcPr>
          <w:p w14:paraId="0859D134">
            <w:pPr>
              <w:widowControl/>
              <w:tabs>
                <w:tab w:val="decimal" w:pos="0"/>
              </w:tabs>
              <w:ind w:firstLine="0" w:firstLineChars="0"/>
              <w:jc w:val="center"/>
              <w:rPr>
                <w:kern w:val="0"/>
                <w:sz w:val="18"/>
                <w:szCs w:val="18"/>
              </w:rPr>
            </w:pPr>
            <w:r>
              <w:rPr>
                <w:kern w:val="0"/>
                <w:sz w:val="18"/>
                <w:szCs w:val="18"/>
              </w:rPr>
              <w:t>366</w:t>
            </w:r>
          </w:p>
        </w:tc>
        <w:tc>
          <w:tcPr>
            <w:tcW w:w="1068" w:type="dxa"/>
            <w:tcBorders>
              <w:top w:val="nil"/>
              <w:left w:val="nil"/>
              <w:bottom w:val="single" w:color="auto" w:sz="4" w:space="0"/>
              <w:right w:val="single" w:color="auto" w:sz="4" w:space="0"/>
            </w:tcBorders>
            <w:vAlign w:val="center"/>
          </w:tcPr>
          <w:p w14:paraId="46D1A1EA">
            <w:pPr>
              <w:widowControl/>
              <w:tabs>
                <w:tab w:val="decimal" w:pos="0"/>
              </w:tabs>
              <w:ind w:firstLine="0" w:firstLineChars="0"/>
              <w:jc w:val="center"/>
              <w:rPr>
                <w:kern w:val="0"/>
                <w:sz w:val="18"/>
                <w:szCs w:val="18"/>
              </w:rPr>
            </w:pPr>
            <w:r>
              <w:rPr>
                <w:kern w:val="0"/>
                <w:sz w:val="18"/>
                <w:szCs w:val="18"/>
              </w:rPr>
              <w:t>8.935547</w:t>
            </w:r>
          </w:p>
        </w:tc>
        <w:tc>
          <w:tcPr>
            <w:tcW w:w="426" w:type="dxa"/>
            <w:tcBorders>
              <w:top w:val="nil"/>
              <w:left w:val="nil"/>
              <w:bottom w:val="single" w:color="auto" w:sz="4" w:space="0"/>
              <w:right w:val="single" w:color="auto" w:sz="4" w:space="0"/>
            </w:tcBorders>
            <w:vAlign w:val="center"/>
          </w:tcPr>
          <w:p w14:paraId="7C6A1D5A">
            <w:pPr>
              <w:widowControl/>
              <w:tabs>
                <w:tab w:val="decimal" w:pos="0"/>
              </w:tabs>
              <w:ind w:firstLine="0" w:firstLineChars="0"/>
              <w:jc w:val="center"/>
              <w:rPr>
                <w:kern w:val="0"/>
                <w:sz w:val="18"/>
                <w:szCs w:val="18"/>
              </w:rPr>
            </w:pPr>
            <w:r>
              <w:rPr>
                <w:kern w:val="0"/>
                <w:sz w:val="18"/>
                <w:szCs w:val="18"/>
              </w:rPr>
              <w:t>7</w:t>
            </w:r>
          </w:p>
        </w:tc>
        <w:tc>
          <w:tcPr>
            <w:tcW w:w="813" w:type="dxa"/>
            <w:tcBorders>
              <w:top w:val="nil"/>
              <w:left w:val="nil"/>
              <w:bottom w:val="single" w:color="auto" w:sz="4" w:space="0"/>
              <w:right w:val="single" w:color="auto" w:sz="4" w:space="0"/>
            </w:tcBorders>
            <w:vAlign w:val="center"/>
          </w:tcPr>
          <w:p w14:paraId="583B0A10">
            <w:pPr>
              <w:widowControl/>
              <w:tabs>
                <w:tab w:val="decimal" w:pos="0"/>
              </w:tabs>
              <w:ind w:firstLine="0" w:firstLineChars="0"/>
              <w:jc w:val="center"/>
              <w:rPr>
                <w:kern w:val="0"/>
                <w:sz w:val="18"/>
                <w:szCs w:val="18"/>
              </w:rPr>
            </w:pPr>
            <w:r>
              <w:rPr>
                <w:kern w:val="0"/>
                <w:sz w:val="18"/>
                <w:szCs w:val="18"/>
              </w:rPr>
              <w:t>494</w:t>
            </w:r>
          </w:p>
        </w:tc>
        <w:tc>
          <w:tcPr>
            <w:tcW w:w="1109" w:type="dxa"/>
            <w:tcBorders>
              <w:top w:val="nil"/>
              <w:left w:val="nil"/>
              <w:bottom w:val="single" w:color="auto" w:sz="4" w:space="0"/>
              <w:right w:val="single" w:color="auto" w:sz="4" w:space="0"/>
            </w:tcBorders>
            <w:vAlign w:val="center"/>
          </w:tcPr>
          <w:p w14:paraId="1D2D7F0F">
            <w:pPr>
              <w:widowControl/>
              <w:tabs>
                <w:tab w:val="decimal" w:pos="0"/>
              </w:tabs>
              <w:ind w:firstLine="0" w:firstLineChars="0"/>
              <w:jc w:val="center"/>
              <w:rPr>
                <w:kern w:val="0"/>
                <w:sz w:val="18"/>
                <w:szCs w:val="18"/>
              </w:rPr>
            </w:pPr>
            <w:r>
              <w:rPr>
                <w:kern w:val="0"/>
                <w:sz w:val="18"/>
                <w:szCs w:val="18"/>
              </w:rPr>
              <w:t>12.060547</w:t>
            </w:r>
          </w:p>
        </w:tc>
        <w:tc>
          <w:tcPr>
            <w:tcW w:w="426" w:type="dxa"/>
            <w:tcBorders>
              <w:top w:val="nil"/>
              <w:left w:val="nil"/>
              <w:bottom w:val="single" w:color="auto" w:sz="4" w:space="0"/>
              <w:right w:val="single" w:color="auto" w:sz="4" w:space="0"/>
            </w:tcBorders>
            <w:vAlign w:val="center"/>
          </w:tcPr>
          <w:p w14:paraId="6FB937F3">
            <w:pPr>
              <w:widowControl/>
              <w:tabs>
                <w:tab w:val="decimal" w:pos="0"/>
              </w:tabs>
              <w:ind w:firstLine="0" w:firstLineChars="0"/>
              <w:jc w:val="center"/>
              <w:rPr>
                <w:kern w:val="0"/>
                <w:sz w:val="18"/>
                <w:szCs w:val="18"/>
              </w:rPr>
            </w:pPr>
            <w:r>
              <w:rPr>
                <w:kern w:val="0"/>
                <w:sz w:val="18"/>
                <w:szCs w:val="18"/>
              </w:rPr>
              <w:t>3</w:t>
            </w:r>
          </w:p>
        </w:tc>
      </w:tr>
      <w:tr w14:paraId="738E2F8C">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68DFDEE7">
            <w:pPr>
              <w:widowControl/>
              <w:tabs>
                <w:tab w:val="decimal" w:pos="0"/>
              </w:tabs>
              <w:ind w:firstLine="0" w:firstLineChars="0"/>
              <w:jc w:val="center"/>
              <w:rPr>
                <w:kern w:val="0"/>
                <w:sz w:val="18"/>
                <w:szCs w:val="18"/>
              </w:rPr>
            </w:pPr>
            <w:r>
              <w:rPr>
                <w:kern w:val="0"/>
                <w:sz w:val="18"/>
                <w:szCs w:val="18"/>
              </w:rPr>
              <w:t>111</w:t>
            </w:r>
          </w:p>
        </w:tc>
        <w:tc>
          <w:tcPr>
            <w:tcW w:w="1068" w:type="dxa"/>
            <w:tcBorders>
              <w:top w:val="nil"/>
              <w:left w:val="nil"/>
              <w:bottom w:val="single" w:color="auto" w:sz="4" w:space="0"/>
              <w:right w:val="single" w:color="auto" w:sz="4" w:space="0"/>
            </w:tcBorders>
            <w:vAlign w:val="center"/>
          </w:tcPr>
          <w:p w14:paraId="1C88C3A4">
            <w:pPr>
              <w:widowControl/>
              <w:tabs>
                <w:tab w:val="decimal" w:pos="0"/>
              </w:tabs>
              <w:ind w:firstLine="0" w:firstLineChars="0"/>
              <w:jc w:val="center"/>
              <w:rPr>
                <w:kern w:val="0"/>
                <w:sz w:val="18"/>
                <w:szCs w:val="18"/>
              </w:rPr>
            </w:pPr>
            <w:r>
              <w:rPr>
                <w:kern w:val="0"/>
                <w:sz w:val="18"/>
                <w:szCs w:val="18"/>
              </w:rPr>
              <w:t>2.709961</w:t>
            </w:r>
          </w:p>
        </w:tc>
        <w:tc>
          <w:tcPr>
            <w:tcW w:w="588" w:type="dxa"/>
            <w:tcBorders>
              <w:top w:val="nil"/>
              <w:left w:val="nil"/>
              <w:bottom w:val="single" w:color="auto" w:sz="4" w:space="0"/>
              <w:right w:val="single" w:color="auto" w:sz="4" w:space="0"/>
            </w:tcBorders>
            <w:vAlign w:val="center"/>
          </w:tcPr>
          <w:p w14:paraId="70C32F2B">
            <w:pPr>
              <w:widowControl/>
              <w:tabs>
                <w:tab w:val="decimal" w:pos="0"/>
              </w:tabs>
              <w:ind w:firstLine="0" w:firstLineChars="0"/>
              <w:jc w:val="center"/>
              <w:rPr>
                <w:kern w:val="0"/>
                <w:sz w:val="18"/>
                <w:szCs w:val="18"/>
              </w:rPr>
            </w:pPr>
            <w:r>
              <w:rPr>
                <w:kern w:val="0"/>
                <w:sz w:val="18"/>
                <w:szCs w:val="18"/>
              </w:rPr>
              <w:t>3</w:t>
            </w:r>
          </w:p>
        </w:tc>
        <w:tc>
          <w:tcPr>
            <w:tcW w:w="813" w:type="dxa"/>
            <w:tcBorders>
              <w:top w:val="nil"/>
              <w:left w:val="nil"/>
              <w:bottom w:val="single" w:color="auto" w:sz="4" w:space="0"/>
              <w:right w:val="single" w:color="auto" w:sz="4" w:space="0"/>
            </w:tcBorders>
            <w:vAlign w:val="center"/>
          </w:tcPr>
          <w:p w14:paraId="071B3AD8">
            <w:pPr>
              <w:widowControl/>
              <w:tabs>
                <w:tab w:val="decimal" w:pos="0"/>
              </w:tabs>
              <w:ind w:firstLine="0" w:firstLineChars="0"/>
              <w:jc w:val="center"/>
              <w:rPr>
                <w:kern w:val="0"/>
                <w:sz w:val="18"/>
                <w:szCs w:val="18"/>
              </w:rPr>
            </w:pPr>
            <w:r>
              <w:rPr>
                <w:kern w:val="0"/>
                <w:sz w:val="18"/>
                <w:szCs w:val="18"/>
              </w:rPr>
              <w:t>239</w:t>
            </w:r>
          </w:p>
        </w:tc>
        <w:tc>
          <w:tcPr>
            <w:tcW w:w="1068" w:type="dxa"/>
            <w:tcBorders>
              <w:top w:val="nil"/>
              <w:left w:val="nil"/>
              <w:bottom w:val="single" w:color="auto" w:sz="4" w:space="0"/>
              <w:right w:val="single" w:color="auto" w:sz="4" w:space="0"/>
            </w:tcBorders>
            <w:vAlign w:val="center"/>
          </w:tcPr>
          <w:p w14:paraId="64317359">
            <w:pPr>
              <w:widowControl/>
              <w:tabs>
                <w:tab w:val="decimal" w:pos="0"/>
              </w:tabs>
              <w:ind w:firstLine="0" w:firstLineChars="0"/>
              <w:jc w:val="center"/>
              <w:rPr>
                <w:kern w:val="0"/>
                <w:sz w:val="18"/>
                <w:szCs w:val="18"/>
              </w:rPr>
            </w:pPr>
            <w:r>
              <w:rPr>
                <w:kern w:val="0"/>
                <w:sz w:val="18"/>
                <w:szCs w:val="18"/>
              </w:rPr>
              <w:t>5.834961</w:t>
            </w:r>
          </w:p>
        </w:tc>
        <w:tc>
          <w:tcPr>
            <w:tcW w:w="426" w:type="dxa"/>
            <w:tcBorders>
              <w:top w:val="nil"/>
              <w:left w:val="nil"/>
              <w:bottom w:val="single" w:color="auto" w:sz="4" w:space="0"/>
              <w:right w:val="single" w:color="auto" w:sz="4" w:space="0"/>
            </w:tcBorders>
            <w:vAlign w:val="center"/>
          </w:tcPr>
          <w:p w14:paraId="0EF15A7D">
            <w:pPr>
              <w:widowControl/>
              <w:tabs>
                <w:tab w:val="decimal" w:pos="0"/>
              </w:tabs>
              <w:ind w:firstLine="0" w:firstLineChars="0"/>
              <w:jc w:val="center"/>
              <w:rPr>
                <w:kern w:val="0"/>
                <w:sz w:val="18"/>
                <w:szCs w:val="18"/>
              </w:rPr>
            </w:pPr>
            <w:r>
              <w:rPr>
                <w:kern w:val="0"/>
                <w:sz w:val="18"/>
                <w:szCs w:val="18"/>
              </w:rPr>
              <w:t>1</w:t>
            </w:r>
          </w:p>
        </w:tc>
        <w:tc>
          <w:tcPr>
            <w:tcW w:w="813" w:type="dxa"/>
            <w:tcBorders>
              <w:top w:val="nil"/>
              <w:left w:val="nil"/>
              <w:bottom w:val="single" w:color="auto" w:sz="4" w:space="0"/>
              <w:right w:val="single" w:color="auto" w:sz="4" w:space="0"/>
            </w:tcBorders>
            <w:vAlign w:val="center"/>
          </w:tcPr>
          <w:p w14:paraId="565D2B49">
            <w:pPr>
              <w:widowControl/>
              <w:tabs>
                <w:tab w:val="decimal" w:pos="0"/>
              </w:tabs>
              <w:ind w:firstLine="0" w:firstLineChars="0"/>
              <w:jc w:val="center"/>
              <w:rPr>
                <w:kern w:val="0"/>
                <w:sz w:val="18"/>
                <w:szCs w:val="18"/>
              </w:rPr>
            </w:pPr>
            <w:r>
              <w:rPr>
                <w:kern w:val="0"/>
                <w:sz w:val="18"/>
                <w:szCs w:val="18"/>
              </w:rPr>
              <w:t>367</w:t>
            </w:r>
          </w:p>
        </w:tc>
        <w:tc>
          <w:tcPr>
            <w:tcW w:w="1068" w:type="dxa"/>
            <w:tcBorders>
              <w:top w:val="nil"/>
              <w:left w:val="nil"/>
              <w:bottom w:val="single" w:color="auto" w:sz="4" w:space="0"/>
              <w:right w:val="single" w:color="auto" w:sz="4" w:space="0"/>
            </w:tcBorders>
            <w:vAlign w:val="center"/>
          </w:tcPr>
          <w:p w14:paraId="299826B3">
            <w:pPr>
              <w:widowControl/>
              <w:tabs>
                <w:tab w:val="decimal" w:pos="0"/>
              </w:tabs>
              <w:ind w:firstLine="0" w:firstLineChars="0"/>
              <w:jc w:val="center"/>
              <w:rPr>
                <w:kern w:val="0"/>
                <w:sz w:val="18"/>
                <w:szCs w:val="18"/>
              </w:rPr>
            </w:pPr>
            <w:r>
              <w:rPr>
                <w:kern w:val="0"/>
                <w:sz w:val="18"/>
                <w:szCs w:val="18"/>
              </w:rPr>
              <w:t>8.959961</w:t>
            </w:r>
          </w:p>
        </w:tc>
        <w:tc>
          <w:tcPr>
            <w:tcW w:w="426" w:type="dxa"/>
            <w:tcBorders>
              <w:top w:val="nil"/>
              <w:left w:val="nil"/>
              <w:bottom w:val="single" w:color="auto" w:sz="4" w:space="0"/>
              <w:right w:val="single" w:color="auto" w:sz="4" w:space="0"/>
            </w:tcBorders>
            <w:vAlign w:val="center"/>
          </w:tcPr>
          <w:p w14:paraId="1D4BD6FD">
            <w:pPr>
              <w:widowControl/>
              <w:tabs>
                <w:tab w:val="decimal" w:pos="0"/>
              </w:tabs>
              <w:ind w:firstLine="0" w:firstLineChars="0"/>
              <w:jc w:val="center"/>
              <w:rPr>
                <w:kern w:val="0"/>
                <w:sz w:val="18"/>
                <w:szCs w:val="18"/>
              </w:rPr>
            </w:pPr>
            <w:r>
              <w:rPr>
                <w:kern w:val="0"/>
                <w:sz w:val="18"/>
                <w:szCs w:val="18"/>
              </w:rPr>
              <w:t>5</w:t>
            </w:r>
          </w:p>
        </w:tc>
        <w:tc>
          <w:tcPr>
            <w:tcW w:w="813" w:type="dxa"/>
            <w:tcBorders>
              <w:top w:val="nil"/>
              <w:left w:val="nil"/>
              <w:bottom w:val="single" w:color="auto" w:sz="4" w:space="0"/>
              <w:right w:val="single" w:color="auto" w:sz="4" w:space="0"/>
            </w:tcBorders>
            <w:vAlign w:val="center"/>
          </w:tcPr>
          <w:p w14:paraId="25C0386E">
            <w:pPr>
              <w:widowControl/>
              <w:tabs>
                <w:tab w:val="decimal" w:pos="0"/>
              </w:tabs>
              <w:ind w:firstLine="0" w:firstLineChars="0"/>
              <w:jc w:val="center"/>
              <w:rPr>
                <w:kern w:val="0"/>
                <w:sz w:val="18"/>
                <w:szCs w:val="18"/>
              </w:rPr>
            </w:pPr>
            <w:r>
              <w:rPr>
                <w:kern w:val="0"/>
                <w:sz w:val="18"/>
                <w:szCs w:val="18"/>
              </w:rPr>
              <w:t>495</w:t>
            </w:r>
          </w:p>
        </w:tc>
        <w:tc>
          <w:tcPr>
            <w:tcW w:w="1109" w:type="dxa"/>
            <w:tcBorders>
              <w:top w:val="nil"/>
              <w:left w:val="nil"/>
              <w:bottom w:val="single" w:color="auto" w:sz="4" w:space="0"/>
              <w:right w:val="single" w:color="auto" w:sz="4" w:space="0"/>
            </w:tcBorders>
            <w:vAlign w:val="center"/>
          </w:tcPr>
          <w:p w14:paraId="62288B82">
            <w:pPr>
              <w:widowControl/>
              <w:tabs>
                <w:tab w:val="decimal" w:pos="0"/>
              </w:tabs>
              <w:ind w:firstLine="0" w:firstLineChars="0"/>
              <w:jc w:val="center"/>
              <w:rPr>
                <w:kern w:val="0"/>
                <w:sz w:val="18"/>
                <w:szCs w:val="18"/>
              </w:rPr>
            </w:pPr>
            <w:r>
              <w:rPr>
                <w:kern w:val="0"/>
                <w:sz w:val="18"/>
                <w:szCs w:val="18"/>
              </w:rPr>
              <w:t>12.084961</w:t>
            </w:r>
          </w:p>
        </w:tc>
        <w:tc>
          <w:tcPr>
            <w:tcW w:w="426" w:type="dxa"/>
            <w:tcBorders>
              <w:top w:val="nil"/>
              <w:left w:val="nil"/>
              <w:bottom w:val="single" w:color="auto" w:sz="4" w:space="0"/>
              <w:right w:val="single" w:color="auto" w:sz="4" w:space="0"/>
            </w:tcBorders>
            <w:vAlign w:val="center"/>
          </w:tcPr>
          <w:p w14:paraId="69DCC72B">
            <w:pPr>
              <w:widowControl/>
              <w:tabs>
                <w:tab w:val="decimal" w:pos="0"/>
              </w:tabs>
              <w:ind w:firstLine="0" w:firstLineChars="0"/>
              <w:jc w:val="center"/>
              <w:rPr>
                <w:kern w:val="0"/>
                <w:sz w:val="18"/>
                <w:szCs w:val="18"/>
              </w:rPr>
            </w:pPr>
            <w:r>
              <w:rPr>
                <w:kern w:val="0"/>
                <w:sz w:val="18"/>
                <w:szCs w:val="18"/>
              </w:rPr>
              <w:t>0</w:t>
            </w:r>
          </w:p>
        </w:tc>
      </w:tr>
      <w:tr w14:paraId="3F11AA16">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17E49BB8">
            <w:pPr>
              <w:widowControl/>
              <w:tabs>
                <w:tab w:val="decimal" w:pos="0"/>
              </w:tabs>
              <w:ind w:firstLine="0" w:firstLineChars="0"/>
              <w:jc w:val="center"/>
              <w:rPr>
                <w:kern w:val="0"/>
                <w:sz w:val="18"/>
                <w:szCs w:val="18"/>
              </w:rPr>
            </w:pPr>
            <w:r>
              <w:rPr>
                <w:kern w:val="0"/>
                <w:sz w:val="18"/>
                <w:szCs w:val="18"/>
              </w:rPr>
              <w:t>112</w:t>
            </w:r>
          </w:p>
        </w:tc>
        <w:tc>
          <w:tcPr>
            <w:tcW w:w="1068" w:type="dxa"/>
            <w:tcBorders>
              <w:top w:val="nil"/>
              <w:left w:val="nil"/>
              <w:bottom w:val="single" w:color="auto" w:sz="4" w:space="0"/>
              <w:right w:val="single" w:color="auto" w:sz="4" w:space="0"/>
            </w:tcBorders>
            <w:vAlign w:val="center"/>
          </w:tcPr>
          <w:p w14:paraId="010C22AF">
            <w:pPr>
              <w:widowControl/>
              <w:tabs>
                <w:tab w:val="decimal" w:pos="0"/>
              </w:tabs>
              <w:ind w:firstLine="0" w:firstLineChars="0"/>
              <w:jc w:val="center"/>
              <w:rPr>
                <w:kern w:val="0"/>
                <w:sz w:val="18"/>
                <w:szCs w:val="18"/>
              </w:rPr>
            </w:pPr>
            <w:r>
              <w:rPr>
                <w:kern w:val="0"/>
                <w:sz w:val="18"/>
                <w:szCs w:val="18"/>
              </w:rPr>
              <w:t>2.734375</w:t>
            </w:r>
          </w:p>
        </w:tc>
        <w:tc>
          <w:tcPr>
            <w:tcW w:w="588" w:type="dxa"/>
            <w:tcBorders>
              <w:top w:val="nil"/>
              <w:left w:val="nil"/>
              <w:bottom w:val="single" w:color="auto" w:sz="4" w:space="0"/>
              <w:right w:val="single" w:color="auto" w:sz="4" w:space="0"/>
            </w:tcBorders>
            <w:vAlign w:val="center"/>
          </w:tcPr>
          <w:p w14:paraId="479F7A60">
            <w:pPr>
              <w:widowControl/>
              <w:tabs>
                <w:tab w:val="decimal" w:pos="0"/>
              </w:tabs>
              <w:ind w:firstLine="0" w:firstLineChars="0"/>
              <w:jc w:val="center"/>
              <w:rPr>
                <w:kern w:val="0"/>
                <w:sz w:val="18"/>
                <w:szCs w:val="18"/>
              </w:rPr>
            </w:pPr>
            <w:r>
              <w:rPr>
                <w:kern w:val="0"/>
                <w:sz w:val="18"/>
                <w:szCs w:val="18"/>
              </w:rPr>
              <w:t>2</w:t>
            </w:r>
          </w:p>
        </w:tc>
        <w:tc>
          <w:tcPr>
            <w:tcW w:w="813" w:type="dxa"/>
            <w:tcBorders>
              <w:top w:val="nil"/>
              <w:left w:val="nil"/>
              <w:bottom w:val="single" w:color="auto" w:sz="4" w:space="0"/>
              <w:right w:val="single" w:color="auto" w:sz="4" w:space="0"/>
            </w:tcBorders>
            <w:vAlign w:val="center"/>
          </w:tcPr>
          <w:p w14:paraId="20943FC2">
            <w:pPr>
              <w:widowControl/>
              <w:tabs>
                <w:tab w:val="decimal" w:pos="0"/>
              </w:tabs>
              <w:ind w:firstLine="0" w:firstLineChars="0"/>
              <w:jc w:val="center"/>
              <w:rPr>
                <w:kern w:val="0"/>
                <w:sz w:val="18"/>
                <w:szCs w:val="18"/>
              </w:rPr>
            </w:pPr>
            <w:r>
              <w:rPr>
                <w:kern w:val="0"/>
                <w:sz w:val="18"/>
                <w:szCs w:val="18"/>
              </w:rPr>
              <w:t>240</w:t>
            </w:r>
          </w:p>
        </w:tc>
        <w:tc>
          <w:tcPr>
            <w:tcW w:w="1068" w:type="dxa"/>
            <w:tcBorders>
              <w:top w:val="nil"/>
              <w:left w:val="nil"/>
              <w:bottom w:val="single" w:color="auto" w:sz="4" w:space="0"/>
              <w:right w:val="single" w:color="auto" w:sz="4" w:space="0"/>
            </w:tcBorders>
            <w:vAlign w:val="center"/>
          </w:tcPr>
          <w:p w14:paraId="2766F37D">
            <w:pPr>
              <w:widowControl/>
              <w:tabs>
                <w:tab w:val="decimal" w:pos="0"/>
              </w:tabs>
              <w:ind w:firstLine="0" w:firstLineChars="0"/>
              <w:jc w:val="center"/>
              <w:rPr>
                <w:kern w:val="0"/>
                <w:sz w:val="18"/>
                <w:szCs w:val="18"/>
              </w:rPr>
            </w:pPr>
            <w:r>
              <w:rPr>
                <w:kern w:val="0"/>
                <w:sz w:val="18"/>
                <w:szCs w:val="18"/>
              </w:rPr>
              <w:t>5.859375</w:t>
            </w:r>
          </w:p>
        </w:tc>
        <w:tc>
          <w:tcPr>
            <w:tcW w:w="426" w:type="dxa"/>
            <w:tcBorders>
              <w:top w:val="nil"/>
              <w:left w:val="nil"/>
              <w:bottom w:val="single" w:color="auto" w:sz="4" w:space="0"/>
              <w:right w:val="single" w:color="auto" w:sz="4" w:space="0"/>
            </w:tcBorders>
            <w:vAlign w:val="center"/>
          </w:tcPr>
          <w:p w14:paraId="260865C3">
            <w:pPr>
              <w:widowControl/>
              <w:tabs>
                <w:tab w:val="decimal" w:pos="0"/>
              </w:tabs>
              <w:ind w:firstLine="0" w:firstLineChars="0"/>
              <w:jc w:val="center"/>
              <w:rPr>
                <w:kern w:val="0"/>
                <w:sz w:val="18"/>
                <w:szCs w:val="18"/>
              </w:rPr>
            </w:pPr>
            <w:r>
              <w:rPr>
                <w:kern w:val="0"/>
                <w:sz w:val="18"/>
                <w:szCs w:val="18"/>
              </w:rPr>
              <w:t>7</w:t>
            </w:r>
          </w:p>
        </w:tc>
        <w:tc>
          <w:tcPr>
            <w:tcW w:w="813" w:type="dxa"/>
            <w:tcBorders>
              <w:top w:val="nil"/>
              <w:left w:val="nil"/>
              <w:bottom w:val="single" w:color="auto" w:sz="4" w:space="0"/>
              <w:right w:val="single" w:color="auto" w:sz="4" w:space="0"/>
            </w:tcBorders>
            <w:vAlign w:val="center"/>
          </w:tcPr>
          <w:p w14:paraId="082DCA71">
            <w:pPr>
              <w:widowControl/>
              <w:tabs>
                <w:tab w:val="decimal" w:pos="0"/>
              </w:tabs>
              <w:ind w:firstLine="0" w:firstLineChars="0"/>
              <w:jc w:val="center"/>
              <w:rPr>
                <w:kern w:val="0"/>
                <w:sz w:val="18"/>
                <w:szCs w:val="18"/>
              </w:rPr>
            </w:pPr>
            <w:r>
              <w:rPr>
                <w:kern w:val="0"/>
                <w:sz w:val="18"/>
                <w:szCs w:val="18"/>
              </w:rPr>
              <w:t>368</w:t>
            </w:r>
          </w:p>
        </w:tc>
        <w:tc>
          <w:tcPr>
            <w:tcW w:w="1068" w:type="dxa"/>
            <w:tcBorders>
              <w:top w:val="nil"/>
              <w:left w:val="nil"/>
              <w:bottom w:val="single" w:color="auto" w:sz="4" w:space="0"/>
              <w:right w:val="single" w:color="auto" w:sz="4" w:space="0"/>
            </w:tcBorders>
            <w:vAlign w:val="center"/>
          </w:tcPr>
          <w:p w14:paraId="5B6E8FFF">
            <w:pPr>
              <w:widowControl/>
              <w:tabs>
                <w:tab w:val="decimal" w:pos="0"/>
              </w:tabs>
              <w:ind w:firstLine="0" w:firstLineChars="0"/>
              <w:jc w:val="center"/>
              <w:rPr>
                <w:kern w:val="0"/>
                <w:sz w:val="18"/>
                <w:szCs w:val="18"/>
              </w:rPr>
            </w:pPr>
            <w:r>
              <w:rPr>
                <w:kern w:val="0"/>
                <w:sz w:val="18"/>
                <w:szCs w:val="18"/>
              </w:rPr>
              <w:t>8.984375</w:t>
            </w:r>
          </w:p>
        </w:tc>
        <w:tc>
          <w:tcPr>
            <w:tcW w:w="426" w:type="dxa"/>
            <w:tcBorders>
              <w:top w:val="nil"/>
              <w:left w:val="nil"/>
              <w:bottom w:val="single" w:color="auto" w:sz="4" w:space="0"/>
              <w:right w:val="single" w:color="auto" w:sz="4" w:space="0"/>
            </w:tcBorders>
            <w:vAlign w:val="center"/>
          </w:tcPr>
          <w:p w14:paraId="18692994">
            <w:pPr>
              <w:widowControl/>
              <w:tabs>
                <w:tab w:val="decimal" w:pos="0"/>
              </w:tabs>
              <w:ind w:firstLine="0" w:firstLineChars="0"/>
              <w:jc w:val="center"/>
              <w:rPr>
                <w:kern w:val="0"/>
                <w:sz w:val="18"/>
                <w:szCs w:val="18"/>
              </w:rPr>
            </w:pPr>
            <w:r>
              <w:rPr>
                <w:kern w:val="0"/>
                <w:sz w:val="18"/>
                <w:szCs w:val="18"/>
              </w:rPr>
              <w:t>3</w:t>
            </w:r>
          </w:p>
        </w:tc>
        <w:tc>
          <w:tcPr>
            <w:tcW w:w="813" w:type="dxa"/>
            <w:tcBorders>
              <w:top w:val="nil"/>
              <w:left w:val="nil"/>
              <w:bottom w:val="single" w:color="auto" w:sz="4" w:space="0"/>
              <w:right w:val="single" w:color="auto" w:sz="4" w:space="0"/>
            </w:tcBorders>
            <w:vAlign w:val="center"/>
          </w:tcPr>
          <w:p w14:paraId="0049CC78">
            <w:pPr>
              <w:widowControl/>
              <w:tabs>
                <w:tab w:val="decimal" w:pos="0"/>
              </w:tabs>
              <w:ind w:firstLine="0" w:firstLineChars="0"/>
              <w:jc w:val="center"/>
              <w:rPr>
                <w:kern w:val="0"/>
                <w:sz w:val="18"/>
                <w:szCs w:val="18"/>
              </w:rPr>
            </w:pPr>
            <w:r>
              <w:rPr>
                <w:kern w:val="0"/>
                <w:sz w:val="18"/>
                <w:szCs w:val="18"/>
              </w:rPr>
              <w:t>496</w:t>
            </w:r>
          </w:p>
        </w:tc>
        <w:tc>
          <w:tcPr>
            <w:tcW w:w="1109" w:type="dxa"/>
            <w:tcBorders>
              <w:top w:val="nil"/>
              <w:left w:val="nil"/>
              <w:bottom w:val="single" w:color="auto" w:sz="4" w:space="0"/>
              <w:right w:val="single" w:color="auto" w:sz="4" w:space="0"/>
            </w:tcBorders>
            <w:vAlign w:val="center"/>
          </w:tcPr>
          <w:p w14:paraId="437C04BB">
            <w:pPr>
              <w:widowControl/>
              <w:tabs>
                <w:tab w:val="decimal" w:pos="0"/>
              </w:tabs>
              <w:ind w:firstLine="0" w:firstLineChars="0"/>
              <w:jc w:val="center"/>
              <w:rPr>
                <w:kern w:val="0"/>
                <w:sz w:val="18"/>
                <w:szCs w:val="18"/>
              </w:rPr>
            </w:pPr>
            <w:r>
              <w:rPr>
                <w:kern w:val="0"/>
                <w:sz w:val="18"/>
                <w:szCs w:val="18"/>
              </w:rPr>
              <w:t>12.109375</w:t>
            </w:r>
          </w:p>
        </w:tc>
        <w:tc>
          <w:tcPr>
            <w:tcW w:w="426" w:type="dxa"/>
            <w:tcBorders>
              <w:top w:val="nil"/>
              <w:left w:val="nil"/>
              <w:bottom w:val="single" w:color="auto" w:sz="4" w:space="0"/>
              <w:right w:val="single" w:color="auto" w:sz="4" w:space="0"/>
            </w:tcBorders>
            <w:vAlign w:val="center"/>
          </w:tcPr>
          <w:p w14:paraId="43FC0B3F">
            <w:pPr>
              <w:widowControl/>
              <w:tabs>
                <w:tab w:val="decimal" w:pos="0"/>
              </w:tabs>
              <w:ind w:firstLine="0" w:firstLineChars="0"/>
              <w:jc w:val="center"/>
              <w:rPr>
                <w:kern w:val="0"/>
                <w:sz w:val="18"/>
                <w:szCs w:val="18"/>
              </w:rPr>
            </w:pPr>
            <w:r>
              <w:rPr>
                <w:kern w:val="0"/>
                <w:sz w:val="18"/>
                <w:szCs w:val="18"/>
              </w:rPr>
              <w:t>5</w:t>
            </w:r>
          </w:p>
        </w:tc>
      </w:tr>
      <w:tr w14:paraId="54151129">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38B581DD">
            <w:pPr>
              <w:widowControl/>
              <w:tabs>
                <w:tab w:val="decimal" w:pos="0"/>
              </w:tabs>
              <w:ind w:firstLine="0" w:firstLineChars="0"/>
              <w:jc w:val="center"/>
              <w:rPr>
                <w:kern w:val="0"/>
                <w:sz w:val="18"/>
                <w:szCs w:val="18"/>
              </w:rPr>
            </w:pPr>
            <w:r>
              <w:rPr>
                <w:kern w:val="0"/>
                <w:sz w:val="18"/>
                <w:szCs w:val="18"/>
              </w:rPr>
              <w:t>113</w:t>
            </w:r>
          </w:p>
        </w:tc>
        <w:tc>
          <w:tcPr>
            <w:tcW w:w="1068" w:type="dxa"/>
            <w:tcBorders>
              <w:top w:val="nil"/>
              <w:left w:val="nil"/>
              <w:bottom w:val="single" w:color="auto" w:sz="4" w:space="0"/>
              <w:right w:val="single" w:color="auto" w:sz="4" w:space="0"/>
            </w:tcBorders>
            <w:vAlign w:val="center"/>
          </w:tcPr>
          <w:p w14:paraId="2F867C71">
            <w:pPr>
              <w:widowControl/>
              <w:tabs>
                <w:tab w:val="decimal" w:pos="0"/>
              </w:tabs>
              <w:ind w:firstLine="0" w:firstLineChars="0"/>
              <w:jc w:val="center"/>
              <w:rPr>
                <w:kern w:val="0"/>
                <w:sz w:val="18"/>
                <w:szCs w:val="18"/>
              </w:rPr>
            </w:pPr>
            <w:r>
              <w:rPr>
                <w:kern w:val="0"/>
                <w:sz w:val="18"/>
                <w:szCs w:val="18"/>
              </w:rPr>
              <w:t>2.758789</w:t>
            </w:r>
          </w:p>
        </w:tc>
        <w:tc>
          <w:tcPr>
            <w:tcW w:w="588" w:type="dxa"/>
            <w:tcBorders>
              <w:top w:val="nil"/>
              <w:left w:val="nil"/>
              <w:bottom w:val="single" w:color="auto" w:sz="4" w:space="0"/>
              <w:right w:val="single" w:color="auto" w:sz="4" w:space="0"/>
            </w:tcBorders>
            <w:vAlign w:val="center"/>
          </w:tcPr>
          <w:p w14:paraId="22B22EA1">
            <w:pPr>
              <w:widowControl/>
              <w:tabs>
                <w:tab w:val="decimal" w:pos="0"/>
              </w:tabs>
              <w:ind w:firstLine="0" w:firstLineChars="0"/>
              <w:jc w:val="center"/>
              <w:rPr>
                <w:kern w:val="0"/>
                <w:sz w:val="18"/>
                <w:szCs w:val="18"/>
              </w:rPr>
            </w:pPr>
            <w:r>
              <w:rPr>
                <w:kern w:val="0"/>
                <w:sz w:val="18"/>
                <w:szCs w:val="18"/>
              </w:rPr>
              <w:t>2</w:t>
            </w:r>
          </w:p>
        </w:tc>
        <w:tc>
          <w:tcPr>
            <w:tcW w:w="813" w:type="dxa"/>
            <w:tcBorders>
              <w:top w:val="nil"/>
              <w:left w:val="nil"/>
              <w:bottom w:val="single" w:color="auto" w:sz="4" w:space="0"/>
              <w:right w:val="single" w:color="auto" w:sz="4" w:space="0"/>
            </w:tcBorders>
            <w:vAlign w:val="center"/>
          </w:tcPr>
          <w:p w14:paraId="0877DBCE">
            <w:pPr>
              <w:widowControl/>
              <w:tabs>
                <w:tab w:val="decimal" w:pos="0"/>
              </w:tabs>
              <w:ind w:firstLine="0" w:firstLineChars="0"/>
              <w:jc w:val="center"/>
              <w:rPr>
                <w:kern w:val="0"/>
                <w:sz w:val="18"/>
                <w:szCs w:val="18"/>
              </w:rPr>
            </w:pPr>
            <w:r>
              <w:rPr>
                <w:kern w:val="0"/>
                <w:sz w:val="18"/>
                <w:szCs w:val="18"/>
              </w:rPr>
              <w:t>241</w:t>
            </w:r>
          </w:p>
        </w:tc>
        <w:tc>
          <w:tcPr>
            <w:tcW w:w="1068" w:type="dxa"/>
            <w:tcBorders>
              <w:top w:val="nil"/>
              <w:left w:val="nil"/>
              <w:bottom w:val="single" w:color="auto" w:sz="4" w:space="0"/>
              <w:right w:val="single" w:color="auto" w:sz="4" w:space="0"/>
            </w:tcBorders>
            <w:vAlign w:val="center"/>
          </w:tcPr>
          <w:p w14:paraId="785F2BA5">
            <w:pPr>
              <w:widowControl/>
              <w:tabs>
                <w:tab w:val="decimal" w:pos="0"/>
              </w:tabs>
              <w:ind w:firstLine="0" w:firstLineChars="0"/>
              <w:jc w:val="center"/>
              <w:rPr>
                <w:kern w:val="0"/>
                <w:sz w:val="18"/>
                <w:szCs w:val="18"/>
              </w:rPr>
            </w:pPr>
            <w:r>
              <w:rPr>
                <w:kern w:val="0"/>
                <w:sz w:val="18"/>
                <w:szCs w:val="18"/>
              </w:rPr>
              <w:t>5.883789</w:t>
            </w:r>
          </w:p>
        </w:tc>
        <w:tc>
          <w:tcPr>
            <w:tcW w:w="426" w:type="dxa"/>
            <w:tcBorders>
              <w:top w:val="nil"/>
              <w:left w:val="nil"/>
              <w:bottom w:val="single" w:color="auto" w:sz="4" w:space="0"/>
              <w:right w:val="single" w:color="auto" w:sz="4" w:space="0"/>
            </w:tcBorders>
            <w:vAlign w:val="center"/>
          </w:tcPr>
          <w:p w14:paraId="05D3A61B">
            <w:pPr>
              <w:widowControl/>
              <w:tabs>
                <w:tab w:val="decimal" w:pos="0"/>
              </w:tabs>
              <w:ind w:firstLine="0" w:firstLineChars="0"/>
              <w:jc w:val="center"/>
              <w:rPr>
                <w:kern w:val="0"/>
                <w:sz w:val="18"/>
                <w:szCs w:val="18"/>
              </w:rPr>
            </w:pPr>
            <w:r>
              <w:rPr>
                <w:kern w:val="0"/>
                <w:sz w:val="18"/>
                <w:szCs w:val="18"/>
              </w:rPr>
              <w:t>6</w:t>
            </w:r>
          </w:p>
        </w:tc>
        <w:tc>
          <w:tcPr>
            <w:tcW w:w="813" w:type="dxa"/>
            <w:tcBorders>
              <w:top w:val="nil"/>
              <w:left w:val="nil"/>
              <w:bottom w:val="single" w:color="auto" w:sz="4" w:space="0"/>
              <w:right w:val="single" w:color="auto" w:sz="4" w:space="0"/>
            </w:tcBorders>
            <w:vAlign w:val="center"/>
          </w:tcPr>
          <w:p w14:paraId="2C584D40">
            <w:pPr>
              <w:widowControl/>
              <w:tabs>
                <w:tab w:val="decimal" w:pos="0"/>
              </w:tabs>
              <w:ind w:firstLine="0" w:firstLineChars="0"/>
              <w:jc w:val="center"/>
              <w:rPr>
                <w:kern w:val="0"/>
                <w:sz w:val="18"/>
                <w:szCs w:val="18"/>
              </w:rPr>
            </w:pPr>
            <w:r>
              <w:rPr>
                <w:kern w:val="0"/>
                <w:sz w:val="18"/>
                <w:szCs w:val="18"/>
              </w:rPr>
              <w:t>369</w:t>
            </w:r>
          </w:p>
        </w:tc>
        <w:tc>
          <w:tcPr>
            <w:tcW w:w="1068" w:type="dxa"/>
            <w:tcBorders>
              <w:top w:val="nil"/>
              <w:left w:val="nil"/>
              <w:bottom w:val="single" w:color="auto" w:sz="4" w:space="0"/>
              <w:right w:val="single" w:color="auto" w:sz="4" w:space="0"/>
            </w:tcBorders>
            <w:vAlign w:val="center"/>
          </w:tcPr>
          <w:p w14:paraId="63671A75">
            <w:pPr>
              <w:widowControl/>
              <w:tabs>
                <w:tab w:val="decimal" w:pos="0"/>
              </w:tabs>
              <w:ind w:firstLine="0" w:firstLineChars="0"/>
              <w:jc w:val="center"/>
              <w:rPr>
                <w:kern w:val="0"/>
                <w:sz w:val="18"/>
                <w:szCs w:val="18"/>
              </w:rPr>
            </w:pPr>
            <w:r>
              <w:rPr>
                <w:kern w:val="0"/>
                <w:sz w:val="18"/>
                <w:szCs w:val="18"/>
              </w:rPr>
              <w:t>9.008789</w:t>
            </w:r>
          </w:p>
        </w:tc>
        <w:tc>
          <w:tcPr>
            <w:tcW w:w="426" w:type="dxa"/>
            <w:tcBorders>
              <w:top w:val="nil"/>
              <w:left w:val="nil"/>
              <w:bottom w:val="single" w:color="auto" w:sz="4" w:space="0"/>
              <w:right w:val="single" w:color="auto" w:sz="4" w:space="0"/>
            </w:tcBorders>
            <w:vAlign w:val="center"/>
          </w:tcPr>
          <w:p w14:paraId="0C090546">
            <w:pPr>
              <w:widowControl/>
              <w:tabs>
                <w:tab w:val="decimal" w:pos="0"/>
              </w:tabs>
              <w:ind w:firstLine="0" w:firstLineChars="0"/>
              <w:jc w:val="center"/>
              <w:rPr>
                <w:kern w:val="0"/>
                <w:sz w:val="18"/>
                <w:szCs w:val="18"/>
              </w:rPr>
            </w:pPr>
            <w:r>
              <w:rPr>
                <w:kern w:val="0"/>
                <w:sz w:val="18"/>
                <w:szCs w:val="18"/>
              </w:rPr>
              <w:t>1</w:t>
            </w:r>
          </w:p>
        </w:tc>
        <w:tc>
          <w:tcPr>
            <w:tcW w:w="813" w:type="dxa"/>
            <w:tcBorders>
              <w:top w:val="nil"/>
              <w:left w:val="nil"/>
              <w:bottom w:val="single" w:color="auto" w:sz="4" w:space="0"/>
              <w:right w:val="single" w:color="auto" w:sz="4" w:space="0"/>
            </w:tcBorders>
            <w:vAlign w:val="center"/>
          </w:tcPr>
          <w:p w14:paraId="38F37384">
            <w:pPr>
              <w:widowControl/>
              <w:tabs>
                <w:tab w:val="decimal" w:pos="0"/>
              </w:tabs>
              <w:ind w:firstLine="0" w:firstLineChars="0"/>
              <w:jc w:val="center"/>
              <w:rPr>
                <w:kern w:val="0"/>
                <w:sz w:val="18"/>
                <w:szCs w:val="18"/>
              </w:rPr>
            </w:pPr>
            <w:r>
              <w:rPr>
                <w:kern w:val="0"/>
                <w:sz w:val="18"/>
                <w:szCs w:val="18"/>
              </w:rPr>
              <w:t>497</w:t>
            </w:r>
          </w:p>
        </w:tc>
        <w:tc>
          <w:tcPr>
            <w:tcW w:w="1109" w:type="dxa"/>
            <w:tcBorders>
              <w:top w:val="nil"/>
              <w:left w:val="nil"/>
              <w:bottom w:val="single" w:color="auto" w:sz="4" w:space="0"/>
              <w:right w:val="single" w:color="auto" w:sz="4" w:space="0"/>
            </w:tcBorders>
            <w:vAlign w:val="center"/>
          </w:tcPr>
          <w:p w14:paraId="1EF18563">
            <w:pPr>
              <w:widowControl/>
              <w:tabs>
                <w:tab w:val="decimal" w:pos="0"/>
              </w:tabs>
              <w:ind w:firstLine="0" w:firstLineChars="0"/>
              <w:jc w:val="center"/>
              <w:rPr>
                <w:kern w:val="0"/>
                <w:sz w:val="18"/>
                <w:szCs w:val="18"/>
              </w:rPr>
            </w:pPr>
            <w:r>
              <w:rPr>
                <w:kern w:val="0"/>
                <w:sz w:val="18"/>
                <w:szCs w:val="18"/>
              </w:rPr>
              <w:t>12.133789</w:t>
            </w:r>
          </w:p>
        </w:tc>
        <w:tc>
          <w:tcPr>
            <w:tcW w:w="426" w:type="dxa"/>
            <w:tcBorders>
              <w:top w:val="nil"/>
              <w:left w:val="nil"/>
              <w:bottom w:val="single" w:color="auto" w:sz="4" w:space="0"/>
              <w:right w:val="single" w:color="auto" w:sz="4" w:space="0"/>
            </w:tcBorders>
            <w:vAlign w:val="center"/>
          </w:tcPr>
          <w:p w14:paraId="04A0C011">
            <w:pPr>
              <w:widowControl/>
              <w:tabs>
                <w:tab w:val="decimal" w:pos="0"/>
              </w:tabs>
              <w:ind w:firstLine="0" w:firstLineChars="0"/>
              <w:jc w:val="center"/>
              <w:rPr>
                <w:kern w:val="0"/>
                <w:sz w:val="18"/>
                <w:szCs w:val="18"/>
              </w:rPr>
            </w:pPr>
            <w:r>
              <w:rPr>
                <w:kern w:val="0"/>
                <w:sz w:val="18"/>
                <w:szCs w:val="18"/>
              </w:rPr>
              <w:t>2</w:t>
            </w:r>
          </w:p>
        </w:tc>
      </w:tr>
      <w:tr w14:paraId="5399FA0A">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1CDB8457">
            <w:pPr>
              <w:widowControl/>
              <w:tabs>
                <w:tab w:val="decimal" w:pos="0"/>
              </w:tabs>
              <w:ind w:firstLine="0" w:firstLineChars="0"/>
              <w:jc w:val="center"/>
              <w:rPr>
                <w:kern w:val="0"/>
                <w:sz w:val="18"/>
                <w:szCs w:val="18"/>
              </w:rPr>
            </w:pPr>
            <w:r>
              <w:rPr>
                <w:kern w:val="0"/>
                <w:sz w:val="18"/>
                <w:szCs w:val="18"/>
              </w:rPr>
              <w:t>114</w:t>
            </w:r>
          </w:p>
        </w:tc>
        <w:tc>
          <w:tcPr>
            <w:tcW w:w="1068" w:type="dxa"/>
            <w:tcBorders>
              <w:top w:val="nil"/>
              <w:left w:val="nil"/>
              <w:bottom w:val="single" w:color="auto" w:sz="4" w:space="0"/>
              <w:right w:val="single" w:color="auto" w:sz="4" w:space="0"/>
            </w:tcBorders>
            <w:vAlign w:val="center"/>
          </w:tcPr>
          <w:p w14:paraId="3A9DA0C5">
            <w:pPr>
              <w:widowControl/>
              <w:tabs>
                <w:tab w:val="decimal" w:pos="0"/>
              </w:tabs>
              <w:ind w:firstLine="0" w:firstLineChars="0"/>
              <w:jc w:val="center"/>
              <w:rPr>
                <w:kern w:val="0"/>
                <w:sz w:val="18"/>
                <w:szCs w:val="18"/>
              </w:rPr>
            </w:pPr>
            <w:r>
              <w:rPr>
                <w:kern w:val="0"/>
                <w:sz w:val="18"/>
                <w:szCs w:val="18"/>
              </w:rPr>
              <w:t>2.783203</w:t>
            </w:r>
          </w:p>
        </w:tc>
        <w:tc>
          <w:tcPr>
            <w:tcW w:w="588" w:type="dxa"/>
            <w:tcBorders>
              <w:top w:val="nil"/>
              <w:left w:val="nil"/>
              <w:bottom w:val="single" w:color="auto" w:sz="4" w:space="0"/>
              <w:right w:val="single" w:color="auto" w:sz="4" w:space="0"/>
            </w:tcBorders>
            <w:vAlign w:val="center"/>
          </w:tcPr>
          <w:p w14:paraId="524427C2">
            <w:pPr>
              <w:widowControl/>
              <w:tabs>
                <w:tab w:val="decimal" w:pos="0"/>
              </w:tabs>
              <w:ind w:firstLine="0" w:firstLineChars="0"/>
              <w:jc w:val="center"/>
              <w:rPr>
                <w:kern w:val="0"/>
                <w:sz w:val="18"/>
                <w:szCs w:val="18"/>
              </w:rPr>
            </w:pPr>
            <w:r>
              <w:rPr>
                <w:kern w:val="0"/>
                <w:sz w:val="18"/>
                <w:szCs w:val="18"/>
              </w:rPr>
              <w:t>2</w:t>
            </w:r>
          </w:p>
        </w:tc>
        <w:tc>
          <w:tcPr>
            <w:tcW w:w="813" w:type="dxa"/>
            <w:tcBorders>
              <w:top w:val="nil"/>
              <w:left w:val="nil"/>
              <w:bottom w:val="single" w:color="auto" w:sz="4" w:space="0"/>
              <w:right w:val="single" w:color="auto" w:sz="4" w:space="0"/>
            </w:tcBorders>
            <w:vAlign w:val="center"/>
          </w:tcPr>
          <w:p w14:paraId="57DED89A">
            <w:pPr>
              <w:widowControl/>
              <w:tabs>
                <w:tab w:val="decimal" w:pos="0"/>
              </w:tabs>
              <w:ind w:firstLine="0" w:firstLineChars="0"/>
              <w:jc w:val="center"/>
              <w:rPr>
                <w:kern w:val="0"/>
                <w:sz w:val="18"/>
                <w:szCs w:val="18"/>
              </w:rPr>
            </w:pPr>
            <w:r>
              <w:rPr>
                <w:kern w:val="0"/>
                <w:sz w:val="18"/>
                <w:szCs w:val="18"/>
              </w:rPr>
              <w:t>242</w:t>
            </w:r>
          </w:p>
        </w:tc>
        <w:tc>
          <w:tcPr>
            <w:tcW w:w="1068" w:type="dxa"/>
            <w:tcBorders>
              <w:top w:val="nil"/>
              <w:left w:val="nil"/>
              <w:bottom w:val="single" w:color="auto" w:sz="4" w:space="0"/>
              <w:right w:val="single" w:color="auto" w:sz="4" w:space="0"/>
            </w:tcBorders>
            <w:vAlign w:val="center"/>
          </w:tcPr>
          <w:p w14:paraId="73B92029">
            <w:pPr>
              <w:widowControl/>
              <w:tabs>
                <w:tab w:val="decimal" w:pos="0"/>
              </w:tabs>
              <w:ind w:firstLine="0" w:firstLineChars="0"/>
              <w:jc w:val="center"/>
              <w:rPr>
                <w:kern w:val="0"/>
                <w:sz w:val="18"/>
                <w:szCs w:val="18"/>
              </w:rPr>
            </w:pPr>
            <w:r>
              <w:rPr>
                <w:kern w:val="0"/>
                <w:sz w:val="18"/>
                <w:szCs w:val="18"/>
              </w:rPr>
              <w:t>5.908203</w:t>
            </w:r>
          </w:p>
        </w:tc>
        <w:tc>
          <w:tcPr>
            <w:tcW w:w="426" w:type="dxa"/>
            <w:tcBorders>
              <w:top w:val="nil"/>
              <w:left w:val="nil"/>
              <w:bottom w:val="single" w:color="auto" w:sz="4" w:space="0"/>
              <w:right w:val="single" w:color="auto" w:sz="4" w:space="0"/>
            </w:tcBorders>
            <w:vAlign w:val="center"/>
          </w:tcPr>
          <w:p w14:paraId="33BFC225">
            <w:pPr>
              <w:widowControl/>
              <w:tabs>
                <w:tab w:val="decimal" w:pos="0"/>
              </w:tabs>
              <w:ind w:firstLine="0" w:firstLineChars="0"/>
              <w:jc w:val="center"/>
              <w:rPr>
                <w:kern w:val="0"/>
                <w:sz w:val="18"/>
                <w:szCs w:val="18"/>
              </w:rPr>
            </w:pPr>
            <w:r>
              <w:rPr>
                <w:kern w:val="0"/>
                <w:sz w:val="18"/>
                <w:szCs w:val="18"/>
              </w:rPr>
              <w:t>5</w:t>
            </w:r>
          </w:p>
        </w:tc>
        <w:tc>
          <w:tcPr>
            <w:tcW w:w="813" w:type="dxa"/>
            <w:tcBorders>
              <w:top w:val="nil"/>
              <w:left w:val="nil"/>
              <w:bottom w:val="single" w:color="auto" w:sz="4" w:space="0"/>
              <w:right w:val="single" w:color="auto" w:sz="4" w:space="0"/>
            </w:tcBorders>
            <w:vAlign w:val="center"/>
          </w:tcPr>
          <w:p w14:paraId="2833962F">
            <w:pPr>
              <w:widowControl/>
              <w:tabs>
                <w:tab w:val="decimal" w:pos="0"/>
              </w:tabs>
              <w:ind w:firstLine="0" w:firstLineChars="0"/>
              <w:jc w:val="center"/>
              <w:rPr>
                <w:kern w:val="0"/>
                <w:sz w:val="18"/>
                <w:szCs w:val="18"/>
              </w:rPr>
            </w:pPr>
            <w:r>
              <w:rPr>
                <w:kern w:val="0"/>
                <w:sz w:val="18"/>
                <w:szCs w:val="18"/>
              </w:rPr>
              <w:t>370</w:t>
            </w:r>
          </w:p>
        </w:tc>
        <w:tc>
          <w:tcPr>
            <w:tcW w:w="1068" w:type="dxa"/>
            <w:tcBorders>
              <w:top w:val="nil"/>
              <w:left w:val="nil"/>
              <w:bottom w:val="single" w:color="auto" w:sz="4" w:space="0"/>
              <w:right w:val="single" w:color="auto" w:sz="4" w:space="0"/>
            </w:tcBorders>
            <w:vAlign w:val="center"/>
          </w:tcPr>
          <w:p w14:paraId="37647910">
            <w:pPr>
              <w:widowControl/>
              <w:tabs>
                <w:tab w:val="decimal" w:pos="0"/>
              </w:tabs>
              <w:ind w:firstLine="0" w:firstLineChars="0"/>
              <w:jc w:val="center"/>
              <w:rPr>
                <w:kern w:val="0"/>
                <w:sz w:val="18"/>
                <w:szCs w:val="18"/>
              </w:rPr>
            </w:pPr>
            <w:r>
              <w:rPr>
                <w:kern w:val="0"/>
                <w:sz w:val="18"/>
                <w:szCs w:val="18"/>
              </w:rPr>
              <w:t>9.033203</w:t>
            </w:r>
          </w:p>
        </w:tc>
        <w:tc>
          <w:tcPr>
            <w:tcW w:w="426" w:type="dxa"/>
            <w:tcBorders>
              <w:top w:val="nil"/>
              <w:left w:val="nil"/>
              <w:bottom w:val="single" w:color="auto" w:sz="4" w:space="0"/>
              <w:right w:val="single" w:color="auto" w:sz="4" w:space="0"/>
            </w:tcBorders>
            <w:vAlign w:val="center"/>
          </w:tcPr>
          <w:p w14:paraId="2FE590F0">
            <w:pPr>
              <w:widowControl/>
              <w:tabs>
                <w:tab w:val="decimal" w:pos="0"/>
              </w:tabs>
              <w:ind w:firstLine="0" w:firstLineChars="0"/>
              <w:jc w:val="center"/>
              <w:rPr>
                <w:kern w:val="0"/>
                <w:sz w:val="18"/>
                <w:szCs w:val="18"/>
              </w:rPr>
            </w:pPr>
            <w:r>
              <w:rPr>
                <w:kern w:val="0"/>
                <w:sz w:val="18"/>
                <w:szCs w:val="18"/>
              </w:rPr>
              <w:t>7</w:t>
            </w:r>
          </w:p>
        </w:tc>
        <w:tc>
          <w:tcPr>
            <w:tcW w:w="813" w:type="dxa"/>
            <w:tcBorders>
              <w:top w:val="nil"/>
              <w:left w:val="nil"/>
              <w:bottom w:val="single" w:color="auto" w:sz="4" w:space="0"/>
              <w:right w:val="single" w:color="auto" w:sz="4" w:space="0"/>
            </w:tcBorders>
            <w:vAlign w:val="center"/>
          </w:tcPr>
          <w:p w14:paraId="3510EA9D">
            <w:pPr>
              <w:widowControl/>
              <w:tabs>
                <w:tab w:val="decimal" w:pos="0"/>
              </w:tabs>
              <w:ind w:firstLine="0" w:firstLineChars="0"/>
              <w:jc w:val="center"/>
              <w:rPr>
                <w:kern w:val="0"/>
                <w:sz w:val="18"/>
                <w:szCs w:val="18"/>
              </w:rPr>
            </w:pPr>
            <w:r>
              <w:rPr>
                <w:kern w:val="0"/>
                <w:sz w:val="18"/>
                <w:szCs w:val="18"/>
              </w:rPr>
              <w:t>498</w:t>
            </w:r>
          </w:p>
        </w:tc>
        <w:tc>
          <w:tcPr>
            <w:tcW w:w="1109" w:type="dxa"/>
            <w:tcBorders>
              <w:top w:val="nil"/>
              <w:left w:val="nil"/>
              <w:bottom w:val="single" w:color="auto" w:sz="4" w:space="0"/>
              <w:right w:val="single" w:color="auto" w:sz="4" w:space="0"/>
            </w:tcBorders>
            <w:vAlign w:val="center"/>
          </w:tcPr>
          <w:p w14:paraId="6D428C84">
            <w:pPr>
              <w:widowControl/>
              <w:tabs>
                <w:tab w:val="decimal" w:pos="0"/>
              </w:tabs>
              <w:ind w:firstLine="0" w:firstLineChars="0"/>
              <w:jc w:val="center"/>
              <w:rPr>
                <w:kern w:val="0"/>
                <w:sz w:val="18"/>
                <w:szCs w:val="18"/>
              </w:rPr>
            </w:pPr>
            <w:r>
              <w:rPr>
                <w:kern w:val="0"/>
                <w:sz w:val="18"/>
                <w:szCs w:val="18"/>
              </w:rPr>
              <w:t>12.158203</w:t>
            </w:r>
          </w:p>
        </w:tc>
        <w:tc>
          <w:tcPr>
            <w:tcW w:w="426" w:type="dxa"/>
            <w:tcBorders>
              <w:top w:val="nil"/>
              <w:left w:val="nil"/>
              <w:bottom w:val="single" w:color="auto" w:sz="4" w:space="0"/>
              <w:right w:val="single" w:color="auto" w:sz="4" w:space="0"/>
            </w:tcBorders>
            <w:vAlign w:val="center"/>
          </w:tcPr>
          <w:p w14:paraId="76AEC190">
            <w:pPr>
              <w:widowControl/>
              <w:tabs>
                <w:tab w:val="decimal" w:pos="0"/>
              </w:tabs>
              <w:ind w:firstLine="0" w:firstLineChars="0"/>
              <w:jc w:val="center"/>
              <w:rPr>
                <w:kern w:val="0"/>
                <w:sz w:val="18"/>
                <w:szCs w:val="18"/>
              </w:rPr>
            </w:pPr>
            <w:r>
              <w:rPr>
                <w:kern w:val="0"/>
                <w:sz w:val="18"/>
                <w:szCs w:val="18"/>
              </w:rPr>
              <w:t>7</w:t>
            </w:r>
          </w:p>
        </w:tc>
      </w:tr>
      <w:tr w14:paraId="2AAE1EF1">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6E334856">
            <w:pPr>
              <w:widowControl/>
              <w:tabs>
                <w:tab w:val="decimal" w:pos="0"/>
              </w:tabs>
              <w:ind w:firstLine="0" w:firstLineChars="0"/>
              <w:jc w:val="center"/>
              <w:rPr>
                <w:kern w:val="0"/>
                <w:sz w:val="18"/>
                <w:szCs w:val="18"/>
              </w:rPr>
            </w:pPr>
            <w:r>
              <w:rPr>
                <w:kern w:val="0"/>
                <w:sz w:val="18"/>
                <w:szCs w:val="18"/>
              </w:rPr>
              <w:t>115</w:t>
            </w:r>
          </w:p>
        </w:tc>
        <w:tc>
          <w:tcPr>
            <w:tcW w:w="1068" w:type="dxa"/>
            <w:tcBorders>
              <w:top w:val="nil"/>
              <w:left w:val="nil"/>
              <w:bottom w:val="single" w:color="auto" w:sz="4" w:space="0"/>
              <w:right w:val="single" w:color="auto" w:sz="4" w:space="0"/>
            </w:tcBorders>
            <w:vAlign w:val="center"/>
          </w:tcPr>
          <w:p w14:paraId="24D15119">
            <w:pPr>
              <w:widowControl/>
              <w:tabs>
                <w:tab w:val="decimal" w:pos="0"/>
              </w:tabs>
              <w:ind w:firstLine="0" w:firstLineChars="0"/>
              <w:jc w:val="center"/>
              <w:rPr>
                <w:kern w:val="0"/>
                <w:sz w:val="18"/>
                <w:szCs w:val="18"/>
              </w:rPr>
            </w:pPr>
            <w:r>
              <w:rPr>
                <w:kern w:val="0"/>
                <w:sz w:val="18"/>
                <w:szCs w:val="18"/>
              </w:rPr>
              <w:t>2.807617</w:t>
            </w:r>
          </w:p>
        </w:tc>
        <w:tc>
          <w:tcPr>
            <w:tcW w:w="588" w:type="dxa"/>
            <w:tcBorders>
              <w:top w:val="nil"/>
              <w:left w:val="nil"/>
              <w:bottom w:val="single" w:color="auto" w:sz="4" w:space="0"/>
              <w:right w:val="single" w:color="auto" w:sz="4" w:space="0"/>
            </w:tcBorders>
            <w:vAlign w:val="center"/>
          </w:tcPr>
          <w:p w14:paraId="33ACD248">
            <w:pPr>
              <w:widowControl/>
              <w:tabs>
                <w:tab w:val="decimal" w:pos="0"/>
              </w:tabs>
              <w:ind w:firstLine="0" w:firstLineChars="0"/>
              <w:jc w:val="center"/>
              <w:rPr>
                <w:kern w:val="0"/>
                <w:sz w:val="18"/>
                <w:szCs w:val="18"/>
              </w:rPr>
            </w:pPr>
            <w:r>
              <w:rPr>
                <w:kern w:val="0"/>
                <w:sz w:val="18"/>
                <w:szCs w:val="18"/>
              </w:rPr>
              <w:t>2</w:t>
            </w:r>
          </w:p>
        </w:tc>
        <w:tc>
          <w:tcPr>
            <w:tcW w:w="813" w:type="dxa"/>
            <w:tcBorders>
              <w:top w:val="nil"/>
              <w:left w:val="nil"/>
              <w:bottom w:val="single" w:color="auto" w:sz="4" w:space="0"/>
              <w:right w:val="single" w:color="auto" w:sz="4" w:space="0"/>
            </w:tcBorders>
            <w:vAlign w:val="center"/>
          </w:tcPr>
          <w:p w14:paraId="6B7B5D28">
            <w:pPr>
              <w:widowControl/>
              <w:tabs>
                <w:tab w:val="decimal" w:pos="0"/>
              </w:tabs>
              <w:ind w:firstLine="0" w:firstLineChars="0"/>
              <w:jc w:val="center"/>
              <w:rPr>
                <w:kern w:val="0"/>
                <w:sz w:val="18"/>
                <w:szCs w:val="18"/>
              </w:rPr>
            </w:pPr>
            <w:r>
              <w:rPr>
                <w:kern w:val="0"/>
                <w:sz w:val="18"/>
                <w:szCs w:val="18"/>
              </w:rPr>
              <w:t>243</w:t>
            </w:r>
          </w:p>
        </w:tc>
        <w:tc>
          <w:tcPr>
            <w:tcW w:w="1068" w:type="dxa"/>
            <w:tcBorders>
              <w:top w:val="nil"/>
              <w:left w:val="nil"/>
              <w:bottom w:val="single" w:color="auto" w:sz="4" w:space="0"/>
              <w:right w:val="single" w:color="auto" w:sz="4" w:space="0"/>
            </w:tcBorders>
            <w:vAlign w:val="center"/>
          </w:tcPr>
          <w:p w14:paraId="46C13177">
            <w:pPr>
              <w:widowControl/>
              <w:tabs>
                <w:tab w:val="decimal" w:pos="0"/>
              </w:tabs>
              <w:ind w:firstLine="0" w:firstLineChars="0"/>
              <w:jc w:val="center"/>
              <w:rPr>
                <w:kern w:val="0"/>
                <w:sz w:val="18"/>
                <w:szCs w:val="18"/>
              </w:rPr>
            </w:pPr>
            <w:r>
              <w:rPr>
                <w:kern w:val="0"/>
                <w:sz w:val="18"/>
                <w:szCs w:val="18"/>
              </w:rPr>
              <w:t>5.932617</w:t>
            </w:r>
          </w:p>
        </w:tc>
        <w:tc>
          <w:tcPr>
            <w:tcW w:w="426" w:type="dxa"/>
            <w:tcBorders>
              <w:top w:val="nil"/>
              <w:left w:val="nil"/>
              <w:bottom w:val="single" w:color="auto" w:sz="4" w:space="0"/>
              <w:right w:val="single" w:color="auto" w:sz="4" w:space="0"/>
            </w:tcBorders>
            <w:vAlign w:val="center"/>
          </w:tcPr>
          <w:p w14:paraId="164F0DC7">
            <w:pPr>
              <w:widowControl/>
              <w:tabs>
                <w:tab w:val="decimal" w:pos="0"/>
              </w:tabs>
              <w:ind w:firstLine="0" w:firstLineChars="0"/>
              <w:jc w:val="center"/>
              <w:rPr>
                <w:kern w:val="0"/>
                <w:sz w:val="18"/>
                <w:szCs w:val="18"/>
              </w:rPr>
            </w:pPr>
            <w:r>
              <w:rPr>
                <w:kern w:val="0"/>
                <w:sz w:val="18"/>
                <w:szCs w:val="18"/>
              </w:rPr>
              <w:t>4</w:t>
            </w:r>
          </w:p>
        </w:tc>
        <w:tc>
          <w:tcPr>
            <w:tcW w:w="813" w:type="dxa"/>
            <w:tcBorders>
              <w:top w:val="nil"/>
              <w:left w:val="nil"/>
              <w:bottom w:val="single" w:color="auto" w:sz="4" w:space="0"/>
              <w:right w:val="single" w:color="auto" w:sz="4" w:space="0"/>
            </w:tcBorders>
            <w:vAlign w:val="center"/>
          </w:tcPr>
          <w:p w14:paraId="4AAC75F3">
            <w:pPr>
              <w:widowControl/>
              <w:tabs>
                <w:tab w:val="decimal" w:pos="0"/>
              </w:tabs>
              <w:ind w:firstLine="0" w:firstLineChars="0"/>
              <w:jc w:val="center"/>
              <w:rPr>
                <w:kern w:val="0"/>
                <w:sz w:val="18"/>
                <w:szCs w:val="18"/>
              </w:rPr>
            </w:pPr>
            <w:r>
              <w:rPr>
                <w:kern w:val="0"/>
                <w:sz w:val="18"/>
                <w:szCs w:val="18"/>
              </w:rPr>
              <w:t>371</w:t>
            </w:r>
          </w:p>
        </w:tc>
        <w:tc>
          <w:tcPr>
            <w:tcW w:w="1068" w:type="dxa"/>
            <w:tcBorders>
              <w:top w:val="nil"/>
              <w:left w:val="nil"/>
              <w:bottom w:val="single" w:color="auto" w:sz="4" w:space="0"/>
              <w:right w:val="single" w:color="auto" w:sz="4" w:space="0"/>
            </w:tcBorders>
            <w:vAlign w:val="center"/>
          </w:tcPr>
          <w:p w14:paraId="36E1069A">
            <w:pPr>
              <w:widowControl/>
              <w:tabs>
                <w:tab w:val="decimal" w:pos="0"/>
              </w:tabs>
              <w:ind w:firstLine="0" w:firstLineChars="0"/>
              <w:jc w:val="center"/>
              <w:rPr>
                <w:kern w:val="0"/>
                <w:sz w:val="18"/>
                <w:szCs w:val="18"/>
              </w:rPr>
            </w:pPr>
            <w:r>
              <w:rPr>
                <w:kern w:val="0"/>
                <w:sz w:val="18"/>
                <w:szCs w:val="18"/>
              </w:rPr>
              <w:t>9.057617</w:t>
            </w:r>
          </w:p>
        </w:tc>
        <w:tc>
          <w:tcPr>
            <w:tcW w:w="426" w:type="dxa"/>
            <w:tcBorders>
              <w:top w:val="nil"/>
              <w:left w:val="nil"/>
              <w:bottom w:val="single" w:color="auto" w:sz="4" w:space="0"/>
              <w:right w:val="single" w:color="auto" w:sz="4" w:space="0"/>
            </w:tcBorders>
            <w:vAlign w:val="center"/>
          </w:tcPr>
          <w:p w14:paraId="384B5C80">
            <w:pPr>
              <w:widowControl/>
              <w:tabs>
                <w:tab w:val="decimal" w:pos="0"/>
              </w:tabs>
              <w:ind w:firstLine="0" w:firstLineChars="0"/>
              <w:jc w:val="center"/>
              <w:rPr>
                <w:kern w:val="0"/>
                <w:sz w:val="18"/>
                <w:szCs w:val="18"/>
              </w:rPr>
            </w:pPr>
            <w:r>
              <w:rPr>
                <w:kern w:val="0"/>
                <w:sz w:val="18"/>
                <w:szCs w:val="18"/>
              </w:rPr>
              <w:t>5</w:t>
            </w:r>
          </w:p>
        </w:tc>
        <w:tc>
          <w:tcPr>
            <w:tcW w:w="813" w:type="dxa"/>
            <w:tcBorders>
              <w:top w:val="nil"/>
              <w:left w:val="nil"/>
              <w:bottom w:val="single" w:color="auto" w:sz="4" w:space="0"/>
              <w:right w:val="single" w:color="auto" w:sz="4" w:space="0"/>
            </w:tcBorders>
            <w:vAlign w:val="center"/>
          </w:tcPr>
          <w:p w14:paraId="156162B0">
            <w:pPr>
              <w:widowControl/>
              <w:tabs>
                <w:tab w:val="decimal" w:pos="0"/>
              </w:tabs>
              <w:ind w:firstLine="0" w:firstLineChars="0"/>
              <w:jc w:val="center"/>
              <w:rPr>
                <w:kern w:val="0"/>
                <w:sz w:val="18"/>
                <w:szCs w:val="18"/>
              </w:rPr>
            </w:pPr>
            <w:r>
              <w:rPr>
                <w:kern w:val="0"/>
                <w:sz w:val="18"/>
                <w:szCs w:val="18"/>
              </w:rPr>
              <w:t>499</w:t>
            </w:r>
          </w:p>
        </w:tc>
        <w:tc>
          <w:tcPr>
            <w:tcW w:w="1109" w:type="dxa"/>
            <w:tcBorders>
              <w:top w:val="nil"/>
              <w:left w:val="nil"/>
              <w:bottom w:val="single" w:color="auto" w:sz="4" w:space="0"/>
              <w:right w:val="single" w:color="auto" w:sz="4" w:space="0"/>
            </w:tcBorders>
            <w:vAlign w:val="center"/>
          </w:tcPr>
          <w:p w14:paraId="7E5CA8AE">
            <w:pPr>
              <w:widowControl/>
              <w:tabs>
                <w:tab w:val="decimal" w:pos="0"/>
              </w:tabs>
              <w:ind w:firstLine="0" w:firstLineChars="0"/>
              <w:jc w:val="center"/>
              <w:rPr>
                <w:kern w:val="0"/>
                <w:sz w:val="18"/>
                <w:szCs w:val="18"/>
              </w:rPr>
            </w:pPr>
            <w:r>
              <w:rPr>
                <w:kern w:val="0"/>
                <w:sz w:val="18"/>
                <w:szCs w:val="18"/>
              </w:rPr>
              <w:t>12.182617</w:t>
            </w:r>
          </w:p>
        </w:tc>
        <w:tc>
          <w:tcPr>
            <w:tcW w:w="426" w:type="dxa"/>
            <w:tcBorders>
              <w:top w:val="nil"/>
              <w:left w:val="nil"/>
              <w:bottom w:val="single" w:color="auto" w:sz="4" w:space="0"/>
              <w:right w:val="single" w:color="auto" w:sz="4" w:space="0"/>
            </w:tcBorders>
            <w:vAlign w:val="center"/>
          </w:tcPr>
          <w:p w14:paraId="45EC92EA">
            <w:pPr>
              <w:widowControl/>
              <w:tabs>
                <w:tab w:val="decimal" w:pos="0"/>
              </w:tabs>
              <w:ind w:firstLine="0" w:firstLineChars="0"/>
              <w:jc w:val="center"/>
              <w:rPr>
                <w:kern w:val="0"/>
                <w:sz w:val="18"/>
                <w:szCs w:val="18"/>
              </w:rPr>
            </w:pPr>
            <w:r>
              <w:rPr>
                <w:kern w:val="0"/>
                <w:sz w:val="18"/>
                <w:szCs w:val="18"/>
              </w:rPr>
              <w:t>4</w:t>
            </w:r>
          </w:p>
        </w:tc>
      </w:tr>
      <w:tr w14:paraId="1A5DF541">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41E3A031">
            <w:pPr>
              <w:widowControl/>
              <w:tabs>
                <w:tab w:val="decimal" w:pos="0"/>
              </w:tabs>
              <w:ind w:firstLine="0" w:firstLineChars="0"/>
              <w:jc w:val="center"/>
              <w:rPr>
                <w:kern w:val="0"/>
                <w:sz w:val="18"/>
                <w:szCs w:val="18"/>
              </w:rPr>
            </w:pPr>
            <w:r>
              <w:rPr>
                <w:kern w:val="0"/>
                <w:sz w:val="18"/>
                <w:szCs w:val="18"/>
              </w:rPr>
              <w:t>116</w:t>
            </w:r>
          </w:p>
        </w:tc>
        <w:tc>
          <w:tcPr>
            <w:tcW w:w="1068" w:type="dxa"/>
            <w:tcBorders>
              <w:top w:val="nil"/>
              <w:left w:val="nil"/>
              <w:bottom w:val="single" w:color="auto" w:sz="4" w:space="0"/>
              <w:right w:val="single" w:color="auto" w:sz="4" w:space="0"/>
            </w:tcBorders>
            <w:vAlign w:val="center"/>
          </w:tcPr>
          <w:p w14:paraId="18419D6A">
            <w:pPr>
              <w:widowControl/>
              <w:tabs>
                <w:tab w:val="decimal" w:pos="0"/>
              </w:tabs>
              <w:ind w:firstLine="0" w:firstLineChars="0"/>
              <w:jc w:val="center"/>
              <w:rPr>
                <w:kern w:val="0"/>
                <w:sz w:val="18"/>
                <w:szCs w:val="18"/>
              </w:rPr>
            </w:pPr>
            <w:r>
              <w:rPr>
                <w:kern w:val="0"/>
                <w:sz w:val="18"/>
                <w:szCs w:val="18"/>
              </w:rPr>
              <w:t>2.832031</w:t>
            </w:r>
          </w:p>
        </w:tc>
        <w:tc>
          <w:tcPr>
            <w:tcW w:w="588" w:type="dxa"/>
            <w:tcBorders>
              <w:top w:val="nil"/>
              <w:left w:val="nil"/>
              <w:bottom w:val="single" w:color="auto" w:sz="4" w:space="0"/>
              <w:right w:val="single" w:color="auto" w:sz="4" w:space="0"/>
            </w:tcBorders>
            <w:vAlign w:val="center"/>
          </w:tcPr>
          <w:p w14:paraId="6DE2A415">
            <w:pPr>
              <w:widowControl/>
              <w:tabs>
                <w:tab w:val="decimal" w:pos="0"/>
              </w:tabs>
              <w:ind w:firstLine="0" w:firstLineChars="0"/>
              <w:jc w:val="center"/>
              <w:rPr>
                <w:kern w:val="0"/>
                <w:sz w:val="18"/>
                <w:szCs w:val="18"/>
              </w:rPr>
            </w:pPr>
            <w:r>
              <w:rPr>
                <w:kern w:val="0"/>
                <w:sz w:val="18"/>
                <w:szCs w:val="18"/>
              </w:rPr>
              <w:t>1</w:t>
            </w:r>
          </w:p>
        </w:tc>
        <w:tc>
          <w:tcPr>
            <w:tcW w:w="813" w:type="dxa"/>
            <w:tcBorders>
              <w:top w:val="nil"/>
              <w:left w:val="nil"/>
              <w:bottom w:val="single" w:color="auto" w:sz="4" w:space="0"/>
              <w:right w:val="single" w:color="auto" w:sz="4" w:space="0"/>
            </w:tcBorders>
            <w:vAlign w:val="center"/>
          </w:tcPr>
          <w:p w14:paraId="30FDE1C5">
            <w:pPr>
              <w:widowControl/>
              <w:tabs>
                <w:tab w:val="decimal" w:pos="0"/>
              </w:tabs>
              <w:ind w:firstLine="0" w:firstLineChars="0"/>
              <w:jc w:val="center"/>
              <w:rPr>
                <w:kern w:val="0"/>
                <w:sz w:val="18"/>
                <w:szCs w:val="18"/>
              </w:rPr>
            </w:pPr>
            <w:r>
              <w:rPr>
                <w:kern w:val="0"/>
                <w:sz w:val="18"/>
                <w:szCs w:val="18"/>
              </w:rPr>
              <w:t>244</w:t>
            </w:r>
          </w:p>
        </w:tc>
        <w:tc>
          <w:tcPr>
            <w:tcW w:w="1068" w:type="dxa"/>
            <w:tcBorders>
              <w:top w:val="nil"/>
              <w:left w:val="nil"/>
              <w:bottom w:val="single" w:color="auto" w:sz="4" w:space="0"/>
              <w:right w:val="single" w:color="auto" w:sz="4" w:space="0"/>
            </w:tcBorders>
            <w:vAlign w:val="center"/>
          </w:tcPr>
          <w:p w14:paraId="3D9CD79C">
            <w:pPr>
              <w:widowControl/>
              <w:tabs>
                <w:tab w:val="decimal" w:pos="0"/>
              </w:tabs>
              <w:ind w:firstLine="0" w:firstLineChars="0"/>
              <w:jc w:val="center"/>
              <w:rPr>
                <w:kern w:val="0"/>
                <w:sz w:val="18"/>
                <w:szCs w:val="18"/>
              </w:rPr>
            </w:pPr>
            <w:r>
              <w:rPr>
                <w:kern w:val="0"/>
                <w:sz w:val="18"/>
                <w:szCs w:val="18"/>
              </w:rPr>
              <w:t>5.957031</w:t>
            </w:r>
          </w:p>
        </w:tc>
        <w:tc>
          <w:tcPr>
            <w:tcW w:w="426" w:type="dxa"/>
            <w:tcBorders>
              <w:top w:val="nil"/>
              <w:left w:val="nil"/>
              <w:bottom w:val="single" w:color="auto" w:sz="4" w:space="0"/>
              <w:right w:val="single" w:color="auto" w:sz="4" w:space="0"/>
            </w:tcBorders>
            <w:vAlign w:val="center"/>
          </w:tcPr>
          <w:p w14:paraId="03CF8A89">
            <w:pPr>
              <w:widowControl/>
              <w:tabs>
                <w:tab w:val="decimal" w:pos="0"/>
              </w:tabs>
              <w:ind w:firstLine="0" w:firstLineChars="0"/>
              <w:jc w:val="center"/>
              <w:rPr>
                <w:kern w:val="0"/>
                <w:sz w:val="18"/>
                <w:szCs w:val="18"/>
              </w:rPr>
            </w:pPr>
            <w:r>
              <w:rPr>
                <w:kern w:val="0"/>
                <w:sz w:val="18"/>
                <w:szCs w:val="18"/>
              </w:rPr>
              <w:t>3</w:t>
            </w:r>
          </w:p>
        </w:tc>
        <w:tc>
          <w:tcPr>
            <w:tcW w:w="813" w:type="dxa"/>
            <w:tcBorders>
              <w:top w:val="nil"/>
              <w:left w:val="nil"/>
              <w:bottom w:val="single" w:color="auto" w:sz="4" w:space="0"/>
              <w:right w:val="single" w:color="auto" w:sz="4" w:space="0"/>
            </w:tcBorders>
            <w:vAlign w:val="center"/>
          </w:tcPr>
          <w:p w14:paraId="69980657">
            <w:pPr>
              <w:widowControl/>
              <w:tabs>
                <w:tab w:val="decimal" w:pos="0"/>
              </w:tabs>
              <w:ind w:firstLine="0" w:firstLineChars="0"/>
              <w:jc w:val="center"/>
              <w:rPr>
                <w:kern w:val="0"/>
                <w:sz w:val="18"/>
                <w:szCs w:val="18"/>
              </w:rPr>
            </w:pPr>
            <w:r>
              <w:rPr>
                <w:kern w:val="0"/>
                <w:sz w:val="18"/>
                <w:szCs w:val="18"/>
              </w:rPr>
              <w:t>372</w:t>
            </w:r>
          </w:p>
        </w:tc>
        <w:tc>
          <w:tcPr>
            <w:tcW w:w="1068" w:type="dxa"/>
            <w:tcBorders>
              <w:top w:val="nil"/>
              <w:left w:val="nil"/>
              <w:bottom w:val="single" w:color="auto" w:sz="4" w:space="0"/>
              <w:right w:val="single" w:color="auto" w:sz="4" w:space="0"/>
            </w:tcBorders>
            <w:vAlign w:val="center"/>
          </w:tcPr>
          <w:p w14:paraId="264D8608">
            <w:pPr>
              <w:widowControl/>
              <w:tabs>
                <w:tab w:val="decimal" w:pos="0"/>
              </w:tabs>
              <w:ind w:firstLine="0" w:firstLineChars="0"/>
              <w:jc w:val="center"/>
              <w:rPr>
                <w:kern w:val="0"/>
                <w:sz w:val="18"/>
                <w:szCs w:val="18"/>
              </w:rPr>
            </w:pPr>
            <w:r>
              <w:rPr>
                <w:kern w:val="0"/>
                <w:sz w:val="18"/>
                <w:szCs w:val="18"/>
              </w:rPr>
              <w:t>9.082031</w:t>
            </w:r>
          </w:p>
        </w:tc>
        <w:tc>
          <w:tcPr>
            <w:tcW w:w="426" w:type="dxa"/>
            <w:tcBorders>
              <w:top w:val="nil"/>
              <w:left w:val="nil"/>
              <w:bottom w:val="single" w:color="auto" w:sz="4" w:space="0"/>
              <w:right w:val="single" w:color="auto" w:sz="4" w:space="0"/>
            </w:tcBorders>
            <w:vAlign w:val="center"/>
          </w:tcPr>
          <w:p w14:paraId="62215D06">
            <w:pPr>
              <w:widowControl/>
              <w:tabs>
                <w:tab w:val="decimal" w:pos="0"/>
              </w:tabs>
              <w:ind w:firstLine="0" w:firstLineChars="0"/>
              <w:jc w:val="center"/>
              <w:rPr>
                <w:kern w:val="0"/>
                <w:sz w:val="18"/>
                <w:szCs w:val="18"/>
              </w:rPr>
            </w:pPr>
            <w:r>
              <w:rPr>
                <w:kern w:val="0"/>
                <w:sz w:val="18"/>
                <w:szCs w:val="18"/>
              </w:rPr>
              <w:t>3</w:t>
            </w:r>
          </w:p>
        </w:tc>
        <w:tc>
          <w:tcPr>
            <w:tcW w:w="813" w:type="dxa"/>
            <w:tcBorders>
              <w:top w:val="nil"/>
              <w:left w:val="nil"/>
              <w:bottom w:val="single" w:color="auto" w:sz="4" w:space="0"/>
              <w:right w:val="single" w:color="auto" w:sz="4" w:space="0"/>
            </w:tcBorders>
            <w:vAlign w:val="center"/>
          </w:tcPr>
          <w:p w14:paraId="1C8CE021">
            <w:pPr>
              <w:widowControl/>
              <w:tabs>
                <w:tab w:val="decimal" w:pos="0"/>
              </w:tabs>
              <w:ind w:firstLine="0" w:firstLineChars="0"/>
              <w:jc w:val="center"/>
              <w:rPr>
                <w:kern w:val="0"/>
                <w:sz w:val="18"/>
                <w:szCs w:val="18"/>
              </w:rPr>
            </w:pPr>
            <w:r>
              <w:rPr>
                <w:kern w:val="0"/>
                <w:sz w:val="18"/>
                <w:szCs w:val="18"/>
              </w:rPr>
              <w:t>500</w:t>
            </w:r>
          </w:p>
        </w:tc>
        <w:tc>
          <w:tcPr>
            <w:tcW w:w="1109" w:type="dxa"/>
            <w:tcBorders>
              <w:top w:val="nil"/>
              <w:left w:val="nil"/>
              <w:bottom w:val="single" w:color="auto" w:sz="4" w:space="0"/>
              <w:right w:val="single" w:color="auto" w:sz="4" w:space="0"/>
            </w:tcBorders>
            <w:vAlign w:val="center"/>
          </w:tcPr>
          <w:p w14:paraId="48542D89">
            <w:pPr>
              <w:widowControl/>
              <w:tabs>
                <w:tab w:val="decimal" w:pos="0"/>
              </w:tabs>
              <w:ind w:firstLine="0" w:firstLineChars="0"/>
              <w:jc w:val="center"/>
              <w:rPr>
                <w:kern w:val="0"/>
                <w:sz w:val="18"/>
                <w:szCs w:val="18"/>
              </w:rPr>
            </w:pPr>
            <w:r>
              <w:rPr>
                <w:kern w:val="0"/>
                <w:sz w:val="18"/>
                <w:szCs w:val="18"/>
              </w:rPr>
              <w:t>12.207031</w:t>
            </w:r>
          </w:p>
        </w:tc>
        <w:tc>
          <w:tcPr>
            <w:tcW w:w="426" w:type="dxa"/>
            <w:tcBorders>
              <w:top w:val="nil"/>
              <w:left w:val="nil"/>
              <w:bottom w:val="single" w:color="auto" w:sz="4" w:space="0"/>
              <w:right w:val="single" w:color="auto" w:sz="4" w:space="0"/>
            </w:tcBorders>
            <w:vAlign w:val="center"/>
          </w:tcPr>
          <w:p w14:paraId="38A8CB43">
            <w:pPr>
              <w:widowControl/>
              <w:tabs>
                <w:tab w:val="decimal" w:pos="0"/>
              </w:tabs>
              <w:ind w:firstLine="0" w:firstLineChars="0"/>
              <w:jc w:val="center"/>
              <w:rPr>
                <w:kern w:val="0"/>
                <w:sz w:val="18"/>
                <w:szCs w:val="18"/>
              </w:rPr>
            </w:pPr>
            <w:r>
              <w:rPr>
                <w:kern w:val="0"/>
                <w:sz w:val="18"/>
                <w:szCs w:val="18"/>
              </w:rPr>
              <w:t>2</w:t>
            </w:r>
          </w:p>
        </w:tc>
      </w:tr>
      <w:tr w14:paraId="38E4DA29">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6BE9538A">
            <w:pPr>
              <w:widowControl/>
              <w:tabs>
                <w:tab w:val="decimal" w:pos="0"/>
              </w:tabs>
              <w:ind w:firstLine="0" w:firstLineChars="0"/>
              <w:jc w:val="center"/>
              <w:rPr>
                <w:kern w:val="0"/>
                <w:sz w:val="18"/>
                <w:szCs w:val="18"/>
              </w:rPr>
            </w:pPr>
            <w:r>
              <w:rPr>
                <w:kern w:val="0"/>
                <w:sz w:val="18"/>
                <w:szCs w:val="18"/>
              </w:rPr>
              <w:t>117</w:t>
            </w:r>
          </w:p>
        </w:tc>
        <w:tc>
          <w:tcPr>
            <w:tcW w:w="1068" w:type="dxa"/>
            <w:tcBorders>
              <w:top w:val="nil"/>
              <w:left w:val="nil"/>
              <w:bottom w:val="single" w:color="auto" w:sz="4" w:space="0"/>
              <w:right w:val="single" w:color="auto" w:sz="4" w:space="0"/>
            </w:tcBorders>
            <w:vAlign w:val="center"/>
          </w:tcPr>
          <w:p w14:paraId="0C7BD337">
            <w:pPr>
              <w:widowControl/>
              <w:tabs>
                <w:tab w:val="decimal" w:pos="0"/>
              </w:tabs>
              <w:ind w:firstLine="0" w:firstLineChars="0"/>
              <w:jc w:val="center"/>
              <w:rPr>
                <w:kern w:val="0"/>
                <w:sz w:val="18"/>
                <w:szCs w:val="18"/>
              </w:rPr>
            </w:pPr>
            <w:r>
              <w:rPr>
                <w:kern w:val="0"/>
                <w:sz w:val="18"/>
                <w:szCs w:val="18"/>
              </w:rPr>
              <w:t>2.856445</w:t>
            </w:r>
          </w:p>
        </w:tc>
        <w:tc>
          <w:tcPr>
            <w:tcW w:w="588" w:type="dxa"/>
            <w:tcBorders>
              <w:top w:val="nil"/>
              <w:left w:val="nil"/>
              <w:bottom w:val="single" w:color="auto" w:sz="4" w:space="0"/>
              <w:right w:val="single" w:color="auto" w:sz="4" w:space="0"/>
            </w:tcBorders>
            <w:vAlign w:val="center"/>
          </w:tcPr>
          <w:p w14:paraId="366CD5E1">
            <w:pPr>
              <w:widowControl/>
              <w:tabs>
                <w:tab w:val="decimal" w:pos="0"/>
              </w:tabs>
              <w:ind w:firstLine="0" w:firstLineChars="0"/>
              <w:jc w:val="center"/>
              <w:rPr>
                <w:kern w:val="0"/>
                <w:sz w:val="18"/>
                <w:szCs w:val="18"/>
              </w:rPr>
            </w:pPr>
            <w:r>
              <w:rPr>
                <w:kern w:val="0"/>
                <w:sz w:val="18"/>
                <w:szCs w:val="18"/>
              </w:rPr>
              <w:t>1</w:t>
            </w:r>
          </w:p>
        </w:tc>
        <w:tc>
          <w:tcPr>
            <w:tcW w:w="813" w:type="dxa"/>
            <w:tcBorders>
              <w:top w:val="nil"/>
              <w:left w:val="nil"/>
              <w:bottom w:val="single" w:color="auto" w:sz="4" w:space="0"/>
              <w:right w:val="single" w:color="auto" w:sz="4" w:space="0"/>
            </w:tcBorders>
            <w:vAlign w:val="center"/>
          </w:tcPr>
          <w:p w14:paraId="088638FD">
            <w:pPr>
              <w:widowControl/>
              <w:tabs>
                <w:tab w:val="decimal" w:pos="0"/>
              </w:tabs>
              <w:ind w:firstLine="0" w:firstLineChars="0"/>
              <w:jc w:val="center"/>
              <w:rPr>
                <w:kern w:val="0"/>
                <w:sz w:val="18"/>
                <w:szCs w:val="18"/>
              </w:rPr>
            </w:pPr>
            <w:r>
              <w:rPr>
                <w:kern w:val="0"/>
                <w:sz w:val="18"/>
                <w:szCs w:val="18"/>
              </w:rPr>
              <w:t>245</w:t>
            </w:r>
          </w:p>
        </w:tc>
        <w:tc>
          <w:tcPr>
            <w:tcW w:w="1068" w:type="dxa"/>
            <w:tcBorders>
              <w:top w:val="nil"/>
              <w:left w:val="nil"/>
              <w:bottom w:val="single" w:color="auto" w:sz="4" w:space="0"/>
              <w:right w:val="single" w:color="auto" w:sz="4" w:space="0"/>
            </w:tcBorders>
            <w:vAlign w:val="center"/>
          </w:tcPr>
          <w:p w14:paraId="752E68FA">
            <w:pPr>
              <w:widowControl/>
              <w:tabs>
                <w:tab w:val="decimal" w:pos="0"/>
              </w:tabs>
              <w:ind w:firstLine="0" w:firstLineChars="0"/>
              <w:jc w:val="center"/>
              <w:rPr>
                <w:kern w:val="0"/>
                <w:sz w:val="18"/>
                <w:szCs w:val="18"/>
              </w:rPr>
            </w:pPr>
            <w:r>
              <w:rPr>
                <w:kern w:val="0"/>
                <w:sz w:val="18"/>
                <w:szCs w:val="18"/>
              </w:rPr>
              <w:t>5.981445</w:t>
            </w:r>
          </w:p>
        </w:tc>
        <w:tc>
          <w:tcPr>
            <w:tcW w:w="426" w:type="dxa"/>
            <w:tcBorders>
              <w:top w:val="nil"/>
              <w:left w:val="nil"/>
              <w:bottom w:val="single" w:color="auto" w:sz="4" w:space="0"/>
              <w:right w:val="single" w:color="auto" w:sz="4" w:space="0"/>
            </w:tcBorders>
            <w:vAlign w:val="center"/>
          </w:tcPr>
          <w:p w14:paraId="55DBF2AB">
            <w:pPr>
              <w:widowControl/>
              <w:tabs>
                <w:tab w:val="decimal" w:pos="0"/>
              </w:tabs>
              <w:ind w:firstLine="0" w:firstLineChars="0"/>
              <w:jc w:val="center"/>
              <w:rPr>
                <w:kern w:val="0"/>
                <w:sz w:val="18"/>
                <w:szCs w:val="18"/>
              </w:rPr>
            </w:pPr>
            <w:r>
              <w:rPr>
                <w:kern w:val="0"/>
                <w:sz w:val="18"/>
                <w:szCs w:val="18"/>
              </w:rPr>
              <w:t>2</w:t>
            </w:r>
          </w:p>
        </w:tc>
        <w:tc>
          <w:tcPr>
            <w:tcW w:w="813" w:type="dxa"/>
            <w:tcBorders>
              <w:top w:val="nil"/>
              <w:left w:val="nil"/>
              <w:bottom w:val="single" w:color="auto" w:sz="4" w:space="0"/>
              <w:right w:val="single" w:color="auto" w:sz="4" w:space="0"/>
            </w:tcBorders>
            <w:vAlign w:val="center"/>
          </w:tcPr>
          <w:p w14:paraId="7D8D12ED">
            <w:pPr>
              <w:widowControl/>
              <w:tabs>
                <w:tab w:val="decimal" w:pos="0"/>
              </w:tabs>
              <w:ind w:firstLine="0" w:firstLineChars="0"/>
              <w:jc w:val="center"/>
              <w:rPr>
                <w:kern w:val="0"/>
                <w:sz w:val="18"/>
                <w:szCs w:val="18"/>
              </w:rPr>
            </w:pPr>
            <w:r>
              <w:rPr>
                <w:kern w:val="0"/>
                <w:sz w:val="18"/>
                <w:szCs w:val="18"/>
              </w:rPr>
              <w:t>373</w:t>
            </w:r>
          </w:p>
        </w:tc>
        <w:tc>
          <w:tcPr>
            <w:tcW w:w="1068" w:type="dxa"/>
            <w:tcBorders>
              <w:top w:val="nil"/>
              <w:left w:val="nil"/>
              <w:bottom w:val="single" w:color="auto" w:sz="4" w:space="0"/>
              <w:right w:val="single" w:color="auto" w:sz="4" w:space="0"/>
            </w:tcBorders>
            <w:vAlign w:val="center"/>
          </w:tcPr>
          <w:p w14:paraId="749660CF">
            <w:pPr>
              <w:widowControl/>
              <w:tabs>
                <w:tab w:val="decimal" w:pos="0"/>
              </w:tabs>
              <w:ind w:firstLine="0" w:firstLineChars="0"/>
              <w:jc w:val="center"/>
              <w:rPr>
                <w:kern w:val="0"/>
                <w:sz w:val="18"/>
                <w:szCs w:val="18"/>
              </w:rPr>
            </w:pPr>
            <w:r>
              <w:rPr>
                <w:kern w:val="0"/>
                <w:sz w:val="18"/>
                <w:szCs w:val="18"/>
              </w:rPr>
              <w:t>9.106445</w:t>
            </w:r>
          </w:p>
        </w:tc>
        <w:tc>
          <w:tcPr>
            <w:tcW w:w="426" w:type="dxa"/>
            <w:tcBorders>
              <w:top w:val="nil"/>
              <w:left w:val="nil"/>
              <w:bottom w:val="single" w:color="auto" w:sz="4" w:space="0"/>
              <w:right w:val="single" w:color="auto" w:sz="4" w:space="0"/>
            </w:tcBorders>
            <w:vAlign w:val="center"/>
          </w:tcPr>
          <w:p w14:paraId="158E2ED0">
            <w:pPr>
              <w:widowControl/>
              <w:tabs>
                <w:tab w:val="decimal" w:pos="0"/>
              </w:tabs>
              <w:ind w:firstLine="0" w:firstLineChars="0"/>
              <w:jc w:val="center"/>
              <w:rPr>
                <w:kern w:val="0"/>
                <w:sz w:val="18"/>
                <w:szCs w:val="18"/>
              </w:rPr>
            </w:pPr>
            <w:r>
              <w:rPr>
                <w:kern w:val="0"/>
                <w:sz w:val="18"/>
                <w:szCs w:val="18"/>
              </w:rPr>
              <w:t>1</w:t>
            </w:r>
          </w:p>
        </w:tc>
        <w:tc>
          <w:tcPr>
            <w:tcW w:w="813" w:type="dxa"/>
            <w:tcBorders>
              <w:top w:val="nil"/>
              <w:left w:val="nil"/>
              <w:bottom w:val="single" w:color="auto" w:sz="4" w:space="0"/>
              <w:right w:val="single" w:color="auto" w:sz="4" w:space="0"/>
            </w:tcBorders>
            <w:vAlign w:val="center"/>
          </w:tcPr>
          <w:p w14:paraId="2DE22FA2">
            <w:pPr>
              <w:widowControl/>
              <w:tabs>
                <w:tab w:val="decimal" w:pos="0"/>
              </w:tabs>
              <w:ind w:firstLine="0" w:firstLineChars="0"/>
              <w:jc w:val="center"/>
              <w:rPr>
                <w:kern w:val="0"/>
                <w:sz w:val="18"/>
                <w:szCs w:val="18"/>
              </w:rPr>
            </w:pPr>
            <w:r>
              <w:rPr>
                <w:kern w:val="0"/>
                <w:sz w:val="18"/>
                <w:szCs w:val="18"/>
              </w:rPr>
              <w:t>501</w:t>
            </w:r>
          </w:p>
        </w:tc>
        <w:tc>
          <w:tcPr>
            <w:tcW w:w="1109" w:type="dxa"/>
            <w:tcBorders>
              <w:top w:val="nil"/>
              <w:left w:val="nil"/>
              <w:bottom w:val="single" w:color="auto" w:sz="4" w:space="0"/>
              <w:right w:val="single" w:color="auto" w:sz="4" w:space="0"/>
            </w:tcBorders>
            <w:vAlign w:val="center"/>
          </w:tcPr>
          <w:p w14:paraId="623005A4">
            <w:pPr>
              <w:widowControl/>
              <w:tabs>
                <w:tab w:val="decimal" w:pos="0"/>
              </w:tabs>
              <w:ind w:firstLine="0" w:firstLineChars="0"/>
              <w:jc w:val="center"/>
              <w:rPr>
                <w:kern w:val="0"/>
                <w:sz w:val="18"/>
                <w:szCs w:val="18"/>
              </w:rPr>
            </w:pPr>
            <w:r>
              <w:rPr>
                <w:kern w:val="0"/>
                <w:sz w:val="18"/>
                <w:szCs w:val="18"/>
              </w:rPr>
              <w:t>12.231445</w:t>
            </w:r>
          </w:p>
        </w:tc>
        <w:tc>
          <w:tcPr>
            <w:tcW w:w="426" w:type="dxa"/>
            <w:tcBorders>
              <w:top w:val="nil"/>
              <w:left w:val="nil"/>
              <w:bottom w:val="single" w:color="auto" w:sz="4" w:space="0"/>
              <w:right w:val="single" w:color="auto" w:sz="4" w:space="0"/>
            </w:tcBorders>
            <w:vAlign w:val="center"/>
          </w:tcPr>
          <w:p w14:paraId="5A09267C">
            <w:pPr>
              <w:widowControl/>
              <w:tabs>
                <w:tab w:val="decimal" w:pos="0"/>
              </w:tabs>
              <w:ind w:firstLine="0" w:firstLineChars="0"/>
              <w:jc w:val="center"/>
              <w:rPr>
                <w:kern w:val="0"/>
                <w:sz w:val="18"/>
                <w:szCs w:val="18"/>
              </w:rPr>
            </w:pPr>
            <w:r>
              <w:rPr>
                <w:kern w:val="0"/>
                <w:sz w:val="18"/>
                <w:szCs w:val="18"/>
              </w:rPr>
              <w:t>7</w:t>
            </w:r>
          </w:p>
        </w:tc>
      </w:tr>
      <w:tr w14:paraId="3070F5BF">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22E1EFFA">
            <w:pPr>
              <w:widowControl/>
              <w:tabs>
                <w:tab w:val="decimal" w:pos="0"/>
              </w:tabs>
              <w:ind w:firstLine="0" w:firstLineChars="0"/>
              <w:jc w:val="center"/>
              <w:rPr>
                <w:kern w:val="0"/>
                <w:sz w:val="18"/>
                <w:szCs w:val="18"/>
              </w:rPr>
            </w:pPr>
            <w:r>
              <w:rPr>
                <w:kern w:val="0"/>
                <w:sz w:val="18"/>
                <w:szCs w:val="18"/>
              </w:rPr>
              <w:t>118</w:t>
            </w:r>
          </w:p>
        </w:tc>
        <w:tc>
          <w:tcPr>
            <w:tcW w:w="1068" w:type="dxa"/>
            <w:tcBorders>
              <w:top w:val="nil"/>
              <w:left w:val="nil"/>
              <w:bottom w:val="single" w:color="auto" w:sz="4" w:space="0"/>
              <w:right w:val="single" w:color="auto" w:sz="4" w:space="0"/>
            </w:tcBorders>
            <w:vAlign w:val="center"/>
          </w:tcPr>
          <w:p w14:paraId="077B72FF">
            <w:pPr>
              <w:widowControl/>
              <w:tabs>
                <w:tab w:val="decimal" w:pos="0"/>
              </w:tabs>
              <w:ind w:firstLine="0" w:firstLineChars="0"/>
              <w:jc w:val="center"/>
              <w:rPr>
                <w:kern w:val="0"/>
                <w:sz w:val="18"/>
                <w:szCs w:val="18"/>
              </w:rPr>
            </w:pPr>
            <w:r>
              <w:rPr>
                <w:kern w:val="0"/>
                <w:sz w:val="18"/>
                <w:szCs w:val="18"/>
              </w:rPr>
              <w:t>2.880859</w:t>
            </w:r>
          </w:p>
        </w:tc>
        <w:tc>
          <w:tcPr>
            <w:tcW w:w="588" w:type="dxa"/>
            <w:tcBorders>
              <w:top w:val="nil"/>
              <w:left w:val="nil"/>
              <w:bottom w:val="single" w:color="auto" w:sz="4" w:space="0"/>
              <w:right w:val="single" w:color="auto" w:sz="4" w:space="0"/>
            </w:tcBorders>
            <w:vAlign w:val="center"/>
          </w:tcPr>
          <w:p w14:paraId="4CF75BF9">
            <w:pPr>
              <w:widowControl/>
              <w:tabs>
                <w:tab w:val="decimal" w:pos="0"/>
              </w:tabs>
              <w:ind w:firstLine="0" w:firstLineChars="0"/>
              <w:jc w:val="center"/>
              <w:rPr>
                <w:kern w:val="0"/>
                <w:sz w:val="18"/>
                <w:szCs w:val="18"/>
              </w:rPr>
            </w:pPr>
            <w:r>
              <w:rPr>
                <w:kern w:val="0"/>
                <w:sz w:val="18"/>
                <w:szCs w:val="18"/>
              </w:rPr>
              <w:t>1</w:t>
            </w:r>
          </w:p>
        </w:tc>
        <w:tc>
          <w:tcPr>
            <w:tcW w:w="813" w:type="dxa"/>
            <w:tcBorders>
              <w:top w:val="nil"/>
              <w:left w:val="nil"/>
              <w:bottom w:val="single" w:color="auto" w:sz="4" w:space="0"/>
              <w:right w:val="single" w:color="auto" w:sz="4" w:space="0"/>
            </w:tcBorders>
            <w:vAlign w:val="center"/>
          </w:tcPr>
          <w:p w14:paraId="24CA8B92">
            <w:pPr>
              <w:widowControl/>
              <w:tabs>
                <w:tab w:val="decimal" w:pos="0"/>
              </w:tabs>
              <w:ind w:firstLine="0" w:firstLineChars="0"/>
              <w:jc w:val="center"/>
              <w:rPr>
                <w:kern w:val="0"/>
                <w:sz w:val="18"/>
                <w:szCs w:val="18"/>
              </w:rPr>
            </w:pPr>
            <w:r>
              <w:rPr>
                <w:kern w:val="0"/>
                <w:sz w:val="18"/>
                <w:szCs w:val="18"/>
              </w:rPr>
              <w:t>246</w:t>
            </w:r>
          </w:p>
        </w:tc>
        <w:tc>
          <w:tcPr>
            <w:tcW w:w="1068" w:type="dxa"/>
            <w:tcBorders>
              <w:top w:val="nil"/>
              <w:left w:val="nil"/>
              <w:bottom w:val="single" w:color="auto" w:sz="4" w:space="0"/>
              <w:right w:val="single" w:color="auto" w:sz="4" w:space="0"/>
            </w:tcBorders>
            <w:vAlign w:val="center"/>
          </w:tcPr>
          <w:p w14:paraId="45E48FE7">
            <w:pPr>
              <w:widowControl/>
              <w:tabs>
                <w:tab w:val="decimal" w:pos="0"/>
              </w:tabs>
              <w:ind w:firstLine="0" w:firstLineChars="0"/>
              <w:jc w:val="center"/>
              <w:rPr>
                <w:kern w:val="0"/>
                <w:sz w:val="18"/>
                <w:szCs w:val="18"/>
              </w:rPr>
            </w:pPr>
            <w:r>
              <w:rPr>
                <w:kern w:val="0"/>
                <w:sz w:val="18"/>
                <w:szCs w:val="18"/>
              </w:rPr>
              <w:t>6.005859</w:t>
            </w:r>
          </w:p>
        </w:tc>
        <w:tc>
          <w:tcPr>
            <w:tcW w:w="426" w:type="dxa"/>
            <w:tcBorders>
              <w:top w:val="nil"/>
              <w:left w:val="nil"/>
              <w:bottom w:val="single" w:color="auto" w:sz="4" w:space="0"/>
              <w:right w:val="single" w:color="auto" w:sz="4" w:space="0"/>
            </w:tcBorders>
            <w:vAlign w:val="center"/>
          </w:tcPr>
          <w:p w14:paraId="70EBFC3C">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472B06E9">
            <w:pPr>
              <w:widowControl/>
              <w:tabs>
                <w:tab w:val="decimal" w:pos="0"/>
              </w:tabs>
              <w:ind w:firstLine="0" w:firstLineChars="0"/>
              <w:jc w:val="center"/>
              <w:rPr>
                <w:kern w:val="0"/>
                <w:sz w:val="18"/>
                <w:szCs w:val="18"/>
              </w:rPr>
            </w:pPr>
            <w:r>
              <w:rPr>
                <w:kern w:val="0"/>
                <w:sz w:val="18"/>
                <w:szCs w:val="18"/>
              </w:rPr>
              <w:t>374</w:t>
            </w:r>
          </w:p>
        </w:tc>
        <w:tc>
          <w:tcPr>
            <w:tcW w:w="1068" w:type="dxa"/>
            <w:tcBorders>
              <w:top w:val="nil"/>
              <w:left w:val="nil"/>
              <w:bottom w:val="single" w:color="auto" w:sz="4" w:space="0"/>
              <w:right w:val="single" w:color="auto" w:sz="4" w:space="0"/>
            </w:tcBorders>
            <w:vAlign w:val="center"/>
          </w:tcPr>
          <w:p w14:paraId="569072E9">
            <w:pPr>
              <w:widowControl/>
              <w:tabs>
                <w:tab w:val="decimal" w:pos="0"/>
              </w:tabs>
              <w:ind w:firstLine="0" w:firstLineChars="0"/>
              <w:jc w:val="center"/>
              <w:rPr>
                <w:kern w:val="0"/>
                <w:sz w:val="18"/>
                <w:szCs w:val="18"/>
              </w:rPr>
            </w:pPr>
            <w:r>
              <w:rPr>
                <w:kern w:val="0"/>
                <w:sz w:val="18"/>
                <w:szCs w:val="18"/>
              </w:rPr>
              <w:t>9.130859</w:t>
            </w:r>
          </w:p>
        </w:tc>
        <w:tc>
          <w:tcPr>
            <w:tcW w:w="426" w:type="dxa"/>
            <w:tcBorders>
              <w:top w:val="nil"/>
              <w:left w:val="nil"/>
              <w:bottom w:val="single" w:color="auto" w:sz="4" w:space="0"/>
              <w:right w:val="single" w:color="auto" w:sz="4" w:space="0"/>
            </w:tcBorders>
            <w:vAlign w:val="center"/>
          </w:tcPr>
          <w:p w14:paraId="1F005970">
            <w:pPr>
              <w:widowControl/>
              <w:tabs>
                <w:tab w:val="decimal" w:pos="0"/>
              </w:tabs>
              <w:ind w:firstLine="0" w:firstLineChars="0"/>
              <w:jc w:val="center"/>
              <w:rPr>
                <w:kern w:val="0"/>
                <w:sz w:val="18"/>
                <w:szCs w:val="18"/>
              </w:rPr>
            </w:pPr>
            <w:r>
              <w:rPr>
                <w:kern w:val="0"/>
                <w:sz w:val="18"/>
                <w:szCs w:val="18"/>
              </w:rPr>
              <w:t>7</w:t>
            </w:r>
          </w:p>
        </w:tc>
        <w:tc>
          <w:tcPr>
            <w:tcW w:w="813" w:type="dxa"/>
            <w:tcBorders>
              <w:top w:val="nil"/>
              <w:left w:val="nil"/>
              <w:bottom w:val="single" w:color="auto" w:sz="4" w:space="0"/>
              <w:right w:val="single" w:color="auto" w:sz="4" w:space="0"/>
            </w:tcBorders>
            <w:vAlign w:val="center"/>
          </w:tcPr>
          <w:p w14:paraId="4E83F94D">
            <w:pPr>
              <w:widowControl/>
              <w:tabs>
                <w:tab w:val="decimal" w:pos="0"/>
              </w:tabs>
              <w:ind w:firstLine="0" w:firstLineChars="0"/>
              <w:jc w:val="center"/>
              <w:rPr>
                <w:kern w:val="0"/>
                <w:sz w:val="18"/>
                <w:szCs w:val="18"/>
              </w:rPr>
            </w:pPr>
            <w:r>
              <w:rPr>
                <w:kern w:val="0"/>
                <w:sz w:val="18"/>
                <w:szCs w:val="18"/>
              </w:rPr>
              <w:t>502</w:t>
            </w:r>
          </w:p>
        </w:tc>
        <w:tc>
          <w:tcPr>
            <w:tcW w:w="1109" w:type="dxa"/>
            <w:tcBorders>
              <w:top w:val="nil"/>
              <w:left w:val="nil"/>
              <w:bottom w:val="single" w:color="auto" w:sz="4" w:space="0"/>
              <w:right w:val="single" w:color="auto" w:sz="4" w:space="0"/>
            </w:tcBorders>
            <w:vAlign w:val="center"/>
          </w:tcPr>
          <w:p w14:paraId="76925C55">
            <w:pPr>
              <w:widowControl/>
              <w:tabs>
                <w:tab w:val="decimal" w:pos="0"/>
              </w:tabs>
              <w:ind w:firstLine="0" w:firstLineChars="0"/>
              <w:jc w:val="center"/>
              <w:rPr>
                <w:kern w:val="0"/>
                <w:sz w:val="18"/>
                <w:szCs w:val="18"/>
              </w:rPr>
            </w:pPr>
            <w:r>
              <w:rPr>
                <w:kern w:val="0"/>
                <w:sz w:val="18"/>
                <w:szCs w:val="18"/>
              </w:rPr>
              <w:t>12.255859</w:t>
            </w:r>
          </w:p>
        </w:tc>
        <w:tc>
          <w:tcPr>
            <w:tcW w:w="426" w:type="dxa"/>
            <w:tcBorders>
              <w:top w:val="nil"/>
              <w:left w:val="nil"/>
              <w:bottom w:val="single" w:color="auto" w:sz="4" w:space="0"/>
              <w:right w:val="single" w:color="auto" w:sz="4" w:space="0"/>
            </w:tcBorders>
            <w:vAlign w:val="center"/>
          </w:tcPr>
          <w:p w14:paraId="583D2B50">
            <w:pPr>
              <w:widowControl/>
              <w:tabs>
                <w:tab w:val="decimal" w:pos="0"/>
              </w:tabs>
              <w:ind w:firstLine="0" w:firstLineChars="0"/>
              <w:jc w:val="center"/>
              <w:rPr>
                <w:kern w:val="0"/>
                <w:sz w:val="18"/>
                <w:szCs w:val="18"/>
              </w:rPr>
            </w:pPr>
            <w:r>
              <w:rPr>
                <w:kern w:val="0"/>
                <w:sz w:val="18"/>
                <w:szCs w:val="18"/>
              </w:rPr>
              <w:t>4</w:t>
            </w:r>
          </w:p>
        </w:tc>
      </w:tr>
      <w:tr w14:paraId="18B6360A">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59E44465">
            <w:pPr>
              <w:widowControl/>
              <w:tabs>
                <w:tab w:val="decimal" w:pos="0"/>
              </w:tabs>
              <w:ind w:firstLine="0" w:firstLineChars="0"/>
              <w:jc w:val="center"/>
              <w:rPr>
                <w:kern w:val="0"/>
                <w:sz w:val="18"/>
                <w:szCs w:val="18"/>
              </w:rPr>
            </w:pPr>
            <w:r>
              <w:rPr>
                <w:kern w:val="0"/>
                <w:sz w:val="18"/>
                <w:szCs w:val="18"/>
              </w:rPr>
              <w:t>119</w:t>
            </w:r>
          </w:p>
        </w:tc>
        <w:tc>
          <w:tcPr>
            <w:tcW w:w="1068" w:type="dxa"/>
            <w:tcBorders>
              <w:top w:val="nil"/>
              <w:left w:val="nil"/>
              <w:bottom w:val="single" w:color="auto" w:sz="4" w:space="0"/>
              <w:right w:val="single" w:color="auto" w:sz="4" w:space="0"/>
            </w:tcBorders>
            <w:vAlign w:val="center"/>
          </w:tcPr>
          <w:p w14:paraId="12A746BA">
            <w:pPr>
              <w:widowControl/>
              <w:tabs>
                <w:tab w:val="decimal" w:pos="0"/>
              </w:tabs>
              <w:ind w:firstLine="0" w:firstLineChars="0"/>
              <w:jc w:val="center"/>
              <w:rPr>
                <w:kern w:val="0"/>
                <w:sz w:val="18"/>
                <w:szCs w:val="18"/>
              </w:rPr>
            </w:pPr>
            <w:r>
              <w:rPr>
                <w:kern w:val="0"/>
                <w:sz w:val="18"/>
                <w:szCs w:val="18"/>
              </w:rPr>
              <w:t>2.905273</w:t>
            </w:r>
          </w:p>
        </w:tc>
        <w:tc>
          <w:tcPr>
            <w:tcW w:w="588" w:type="dxa"/>
            <w:tcBorders>
              <w:top w:val="nil"/>
              <w:left w:val="nil"/>
              <w:bottom w:val="single" w:color="auto" w:sz="4" w:space="0"/>
              <w:right w:val="single" w:color="auto" w:sz="4" w:space="0"/>
            </w:tcBorders>
            <w:vAlign w:val="center"/>
          </w:tcPr>
          <w:p w14:paraId="0C0A9FEC">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4C79C62E">
            <w:pPr>
              <w:widowControl/>
              <w:tabs>
                <w:tab w:val="decimal" w:pos="0"/>
              </w:tabs>
              <w:ind w:firstLine="0" w:firstLineChars="0"/>
              <w:jc w:val="center"/>
              <w:rPr>
                <w:kern w:val="0"/>
                <w:sz w:val="18"/>
                <w:szCs w:val="18"/>
              </w:rPr>
            </w:pPr>
            <w:r>
              <w:rPr>
                <w:kern w:val="0"/>
                <w:sz w:val="18"/>
                <w:szCs w:val="18"/>
              </w:rPr>
              <w:t>247</w:t>
            </w:r>
          </w:p>
        </w:tc>
        <w:tc>
          <w:tcPr>
            <w:tcW w:w="1068" w:type="dxa"/>
            <w:tcBorders>
              <w:top w:val="nil"/>
              <w:left w:val="nil"/>
              <w:bottom w:val="single" w:color="auto" w:sz="4" w:space="0"/>
              <w:right w:val="single" w:color="auto" w:sz="4" w:space="0"/>
            </w:tcBorders>
            <w:vAlign w:val="center"/>
          </w:tcPr>
          <w:p w14:paraId="45131DA7">
            <w:pPr>
              <w:widowControl/>
              <w:tabs>
                <w:tab w:val="decimal" w:pos="0"/>
              </w:tabs>
              <w:ind w:firstLine="0" w:firstLineChars="0"/>
              <w:jc w:val="center"/>
              <w:rPr>
                <w:kern w:val="0"/>
                <w:sz w:val="18"/>
                <w:szCs w:val="18"/>
              </w:rPr>
            </w:pPr>
            <w:r>
              <w:rPr>
                <w:kern w:val="0"/>
                <w:sz w:val="18"/>
                <w:szCs w:val="18"/>
              </w:rPr>
              <w:t>6.030273</w:t>
            </w:r>
          </w:p>
        </w:tc>
        <w:tc>
          <w:tcPr>
            <w:tcW w:w="426" w:type="dxa"/>
            <w:tcBorders>
              <w:top w:val="nil"/>
              <w:left w:val="nil"/>
              <w:bottom w:val="single" w:color="auto" w:sz="4" w:space="0"/>
              <w:right w:val="single" w:color="auto" w:sz="4" w:space="0"/>
            </w:tcBorders>
            <w:vAlign w:val="center"/>
          </w:tcPr>
          <w:p w14:paraId="54052EC7">
            <w:pPr>
              <w:widowControl/>
              <w:tabs>
                <w:tab w:val="decimal" w:pos="0"/>
              </w:tabs>
              <w:ind w:firstLine="0" w:firstLineChars="0"/>
              <w:jc w:val="center"/>
              <w:rPr>
                <w:kern w:val="0"/>
                <w:sz w:val="18"/>
                <w:szCs w:val="18"/>
              </w:rPr>
            </w:pPr>
            <w:r>
              <w:rPr>
                <w:kern w:val="0"/>
                <w:sz w:val="18"/>
                <w:szCs w:val="18"/>
              </w:rPr>
              <w:t>7</w:t>
            </w:r>
          </w:p>
        </w:tc>
        <w:tc>
          <w:tcPr>
            <w:tcW w:w="813" w:type="dxa"/>
            <w:tcBorders>
              <w:top w:val="nil"/>
              <w:left w:val="nil"/>
              <w:bottom w:val="single" w:color="auto" w:sz="4" w:space="0"/>
              <w:right w:val="single" w:color="auto" w:sz="4" w:space="0"/>
            </w:tcBorders>
            <w:vAlign w:val="center"/>
          </w:tcPr>
          <w:p w14:paraId="234DBF23">
            <w:pPr>
              <w:widowControl/>
              <w:tabs>
                <w:tab w:val="decimal" w:pos="0"/>
              </w:tabs>
              <w:ind w:firstLine="0" w:firstLineChars="0"/>
              <w:jc w:val="center"/>
              <w:rPr>
                <w:kern w:val="0"/>
                <w:sz w:val="18"/>
                <w:szCs w:val="18"/>
              </w:rPr>
            </w:pPr>
            <w:r>
              <w:rPr>
                <w:kern w:val="0"/>
                <w:sz w:val="18"/>
                <w:szCs w:val="18"/>
              </w:rPr>
              <w:t>375</w:t>
            </w:r>
          </w:p>
        </w:tc>
        <w:tc>
          <w:tcPr>
            <w:tcW w:w="1068" w:type="dxa"/>
            <w:tcBorders>
              <w:top w:val="nil"/>
              <w:left w:val="nil"/>
              <w:bottom w:val="single" w:color="auto" w:sz="4" w:space="0"/>
              <w:right w:val="single" w:color="auto" w:sz="4" w:space="0"/>
            </w:tcBorders>
            <w:vAlign w:val="center"/>
          </w:tcPr>
          <w:p w14:paraId="11AE4626">
            <w:pPr>
              <w:widowControl/>
              <w:tabs>
                <w:tab w:val="decimal" w:pos="0"/>
              </w:tabs>
              <w:ind w:firstLine="0" w:firstLineChars="0"/>
              <w:jc w:val="center"/>
              <w:rPr>
                <w:kern w:val="0"/>
                <w:sz w:val="18"/>
                <w:szCs w:val="18"/>
              </w:rPr>
            </w:pPr>
            <w:r>
              <w:rPr>
                <w:kern w:val="0"/>
                <w:sz w:val="18"/>
                <w:szCs w:val="18"/>
              </w:rPr>
              <w:t>9.155273</w:t>
            </w:r>
          </w:p>
        </w:tc>
        <w:tc>
          <w:tcPr>
            <w:tcW w:w="426" w:type="dxa"/>
            <w:tcBorders>
              <w:top w:val="nil"/>
              <w:left w:val="nil"/>
              <w:bottom w:val="single" w:color="auto" w:sz="4" w:space="0"/>
              <w:right w:val="single" w:color="auto" w:sz="4" w:space="0"/>
            </w:tcBorders>
            <w:vAlign w:val="center"/>
          </w:tcPr>
          <w:p w14:paraId="442981F0">
            <w:pPr>
              <w:widowControl/>
              <w:tabs>
                <w:tab w:val="decimal" w:pos="0"/>
              </w:tabs>
              <w:ind w:firstLine="0" w:firstLineChars="0"/>
              <w:jc w:val="center"/>
              <w:rPr>
                <w:kern w:val="0"/>
                <w:sz w:val="18"/>
                <w:szCs w:val="18"/>
              </w:rPr>
            </w:pPr>
            <w:r>
              <w:rPr>
                <w:kern w:val="0"/>
                <w:sz w:val="18"/>
                <w:szCs w:val="18"/>
              </w:rPr>
              <w:t>5</w:t>
            </w:r>
          </w:p>
        </w:tc>
        <w:tc>
          <w:tcPr>
            <w:tcW w:w="813" w:type="dxa"/>
            <w:tcBorders>
              <w:top w:val="nil"/>
              <w:left w:val="nil"/>
              <w:bottom w:val="single" w:color="auto" w:sz="4" w:space="0"/>
              <w:right w:val="single" w:color="auto" w:sz="4" w:space="0"/>
            </w:tcBorders>
            <w:vAlign w:val="center"/>
          </w:tcPr>
          <w:p w14:paraId="26CD0DE8">
            <w:pPr>
              <w:widowControl/>
              <w:tabs>
                <w:tab w:val="decimal" w:pos="0"/>
              </w:tabs>
              <w:ind w:firstLine="0" w:firstLineChars="0"/>
              <w:jc w:val="center"/>
              <w:rPr>
                <w:kern w:val="0"/>
                <w:sz w:val="18"/>
                <w:szCs w:val="18"/>
              </w:rPr>
            </w:pPr>
            <w:r>
              <w:rPr>
                <w:kern w:val="0"/>
                <w:sz w:val="18"/>
                <w:szCs w:val="18"/>
              </w:rPr>
              <w:t>503</w:t>
            </w:r>
          </w:p>
        </w:tc>
        <w:tc>
          <w:tcPr>
            <w:tcW w:w="1109" w:type="dxa"/>
            <w:tcBorders>
              <w:top w:val="nil"/>
              <w:left w:val="nil"/>
              <w:bottom w:val="single" w:color="auto" w:sz="4" w:space="0"/>
              <w:right w:val="single" w:color="auto" w:sz="4" w:space="0"/>
            </w:tcBorders>
            <w:vAlign w:val="center"/>
          </w:tcPr>
          <w:p w14:paraId="312CC606">
            <w:pPr>
              <w:widowControl/>
              <w:tabs>
                <w:tab w:val="decimal" w:pos="0"/>
              </w:tabs>
              <w:ind w:firstLine="0" w:firstLineChars="0"/>
              <w:jc w:val="center"/>
              <w:rPr>
                <w:kern w:val="0"/>
                <w:sz w:val="18"/>
                <w:szCs w:val="18"/>
              </w:rPr>
            </w:pPr>
            <w:r>
              <w:rPr>
                <w:kern w:val="0"/>
                <w:sz w:val="18"/>
                <w:szCs w:val="18"/>
              </w:rPr>
              <w:t>12.280273</w:t>
            </w:r>
          </w:p>
        </w:tc>
        <w:tc>
          <w:tcPr>
            <w:tcW w:w="426" w:type="dxa"/>
            <w:tcBorders>
              <w:top w:val="nil"/>
              <w:left w:val="nil"/>
              <w:bottom w:val="single" w:color="auto" w:sz="4" w:space="0"/>
              <w:right w:val="single" w:color="auto" w:sz="4" w:space="0"/>
            </w:tcBorders>
            <w:vAlign w:val="center"/>
          </w:tcPr>
          <w:p w14:paraId="10C6A1E8">
            <w:pPr>
              <w:widowControl/>
              <w:tabs>
                <w:tab w:val="decimal" w:pos="0"/>
              </w:tabs>
              <w:ind w:firstLine="0" w:firstLineChars="0"/>
              <w:jc w:val="center"/>
              <w:rPr>
                <w:kern w:val="0"/>
                <w:sz w:val="18"/>
                <w:szCs w:val="18"/>
              </w:rPr>
            </w:pPr>
            <w:r>
              <w:rPr>
                <w:kern w:val="0"/>
                <w:sz w:val="18"/>
                <w:szCs w:val="18"/>
              </w:rPr>
              <w:t>1</w:t>
            </w:r>
          </w:p>
        </w:tc>
      </w:tr>
      <w:tr w14:paraId="4A3B7681">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48DA1472">
            <w:pPr>
              <w:widowControl/>
              <w:tabs>
                <w:tab w:val="decimal" w:pos="0"/>
              </w:tabs>
              <w:ind w:firstLine="0" w:firstLineChars="0"/>
              <w:jc w:val="center"/>
              <w:rPr>
                <w:kern w:val="0"/>
                <w:sz w:val="18"/>
                <w:szCs w:val="18"/>
              </w:rPr>
            </w:pPr>
            <w:r>
              <w:rPr>
                <w:kern w:val="0"/>
                <w:sz w:val="18"/>
                <w:szCs w:val="18"/>
              </w:rPr>
              <w:t>120</w:t>
            </w:r>
          </w:p>
        </w:tc>
        <w:tc>
          <w:tcPr>
            <w:tcW w:w="1068" w:type="dxa"/>
            <w:tcBorders>
              <w:top w:val="nil"/>
              <w:left w:val="nil"/>
              <w:bottom w:val="single" w:color="auto" w:sz="4" w:space="0"/>
              <w:right w:val="single" w:color="auto" w:sz="4" w:space="0"/>
            </w:tcBorders>
            <w:vAlign w:val="center"/>
          </w:tcPr>
          <w:p w14:paraId="31A72658">
            <w:pPr>
              <w:widowControl/>
              <w:tabs>
                <w:tab w:val="decimal" w:pos="0"/>
              </w:tabs>
              <w:ind w:firstLine="0" w:firstLineChars="0"/>
              <w:jc w:val="center"/>
              <w:rPr>
                <w:kern w:val="0"/>
                <w:sz w:val="18"/>
                <w:szCs w:val="18"/>
              </w:rPr>
            </w:pPr>
            <w:r>
              <w:rPr>
                <w:kern w:val="0"/>
                <w:sz w:val="18"/>
                <w:szCs w:val="18"/>
              </w:rPr>
              <w:t>2.929688</w:t>
            </w:r>
          </w:p>
        </w:tc>
        <w:tc>
          <w:tcPr>
            <w:tcW w:w="588" w:type="dxa"/>
            <w:tcBorders>
              <w:top w:val="nil"/>
              <w:left w:val="nil"/>
              <w:bottom w:val="single" w:color="auto" w:sz="4" w:space="0"/>
              <w:right w:val="single" w:color="auto" w:sz="4" w:space="0"/>
            </w:tcBorders>
            <w:vAlign w:val="center"/>
          </w:tcPr>
          <w:p w14:paraId="3653F115">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06A50A2F">
            <w:pPr>
              <w:widowControl/>
              <w:tabs>
                <w:tab w:val="decimal" w:pos="0"/>
              </w:tabs>
              <w:ind w:firstLine="0" w:firstLineChars="0"/>
              <w:jc w:val="center"/>
              <w:rPr>
                <w:kern w:val="0"/>
                <w:sz w:val="18"/>
                <w:szCs w:val="18"/>
              </w:rPr>
            </w:pPr>
            <w:r>
              <w:rPr>
                <w:kern w:val="0"/>
                <w:sz w:val="18"/>
                <w:szCs w:val="18"/>
              </w:rPr>
              <w:t>248</w:t>
            </w:r>
          </w:p>
        </w:tc>
        <w:tc>
          <w:tcPr>
            <w:tcW w:w="1068" w:type="dxa"/>
            <w:tcBorders>
              <w:top w:val="nil"/>
              <w:left w:val="nil"/>
              <w:bottom w:val="single" w:color="auto" w:sz="4" w:space="0"/>
              <w:right w:val="single" w:color="auto" w:sz="4" w:space="0"/>
            </w:tcBorders>
            <w:vAlign w:val="center"/>
          </w:tcPr>
          <w:p w14:paraId="4424DE3F">
            <w:pPr>
              <w:widowControl/>
              <w:tabs>
                <w:tab w:val="decimal" w:pos="0"/>
              </w:tabs>
              <w:ind w:firstLine="0" w:firstLineChars="0"/>
              <w:jc w:val="center"/>
              <w:rPr>
                <w:kern w:val="0"/>
                <w:sz w:val="18"/>
                <w:szCs w:val="18"/>
              </w:rPr>
            </w:pPr>
            <w:r>
              <w:rPr>
                <w:kern w:val="0"/>
                <w:sz w:val="18"/>
                <w:szCs w:val="18"/>
              </w:rPr>
              <w:t>6.054688</w:t>
            </w:r>
          </w:p>
        </w:tc>
        <w:tc>
          <w:tcPr>
            <w:tcW w:w="426" w:type="dxa"/>
            <w:tcBorders>
              <w:top w:val="nil"/>
              <w:left w:val="nil"/>
              <w:bottom w:val="single" w:color="auto" w:sz="4" w:space="0"/>
              <w:right w:val="single" w:color="auto" w:sz="4" w:space="0"/>
            </w:tcBorders>
            <w:vAlign w:val="center"/>
          </w:tcPr>
          <w:p w14:paraId="6CC861DF">
            <w:pPr>
              <w:widowControl/>
              <w:tabs>
                <w:tab w:val="decimal" w:pos="0"/>
              </w:tabs>
              <w:ind w:firstLine="0" w:firstLineChars="0"/>
              <w:jc w:val="center"/>
              <w:rPr>
                <w:kern w:val="0"/>
                <w:sz w:val="18"/>
                <w:szCs w:val="18"/>
              </w:rPr>
            </w:pPr>
            <w:r>
              <w:rPr>
                <w:kern w:val="0"/>
                <w:sz w:val="18"/>
                <w:szCs w:val="18"/>
              </w:rPr>
              <w:t>6</w:t>
            </w:r>
          </w:p>
        </w:tc>
        <w:tc>
          <w:tcPr>
            <w:tcW w:w="813" w:type="dxa"/>
            <w:tcBorders>
              <w:top w:val="nil"/>
              <w:left w:val="nil"/>
              <w:bottom w:val="single" w:color="auto" w:sz="4" w:space="0"/>
              <w:right w:val="single" w:color="auto" w:sz="4" w:space="0"/>
            </w:tcBorders>
            <w:vAlign w:val="center"/>
          </w:tcPr>
          <w:p w14:paraId="302D0222">
            <w:pPr>
              <w:widowControl/>
              <w:tabs>
                <w:tab w:val="decimal" w:pos="0"/>
              </w:tabs>
              <w:ind w:firstLine="0" w:firstLineChars="0"/>
              <w:jc w:val="center"/>
              <w:rPr>
                <w:kern w:val="0"/>
                <w:sz w:val="18"/>
                <w:szCs w:val="18"/>
              </w:rPr>
            </w:pPr>
            <w:r>
              <w:rPr>
                <w:kern w:val="0"/>
                <w:sz w:val="18"/>
                <w:szCs w:val="18"/>
              </w:rPr>
              <w:t>376</w:t>
            </w:r>
          </w:p>
        </w:tc>
        <w:tc>
          <w:tcPr>
            <w:tcW w:w="1068" w:type="dxa"/>
            <w:tcBorders>
              <w:top w:val="nil"/>
              <w:left w:val="nil"/>
              <w:bottom w:val="single" w:color="auto" w:sz="4" w:space="0"/>
              <w:right w:val="single" w:color="auto" w:sz="4" w:space="0"/>
            </w:tcBorders>
            <w:vAlign w:val="center"/>
          </w:tcPr>
          <w:p w14:paraId="2B46F3A9">
            <w:pPr>
              <w:widowControl/>
              <w:tabs>
                <w:tab w:val="decimal" w:pos="0"/>
              </w:tabs>
              <w:ind w:firstLine="0" w:firstLineChars="0"/>
              <w:jc w:val="center"/>
              <w:rPr>
                <w:kern w:val="0"/>
                <w:sz w:val="18"/>
                <w:szCs w:val="18"/>
              </w:rPr>
            </w:pPr>
            <w:r>
              <w:rPr>
                <w:kern w:val="0"/>
                <w:sz w:val="18"/>
                <w:szCs w:val="18"/>
              </w:rPr>
              <w:t>9.179688</w:t>
            </w:r>
          </w:p>
        </w:tc>
        <w:tc>
          <w:tcPr>
            <w:tcW w:w="426" w:type="dxa"/>
            <w:tcBorders>
              <w:top w:val="nil"/>
              <w:left w:val="nil"/>
              <w:bottom w:val="single" w:color="auto" w:sz="4" w:space="0"/>
              <w:right w:val="single" w:color="auto" w:sz="4" w:space="0"/>
            </w:tcBorders>
            <w:vAlign w:val="center"/>
          </w:tcPr>
          <w:p w14:paraId="17D37B43">
            <w:pPr>
              <w:widowControl/>
              <w:tabs>
                <w:tab w:val="decimal" w:pos="0"/>
              </w:tabs>
              <w:ind w:firstLine="0" w:firstLineChars="0"/>
              <w:jc w:val="center"/>
              <w:rPr>
                <w:kern w:val="0"/>
                <w:sz w:val="18"/>
                <w:szCs w:val="18"/>
              </w:rPr>
            </w:pPr>
            <w:r>
              <w:rPr>
                <w:kern w:val="0"/>
                <w:sz w:val="18"/>
                <w:szCs w:val="18"/>
              </w:rPr>
              <w:t>3</w:t>
            </w:r>
          </w:p>
        </w:tc>
        <w:tc>
          <w:tcPr>
            <w:tcW w:w="813" w:type="dxa"/>
            <w:tcBorders>
              <w:top w:val="nil"/>
              <w:left w:val="nil"/>
              <w:bottom w:val="single" w:color="auto" w:sz="4" w:space="0"/>
              <w:right w:val="single" w:color="auto" w:sz="4" w:space="0"/>
            </w:tcBorders>
            <w:vAlign w:val="center"/>
          </w:tcPr>
          <w:p w14:paraId="45EBEE98">
            <w:pPr>
              <w:widowControl/>
              <w:tabs>
                <w:tab w:val="decimal" w:pos="0"/>
              </w:tabs>
              <w:ind w:firstLine="0" w:firstLineChars="0"/>
              <w:jc w:val="center"/>
              <w:rPr>
                <w:kern w:val="0"/>
                <w:sz w:val="18"/>
                <w:szCs w:val="18"/>
              </w:rPr>
            </w:pPr>
            <w:r>
              <w:rPr>
                <w:kern w:val="0"/>
                <w:sz w:val="18"/>
                <w:szCs w:val="18"/>
              </w:rPr>
              <w:t>504</w:t>
            </w:r>
          </w:p>
        </w:tc>
        <w:tc>
          <w:tcPr>
            <w:tcW w:w="1109" w:type="dxa"/>
            <w:tcBorders>
              <w:top w:val="nil"/>
              <w:left w:val="nil"/>
              <w:bottom w:val="single" w:color="auto" w:sz="4" w:space="0"/>
              <w:right w:val="single" w:color="auto" w:sz="4" w:space="0"/>
            </w:tcBorders>
            <w:vAlign w:val="center"/>
          </w:tcPr>
          <w:p w14:paraId="620C3F09">
            <w:pPr>
              <w:widowControl/>
              <w:tabs>
                <w:tab w:val="decimal" w:pos="0"/>
              </w:tabs>
              <w:ind w:firstLine="0" w:firstLineChars="0"/>
              <w:jc w:val="center"/>
              <w:rPr>
                <w:kern w:val="0"/>
                <w:sz w:val="18"/>
                <w:szCs w:val="18"/>
              </w:rPr>
            </w:pPr>
            <w:r>
              <w:rPr>
                <w:kern w:val="0"/>
                <w:sz w:val="18"/>
                <w:szCs w:val="18"/>
              </w:rPr>
              <w:t>12.304688</w:t>
            </w:r>
          </w:p>
        </w:tc>
        <w:tc>
          <w:tcPr>
            <w:tcW w:w="426" w:type="dxa"/>
            <w:tcBorders>
              <w:top w:val="nil"/>
              <w:left w:val="nil"/>
              <w:bottom w:val="single" w:color="auto" w:sz="4" w:space="0"/>
              <w:right w:val="single" w:color="auto" w:sz="4" w:space="0"/>
            </w:tcBorders>
            <w:vAlign w:val="center"/>
          </w:tcPr>
          <w:p w14:paraId="7D26C937">
            <w:pPr>
              <w:widowControl/>
              <w:tabs>
                <w:tab w:val="decimal" w:pos="0"/>
              </w:tabs>
              <w:ind w:firstLine="0" w:firstLineChars="0"/>
              <w:jc w:val="center"/>
              <w:rPr>
                <w:kern w:val="0"/>
                <w:sz w:val="18"/>
                <w:szCs w:val="18"/>
              </w:rPr>
            </w:pPr>
            <w:r>
              <w:rPr>
                <w:kern w:val="0"/>
                <w:sz w:val="18"/>
                <w:szCs w:val="18"/>
              </w:rPr>
              <w:t>6</w:t>
            </w:r>
          </w:p>
        </w:tc>
      </w:tr>
      <w:tr w14:paraId="1198D523">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61AC63F0">
            <w:pPr>
              <w:widowControl/>
              <w:tabs>
                <w:tab w:val="decimal" w:pos="0"/>
              </w:tabs>
              <w:ind w:firstLine="0" w:firstLineChars="0"/>
              <w:jc w:val="center"/>
              <w:rPr>
                <w:kern w:val="0"/>
                <w:sz w:val="18"/>
                <w:szCs w:val="18"/>
              </w:rPr>
            </w:pPr>
            <w:r>
              <w:rPr>
                <w:kern w:val="0"/>
                <w:sz w:val="18"/>
                <w:szCs w:val="18"/>
              </w:rPr>
              <w:t>121</w:t>
            </w:r>
          </w:p>
        </w:tc>
        <w:tc>
          <w:tcPr>
            <w:tcW w:w="1068" w:type="dxa"/>
            <w:tcBorders>
              <w:top w:val="nil"/>
              <w:left w:val="nil"/>
              <w:bottom w:val="single" w:color="auto" w:sz="4" w:space="0"/>
              <w:right w:val="single" w:color="auto" w:sz="4" w:space="0"/>
            </w:tcBorders>
            <w:vAlign w:val="center"/>
          </w:tcPr>
          <w:p w14:paraId="0840522A">
            <w:pPr>
              <w:widowControl/>
              <w:tabs>
                <w:tab w:val="decimal" w:pos="0"/>
              </w:tabs>
              <w:ind w:firstLine="0" w:firstLineChars="0"/>
              <w:jc w:val="center"/>
              <w:rPr>
                <w:kern w:val="0"/>
                <w:sz w:val="18"/>
                <w:szCs w:val="18"/>
              </w:rPr>
            </w:pPr>
            <w:r>
              <w:rPr>
                <w:kern w:val="0"/>
                <w:sz w:val="18"/>
                <w:szCs w:val="18"/>
              </w:rPr>
              <w:t>2.954102</w:t>
            </w:r>
          </w:p>
        </w:tc>
        <w:tc>
          <w:tcPr>
            <w:tcW w:w="588" w:type="dxa"/>
            <w:tcBorders>
              <w:top w:val="nil"/>
              <w:left w:val="nil"/>
              <w:bottom w:val="single" w:color="auto" w:sz="4" w:space="0"/>
              <w:right w:val="single" w:color="auto" w:sz="4" w:space="0"/>
            </w:tcBorders>
            <w:vAlign w:val="center"/>
          </w:tcPr>
          <w:p w14:paraId="679B0512">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2D538EC6">
            <w:pPr>
              <w:widowControl/>
              <w:tabs>
                <w:tab w:val="decimal" w:pos="0"/>
              </w:tabs>
              <w:ind w:firstLine="0" w:firstLineChars="0"/>
              <w:jc w:val="center"/>
              <w:rPr>
                <w:kern w:val="0"/>
                <w:sz w:val="18"/>
                <w:szCs w:val="18"/>
              </w:rPr>
            </w:pPr>
            <w:r>
              <w:rPr>
                <w:kern w:val="0"/>
                <w:sz w:val="18"/>
                <w:szCs w:val="18"/>
              </w:rPr>
              <w:t>249</w:t>
            </w:r>
          </w:p>
        </w:tc>
        <w:tc>
          <w:tcPr>
            <w:tcW w:w="1068" w:type="dxa"/>
            <w:tcBorders>
              <w:top w:val="nil"/>
              <w:left w:val="nil"/>
              <w:bottom w:val="single" w:color="auto" w:sz="4" w:space="0"/>
              <w:right w:val="single" w:color="auto" w:sz="4" w:space="0"/>
            </w:tcBorders>
            <w:vAlign w:val="center"/>
          </w:tcPr>
          <w:p w14:paraId="2994DB91">
            <w:pPr>
              <w:widowControl/>
              <w:tabs>
                <w:tab w:val="decimal" w:pos="0"/>
              </w:tabs>
              <w:ind w:firstLine="0" w:firstLineChars="0"/>
              <w:jc w:val="center"/>
              <w:rPr>
                <w:kern w:val="0"/>
                <w:sz w:val="18"/>
                <w:szCs w:val="18"/>
              </w:rPr>
            </w:pPr>
            <w:r>
              <w:rPr>
                <w:kern w:val="0"/>
                <w:sz w:val="18"/>
                <w:szCs w:val="18"/>
              </w:rPr>
              <w:t>6.079102</w:t>
            </w:r>
          </w:p>
        </w:tc>
        <w:tc>
          <w:tcPr>
            <w:tcW w:w="426" w:type="dxa"/>
            <w:tcBorders>
              <w:top w:val="nil"/>
              <w:left w:val="nil"/>
              <w:bottom w:val="single" w:color="auto" w:sz="4" w:space="0"/>
              <w:right w:val="single" w:color="auto" w:sz="4" w:space="0"/>
            </w:tcBorders>
            <w:vAlign w:val="center"/>
          </w:tcPr>
          <w:p w14:paraId="66A9F0B8">
            <w:pPr>
              <w:widowControl/>
              <w:tabs>
                <w:tab w:val="decimal" w:pos="0"/>
              </w:tabs>
              <w:ind w:firstLine="0" w:firstLineChars="0"/>
              <w:jc w:val="center"/>
              <w:rPr>
                <w:kern w:val="0"/>
                <w:sz w:val="18"/>
                <w:szCs w:val="18"/>
              </w:rPr>
            </w:pPr>
            <w:r>
              <w:rPr>
                <w:kern w:val="0"/>
                <w:sz w:val="18"/>
                <w:szCs w:val="18"/>
              </w:rPr>
              <w:t>5</w:t>
            </w:r>
          </w:p>
        </w:tc>
        <w:tc>
          <w:tcPr>
            <w:tcW w:w="813" w:type="dxa"/>
            <w:tcBorders>
              <w:top w:val="nil"/>
              <w:left w:val="nil"/>
              <w:bottom w:val="single" w:color="auto" w:sz="4" w:space="0"/>
              <w:right w:val="single" w:color="auto" w:sz="4" w:space="0"/>
            </w:tcBorders>
            <w:vAlign w:val="center"/>
          </w:tcPr>
          <w:p w14:paraId="2D6C6E28">
            <w:pPr>
              <w:widowControl/>
              <w:tabs>
                <w:tab w:val="decimal" w:pos="0"/>
              </w:tabs>
              <w:ind w:firstLine="0" w:firstLineChars="0"/>
              <w:jc w:val="center"/>
              <w:rPr>
                <w:kern w:val="0"/>
                <w:sz w:val="18"/>
                <w:szCs w:val="18"/>
              </w:rPr>
            </w:pPr>
            <w:r>
              <w:rPr>
                <w:kern w:val="0"/>
                <w:sz w:val="18"/>
                <w:szCs w:val="18"/>
              </w:rPr>
              <w:t>377</w:t>
            </w:r>
          </w:p>
        </w:tc>
        <w:tc>
          <w:tcPr>
            <w:tcW w:w="1068" w:type="dxa"/>
            <w:tcBorders>
              <w:top w:val="nil"/>
              <w:left w:val="nil"/>
              <w:bottom w:val="single" w:color="auto" w:sz="4" w:space="0"/>
              <w:right w:val="single" w:color="auto" w:sz="4" w:space="0"/>
            </w:tcBorders>
            <w:vAlign w:val="center"/>
          </w:tcPr>
          <w:p w14:paraId="324D41AB">
            <w:pPr>
              <w:widowControl/>
              <w:tabs>
                <w:tab w:val="decimal" w:pos="0"/>
              </w:tabs>
              <w:ind w:firstLine="0" w:firstLineChars="0"/>
              <w:jc w:val="center"/>
              <w:rPr>
                <w:kern w:val="0"/>
                <w:sz w:val="18"/>
                <w:szCs w:val="18"/>
              </w:rPr>
            </w:pPr>
            <w:r>
              <w:rPr>
                <w:kern w:val="0"/>
                <w:sz w:val="18"/>
                <w:szCs w:val="18"/>
              </w:rPr>
              <w:t>9.204102</w:t>
            </w:r>
          </w:p>
        </w:tc>
        <w:tc>
          <w:tcPr>
            <w:tcW w:w="426" w:type="dxa"/>
            <w:tcBorders>
              <w:top w:val="nil"/>
              <w:left w:val="nil"/>
              <w:bottom w:val="single" w:color="auto" w:sz="4" w:space="0"/>
              <w:right w:val="single" w:color="auto" w:sz="4" w:space="0"/>
            </w:tcBorders>
            <w:vAlign w:val="center"/>
          </w:tcPr>
          <w:p w14:paraId="01777FDA">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253BE2A1">
            <w:pPr>
              <w:widowControl/>
              <w:tabs>
                <w:tab w:val="decimal" w:pos="0"/>
              </w:tabs>
              <w:ind w:firstLine="0" w:firstLineChars="0"/>
              <w:jc w:val="center"/>
              <w:rPr>
                <w:kern w:val="0"/>
                <w:sz w:val="18"/>
                <w:szCs w:val="18"/>
              </w:rPr>
            </w:pPr>
            <w:r>
              <w:rPr>
                <w:kern w:val="0"/>
                <w:sz w:val="18"/>
                <w:szCs w:val="18"/>
              </w:rPr>
              <w:t>505</w:t>
            </w:r>
          </w:p>
        </w:tc>
        <w:tc>
          <w:tcPr>
            <w:tcW w:w="1109" w:type="dxa"/>
            <w:tcBorders>
              <w:top w:val="nil"/>
              <w:left w:val="nil"/>
              <w:bottom w:val="single" w:color="auto" w:sz="4" w:space="0"/>
              <w:right w:val="single" w:color="auto" w:sz="4" w:space="0"/>
            </w:tcBorders>
            <w:vAlign w:val="center"/>
          </w:tcPr>
          <w:p w14:paraId="30462B2C">
            <w:pPr>
              <w:widowControl/>
              <w:tabs>
                <w:tab w:val="decimal" w:pos="0"/>
              </w:tabs>
              <w:ind w:firstLine="0" w:firstLineChars="0"/>
              <w:jc w:val="center"/>
              <w:rPr>
                <w:kern w:val="0"/>
                <w:sz w:val="18"/>
                <w:szCs w:val="18"/>
              </w:rPr>
            </w:pPr>
            <w:r>
              <w:rPr>
                <w:kern w:val="0"/>
                <w:sz w:val="18"/>
                <w:szCs w:val="18"/>
              </w:rPr>
              <w:t>12.329102</w:t>
            </w:r>
          </w:p>
        </w:tc>
        <w:tc>
          <w:tcPr>
            <w:tcW w:w="426" w:type="dxa"/>
            <w:tcBorders>
              <w:top w:val="nil"/>
              <w:left w:val="nil"/>
              <w:bottom w:val="single" w:color="auto" w:sz="4" w:space="0"/>
              <w:right w:val="single" w:color="auto" w:sz="4" w:space="0"/>
            </w:tcBorders>
            <w:vAlign w:val="center"/>
          </w:tcPr>
          <w:p w14:paraId="6D8EF992">
            <w:pPr>
              <w:widowControl/>
              <w:tabs>
                <w:tab w:val="decimal" w:pos="0"/>
              </w:tabs>
              <w:ind w:firstLine="0" w:firstLineChars="0"/>
              <w:jc w:val="center"/>
              <w:rPr>
                <w:kern w:val="0"/>
                <w:sz w:val="18"/>
                <w:szCs w:val="18"/>
              </w:rPr>
            </w:pPr>
            <w:r>
              <w:rPr>
                <w:kern w:val="0"/>
                <w:sz w:val="18"/>
                <w:szCs w:val="18"/>
              </w:rPr>
              <w:t>3</w:t>
            </w:r>
          </w:p>
        </w:tc>
      </w:tr>
      <w:tr w14:paraId="5B9B7D4A">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75F4EEE0">
            <w:pPr>
              <w:widowControl/>
              <w:tabs>
                <w:tab w:val="decimal" w:pos="0"/>
              </w:tabs>
              <w:ind w:firstLine="0" w:firstLineChars="0"/>
              <w:jc w:val="center"/>
              <w:rPr>
                <w:kern w:val="0"/>
                <w:sz w:val="18"/>
                <w:szCs w:val="18"/>
              </w:rPr>
            </w:pPr>
            <w:r>
              <w:rPr>
                <w:kern w:val="0"/>
                <w:sz w:val="18"/>
                <w:szCs w:val="18"/>
              </w:rPr>
              <w:t>122</w:t>
            </w:r>
          </w:p>
        </w:tc>
        <w:tc>
          <w:tcPr>
            <w:tcW w:w="1068" w:type="dxa"/>
            <w:tcBorders>
              <w:top w:val="nil"/>
              <w:left w:val="nil"/>
              <w:bottom w:val="single" w:color="auto" w:sz="4" w:space="0"/>
              <w:right w:val="single" w:color="auto" w:sz="4" w:space="0"/>
            </w:tcBorders>
            <w:vAlign w:val="center"/>
          </w:tcPr>
          <w:p w14:paraId="19B2369E">
            <w:pPr>
              <w:widowControl/>
              <w:tabs>
                <w:tab w:val="decimal" w:pos="0"/>
              </w:tabs>
              <w:ind w:firstLine="0" w:firstLineChars="0"/>
              <w:jc w:val="center"/>
              <w:rPr>
                <w:kern w:val="0"/>
                <w:sz w:val="18"/>
                <w:szCs w:val="18"/>
              </w:rPr>
            </w:pPr>
            <w:r>
              <w:rPr>
                <w:kern w:val="0"/>
                <w:sz w:val="18"/>
                <w:szCs w:val="18"/>
              </w:rPr>
              <w:t>2.978516</w:t>
            </w:r>
          </w:p>
        </w:tc>
        <w:tc>
          <w:tcPr>
            <w:tcW w:w="588" w:type="dxa"/>
            <w:tcBorders>
              <w:top w:val="nil"/>
              <w:left w:val="nil"/>
              <w:bottom w:val="single" w:color="auto" w:sz="4" w:space="0"/>
              <w:right w:val="single" w:color="auto" w:sz="4" w:space="0"/>
            </w:tcBorders>
            <w:vAlign w:val="center"/>
          </w:tcPr>
          <w:p w14:paraId="202F5BB6">
            <w:pPr>
              <w:widowControl/>
              <w:tabs>
                <w:tab w:val="decimal" w:pos="0"/>
              </w:tabs>
              <w:ind w:firstLine="0" w:firstLineChars="0"/>
              <w:jc w:val="center"/>
              <w:rPr>
                <w:kern w:val="0"/>
                <w:sz w:val="18"/>
                <w:szCs w:val="18"/>
              </w:rPr>
            </w:pPr>
            <w:r>
              <w:rPr>
                <w:kern w:val="0"/>
                <w:sz w:val="18"/>
                <w:szCs w:val="18"/>
              </w:rPr>
              <w:t>7</w:t>
            </w:r>
          </w:p>
        </w:tc>
        <w:tc>
          <w:tcPr>
            <w:tcW w:w="813" w:type="dxa"/>
            <w:tcBorders>
              <w:top w:val="nil"/>
              <w:left w:val="nil"/>
              <w:bottom w:val="single" w:color="auto" w:sz="4" w:space="0"/>
              <w:right w:val="single" w:color="auto" w:sz="4" w:space="0"/>
            </w:tcBorders>
            <w:vAlign w:val="center"/>
          </w:tcPr>
          <w:p w14:paraId="7DCC818B">
            <w:pPr>
              <w:widowControl/>
              <w:tabs>
                <w:tab w:val="decimal" w:pos="0"/>
              </w:tabs>
              <w:ind w:firstLine="0" w:firstLineChars="0"/>
              <w:jc w:val="center"/>
              <w:rPr>
                <w:kern w:val="0"/>
                <w:sz w:val="18"/>
                <w:szCs w:val="18"/>
              </w:rPr>
            </w:pPr>
            <w:r>
              <w:rPr>
                <w:kern w:val="0"/>
                <w:sz w:val="18"/>
                <w:szCs w:val="18"/>
              </w:rPr>
              <w:t>250</w:t>
            </w:r>
          </w:p>
        </w:tc>
        <w:tc>
          <w:tcPr>
            <w:tcW w:w="1068" w:type="dxa"/>
            <w:tcBorders>
              <w:top w:val="nil"/>
              <w:left w:val="nil"/>
              <w:bottom w:val="single" w:color="auto" w:sz="4" w:space="0"/>
              <w:right w:val="single" w:color="auto" w:sz="4" w:space="0"/>
            </w:tcBorders>
            <w:vAlign w:val="center"/>
          </w:tcPr>
          <w:p w14:paraId="312D2868">
            <w:pPr>
              <w:widowControl/>
              <w:tabs>
                <w:tab w:val="decimal" w:pos="0"/>
              </w:tabs>
              <w:ind w:firstLine="0" w:firstLineChars="0"/>
              <w:jc w:val="center"/>
              <w:rPr>
                <w:kern w:val="0"/>
                <w:sz w:val="18"/>
                <w:szCs w:val="18"/>
              </w:rPr>
            </w:pPr>
            <w:r>
              <w:rPr>
                <w:kern w:val="0"/>
                <w:sz w:val="18"/>
                <w:szCs w:val="18"/>
              </w:rPr>
              <w:t>6.103516</w:t>
            </w:r>
          </w:p>
        </w:tc>
        <w:tc>
          <w:tcPr>
            <w:tcW w:w="426" w:type="dxa"/>
            <w:tcBorders>
              <w:top w:val="nil"/>
              <w:left w:val="nil"/>
              <w:bottom w:val="single" w:color="auto" w:sz="4" w:space="0"/>
              <w:right w:val="single" w:color="auto" w:sz="4" w:space="0"/>
            </w:tcBorders>
            <w:vAlign w:val="center"/>
          </w:tcPr>
          <w:p w14:paraId="691D32F4">
            <w:pPr>
              <w:widowControl/>
              <w:tabs>
                <w:tab w:val="decimal" w:pos="0"/>
              </w:tabs>
              <w:ind w:firstLine="0" w:firstLineChars="0"/>
              <w:jc w:val="center"/>
              <w:rPr>
                <w:kern w:val="0"/>
                <w:sz w:val="18"/>
                <w:szCs w:val="18"/>
              </w:rPr>
            </w:pPr>
            <w:r>
              <w:rPr>
                <w:kern w:val="0"/>
                <w:sz w:val="18"/>
                <w:szCs w:val="18"/>
              </w:rPr>
              <w:t>4</w:t>
            </w:r>
          </w:p>
        </w:tc>
        <w:tc>
          <w:tcPr>
            <w:tcW w:w="813" w:type="dxa"/>
            <w:tcBorders>
              <w:top w:val="nil"/>
              <w:left w:val="nil"/>
              <w:bottom w:val="single" w:color="auto" w:sz="4" w:space="0"/>
              <w:right w:val="single" w:color="auto" w:sz="4" w:space="0"/>
            </w:tcBorders>
            <w:vAlign w:val="center"/>
          </w:tcPr>
          <w:p w14:paraId="16920AF9">
            <w:pPr>
              <w:widowControl/>
              <w:tabs>
                <w:tab w:val="decimal" w:pos="0"/>
              </w:tabs>
              <w:ind w:firstLine="0" w:firstLineChars="0"/>
              <w:jc w:val="center"/>
              <w:rPr>
                <w:kern w:val="0"/>
                <w:sz w:val="18"/>
                <w:szCs w:val="18"/>
              </w:rPr>
            </w:pPr>
            <w:r>
              <w:rPr>
                <w:kern w:val="0"/>
                <w:sz w:val="18"/>
                <w:szCs w:val="18"/>
              </w:rPr>
              <w:t>378</w:t>
            </w:r>
          </w:p>
        </w:tc>
        <w:tc>
          <w:tcPr>
            <w:tcW w:w="1068" w:type="dxa"/>
            <w:tcBorders>
              <w:top w:val="nil"/>
              <w:left w:val="nil"/>
              <w:bottom w:val="single" w:color="auto" w:sz="4" w:space="0"/>
              <w:right w:val="single" w:color="auto" w:sz="4" w:space="0"/>
            </w:tcBorders>
            <w:vAlign w:val="center"/>
          </w:tcPr>
          <w:p w14:paraId="4C67F032">
            <w:pPr>
              <w:widowControl/>
              <w:tabs>
                <w:tab w:val="decimal" w:pos="0"/>
              </w:tabs>
              <w:ind w:firstLine="0" w:firstLineChars="0"/>
              <w:jc w:val="center"/>
              <w:rPr>
                <w:kern w:val="0"/>
                <w:sz w:val="18"/>
                <w:szCs w:val="18"/>
              </w:rPr>
            </w:pPr>
            <w:r>
              <w:rPr>
                <w:kern w:val="0"/>
                <w:sz w:val="18"/>
                <w:szCs w:val="18"/>
              </w:rPr>
              <w:t>9.228516</w:t>
            </w:r>
          </w:p>
        </w:tc>
        <w:tc>
          <w:tcPr>
            <w:tcW w:w="426" w:type="dxa"/>
            <w:tcBorders>
              <w:top w:val="nil"/>
              <w:left w:val="nil"/>
              <w:bottom w:val="single" w:color="auto" w:sz="4" w:space="0"/>
              <w:right w:val="single" w:color="auto" w:sz="4" w:space="0"/>
            </w:tcBorders>
            <w:vAlign w:val="center"/>
          </w:tcPr>
          <w:p w14:paraId="74D3AF38">
            <w:pPr>
              <w:widowControl/>
              <w:tabs>
                <w:tab w:val="decimal" w:pos="0"/>
              </w:tabs>
              <w:ind w:firstLine="0" w:firstLineChars="0"/>
              <w:jc w:val="center"/>
              <w:rPr>
                <w:kern w:val="0"/>
                <w:sz w:val="18"/>
                <w:szCs w:val="18"/>
              </w:rPr>
            </w:pPr>
            <w:r>
              <w:rPr>
                <w:kern w:val="0"/>
                <w:sz w:val="18"/>
                <w:szCs w:val="18"/>
              </w:rPr>
              <w:t>6</w:t>
            </w:r>
          </w:p>
        </w:tc>
        <w:tc>
          <w:tcPr>
            <w:tcW w:w="813" w:type="dxa"/>
            <w:tcBorders>
              <w:top w:val="nil"/>
              <w:left w:val="nil"/>
              <w:bottom w:val="single" w:color="auto" w:sz="4" w:space="0"/>
              <w:right w:val="single" w:color="auto" w:sz="4" w:space="0"/>
            </w:tcBorders>
            <w:vAlign w:val="center"/>
          </w:tcPr>
          <w:p w14:paraId="57A90452">
            <w:pPr>
              <w:widowControl/>
              <w:tabs>
                <w:tab w:val="decimal" w:pos="0"/>
              </w:tabs>
              <w:ind w:firstLine="0" w:firstLineChars="0"/>
              <w:jc w:val="center"/>
              <w:rPr>
                <w:kern w:val="0"/>
                <w:sz w:val="18"/>
                <w:szCs w:val="18"/>
              </w:rPr>
            </w:pPr>
            <w:r>
              <w:rPr>
                <w:kern w:val="0"/>
                <w:sz w:val="18"/>
                <w:szCs w:val="18"/>
              </w:rPr>
              <w:t>506</w:t>
            </w:r>
          </w:p>
        </w:tc>
        <w:tc>
          <w:tcPr>
            <w:tcW w:w="1109" w:type="dxa"/>
            <w:tcBorders>
              <w:top w:val="nil"/>
              <w:left w:val="nil"/>
              <w:bottom w:val="single" w:color="auto" w:sz="4" w:space="0"/>
              <w:right w:val="single" w:color="auto" w:sz="4" w:space="0"/>
            </w:tcBorders>
            <w:vAlign w:val="center"/>
          </w:tcPr>
          <w:p w14:paraId="1AC12990">
            <w:pPr>
              <w:widowControl/>
              <w:tabs>
                <w:tab w:val="decimal" w:pos="0"/>
              </w:tabs>
              <w:ind w:firstLine="0" w:firstLineChars="0"/>
              <w:jc w:val="center"/>
              <w:rPr>
                <w:kern w:val="0"/>
                <w:sz w:val="18"/>
                <w:szCs w:val="18"/>
              </w:rPr>
            </w:pPr>
            <w:r>
              <w:rPr>
                <w:kern w:val="0"/>
                <w:sz w:val="18"/>
                <w:szCs w:val="18"/>
              </w:rPr>
              <w:t>12.353516</w:t>
            </w:r>
          </w:p>
        </w:tc>
        <w:tc>
          <w:tcPr>
            <w:tcW w:w="426" w:type="dxa"/>
            <w:tcBorders>
              <w:top w:val="nil"/>
              <w:left w:val="nil"/>
              <w:bottom w:val="single" w:color="auto" w:sz="4" w:space="0"/>
              <w:right w:val="single" w:color="auto" w:sz="4" w:space="0"/>
            </w:tcBorders>
            <w:vAlign w:val="center"/>
          </w:tcPr>
          <w:p w14:paraId="1CAE5274">
            <w:pPr>
              <w:widowControl/>
              <w:tabs>
                <w:tab w:val="decimal" w:pos="0"/>
              </w:tabs>
              <w:ind w:firstLine="0" w:firstLineChars="0"/>
              <w:jc w:val="center"/>
              <w:rPr>
                <w:kern w:val="0"/>
                <w:sz w:val="18"/>
                <w:szCs w:val="18"/>
              </w:rPr>
            </w:pPr>
            <w:r>
              <w:rPr>
                <w:kern w:val="0"/>
                <w:sz w:val="18"/>
                <w:szCs w:val="18"/>
              </w:rPr>
              <w:t>0</w:t>
            </w:r>
          </w:p>
        </w:tc>
      </w:tr>
      <w:tr w14:paraId="7A4CA3BC">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1315FE7B">
            <w:pPr>
              <w:widowControl/>
              <w:tabs>
                <w:tab w:val="decimal" w:pos="0"/>
              </w:tabs>
              <w:ind w:firstLine="0" w:firstLineChars="0"/>
              <w:jc w:val="center"/>
              <w:rPr>
                <w:kern w:val="0"/>
                <w:sz w:val="18"/>
                <w:szCs w:val="18"/>
              </w:rPr>
            </w:pPr>
            <w:r>
              <w:rPr>
                <w:kern w:val="0"/>
                <w:sz w:val="18"/>
                <w:szCs w:val="18"/>
              </w:rPr>
              <w:t>123</w:t>
            </w:r>
          </w:p>
        </w:tc>
        <w:tc>
          <w:tcPr>
            <w:tcW w:w="1068" w:type="dxa"/>
            <w:tcBorders>
              <w:top w:val="nil"/>
              <w:left w:val="nil"/>
              <w:bottom w:val="single" w:color="auto" w:sz="4" w:space="0"/>
              <w:right w:val="single" w:color="auto" w:sz="4" w:space="0"/>
            </w:tcBorders>
            <w:vAlign w:val="center"/>
          </w:tcPr>
          <w:p w14:paraId="643253D2">
            <w:pPr>
              <w:widowControl/>
              <w:tabs>
                <w:tab w:val="decimal" w:pos="0"/>
              </w:tabs>
              <w:ind w:firstLine="0" w:firstLineChars="0"/>
              <w:jc w:val="center"/>
              <w:rPr>
                <w:kern w:val="0"/>
                <w:sz w:val="18"/>
                <w:szCs w:val="18"/>
              </w:rPr>
            </w:pPr>
            <w:r>
              <w:rPr>
                <w:kern w:val="0"/>
                <w:sz w:val="18"/>
                <w:szCs w:val="18"/>
              </w:rPr>
              <w:t>3.002930</w:t>
            </w:r>
          </w:p>
        </w:tc>
        <w:tc>
          <w:tcPr>
            <w:tcW w:w="588" w:type="dxa"/>
            <w:tcBorders>
              <w:top w:val="nil"/>
              <w:left w:val="nil"/>
              <w:bottom w:val="single" w:color="auto" w:sz="4" w:space="0"/>
              <w:right w:val="single" w:color="auto" w:sz="4" w:space="0"/>
            </w:tcBorders>
            <w:vAlign w:val="center"/>
          </w:tcPr>
          <w:p w14:paraId="0C3C2720">
            <w:pPr>
              <w:widowControl/>
              <w:tabs>
                <w:tab w:val="decimal" w:pos="0"/>
              </w:tabs>
              <w:ind w:firstLine="0" w:firstLineChars="0"/>
              <w:jc w:val="center"/>
              <w:rPr>
                <w:kern w:val="0"/>
                <w:sz w:val="18"/>
                <w:szCs w:val="18"/>
              </w:rPr>
            </w:pPr>
            <w:r>
              <w:rPr>
                <w:kern w:val="0"/>
                <w:sz w:val="18"/>
                <w:szCs w:val="18"/>
              </w:rPr>
              <w:t>7</w:t>
            </w:r>
          </w:p>
        </w:tc>
        <w:tc>
          <w:tcPr>
            <w:tcW w:w="813" w:type="dxa"/>
            <w:tcBorders>
              <w:top w:val="nil"/>
              <w:left w:val="nil"/>
              <w:bottom w:val="single" w:color="auto" w:sz="4" w:space="0"/>
              <w:right w:val="single" w:color="auto" w:sz="4" w:space="0"/>
            </w:tcBorders>
            <w:vAlign w:val="center"/>
          </w:tcPr>
          <w:p w14:paraId="70A8E44D">
            <w:pPr>
              <w:widowControl/>
              <w:tabs>
                <w:tab w:val="decimal" w:pos="0"/>
              </w:tabs>
              <w:ind w:firstLine="0" w:firstLineChars="0"/>
              <w:jc w:val="center"/>
              <w:rPr>
                <w:kern w:val="0"/>
                <w:sz w:val="18"/>
                <w:szCs w:val="18"/>
              </w:rPr>
            </w:pPr>
            <w:r>
              <w:rPr>
                <w:kern w:val="0"/>
                <w:sz w:val="18"/>
                <w:szCs w:val="18"/>
              </w:rPr>
              <w:t>251</w:t>
            </w:r>
          </w:p>
        </w:tc>
        <w:tc>
          <w:tcPr>
            <w:tcW w:w="1068" w:type="dxa"/>
            <w:tcBorders>
              <w:top w:val="nil"/>
              <w:left w:val="nil"/>
              <w:bottom w:val="single" w:color="auto" w:sz="4" w:space="0"/>
              <w:right w:val="single" w:color="auto" w:sz="4" w:space="0"/>
            </w:tcBorders>
            <w:vAlign w:val="center"/>
          </w:tcPr>
          <w:p w14:paraId="57A890F7">
            <w:pPr>
              <w:widowControl/>
              <w:tabs>
                <w:tab w:val="decimal" w:pos="0"/>
              </w:tabs>
              <w:ind w:firstLine="0" w:firstLineChars="0"/>
              <w:jc w:val="center"/>
              <w:rPr>
                <w:kern w:val="0"/>
                <w:sz w:val="18"/>
                <w:szCs w:val="18"/>
              </w:rPr>
            </w:pPr>
            <w:r>
              <w:rPr>
                <w:kern w:val="0"/>
                <w:sz w:val="18"/>
                <w:szCs w:val="18"/>
              </w:rPr>
              <w:t>6.127930</w:t>
            </w:r>
          </w:p>
        </w:tc>
        <w:tc>
          <w:tcPr>
            <w:tcW w:w="426" w:type="dxa"/>
            <w:tcBorders>
              <w:top w:val="nil"/>
              <w:left w:val="nil"/>
              <w:bottom w:val="single" w:color="auto" w:sz="4" w:space="0"/>
              <w:right w:val="single" w:color="auto" w:sz="4" w:space="0"/>
            </w:tcBorders>
            <w:vAlign w:val="center"/>
          </w:tcPr>
          <w:p w14:paraId="1A0C2603">
            <w:pPr>
              <w:widowControl/>
              <w:tabs>
                <w:tab w:val="decimal" w:pos="0"/>
              </w:tabs>
              <w:ind w:firstLine="0" w:firstLineChars="0"/>
              <w:jc w:val="center"/>
              <w:rPr>
                <w:kern w:val="0"/>
                <w:sz w:val="18"/>
                <w:szCs w:val="18"/>
              </w:rPr>
            </w:pPr>
            <w:r>
              <w:rPr>
                <w:kern w:val="0"/>
                <w:sz w:val="18"/>
                <w:szCs w:val="18"/>
              </w:rPr>
              <w:t>2</w:t>
            </w:r>
          </w:p>
        </w:tc>
        <w:tc>
          <w:tcPr>
            <w:tcW w:w="813" w:type="dxa"/>
            <w:tcBorders>
              <w:top w:val="nil"/>
              <w:left w:val="nil"/>
              <w:bottom w:val="single" w:color="auto" w:sz="4" w:space="0"/>
              <w:right w:val="single" w:color="auto" w:sz="4" w:space="0"/>
            </w:tcBorders>
            <w:vAlign w:val="center"/>
          </w:tcPr>
          <w:p w14:paraId="609E2461">
            <w:pPr>
              <w:widowControl/>
              <w:tabs>
                <w:tab w:val="decimal" w:pos="0"/>
              </w:tabs>
              <w:ind w:firstLine="0" w:firstLineChars="0"/>
              <w:jc w:val="center"/>
              <w:rPr>
                <w:kern w:val="0"/>
                <w:sz w:val="18"/>
                <w:szCs w:val="18"/>
              </w:rPr>
            </w:pPr>
            <w:r>
              <w:rPr>
                <w:kern w:val="0"/>
                <w:sz w:val="18"/>
                <w:szCs w:val="18"/>
              </w:rPr>
              <w:t>379</w:t>
            </w:r>
          </w:p>
        </w:tc>
        <w:tc>
          <w:tcPr>
            <w:tcW w:w="1068" w:type="dxa"/>
            <w:tcBorders>
              <w:top w:val="nil"/>
              <w:left w:val="nil"/>
              <w:bottom w:val="single" w:color="auto" w:sz="4" w:space="0"/>
              <w:right w:val="single" w:color="auto" w:sz="4" w:space="0"/>
            </w:tcBorders>
            <w:vAlign w:val="center"/>
          </w:tcPr>
          <w:p w14:paraId="284002E8">
            <w:pPr>
              <w:widowControl/>
              <w:tabs>
                <w:tab w:val="decimal" w:pos="0"/>
              </w:tabs>
              <w:ind w:firstLine="0" w:firstLineChars="0"/>
              <w:jc w:val="center"/>
              <w:rPr>
                <w:kern w:val="0"/>
                <w:sz w:val="18"/>
                <w:szCs w:val="18"/>
              </w:rPr>
            </w:pPr>
            <w:r>
              <w:rPr>
                <w:kern w:val="0"/>
                <w:sz w:val="18"/>
                <w:szCs w:val="18"/>
              </w:rPr>
              <w:t>9.252930</w:t>
            </w:r>
          </w:p>
        </w:tc>
        <w:tc>
          <w:tcPr>
            <w:tcW w:w="426" w:type="dxa"/>
            <w:tcBorders>
              <w:top w:val="nil"/>
              <w:left w:val="nil"/>
              <w:bottom w:val="single" w:color="auto" w:sz="4" w:space="0"/>
              <w:right w:val="single" w:color="auto" w:sz="4" w:space="0"/>
            </w:tcBorders>
            <w:vAlign w:val="center"/>
          </w:tcPr>
          <w:p w14:paraId="5D6797E5">
            <w:pPr>
              <w:widowControl/>
              <w:tabs>
                <w:tab w:val="decimal" w:pos="0"/>
              </w:tabs>
              <w:ind w:firstLine="0" w:firstLineChars="0"/>
              <w:jc w:val="center"/>
              <w:rPr>
                <w:kern w:val="0"/>
                <w:sz w:val="18"/>
                <w:szCs w:val="18"/>
              </w:rPr>
            </w:pPr>
            <w:r>
              <w:rPr>
                <w:kern w:val="0"/>
                <w:sz w:val="18"/>
                <w:szCs w:val="18"/>
              </w:rPr>
              <w:t>4</w:t>
            </w:r>
          </w:p>
        </w:tc>
        <w:tc>
          <w:tcPr>
            <w:tcW w:w="813" w:type="dxa"/>
            <w:tcBorders>
              <w:top w:val="nil"/>
              <w:left w:val="nil"/>
              <w:bottom w:val="single" w:color="auto" w:sz="4" w:space="0"/>
              <w:right w:val="single" w:color="auto" w:sz="4" w:space="0"/>
            </w:tcBorders>
            <w:vAlign w:val="center"/>
          </w:tcPr>
          <w:p w14:paraId="51153E20">
            <w:pPr>
              <w:widowControl/>
              <w:tabs>
                <w:tab w:val="decimal" w:pos="0"/>
              </w:tabs>
              <w:ind w:firstLine="0" w:firstLineChars="0"/>
              <w:jc w:val="center"/>
              <w:rPr>
                <w:kern w:val="0"/>
                <w:sz w:val="18"/>
                <w:szCs w:val="18"/>
              </w:rPr>
            </w:pPr>
            <w:r>
              <w:rPr>
                <w:kern w:val="0"/>
                <w:sz w:val="18"/>
                <w:szCs w:val="18"/>
              </w:rPr>
              <w:t>507</w:t>
            </w:r>
          </w:p>
        </w:tc>
        <w:tc>
          <w:tcPr>
            <w:tcW w:w="1109" w:type="dxa"/>
            <w:tcBorders>
              <w:top w:val="nil"/>
              <w:left w:val="nil"/>
              <w:bottom w:val="single" w:color="auto" w:sz="4" w:space="0"/>
              <w:right w:val="single" w:color="auto" w:sz="4" w:space="0"/>
            </w:tcBorders>
            <w:vAlign w:val="center"/>
          </w:tcPr>
          <w:p w14:paraId="06FD4B0F">
            <w:pPr>
              <w:widowControl/>
              <w:tabs>
                <w:tab w:val="decimal" w:pos="0"/>
              </w:tabs>
              <w:ind w:firstLine="0" w:firstLineChars="0"/>
              <w:jc w:val="center"/>
              <w:rPr>
                <w:kern w:val="0"/>
                <w:sz w:val="18"/>
                <w:szCs w:val="18"/>
              </w:rPr>
            </w:pPr>
            <w:r>
              <w:rPr>
                <w:kern w:val="0"/>
                <w:sz w:val="18"/>
                <w:szCs w:val="18"/>
              </w:rPr>
              <w:t>12.377930</w:t>
            </w:r>
          </w:p>
        </w:tc>
        <w:tc>
          <w:tcPr>
            <w:tcW w:w="426" w:type="dxa"/>
            <w:tcBorders>
              <w:top w:val="nil"/>
              <w:left w:val="nil"/>
              <w:bottom w:val="single" w:color="auto" w:sz="4" w:space="0"/>
              <w:right w:val="single" w:color="auto" w:sz="4" w:space="0"/>
            </w:tcBorders>
            <w:vAlign w:val="center"/>
          </w:tcPr>
          <w:p w14:paraId="6B48648F">
            <w:pPr>
              <w:widowControl/>
              <w:tabs>
                <w:tab w:val="decimal" w:pos="0"/>
              </w:tabs>
              <w:ind w:firstLine="0" w:firstLineChars="0"/>
              <w:jc w:val="center"/>
              <w:rPr>
                <w:kern w:val="0"/>
                <w:sz w:val="18"/>
                <w:szCs w:val="18"/>
              </w:rPr>
            </w:pPr>
            <w:r>
              <w:rPr>
                <w:kern w:val="0"/>
                <w:sz w:val="18"/>
                <w:szCs w:val="18"/>
              </w:rPr>
              <w:t>5</w:t>
            </w:r>
          </w:p>
        </w:tc>
      </w:tr>
      <w:tr w14:paraId="1871046B">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7BD66ABF">
            <w:pPr>
              <w:widowControl/>
              <w:tabs>
                <w:tab w:val="decimal" w:pos="0"/>
              </w:tabs>
              <w:ind w:firstLine="0" w:firstLineChars="0"/>
              <w:jc w:val="center"/>
              <w:rPr>
                <w:kern w:val="0"/>
                <w:sz w:val="18"/>
                <w:szCs w:val="18"/>
              </w:rPr>
            </w:pPr>
            <w:r>
              <w:rPr>
                <w:kern w:val="0"/>
                <w:sz w:val="18"/>
                <w:szCs w:val="18"/>
              </w:rPr>
              <w:t>124</w:t>
            </w:r>
          </w:p>
        </w:tc>
        <w:tc>
          <w:tcPr>
            <w:tcW w:w="1068" w:type="dxa"/>
            <w:tcBorders>
              <w:top w:val="nil"/>
              <w:left w:val="nil"/>
              <w:bottom w:val="single" w:color="auto" w:sz="4" w:space="0"/>
              <w:right w:val="single" w:color="auto" w:sz="4" w:space="0"/>
            </w:tcBorders>
            <w:vAlign w:val="center"/>
          </w:tcPr>
          <w:p w14:paraId="66E26F68">
            <w:pPr>
              <w:widowControl/>
              <w:tabs>
                <w:tab w:val="decimal" w:pos="0"/>
              </w:tabs>
              <w:ind w:firstLine="0" w:firstLineChars="0"/>
              <w:jc w:val="center"/>
              <w:rPr>
                <w:kern w:val="0"/>
                <w:sz w:val="18"/>
                <w:szCs w:val="18"/>
              </w:rPr>
            </w:pPr>
            <w:r>
              <w:rPr>
                <w:kern w:val="0"/>
                <w:sz w:val="18"/>
                <w:szCs w:val="18"/>
              </w:rPr>
              <w:t>3.027344</w:t>
            </w:r>
          </w:p>
        </w:tc>
        <w:tc>
          <w:tcPr>
            <w:tcW w:w="588" w:type="dxa"/>
            <w:tcBorders>
              <w:top w:val="nil"/>
              <w:left w:val="nil"/>
              <w:bottom w:val="single" w:color="auto" w:sz="4" w:space="0"/>
              <w:right w:val="single" w:color="auto" w:sz="4" w:space="0"/>
            </w:tcBorders>
            <w:vAlign w:val="center"/>
          </w:tcPr>
          <w:p w14:paraId="4F5B78E1">
            <w:pPr>
              <w:widowControl/>
              <w:tabs>
                <w:tab w:val="decimal" w:pos="0"/>
              </w:tabs>
              <w:ind w:firstLine="0" w:firstLineChars="0"/>
              <w:jc w:val="center"/>
              <w:rPr>
                <w:kern w:val="0"/>
                <w:sz w:val="18"/>
                <w:szCs w:val="18"/>
              </w:rPr>
            </w:pPr>
            <w:r>
              <w:rPr>
                <w:kern w:val="0"/>
                <w:sz w:val="18"/>
                <w:szCs w:val="18"/>
              </w:rPr>
              <w:t>7</w:t>
            </w:r>
          </w:p>
        </w:tc>
        <w:tc>
          <w:tcPr>
            <w:tcW w:w="813" w:type="dxa"/>
            <w:tcBorders>
              <w:top w:val="nil"/>
              <w:left w:val="nil"/>
              <w:bottom w:val="single" w:color="auto" w:sz="4" w:space="0"/>
              <w:right w:val="single" w:color="auto" w:sz="4" w:space="0"/>
            </w:tcBorders>
            <w:vAlign w:val="center"/>
          </w:tcPr>
          <w:p w14:paraId="291BC827">
            <w:pPr>
              <w:widowControl/>
              <w:tabs>
                <w:tab w:val="decimal" w:pos="0"/>
              </w:tabs>
              <w:ind w:firstLine="0" w:firstLineChars="0"/>
              <w:jc w:val="center"/>
              <w:rPr>
                <w:kern w:val="0"/>
                <w:sz w:val="18"/>
                <w:szCs w:val="18"/>
              </w:rPr>
            </w:pPr>
            <w:r>
              <w:rPr>
                <w:kern w:val="0"/>
                <w:sz w:val="18"/>
                <w:szCs w:val="18"/>
              </w:rPr>
              <w:t>252</w:t>
            </w:r>
          </w:p>
        </w:tc>
        <w:tc>
          <w:tcPr>
            <w:tcW w:w="1068" w:type="dxa"/>
            <w:tcBorders>
              <w:top w:val="nil"/>
              <w:left w:val="nil"/>
              <w:bottom w:val="single" w:color="auto" w:sz="4" w:space="0"/>
              <w:right w:val="single" w:color="auto" w:sz="4" w:space="0"/>
            </w:tcBorders>
            <w:vAlign w:val="center"/>
          </w:tcPr>
          <w:p w14:paraId="2EF80D23">
            <w:pPr>
              <w:widowControl/>
              <w:tabs>
                <w:tab w:val="decimal" w:pos="0"/>
              </w:tabs>
              <w:ind w:firstLine="0" w:firstLineChars="0"/>
              <w:jc w:val="center"/>
              <w:rPr>
                <w:kern w:val="0"/>
                <w:sz w:val="18"/>
                <w:szCs w:val="18"/>
              </w:rPr>
            </w:pPr>
            <w:r>
              <w:rPr>
                <w:kern w:val="0"/>
                <w:sz w:val="18"/>
                <w:szCs w:val="18"/>
              </w:rPr>
              <w:t>6.152344</w:t>
            </w:r>
          </w:p>
        </w:tc>
        <w:tc>
          <w:tcPr>
            <w:tcW w:w="426" w:type="dxa"/>
            <w:tcBorders>
              <w:top w:val="nil"/>
              <w:left w:val="nil"/>
              <w:bottom w:val="single" w:color="auto" w:sz="4" w:space="0"/>
              <w:right w:val="single" w:color="auto" w:sz="4" w:space="0"/>
            </w:tcBorders>
            <w:vAlign w:val="center"/>
          </w:tcPr>
          <w:p w14:paraId="23CFEFFF">
            <w:pPr>
              <w:widowControl/>
              <w:tabs>
                <w:tab w:val="decimal" w:pos="0"/>
              </w:tabs>
              <w:ind w:firstLine="0" w:firstLineChars="0"/>
              <w:jc w:val="center"/>
              <w:rPr>
                <w:kern w:val="0"/>
                <w:sz w:val="18"/>
                <w:szCs w:val="18"/>
              </w:rPr>
            </w:pPr>
            <w:r>
              <w:rPr>
                <w:kern w:val="0"/>
                <w:sz w:val="18"/>
                <w:szCs w:val="18"/>
              </w:rPr>
              <w:t>1</w:t>
            </w:r>
          </w:p>
        </w:tc>
        <w:tc>
          <w:tcPr>
            <w:tcW w:w="813" w:type="dxa"/>
            <w:tcBorders>
              <w:top w:val="nil"/>
              <w:left w:val="nil"/>
              <w:bottom w:val="single" w:color="auto" w:sz="4" w:space="0"/>
              <w:right w:val="single" w:color="auto" w:sz="4" w:space="0"/>
            </w:tcBorders>
            <w:vAlign w:val="center"/>
          </w:tcPr>
          <w:p w14:paraId="67E11F3D">
            <w:pPr>
              <w:widowControl/>
              <w:tabs>
                <w:tab w:val="decimal" w:pos="0"/>
              </w:tabs>
              <w:ind w:firstLine="0" w:firstLineChars="0"/>
              <w:jc w:val="center"/>
              <w:rPr>
                <w:kern w:val="0"/>
                <w:sz w:val="18"/>
                <w:szCs w:val="18"/>
              </w:rPr>
            </w:pPr>
            <w:r>
              <w:rPr>
                <w:kern w:val="0"/>
                <w:sz w:val="18"/>
                <w:szCs w:val="18"/>
              </w:rPr>
              <w:t>380</w:t>
            </w:r>
          </w:p>
        </w:tc>
        <w:tc>
          <w:tcPr>
            <w:tcW w:w="1068" w:type="dxa"/>
            <w:tcBorders>
              <w:top w:val="nil"/>
              <w:left w:val="nil"/>
              <w:bottom w:val="single" w:color="auto" w:sz="4" w:space="0"/>
              <w:right w:val="single" w:color="auto" w:sz="4" w:space="0"/>
            </w:tcBorders>
            <w:vAlign w:val="center"/>
          </w:tcPr>
          <w:p w14:paraId="15CFD33F">
            <w:pPr>
              <w:widowControl/>
              <w:tabs>
                <w:tab w:val="decimal" w:pos="0"/>
              </w:tabs>
              <w:ind w:firstLine="0" w:firstLineChars="0"/>
              <w:jc w:val="center"/>
              <w:rPr>
                <w:kern w:val="0"/>
                <w:sz w:val="18"/>
                <w:szCs w:val="18"/>
              </w:rPr>
            </w:pPr>
            <w:r>
              <w:rPr>
                <w:kern w:val="0"/>
                <w:sz w:val="18"/>
                <w:szCs w:val="18"/>
              </w:rPr>
              <w:t>9.277344</w:t>
            </w:r>
          </w:p>
        </w:tc>
        <w:tc>
          <w:tcPr>
            <w:tcW w:w="426" w:type="dxa"/>
            <w:tcBorders>
              <w:top w:val="nil"/>
              <w:left w:val="nil"/>
              <w:bottom w:val="single" w:color="auto" w:sz="4" w:space="0"/>
              <w:right w:val="single" w:color="auto" w:sz="4" w:space="0"/>
            </w:tcBorders>
            <w:vAlign w:val="center"/>
          </w:tcPr>
          <w:p w14:paraId="487B8C5D">
            <w:pPr>
              <w:widowControl/>
              <w:tabs>
                <w:tab w:val="decimal" w:pos="0"/>
              </w:tabs>
              <w:ind w:firstLine="0" w:firstLineChars="0"/>
              <w:jc w:val="center"/>
              <w:rPr>
                <w:kern w:val="0"/>
                <w:sz w:val="18"/>
                <w:szCs w:val="18"/>
              </w:rPr>
            </w:pPr>
            <w:r>
              <w:rPr>
                <w:kern w:val="0"/>
                <w:sz w:val="18"/>
                <w:szCs w:val="18"/>
              </w:rPr>
              <w:t>2</w:t>
            </w:r>
          </w:p>
        </w:tc>
        <w:tc>
          <w:tcPr>
            <w:tcW w:w="813" w:type="dxa"/>
            <w:tcBorders>
              <w:top w:val="nil"/>
              <w:left w:val="nil"/>
              <w:bottom w:val="single" w:color="auto" w:sz="4" w:space="0"/>
              <w:right w:val="single" w:color="auto" w:sz="4" w:space="0"/>
            </w:tcBorders>
            <w:vAlign w:val="center"/>
          </w:tcPr>
          <w:p w14:paraId="04BC9EC9">
            <w:pPr>
              <w:widowControl/>
              <w:tabs>
                <w:tab w:val="decimal" w:pos="0"/>
              </w:tabs>
              <w:ind w:firstLine="0" w:firstLineChars="0"/>
              <w:jc w:val="center"/>
              <w:rPr>
                <w:kern w:val="0"/>
                <w:sz w:val="18"/>
                <w:szCs w:val="18"/>
              </w:rPr>
            </w:pPr>
            <w:r>
              <w:rPr>
                <w:kern w:val="0"/>
                <w:sz w:val="18"/>
                <w:szCs w:val="18"/>
              </w:rPr>
              <w:t>508</w:t>
            </w:r>
          </w:p>
        </w:tc>
        <w:tc>
          <w:tcPr>
            <w:tcW w:w="1109" w:type="dxa"/>
            <w:tcBorders>
              <w:top w:val="nil"/>
              <w:left w:val="nil"/>
              <w:bottom w:val="single" w:color="auto" w:sz="4" w:space="0"/>
              <w:right w:val="single" w:color="auto" w:sz="4" w:space="0"/>
            </w:tcBorders>
            <w:vAlign w:val="center"/>
          </w:tcPr>
          <w:p w14:paraId="798B45EF">
            <w:pPr>
              <w:widowControl/>
              <w:tabs>
                <w:tab w:val="decimal" w:pos="0"/>
              </w:tabs>
              <w:ind w:firstLine="0" w:firstLineChars="0"/>
              <w:jc w:val="center"/>
              <w:rPr>
                <w:kern w:val="0"/>
                <w:sz w:val="18"/>
                <w:szCs w:val="18"/>
              </w:rPr>
            </w:pPr>
            <w:r>
              <w:rPr>
                <w:kern w:val="0"/>
                <w:sz w:val="18"/>
                <w:szCs w:val="18"/>
              </w:rPr>
              <w:t>12.402344</w:t>
            </w:r>
          </w:p>
        </w:tc>
        <w:tc>
          <w:tcPr>
            <w:tcW w:w="426" w:type="dxa"/>
            <w:tcBorders>
              <w:top w:val="nil"/>
              <w:left w:val="nil"/>
              <w:bottom w:val="single" w:color="auto" w:sz="4" w:space="0"/>
              <w:right w:val="single" w:color="auto" w:sz="4" w:space="0"/>
            </w:tcBorders>
            <w:vAlign w:val="center"/>
          </w:tcPr>
          <w:p w14:paraId="735A9649">
            <w:pPr>
              <w:widowControl/>
              <w:tabs>
                <w:tab w:val="decimal" w:pos="0"/>
              </w:tabs>
              <w:ind w:firstLine="0" w:firstLineChars="0"/>
              <w:jc w:val="center"/>
              <w:rPr>
                <w:kern w:val="0"/>
                <w:sz w:val="18"/>
                <w:szCs w:val="18"/>
              </w:rPr>
            </w:pPr>
            <w:r>
              <w:rPr>
                <w:kern w:val="0"/>
                <w:sz w:val="18"/>
                <w:szCs w:val="18"/>
              </w:rPr>
              <w:t>2</w:t>
            </w:r>
          </w:p>
        </w:tc>
      </w:tr>
      <w:tr w14:paraId="5682493E">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489F8581">
            <w:pPr>
              <w:widowControl/>
              <w:tabs>
                <w:tab w:val="decimal" w:pos="0"/>
              </w:tabs>
              <w:ind w:firstLine="0" w:firstLineChars="0"/>
              <w:jc w:val="center"/>
              <w:rPr>
                <w:kern w:val="0"/>
                <w:sz w:val="18"/>
                <w:szCs w:val="18"/>
              </w:rPr>
            </w:pPr>
            <w:r>
              <w:rPr>
                <w:kern w:val="0"/>
                <w:sz w:val="18"/>
                <w:szCs w:val="18"/>
              </w:rPr>
              <w:t>125</w:t>
            </w:r>
          </w:p>
        </w:tc>
        <w:tc>
          <w:tcPr>
            <w:tcW w:w="1068" w:type="dxa"/>
            <w:tcBorders>
              <w:top w:val="nil"/>
              <w:left w:val="nil"/>
              <w:bottom w:val="single" w:color="auto" w:sz="4" w:space="0"/>
              <w:right w:val="single" w:color="auto" w:sz="4" w:space="0"/>
            </w:tcBorders>
            <w:vAlign w:val="center"/>
          </w:tcPr>
          <w:p w14:paraId="667EF6D8">
            <w:pPr>
              <w:widowControl/>
              <w:tabs>
                <w:tab w:val="decimal" w:pos="0"/>
              </w:tabs>
              <w:ind w:firstLine="0" w:firstLineChars="0"/>
              <w:jc w:val="center"/>
              <w:rPr>
                <w:kern w:val="0"/>
                <w:sz w:val="18"/>
                <w:szCs w:val="18"/>
              </w:rPr>
            </w:pPr>
            <w:r>
              <w:rPr>
                <w:kern w:val="0"/>
                <w:sz w:val="18"/>
                <w:szCs w:val="18"/>
              </w:rPr>
              <w:t>3.051758</w:t>
            </w:r>
          </w:p>
        </w:tc>
        <w:tc>
          <w:tcPr>
            <w:tcW w:w="588" w:type="dxa"/>
            <w:tcBorders>
              <w:top w:val="nil"/>
              <w:left w:val="nil"/>
              <w:bottom w:val="single" w:color="auto" w:sz="4" w:space="0"/>
              <w:right w:val="single" w:color="auto" w:sz="4" w:space="0"/>
            </w:tcBorders>
            <w:vAlign w:val="center"/>
          </w:tcPr>
          <w:p w14:paraId="78A9FA54">
            <w:pPr>
              <w:widowControl/>
              <w:tabs>
                <w:tab w:val="decimal" w:pos="0"/>
              </w:tabs>
              <w:ind w:firstLine="0" w:firstLineChars="0"/>
              <w:jc w:val="center"/>
              <w:rPr>
                <w:kern w:val="0"/>
                <w:sz w:val="18"/>
                <w:szCs w:val="18"/>
              </w:rPr>
            </w:pPr>
            <w:r>
              <w:rPr>
                <w:kern w:val="0"/>
                <w:sz w:val="18"/>
                <w:szCs w:val="18"/>
              </w:rPr>
              <w:t>6</w:t>
            </w:r>
          </w:p>
        </w:tc>
        <w:tc>
          <w:tcPr>
            <w:tcW w:w="813" w:type="dxa"/>
            <w:tcBorders>
              <w:top w:val="nil"/>
              <w:left w:val="nil"/>
              <w:bottom w:val="single" w:color="auto" w:sz="4" w:space="0"/>
              <w:right w:val="single" w:color="auto" w:sz="4" w:space="0"/>
            </w:tcBorders>
            <w:vAlign w:val="center"/>
          </w:tcPr>
          <w:p w14:paraId="02765713">
            <w:pPr>
              <w:widowControl/>
              <w:tabs>
                <w:tab w:val="decimal" w:pos="0"/>
              </w:tabs>
              <w:ind w:firstLine="0" w:firstLineChars="0"/>
              <w:jc w:val="center"/>
              <w:rPr>
                <w:kern w:val="0"/>
                <w:sz w:val="18"/>
                <w:szCs w:val="18"/>
              </w:rPr>
            </w:pPr>
            <w:r>
              <w:rPr>
                <w:kern w:val="0"/>
                <w:sz w:val="18"/>
                <w:szCs w:val="18"/>
              </w:rPr>
              <w:t>253</w:t>
            </w:r>
          </w:p>
        </w:tc>
        <w:tc>
          <w:tcPr>
            <w:tcW w:w="1068" w:type="dxa"/>
            <w:tcBorders>
              <w:top w:val="nil"/>
              <w:left w:val="nil"/>
              <w:bottom w:val="single" w:color="auto" w:sz="4" w:space="0"/>
              <w:right w:val="single" w:color="auto" w:sz="4" w:space="0"/>
            </w:tcBorders>
            <w:vAlign w:val="center"/>
          </w:tcPr>
          <w:p w14:paraId="08FBC3E5">
            <w:pPr>
              <w:widowControl/>
              <w:tabs>
                <w:tab w:val="decimal" w:pos="0"/>
              </w:tabs>
              <w:ind w:firstLine="0" w:firstLineChars="0"/>
              <w:jc w:val="center"/>
              <w:rPr>
                <w:kern w:val="0"/>
                <w:sz w:val="18"/>
                <w:szCs w:val="18"/>
              </w:rPr>
            </w:pPr>
            <w:r>
              <w:rPr>
                <w:kern w:val="0"/>
                <w:sz w:val="18"/>
                <w:szCs w:val="18"/>
              </w:rPr>
              <w:t>6.176758</w:t>
            </w:r>
          </w:p>
        </w:tc>
        <w:tc>
          <w:tcPr>
            <w:tcW w:w="426" w:type="dxa"/>
            <w:tcBorders>
              <w:top w:val="nil"/>
              <w:left w:val="nil"/>
              <w:bottom w:val="single" w:color="auto" w:sz="4" w:space="0"/>
              <w:right w:val="single" w:color="auto" w:sz="4" w:space="0"/>
            </w:tcBorders>
            <w:vAlign w:val="center"/>
          </w:tcPr>
          <w:p w14:paraId="7F0AEA1B">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4C3D4C85">
            <w:pPr>
              <w:widowControl/>
              <w:tabs>
                <w:tab w:val="decimal" w:pos="0"/>
              </w:tabs>
              <w:ind w:firstLine="0" w:firstLineChars="0"/>
              <w:jc w:val="center"/>
              <w:rPr>
                <w:kern w:val="0"/>
                <w:sz w:val="18"/>
                <w:szCs w:val="18"/>
              </w:rPr>
            </w:pPr>
            <w:r>
              <w:rPr>
                <w:kern w:val="0"/>
                <w:sz w:val="18"/>
                <w:szCs w:val="18"/>
              </w:rPr>
              <w:t>381</w:t>
            </w:r>
          </w:p>
        </w:tc>
        <w:tc>
          <w:tcPr>
            <w:tcW w:w="1068" w:type="dxa"/>
            <w:tcBorders>
              <w:top w:val="nil"/>
              <w:left w:val="nil"/>
              <w:bottom w:val="single" w:color="auto" w:sz="4" w:space="0"/>
              <w:right w:val="single" w:color="auto" w:sz="4" w:space="0"/>
            </w:tcBorders>
            <w:vAlign w:val="center"/>
          </w:tcPr>
          <w:p w14:paraId="4F6C68E2">
            <w:pPr>
              <w:widowControl/>
              <w:tabs>
                <w:tab w:val="decimal" w:pos="0"/>
              </w:tabs>
              <w:ind w:firstLine="0" w:firstLineChars="0"/>
              <w:jc w:val="center"/>
              <w:rPr>
                <w:kern w:val="0"/>
                <w:sz w:val="18"/>
                <w:szCs w:val="18"/>
              </w:rPr>
            </w:pPr>
            <w:r>
              <w:rPr>
                <w:kern w:val="0"/>
                <w:sz w:val="18"/>
                <w:szCs w:val="18"/>
              </w:rPr>
              <w:t>9.301758</w:t>
            </w:r>
          </w:p>
        </w:tc>
        <w:tc>
          <w:tcPr>
            <w:tcW w:w="426" w:type="dxa"/>
            <w:tcBorders>
              <w:top w:val="nil"/>
              <w:left w:val="nil"/>
              <w:bottom w:val="single" w:color="auto" w:sz="4" w:space="0"/>
              <w:right w:val="single" w:color="auto" w:sz="4" w:space="0"/>
            </w:tcBorders>
            <w:vAlign w:val="center"/>
          </w:tcPr>
          <w:p w14:paraId="607FB1F8">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43DBC60F">
            <w:pPr>
              <w:widowControl/>
              <w:tabs>
                <w:tab w:val="decimal" w:pos="0"/>
              </w:tabs>
              <w:ind w:firstLine="0" w:firstLineChars="0"/>
              <w:jc w:val="center"/>
              <w:rPr>
                <w:kern w:val="0"/>
                <w:sz w:val="18"/>
                <w:szCs w:val="18"/>
              </w:rPr>
            </w:pPr>
            <w:r>
              <w:rPr>
                <w:kern w:val="0"/>
                <w:sz w:val="18"/>
                <w:szCs w:val="18"/>
              </w:rPr>
              <w:t>509</w:t>
            </w:r>
          </w:p>
        </w:tc>
        <w:tc>
          <w:tcPr>
            <w:tcW w:w="1109" w:type="dxa"/>
            <w:tcBorders>
              <w:top w:val="nil"/>
              <w:left w:val="nil"/>
              <w:bottom w:val="single" w:color="auto" w:sz="4" w:space="0"/>
              <w:right w:val="single" w:color="auto" w:sz="4" w:space="0"/>
            </w:tcBorders>
            <w:vAlign w:val="center"/>
          </w:tcPr>
          <w:p w14:paraId="306767CE">
            <w:pPr>
              <w:widowControl/>
              <w:tabs>
                <w:tab w:val="decimal" w:pos="0"/>
              </w:tabs>
              <w:ind w:firstLine="0" w:firstLineChars="0"/>
              <w:jc w:val="center"/>
              <w:rPr>
                <w:kern w:val="0"/>
                <w:sz w:val="18"/>
                <w:szCs w:val="18"/>
              </w:rPr>
            </w:pPr>
            <w:r>
              <w:rPr>
                <w:kern w:val="0"/>
                <w:sz w:val="18"/>
                <w:szCs w:val="18"/>
              </w:rPr>
              <w:t>12.426758</w:t>
            </w:r>
          </w:p>
        </w:tc>
        <w:tc>
          <w:tcPr>
            <w:tcW w:w="426" w:type="dxa"/>
            <w:tcBorders>
              <w:top w:val="nil"/>
              <w:left w:val="nil"/>
              <w:bottom w:val="single" w:color="auto" w:sz="4" w:space="0"/>
              <w:right w:val="single" w:color="auto" w:sz="4" w:space="0"/>
            </w:tcBorders>
            <w:vAlign w:val="center"/>
          </w:tcPr>
          <w:p w14:paraId="3B5CCA63">
            <w:pPr>
              <w:widowControl/>
              <w:tabs>
                <w:tab w:val="decimal" w:pos="0"/>
              </w:tabs>
              <w:ind w:firstLine="0" w:firstLineChars="0"/>
              <w:jc w:val="center"/>
              <w:rPr>
                <w:kern w:val="0"/>
                <w:sz w:val="18"/>
                <w:szCs w:val="18"/>
              </w:rPr>
            </w:pPr>
            <w:r>
              <w:rPr>
                <w:kern w:val="0"/>
                <w:sz w:val="18"/>
                <w:szCs w:val="18"/>
              </w:rPr>
              <w:t>7</w:t>
            </w:r>
          </w:p>
        </w:tc>
      </w:tr>
      <w:tr w14:paraId="0680A285">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44B3A8C2">
            <w:pPr>
              <w:widowControl/>
              <w:tabs>
                <w:tab w:val="decimal" w:pos="0"/>
              </w:tabs>
              <w:ind w:firstLine="0" w:firstLineChars="0"/>
              <w:jc w:val="center"/>
              <w:rPr>
                <w:kern w:val="0"/>
                <w:sz w:val="18"/>
                <w:szCs w:val="18"/>
              </w:rPr>
            </w:pPr>
            <w:r>
              <w:rPr>
                <w:kern w:val="0"/>
                <w:sz w:val="18"/>
                <w:szCs w:val="18"/>
              </w:rPr>
              <w:t>126</w:t>
            </w:r>
          </w:p>
        </w:tc>
        <w:tc>
          <w:tcPr>
            <w:tcW w:w="1068" w:type="dxa"/>
            <w:tcBorders>
              <w:top w:val="nil"/>
              <w:left w:val="nil"/>
              <w:bottom w:val="single" w:color="auto" w:sz="4" w:space="0"/>
              <w:right w:val="single" w:color="auto" w:sz="4" w:space="0"/>
            </w:tcBorders>
            <w:vAlign w:val="center"/>
          </w:tcPr>
          <w:p w14:paraId="2CCEEC6B">
            <w:pPr>
              <w:widowControl/>
              <w:tabs>
                <w:tab w:val="decimal" w:pos="0"/>
              </w:tabs>
              <w:ind w:firstLine="0" w:firstLineChars="0"/>
              <w:jc w:val="center"/>
              <w:rPr>
                <w:kern w:val="0"/>
                <w:sz w:val="18"/>
                <w:szCs w:val="18"/>
              </w:rPr>
            </w:pPr>
            <w:r>
              <w:rPr>
                <w:kern w:val="0"/>
                <w:sz w:val="18"/>
                <w:szCs w:val="18"/>
              </w:rPr>
              <w:t>3.076172</w:t>
            </w:r>
          </w:p>
        </w:tc>
        <w:tc>
          <w:tcPr>
            <w:tcW w:w="588" w:type="dxa"/>
            <w:tcBorders>
              <w:top w:val="nil"/>
              <w:left w:val="nil"/>
              <w:bottom w:val="single" w:color="auto" w:sz="4" w:space="0"/>
              <w:right w:val="single" w:color="auto" w:sz="4" w:space="0"/>
            </w:tcBorders>
            <w:vAlign w:val="center"/>
          </w:tcPr>
          <w:p w14:paraId="5A250749">
            <w:pPr>
              <w:widowControl/>
              <w:tabs>
                <w:tab w:val="decimal" w:pos="0"/>
              </w:tabs>
              <w:ind w:firstLine="0" w:firstLineChars="0"/>
              <w:jc w:val="center"/>
              <w:rPr>
                <w:kern w:val="0"/>
                <w:sz w:val="18"/>
                <w:szCs w:val="18"/>
              </w:rPr>
            </w:pPr>
            <w:r>
              <w:rPr>
                <w:kern w:val="0"/>
                <w:sz w:val="18"/>
                <w:szCs w:val="18"/>
              </w:rPr>
              <w:t>6</w:t>
            </w:r>
          </w:p>
        </w:tc>
        <w:tc>
          <w:tcPr>
            <w:tcW w:w="813" w:type="dxa"/>
            <w:tcBorders>
              <w:top w:val="nil"/>
              <w:left w:val="nil"/>
              <w:bottom w:val="single" w:color="auto" w:sz="4" w:space="0"/>
              <w:right w:val="single" w:color="auto" w:sz="4" w:space="0"/>
            </w:tcBorders>
            <w:vAlign w:val="center"/>
          </w:tcPr>
          <w:p w14:paraId="773E4C80">
            <w:pPr>
              <w:widowControl/>
              <w:tabs>
                <w:tab w:val="decimal" w:pos="0"/>
              </w:tabs>
              <w:ind w:firstLine="0" w:firstLineChars="0"/>
              <w:jc w:val="center"/>
              <w:rPr>
                <w:kern w:val="0"/>
                <w:sz w:val="18"/>
                <w:szCs w:val="18"/>
              </w:rPr>
            </w:pPr>
            <w:r>
              <w:rPr>
                <w:kern w:val="0"/>
                <w:sz w:val="18"/>
                <w:szCs w:val="18"/>
              </w:rPr>
              <w:t>254</w:t>
            </w:r>
          </w:p>
        </w:tc>
        <w:tc>
          <w:tcPr>
            <w:tcW w:w="1068" w:type="dxa"/>
            <w:tcBorders>
              <w:top w:val="nil"/>
              <w:left w:val="nil"/>
              <w:bottom w:val="single" w:color="auto" w:sz="4" w:space="0"/>
              <w:right w:val="single" w:color="auto" w:sz="4" w:space="0"/>
            </w:tcBorders>
            <w:vAlign w:val="center"/>
          </w:tcPr>
          <w:p w14:paraId="45D36B55">
            <w:pPr>
              <w:widowControl/>
              <w:tabs>
                <w:tab w:val="decimal" w:pos="0"/>
              </w:tabs>
              <w:ind w:firstLine="0" w:firstLineChars="0"/>
              <w:jc w:val="center"/>
              <w:rPr>
                <w:kern w:val="0"/>
                <w:sz w:val="18"/>
                <w:szCs w:val="18"/>
              </w:rPr>
            </w:pPr>
            <w:r>
              <w:rPr>
                <w:kern w:val="0"/>
                <w:sz w:val="18"/>
                <w:szCs w:val="18"/>
              </w:rPr>
              <w:t>6.201172</w:t>
            </w:r>
          </w:p>
        </w:tc>
        <w:tc>
          <w:tcPr>
            <w:tcW w:w="426" w:type="dxa"/>
            <w:tcBorders>
              <w:top w:val="nil"/>
              <w:left w:val="nil"/>
              <w:bottom w:val="single" w:color="auto" w:sz="4" w:space="0"/>
              <w:right w:val="single" w:color="auto" w:sz="4" w:space="0"/>
            </w:tcBorders>
            <w:vAlign w:val="center"/>
          </w:tcPr>
          <w:p w14:paraId="2BAF03BB">
            <w:pPr>
              <w:widowControl/>
              <w:tabs>
                <w:tab w:val="decimal" w:pos="0"/>
              </w:tabs>
              <w:ind w:firstLine="0" w:firstLineChars="0"/>
              <w:jc w:val="center"/>
              <w:rPr>
                <w:kern w:val="0"/>
                <w:sz w:val="18"/>
                <w:szCs w:val="18"/>
              </w:rPr>
            </w:pPr>
            <w:r>
              <w:rPr>
                <w:kern w:val="0"/>
                <w:sz w:val="18"/>
                <w:szCs w:val="18"/>
              </w:rPr>
              <w:t>7</w:t>
            </w:r>
          </w:p>
        </w:tc>
        <w:tc>
          <w:tcPr>
            <w:tcW w:w="813" w:type="dxa"/>
            <w:tcBorders>
              <w:top w:val="nil"/>
              <w:left w:val="nil"/>
              <w:bottom w:val="single" w:color="auto" w:sz="4" w:space="0"/>
              <w:right w:val="single" w:color="auto" w:sz="4" w:space="0"/>
            </w:tcBorders>
            <w:vAlign w:val="center"/>
          </w:tcPr>
          <w:p w14:paraId="03E3CB43">
            <w:pPr>
              <w:widowControl/>
              <w:tabs>
                <w:tab w:val="decimal" w:pos="0"/>
              </w:tabs>
              <w:ind w:firstLine="0" w:firstLineChars="0"/>
              <w:jc w:val="center"/>
              <w:rPr>
                <w:kern w:val="0"/>
                <w:sz w:val="18"/>
                <w:szCs w:val="18"/>
              </w:rPr>
            </w:pPr>
            <w:r>
              <w:rPr>
                <w:kern w:val="0"/>
                <w:sz w:val="18"/>
                <w:szCs w:val="18"/>
              </w:rPr>
              <w:t>382</w:t>
            </w:r>
          </w:p>
        </w:tc>
        <w:tc>
          <w:tcPr>
            <w:tcW w:w="1068" w:type="dxa"/>
            <w:tcBorders>
              <w:top w:val="nil"/>
              <w:left w:val="nil"/>
              <w:bottom w:val="single" w:color="auto" w:sz="4" w:space="0"/>
              <w:right w:val="single" w:color="auto" w:sz="4" w:space="0"/>
            </w:tcBorders>
            <w:vAlign w:val="center"/>
          </w:tcPr>
          <w:p w14:paraId="0CC8A00B">
            <w:pPr>
              <w:widowControl/>
              <w:tabs>
                <w:tab w:val="decimal" w:pos="0"/>
              </w:tabs>
              <w:ind w:firstLine="0" w:firstLineChars="0"/>
              <w:jc w:val="center"/>
              <w:rPr>
                <w:kern w:val="0"/>
                <w:sz w:val="18"/>
                <w:szCs w:val="18"/>
              </w:rPr>
            </w:pPr>
            <w:r>
              <w:rPr>
                <w:kern w:val="0"/>
                <w:sz w:val="18"/>
                <w:szCs w:val="18"/>
              </w:rPr>
              <w:t>9.326172</w:t>
            </w:r>
          </w:p>
        </w:tc>
        <w:tc>
          <w:tcPr>
            <w:tcW w:w="426" w:type="dxa"/>
            <w:tcBorders>
              <w:top w:val="nil"/>
              <w:left w:val="nil"/>
              <w:bottom w:val="single" w:color="auto" w:sz="4" w:space="0"/>
              <w:right w:val="single" w:color="auto" w:sz="4" w:space="0"/>
            </w:tcBorders>
            <w:vAlign w:val="center"/>
          </w:tcPr>
          <w:p w14:paraId="4B3036CF">
            <w:pPr>
              <w:widowControl/>
              <w:tabs>
                <w:tab w:val="decimal" w:pos="0"/>
              </w:tabs>
              <w:ind w:firstLine="0" w:firstLineChars="0"/>
              <w:jc w:val="center"/>
              <w:rPr>
                <w:kern w:val="0"/>
                <w:sz w:val="18"/>
                <w:szCs w:val="18"/>
              </w:rPr>
            </w:pPr>
            <w:r>
              <w:rPr>
                <w:kern w:val="0"/>
                <w:sz w:val="18"/>
                <w:szCs w:val="18"/>
              </w:rPr>
              <w:t>6</w:t>
            </w:r>
          </w:p>
        </w:tc>
        <w:tc>
          <w:tcPr>
            <w:tcW w:w="813" w:type="dxa"/>
            <w:tcBorders>
              <w:top w:val="nil"/>
              <w:left w:val="nil"/>
              <w:bottom w:val="single" w:color="auto" w:sz="4" w:space="0"/>
              <w:right w:val="single" w:color="auto" w:sz="4" w:space="0"/>
            </w:tcBorders>
            <w:vAlign w:val="center"/>
          </w:tcPr>
          <w:p w14:paraId="2278192A">
            <w:pPr>
              <w:widowControl/>
              <w:tabs>
                <w:tab w:val="decimal" w:pos="0"/>
              </w:tabs>
              <w:ind w:firstLine="0" w:firstLineChars="0"/>
              <w:jc w:val="center"/>
              <w:rPr>
                <w:kern w:val="0"/>
                <w:sz w:val="18"/>
                <w:szCs w:val="18"/>
              </w:rPr>
            </w:pPr>
            <w:r>
              <w:rPr>
                <w:kern w:val="0"/>
                <w:sz w:val="18"/>
                <w:szCs w:val="18"/>
              </w:rPr>
              <w:t>510</w:t>
            </w:r>
          </w:p>
        </w:tc>
        <w:tc>
          <w:tcPr>
            <w:tcW w:w="1109" w:type="dxa"/>
            <w:tcBorders>
              <w:top w:val="nil"/>
              <w:left w:val="nil"/>
              <w:bottom w:val="single" w:color="auto" w:sz="4" w:space="0"/>
              <w:right w:val="single" w:color="auto" w:sz="4" w:space="0"/>
            </w:tcBorders>
            <w:vAlign w:val="center"/>
          </w:tcPr>
          <w:p w14:paraId="1A4C30F3">
            <w:pPr>
              <w:widowControl/>
              <w:tabs>
                <w:tab w:val="decimal" w:pos="0"/>
              </w:tabs>
              <w:ind w:firstLine="0" w:firstLineChars="0"/>
              <w:jc w:val="center"/>
              <w:rPr>
                <w:kern w:val="0"/>
                <w:sz w:val="18"/>
                <w:szCs w:val="18"/>
              </w:rPr>
            </w:pPr>
            <w:r>
              <w:rPr>
                <w:kern w:val="0"/>
                <w:sz w:val="18"/>
                <w:szCs w:val="18"/>
              </w:rPr>
              <w:t>12.451172</w:t>
            </w:r>
          </w:p>
        </w:tc>
        <w:tc>
          <w:tcPr>
            <w:tcW w:w="426" w:type="dxa"/>
            <w:tcBorders>
              <w:top w:val="nil"/>
              <w:left w:val="nil"/>
              <w:bottom w:val="single" w:color="auto" w:sz="4" w:space="0"/>
              <w:right w:val="single" w:color="auto" w:sz="4" w:space="0"/>
            </w:tcBorders>
            <w:vAlign w:val="center"/>
          </w:tcPr>
          <w:p w14:paraId="2C54F54F">
            <w:pPr>
              <w:widowControl/>
              <w:tabs>
                <w:tab w:val="decimal" w:pos="0"/>
              </w:tabs>
              <w:ind w:firstLine="0" w:firstLineChars="0"/>
              <w:jc w:val="center"/>
              <w:rPr>
                <w:kern w:val="0"/>
                <w:sz w:val="18"/>
                <w:szCs w:val="18"/>
              </w:rPr>
            </w:pPr>
            <w:r>
              <w:rPr>
                <w:kern w:val="0"/>
                <w:sz w:val="18"/>
                <w:szCs w:val="18"/>
              </w:rPr>
              <w:t>4</w:t>
            </w:r>
          </w:p>
        </w:tc>
      </w:tr>
      <w:tr w14:paraId="6BB63D2F">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0EE82937">
            <w:pPr>
              <w:widowControl/>
              <w:tabs>
                <w:tab w:val="decimal" w:pos="0"/>
              </w:tabs>
              <w:ind w:firstLine="0" w:firstLineChars="0"/>
              <w:jc w:val="center"/>
              <w:rPr>
                <w:kern w:val="0"/>
                <w:sz w:val="18"/>
                <w:szCs w:val="18"/>
              </w:rPr>
            </w:pPr>
            <w:r>
              <w:rPr>
                <w:kern w:val="0"/>
                <w:sz w:val="18"/>
                <w:szCs w:val="18"/>
              </w:rPr>
              <w:t>127</w:t>
            </w:r>
          </w:p>
        </w:tc>
        <w:tc>
          <w:tcPr>
            <w:tcW w:w="1068" w:type="dxa"/>
            <w:tcBorders>
              <w:top w:val="nil"/>
              <w:left w:val="nil"/>
              <w:bottom w:val="single" w:color="auto" w:sz="4" w:space="0"/>
              <w:right w:val="single" w:color="auto" w:sz="4" w:space="0"/>
            </w:tcBorders>
            <w:vAlign w:val="center"/>
          </w:tcPr>
          <w:p w14:paraId="505A3B74">
            <w:pPr>
              <w:widowControl/>
              <w:tabs>
                <w:tab w:val="decimal" w:pos="0"/>
              </w:tabs>
              <w:ind w:firstLine="0" w:firstLineChars="0"/>
              <w:jc w:val="center"/>
              <w:rPr>
                <w:kern w:val="0"/>
                <w:sz w:val="18"/>
                <w:szCs w:val="18"/>
              </w:rPr>
            </w:pPr>
            <w:r>
              <w:rPr>
                <w:kern w:val="0"/>
                <w:sz w:val="18"/>
                <w:szCs w:val="18"/>
              </w:rPr>
              <w:t>3.100586</w:t>
            </w:r>
          </w:p>
        </w:tc>
        <w:tc>
          <w:tcPr>
            <w:tcW w:w="588" w:type="dxa"/>
            <w:tcBorders>
              <w:top w:val="nil"/>
              <w:left w:val="nil"/>
              <w:bottom w:val="single" w:color="auto" w:sz="4" w:space="0"/>
              <w:right w:val="single" w:color="auto" w:sz="4" w:space="0"/>
            </w:tcBorders>
            <w:vAlign w:val="center"/>
          </w:tcPr>
          <w:p w14:paraId="7ADFA2CD">
            <w:pPr>
              <w:widowControl/>
              <w:tabs>
                <w:tab w:val="decimal" w:pos="0"/>
              </w:tabs>
              <w:ind w:firstLine="0" w:firstLineChars="0"/>
              <w:jc w:val="center"/>
              <w:rPr>
                <w:kern w:val="0"/>
                <w:sz w:val="18"/>
                <w:szCs w:val="18"/>
              </w:rPr>
            </w:pPr>
            <w:r>
              <w:rPr>
                <w:kern w:val="0"/>
                <w:sz w:val="18"/>
                <w:szCs w:val="18"/>
              </w:rPr>
              <w:t>6</w:t>
            </w:r>
          </w:p>
        </w:tc>
        <w:tc>
          <w:tcPr>
            <w:tcW w:w="813" w:type="dxa"/>
            <w:tcBorders>
              <w:top w:val="nil"/>
              <w:left w:val="nil"/>
              <w:bottom w:val="single" w:color="auto" w:sz="4" w:space="0"/>
              <w:right w:val="single" w:color="auto" w:sz="4" w:space="0"/>
            </w:tcBorders>
            <w:vAlign w:val="center"/>
          </w:tcPr>
          <w:p w14:paraId="46642E24">
            <w:pPr>
              <w:widowControl/>
              <w:tabs>
                <w:tab w:val="decimal" w:pos="0"/>
              </w:tabs>
              <w:ind w:firstLine="0" w:firstLineChars="0"/>
              <w:jc w:val="center"/>
              <w:rPr>
                <w:kern w:val="0"/>
                <w:sz w:val="18"/>
                <w:szCs w:val="18"/>
              </w:rPr>
            </w:pPr>
            <w:r>
              <w:rPr>
                <w:kern w:val="0"/>
                <w:sz w:val="18"/>
                <w:szCs w:val="18"/>
              </w:rPr>
              <w:t>255</w:t>
            </w:r>
          </w:p>
        </w:tc>
        <w:tc>
          <w:tcPr>
            <w:tcW w:w="1068" w:type="dxa"/>
            <w:tcBorders>
              <w:top w:val="nil"/>
              <w:left w:val="nil"/>
              <w:bottom w:val="single" w:color="auto" w:sz="4" w:space="0"/>
              <w:right w:val="single" w:color="auto" w:sz="4" w:space="0"/>
            </w:tcBorders>
            <w:vAlign w:val="center"/>
          </w:tcPr>
          <w:p w14:paraId="13ADD0CA">
            <w:pPr>
              <w:widowControl/>
              <w:tabs>
                <w:tab w:val="decimal" w:pos="0"/>
              </w:tabs>
              <w:ind w:firstLine="0" w:firstLineChars="0"/>
              <w:jc w:val="center"/>
              <w:rPr>
                <w:kern w:val="0"/>
                <w:sz w:val="18"/>
                <w:szCs w:val="18"/>
              </w:rPr>
            </w:pPr>
            <w:r>
              <w:rPr>
                <w:kern w:val="0"/>
                <w:sz w:val="18"/>
                <w:szCs w:val="18"/>
              </w:rPr>
              <w:t>6.225586</w:t>
            </w:r>
          </w:p>
        </w:tc>
        <w:tc>
          <w:tcPr>
            <w:tcW w:w="426" w:type="dxa"/>
            <w:tcBorders>
              <w:top w:val="nil"/>
              <w:left w:val="nil"/>
              <w:bottom w:val="single" w:color="auto" w:sz="4" w:space="0"/>
              <w:right w:val="single" w:color="auto" w:sz="4" w:space="0"/>
            </w:tcBorders>
            <w:vAlign w:val="center"/>
          </w:tcPr>
          <w:p w14:paraId="62381DA7">
            <w:pPr>
              <w:widowControl/>
              <w:tabs>
                <w:tab w:val="decimal" w:pos="0"/>
              </w:tabs>
              <w:ind w:firstLine="0" w:firstLineChars="0"/>
              <w:jc w:val="center"/>
              <w:rPr>
                <w:kern w:val="0"/>
                <w:sz w:val="18"/>
                <w:szCs w:val="18"/>
              </w:rPr>
            </w:pPr>
            <w:r>
              <w:rPr>
                <w:kern w:val="0"/>
                <w:sz w:val="18"/>
                <w:szCs w:val="18"/>
              </w:rPr>
              <w:t>5</w:t>
            </w:r>
          </w:p>
        </w:tc>
        <w:tc>
          <w:tcPr>
            <w:tcW w:w="813" w:type="dxa"/>
            <w:tcBorders>
              <w:top w:val="nil"/>
              <w:left w:val="nil"/>
              <w:bottom w:val="single" w:color="auto" w:sz="4" w:space="0"/>
              <w:right w:val="single" w:color="auto" w:sz="4" w:space="0"/>
            </w:tcBorders>
            <w:vAlign w:val="center"/>
          </w:tcPr>
          <w:p w14:paraId="0B254A39">
            <w:pPr>
              <w:widowControl/>
              <w:tabs>
                <w:tab w:val="decimal" w:pos="0"/>
              </w:tabs>
              <w:ind w:firstLine="0" w:firstLineChars="0"/>
              <w:jc w:val="center"/>
              <w:rPr>
                <w:kern w:val="0"/>
                <w:sz w:val="18"/>
                <w:szCs w:val="18"/>
              </w:rPr>
            </w:pPr>
            <w:r>
              <w:rPr>
                <w:kern w:val="0"/>
                <w:sz w:val="18"/>
                <w:szCs w:val="18"/>
              </w:rPr>
              <w:t>383</w:t>
            </w:r>
          </w:p>
        </w:tc>
        <w:tc>
          <w:tcPr>
            <w:tcW w:w="1068" w:type="dxa"/>
            <w:tcBorders>
              <w:top w:val="nil"/>
              <w:left w:val="nil"/>
              <w:bottom w:val="single" w:color="auto" w:sz="4" w:space="0"/>
              <w:right w:val="single" w:color="auto" w:sz="4" w:space="0"/>
            </w:tcBorders>
            <w:vAlign w:val="center"/>
          </w:tcPr>
          <w:p w14:paraId="28B2EF99">
            <w:pPr>
              <w:widowControl/>
              <w:tabs>
                <w:tab w:val="decimal" w:pos="0"/>
              </w:tabs>
              <w:ind w:firstLine="0" w:firstLineChars="0"/>
              <w:jc w:val="center"/>
              <w:rPr>
                <w:kern w:val="0"/>
                <w:sz w:val="18"/>
                <w:szCs w:val="18"/>
              </w:rPr>
            </w:pPr>
            <w:r>
              <w:rPr>
                <w:kern w:val="0"/>
                <w:sz w:val="18"/>
                <w:szCs w:val="18"/>
              </w:rPr>
              <w:t>9.350586</w:t>
            </w:r>
          </w:p>
        </w:tc>
        <w:tc>
          <w:tcPr>
            <w:tcW w:w="426" w:type="dxa"/>
            <w:tcBorders>
              <w:top w:val="nil"/>
              <w:left w:val="nil"/>
              <w:bottom w:val="single" w:color="auto" w:sz="4" w:space="0"/>
              <w:right w:val="single" w:color="auto" w:sz="4" w:space="0"/>
            </w:tcBorders>
            <w:vAlign w:val="center"/>
          </w:tcPr>
          <w:p w14:paraId="66D1D88E">
            <w:pPr>
              <w:widowControl/>
              <w:tabs>
                <w:tab w:val="decimal" w:pos="0"/>
              </w:tabs>
              <w:ind w:firstLine="0" w:firstLineChars="0"/>
              <w:jc w:val="center"/>
              <w:rPr>
                <w:kern w:val="0"/>
                <w:sz w:val="18"/>
                <w:szCs w:val="18"/>
              </w:rPr>
            </w:pPr>
            <w:r>
              <w:rPr>
                <w:kern w:val="0"/>
                <w:sz w:val="18"/>
                <w:szCs w:val="18"/>
              </w:rPr>
              <w:t>4</w:t>
            </w:r>
          </w:p>
        </w:tc>
        <w:tc>
          <w:tcPr>
            <w:tcW w:w="813" w:type="dxa"/>
            <w:tcBorders>
              <w:top w:val="nil"/>
              <w:left w:val="nil"/>
              <w:bottom w:val="single" w:color="auto" w:sz="4" w:space="0"/>
              <w:right w:val="single" w:color="auto" w:sz="4" w:space="0"/>
            </w:tcBorders>
            <w:vAlign w:val="center"/>
          </w:tcPr>
          <w:p w14:paraId="50BEA914">
            <w:pPr>
              <w:widowControl/>
              <w:tabs>
                <w:tab w:val="decimal" w:pos="0"/>
              </w:tabs>
              <w:ind w:firstLine="0" w:firstLineChars="0"/>
              <w:jc w:val="center"/>
              <w:rPr>
                <w:kern w:val="0"/>
                <w:sz w:val="18"/>
                <w:szCs w:val="18"/>
              </w:rPr>
            </w:pPr>
            <w:r>
              <w:rPr>
                <w:kern w:val="0"/>
                <w:sz w:val="18"/>
                <w:szCs w:val="18"/>
              </w:rPr>
              <w:t>511</w:t>
            </w:r>
          </w:p>
        </w:tc>
        <w:tc>
          <w:tcPr>
            <w:tcW w:w="1109" w:type="dxa"/>
            <w:tcBorders>
              <w:top w:val="nil"/>
              <w:left w:val="nil"/>
              <w:bottom w:val="single" w:color="auto" w:sz="4" w:space="0"/>
              <w:right w:val="single" w:color="auto" w:sz="4" w:space="0"/>
            </w:tcBorders>
            <w:vAlign w:val="center"/>
          </w:tcPr>
          <w:p w14:paraId="2B49A86B">
            <w:pPr>
              <w:widowControl/>
              <w:tabs>
                <w:tab w:val="decimal" w:pos="0"/>
              </w:tabs>
              <w:ind w:firstLine="0" w:firstLineChars="0"/>
              <w:jc w:val="center"/>
              <w:rPr>
                <w:kern w:val="0"/>
                <w:sz w:val="18"/>
                <w:szCs w:val="18"/>
              </w:rPr>
            </w:pPr>
            <w:r>
              <w:rPr>
                <w:kern w:val="0"/>
                <w:sz w:val="18"/>
                <w:szCs w:val="18"/>
              </w:rPr>
              <w:t>12.475586</w:t>
            </w:r>
          </w:p>
        </w:tc>
        <w:tc>
          <w:tcPr>
            <w:tcW w:w="426" w:type="dxa"/>
            <w:tcBorders>
              <w:top w:val="nil"/>
              <w:left w:val="nil"/>
              <w:bottom w:val="single" w:color="auto" w:sz="4" w:space="0"/>
              <w:right w:val="single" w:color="auto" w:sz="4" w:space="0"/>
            </w:tcBorders>
            <w:vAlign w:val="center"/>
          </w:tcPr>
          <w:p w14:paraId="586F34D8">
            <w:pPr>
              <w:widowControl/>
              <w:tabs>
                <w:tab w:val="decimal" w:pos="0"/>
              </w:tabs>
              <w:ind w:firstLine="0" w:firstLineChars="0"/>
              <w:jc w:val="center"/>
              <w:rPr>
                <w:kern w:val="0"/>
                <w:sz w:val="18"/>
                <w:szCs w:val="18"/>
              </w:rPr>
            </w:pPr>
            <w:r>
              <w:rPr>
                <w:kern w:val="0"/>
                <w:sz w:val="18"/>
                <w:szCs w:val="18"/>
              </w:rPr>
              <w:t>1</w:t>
            </w:r>
          </w:p>
        </w:tc>
      </w:tr>
    </w:tbl>
    <w:p w14:paraId="6C2FC918">
      <w:pPr>
        <w:widowControl/>
        <w:tabs>
          <w:tab w:val="center" w:pos="4201"/>
          <w:tab w:val="right" w:leader="dot" w:pos="9298"/>
        </w:tabs>
        <w:autoSpaceDE w:val="0"/>
        <w:autoSpaceDN w:val="0"/>
        <w:ind w:firstLine="420"/>
        <w:rPr>
          <w:rFonts w:ascii="宋体"/>
          <w:kern w:val="0"/>
          <w:szCs w:val="20"/>
        </w:rPr>
      </w:pPr>
    </w:p>
    <w:p w14:paraId="075FA87E">
      <w:pPr>
        <w:ind w:firstLine="0" w:firstLineChars="0"/>
        <w:jc w:val="center"/>
        <w:outlineLvl w:val="0"/>
        <w:rPr>
          <w:rFonts w:eastAsia="黑体"/>
          <w:szCs w:val="20"/>
        </w:rPr>
      </w:pPr>
      <w:ins w:id="482" w:author="Gutingting " w:date="2026-02-13T11:20:11Z">
        <w:bookmarkStart w:id="447" w:name="_Ref200096544"/>
        <w:bookmarkStart w:id="448" w:name="_Toc24923"/>
        <w:bookmarkStart w:id="449" w:name="_Toc4941"/>
        <w:bookmarkStart w:id="450" w:name="_Toc3536"/>
        <w:bookmarkStart w:id="451" w:name="_Toc23011"/>
        <w:r>
          <w:rPr>
            <w:rFonts w:hint="eastAsia" w:ascii="黑体" w:hAnsi="黑体" w:eastAsia="黑体" w:cs="黑体"/>
          </w:rPr>
          <w:fldChar w:fldCharType="begin"/>
        </w:r>
      </w:ins>
      <w:ins w:id="483" w:author="Gutingting " w:date="2026-02-13T11:20:11Z">
        <w:r>
          <w:rPr>
            <w:rFonts w:hint="eastAsia" w:ascii="黑体" w:hAnsi="黑体" w:eastAsia="黑体" w:cs="黑体"/>
          </w:rPr>
          <w:instrText xml:space="preserve"> REF _Ref59452463 \h  \* MERGEFORMAT </w:instrText>
        </w:r>
      </w:ins>
      <w:ins w:id="484" w:author="Gutingting " w:date="2026-02-13T11:20:11Z">
        <w:r>
          <w:rPr>
            <w:rFonts w:hint="eastAsia" w:ascii="黑体" w:hAnsi="黑体" w:eastAsia="黑体" w:cs="黑体"/>
          </w:rPr>
          <w:fldChar w:fldCharType="separate"/>
        </w:r>
      </w:ins>
      <w:ins w:id="485" w:author="Gutingting " w:date="2026-02-13T11:20:11Z">
        <w:r>
          <w:rPr>
            <w:rFonts w:hint="eastAsia" w:ascii="黑体" w:hAnsi="黑体" w:eastAsia="黑体" w:cs="黑体"/>
          </w:rPr>
          <w:t>表C</w:t>
        </w:r>
      </w:ins>
      <w:ins w:id="486" w:author="Gutingting " w:date="2026-02-13T11:20:11Z">
        <w:r>
          <w:rPr>
            <w:rFonts w:hint="eastAsia" w:ascii="黑体" w:hAnsi="黑体" w:eastAsia="黑体" w:cs="黑体"/>
            <w:lang w:val="en-US" w:eastAsia="zh-CN"/>
          </w:rPr>
          <w:t>.</w:t>
        </w:r>
      </w:ins>
      <w:ins w:id="487" w:author="Gutingting " w:date="2026-02-13T11:20:11Z">
        <w:r>
          <w:rPr>
            <w:rFonts w:hint="eastAsia" w:ascii="黑体" w:hAnsi="黑体" w:eastAsia="黑体" w:cs="黑体"/>
          </w:rPr>
          <w:t>2</w:t>
        </w:r>
      </w:ins>
      <w:ins w:id="488" w:author="Gutingting " w:date="2026-02-13T11:20:11Z">
        <w:r>
          <w:rPr>
            <w:rFonts w:hint="eastAsia" w:ascii="黑体" w:hAnsi="黑体" w:eastAsia="黑体" w:cs="黑体"/>
          </w:rPr>
          <w:fldChar w:fldCharType="end"/>
        </w:r>
      </w:ins>
      <w:del w:id="489" w:author="Gutingting " w:date="2026-02-13T11:20:11Z">
        <w:r>
          <w:rPr>
            <w:rFonts w:hint="eastAsia" w:ascii="黑体" w:hAnsi="黑体" w:eastAsia="黑体" w:cs="黑体"/>
            <w:szCs w:val="20"/>
          </w:rPr>
          <w:delText xml:space="preserve">表 </w:delText>
        </w:r>
      </w:del>
      <w:del w:id="490" w:author="Gutingting " w:date="2026-02-13T11:20:11Z">
        <w:r>
          <w:rPr>
            <w:rFonts w:hint="eastAsia" w:ascii="黑体" w:hAnsi="黑体" w:eastAsia="黑体" w:cs="黑体"/>
            <w:szCs w:val="20"/>
          </w:rPr>
          <w:fldChar w:fldCharType="begin"/>
        </w:r>
      </w:del>
      <w:del w:id="491" w:author="Gutingting " w:date="2026-02-13T11:20:11Z">
        <w:r>
          <w:rPr>
            <w:rFonts w:hint="eastAsia" w:ascii="黑体" w:hAnsi="黑体" w:eastAsia="黑体" w:cs="黑体"/>
            <w:szCs w:val="20"/>
          </w:rPr>
          <w:delInstrText xml:space="preserve"> SEQ 表 \* ARABIC </w:delInstrText>
        </w:r>
      </w:del>
      <w:del w:id="492" w:author="Gutingting " w:date="2026-02-13T11:20:11Z">
        <w:r>
          <w:rPr>
            <w:rFonts w:hint="eastAsia" w:ascii="黑体" w:hAnsi="黑体" w:eastAsia="黑体" w:cs="黑体"/>
            <w:szCs w:val="20"/>
          </w:rPr>
          <w:fldChar w:fldCharType="separate"/>
        </w:r>
      </w:del>
      <w:del w:id="493" w:author="Gutingting " w:date="2026-02-13T11:20:11Z">
        <w:r>
          <w:rPr>
            <w:rFonts w:hint="eastAsia" w:ascii="黑体" w:hAnsi="黑体" w:eastAsia="黑体" w:cs="黑体"/>
            <w:szCs w:val="20"/>
          </w:rPr>
          <w:delText>31</w:delText>
        </w:r>
      </w:del>
      <w:del w:id="494" w:author="Gutingting " w:date="2026-02-13T11:20:11Z">
        <w:r>
          <w:rPr>
            <w:rFonts w:hint="eastAsia" w:ascii="黑体" w:hAnsi="黑体" w:eastAsia="黑体" w:cs="黑体"/>
            <w:szCs w:val="20"/>
          </w:rPr>
          <w:fldChar w:fldCharType="end"/>
        </w:r>
        <w:bookmarkEnd w:id="447"/>
      </w:del>
      <w:r>
        <w:rPr>
          <w:rFonts w:hint="eastAsia" w:ascii="黑体" w:hAnsi="黑体" w:eastAsia="黑体" w:cs="黑体"/>
          <w:szCs w:val="20"/>
        </w:rPr>
        <w:t xml:space="preserve"> 频段2、频段3和频段4的帧控制和载荷数据映射相位表</w:t>
      </w:r>
      <w:bookmarkEnd w:id="448"/>
      <w:bookmarkEnd w:id="449"/>
      <w:bookmarkEnd w:id="450"/>
      <w:bookmarkEnd w:id="451"/>
    </w:p>
    <w:tbl>
      <w:tblPr>
        <w:tblStyle w:val="55"/>
        <w:tblW w:w="9570" w:type="dxa"/>
        <w:jc w:val="center"/>
        <w:tblLayout w:type="fixed"/>
        <w:tblCellMar>
          <w:top w:w="0" w:type="dxa"/>
          <w:left w:w="108" w:type="dxa"/>
          <w:bottom w:w="0" w:type="dxa"/>
          <w:right w:w="108" w:type="dxa"/>
        </w:tblCellMar>
      </w:tblPr>
      <w:tblGrid>
        <w:gridCol w:w="952"/>
        <w:gridCol w:w="1068"/>
        <w:gridCol w:w="668"/>
        <w:gridCol w:w="733"/>
        <w:gridCol w:w="1068"/>
        <w:gridCol w:w="426"/>
        <w:gridCol w:w="813"/>
        <w:gridCol w:w="1068"/>
        <w:gridCol w:w="426"/>
        <w:gridCol w:w="813"/>
        <w:gridCol w:w="1109"/>
        <w:gridCol w:w="426"/>
      </w:tblGrid>
      <w:tr w14:paraId="1295D023">
        <w:tblPrEx>
          <w:tblCellMar>
            <w:top w:w="0" w:type="dxa"/>
            <w:left w:w="108" w:type="dxa"/>
            <w:bottom w:w="0" w:type="dxa"/>
            <w:right w:w="108" w:type="dxa"/>
          </w:tblCellMar>
        </w:tblPrEx>
        <w:trPr>
          <w:trHeight w:val="540" w:hRule="atLeast"/>
          <w:jc w:val="center"/>
        </w:trPr>
        <w:tc>
          <w:tcPr>
            <w:tcW w:w="952" w:type="dxa"/>
            <w:tcBorders>
              <w:top w:val="single" w:color="auto" w:sz="4" w:space="0"/>
              <w:left w:val="single" w:color="auto" w:sz="4" w:space="0"/>
              <w:bottom w:val="single" w:color="auto" w:sz="4" w:space="0"/>
              <w:right w:val="single" w:color="auto" w:sz="4" w:space="0"/>
            </w:tcBorders>
            <w:vAlign w:val="center"/>
          </w:tcPr>
          <w:p w14:paraId="542B57DF">
            <w:pPr>
              <w:widowControl/>
              <w:tabs>
                <w:tab w:val="decimal" w:pos="0"/>
              </w:tabs>
              <w:ind w:firstLine="0" w:firstLineChars="0"/>
              <w:jc w:val="center"/>
              <w:rPr>
                <w:kern w:val="0"/>
                <w:sz w:val="18"/>
                <w:szCs w:val="18"/>
              </w:rPr>
            </w:pPr>
            <w:r>
              <w:rPr>
                <w:rFonts w:hint="eastAsia"/>
                <w:kern w:val="0"/>
                <w:sz w:val="18"/>
                <w:szCs w:val="18"/>
              </w:rPr>
              <w:t>载波号</w:t>
            </w:r>
          </w:p>
        </w:tc>
        <w:tc>
          <w:tcPr>
            <w:tcW w:w="1068" w:type="dxa"/>
            <w:tcBorders>
              <w:top w:val="single" w:color="auto" w:sz="4" w:space="0"/>
              <w:left w:val="nil"/>
              <w:bottom w:val="single" w:color="auto" w:sz="4" w:space="0"/>
              <w:right w:val="single" w:color="auto" w:sz="4" w:space="0"/>
            </w:tcBorders>
            <w:vAlign w:val="center"/>
          </w:tcPr>
          <w:p w14:paraId="18DD1875">
            <w:pPr>
              <w:widowControl/>
              <w:tabs>
                <w:tab w:val="decimal" w:pos="0"/>
              </w:tabs>
              <w:ind w:firstLine="0" w:firstLineChars="0"/>
              <w:jc w:val="center"/>
              <w:rPr>
                <w:kern w:val="0"/>
                <w:sz w:val="18"/>
                <w:szCs w:val="18"/>
              </w:rPr>
            </w:pPr>
            <w:r>
              <w:rPr>
                <w:rFonts w:hint="eastAsia"/>
                <w:kern w:val="0"/>
                <w:sz w:val="18"/>
                <w:szCs w:val="18"/>
              </w:rPr>
              <w:t>载波频率（</w:t>
            </w:r>
            <w:r>
              <w:rPr>
                <w:kern w:val="0"/>
                <w:sz w:val="18"/>
                <w:szCs w:val="18"/>
              </w:rPr>
              <w:t>MHz</w:t>
            </w:r>
            <w:r>
              <w:rPr>
                <w:rFonts w:hint="eastAsia"/>
                <w:kern w:val="0"/>
                <w:sz w:val="18"/>
                <w:szCs w:val="18"/>
              </w:rPr>
              <w:t>）</w:t>
            </w:r>
          </w:p>
        </w:tc>
        <w:tc>
          <w:tcPr>
            <w:tcW w:w="668" w:type="dxa"/>
            <w:tcBorders>
              <w:top w:val="single" w:color="auto" w:sz="4" w:space="0"/>
              <w:left w:val="nil"/>
              <w:bottom w:val="single" w:color="auto" w:sz="4" w:space="0"/>
              <w:right w:val="single" w:color="auto" w:sz="4" w:space="0"/>
            </w:tcBorders>
            <w:vAlign w:val="center"/>
          </w:tcPr>
          <w:p w14:paraId="31BAA134">
            <w:pPr>
              <w:widowControl/>
              <w:tabs>
                <w:tab w:val="decimal" w:pos="0"/>
              </w:tabs>
              <w:ind w:firstLine="0" w:firstLineChars="0"/>
              <w:rPr>
                <w:kern w:val="0"/>
                <w:sz w:val="18"/>
                <w:szCs w:val="18"/>
              </w:rPr>
            </w:pPr>
            <w:r>
              <w:rPr>
                <w:rFonts w:hint="eastAsia"/>
                <w:kern w:val="0"/>
                <w:sz w:val="18"/>
                <w:szCs w:val="18"/>
              </w:rPr>
              <w:t>相位编号</w:t>
            </w:r>
          </w:p>
        </w:tc>
        <w:tc>
          <w:tcPr>
            <w:tcW w:w="733" w:type="dxa"/>
            <w:tcBorders>
              <w:top w:val="single" w:color="auto" w:sz="4" w:space="0"/>
              <w:left w:val="nil"/>
              <w:bottom w:val="single" w:color="auto" w:sz="4" w:space="0"/>
              <w:right w:val="single" w:color="auto" w:sz="4" w:space="0"/>
            </w:tcBorders>
            <w:vAlign w:val="center"/>
          </w:tcPr>
          <w:p w14:paraId="469F5BC1">
            <w:pPr>
              <w:widowControl/>
              <w:tabs>
                <w:tab w:val="decimal" w:pos="0"/>
              </w:tabs>
              <w:ind w:firstLine="0" w:firstLineChars="0"/>
              <w:jc w:val="center"/>
              <w:rPr>
                <w:kern w:val="0"/>
                <w:sz w:val="18"/>
                <w:szCs w:val="18"/>
              </w:rPr>
            </w:pPr>
            <w:r>
              <w:rPr>
                <w:rFonts w:hint="eastAsia"/>
                <w:kern w:val="0"/>
                <w:sz w:val="18"/>
                <w:szCs w:val="18"/>
              </w:rPr>
              <w:t>载波号</w:t>
            </w:r>
          </w:p>
        </w:tc>
        <w:tc>
          <w:tcPr>
            <w:tcW w:w="1068" w:type="dxa"/>
            <w:tcBorders>
              <w:top w:val="single" w:color="auto" w:sz="4" w:space="0"/>
              <w:left w:val="nil"/>
              <w:bottom w:val="single" w:color="auto" w:sz="4" w:space="0"/>
              <w:right w:val="single" w:color="auto" w:sz="4" w:space="0"/>
            </w:tcBorders>
            <w:vAlign w:val="center"/>
          </w:tcPr>
          <w:p w14:paraId="17DF7804">
            <w:pPr>
              <w:widowControl/>
              <w:tabs>
                <w:tab w:val="decimal" w:pos="0"/>
              </w:tabs>
              <w:ind w:firstLine="0" w:firstLineChars="0"/>
              <w:jc w:val="center"/>
              <w:rPr>
                <w:kern w:val="0"/>
                <w:sz w:val="18"/>
                <w:szCs w:val="18"/>
              </w:rPr>
            </w:pPr>
            <w:r>
              <w:rPr>
                <w:rFonts w:hint="eastAsia"/>
                <w:kern w:val="0"/>
                <w:sz w:val="18"/>
                <w:szCs w:val="18"/>
              </w:rPr>
              <w:t>载波频率（</w:t>
            </w:r>
            <w:r>
              <w:rPr>
                <w:kern w:val="0"/>
                <w:sz w:val="18"/>
                <w:szCs w:val="18"/>
              </w:rPr>
              <w:t>MHz</w:t>
            </w:r>
            <w:r>
              <w:rPr>
                <w:rFonts w:hint="eastAsia"/>
                <w:kern w:val="0"/>
                <w:sz w:val="18"/>
                <w:szCs w:val="18"/>
              </w:rPr>
              <w:t>）</w:t>
            </w:r>
          </w:p>
        </w:tc>
        <w:tc>
          <w:tcPr>
            <w:tcW w:w="426" w:type="dxa"/>
            <w:tcBorders>
              <w:top w:val="single" w:color="auto" w:sz="4" w:space="0"/>
              <w:left w:val="nil"/>
              <w:bottom w:val="single" w:color="auto" w:sz="4" w:space="0"/>
              <w:right w:val="single" w:color="auto" w:sz="4" w:space="0"/>
            </w:tcBorders>
            <w:vAlign w:val="center"/>
          </w:tcPr>
          <w:p w14:paraId="73F51CC0">
            <w:pPr>
              <w:ind w:firstLine="0" w:firstLineChars="0"/>
              <w:rPr>
                <w:sz w:val="18"/>
                <w:szCs w:val="18"/>
              </w:rPr>
            </w:pPr>
            <w:r>
              <w:rPr>
                <w:rFonts w:hint="eastAsia"/>
                <w:sz w:val="18"/>
                <w:szCs w:val="18"/>
              </w:rPr>
              <w:t>相位编号</w:t>
            </w:r>
          </w:p>
        </w:tc>
        <w:tc>
          <w:tcPr>
            <w:tcW w:w="813" w:type="dxa"/>
            <w:tcBorders>
              <w:top w:val="single" w:color="auto" w:sz="4" w:space="0"/>
              <w:left w:val="nil"/>
              <w:bottom w:val="single" w:color="auto" w:sz="4" w:space="0"/>
              <w:right w:val="single" w:color="auto" w:sz="4" w:space="0"/>
            </w:tcBorders>
            <w:vAlign w:val="center"/>
          </w:tcPr>
          <w:p w14:paraId="47A4F3F3">
            <w:pPr>
              <w:ind w:firstLine="0" w:firstLineChars="0"/>
              <w:rPr>
                <w:sz w:val="18"/>
                <w:szCs w:val="18"/>
              </w:rPr>
            </w:pPr>
            <w:r>
              <w:rPr>
                <w:rFonts w:hint="eastAsia"/>
                <w:sz w:val="18"/>
                <w:szCs w:val="18"/>
              </w:rPr>
              <w:t>载波号</w:t>
            </w:r>
          </w:p>
        </w:tc>
        <w:tc>
          <w:tcPr>
            <w:tcW w:w="1068" w:type="dxa"/>
            <w:tcBorders>
              <w:top w:val="single" w:color="auto" w:sz="4" w:space="0"/>
              <w:left w:val="nil"/>
              <w:bottom w:val="single" w:color="auto" w:sz="4" w:space="0"/>
              <w:right w:val="single" w:color="auto" w:sz="4" w:space="0"/>
            </w:tcBorders>
            <w:vAlign w:val="center"/>
          </w:tcPr>
          <w:p w14:paraId="4C9EAEDC">
            <w:pPr>
              <w:ind w:firstLine="0" w:firstLineChars="0"/>
              <w:rPr>
                <w:sz w:val="18"/>
                <w:szCs w:val="18"/>
              </w:rPr>
            </w:pPr>
            <w:r>
              <w:rPr>
                <w:rFonts w:hint="eastAsia"/>
                <w:sz w:val="18"/>
                <w:szCs w:val="18"/>
              </w:rPr>
              <w:t>载波频率（</w:t>
            </w:r>
            <w:r>
              <w:rPr>
                <w:sz w:val="18"/>
                <w:szCs w:val="18"/>
              </w:rPr>
              <w:t>MHz</w:t>
            </w:r>
            <w:r>
              <w:rPr>
                <w:rFonts w:hint="eastAsia"/>
                <w:sz w:val="18"/>
                <w:szCs w:val="18"/>
              </w:rPr>
              <w:t>）</w:t>
            </w:r>
          </w:p>
        </w:tc>
        <w:tc>
          <w:tcPr>
            <w:tcW w:w="426" w:type="dxa"/>
            <w:tcBorders>
              <w:top w:val="single" w:color="auto" w:sz="4" w:space="0"/>
              <w:left w:val="nil"/>
              <w:bottom w:val="single" w:color="auto" w:sz="4" w:space="0"/>
              <w:right w:val="single" w:color="auto" w:sz="4" w:space="0"/>
            </w:tcBorders>
            <w:vAlign w:val="center"/>
          </w:tcPr>
          <w:p w14:paraId="7D8F80DD">
            <w:pPr>
              <w:ind w:firstLine="0" w:firstLineChars="0"/>
              <w:rPr>
                <w:sz w:val="18"/>
                <w:szCs w:val="18"/>
              </w:rPr>
            </w:pPr>
            <w:r>
              <w:rPr>
                <w:rFonts w:hint="eastAsia"/>
                <w:sz w:val="18"/>
                <w:szCs w:val="18"/>
              </w:rPr>
              <w:t>相位编号</w:t>
            </w:r>
          </w:p>
        </w:tc>
        <w:tc>
          <w:tcPr>
            <w:tcW w:w="813" w:type="dxa"/>
            <w:tcBorders>
              <w:top w:val="single" w:color="auto" w:sz="4" w:space="0"/>
              <w:left w:val="nil"/>
              <w:bottom w:val="single" w:color="auto" w:sz="4" w:space="0"/>
              <w:right w:val="single" w:color="auto" w:sz="4" w:space="0"/>
            </w:tcBorders>
            <w:vAlign w:val="center"/>
          </w:tcPr>
          <w:p w14:paraId="42D360FF">
            <w:pPr>
              <w:ind w:firstLine="0" w:firstLineChars="0"/>
              <w:rPr>
                <w:sz w:val="18"/>
                <w:szCs w:val="18"/>
              </w:rPr>
            </w:pPr>
            <w:r>
              <w:rPr>
                <w:rFonts w:hint="eastAsia"/>
                <w:sz w:val="18"/>
                <w:szCs w:val="18"/>
              </w:rPr>
              <w:t>载波号</w:t>
            </w:r>
          </w:p>
        </w:tc>
        <w:tc>
          <w:tcPr>
            <w:tcW w:w="1109" w:type="dxa"/>
            <w:tcBorders>
              <w:top w:val="single" w:color="auto" w:sz="4" w:space="0"/>
              <w:left w:val="nil"/>
              <w:bottom w:val="single" w:color="auto" w:sz="4" w:space="0"/>
              <w:right w:val="single" w:color="auto" w:sz="4" w:space="0"/>
            </w:tcBorders>
            <w:vAlign w:val="center"/>
          </w:tcPr>
          <w:p w14:paraId="50D0768A">
            <w:pPr>
              <w:ind w:firstLine="0" w:firstLineChars="0"/>
              <w:rPr>
                <w:sz w:val="18"/>
                <w:szCs w:val="18"/>
              </w:rPr>
            </w:pPr>
            <w:r>
              <w:rPr>
                <w:rFonts w:hint="eastAsia"/>
                <w:sz w:val="18"/>
                <w:szCs w:val="18"/>
              </w:rPr>
              <w:t>载波频率（</w:t>
            </w:r>
            <w:r>
              <w:rPr>
                <w:sz w:val="18"/>
                <w:szCs w:val="18"/>
              </w:rPr>
              <w:t>MHz</w:t>
            </w:r>
            <w:r>
              <w:rPr>
                <w:rFonts w:hint="eastAsia"/>
                <w:sz w:val="18"/>
                <w:szCs w:val="18"/>
              </w:rPr>
              <w:t>）</w:t>
            </w:r>
          </w:p>
        </w:tc>
        <w:tc>
          <w:tcPr>
            <w:tcW w:w="426" w:type="dxa"/>
            <w:tcBorders>
              <w:top w:val="single" w:color="auto" w:sz="4" w:space="0"/>
              <w:left w:val="nil"/>
              <w:bottom w:val="single" w:color="auto" w:sz="4" w:space="0"/>
              <w:right w:val="single" w:color="auto" w:sz="4" w:space="0"/>
            </w:tcBorders>
            <w:vAlign w:val="center"/>
          </w:tcPr>
          <w:p w14:paraId="710D00F6">
            <w:pPr>
              <w:ind w:firstLine="0" w:firstLineChars="0"/>
              <w:rPr>
                <w:sz w:val="18"/>
                <w:szCs w:val="18"/>
              </w:rPr>
            </w:pPr>
            <w:r>
              <w:rPr>
                <w:rFonts w:hint="eastAsia"/>
                <w:sz w:val="18"/>
                <w:szCs w:val="18"/>
              </w:rPr>
              <w:t>相位编号</w:t>
            </w:r>
          </w:p>
        </w:tc>
      </w:tr>
      <w:tr w14:paraId="76B351C3">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41A159F5">
            <w:pPr>
              <w:widowControl/>
              <w:tabs>
                <w:tab w:val="decimal" w:pos="0"/>
              </w:tabs>
              <w:ind w:firstLine="0" w:firstLineChars="0"/>
              <w:jc w:val="center"/>
              <w:rPr>
                <w:kern w:val="0"/>
                <w:sz w:val="18"/>
                <w:szCs w:val="18"/>
              </w:rPr>
            </w:pPr>
            <w:r>
              <w:rPr>
                <w:kern w:val="0"/>
                <w:sz w:val="18"/>
                <w:szCs w:val="18"/>
              </w:rPr>
              <w:t>--</w:t>
            </w:r>
          </w:p>
        </w:tc>
        <w:tc>
          <w:tcPr>
            <w:tcW w:w="1068" w:type="dxa"/>
            <w:tcBorders>
              <w:top w:val="nil"/>
              <w:left w:val="nil"/>
              <w:bottom w:val="single" w:color="auto" w:sz="4" w:space="0"/>
              <w:right w:val="single" w:color="auto" w:sz="4" w:space="0"/>
            </w:tcBorders>
            <w:vAlign w:val="center"/>
          </w:tcPr>
          <w:p w14:paraId="2CC721D3">
            <w:pPr>
              <w:widowControl/>
              <w:tabs>
                <w:tab w:val="decimal" w:pos="0"/>
              </w:tabs>
              <w:ind w:firstLine="0" w:firstLineChars="0"/>
              <w:jc w:val="center"/>
              <w:rPr>
                <w:kern w:val="0"/>
                <w:sz w:val="18"/>
                <w:szCs w:val="18"/>
              </w:rPr>
            </w:pPr>
            <w:r>
              <w:rPr>
                <w:kern w:val="0"/>
                <w:sz w:val="18"/>
                <w:szCs w:val="18"/>
              </w:rPr>
              <w:t>--</w:t>
            </w:r>
          </w:p>
        </w:tc>
        <w:tc>
          <w:tcPr>
            <w:tcW w:w="668" w:type="dxa"/>
            <w:tcBorders>
              <w:top w:val="nil"/>
              <w:left w:val="nil"/>
              <w:bottom w:val="single" w:color="auto" w:sz="4" w:space="0"/>
              <w:right w:val="single" w:color="auto" w:sz="4" w:space="0"/>
            </w:tcBorders>
          </w:tcPr>
          <w:p w14:paraId="5E46CD5B">
            <w:pPr>
              <w:widowControl/>
              <w:tabs>
                <w:tab w:val="decimal" w:pos="0"/>
              </w:tabs>
              <w:ind w:firstLine="0" w:firstLineChars="0"/>
              <w:jc w:val="center"/>
              <w:rPr>
                <w:kern w:val="0"/>
                <w:sz w:val="18"/>
                <w:szCs w:val="18"/>
              </w:rPr>
            </w:pPr>
            <w:r>
              <w:rPr>
                <w:kern w:val="0"/>
                <w:sz w:val="18"/>
                <w:szCs w:val="18"/>
              </w:rPr>
              <w:t>7</w:t>
            </w:r>
          </w:p>
        </w:tc>
        <w:tc>
          <w:tcPr>
            <w:tcW w:w="733" w:type="dxa"/>
            <w:tcBorders>
              <w:top w:val="nil"/>
              <w:left w:val="nil"/>
              <w:bottom w:val="single" w:color="auto" w:sz="4" w:space="0"/>
              <w:right w:val="single" w:color="auto" w:sz="4" w:space="0"/>
            </w:tcBorders>
            <w:vAlign w:val="center"/>
          </w:tcPr>
          <w:p w14:paraId="467AEDE7">
            <w:pPr>
              <w:widowControl/>
              <w:tabs>
                <w:tab w:val="decimal" w:pos="0"/>
              </w:tabs>
              <w:ind w:firstLine="0" w:firstLineChars="0"/>
              <w:jc w:val="center"/>
              <w:rPr>
                <w:kern w:val="0"/>
                <w:sz w:val="18"/>
                <w:szCs w:val="18"/>
              </w:rPr>
            </w:pPr>
            <w:r>
              <w:rPr>
                <w:kern w:val="0"/>
                <w:sz w:val="18"/>
                <w:szCs w:val="18"/>
              </w:rPr>
              <w:t>128</w:t>
            </w:r>
          </w:p>
        </w:tc>
        <w:tc>
          <w:tcPr>
            <w:tcW w:w="1068" w:type="dxa"/>
            <w:tcBorders>
              <w:top w:val="nil"/>
              <w:left w:val="nil"/>
              <w:bottom w:val="single" w:color="auto" w:sz="4" w:space="0"/>
              <w:right w:val="single" w:color="auto" w:sz="4" w:space="0"/>
            </w:tcBorders>
            <w:vAlign w:val="center"/>
          </w:tcPr>
          <w:p w14:paraId="431A839C">
            <w:pPr>
              <w:widowControl/>
              <w:tabs>
                <w:tab w:val="decimal" w:pos="0"/>
              </w:tabs>
              <w:ind w:firstLine="0" w:firstLineChars="0"/>
              <w:jc w:val="center"/>
              <w:rPr>
                <w:kern w:val="0"/>
                <w:sz w:val="18"/>
                <w:szCs w:val="18"/>
              </w:rPr>
            </w:pPr>
            <w:r>
              <w:rPr>
                <w:kern w:val="0"/>
                <w:sz w:val="18"/>
                <w:szCs w:val="18"/>
              </w:rPr>
              <w:t>3.125000</w:t>
            </w:r>
          </w:p>
        </w:tc>
        <w:tc>
          <w:tcPr>
            <w:tcW w:w="426" w:type="dxa"/>
            <w:tcBorders>
              <w:top w:val="nil"/>
              <w:left w:val="nil"/>
              <w:bottom w:val="single" w:color="auto" w:sz="4" w:space="0"/>
              <w:right w:val="single" w:color="auto" w:sz="4" w:space="0"/>
            </w:tcBorders>
            <w:vAlign w:val="center"/>
          </w:tcPr>
          <w:p w14:paraId="36C99907">
            <w:pPr>
              <w:ind w:firstLine="0" w:firstLineChars="0"/>
              <w:rPr>
                <w:kern w:val="0"/>
                <w:sz w:val="18"/>
                <w:szCs w:val="18"/>
              </w:rPr>
            </w:pPr>
            <w:r>
              <w:rPr>
                <w:kern w:val="0"/>
                <w:sz w:val="18"/>
                <w:szCs w:val="18"/>
              </w:rPr>
              <w:t>5</w:t>
            </w:r>
          </w:p>
        </w:tc>
        <w:tc>
          <w:tcPr>
            <w:tcW w:w="813" w:type="dxa"/>
            <w:tcBorders>
              <w:top w:val="nil"/>
              <w:left w:val="nil"/>
              <w:bottom w:val="single" w:color="auto" w:sz="4" w:space="0"/>
              <w:right w:val="single" w:color="auto" w:sz="4" w:space="0"/>
            </w:tcBorders>
            <w:vAlign w:val="center"/>
          </w:tcPr>
          <w:p w14:paraId="4773FF7F">
            <w:pPr>
              <w:ind w:firstLine="0" w:firstLineChars="0"/>
              <w:jc w:val="center"/>
              <w:rPr>
                <w:kern w:val="0"/>
                <w:sz w:val="18"/>
                <w:szCs w:val="18"/>
              </w:rPr>
            </w:pPr>
            <w:r>
              <w:rPr>
                <w:kern w:val="0"/>
                <w:sz w:val="18"/>
                <w:szCs w:val="18"/>
              </w:rPr>
              <w:t>256</w:t>
            </w:r>
          </w:p>
        </w:tc>
        <w:tc>
          <w:tcPr>
            <w:tcW w:w="1068" w:type="dxa"/>
            <w:tcBorders>
              <w:top w:val="nil"/>
              <w:left w:val="nil"/>
              <w:bottom w:val="single" w:color="auto" w:sz="4" w:space="0"/>
              <w:right w:val="single" w:color="auto" w:sz="4" w:space="0"/>
            </w:tcBorders>
            <w:vAlign w:val="center"/>
          </w:tcPr>
          <w:p w14:paraId="62E9FCBF">
            <w:pPr>
              <w:ind w:firstLine="0" w:firstLineChars="0"/>
              <w:jc w:val="center"/>
              <w:rPr>
                <w:kern w:val="0"/>
                <w:sz w:val="18"/>
                <w:szCs w:val="18"/>
              </w:rPr>
            </w:pPr>
            <w:r>
              <w:rPr>
                <w:kern w:val="0"/>
                <w:sz w:val="18"/>
                <w:szCs w:val="18"/>
              </w:rPr>
              <w:t>6.250000</w:t>
            </w:r>
          </w:p>
        </w:tc>
        <w:tc>
          <w:tcPr>
            <w:tcW w:w="426" w:type="dxa"/>
            <w:tcBorders>
              <w:top w:val="nil"/>
              <w:left w:val="nil"/>
              <w:bottom w:val="single" w:color="auto" w:sz="4" w:space="0"/>
              <w:right w:val="single" w:color="auto" w:sz="4" w:space="0"/>
            </w:tcBorders>
            <w:vAlign w:val="center"/>
          </w:tcPr>
          <w:p w14:paraId="253C975C">
            <w:pPr>
              <w:ind w:firstLine="0" w:firstLineChars="0"/>
              <w:jc w:val="center"/>
              <w:rPr>
                <w:kern w:val="0"/>
                <w:sz w:val="18"/>
                <w:szCs w:val="18"/>
              </w:rPr>
            </w:pPr>
            <w:r>
              <w:rPr>
                <w:kern w:val="0"/>
                <w:sz w:val="18"/>
                <w:szCs w:val="18"/>
              </w:rPr>
              <w:t>1</w:t>
            </w:r>
          </w:p>
        </w:tc>
        <w:tc>
          <w:tcPr>
            <w:tcW w:w="813" w:type="dxa"/>
            <w:tcBorders>
              <w:top w:val="nil"/>
              <w:left w:val="nil"/>
              <w:bottom w:val="single" w:color="auto" w:sz="4" w:space="0"/>
              <w:right w:val="single" w:color="auto" w:sz="4" w:space="0"/>
            </w:tcBorders>
            <w:vAlign w:val="center"/>
          </w:tcPr>
          <w:p w14:paraId="3BDEC850">
            <w:pPr>
              <w:ind w:firstLine="0" w:firstLineChars="0"/>
              <w:jc w:val="center"/>
              <w:rPr>
                <w:kern w:val="0"/>
                <w:sz w:val="18"/>
                <w:szCs w:val="18"/>
              </w:rPr>
            </w:pPr>
            <w:r>
              <w:rPr>
                <w:kern w:val="0"/>
                <w:sz w:val="18"/>
                <w:szCs w:val="18"/>
              </w:rPr>
              <w:t>384</w:t>
            </w:r>
          </w:p>
        </w:tc>
        <w:tc>
          <w:tcPr>
            <w:tcW w:w="1109" w:type="dxa"/>
            <w:tcBorders>
              <w:top w:val="nil"/>
              <w:left w:val="nil"/>
              <w:bottom w:val="single" w:color="auto" w:sz="4" w:space="0"/>
              <w:right w:val="single" w:color="auto" w:sz="4" w:space="0"/>
            </w:tcBorders>
            <w:vAlign w:val="center"/>
          </w:tcPr>
          <w:p w14:paraId="588AA747">
            <w:pPr>
              <w:ind w:firstLine="0" w:firstLineChars="0"/>
              <w:jc w:val="center"/>
              <w:rPr>
                <w:kern w:val="0"/>
                <w:sz w:val="18"/>
                <w:szCs w:val="18"/>
              </w:rPr>
            </w:pPr>
            <w:r>
              <w:rPr>
                <w:kern w:val="0"/>
                <w:sz w:val="18"/>
                <w:szCs w:val="18"/>
              </w:rPr>
              <w:t>9.375000</w:t>
            </w:r>
          </w:p>
        </w:tc>
        <w:tc>
          <w:tcPr>
            <w:tcW w:w="426" w:type="dxa"/>
            <w:tcBorders>
              <w:top w:val="nil"/>
              <w:left w:val="nil"/>
              <w:bottom w:val="single" w:color="auto" w:sz="4" w:space="0"/>
              <w:right w:val="single" w:color="auto" w:sz="4" w:space="0"/>
            </w:tcBorders>
            <w:vAlign w:val="center"/>
          </w:tcPr>
          <w:p w14:paraId="3931D2B2">
            <w:pPr>
              <w:ind w:firstLine="0" w:firstLineChars="0"/>
              <w:jc w:val="center"/>
              <w:rPr>
                <w:kern w:val="0"/>
                <w:sz w:val="18"/>
                <w:szCs w:val="18"/>
              </w:rPr>
            </w:pPr>
            <w:r>
              <w:rPr>
                <w:kern w:val="0"/>
                <w:sz w:val="18"/>
                <w:szCs w:val="18"/>
              </w:rPr>
              <w:t>6</w:t>
            </w:r>
          </w:p>
        </w:tc>
      </w:tr>
      <w:tr w14:paraId="708451AA">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719323B1">
            <w:pPr>
              <w:widowControl/>
              <w:tabs>
                <w:tab w:val="decimal" w:pos="0"/>
              </w:tabs>
              <w:ind w:firstLine="0" w:firstLineChars="0"/>
              <w:jc w:val="center"/>
              <w:rPr>
                <w:kern w:val="0"/>
                <w:sz w:val="18"/>
                <w:szCs w:val="18"/>
              </w:rPr>
            </w:pPr>
            <w:r>
              <w:rPr>
                <w:kern w:val="0"/>
                <w:sz w:val="18"/>
                <w:szCs w:val="18"/>
              </w:rPr>
              <w:t>1</w:t>
            </w:r>
          </w:p>
        </w:tc>
        <w:tc>
          <w:tcPr>
            <w:tcW w:w="1068" w:type="dxa"/>
            <w:tcBorders>
              <w:top w:val="nil"/>
              <w:left w:val="nil"/>
              <w:bottom w:val="single" w:color="auto" w:sz="4" w:space="0"/>
              <w:right w:val="single" w:color="auto" w:sz="4" w:space="0"/>
            </w:tcBorders>
            <w:vAlign w:val="center"/>
          </w:tcPr>
          <w:p w14:paraId="7A079641">
            <w:pPr>
              <w:widowControl/>
              <w:tabs>
                <w:tab w:val="decimal" w:pos="0"/>
              </w:tabs>
              <w:ind w:firstLine="0" w:firstLineChars="0"/>
              <w:jc w:val="center"/>
              <w:rPr>
                <w:kern w:val="0"/>
                <w:sz w:val="18"/>
                <w:szCs w:val="18"/>
              </w:rPr>
            </w:pPr>
            <w:r>
              <w:rPr>
                <w:kern w:val="0"/>
                <w:sz w:val="18"/>
                <w:szCs w:val="18"/>
              </w:rPr>
              <w:t>0.024414</w:t>
            </w:r>
          </w:p>
        </w:tc>
        <w:tc>
          <w:tcPr>
            <w:tcW w:w="668" w:type="dxa"/>
            <w:tcBorders>
              <w:top w:val="nil"/>
              <w:left w:val="nil"/>
              <w:bottom w:val="single" w:color="auto" w:sz="4" w:space="0"/>
              <w:right w:val="single" w:color="auto" w:sz="4" w:space="0"/>
            </w:tcBorders>
          </w:tcPr>
          <w:p w14:paraId="15DF5A19">
            <w:pPr>
              <w:widowControl/>
              <w:tabs>
                <w:tab w:val="decimal" w:pos="0"/>
              </w:tabs>
              <w:ind w:firstLine="0" w:firstLineChars="0"/>
              <w:jc w:val="center"/>
              <w:rPr>
                <w:kern w:val="0"/>
                <w:sz w:val="18"/>
                <w:szCs w:val="18"/>
              </w:rPr>
            </w:pPr>
            <w:r>
              <w:rPr>
                <w:kern w:val="0"/>
                <w:sz w:val="18"/>
                <w:szCs w:val="18"/>
              </w:rPr>
              <w:t>6</w:t>
            </w:r>
          </w:p>
        </w:tc>
        <w:tc>
          <w:tcPr>
            <w:tcW w:w="733" w:type="dxa"/>
            <w:tcBorders>
              <w:top w:val="nil"/>
              <w:left w:val="nil"/>
              <w:bottom w:val="single" w:color="auto" w:sz="4" w:space="0"/>
              <w:right w:val="single" w:color="auto" w:sz="4" w:space="0"/>
            </w:tcBorders>
            <w:vAlign w:val="center"/>
          </w:tcPr>
          <w:p w14:paraId="61438D12">
            <w:pPr>
              <w:widowControl/>
              <w:tabs>
                <w:tab w:val="decimal" w:pos="0"/>
              </w:tabs>
              <w:ind w:firstLine="0" w:firstLineChars="0"/>
              <w:jc w:val="center"/>
              <w:rPr>
                <w:kern w:val="0"/>
                <w:sz w:val="18"/>
                <w:szCs w:val="18"/>
              </w:rPr>
            </w:pPr>
            <w:r>
              <w:rPr>
                <w:kern w:val="0"/>
                <w:sz w:val="18"/>
                <w:szCs w:val="18"/>
              </w:rPr>
              <w:t>129</w:t>
            </w:r>
          </w:p>
        </w:tc>
        <w:tc>
          <w:tcPr>
            <w:tcW w:w="1068" w:type="dxa"/>
            <w:tcBorders>
              <w:top w:val="nil"/>
              <w:left w:val="nil"/>
              <w:bottom w:val="single" w:color="auto" w:sz="4" w:space="0"/>
              <w:right w:val="single" w:color="auto" w:sz="4" w:space="0"/>
            </w:tcBorders>
            <w:vAlign w:val="center"/>
          </w:tcPr>
          <w:p w14:paraId="3CA7F21B">
            <w:pPr>
              <w:widowControl/>
              <w:tabs>
                <w:tab w:val="decimal" w:pos="0"/>
              </w:tabs>
              <w:ind w:firstLine="0" w:firstLineChars="0"/>
              <w:jc w:val="center"/>
              <w:rPr>
                <w:kern w:val="0"/>
                <w:sz w:val="18"/>
                <w:szCs w:val="18"/>
              </w:rPr>
            </w:pPr>
            <w:r>
              <w:rPr>
                <w:kern w:val="0"/>
                <w:sz w:val="18"/>
                <w:szCs w:val="18"/>
              </w:rPr>
              <w:t>3.149414</w:t>
            </w:r>
          </w:p>
        </w:tc>
        <w:tc>
          <w:tcPr>
            <w:tcW w:w="426" w:type="dxa"/>
            <w:tcBorders>
              <w:top w:val="nil"/>
              <w:left w:val="nil"/>
              <w:bottom w:val="single" w:color="auto" w:sz="4" w:space="0"/>
              <w:right w:val="single" w:color="auto" w:sz="4" w:space="0"/>
            </w:tcBorders>
            <w:vAlign w:val="center"/>
          </w:tcPr>
          <w:p w14:paraId="617AF2C5">
            <w:pPr>
              <w:ind w:firstLine="0" w:firstLineChars="0"/>
              <w:rPr>
                <w:kern w:val="0"/>
                <w:sz w:val="18"/>
                <w:szCs w:val="18"/>
              </w:rPr>
            </w:pPr>
            <w:r>
              <w:rPr>
                <w:kern w:val="0"/>
                <w:sz w:val="18"/>
                <w:szCs w:val="18"/>
              </w:rPr>
              <w:t>1</w:t>
            </w:r>
          </w:p>
        </w:tc>
        <w:tc>
          <w:tcPr>
            <w:tcW w:w="813" w:type="dxa"/>
            <w:tcBorders>
              <w:top w:val="nil"/>
              <w:left w:val="nil"/>
              <w:bottom w:val="single" w:color="auto" w:sz="4" w:space="0"/>
              <w:right w:val="single" w:color="auto" w:sz="4" w:space="0"/>
            </w:tcBorders>
            <w:vAlign w:val="center"/>
          </w:tcPr>
          <w:p w14:paraId="20543293">
            <w:pPr>
              <w:ind w:firstLine="0" w:firstLineChars="0"/>
              <w:jc w:val="center"/>
              <w:rPr>
                <w:kern w:val="0"/>
                <w:sz w:val="18"/>
                <w:szCs w:val="18"/>
              </w:rPr>
            </w:pPr>
            <w:r>
              <w:rPr>
                <w:kern w:val="0"/>
                <w:sz w:val="18"/>
                <w:szCs w:val="18"/>
              </w:rPr>
              <w:t>257</w:t>
            </w:r>
          </w:p>
        </w:tc>
        <w:tc>
          <w:tcPr>
            <w:tcW w:w="1068" w:type="dxa"/>
            <w:tcBorders>
              <w:top w:val="nil"/>
              <w:left w:val="nil"/>
              <w:bottom w:val="single" w:color="auto" w:sz="4" w:space="0"/>
              <w:right w:val="single" w:color="auto" w:sz="4" w:space="0"/>
            </w:tcBorders>
            <w:vAlign w:val="center"/>
          </w:tcPr>
          <w:p w14:paraId="2242E4ED">
            <w:pPr>
              <w:ind w:firstLine="0" w:firstLineChars="0"/>
              <w:jc w:val="center"/>
              <w:rPr>
                <w:kern w:val="0"/>
                <w:sz w:val="18"/>
                <w:szCs w:val="18"/>
              </w:rPr>
            </w:pPr>
            <w:r>
              <w:rPr>
                <w:kern w:val="0"/>
                <w:sz w:val="18"/>
                <w:szCs w:val="18"/>
              </w:rPr>
              <w:t>6.274414</w:t>
            </w:r>
          </w:p>
        </w:tc>
        <w:tc>
          <w:tcPr>
            <w:tcW w:w="426" w:type="dxa"/>
            <w:tcBorders>
              <w:top w:val="nil"/>
              <w:left w:val="nil"/>
              <w:bottom w:val="single" w:color="auto" w:sz="4" w:space="0"/>
              <w:right w:val="single" w:color="auto" w:sz="4" w:space="0"/>
            </w:tcBorders>
            <w:vAlign w:val="center"/>
          </w:tcPr>
          <w:p w14:paraId="054FFF64">
            <w:pPr>
              <w:ind w:firstLine="0" w:firstLineChars="0"/>
              <w:jc w:val="center"/>
              <w:rPr>
                <w:kern w:val="0"/>
                <w:sz w:val="18"/>
                <w:szCs w:val="18"/>
              </w:rPr>
            </w:pPr>
            <w:r>
              <w:rPr>
                <w:kern w:val="0"/>
                <w:sz w:val="18"/>
                <w:szCs w:val="18"/>
              </w:rPr>
              <w:t>2</w:t>
            </w:r>
          </w:p>
        </w:tc>
        <w:tc>
          <w:tcPr>
            <w:tcW w:w="813" w:type="dxa"/>
            <w:tcBorders>
              <w:top w:val="nil"/>
              <w:left w:val="nil"/>
              <w:bottom w:val="single" w:color="auto" w:sz="4" w:space="0"/>
              <w:right w:val="single" w:color="auto" w:sz="4" w:space="0"/>
            </w:tcBorders>
            <w:vAlign w:val="center"/>
          </w:tcPr>
          <w:p w14:paraId="4550B802">
            <w:pPr>
              <w:ind w:firstLine="0" w:firstLineChars="0"/>
              <w:jc w:val="center"/>
              <w:rPr>
                <w:kern w:val="0"/>
                <w:sz w:val="18"/>
                <w:szCs w:val="18"/>
              </w:rPr>
            </w:pPr>
            <w:r>
              <w:rPr>
                <w:kern w:val="0"/>
                <w:sz w:val="18"/>
                <w:szCs w:val="18"/>
              </w:rPr>
              <w:t>385</w:t>
            </w:r>
          </w:p>
        </w:tc>
        <w:tc>
          <w:tcPr>
            <w:tcW w:w="1109" w:type="dxa"/>
            <w:tcBorders>
              <w:top w:val="nil"/>
              <w:left w:val="nil"/>
              <w:bottom w:val="single" w:color="auto" w:sz="4" w:space="0"/>
              <w:right w:val="single" w:color="auto" w:sz="4" w:space="0"/>
            </w:tcBorders>
            <w:vAlign w:val="center"/>
          </w:tcPr>
          <w:p w14:paraId="4ACC6961">
            <w:pPr>
              <w:ind w:firstLine="0" w:firstLineChars="0"/>
              <w:jc w:val="center"/>
              <w:rPr>
                <w:kern w:val="0"/>
                <w:sz w:val="18"/>
                <w:szCs w:val="18"/>
              </w:rPr>
            </w:pPr>
            <w:r>
              <w:rPr>
                <w:kern w:val="0"/>
                <w:sz w:val="18"/>
                <w:szCs w:val="18"/>
              </w:rPr>
              <w:t>9.399414</w:t>
            </w:r>
          </w:p>
        </w:tc>
        <w:tc>
          <w:tcPr>
            <w:tcW w:w="426" w:type="dxa"/>
            <w:tcBorders>
              <w:top w:val="nil"/>
              <w:left w:val="nil"/>
              <w:bottom w:val="single" w:color="auto" w:sz="4" w:space="0"/>
              <w:right w:val="single" w:color="auto" w:sz="4" w:space="0"/>
            </w:tcBorders>
            <w:vAlign w:val="center"/>
          </w:tcPr>
          <w:p w14:paraId="268CB24C">
            <w:pPr>
              <w:ind w:firstLine="0" w:firstLineChars="0"/>
              <w:jc w:val="center"/>
              <w:rPr>
                <w:kern w:val="0"/>
                <w:sz w:val="18"/>
                <w:szCs w:val="18"/>
              </w:rPr>
            </w:pPr>
            <w:r>
              <w:rPr>
                <w:kern w:val="0"/>
                <w:sz w:val="18"/>
                <w:szCs w:val="18"/>
              </w:rPr>
              <w:t>4</w:t>
            </w:r>
          </w:p>
        </w:tc>
      </w:tr>
      <w:tr w14:paraId="2FD62F3F">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23A8CA76">
            <w:pPr>
              <w:widowControl/>
              <w:tabs>
                <w:tab w:val="decimal" w:pos="0"/>
              </w:tabs>
              <w:ind w:firstLine="0" w:firstLineChars="0"/>
              <w:jc w:val="center"/>
              <w:rPr>
                <w:kern w:val="0"/>
                <w:sz w:val="18"/>
                <w:szCs w:val="18"/>
              </w:rPr>
            </w:pPr>
            <w:r>
              <w:rPr>
                <w:kern w:val="0"/>
                <w:sz w:val="18"/>
                <w:szCs w:val="18"/>
              </w:rPr>
              <w:t>2</w:t>
            </w:r>
          </w:p>
        </w:tc>
        <w:tc>
          <w:tcPr>
            <w:tcW w:w="1068" w:type="dxa"/>
            <w:tcBorders>
              <w:top w:val="nil"/>
              <w:left w:val="nil"/>
              <w:bottom w:val="single" w:color="auto" w:sz="4" w:space="0"/>
              <w:right w:val="single" w:color="auto" w:sz="4" w:space="0"/>
            </w:tcBorders>
            <w:vAlign w:val="center"/>
          </w:tcPr>
          <w:p w14:paraId="074A4310">
            <w:pPr>
              <w:widowControl/>
              <w:tabs>
                <w:tab w:val="decimal" w:pos="0"/>
              </w:tabs>
              <w:ind w:firstLine="0" w:firstLineChars="0"/>
              <w:jc w:val="center"/>
              <w:rPr>
                <w:kern w:val="0"/>
                <w:sz w:val="18"/>
                <w:szCs w:val="18"/>
              </w:rPr>
            </w:pPr>
            <w:r>
              <w:rPr>
                <w:kern w:val="0"/>
                <w:sz w:val="18"/>
                <w:szCs w:val="18"/>
              </w:rPr>
              <w:t>0.048828</w:t>
            </w:r>
          </w:p>
        </w:tc>
        <w:tc>
          <w:tcPr>
            <w:tcW w:w="668" w:type="dxa"/>
            <w:tcBorders>
              <w:top w:val="nil"/>
              <w:left w:val="nil"/>
              <w:bottom w:val="single" w:color="auto" w:sz="4" w:space="0"/>
              <w:right w:val="single" w:color="auto" w:sz="4" w:space="0"/>
            </w:tcBorders>
          </w:tcPr>
          <w:p w14:paraId="023F178C">
            <w:pPr>
              <w:widowControl/>
              <w:tabs>
                <w:tab w:val="decimal" w:pos="0"/>
              </w:tabs>
              <w:ind w:firstLine="0" w:firstLineChars="0"/>
              <w:jc w:val="center"/>
              <w:rPr>
                <w:kern w:val="0"/>
                <w:sz w:val="18"/>
                <w:szCs w:val="18"/>
              </w:rPr>
            </w:pPr>
            <w:r>
              <w:rPr>
                <w:kern w:val="0"/>
                <w:sz w:val="18"/>
                <w:szCs w:val="18"/>
              </w:rPr>
              <w:t>5</w:t>
            </w:r>
          </w:p>
        </w:tc>
        <w:tc>
          <w:tcPr>
            <w:tcW w:w="733" w:type="dxa"/>
            <w:tcBorders>
              <w:top w:val="nil"/>
              <w:left w:val="nil"/>
              <w:bottom w:val="single" w:color="auto" w:sz="4" w:space="0"/>
              <w:right w:val="single" w:color="auto" w:sz="4" w:space="0"/>
            </w:tcBorders>
            <w:vAlign w:val="center"/>
          </w:tcPr>
          <w:p w14:paraId="3EC16387">
            <w:pPr>
              <w:widowControl/>
              <w:tabs>
                <w:tab w:val="decimal" w:pos="0"/>
              </w:tabs>
              <w:ind w:firstLine="0" w:firstLineChars="0"/>
              <w:jc w:val="center"/>
              <w:rPr>
                <w:kern w:val="0"/>
                <w:sz w:val="18"/>
                <w:szCs w:val="18"/>
              </w:rPr>
            </w:pPr>
            <w:r>
              <w:rPr>
                <w:kern w:val="0"/>
                <w:sz w:val="18"/>
                <w:szCs w:val="18"/>
              </w:rPr>
              <w:t>130</w:t>
            </w:r>
          </w:p>
        </w:tc>
        <w:tc>
          <w:tcPr>
            <w:tcW w:w="1068" w:type="dxa"/>
            <w:tcBorders>
              <w:top w:val="nil"/>
              <w:left w:val="nil"/>
              <w:bottom w:val="single" w:color="auto" w:sz="4" w:space="0"/>
              <w:right w:val="single" w:color="auto" w:sz="4" w:space="0"/>
            </w:tcBorders>
            <w:vAlign w:val="center"/>
          </w:tcPr>
          <w:p w14:paraId="4DFB0FC5">
            <w:pPr>
              <w:widowControl/>
              <w:tabs>
                <w:tab w:val="decimal" w:pos="0"/>
              </w:tabs>
              <w:ind w:firstLine="0" w:firstLineChars="0"/>
              <w:jc w:val="center"/>
              <w:rPr>
                <w:kern w:val="0"/>
                <w:sz w:val="18"/>
                <w:szCs w:val="18"/>
              </w:rPr>
            </w:pPr>
            <w:r>
              <w:rPr>
                <w:kern w:val="0"/>
                <w:sz w:val="18"/>
                <w:szCs w:val="18"/>
              </w:rPr>
              <w:t>3.173828</w:t>
            </w:r>
          </w:p>
        </w:tc>
        <w:tc>
          <w:tcPr>
            <w:tcW w:w="426" w:type="dxa"/>
            <w:tcBorders>
              <w:top w:val="nil"/>
              <w:left w:val="nil"/>
              <w:bottom w:val="single" w:color="auto" w:sz="4" w:space="0"/>
              <w:right w:val="single" w:color="auto" w:sz="4" w:space="0"/>
            </w:tcBorders>
            <w:vAlign w:val="center"/>
          </w:tcPr>
          <w:p w14:paraId="347C1705">
            <w:pPr>
              <w:ind w:firstLine="0" w:firstLineChars="0"/>
              <w:rPr>
                <w:kern w:val="0"/>
                <w:sz w:val="18"/>
                <w:szCs w:val="18"/>
              </w:rPr>
            </w:pPr>
            <w:r>
              <w:rPr>
                <w:kern w:val="0"/>
                <w:sz w:val="18"/>
                <w:szCs w:val="18"/>
              </w:rPr>
              <w:t>4</w:t>
            </w:r>
          </w:p>
        </w:tc>
        <w:tc>
          <w:tcPr>
            <w:tcW w:w="813" w:type="dxa"/>
            <w:tcBorders>
              <w:top w:val="nil"/>
              <w:left w:val="nil"/>
              <w:bottom w:val="single" w:color="auto" w:sz="4" w:space="0"/>
              <w:right w:val="single" w:color="auto" w:sz="4" w:space="0"/>
            </w:tcBorders>
            <w:vAlign w:val="center"/>
          </w:tcPr>
          <w:p w14:paraId="6E962D85">
            <w:pPr>
              <w:ind w:firstLine="0" w:firstLineChars="0"/>
              <w:jc w:val="center"/>
              <w:rPr>
                <w:kern w:val="0"/>
                <w:sz w:val="18"/>
                <w:szCs w:val="18"/>
              </w:rPr>
            </w:pPr>
            <w:r>
              <w:rPr>
                <w:kern w:val="0"/>
                <w:sz w:val="18"/>
                <w:szCs w:val="18"/>
              </w:rPr>
              <w:t>258</w:t>
            </w:r>
          </w:p>
        </w:tc>
        <w:tc>
          <w:tcPr>
            <w:tcW w:w="1068" w:type="dxa"/>
            <w:tcBorders>
              <w:top w:val="nil"/>
              <w:left w:val="nil"/>
              <w:bottom w:val="single" w:color="auto" w:sz="4" w:space="0"/>
              <w:right w:val="single" w:color="auto" w:sz="4" w:space="0"/>
            </w:tcBorders>
            <w:vAlign w:val="center"/>
          </w:tcPr>
          <w:p w14:paraId="7BCBD303">
            <w:pPr>
              <w:ind w:firstLine="0" w:firstLineChars="0"/>
              <w:jc w:val="center"/>
              <w:rPr>
                <w:kern w:val="0"/>
                <w:sz w:val="18"/>
                <w:szCs w:val="18"/>
              </w:rPr>
            </w:pPr>
            <w:r>
              <w:rPr>
                <w:kern w:val="0"/>
                <w:sz w:val="18"/>
                <w:szCs w:val="18"/>
              </w:rPr>
              <w:t>6.298828</w:t>
            </w:r>
          </w:p>
        </w:tc>
        <w:tc>
          <w:tcPr>
            <w:tcW w:w="426" w:type="dxa"/>
            <w:tcBorders>
              <w:top w:val="nil"/>
              <w:left w:val="nil"/>
              <w:bottom w:val="single" w:color="auto" w:sz="4" w:space="0"/>
              <w:right w:val="single" w:color="auto" w:sz="4" w:space="0"/>
            </w:tcBorders>
            <w:vAlign w:val="center"/>
          </w:tcPr>
          <w:p w14:paraId="6FF6E099">
            <w:pPr>
              <w:ind w:firstLine="0" w:firstLineChars="0"/>
              <w:jc w:val="center"/>
              <w:rPr>
                <w:kern w:val="0"/>
                <w:sz w:val="18"/>
                <w:szCs w:val="18"/>
              </w:rPr>
            </w:pPr>
            <w:r>
              <w:rPr>
                <w:kern w:val="0"/>
                <w:sz w:val="18"/>
                <w:szCs w:val="18"/>
              </w:rPr>
              <w:t>3</w:t>
            </w:r>
          </w:p>
        </w:tc>
        <w:tc>
          <w:tcPr>
            <w:tcW w:w="813" w:type="dxa"/>
            <w:tcBorders>
              <w:top w:val="nil"/>
              <w:left w:val="nil"/>
              <w:bottom w:val="single" w:color="auto" w:sz="4" w:space="0"/>
              <w:right w:val="single" w:color="auto" w:sz="4" w:space="0"/>
            </w:tcBorders>
            <w:vAlign w:val="center"/>
          </w:tcPr>
          <w:p w14:paraId="44839DD0">
            <w:pPr>
              <w:ind w:firstLine="0" w:firstLineChars="0"/>
              <w:jc w:val="center"/>
              <w:rPr>
                <w:kern w:val="0"/>
                <w:sz w:val="18"/>
                <w:szCs w:val="18"/>
              </w:rPr>
            </w:pPr>
            <w:r>
              <w:rPr>
                <w:kern w:val="0"/>
                <w:sz w:val="18"/>
                <w:szCs w:val="18"/>
              </w:rPr>
              <w:t>386</w:t>
            </w:r>
          </w:p>
        </w:tc>
        <w:tc>
          <w:tcPr>
            <w:tcW w:w="1109" w:type="dxa"/>
            <w:tcBorders>
              <w:top w:val="nil"/>
              <w:left w:val="nil"/>
              <w:bottom w:val="single" w:color="auto" w:sz="4" w:space="0"/>
              <w:right w:val="single" w:color="auto" w:sz="4" w:space="0"/>
            </w:tcBorders>
            <w:vAlign w:val="center"/>
          </w:tcPr>
          <w:p w14:paraId="5D8398D9">
            <w:pPr>
              <w:ind w:firstLine="0" w:firstLineChars="0"/>
              <w:jc w:val="center"/>
              <w:rPr>
                <w:kern w:val="0"/>
                <w:sz w:val="18"/>
                <w:szCs w:val="18"/>
              </w:rPr>
            </w:pPr>
            <w:r>
              <w:rPr>
                <w:kern w:val="0"/>
                <w:sz w:val="18"/>
                <w:szCs w:val="18"/>
              </w:rPr>
              <w:t>9.423828</w:t>
            </w:r>
          </w:p>
        </w:tc>
        <w:tc>
          <w:tcPr>
            <w:tcW w:w="426" w:type="dxa"/>
            <w:tcBorders>
              <w:top w:val="nil"/>
              <w:left w:val="nil"/>
              <w:bottom w:val="single" w:color="auto" w:sz="4" w:space="0"/>
              <w:right w:val="single" w:color="auto" w:sz="4" w:space="0"/>
            </w:tcBorders>
            <w:vAlign w:val="center"/>
          </w:tcPr>
          <w:p w14:paraId="39939646">
            <w:pPr>
              <w:ind w:firstLine="0" w:firstLineChars="0"/>
              <w:jc w:val="center"/>
              <w:rPr>
                <w:kern w:val="0"/>
                <w:sz w:val="18"/>
                <w:szCs w:val="18"/>
              </w:rPr>
            </w:pPr>
            <w:r>
              <w:rPr>
                <w:kern w:val="0"/>
                <w:sz w:val="18"/>
                <w:szCs w:val="18"/>
              </w:rPr>
              <w:t>1</w:t>
            </w:r>
          </w:p>
        </w:tc>
      </w:tr>
      <w:tr w14:paraId="42763562">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77BDC52A">
            <w:pPr>
              <w:widowControl/>
              <w:tabs>
                <w:tab w:val="decimal" w:pos="0"/>
              </w:tabs>
              <w:ind w:firstLine="0" w:firstLineChars="0"/>
              <w:jc w:val="center"/>
              <w:rPr>
                <w:kern w:val="0"/>
                <w:sz w:val="18"/>
                <w:szCs w:val="18"/>
              </w:rPr>
            </w:pPr>
            <w:r>
              <w:rPr>
                <w:kern w:val="0"/>
                <w:sz w:val="18"/>
                <w:szCs w:val="18"/>
              </w:rPr>
              <w:t>3</w:t>
            </w:r>
          </w:p>
        </w:tc>
        <w:tc>
          <w:tcPr>
            <w:tcW w:w="1068" w:type="dxa"/>
            <w:tcBorders>
              <w:top w:val="nil"/>
              <w:left w:val="nil"/>
              <w:bottom w:val="single" w:color="auto" w:sz="4" w:space="0"/>
              <w:right w:val="single" w:color="auto" w:sz="4" w:space="0"/>
            </w:tcBorders>
            <w:vAlign w:val="center"/>
          </w:tcPr>
          <w:p w14:paraId="308A6896">
            <w:pPr>
              <w:widowControl/>
              <w:tabs>
                <w:tab w:val="decimal" w:pos="0"/>
              </w:tabs>
              <w:ind w:firstLine="0" w:firstLineChars="0"/>
              <w:jc w:val="center"/>
              <w:rPr>
                <w:kern w:val="0"/>
                <w:sz w:val="18"/>
                <w:szCs w:val="18"/>
              </w:rPr>
            </w:pPr>
            <w:r>
              <w:rPr>
                <w:kern w:val="0"/>
                <w:sz w:val="18"/>
                <w:szCs w:val="18"/>
              </w:rPr>
              <w:t>0.073242</w:t>
            </w:r>
          </w:p>
        </w:tc>
        <w:tc>
          <w:tcPr>
            <w:tcW w:w="668" w:type="dxa"/>
            <w:tcBorders>
              <w:top w:val="nil"/>
              <w:left w:val="nil"/>
              <w:bottom w:val="single" w:color="auto" w:sz="4" w:space="0"/>
              <w:right w:val="single" w:color="auto" w:sz="4" w:space="0"/>
            </w:tcBorders>
          </w:tcPr>
          <w:p w14:paraId="16948C22">
            <w:pPr>
              <w:widowControl/>
              <w:tabs>
                <w:tab w:val="decimal" w:pos="0"/>
              </w:tabs>
              <w:ind w:firstLine="0" w:firstLineChars="0"/>
              <w:jc w:val="center"/>
              <w:rPr>
                <w:kern w:val="0"/>
                <w:sz w:val="18"/>
                <w:szCs w:val="18"/>
              </w:rPr>
            </w:pPr>
            <w:r>
              <w:rPr>
                <w:kern w:val="0"/>
                <w:sz w:val="18"/>
                <w:szCs w:val="18"/>
              </w:rPr>
              <w:t>4</w:t>
            </w:r>
          </w:p>
        </w:tc>
        <w:tc>
          <w:tcPr>
            <w:tcW w:w="733" w:type="dxa"/>
            <w:tcBorders>
              <w:top w:val="nil"/>
              <w:left w:val="nil"/>
              <w:bottom w:val="single" w:color="auto" w:sz="4" w:space="0"/>
              <w:right w:val="single" w:color="auto" w:sz="4" w:space="0"/>
            </w:tcBorders>
            <w:vAlign w:val="center"/>
          </w:tcPr>
          <w:p w14:paraId="76034CA6">
            <w:pPr>
              <w:widowControl/>
              <w:tabs>
                <w:tab w:val="decimal" w:pos="0"/>
              </w:tabs>
              <w:ind w:firstLine="0" w:firstLineChars="0"/>
              <w:jc w:val="center"/>
              <w:rPr>
                <w:kern w:val="0"/>
                <w:sz w:val="18"/>
                <w:szCs w:val="18"/>
              </w:rPr>
            </w:pPr>
            <w:r>
              <w:rPr>
                <w:kern w:val="0"/>
                <w:sz w:val="18"/>
                <w:szCs w:val="18"/>
              </w:rPr>
              <w:t>131</w:t>
            </w:r>
          </w:p>
        </w:tc>
        <w:tc>
          <w:tcPr>
            <w:tcW w:w="1068" w:type="dxa"/>
            <w:tcBorders>
              <w:top w:val="nil"/>
              <w:left w:val="nil"/>
              <w:bottom w:val="single" w:color="auto" w:sz="4" w:space="0"/>
              <w:right w:val="single" w:color="auto" w:sz="4" w:space="0"/>
            </w:tcBorders>
            <w:vAlign w:val="center"/>
          </w:tcPr>
          <w:p w14:paraId="233DC543">
            <w:pPr>
              <w:widowControl/>
              <w:tabs>
                <w:tab w:val="decimal" w:pos="0"/>
              </w:tabs>
              <w:ind w:firstLine="0" w:firstLineChars="0"/>
              <w:jc w:val="center"/>
              <w:rPr>
                <w:kern w:val="0"/>
                <w:sz w:val="18"/>
                <w:szCs w:val="18"/>
              </w:rPr>
            </w:pPr>
            <w:r>
              <w:rPr>
                <w:kern w:val="0"/>
                <w:sz w:val="18"/>
                <w:szCs w:val="18"/>
              </w:rPr>
              <w:t>3.198242</w:t>
            </w:r>
          </w:p>
        </w:tc>
        <w:tc>
          <w:tcPr>
            <w:tcW w:w="426" w:type="dxa"/>
            <w:tcBorders>
              <w:top w:val="nil"/>
              <w:left w:val="nil"/>
              <w:bottom w:val="single" w:color="auto" w:sz="4" w:space="0"/>
              <w:right w:val="single" w:color="auto" w:sz="4" w:space="0"/>
            </w:tcBorders>
            <w:vAlign w:val="center"/>
          </w:tcPr>
          <w:p w14:paraId="6B5AB328">
            <w:pPr>
              <w:widowControl/>
              <w:tabs>
                <w:tab w:val="decimal" w:pos="0"/>
              </w:tabs>
              <w:ind w:firstLine="0" w:firstLineChars="0"/>
              <w:jc w:val="center"/>
              <w:rPr>
                <w:kern w:val="0"/>
                <w:sz w:val="18"/>
                <w:szCs w:val="18"/>
              </w:rPr>
            </w:pPr>
            <w:r>
              <w:rPr>
                <w:kern w:val="0"/>
                <w:sz w:val="18"/>
                <w:szCs w:val="18"/>
              </w:rPr>
              <w:t>2</w:t>
            </w:r>
          </w:p>
        </w:tc>
        <w:tc>
          <w:tcPr>
            <w:tcW w:w="813" w:type="dxa"/>
            <w:tcBorders>
              <w:top w:val="nil"/>
              <w:left w:val="nil"/>
              <w:bottom w:val="single" w:color="auto" w:sz="4" w:space="0"/>
              <w:right w:val="single" w:color="auto" w:sz="4" w:space="0"/>
            </w:tcBorders>
            <w:vAlign w:val="center"/>
          </w:tcPr>
          <w:p w14:paraId="24672911">
            <w:pPr>
              <w:widowControl/>
              <w:tabs>
                <w:tab w:val="decimal" w:pos="0"/>
              </w:tabs>
              <w:ind w:firstLine="0" w:firstLineChars="0"/>
              <w:jc w:val="center"/>
              <w:rPr>
                <w:kern w:val="0"/>
                <w:sz w:val="18"/>
                <w:szCs w:val="18"/>
              </w:rPr>
            </w:pPr>
            <w:r>
              <w:rPr>
                <w:kern w:val="0"/>
                <w:sz w:val="18"/>
                <w:szCs w:val="18"/>
              </w:rPr>
              <w:t>259</w:t>
            </w:r>
          </w:p>
        </w:tc>
        <w:tc>
          <w:tcPr>
            <w:tcW w:w="1068" w:type="dxa"/>
            <w:tcBorders>
              <w:top w:val="nil"/>
              <w:left w:val="nil"/>
              <w:bottom w:val="single" w:color="auto" w:sz="4" w:space="0"/>
              <w:right w:val="single" w:color="auto" w:sz="4" w:space="0"/>
            </w:tcBorders>
            <w:vAlign w:val="center"/>
          </w:tcPr>
          <w:p w14:paraId="3EF27FD8">
            <w:pPr>
              <w:widowControl/>
              <w:tabs>
                <w:tab w:val="decimal" w:pos="0"/>
              </w:tabs>
              <w:ind w:firstLine="0" w:firstLineChars="0"/>
              <w:jc w:val="center"/>
              <w:rPr>
                <w:kern w:val="0"/>
                <w:sz w:val="18"/>
                <w:szCs w:val="18"/>
              </w:rPr>
            </w:pPr>
            <w:r>
              <w:rPr>
                <w:kern w:val="0"/>
                <w:sz w:val="18"/>
                <w:szCs w:val="18"/>
              </w:rPr>
              <w:t>6.323242</w:t>
            </w:r>
          </w:p>
        </w:tc>
        <w:tc>
          <w:tcPr>
            <w:tcW w:w="426" w:type="dxa"/>
            <w:tcBorders>
              <w:top w:val="nil"/>
              <w:left w:val="nil"/>
              <w:bottom w:val="single" w:color="auto" w:sz="4" w:space="0"/>
              <w:right w:val="single" w:color="auto" w:sz="4" w:space="0"/>
            </w:tcBorders>
            <w:vAlign w:val="center"/>
          </w:tcPr>
          <w:p w14:paraId="2D8D3CE5">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41173BAA">
            <w:pPr>
              <w:widowControl/>
              <w:tabs>
                <w:tab w:val="decimal" w:pos="0"/>
              </w:tabs>
              <w:ind w:firstLine="0" w:firstLineChars="0"/>
              <w:jc w:val="center"/>
              <w:rPr>
                <w:kern w:val="0"/>
                <w:sz w:val="18"/>
                <w:szCs w:val="18"/>
              </w:rPr>
            </w:pPr>
            <w:r>
              <w:rPr>
                <w:kern w:val="0"/>
                <w:sz w:val="18"/>
                <w:szCs w:val="18"/>
              </w:rPr>
              <w:t>387</w:t>
            </w:r>
          </w:p>
        </w:tc>
        <w:tc>
          <w:tcPr>
            <w:tcW w:w="1109" w:type="dxa"/>
            <w:tcBorders>
              <w:top w:val="nil"/>
              <w:left w:val="nil"/>
              <w:bottom w:val="single" w:color="auto" w:sz="4" w:space="0"/>
              <w:right w:val="single" w:color="auto" w:sz="4" w:space="0"/>
            </w:tcBorders>
            <w:vAlign w:val="center"/>
          </w:tcPr>
          <w:p w14:paraId="0C71E3A7">
            <w:pPr>
              <w:widowControl/>
              <w:tabs>
                <w:tab w:val="decimal" w:pos="0"/>
              </w:tabs>
              <w:ind w:firstLine="0" w:firstLineChars="0"/>
              <w:jc w:val="center"/>
              <w:rPr>
                <w:kern w:val="0"/>
                <w:sz w:val="18"/>
                <w:szCs w:val="18"/>
              </w:rPr>
            </w:pPr>
            <w:r>
              <w:rPr>
                <w:kern w:val="0"/>
                <w:sz w:val="18"/>
                <w:szCs w:val="18"/>
              </w:rPr>
              <w:t>9.448242</w:t>
            </w:r>
          </w:p>
        </w:tc>
        <w:tc>
          <w:tcPr>
            <w:tcW w:w="426" w:type="dxa"/>
            <w:tcBorders>
              <w:top w:val="nil"/>
              <w:left w:val="nil"/>
              <w:bottom w:val="single" w:color="auto" w:sz="4" w:space="0"/>
              <w:right w:val="single" w:color="auto" w:sz="4" w:space="0"/>
            </w:tcBorders>
            <w:vAlign w:val="center"/>
          </w:tcPr>
          <w:p w14:paraId="37F86E78">
            <w:pPr>
              <w:widowControl/>
              <w:tabs>
                <w:tab w:val="decimal" w:pos="0"/>
              </w:tabs>
              <w:ind w:firstLine="0" w:firstLineChars="0"/>
              <w:jc w:val="center"/>
              <w:rPr>
                <w:kern w:val="0"/>
                <w:sz w:val="18"/>
                <w:szCs w:val="18"/>
              </w:rPr>
            </w:pPr>
            <w:r>
              <w:rPr>
                <w:kern w:val="0"/>
                <w:sz w:val="18"/>
                <w:szCs w:val="18"/>
              </w:rPr>
              <w:t>5</w:t>
            </w:r>
          </w:p>
        </w:tc>
      </w:tr>
      <w:tr w14:paraId="1B357DD2">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1361431D">
            <w:pPr>
              <w:widowControl/>
              <w:tabs>
                <w:tab w:val="decimal" w:pos="0"/>
              </w:tabs>
              <w:ind w:firstLine="0" w:firstLineChars="0"/>
              <w:jc w:val="center"/>
              <w:rPr>
                <w:kern w:val="0"/>
                <w:sz w:val="18"/>
                <w:szCs w:val="18"/>
              </w:rPr>
            </w:pPr>
            <w:r>
              <w:rPr>
                <w:kern w:val="0"/>
                <w:sz w:val="18"/>
                <w:szCs w:val="18"/>
              </w:rPr>
              <w:t>4</w:t>
            </w:r>
          </w:p>
        </w:tc>
        <w:tc>
          <w:tcPr>
            <w:tcW w:w="1068" w:type="dxa"/>
            <w:tcBorders>
              <w:top w:val="nil"/>
              <w:left w:val="nil"/>
              <w:bottom w:val="single" w:color="auto" w:sz="4" w:space="0"/>
              <w:right w:val="single" w:color="auto" w:sz="4" w:space="0"/>
            </w:tcBorders>
            <w:vAlign w:val="center"/>
          </w:tcPr>
          <w:p w14:paraId="4661958D">
            <w:pPr>
              <w:widowControl/>
              <w:tabs>
                <w:tab w:val="decimal" w:pos="0"/>
              </w:tabs>
              <w:ind w:firstLine="0" w:firstLineChars="0"/>
              <w:jc w:val="center"/>
              <w:rPr>
                <w:kern w:val="0"/>
                <w:sz w:val="18"/>
                <w:szCs w:val="18"/>
              </w:rPr>
            </w:pPr>
            <w:r>
              <w:rPr>
                <w:kern w:val="0"/>
                <w:sz w:val="18"/>
                <w:szCs w:val="18"/>
              </w:rPr>
              <w:t>0.097656</w:t>
            </w:r>
          </w:p>
        </w:tc>
        <w:tc>
          <w:tcPr>
            <w:tcW w:w="668" w:type="dxa"/>
            <w:tcBorders>
              <w:top w:val="nil"/>
              <w:left w:val="nil"/>
              <w:bottom w:val="single" w:color="auto" w:sz="4" w:space="0"/>
              <w:right w:val="single" w:color="auto" w:sz="4" w:space="0"/>
            </w:tcBorders>
          </w:tcPr>
          <w:p w14:paraId="5B26A57F">
            <w:pPr>
              <w:widowControl/>
              <w:tabs>
                <w:tab w:val="decimal" w:pos="0"/>
              </w:tabs>
              <w:ind w:firstLine="0" w:firstLineChars="0"/>
              <w:jc w:val="center"/>
              <w:rPr>
                <w:kern w:val="0"/>
                <w:sz w:val="18"/>
                <w:szCs w:val="18"/>
              </w:rPr>
            </w:pPr>
            <w:r>
              <w:rPr>
                <w:kern w:val="0"/>
                <w:sz w:val="18"/>
                <w:szCs w:val="18"/>
              </w:rPr>
              <w:t>3</w:t>
            </w:r>
          </w:p>
        </w:tc>
        <w:tc>
          <w:tcPr>
            <w:tcW w:w="733" w:type="dxa"/>
            <w:tcBorders>
              <w:top w:val="nil"/>
              <w:left w:val="nil"/>
              <w:bottom w:val="single" w:color="auto" w:sz="4" w:space="0"/>
              <w:right w:val="single" w:color="auto" w:sz="4" w:space="0"/>
            </w:tcBorders>
            <w:vAlign w:val="center"/>
          </w:tcPr>
          <w:p w14:paraId="2C6CD6CC">
            <w:pPr>
              <w:widowControl/>
              <w:tabs>
                <w:tab w:val="decimal" w:pos="0"/>
              </w:tabs>
              <w:ind w:firstLine="0" w:firstLineChars="0"/>
              <w:jc w:val="center"/>
              <w:rPr>
                <w:kern w:val="0"/>
                <w:sz w:val="18"/>
                <w:szCs w:val="18"/>
              </w:rPr>
            </w:pPr>
            <w:r>
              <w:rPr>
                <w:kern w:val="0"/>
                <w:sz w:val="18"/>
                <w:szCs w:val="18"/>
              </w:rPr>
              <w:t>132</w:t>
            </w:r>
          </w:p>
        </w:tc>
        <w:tc>
          <w:tcPr>
            <w:tcW w:w="1068" w:type="dxa"/>
            <w:tcBorders>
              <w:top w:val="nil"/>
              <w:left w:val="nil"/>
              <w:bottom w:val="single" w:color="auto" w:sz="4" w:space="0"/>
              <w:right w:val="single" w:color="auto" w:sz="4" w:space="0"/>
            </w:tcBorders>
            <w:vAlign w:val="center"/>
          </w:tcPr>
          <w:p w14:paraId="19867AB5">
            <w:pPr>
              <w:widowControl/>
              <w:tabs>
                <w:tab w:val="decimal" w:pos="0"/>
              </w:tabs>
              <w:ind w:firstLine="0" w:firstLineChars="0"/>
              <w:jc w:val="center"/>
              <w:rPr>
                <w:kern w:val="0"/>
                <w:sz w:val="18"/>
                <w:szCs w:val="18"/>
              </w:rPr>
            </w:pPr>
            <w:r>
              <w:rPr>
                <w:kern w:val="0"/>
                <w:sz w:val="18"/>
                <w:szCs w:val="18"/>
              </w:rPr>
              <w:t>3.222656</w:t>
            </w:r>
          </w:p>
        </w:tc>
        <w:tc>
          <w:tcPr>
            <w:tcW w:w="426" w:type="dxa"/>
            <w:tcBorders>
              <w:top w:val="nil"/>
              <w:left w:val="nil"/>
              <w:bottom w:val="single" w:color="auto" w:sz="4" w:space="0"/>
              <w:right w:val="single" w:color="auto" w:sz="4" w:space="0"/>
            </w:tcBorders>
            <w:vAlign w:val="center"/>
          </w:tcPr>
          <w:p w14:paraId="58BF150B">
            <w:pPr>
              <w:widowControl/>
              <w:tabs>
                <w:tab w:val="decimal" w:pos="0"/>
              </w:tabs>
              <w:ind w:firstLine="0" w:firstLineChars="0"/>
              <w:jc w:val="center"/>
              <w:rPr>
                <w:kern w:val="0"/>
                <w:sz w:val="18"/>
                <w:szCs w:val="18"/>
              </w:rPr>
            </w:pPr>
            <w:r>
              <w:rPr>
                <w:kern w:val="0"/>
                <w:sz w:val="18"/>
                <w:szCs w:val="18"/>
              </w:rPr>
              <w:t>4</w:t>
            </w:r>
          </w:p>
        </w:tc>
        <w:tc>
          <w:tcPr>
            <w:tcW w:w="813" w:type="dxa"/>
            <w:tcBorders>
              <w:top w:val="nil"/>
              <w:left w:val="nil"/>
              <w:bottom w:val="single" w:color="auto" w:sz="4" w:space="0"/>
              <w:right w:val="single" w:color="auto" w:sz="4" w:space="0"/>
            </w:tcBorders>
            <w:vAlign w:val="center"/>
          </w:tcPr>
          <w:p w14:paraId="1C108B91">
            <w:pPr>
              <w:widowControl/>
              <w:tabs>
                <w:tab w:val="decimal" w:pos="0"/>
              </w:tabs>
              <w:ind w:firstLine="0" w:firstLineChars="0"/>
              <w:jc w:val="center"/>
              <w:rPr>
                <w:kern w:val="0"/>
                <w:sz w:val="18"/>
                <w:szCs w:val="18"/>
              </w:rPr>
            </w:pPr>
            <w:r>
              <w:rPr>
                <w:kern w:val="0"/>
                <w:sz w:val="18"/>
                <w:szCs w:val="18"/>
              </w:rPr>
              <w:t>260</w:t>
            </w:r>
          </w:p>
        </w:tc>
        <w:tc>
          <w:tcPr>
            <w:tcW w:w="1068" w:type="dxa"/>
            <w:tcBorders>
              <w:top w:val="nil"/>
              <w:left w:val="nil"/>
              <w:bottom w:val="single" w:color="auto" w:sz="4" w:space="0"/>
              <w:right w:val="single" w:color="auto" w:sz="4" w:space="0"/>
            </w:tcBorders>
            <w:vAlign w:val="center"/>
          </w:tcPr>
          <w:p w14:paraId="15C134DB">
            <w:pPr>
              <w:widowControl/>
              <w:tabs>
                <w:tab w:val="decimal" w:pos="0"/>
              </w:tabs>
              <w:ind w:firstLine="0" w:firstLineChars="0"/>
              <w:jc w:val="center"/>
              <w:rPr>
                <w:kern w:val="0"/>
                <w:sz w:val="18"/>
                <w:szCs w:val="18"/>
              </w:rPr>
            </w:pPr>
            <w:r>
              <w:rPr>
                <w:kern w:val="0"/>
                <w:sz w:val="18"/>
                <w:szCs w:val="18"/>
              </w:rPr>
              <w:t>6.347656</w:t>
            </w:r>
          </w:p>
        </w:tc>
        <w:tc>
          <w:tcPr>
            <w:tcW w:w="426" w:type="dxa"/>
            <w:tcBorders>
              <w:top w:val="nil"/>
              <w:left w:val="nil"/>
              <w:bottom w:val="single" w:color="auto" w:sz="4" w:space="0"/>
              <w:right w:val="single" w:color="auto" w:sz="4" w:space="0"/>
            </w:tcBorders>
            <w:vAlign w:val="center"/>
          </w:tcPr>
          <w:p w14:paraId="38EAD901">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07AEB32A">
            <w:pPr>
              <w:widowControl/>
              <w:tabs>
                <w:tab w:val="decimal" w:pos="0"/>
              </w:tabs>
              <w:ind w:firstLine="0" w:firstLineChars="0"/>
              <w:jc w:val="center"/>
              <w:rPr>
                <w:kern w:val="0"/>
                <w:sz w:val="18"/>
                <w:szCs w:val="18"/>
              </w:rPr>
            </w:pPr>
            <w:r>
              <w:rPr>
                <w:kern w:val="0"/>
                <w:sz w:val="18"/>
                <w:szCs w:val="18"/>
              </w:rPr>
              <w:t>388</w:t>
            </w:r>
          </w:p>
        </w:tc>
        <w:tc>
          <w:tcPr>
            <w:tcW w:w="1109" w:type="dxa"/>
            <w:tcBorders>
              <w:top w:val="nil"/>
              <w:left w:val="nil"/>
              <w:bottom w:val="single" w:color="auto" w:sz="4" w:space="0"/>
              <w:right w:val="single" w:color="auto" w:sz="4" w:space="0"/>
            </w:tcBorders>
            <w:vAlign w:val="center"/>
          </w:tcPr>
          <w:p w14:paraId="5ED6BBA0">
            <w:pPr>
              <w:widowControl/>
              <w:tabs>
                <w:tab w:val="decimal" w:pos="0"/>
              </w:tabs>
              <w:ind w:firstLine="0" w:firstLineChars="0"/>
              <w:jc w:val="center"/>
              <w:rPr>
                <w:kern w:val="0"/>
                <w:sz w:val="18"/>
                <w:szCs w:val="18"/>
              </w:rPr>
            </w:pPr>
            <w:r>
              <w:rPr>
                <w:kern w:val="0"/>
                <w:sz w:val="18"/>
                <w:szCs w:val="18"/>
              </w:rPr>
              <w:t>9.472656</w:t>
            </w:r>
          </w:p>
        </w:tc>
        <w:tc>
          <w:tcPr>
            <w:tcW w:w="426" w:type="dxa"/>
            <w:tcBorders>
              <w:top w:val="nil"/>
              <w:left w:val="nil"/>
              <w:bottom w:val="single" w:color="auto" w:sz="4" w:space="0"/>
              <w:right w:val="single" w:color="auto" w:sz="4" w:space="0"/>
            </w:tcBorders>
            <w:vAlign w:val="center"/>
          </w:tcPr>
          <w:p w14:paraId="347A7C09">
            <w:pPr>
              <w:widowControl/>
              <w:tabs>
                <w:tab w:val="decimal" w:pos="0"/>
              </w:tabs>
              <w:ind w:firstLine="0" w:firstLineChars="0"/>
              <w:jc w:val="center"/>
              <w:rPr>
                <w:kern w:val="0"/>
                <w:sz w:val="18"/>
                <w:szCs w:val="18"/>
              </w:rPr>
            </w:pPr>
            <w:r>
              <w:rPr>
                <w:kern w:val="0"/>
                <w:sz w:val="18"/>
                <w:szCs w:val="18"/>
              </w:rPr>
              <w:t>6</w:t>
            </w:r>
          </w:p>
        </w:tc>
      </w:tr>
      <w:tr w14:paraId="32FCB58E">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1D13F0F7">
            <w:pPr>
              <w:widowControl/>
              <w:tabs>
                <w:tab w:val="decimal" w:pos="0"/>
              </w:tabs>
              <w:ind w:firstLine="0" w:firstLineChars="0"/>
              <w:jc w:val="center"/>
              <w:rPr>
                <w:kern w:val="0"/>
                <w:sz w:val="18"/>
                <w:szCs w:val="18"/>
              </w:rPr>
            </w:pPr>
            <w:r>
              <w:rPr>
                <w:kern w:val="0"/>
                <w:sz w:val="18"/>
                <w:szCs w:val="18"/>
              </w:rPr>
              <w:t>5</w:t>
            </w:r>
          </w:p>
        </w:tc>
        <w:tc>
          <w:tcPr>
            <w:tcW w:w="1068" w:type="dxa"/>
            <w:tcBorders>
              <w:top w:val="nil"/>
              <w:left w:val="nil"/>
              <w:bottom w:val="single" w:color="auto" w:sz="4" w:space="0"/>
              <w:right w:val="single" w:color="auto" w:sz="4" w:space="0"/>
            </w:tcBorders>
            <w:vAlign w:val="center"/>
          </w:tcPr>
          <w:p w14:paraId="479B0FC5">
            <w:pPr>
              <w:widowControl/>
              <w:tabs>
                <w:tab w:val="decimal" w:pos="0"/>
              </w:tabs>
              <w:ind w:firstLine="0" w:firstLineChars="0"/>
              <w:jc w:val="center"/>
              <w:rPr>
                <w:kern w:val="0"/>
                <w:sz w:val="18"/>
                <w:szCs w:val="18"/>
              </w:rPr>
            </w:pPr>
            <w:r>
              <w:rPr>
                <w:kern w:val="0"/>
                <w:sz w:val="18"/>
                <w:szCs w:val="18"/>
              </w:rPr>
              <w:t>0.122070</w:t>
            </w:r>
          </w:p>
        </w:tc>
        <w:tc>
          <w:tcPr>
            <w:tcW w:w="668" w:type="dxa"/>
            <w:tcBorders>
              <w:top w:val="nil"/>
              <w:left w:val="nil"/>
              <w:bottom w:val="single" w:color="auto" w:sz="4" w:space="0"/>
              <w:right w:val="single" w:color="auto" w:sz="4" w:space="0"/>
            </w:tcBorders>
          </w:tcPr>
          <w:p w14:paraId="001C0DD9">
            <w:pPr>
              <w:widowControl/>
              <w:tabs>
                <w:tab w:val="decimal" w:pos="0"/>
              </w:tabs>
              <w:ind w:firstLine="0" w:firstLineChars="0"/>
              <w:jc w:val="center"/>
              <w:rPr>
                <w:kern w:val="0"/>
                <w:sz w:val="18"/>
                <w:szCs w:val="18"/>
              </w:rPr>
            </w:pPr>
            <w:r>
              <w:rPr>
                <w:kern w:val="0"/>
                <w:sz w:val="18"/>
                <w:szCs w:val="18"/>
              </w:rPr>
              <w:t>2</w:t>
            </w:r>
          </w:p>
        </w:tc>
        <w:tc>
          <w:tcPr>
            <w:tcW w:w="733" w:type="dxa"/>
            <w:tcBorders>
              <w:top w:val="nil"/>
              <w:left w:val="nil"/>
              <w:bottom w:val="single" w:color="auto" w:sz="4" w:space="0"/>
              <w:right w:val="single" w:color="auto" w:sz="4" w:space="0"/>
            </w:tcBorders>
            <w:vAlign w:val="center"/>
          </w:tcPr>
          <w:p w14:paraId="270329F3">
            <w:pPr>
              <w:widowControl/>
              <w:tabs>
                <w:tab w:val="decimal" w:pos="0"/>
              </w:tabs>
              <w:ind w:firstLine="0" w:firstLineChars="0"/>
              <w:jc w:val="center"/>
              <w:rPr>
                <w:kern w:val="0"/>
                <w:sz w:val="18"/>
                <w:szCs w:val="18"/>
              </w:rPr>
            </w:pPr>
            <w:r>
              <w:rPr>
                <w:kern w:val="0"/>
                <w:sz w:val="18"/>
                <w:szCs w:val="18"/>
              </w:rPr>
              <w:t>133</w:t>
            </w:r>
          </w:p>
        </w:tc>
        <w:tc>
          <w:tcPr>
            <w:tcW w:w="1068" w:type="dxa"/>
            <w:tcBorders>
              <w:top w:val="nil"/>
              <w:left w:val="nil"/>
              <w:bottom w:val="single" w:color="auto" w:sz="4" w:space="0"/>
              <w:right w:val="single" w:color="auto" w:sz="4" w:space="0"/>
            </w:tcBorders>
            <w:vAlign w:val="center"/>
          </w:tcPr>
          <w:p w14:paraId="7BDA0EA9">
            <w:pPr>
              <w:widowControl/>
              <w:tabs>
                <w:tab w:val="decimal" w:pos="0"/>
              </w:tabs>
              <w:ind w:firstLine="0" w:firstLineChars="0"/>
              <w:jc w:val="center"/>
              <w:rPr>
                <w:kern w:val="0"/>
                <w:sz w:val="18"/>
                <w:szCs w:val="18"/>
              </w:rPr>
            </w:pPr>
            <w:r>
              <w:rPr>
                <w:kern w:val="0"/>
                <w:sz w:val="18"/>
                <w:szCs w:val="18"/>
              </w:rPr>
              <w:t>3.247070</w:t>
            </w:r>
          </w:p>
        </w:tc>
        <w:tc>
          <w:tcPr>
            <w:tcW w:w="426" w:type="dxa"/>
            <w:tcBorders>
              <w:top w:val="nil"/>
              <w:left w:val="nil"/>
              <w:bottom w:val="single" w:color="auto" w:sz="4" w:space="0"/>
              <w:right w:val="single" w:color="auto" w:sz="4" w:space="0"/>
            </w:tcBorders>
            <w:vAlign w:val="center"/>
          </w:tcPr>
          <w:p w14:paraId="609797B5">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656B41E2">
            <w:pPr>
              <w:widowControl/>
              <w:tabs>
                <w:tab w:val="decimal" w:pos="0"/>
              </w:tabs>
              <w:ind w:firstLine="0" w:firstLineChars="0"/>
              <w:jc w:val="center"/>
              <w:rPr>
                <w:kern w:val="0"/>
                <w:sz w:val="18"/>
                <w:szCs w:val="18"/>
              </w:rPr>
            </w:pPr>
            <w:r>
              <w:rPr>
                <w:kern w:val="0"/>
                <w:sz w:val="18"/>
                <w:szCs w:val="18"/>
              </w:rPr>
              <w:t>261</w:t>
            </w:r>
          </w:p>
        </w:tc>
        <w:tc>
          <w:tcPr>
            <w:tcW w:w="1068" w:type="dxa"/>
            <w:tcBorders>
              <w:top w:val="nil"/>
              <w:left w:val="nil"/>
              <w:bottom w:val="single" w:color="auto" w:sz="4" w:space="0"/>
              <w:right w:val="single" w:color="auto" w:sz="4" w:space="0"/>
            </w:tcBorders>
            <w:vAlign w:val="center"/>
          </w:tcPr>
          <w:p w14:paraId="15C2772A">
            <w:pPr>
              <w:widowControl/>
              <w:tabs>
                <w:tab w:val="decimal" w:pos="0"/>
              </w:tabs>
              <w:ind w:firstLine="0" w:firstLineChars="0"/>
              <w:jc w:val="center"/>
              <w:rPr>
                <w:kern w:val="0"/>
                <w:sz w:val="18"/>
                <w:szCs w:val="18"/>
              </w:rPr>
            </w:pPr>
            <w:r>
              <w:rPr>
                <w:kern w:val="0"/>
                <w:sz w:val="18"/>
                <w:szCs w:val="18"/>
              </w:rPr>
              <w:t>6.372070</w:t>
            </w:r>
          </w:p>
        </w:tc>
        <w:tc>
          <w:tcPr>
            <w:tcW w:w="426" w:type="dxa"/>
            <w:tcBorders>
              <w:top w:val="nil"/>
              <w:left w:val="nil"/>
              <w:bottom w:val="single" w:color="auto" w:sz="4" w:space="0"/>
              <w:right w:val="single" w:color="auto" w:sz="4" w:space="0"/>
            </w:tcBorders>
            <w:vAlign w:val="center"/>
          </w:tcPr>
          <w:p w14:paraId="0413577B">
            <w:pPr>
              <w:widowControl/>
              <w:tabs>
                <w:tab w:val="decimal" w:pos="0"/>
              </w:tabs>
              <w:ind w:firstLine="0" w:firstLineChars="0"/>
              <w:jc w:val="center"/>
              <w:rPr>
                <w:kern w:val="0"/>
                <w:sz w:val="18"/>
                <w:szCs w:val="18"/>
              </w:rPr>
            </w:pPr>
            <w:r>
              <w:rPr>
                <w:kern w:val="0"/>
                <w:sz w:val="18"/>
                <w:szCs w:val="18"/>
              </w:rPr>
              <w:t>4</w:t>
            </w:r>
          </w:p>
        </w:tc>
        <w:tc>
          <w:tcPr>
            <w:tcW w:w="813" w:type="dxa"/>
            <w:tcBorders>
              <w:top w:val="nil"/>
              <w:left w:val="nil"/>
              <w:bottom w:val="single" w:color="auto" w:sz="4" w:space="0"/>
              <w:right w:val="single" w:color="auto" w:sz="4" w:space="0"/>
            </w:tcBorders>
            <w:vAlign w:val="center"/>
          </w:tcPr>
          <w:p w14:paraId="77D767BD">
            <w:pPr>
              <w:widowControl/>
              <w:tabs>
                <w:tab w:val="decimal" w:pos="0"/>
              </w:tabs>
              <w:ind w:firstLine="0" w:firstLineChars="0"/>
              <w:jc w:val="center"/>
              <w:rPr>
                <w:kern w:val="0"/>
                <w:sz w:val="18"/>
                <w:szCs w:val="18"/>
              </w:rPr>
            </w:pPr>
            <w:r>
              <w:rPr>
                <w:kern w:val="0"/>
                <w:sz w:val="18"/>
                <w:szCs w:val="18"/>
              </w:rPr>
              <w:t>389</w:t>
            </w:r>
          </w:p>
        </w:tc>
        <w:tc>
          <w:tcPr>
            <w:tcW w:w="1109" w:type="dxa"/>
            <w:tcBorders>
              <w:top w:val="nil"/>
              <w:left w:val="nil"/>
              <w:bottom w:val="single" w:color="auto" w:sz="4" w:space="0"/>
              <w:right w:val="single" w:color="auto" w:sz="4" w:space="0"/>
            </w:tcBorders>
            <w:vAlign w:val="center"/>
          </w:tcPr>
          <w:p w14:paraId="590AEE8E">
            <w:pPr>
              <w:widowControl/>
              <w:tabs>
                <w:tab w:val="decimal" w:pos="0"/>
              </w:tabs>
              <w:ind w:firstLine="0" w:firstLineChars="0"/>
              <w:jc w:val="center"/>
              <w:rPr>
                <w:kern w:val="0"/>
                <w:sz w:val="18"/>
                <w:szCs w:val="18"/>
              </w:rPr>
            </w:pPr>
            <w:r>
              <w:rPr>
                <w:kern w:val="0"/>
                <w:sz w:val="18"/>
                <w:szCs w:val="18"/>
              </w:rPr>
              <w:t>9.497070</w:t>
            </w:r>
          </w:p>
        </w:tc>
        <w:tc>
          <w:tcPr>
            <w:tcW w:w="426" w:type="dxa"/>
            <w:tcBorders>
              <w:top w:val="nil"/>
              <w:left w:val="nil"/>
              <w:bottom w:val="single" w:color="auto" w:sz="4" w:space="0"/>
              <w:right w:val="single" w:color="auto" w:sz="4" w:space="0"/>
            </w:tcBorders>
            <w:vAlign w:val="center"/>
          </w:tcPr>
          <w:p w14:paraId="1B25B9D0">
            <w:pPr>
              <w:widowControl/>
              <w:tabs>
                <w:tab w:val="decimal" w:pos="0"/>
              </w:tabs>
              <w:ind w:firstLine="0" w:firstLineChars="0"/>
              <w:jc w:val="center"/>
              <w:rPr>
                <w:kern w:val="0"/>
                <w:sz w:val="18"/>
                <w:szCs w:val="18"/>
              </w:rPr>
            </w:pPr>
            <w:r>
              <w:rPr>
                <w:kern w:val="0"/>
                <w:sz w:val="18"/>
                <w:szCs w:val="18"/>
              </w:rPr>
              <w:t>4</w:t>
            </w:r>
          </w:p>
        </w:tc>
      </w:tr>
      <w:tr w14:paraId="27D3F44B">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43EC342F">
            <w:pPr>
              <w:widowControl/>
              <w:tabs>
                <w:tab w:val="decimal" w:pos="0"/>
              </w:tabs>
              <w:ind w:firstLine="0" w:firstLineChars="0"/>
              <w:jc w:val="center"/>
              <w:rPr>
                <w:kern w:val="0"/>
                <w:sz w:val="18"/>
                <w:szCs w:val="18"/>
              </w:rPr>
            </w:pPr>
            <w:r>
              <w:rPr>
                <w:kern w:val="0"/>
                <w:sz w:val="18"/>
                <w:szCs w:val="18"/>
              </w:rPr>
              <w:t>6</w:t>
            </w:r>
          </w:p>
        </w:tc>
        <w:tc>
          <w:tcPr>
            <w:tcW w:w="1068" w:type="dxa"/>
            <w:tcBorders>
              <w:top w:val="nil"/>
              <w:left w:val="nil"/>
              <w:bottom w:val="single" w:color="auto" w:sz="4" w:space="0"/>
              <w:right w:val="single" w:color="auto" w:sz="4" w:space="0"/>
            </w:tcBorders>
            <w:vAlign w:val="center"/>
          </w:tcPr>
          <w:p w14:paraId="6C17647B">
            <w:pPr>
              <w:widowControl/>
              <w:tabs>
                <w:tab w:val="decimal" w:pos="0"/>
              </w:tabs>
              <w:ind w:firstLine="0" w:firstLineChars="0"/>
              <w:jc w:val="center"/>
              <w:rPr>
                <w:kern w:val="0"/>
                <w:sz w:val="18"/>
                <w:szCs w:val="18"/>
              </w:rPr>
            </w:pPr>
            <w:r>
              <w:rPr>
                <w:kern w:val="0"/>
                <w:sz w:val="18"/>
                <w:szCs w:val="18"/>
              </w:rPr>
              <w:t>0.146484</w:t>
            </w:r>
          </w:p>
        </w:tc>
        <w:tc>
          <w:tcPr>
            <w:tcW w:w="668" w:type="dxa"/>
            <w:tcBorders>
              <w:top w:val="nil"/>
              <w:left w:val="nil"/>
              <w:bottom w:val="single" w:color="auto" w:sz="4" w:space="0"/>
              <w:right w:val="single" w:color="auto" w:sz="4" w:space="0"/>
            </w:tcBorders>
          </w:tcPr>
          <w:p w14:paraId="35A71824">
            <w:pPr>
              <w:widowControl/>
              <w:tabs>
                <w:tab w:val="decimal" w:pos="0"/>
              </w:tabs>
              <w:ind w:firstLine="0" w:firstLineChars="0"/>
              <w:jc w:val="center"/>
              <w:rPr>
                <w:kern w:val="0"/>
                <w:sz w:val="18"/>
                <w:szCs w:val="18"/>
              </w:rPr>
            </w:pPr>
            <w:r>
              <w:rPr>
                <w:kern w:val="0"/>
                <w:sz w:val="18"/>
                <w:szCs w:val="18"/>
              </w:rPr>
              <w:t>1</w:t>
            </w:r>
          </w:p>
        </w:tc>
        <w:tc>
          <w:tcPr>
            <w:tcW w:w="733" w:type="dxa"/>
            <w:tcBorders>
              <w:top w:val="nil"/>
              <w:left w:val="nil"/>
              <w:bottom w:val="single" w:color="auto" w:sz="4" w:space="0"/>
              <w:right w:val="single" w:color="auto" w:sz="4" w:space="0"/>
            </w:tcBorders>
            <w:vAlign w:val="center"/>
          </w:tcPr>
          <w:p w14:paraId="3E0AC63B">
            <w:pPr>
              <w:widowControl/>
              <w:tabs>
                <w:tab w:val="decimal" w:pos="0"/>
              </w:tabs>
              <w:ind w:firstLine="0" w:firstLineChars="0"/>
              <w:jc w:val="center"/>
              <w:rPr>
                <w:kern w:val="0"/>
                <w:sz w:val="18"/>
                <w:szCs w:val="18"/>
              </w:rPr>
            </w:pPr>
            <w:r>
              <w:rPr>
                <w:kern w:val="0"/>
                <w:sz w:val="18"/>
                <w:szCs w:val="18"/>
              </w:rPr>
              <w:t>134</w:t>
            </w:r>
          </w:p>
        </w:tc>
        <w:tc>
          <w:tcPr>
            <w:tcW w:w="1068" w:type="dxa"/>
            <w:tcBorders>
              <w:top w:val="nil"/>
              <w:left w:val="nil"/>
              <w:bottom w:val="single" w:color="auto" w:sz="4" w:space="0"/>
              <w:right w:val="single" w:color="auto" w:sz="4" w:space="0"/>
            </w:tcBorders>
            <w:vAlign w:val="center"/>
          </w:tcPr>
          <w:p w14:paraId="3B6C24D8">
            <w:pPr>
              <w:widowControl/>
              <w:tabs>
                <w:tab w:val="decimal" w:pos="0"/>
              </w:tabs>
              <w:ind w:firstLine="0" w:firstLineChars="0"/>
              <w:jc w:val="center"/>
              <w:rPr>
                <w:kern w:val="0"/>
                <w:sz w:val="18"/>
                <w:szCs w:val="18"/>
              </w:rPr>
            </w:pPr>
            <w:r>
              <w:rPr>
                <w:kern w:val="0"/>
                <w:sz w:val="18"/>
                <w:szCs w:val="18"/>
              </w:rPr>
              <w:t>3.271484</w:t>
            </w:r>
          </w:p>
        </w:tc>
        <w:tc>
          <w:tcPr>
            <w:tcW w:w="426" w:type="dxa"/>
            <w:tcBorders>
              <w:top w:val="nil"/>
              <w:left w:val="nil"/>
              <w:bottom w:val="single" w:color="auto" w:sz="4" w:space="0"/>
              <w:right w:val="single" w:color="auto" w:sz="4" w:space="0"/>
            </w:tcBorders>
            <w:vAlign w:val="center"/>
          </w:tcPr>
          <w:p w14:paraId="6F56A4D9">
            <w:pPr>
              <w:widowControl/>
              <w:tabs>
                <w:tab w:val="decimal" w:pos="0"/>
              </w:tabs>
              <w:ind w:firstLine="0" w:firstLineChars="0"/>
              <w:jc w:val="center"/>
              <w:rPr>
                <w:kern w:val="0"/>
                <w:sz w:val="18"/>
                <w:szCs w:val="18"/>
              </w:rPr>
            </w:pPr>
            <w:r>
              <w:rPr>
                <w:kern w:val="0"/>
                <w:sz w:val="18"/>
                <w:szCs w:val="18"/>
              </w:rPr>
              <w:t>4</w:t>
            </w:r>
          </w:p>
        </w:tc>
        <w:tc>
          <w:tcPr>
            <w:tcW w:w="813" w:type="dxa"/>
            <w:tcBorders>
              <w:top w:val="nil"/>
              <w:left w:val="nil"/>
              <w:bottom w:val="single" w:color="auto" w:sz="4" w:space="0"/>
              <w:right w:val="single" w:color="auto" w:sz="4" w:space="0"/>
            </w:tcBorders>
            <w:vAlign w:val="center"/>
          </w:tcPr>
          <w:p w14:paraId="5072728B">
            <w:pPr>
              <w:widowControl/>
              <w:tabs>
                <w:tab w:val="decimal" w:pos="0"/>
              </w:tabs>
              <w:ind w:firstLine="0" w:firstLineChars="0"/>
              <w:jc w:val="center"/>
              <w:rPr>
                <w:kern w:val="0"/>
                <w:sz w:val="18"/>
                <w:szCs w:val="18"/>
              </w:rPr>
            </w:pPr>
            <w:r>
              <w:rPr>
                <w:kern w:val="0"/>
                <w:sz w:val="18"/>
                <w:szCs w:val="18"/>
              </w:rPr>
              <w:t>262</w:t>
            </w:r>
          </w:p>
        </w:tc>
        <w:tc>
          <w:tcPr>
            <w:tcW w:w="1068" w:type="dxa"/>
            <w:tcBorders>
              <w:top w:val="nil"/>
              <w:left w:val="nil"/>
              <w:bottom w:val="single" w:color="auto" w:sz="4" w:space="0"/>
              <w:right w:val="single" w:color="auto" w:sz="4" w:space="0"/>
            </w:tcBorders>
            <w:vAlign w:val="center"/>
          </w:tcPr>
          <w:p w14:paraId="69F703AB">
            <w:pPr>
              <w:widowControl/>
              <w:tabs>
                <w:tab w:val="decimal" w:pos="0"/>
              </w:tabs>
              <w:ind w:firstLine="0" w:firstLineChars="0"/>
              <w:jc w:val="center"/>
              <w:rPr>
                <w:kern w:val="0"/>
                <w:sz w:val="18"/>
                <w:szCs w:val="18"/>
              </w:rPr>
            </w:pPr>
            <w:r>
              <w:rPr>
                <w:kern w:val="0"/>
                <w:sz w:val="18"/>
                <w:szCs w:val="18"/>
              </w:rPr>
              <w:t>6.396484</w:t>
            </w:r>
          </w:p>
        </w:tc>
        <w:tc>
          <w:tcPr>
            <w:tcW w:w="426" w:type="dxa"/>
            <w:tcBorders>
              <w:top w:val="nil"/>
              <w:left w:val="nil"/>
              <w:bottom w:val="single" w:color="auto" w:sz="4" w:space="0"/>
              <w:right w:val="single" w:color="auto" w:sz="4" w:space="0"/>
            </w:tcBorders>
            <w:vAlign w:val="center"/>
          </w:tcPr>
          <w:p w14:paraId="713F5974">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1E5569F1">
            <w:pPr>
              <w:widowControl/>
              <w:tabs>
                <w:tab w:val="decimal" w:pos="0"/>
              </w:tabs>
              <w:ind w:firstLine="0" w:firstLineChars="0"/>
              <w:jc w:val="center"/>
              <w:rPr>
                <w:kern w:val="0"/>
                <w:sz w:val="18"/>
                <w:szCs w:val="18"/>
              </w:rPr>
            </w:pPr>
            <w:r>
              <w:rPr>
                <w:kern w:val="0"/>
                <w:sz w:val="18"/>
                <w:szCs w:val="18"/>
              </w:rPr>
              <w:t>390</w:t>
            </w:r>
          </w:p>
        </w:tc>
        <w:tc>
          <w:tcPr>
            <w:tcW w:w="1109" w:type="dxa"/>
            <w:tcBorders>
              <w:top w:val="nil"/>
              <w:left w:val="nil"/>
              <w:bottom w:val="single" w:color="auto" w:sz="4" w:space="0"/>
              <w:right w:val="single" w:color="auto" w:sz="4" w:space="0"/>
            </w:tcBorders>
            <w:vAlign w:val="center"/>
          </w:tcPr>
          <w:p w14:paraId="7EE89F5A">
            <w:pPr>
              <w:widowControl/>
              <w:tabs>
                <w:tab w:val="decimal" w:pos="0"/>
              </w:tabs>
              <w:ind w:firstLine="0" w:firstLineChars="0"/>
              <w:jc w:val="center"/>
              <w:rPr>
                <w:kern w:val="0"/>
                <w:sz w:val="18"/>
                <w:szCs w:val="18"/>
              </w:rPr>
            </w:pPr>
            <w:r>
              <w:rPr>
                <w:kern w:val="0"/>
                <w:sz w:val="18"/>
                <w:szCs w:val="18"/>
              </w:rPr>
              <w:t>9.521484</w:t>
            </w:r>
          </w:p>
        </w:tc>
        <w:tc>
          <w:tcPr>
            <w:tcW w:w="426" w:type="dxa"/>
            <w:tcBorders>
              <w:top w:val="nil"/>
              <w:left w:val="nil"/>
              <w:bottom w:val="single" w:color="auto" w:sz="4" w:space="0"/>
              <w:right w:val="single" w:color="auto" w:sz="4" w:space="0"/>
            </w:tcBorders>
            <w:vAlign w:val="center"/>
          </w:tcPr>
          <w:p w14:paraId="27D58523">
            <w:pPr>
              <w:widowControl/>
              <w:tabs>
                <w:tab w:val="decimal" w:pos="0"/>
              </w:tabs>
              <w:ind w:firstLine="0" w:firstLineChars="0"/>
              <w:jc w:val="center"/>
              <w:rPr>
                <w:kern w:val="0"/>
                <w:sz w:val="18"/>
                <w:szCs w:val="18"/>
              </w:rPr>
            </w:pPr>
            <w:r>
              <w:rPr>
                <w:kern w:val="0"/>
                <w:sz w:val="18"/>
                <w:szCs w:val="18"/>
              </w:rPr>
              <w:t>6</w:t>
            </w:r>
          </w:p>
        </w:tc>
      </w:tr>
      <w:tr w14:paraId="7986E5E9">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4B396102">
            <w:pPr>
              <w:widowControl/>
              <w:tabs>
                <w:tab w:val="decimal" w:pos="0"/>
              </w:tabs>
              <w:ind w:firstLine="0" w:firstLineChars="0"/>
              <w:jc w:val="center"/>
              <w:rPr>
                <w:kern w:val="0"/>
                <w:sz w:val="18"/>
                <w:szCs w:val="18"/>
              </w:rPr>
            </w:pPr>
            <w:r>
              <w:rPr>
                <w:kern w:val="0"/>
                <w:sz w:val="18"/>
                <w:szCs w:val="18"/>
              </w:rPr>
              <w:t>7</w:t>
            </w:r>
          </w:p>
        </w:tc>
        <w:tc>
          <w:tcPr>
            <w:tcW w:w="1068" w:type="dxa"/>
            <w:tcBorders>
              <w:top w:val="nil"/>
              <w:left w:val="nil"/>
              <w:bottom w:val="single" w:color="auto" w:sz="4" w:space="0"/>
              <w:right w:val="single" w:color="auto" w:sz="4" w:space="0"/>
            </w:tcBorders>
            <w:vAlign w:val="center"/>
          </w:tcPr>
          <w:p w14:paraId="18F32B46">
            <w:pPr>
              <w:widowControl/>
              <w:tabs>
                <w:tab w:val="decimal" w:pos="0"/>
              </w:tabs>
              <w:ind w:firstLine="0" w:firstLineChars="0"/>
              <w:jc w:val="center"/>
              <w:rPr>
                <w:kern w:val="0"/>
                <w:sz w:val="18"/>
                <w:szCs w:val="18"/>
              </w:rPr>
            </w:pPr>
            <w:r>
              <w:rPr>
                <w:kern w:val="0"/>
                <w:sz w:val="18"/>
                <w:szCs w:val="18"/>
              </w:rPr>
              <w:t>0.170898</w:t>
            </w:r>
          </w:p>
        </w:tc>
        <w:tc>
          <w:tcPr>
            <w:tcW w:w="668" w:type="dxa"/>
            <w:tcBorders>
              <w:top w:val="nil"/>
              <w:left w:val="nil"/>
              <w:bottom w:val="single" w:color="auto" w:sz="4" w:space="0"/>
              <w:right w:val="single" w:color="auto" w:sz="4" w:space="0"/>
            </w:tcBorders>
          </w:tcPr>
          <w:p w14:paraId="39BC8414">
            <w:pPr>
              <w:widowControl/>
              <w:tabs>
                <w:tab w:val="decimal" w:pos="0"/>
              </w:tabs>
              <w:ind w:firstLine="0" w:firstLineChars="0"/>
              <w:jc w:val="center"/>
              <w:rPr>
                <w:kern w:val="0"/>
                <w:sz w:val="18"/>
                <w:szCs w:val="18"/>
              </w:rPr>
            </w:pPr>
            <w:r>
              <w:rPr>
                <w:kern w:val="0"/>
                <w:sz w:val="18"/>
                <w:szCs w:val="18"/>
              </w:rPr>
              <w:t>0</w:t>
            </w:r>
          </w:p>
        </w:tc>
        <w:tc>
          <w:tcPr>
            <w:tcW w:w="733" w:type="dxa"/>
            <w:tcBorders>
              <w:top w:val="nil"/>
              <w:left w:val="nil"/>
              <w:bottom w:val="single" w:color="auto" w:sz="4" w:space="0"/>
              <w:right w:val="single" w:color="auto" w:sz="4" w:space="0"/>
            </w:tcBorders>
            <w:vAlign w:val="center"/>
          </w:tcPr>
          <w:p w14:paraId="28E25F6A">
            <w:pPr>
              <w:widowControl/>
              <w:tabs>
                <w:tab w:val="decimal" w:pos="0"/>
              </w:tabs>
              <w:ind w:firstLine="0" w:firstLineChars="0"/>
              <w:jc w:val="center"/>
              <w:rPr>
                <w:kern w:val="0"/>
                <w:sz w:val="18"/>
                <w:szCs w:val="18"/>
              </w:rPr>
            </w:pPr>
            <w:r>
              <w:rPr>
                <w:kern w:val="0"/>
                <w:sz w:val="18"/>
                <w:szCs w:val="18"/>
              </w:rPr>
              <w:t>135</w:t>
            </w:r>
          </w:p>
        </w:tc>
        <w:tc>
          <w:tcPr>
            <w:tcW w:w="1068" w:type="dxa"/>
            <w:tcBorders>
              <w:top w:val="nil"/>
              <w:left w:val="nil"/>
              <w:bottom w:val="single" w:color="auto" w:sz="4" w:space="0"/>
              <w:right w:val="single" w:color="auto" w:sz="4" w:space="0"/>
            </w:tcBorders>
            <w:vAlign w:val="center"/>
          </w:tcPr>
          <w:p w14:paraId="1EE52258">
            <w:pPr>
              <w:widowControl/>
              <w:tabs>
                <w:tab w:val="decimal" w:pos="0"/>
              </w:tabs>
              <w:ind w:firstLine="0" w:firstLineChars="0"/>
              <w:jc w:val="center"/>
              <w:rPr>
                <w:kern w:val="0"/>
                <w:sz w:val="18"/>
                <w:szCs w:val="18"/>
              </w:rPr>
            </w:pPr>
            <w:r>
              <w:rPr>
                <w:kern w:val="0"/>
                <w:sz w:val="18"/>
                <w:szCs w:val="18"/>
              </w:rPr>
              <w:t>3.295898</w:t>
            </w:r>
          </w:p>
        </w:tc>
        <w:tc>
          <w:tcPr>
            <w:tcW w:w="426" w:type="dxa"/>
            <w:tcBorders>
              <w:top w:val="nil"/>
              <w:left w:val="nil"/>
              <w:bottom w:val="single" w:color="auto" w:sz="4" w:space="0"/>
              <w:right w:val="single" w:color="auto" w:sz="4" w:space="0"/>
            </w:tcBorders>
            <w:vAlign w:val="center"/>
          </w:tcPr>
          <w:p w14:paraId="6C34910D">
            <w:pPr>
              <w:widowControl/>
              <w:tabs>
                <w:tab w:val="decimal" w:pos="0"/>
              </w:tabs>
              <w:ind w:firstLine="0" w:firstLineChars="0"/>
              <w:jc w:val="center"/>
              <w:rPr>
                <w:kern w:val="0"/>
                <w:sz w:val="18"/>
                <w:szCs w:val="18"/>
              </w:rPr>
            </w:pPr>
            <w:r>
              <w:rPr>
                <w:kern w:val="0"/>
                <w:sz w:val="18"/>
                <w:szCs w:val="18"/>
              </w:rPr>
              <w:t>5</w:t>
            </w:r>
          </w:p>
        </w:tc>
        <w:tc>
          <w:tcPr>
            <w:tcW w:w="813" w:type="dxa"/>
            <w:tcBorders>
              <w:top w:val="nil"/>
              <w:left w:val="nil"/>
              <w:bottom w:val="single" w:color="auto" w:sz="4" w:space="0"/>
              <w:right w:val="single" w:color="auto" w:sz="4" w:space="0"/>
            </w:tcBorders>
            <w:vAlign w:val="center"/>
          </w:tcPr>
          <w:p w14:paraId="5C25C3CF">
            <w:pPr>
              <w:widowControl/>
              <w:tabs>
                <w:tab w:val="decimal" w:pos="0"/>
              </w:tabs>
              <w:ind w:firstLine="0" w:firstLineChars="0"/>
              <w:jc w:val="center"/>
              <w:rPr>
                <w:kern w:val="0"/>
                <w:sz w:val="18"/>
                <w:szCs w:val="18"/>
              </w:rPr>
            </w:pPr>
            <w:r>
              <w:rPr>
                <w:kern w:val="0"/>
                <w:sz w:val="18"/>
                <w:szCs w:val="18"/>
              </w:rPr>
              <w:t>263</w:t>
            </w:r>
          </w:p>
        </w:tc>
        <w:tc>
          <w:tcPr>
            <w:tcW w:w="1068" w:type="dxa"/>
            <w:tcBorders>
              <w:top w:val="nil"/>
              <w:left w:val="nil"/>
              <w:bottom w:val="single" w:color="auto" w:sz="4" w:space="0"/>
              <w:right w:val="single" w:color="auto" w:sz="4" w:space="0"/>
            </w:tcBorders>
            <w:vAlign w:val="center"/>
          </w:tcPr>
          <w:p w14:paraId="13DEB44E">
            <w:pPr>
              <w:widowControl/>
              <w:tabs>
                <w:tab w:val="decimal" w:pos="0"/>
              </w:tabs>
              <w:ind w:firstLine="0" w:firstLineChars="0"/>
              <w:jc w:val="center"/>
              <w:rPr>
                <w:kern w:val="0"/>
                <w:sz w:val="18"/>
                <w:szCs w:val="18"/>
              </w:rPr>
            </w:pPr>
            <w:r>
              <w:rPr>
                <w:kern w:val="0"/>
                <w:sz w:val="18"/>
                <w:szCs w:val="18"/>
              </w:rPr>
              <w:t>6.420898</w:t>
            </w:r>
          </w:p>
        </w:tc>
        <w:tc>
          <w:tcPr>
            <w:tcW w:w="426" w:type="dxa"/>
            <w:tcBorders>
              <w:top w:val="nil"/>
              <w:left w:val="nil"/>
              <w:bottom w:val="single" w:color="auto" w:sz="4" w:space="0"/>
              <w:right w:val="single" w:color="auto" w:sz="4" w:space="0"/>
            </w:tcBorders>
            <w:vAlign w:val="center"/>
          </w:tcPr>
          <w:p w14:paraId="1FF3504D">
            <w:pPr>
              <w:widowControl/>
              <w:tabs>
                <w:tab w:val="decimal" w:pos="0"/>
              </w:tabs>
              <w:ind w:firstLine="0" w:firstLineChars="0"/>
              <w:jc w:val="center"/>
              <w:rPr>
                <w:kern w:val="0"/>
                <w:sz w:val="18"/>
                <w:szCs w:val="18"/>
              </w:rPr>
            </w:pPr>
            <w:r>
              <w:rPr>
                <w:kern w:val="0"/>
                <w:sz w:val="18"/>
                <w:szCs w:val="18"/>
              </w:rPr>
              <w:t>4</w:t>
            </w:r>
          </w:p>
        </w:tc>
        <w:tc>
          <w:tcPr>
            <w:tcW w:w="813" w:type="dxa"/>
            <w:tcBorders>
              <w:top w:val="nil"/>
              <w:left w:val="nil"/>
              <w:bottom w:val="single" w:color="auto" w:sz="4" w:space="0"/>
              <w:right w:val="single" w:color="auto" w:sz="4" w:space="0"/>
            </w:tcBorders>
            <w:vAlign w:val="center"/>
          </w:tcPr>
          <w:p w14:paraId="3CA76718">
            <w:pPr>
              <w:widowControl/>
              <w:tabs>
                <w:tab w:val="decimal" w:pos="0"/>
              </w:tabs>
              <w:ind w:firstLine="0" w:firstLineChars="0"/>
              <w:jc w:val="center"/>
              <w:rPr>
                <w:kern w:val="0"/>
                <w:sz w:val="18"/>
                <w:szCs w:val="18"/>
              </w:rPr>
            </w:pPr>
            <w:r>
              <w:rPr>
                <w:kern w:val="0"/>
                <w:sz w:val="18"/>
                <w:szCs w:val="18"/>
              </w:rPr>
              <w:t>391</w:t>
            </w:r>
          </w:p>
        </w:tc>
        <w:tc>
          <w:tcPr>
            <w:tcW w:w="1109" w:type="dxa"/>
            <w:tcBorders>
              <w:top w:val="nil"/>
              <w:left w:val="nil"/>
              <w:bottom w:val="single" w:color="auto" w:sz="4" w:space="0"/>
              <w:right w:val="single" w:color="auto" w:sz="4" w:space="0"/>
            </w:tcBorders>
            <w:vAlign w:val="center"/>
          </w:tcPr>
          <w:p w14:paraId="44ADBB94">
            <w:pPr>
              <w:widowControl/>
              <w:tabs>
                <w:tab w:val="decimal" w:pos="0"/>
              </w:tabs>
              <w:ind w:firstLine="0" w:firstLineChars="0"/>
              <w:jc w:val="center"/>
              <w:rPr>
                <w:kern w:val="0"/>
                <w:sz w:val="18"/>
                <w:szCs w:val="18"/>
              </w:rPr>
            </w:pPr>
            <w:r>
              <w:rPr>
                <w:kern w:val="0"/>
                <w:sz w:val="18"/>
                <w:szCs w:val="18"/>
              </w:rPr>
              <w:t>9.545898</w:t>
            </w:r>
          </w:p>
        </w:tc>
        <w:tc>
          <w:tcPr>
            <w:tcW w:w="426" w:type="dxa"/>
            <w:tcBorders>
              <w:top w:val="nil"/>
              <w:left w:val="nil"/>
              <w:bottom w:val="single" w:color="auto" w:sz="4" w:space="0"/>
              <w:right w:val="single" w:color="auto" w:sz="4" w:space="0"/>
            </w:tcBorders>
            <w:vAlign w:val="center"/>
          </w:tcPr>
          <w:p w14:paraId="1FDA54BE">
            <w:pPr>
              <w:widowControl/>
              <w:tabs>
                <w:tab w:val="decimal" w:pos="0"/>
              </w:tabs>
              <w:ind w:firstLine="0" w:firstLineChars="0"/>
              <w:jc w:val="center"/>
              <w:rPr>
                <w:kern w:val="0"/>
                <w:sz w:val="18"/>
                <w:szCs w:val="18"/>
              </w:rPr>
            </w:pPr>
            <w:r>
              <w:rPr>
                <w:kern w:val="0"/>
                <w:sz w:val="18"/>
                <w:szCs w:val="18"/>
              </w:rPr>
              <w:t>6</w:t>
            </w:r>
          </w:p>
        </w:tc>
      </w:tr>
      <w:tr w14:paraId="1CCA4521">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774EA298">
            <w:pPr>
              <w:widowControl/>
              <w:tabs>
                <w:tab w:val="decimal" w:pos="0"/>
              </w:tabs>
              <w:ind w:firstLine="0" w:firstLineChars="0"/>
              <w:jc w:val="center"/>
              <w:rPr>
                <w:kern w:val="0"/>
                <w:sz w:val="18"/>
                <w:szCs w:val="18"/>
              </w:rPr>
            </w:pPr>
            <w:r>
              <w:rPr>
                <w:kern w:val="0"/>
                <w:sz w:val="18"/>
                <w:szCs w:val="18"/>
              </w:rPr>
              <w:t>8</w:t>
            </w:r>
          </w:p>
        </w:tc>
        <w:tc>
          <w:tcPr>
            <w:tcW w:w="1068" w:type="dxa"/>
            <w:tcBorders>
              <w:top w:val="nil"/>
              <w:left w:val="nil"/>
              <w:bottom w:val="single" w:color="auto" w:sz="4" w:space="0"/>
              <w:right w:val="single" w:color="auto" w:sz="4" w:space="0"/>
            </w:tcBorders>
            <w:vAlign w:val="center"/>
          </w:tcPr>
          <w:p w14:paraId="25072A69">
            <w:pPr>
              <w:widowControl/>
              <w:tabs>
                <w:tab w:val="decimal" w:pos="0"/>
              </w:tabs>
              <w:ind w:firstLine="0" w:firstLineChars="0"/>
              <w:jc w:val="center"/>
              <w:rPr>
                <w:kern w:val="0"/>
                <w:sz w:val="18"/>
                <w:szCs w:val="18"/>
              </w:rPr>
            </w:pPr>
            <w:r>
              <w:rPr>
                <w:kern w:val="0"/>
                <w:sz w:val="18"/>
                <w:szCs w:val="18"/>
              </w:rPr>
              <w:t>0.195313</w:t>
            </w:r>
          </w:p>
        </w:tc>
        <w:tc>
          <w:tcPr>
            <w:tcW w:w="668" w:type="dxa"/>
            <w:tcBorders>
              <w:top w:val="nil"/>
              <w:left w:val="nil"/>
              <w:bottom w:val="single" w:color="auto" w:sz="4" w:space="0"/>
              <w:right w:val="single" w:color="auto" w:sz="4" w:space="0"/>
            </w:tcBorders>
          </w:tcPr>
          <w:p w14:paraId="40D14E04">
            <w:pPr>
              <w:widowControl/>
              <w:tabs>
                <w:tab w:val="decimal" w:pos="0"/>
              </w:tabs>
              <w:ind w:firstLine="0" w:firstLineChars="0"/>
              <w:jc w:val="center"/>
              <w:rPr>
                <w:kern w:val="0"/>
                <w:sz w:val="18"/>
                <w:szCs w:val="18"/>
              </w:rPr>
            </w:pPr>
            <w:r>
              <w:rPr>
                <w:kern w:val="0"/>
                <w:sz w:val="18"/>
                <w:szCs w:val="18"/>
              </w:rPr>
              <w:t>7</w:t>
            </w:r>
          </w:p>
        </w:tc>
        <w:tc>
          <w:tcPr>
            <w:tcW w:w="733" w:type="dxa"/>
            <w:tcBorders>
              <w:top w:val="nil"/>
              <w:left w:val="nil"/>
              <w:bottom w:val="single" w:color="auto" w:sz="4" w:space="0"/>
              <w:right w:val="single" w:color="auto" w:sz="4" w:space="0"/>
            </w:tcBorders>
            <w:vAlign w:val="center"/>
          </w:tcPr>
          <w:p w14:paraId="7EFCEAC9">
            <w:pPr>
              <w:widowControl/>
              <w:tabs>
                <w:tab w:val="decimal" w:pos="0"/>
              </w:tabs>
              <w:ind w:firstLine="0" w:firstLineChars="0"/>
              <w:jc w:val="center"/>
              <w:rPr>
                <w:kern w:val="0"/>
                <w:sz w:val="18"/>
                <w:szCs w:val="18"/>
              </w:rPr>
            </w:pPr>
            <w:r>
              <w:rPr>
                <w:kern w:val="0"/>
                <w:sz w:val="18"/>
                <w:szCs w:val="18"/>
              </w:rPr>
              <w:t>136</w:t>
            </w:r>
          </w:p>
        </w:tc>
        <w:tc>
          <w:tcPr>
            <w:tcW w:w="1068" w:type="dxa"/>
            <w:tcBorders>
              <w:top w:val="nil"/>
              <w:left w:val="nil"/>
              <w:bottom w:val="single" w:color="auto" w:sz="4" w:space="0"/>
              <w:right w:val="single" w:color="auto" w:sz="4" w:space="0"/>
            </w:tcBorders>
            <w:vAlign w:val="center"/>
          </w:tcPr>
          <w:p w14:paraId="32FF9CB2">
            <w:pPr>
              <w:widowControl/>
              <w:tabs>
                <w:tab w:val="decimal" w:pos="0"/>
              </w:tabs>
              <w:ind w:firstLine="0" w:firstLineChars="0"/>
              <w:jc w:val="center"/>
              <w:rPr>
                <w:kern w:val="0"/>
                <w:sz w:val="18"/>
                <w:szCs w:val="18"/>
              </w:rPr>
            </w:pPr>
            <w:r>
              <w:rPr>
                <w:kern w:val="0"/>
                <w:sz w:val="18"/>
                <w:szCs w:val="18"/>
              </w:rPr>
              <w:t>3.320313</w:t>
            </w:r>
          </w:p>
        </w:tc>
        <w:tc>
          <w:tcPr>
            <w:tcW w:w="426" w:type="dxa"/>
            <w:tcBorders>
              <w:top w:val="nil"/>
              <w:left w:val="nil"/>
              <w:bottom w:val="single" w:color="auto" w:sz="4" w:space="0"/>
              <w:right w:val="single" w:color="auto" w:sz="4" w:space="0"/>
            </w:tcBorders>
            <w:vAlign w:val="center"/>
          </w:tcPr>
          <w:p w14:paraId="39A29820">
            <w:pPr>
              <w:widowControl/>
              <w:tabs>
                <w:tab w:val="decimal" w:pos="0"/>
              </w:tabs>
              <w:ind w:firstLine="0" w:firstLineChars="0"/>
              <w:jc w:val="center"/>
              <w:rPr>
                <w:kern w:val="0"/>
                <w:sz w:val="18"/>
                <w:szCs w:val="18"/>
              </w:rPr>
            </w:pPr>
            <w:r>
              <w:rPr>
                <w:kern w:val="0"/>
                <w:sz w:val="18"/>
                <w:szCs w:val="18"/>
              </w:rPr>
              <w:t>3</w:t>
            </w:r>
          </w:p>
        </w:tc>
        <w:tc>
          <w:tcPr>
            <w:tcW w:w="813" w:type="dxa"/>
            <w:tcBorders>
              <w:top w:val="nil"/>
              <w:left w:val="nil"/>
              <w:bottom w:val="single" w:color="auto" w:sz="4" w:space="0"/>
              <w:right w:val="single" w:color="auto" w:sz="4" w:space="0"/>
            </w:tcBorders>
            <w:vAlign w:val="center"/>
          </w:tcPr>
          <w:p w14:paraId="1BC972F6">
            <w:pPr>
              <w:widowControl/>
              <w:tabs>
                <w:tab w:val="decimal" w:pos="0"/>
              </w:tabs>
              <w:ind w:firstLine="0" w:firstLineChars="0"/>
              <w:jc w:val="center"/>
              <w:rPr>
                <w:kern w:val="0"/>
                <w:sz w:val="18"/>
                <w:szCs w:val="18"/>
              </w:rPr>
            </w:pPr>
            <w:r>
              <w:rPr>
                <w:kern w:val="0"/>
                <w:sz w:val="18"/>
                <w:szCs w:val="18"/>
              </w:rPr>
              <w:t>264</w:t>
            </w:r>
          </w:p>
        </w:tc>
        <w:tc>
          <w:tcPr>
            <w:tcW w:w="1068" w:type="dxa"/>
            <w:tcBorders>
              <w:top w:val="nil"/>
              <w:left w:val="nil"/>
              <w:bottom w:val="single" w:color="auto" w:sz="4" w:space="0"/>
              <w:right w:val="single" w:color="auto" w:sz="4" w:space="0"/>
            </w:tcBorders>
            <w:vAlign w:val="center"/>
          </w:tcPr>
          <w:p w14:paraId="71FF98CC">
            <w:pPr>
              <w:widowControl/>
              <w:tabs>
                <w:tab w:val="decimal" w:pos="0"/>
              </w:tabs>
              <w:ind w:firstLine="0" w:firstLineChars="0"/>
              <w:jc w:val="center"/>
              <w:rPr>
                <w:kern w:val="0"/>
                <w:sz w:val="18"/>
                <w:szCs w:val="18"/>
              </w:rPr>
            </w:pPr>
            <w:r>
              <w:rPr>
                <w:kern w:val="0"/>
                <w:sz w:val="18"/>
                <w:szCs w:val="18"/>
              </w:rPr>
              <w:t>6.445313</w:t>
            </w:r>
          </w:p>
        </w:tc>
        <w:tc>
          <w:tcPr>
            <w:tcW w:w="426" w:type="dxa"/>
            <w:tcBorders>
              <w:top w:val="nil"/>
              <w:left w:val="nil"/>
              <w:bottom w:val="single" w:color="auto" w:sz="4" w:space="0"/>
              <w:right w:val="single" w:color="auto" w:sz="4" w:space="0"/>
            </w:tcBorders>
            <w:vAlign w:val="center"/>
          </w:tcPr>
          <w:p w14:paraId="571B0C2E">
            <w:pPr>
              <w:widowControl/>
              <w:tabs>
                <w:tab w:val="decimal" w:pos="0"/>
              </w:tabs>
              <w:ind w:firstLine="0" w:firstLineChars="0"/>
              <w:jc w:val="center"/>
              <w:rPr>
                <w:kern w:val="0"/>
                <w:sz w:val="18"/>
                <w:szCs w:val="18"/>
              </w:rPr>
            </w:pPr>
            <w:r>
              <w:rPr>
                <w:kern w:val="0"/>
                <w:sz w:val="18"/>
                <w:szCs w:val="18"/>
              </w:rPr>
              <w:t>4</w:t>
            </w:r>
          </w:p>
        </w:tc>
        <w:tc>
          <w:tcPr>
            <w:tcW w:w="813" w:type="dxa"/>
            <w:tcBorders>
              <w:top w:val="nil"/>
              <w:left w:val="nil"/>
              <w:bottom w:val="single" w:color="auto" w:sz="4" w:space="0"/>
              <w:right w:val="single" w:color="auto" w:sz="4" w:space="0"/>
            </w:tcBorders>
            <w:vAlign w:val="center"/>
          </w:tcPr>
          <w:p w14:paraId="6EB00D4F">
            <w:pPr>
              <w:widowControl/>
              <w:tabs>
                <w:tab w:val="decimal" w:pos="0"/>
              </w:tabs>
              <w:ind w:firstLine="0" w:firstLineChars="0"/>
              <w:jc w:val="center"/>
              <w:rPr>
                <w:kern w:val="0"/>
                <w:sz w:val="18"/>
                <w:szCs w:val="18"/>
              </w:rPr>
            </w:pPr>
            <w:r>
              <w:rPr>
                <w:kern w:val="0"/>
                <w:sz w:val="18"/>
                <w:szCs w:val="18"/>
              </w:rPr>
              <w:t>392</w:t>
            </w:r>
          </w:p>
        </w:tc>
        <w:tc>
          <w:tcPr>
            <w:tcW w:w="1109" w:type="dxa"/>
            <w:tcBorders>
              <w:top w:val="nil"/>
              <w:left w:val="nil"/>
              <w:bottom w:val="single" w:color="auto" w:sz="4" w:space="0"/>
              <w:right w:val="single" w:color="auto" w:sz="4" w:space="0"/>
            </w:tcBorders>
            <w:vAlign w:val="center"/>
          </w:tcPr>
          <w:p w14:paraId="7DDE8F65">
            <w:pPr>
              <w:widowControl/>
              <w:tabs>
                <w:tab w:val="decimal" w:pos="0"/>
              </w:tabs>
              <w:ind w:firstLine="0" w:firstLineChars="0"/>
              <w:jc w:val="center"/>
              <w:rPr>
                <w:kern w:val="0"/>
                <w:sz w:val="18"/>
                <w:szCs w:val="18"/>
              </w:rPr>
            </w:pPr>
            <w:r>
              <w:rPr>
                <w:kern w:val="0"/>
                <w:sz w:val="18"/>
                <w:szCs w:val="18"/>
              </w:rPr>
              <w:t>9.570313</w:t>
            </w:r>
          </w:p>
        </w:tc>
        <w:tc>
          <w:tcPr>
            <w:tcW w:w="426" w:type="dxa"/>
            <w:tcBorders>
              <w:top w:val="nil"/>
              <w:left w:val="nil"/>
              <w:bottom w:val="single" w:color="auto" w:sz="4" w:space="0"/>
              <w:right w:val="single" w:color="auto" w:sz="4" w:space="0"/>
            </w:tcBorders>
            <w:vAlign w:val="center"/>
          </w:tcPr>
          <w:p w14:paraId="5EC93AB4">
            <w:pPr>
              <w:widowControl/>
              <w:tabs>
                <w:tab w:val="decimal" w:pos="0"/>
              </w:tabs>
              <w:ind w:firstLine="0" w:firstLineChars="0"/>
              <w:jc w:val="center"/>
              <w:rPr>
                <w:kern w:val="0"/>
                <w:sz w:val="18"/>
                <w:szCs w:val="18"/>
              </w:rPr>
            </w:pPr>
            <w:r>
              <w:rPr>
                <w:kern w:val="0"/>
                <w:sz w:val="18"/>
                <w:szCs w:val="18"/>
              </w:rPr>
              <w:t>6</w:t>
            </w:r>
          </w:p>
        </w:tc>
      </w:tr>
      <w:tr w14:paraId="51E42A4D">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74A7665F">
            <w:pPr>
              <w:widowControl/>
              <w:tabs>
                <w:tab w:val="decimal" w:pos="0"/>
              </w:tabs>
              <w:ind w:firstLine="0" w:firstLineChars="0"/>
              <w:jc w:val="center"/>
              <w:rPr>
                <w:kern w:val="0"/>
                <w:sz w:val="18"/>
                <w:szCs w:val="18"/>
              </w:rPr>
            </w:pPr>
            <w:r>
              <w:rPr>
                <w:kern w:val="0"/>
                <w:sz w:val="18"/>
                <w:szCs w:val="18"/>
              </w:rPr>
              <w:t>9</w:t>
            </w:r>
          </w:p>
        </w:tc>
        <w:tc>
          <w:tcPr>
            <w:tcW w:w="1068" w:type="dxa"/>
            <w:tcBorders>
              <w:top w:val="nil"/>
              <w:left w:val="nil"/>
              <w:bottom w:val="single" w:color="auto" w:sz="4" w:space="0"/>
              <w:right w:val="single" w:color="auto" w:sz="4" w:space="0"/>
            </w:tcBorders>
            <w:vAlign w:val="center"/>
          </w:tcPr>
          <w:p w14:paraId="564BFAB8">
            <w:pPr>
              <w:widowControl/>
              <w:tabs>
                <w:tab w:val="decimal" w:pos="0"/>
              </w:tabs>
              <w:ind w:firstLine="0" w:firstLineChars="0"/>
              <w:jc w:val="center"/>
              <w:rPr>
                <w:kern w:val="0"/>
                <w:sz w:val="18"/>
                <w:szCs w:val="18"/>
              </w:rPr>
            </w:pPr>
            <w:r>
              <w:rPr>
                <w:kern w:val="0"/>
                <w:sz w:val="18"/>
                <w:szCs w:val="18"/>
              </w:rPr>
              <w:t>0.219727</w:t>
            </w:r>
          </w:p>
        </w:tc>
        <w:tc>
          <w:tcPr>
            <w:tcW w:w="668" w:type="dxa"/>
            <w:tcBorders>
              <w:top w:val="nil"/>
              <w:left w:val="nil"/>
              <w:bottom w:val="single" w:color="auto" w:sz="4" w:space="0"/>
              <w:right w:val="single" w:color="auto" w:sz="4" w:space="0"/>
            </w:tcBorders>
          </w:tcPr>
          <w:p w14:paraId="1BD21AF0">
            <w:pPr>
              <w:widowControl/>
              <w:tabs>
                <w:tab w:val="decimal" w:pos="0"/>
              </w:tabs>
              <w:ind w:firstLine="0" w:firstLineChars="0"/>
              <w:jc w:val="center"/>
              <w:rPr>
                <w:kern w:val="0"/>
                <w:sz w:val="18"/>
                <w:szCs w:val="18"/>
              </w:rPr>
            </w:pPr>
            <w:r>
              <w:rPr>
                <w:kern w:val="0"/>
                <w:sz w:val="18"/>
                <w:szCs w:val="18"/>
              </w:rPr>
              <w:t>5</w:t>
            </w:r>
          </w:p>
        </w:tc>
        <w:tc>
          <w:tcPr>
            <w:tcW w:w="733" w:type="dxa"/>
            <w:tcBorders>
              <w:top w:val="nil"/>
              <w:left w:val="nil"/>
              <w:bottom w:val="single" w:color="auto" w:sz="4" w:space="0"/>
              <w:right w:val="single" w:color="auto" w:sz="4" w:space="0"/>
            </w:tcBorders>
            <w:vAlign w:val="center"/>
          </w:tcPr>
          <w:p w14:paraId="71DF9C62">
            <w:pPr>
              <w:widowControl/>
              <w:tabs>
                <w:tab w:val="decimal" w:pos="0"/>
              </w:tabs>
              <w:ind w:firstLine="0" w:firstLineChars="0"/>
              <w:jc w:val="center"/>
              <w:rPr>
                <w:kern w:val="0"/>
                <w:sz w:val="18"/>
                <w:szCs w:val="18"/>
              </w:rPr>
            </w:pPr>
            <w:r>
              <w:rPr>
                <w:kern w:val="0"/>
                <w:sz w:val="18"/>
                <w:szCs w:val="18"/>
              </w:rPr>
              <w:t>137</w:t>
            </w:r>
          </w:p>
        </w:tc>
        <w:tc>
          <w:tcPr>
            <w:tcW w:w="1068" w:type="dxa"/>
            <w:tcBorders>
              <w:top w:val="nil"/>
              <w:left w:val="nil"/>
              <w:bottom w:val="single" w:color="auto" w:sz="4" w:space="0"/>
              <w:right w:val="single" w:color="auto" w:sz="4" w:space="0"/>
            </w:tcBorders>
            <w:vAlign w:val="center"/>
          </w:tcPr>
          <w:p w14:paraId="2CA2B1CE">
            <w:pPr>
              <w:widowControl/>
              <w:tabs>
                <w:tab w:val="decimal" w:pos="0"/>
              </w:tabs>
              <w:ind w:firstLine="0" w:firstLineChars="0"/>
              <w:jc w:val="center"/>
              <w:rPr>
                <w:kern w:val="0"/>
                <w:sz w:val="18"/>
                <w:szCs w:val="18"/>
              </w:rPr>
            </w:pPr>
            <w:r>
              <w:rPr>
                <w:kern w:val="0"/>
                <w:sz w:val="18"/>
                <w:szCs w:val="18"/>
              </w:rPr>
              <w:t>3.344727</w:t>
            </w:r>
          </w:p>
        </w:tc>
        <w:tc>
          <w:tcPr>
            <w:tcW w:w="426" w:type="dxa"/>
            <w:tcBorders>
              <w:top w:val="nil"/>
              <w:left w:val="nil"/>
              <w:bottom w:val="single" w:color="auto" w:sz="4" w:space="0"/>
              <w:right w:val="single" w:color="auto" w:sz="4" w:space="0"/>
            </w:tcBorders>
            <w:vAlign w:val="center"/>
          </w:tcPr>
          <w:p w14:paraId="7BF2DC35">
            <w:pPr>
              <w:widowControl/>
              <w:tabs>
                <w:tab w:val="decimal" w:pos="0"/>
              </w:tabs>
              <w:ind w:firstLine="0" w:firstLineChars="0"/>
              <w:jc w:val="center"/>
              <w:rPr>
                <w:kern w:val="0"/>
                <w:sz w:val="18"/>
                <w:szCs w:val="18"/>
              </w:rPr>
            </w:pPr>
            <w:r>
              <w:rPr>
                <w:kern w:val="0"/>
                <w:sz w:val="18"/>
                <w:szCs w:val="18"/>
              </w:rPr>
              <w:t>5</w:t>
            </w:r>
          </w:p>
        </w:tc>
        <w:tc>
          <w:tcPr>
            <w:tcW w:w="813" w:type="dxa"/>
            <w:tcBorders>
              <w:top w:val="nil"/>
              <w:left w:val="nil"/>
              <w:bottom w:val="single" w:color="auto" w:sz="4" w:space="0"/>
              <w:right w:val="single" w:color="auto" w:sz="4" w:space="0"/>
            </w:tcBorders>
            <w:vAlign w:val="center"/>
          </w:tcPr>
          <w:p w14:paraId="71F8FD37">
            <w:pPr>
              <w:widowControl/>
              <w:tabs>
                <w:tab w:val="decimal" w:pos="0"/>
              </w:tabs>
              <w:ind w:firstLine="0" w:firstLineChars="0"/>
              <w:jc w:val="center"/>
              <w:rPr>
                <w:kern w:val="0"/>
                <w:sz w:val="18"/>
                <w:szCs w:val="18"/>
              </w:rPr>
            </w:pPr>
            <w:r>
              <w:rPr>
                <w:kern w:val="0"/>
                <w:sz w:val="18"/>
                <w:szCs w:val="18"/>
              </w:rPr>
              <w:t>265</w:t>
            </w:r>
          </w:p>
        </w:tc>
        <w:tc>
          <w:tcPr>
            <w:tcW w:w="1068" w:type="dxa"/>
            <w:tcBorders>
              <w:top w:val="nil"/>
              <w:left w:val="nil"/>
              <w:bottom w:val="single" w:color="auto" w:sz="4" w:space="0"/>
              <w:right w:val="single" w:color="auto" w:sz="4" w:space="0"/>
            </w:tcBorders>
            <w:vAlign w:val="center"/>
          </w:tcPr>
          <w:p w14:paraId="0BF013F5">
            <w:pPr>
              <w:widowControl/>
              <w:tabs>
                <w:tab w:val="decimal" w:pos="0"/>
              </w:tabs>
              <w:ind w:firstLine="0" w:firstLineChars="0"/>
              <w:jc w:val="center"/>
              <w:rPr>
                <w:kern w:val="0"/>
                <w:sz w:val="18"/>
                <w:szCs w:val="18"/>
              </w:rPr>
            </w:pPr>
            <w:r>
              <w:rPr>
                <w:kern w:val="0"/>
                <w:sz w:val="18"/>
                <w:szCs w:val="18"/>
              </w:rPr>
              <w:t>6.469727</w:t>
            </w:r>
          </w:p>
        </w:tc>
        <w:tc>
          <w:tcPr>
            <w:tcW w:w="426" w:type="dxa"/>
            <w:tcBorders>
              <w:top w:val="nil"/>
              <w:left w:val="nil"/>
              <w:bottom w:val="single" w:color="auto" w:sz="4" w:space="0"/>
              <w:right w:val="single" w:color="auto" w:sz="4" w:space="0"/>
            </w:tcBorders>
            <w:vAlign w:val="center"/>
          </w:tcPr>
          <w:p w14:paraId="72F6B1D4">
            <w:pPr>
              <w:widowControl/>
              <w:tabs>
                <w:tab w:val="decimal" w:pos="0"/>
              </w:tabs>
              <w:ind w:firstLine="0" w:firstLineChars="0"/>
              <w:jc w:val="center"/>
              <w:rPr>
                <w:kern w:val="0"/>
                <w:sz w:val="18"/>
                <w:szCs w:val="18"/>
              </w:rPr>
            </w:pPr>
            <w:r>
              <w:rPr>
                <w:kern w:val="0"/>
                <w:sz w:val="18"/>
                <w:szCs w:val="18"/>
              </w:rPr>
              <w:t>5</w:t>
            </w:r>
          </w:p>
        </w:tc>
        <w:tc>
          <w:tcPr>
            <w:tcW w:w="813" w:type="dxa"/>
            <w:tcBorders>
              <w:top w:val="nil"/>
              <w:left w:val="nil"/>
              <w:bottom w:val="single" w:color="auto" w:sz="4" w:space="0"/>
              <w:right w:val="single" w:color="auto" w:sz="4" w:space="0"/>
            </w:tcBorders>
            <w:vAlign w:val="center"/>
          </w:tcPr>
          <w:p w14:paraId="1A956EFC">
            <w:pPr>
              <w:widowControl/>
              <w:tabs>
                <w:tab w:val="decimal" w:pos="0"/>
              </w:tabs>
              <w:ind w:firstLine="0" w:firstLineChars="0"/>
              <w:jc w:val="center"/>
              <w:rPr>
                <w:kern w:val="0"/>
                <w:sz w:val="18"/>
                <w:szCs w:val="18"/>
              </w:rPr>
            </w:pPr>
            <w:r>
              <w:rPr>
                <w:kern w:val="0"/>
                <w:sz w:val="18"/>
                <w:szCs w:val="18"/>
              </w:rPr>
              <w:t>393</w:t>
            </w:r>
          </w:p>
        </w:tc>
        <w:tc>
          <w:tcPr>
            <w:tcW w:w="1109" w:type="dxa"/>
            <w:tcBorders>
              <w:top w:val="nil"/>
              <w:left w:val="nil"/>
              <w:bottom w:val="single" w:color="auto" w:sz="4" w:space="0"/>
              <w:right w:val="single" w:color="auto" w:sz="4" w:space="0"/>
            </w:tcBorders>
            <w:vAlign w:val="center"/>
          </w:tcPr>
          <w:p w14:paraId="7F58F6EE">
            <w:pPr>
              <w:widowControl/>
              <w:tabs>
                <w:tab w:val="decimal" w:pos="0"/>
              </w:tabs>
              <w:ind w:firstLine="0" w:firstLineChars="0"/>
              <w:jc w:val="center"/>
              <w:rPr>
                <w:kern w:val="0"/>
                <w:sz w:val="18"/>
                <w:szCs w:val="18"/>
              </w:rPr>
            </w:pPr>
            <w:r>
              <w:rPr>
                <w:kern w:val="0"/>
                <w:sz w:val="18"/>
                <w:szCs w:val="18"/>
              </w:rPr>
              <w:t>9.594727</w:t>
            </w:r>
          </w:p>
        </w:tc>
        <w:tc>
          <w:tcPr>
            <w:tcW w:w="426" w:type="dxa"/>
            <w:tcBorders>
              <w:top w:val="nil"/>
              <w:left w:val="nil"/>
              <w:bottom w:val="single" w:color="auto" w:sz="4" w:space="0"/>
              <w:right w:val="single" w:color="auto" w:sz="4" w:space="0"/>
            </w:tcBorders>
            <w:vAlign w:val="center"/>
          </w:tcPr>
          <w:p w14:paraId="535961C6">
            <w:pPr>
              <w:widowControl/>
              <w:tabs>
                <w:tab w:val="decimal" w:pos="0"/>
              </w:tabs>
              <w:ind w:firstLine="0" w:firstLineChars="0"/>
              <w:jc w:val="center"/>
              <w:rPr>
                <w:kern w:val="0"/>
                <w:sz w:val="18"/>
                <w:szCs w:val="18"/>
              </w:rPr>
            </w:pPr>
            <w:r>
              <w:rPr>
                <w:kern w:val="0"/>
                <w:sz w:val="18"/>
                <w:szCs w:val="18"/>
              </w:rPr>
              <w:t>2</w:t>
            </w:r>
          </w:p>
        </w:tc>
      </w:tr>
      <w:tr w14:paraId="3A0EA206">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115EBEB4">
            <w:pPr>
              <w:widowControl/>
              <w:tabs>
                <w:tab w:val="decimal" w:pos="0"/>
              </w:tabs>
              <w:ind w:firstLine="0" w:firstLineChars="0"/>
              <w:jc w:val="center"/>
              <w:rPr>
                <w:kern w:val="0"/>
                <w:sz w:val="18"/>
                <w:szCs w:val="18"/>
              </w:rPr>
            </w:pPr>
            <w:r>
              <w:rPr>
                <w:kern w:val="0"/>
                <w:sz w:val="18"/>
                <w:szCs w:val="18"/>
              </w:rPr>
              <w:t>10</w:t>
            </w:r>
          </w:p>
        </w:tc>
        <w:tc>
          <w:tcPr>
            <w:tcW w:w="1068" w:type="dxa"/>
            <w:tcBorders>
              <w:top w:val="nil"/>
              <w:left w:val="nil"/>
              <w:bottom w:val="single" w:color="auto" w:sz="4" w:space="0"/>
              <w:right w:val="single" w:color="auto" w:sz="4" w:space="0"/>
            </w:tcBorders>
            <w:vAlign w:val="center"/>
          </w:tcPr>
          <w:p w14:paraId="1316E413">
            <w:pPr>
              <w:widowControl/>
              <w:tabs>
                <w:tab w:val="decimal" w:pos="0"/>
              </w:tabs>
              <w:ind w:firstLine="0" w:firstLineChars="0"/>
              <w:jc w:val="center"/>
              <w:rPr>
                <w:kern w:val="0"/>
                <w:sz w:val="18"/>
                <w:szCs w:val="18"/>
              </w:rPr>
            </w:pPr>
            <w:r>
              <w:rPr>
                <w:kern w:val="0"/>
                <w:sz w:val="18"/>
                <w:szCs w:val="18"/>
              </w:rPr>
              <w:t>0.244141</w:t>
            </w:r>
          </w:p>
        </w:tc>
        <w:tc>
          <w:tcPr>
            <w:tcW w:w="668" w:type="dxa"/>
            <w:tcBorders>
              <w:top w:val="nil"/>
              <w:left w:val="nil"/>
              <w:bottom w:val="single" w:color="auto" w:sz="4" w:space="0"/>
              <w:right w:val="single" w:color="auto" w:sz="4" w:space="0"/>
            </w:tcBorders>
          </w:tcPr>
          <w:p w14:paraId="42269978">
            <w:pPr>
              <w:widowControl/>
              <w:tabs>
                <w:tab w:val="decimal" w:pos="0"/>
              </w:tabs>
              <w:ind w:firstLine="0" w:firstLineChars="0"/>
              <w:jc w:val="center"/>
              <w:rPr>
                <w:kern w:val="0"/>
                <w:sz w:val="18"/>
                <w:szCs w:val="18"/>
              </w:rPr>
            </w:pPr>
            <w:r>
              <w:rPr>
                <w:kern w:val="0"/>
                <w:sz w:val="18"/>
                <w:szCs w:val="18"/>
              </w:rPr>
              <w:t>4</w:t>
            </w:r>
          </w:p>
        </w:tc>
        <w:tc>
          <w:tcPr>
            <w:tcW w:w="733" w:type="dxa"/>
            <w:tcBorders>
              <w:top w:val="nil"/>
              <w:left w:val="nil"/>
              <w:bottom w:val="single" w:color="auto" w:sz="4" w:space="0"/>
              <w:right w:val="single" w:color="auto" w:sz="4" w:space="0"/>
            </w:tcBorders>
            <w:vAlign w:val="center"/>
          </w:tcPr>
          <w:p w14:paraId="38989048">
            <w:pPr>
              <w:widowControl/>
              <w:tabs>
                <w:tab w:val="decimal" w:pos="0"/>
              </w:tabs>
              <w:ind w:firstLine="0" w:firstLineChars="0"/>
              <w:jc w:val="center"/>
              <w:rPr>
                <w:kern w:val="0"/>
                <w:sz w:val="18"/>
                <w:szCs w:val="18"/>
              </w:rPr>
            </w:pPr>
            <w:r>
              <w:rPr>
                <w:kern w:val="0"/>
                <w:sz w:val="18"/>
                <w:szCs w:val="18"/>
              </w:rPr>
              <w:t>138</w:t>
            </w:r>
          </w:p>
        </w:tc>
        <w:tc>
          <w:tcPr>
            <w:tcW w:w="1068" w:type="dxa"/>
            <w:tcBorders>
              <w:top w:val="nil"/>
              <w:left w:val="nil"/>
              <w:bottom w:val="single" w:color="auto" w:sz="4" w:space="0"/>
              <w:right w:val="single" w:color="auto" w:sz="4" w:space="0"/>
            </w:tcBorders>
            <w:vAlign w:val="center"/>
          </w:tcPr>
          <w:p w14:paraId="31E08A89">
            <w:pPr>
              <w:widowControl/>
              <w:tabs>
                <w:tab w:val="decimal" w:pos="0"/>
              </w:tabs>
              <w:ind w:firstLine="0" w:firstLineChars="0"/>
              <w:jc w:val="center"/>
              <w:rPr>
                <w:kern w:val="0"/>
                <w:sz w:val="18"/>
                <w:szCs w:val="18"/>
              </w:rPr>
            </w:pPr>
            <w:r>
              <w:rPr>
                <w:kern w:val="0"/>
                <w:sz w:val="18"/>
                <w:szCs w:val="18"/>
              </w:rPr>
              <w:t>3.369141</w:t>
            </w:r>
          </w:p>
        </w:tc>
        <w:tc>
          <w:tcPr>
            <w:tcW w:w="426" w:type="dxa"/>
            <w:tcBorders>
              <w:top w:val="nil"/>
              <w:left w:val="nil"/>
              <w:bottom w:val="single" w:color="auto" w:sz="4" w:space="0"/>
              <w:right w:val="single" w:color="auto" w:sz="4" w:space="0"/>
            </w:tcBorders>
            <w:vAlign w:val="center"/>
          </w:tcPr>
          <w:p w14:paraId="12853D8F">
            <w:pPr>
              <w:widowControl/>
              <w:tabs>
                <w:tab w:val="decimal" w:pos="0"/>
              </w:tabs>
              <w:ind w:firstLine="0" w:firstLineChars="0"/>
              <w:jc w:val="center"/>
              <w:rPr>
                <w:kern w:val="0"/>
                <w:sz w:val="18"/>
                <w:szCs w:val="18"/>
              </w:rPr>
            </w:pPr>
            <w:r>
              <w:rPr>
                <w:kern w:val="0"/>
                <w:sz w:val="18"/>
                <w:szCs w:val="18"/>
              </w:rPr>
              <w:t>5</w:t>
            </w:r>
          </w:p>
        </w:tc>
        <w:tc>
          <w:tcPr>
            <w:tcW w:w="813" w:type="dxa"/>
            <w:tcBorders>
              <w:top w:val="nil"/>
              <w:left w:val="nil"/>
              <w:bottom w:val="single" w:color="auto" w:sz="4" w:space="0"/>
              <w:right w:val="single" w:color="auto" w:sz="4" w:space="0"/>
            </w:tcBorders>
            <w:vAlign w:val="center"/>
          </w:tcPr>
          <w:p w14:paraId="463745BA">
            <w:pPr>
              <w:widowControl/>
              <w:tabs>
                <w:tab w:val="decimal" w:pos="0"/>
              </w:tabs>
              <w:ind w:firstLine="0" w:firstLineChars="0"/>
              <w:jc w:val="center"/>
              <w:rPr>
                <w:kern w:val="0"/>
                <w:sz w:val="18"/>
                <w:szCs w:val="18"/>
              </w:rPr>
            </w:pPr>
            <w:r>
              <w:rPr>
                <w:kern w:val="0"/>
                <w:sz w:val="18"/>
                <w:szCs w:val="18"/>
              </w:rPr>
              <w:t>266</w:t>
            </w:r>
          </w:p>
        </w:tc>
        <w:tc>
          <w:tcPr>
            <w:tcW w:w="1068" w:type="dxa"/>
            <w:tcBorders>
              <w:top w:val="nil"/>
              <w:left w:val="nil"/>
              <w:bottom w:val="single" w:color="auto" w:sz="4" w:space="0"/>
              <w:right w:val="single" w:color="auto" w:sz="4" w:space="0"/>
            </w:tcBorders>
            <w:vAlign w:val="center"/>
          </w:tcPr>
          <w:p w14:paraId="68FB1C14">
            <w:pPr>
              <w:widowControl/>
              <w:tabs>
                <w:tab w:val="decimal" w:pos="0"/>
              </w:tabs>
              <w:ind w:firstLine="0" w:firstLineChars="0"/>
              <w:jc w:val="center"/>
              <w:rPr>
                <w:kern w:val="0"/>
                <w:sz w:val="18"/>
                <w:szCs w:val="18"/>
              </w:rPr>
            </w:pPr>
            <w:r>
              <w:rPr>
                <w:kern w:val="0"/>
                <w:sz w:val="18"/>
                <w:szCs w:val="18"/>
              </w:rPr>
              <w:t>6.494141</w:t>
            </w:r>
          </w:p>
        </w:tc>
        <w:tc>
          <w:tcPr>
            <w:tcW w:w="426" w:type="dxa"/>
            <w:tcBorders>
              <w:top w:val="nil"/>
              <w:left w:val="nil"/>
              <w:bottom w:val="single" w:color="auto" w:sz="4" w:space="0"/>
              <w:right w:val="single" w:color="auto" w:sz="4" w:space="0"/>
            </w:tcBorders>
            <w:vAlign w:val="center"/>
          </w:tcPr>
          <w:p w14:paraId="1BD1F920">
            <w:pPr>
              <w:widowControl/>
              <w:tabs>
                <w:tab w:val="decimal" w:pos="0"/>
              </w:tabs>
              <w:ind w:firstLine="0" w:firstLineChars="0"/>
              <w:jc w:val="center"/>
              <w:rPr>
                <w:kern w:val="0"/>
                <w:sz w:val="18"/>
                <w:szCs w:val="18"/>
              </w:rPr>
            </w:pPr>
            <w:r>
              <w:rPr>
                <w:kern w:val="0"/>
                <w:sz w:val="18"/>
                <w:szCs w:val="18"/>
              </w:rPr>
              <w:t>2</w:t>
            </w:r>
          </w:p>
        </w:tc>
        <w:tc>
          <w:tcPr>
            <w:tcW w:w="813" w:type="dxa"/>
            <w:tcBorders>
              <w:top w:val="nil"/>
              <w:left w:val="nil"/>
              <w:bottom w:val="single" w:color="auto" w:sz="4" w:space="0"/>
              <w:right w:val="single" w:color="auto" w:sz="4" w:space="0"/>
            </w:tcBorders>
            <w:vAlign w:val="center"/>
          </w:tcPr>
          <w:p w14:paraId="10077B38">
            <w:pPr>
              <w:widowControl/>
              <w:tabs>
                <w:tab w:val="decimal" w:pos="0"/>
              </w:tabs>
              <w:ind w:firstLine="0" w:firstLineChars="0"/>
              <w:jc w:val="center"/>
              <w:rPr>
                <w:kern w:val="0"/>
                <w:sz w:val="18"/>
                <w:szCs w:val="18"/>
              </w:rPr>
            </w:pPr>
            <w:r>
              <w:rPr>
                <w:kern w:val="0"/>
                <w:sz w:val="18"/>
                <w:szCs w:val="18"/>
              </w:rPr>
              <w:t>394</w:t>
            </w:r>
          </w:p>
        </w:tc>
        <w:tc>
          <w:tcPr>
            <w:tcW w:w="1109" w:type="dxa"/>
            <w:tcBorders>
              <w:top w:val="nil"/>
              <w:left w:val="nil"/>
              <w:bottom w:val="single" w:color="auto" w:sz="4" w:space="0"/>
              <w:right w:val="single" w:color="auto" w:sz="4" w:space="0"/>
            </w:tcBorders>
            <w:vAlign w:val="center"/>
          </w:tcPr>
          <w:p w14:paraId="0B1F43BE">
            <w:pPr>
              <w:widowControl/>
              <w:tabs>
                <w:tab w:val="decimal" w:pos="0"/>
              </w:tabs>
              <w:ind w:firstLine="0" w:firstLineChars="0"/>
              <w:jc w:val="center"/>
              <w:rPr>
                <w:kern w:val="0"/>
                <w:sz w:val="18"/>
                <w:szCs w:val="18"/>
              </w:rPr>
            </w:pPr>
            <w:r>
              <w:rPr>
                <w:kern w:val="0"/>
                <w:sz w:val="18"/>
                <w:szCs w:val="18"/>
              </w:rPr>
              <w:t>9.619141</w:t>
            </w:r>
          </w:p>
        </w:tc>
        <w:tc>
          <w:tcPr>
            <w:tcW w:w="426" w:type="dxa"/>
            <w:tcBorders>
              <w:top w:val="nil"/>
              <w:left w:val="nil"/>
              <w:bottom w:val="single" w:color="auto" w:sz="4" w:space="0"/>
              <w:right w:val="single" w:color="auto" w:sz="4" w:space="0"/>
            </w:tcBorders>
            <w:vAlign w:val="center"/>
          </w:tcPr>
          <w:p w14:paraId="1ADED8AA">
            <w:pPr>
              <w:widowControl/>
              <w:tabs>
                <w:tab w:val="decimal" w:pos="0"/>
              </w:tabs>
              <w:ind w:firstLine="0" w:firstLineChars="0"/>
              <w:jc w:val="center"/>
              <w:rPr>
                <w:kern w:val="0"/>
                <w:sz w:val="18"/>
                <w:szCs w:val="18"/>
              </w:rPr>
            </w:pPr>
            <w:r>
              <w:rPr>
                <w:kern w:val="0"/>
                <w:sz w:val="18"/>
                <w:szCs w:val="18"/>
              </w:rPr>
              <w:t>2</w:t>
            </w:r>
          </w:p>
        </w:tc>
      </w:tr>
      <w:tr w14:paraId="5FFA444F">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1959FFF3">
            <w:pPr>
              <w:widowControl/>
              <w:tabs>
                <w:tab w:val="decimal" w:pos="0"/>
              </w:tabs>
              <w:ind w:firstLine="0" w:firstLineChars="0"/>
              <w:jc w:val="center"/>
              <w:rPr>
                <w:kern w:val="0"/>
                <w:sz w:val="18"/>
                <w:szCs w:val="18"/>
              </w:rPr>
            </w:pPr>
            <w:r>
              <w:rPr>
                <w:kern w:val="0"/>
                <w:sz w:val="18"/>
                <w:szCs w:val="18"/>
              </w:rPr>
              <w:t>11</w:t>
            </w:r>
          </w:p>
        </w:tc>
        <w:tc>
          <w:tcPr>
            <w:tcW w:w="1068" w:type="dxa"/>
            <w:tcBorders>
              <w:top w:val="nil"/>
              <w:left w:val="nil"/>
              <w:bottom w:val="single" w:color="auto" w:sz="4" w:space="0"/>
              <w:right w:val="single" w:color="auto" w:sz="4" w:space="0"/>
            </w:tcBorders>
            <w:vAlign w:val="center"/>
          </w:tcPr>
          <w:p w14:paraId="2417DE85">
            <w:pPr>
              <w:widowControl/>
              <w:tabs>
                <w:tab w:val="decimal" w:pos="0"/>
              </w:tabs>
              <w:ind w:firstLine="0" w:firstLineChars="0"/>
              <w:jc w:val="center"/>
              <w:rPr>
                <w:kern w:val="0"/>
                <w:sz w:val="18"/>
                <w:szCs w:val="18"/>
              </w:rPr>
            </w:pPr>
            <w:r>
              <w:rPr>
                <w:kern w:val="0"/>
                <w:sz w:val="18"/>
                <w:szCs w:val="18"/>
              </w:rPr>
              <w:t>0.268555</w:t>
            </w:r>
          </w:p>
        </w:tc>
        <w:tc>
          <w:tcPr>
            <w:tcW w:w="668" w:type="dxa"/>
            <w:tcBorders>
              <w:top w:val="nil"/>
              <w:left w:val="nil"/>
              <w:bottom w:val="single" w:color="auto" w:sz="4" w:space="0"/>
              <w:right w:val="single" w:color="auto" w:sz="4" w:space="0"/>
            </w:tcBorders>
          </w:tcPr>
          <w:p w14:paraId="0B79A578">
            <w:pPr>
              <w:widowControl/>
              <w:tabs>
                <w:tab w:val="decimal" w:pos="0"/>
              </w:tabs>
              <w:ind w:firstLine="0" w:firstLineChars="0"/>
              <w:jc w:val="center"/>
              <w:rPr>
                <w:kern w:val="0"/>
                <w:sz w:val="18"/>
                <w:szCs w:val="18"/>
              </w:rPr>
            </w:pPr>
            <w:r>
              <w:rPr>
                <w:kern w:val="0"/>
                <w:sz w:val="18"/>
                <w:szCs w:val="18"/>
              </w:rPr>
              <w:t>3</w:t>
            </w:r>
          </w:p>
        </w:tc>
        <w:tc>
          <w:tcPr>
            <w:tcW w:w="733" w:type="dxa"/>
            <w:tcBorders>
              <w:top w:val="nil"/>
              <w:left w:val="nil"/>
              <w:bottom w:val="single" w:color="auto" w:sz="4" w:space="0"/>
              <w:right w:val="single" w:color="auto" w:sz="4" w:space="0"/>
            </w:tcBorders>
            <w:vAlign w:val="center"/>
          </w:tcPr>
          <w:p w14:paraId="11EAA142">
            <w:pPr>
              <w:widowControl/>
              <w:tabs>
                <w:tab w:val="decimal" w:pos="0"/>
              </w:tabs>
              <w:ind w:firstLine="0" w:firstLineChars="0"/>
              <w:jc w:val="center"/>
              <w:rPr>
                <w:kern w:val="0"/>
                <w:sz w:val="18"/>
                <w:szCs w:val="18"/>
              </w:rPr>
            </w:pPr>
            <w:r>
              <w:rPr>
                <w:kern w:val="0"/>
                <w:sz w:val="18"/>
                <w:szCs w:val="18"/>
              </w:rPr>
              <w:t>139</w:t>
            </w:r>
          </w:p>
        </w:tc>
        <w:tc>
          <w:tcPr>
            <w:tcW w:w="1068" w:type="dxa"/>
            <w:tcBorders>
              <w:top w:val="nil"/>
              <w:left w:val="nil"/>
              <w:bottom w:val="single" w:color="auto" w:sz="4" w:space="0"/>
              <w:right w:val="single" w:color="auto" w:sz="4" w:space="0"/>
            </w:tcBorders>
            <w:vAlign w:val="center"/>
          </w:tcPr>
          <w:p w14:paraId="140A4077">
            <w:pPr>
              <w:widowControl/>
              <w:tabs>
                <w:tab w:val="decimal" w:pos="0"/>
              </w:tabs>
              <w:ind w:firstLine="0" w:firstLineChars="0"/>
              <w:jc w:val="center"/>
              <w:rPr>
                <w:kern w:val="0"/>
                <w:sz w:val="18"/>
                <w:szCs w:val="18"/>
              </w:rPr>
            </w:pPr>
            <w:r>
              <w:rPr>
                <w:kern w:val="0"/>
                <w:sz w:val="18"/>
                <w:szCs w:val="18"/>
              </w:rPr>
              <w:t>3.393555</w:t>
            </w:r>
          </w:p>
        </w:tc>
        <w:tc>
          <w:tcPr>
            <w:tcW w:w="426" w:type="dxa"/>
            <w:tcBorders>
              <w:top w:val="nil"/>
              <w:left w:val="nil"/>
              <w:bottom w:val="single" w:color="auto" w:sz="4" w:space="0"/>
              <w:right w:val="single" w:color="auto" w:sz="4" w:space="0"/>
            </w:tcBorders>
            <w:vAlign w:val="center"/>
          </w:tcPr>
          <w:p w14:paraId="36F2D34B">
            <w:pPr>
              <w:widowControl/>
              <w:tabs>
                <w:tab w:val="decimal" w:pos="0"/>
              </w:tabs>
              <w:ind w:firstLine="0" w:firstLineChars="0"/>
              <w:jc w:val="center"/>
              <w:rPr>
                <w:kern w:val="0"/>
                <w:sz w:val="18"/>
                <w:szCs w:val="18"/>
              </w:rPr>
            </w:pPr>
            <w:r>
              <w:rPr>
                <w:kern w:val="0"/>
                <w:sz w:val="18"/>
                <w:szCs w:val="18"/>
              </w:rPr>
              <w:t>1</w:t>
            </w:r>
          </w:p>
        </w:tc>
        <w:tc>
          <w:tcPr>
            <w:tcW w:w="813" w:type="dxa"/>
            <w:tcBorders>
              <w:top w:val="nil"/>
              <w:left w:val="nil"/>
              <w:bottom w:val="single" w:color="auto" w:sz="4" w:space="0"/>
              <w:right w:val="single" w:color="auto" w:sz="4" w:space="0"/>
            </w:tcBorders>
            <w:vAlign w:val="center"/>
          </w:tcPr>
          <w:p w14:paraId="7BAAA900">
            <w:pPr>
              <w:widowControl/>
              <w:tabs>
                <w:tab w:val="decimal" w:pos="0"/>
              </w:tabs>
              <w:ind w:firstLine="0" w:firstLineChars="0"/>
              <w:jc w:val="center"/>
              <w:rPr>
                <w:kern w:val="0"/>
                <w:sz w:val="18"/>
                <w:szCs w:val="18"/>
              </w:rPr>
            </w:pPr>
            <w:r>
              <w:rPr>
                <w:kern w:val="0"/>
                <w:sz w:val="18"/>
                <w:szCs w:val="18"/>
              </w:rPr>
              <w:t>267</w:t>
            </w:r>
          </w:p>
        </w:tc>
        <w:tc>
          <w:tcPr>
            <w:tcW w:w="1068" w:type="dxa"/>
            <w:tcBorders>
              <w:top w:val="nil"/>
              <w:left w:val="nil"/>
              <w:bottom w:val="single" w:color="auto" w:sz="4" w:space="0"/>
              <w:right w:val="single" w:color="auto" w:sz="4" w:space="0"/>
            </w:tcBorders>
            <w:vAlign w:val="center"/>
          </w:tcPr>
          <w:p w14:paraId="23C7CC3E">
            <w:pPr>
              <w:widowControl/>
              <w:tabs>
                <w:tab w:val="decimal" w:pos="0"/>
              </w:tabs>
              <w:ind w:firstLine="0" w:firstLineChars="0"/>
              <w:jc w:val="center"/>
              <w:rPr>
                <w:kern w:val="0"/>
                <w:sz w:val="18"/>
                <w:szCs w:val="18"/>
              </w:rPr>
            </w:pPr>
            <w:r>
              <w:rPr>
                <w:kern w:val="0"/>
                <w:sz w:val="18"/>
                <w:szCs w:val="18"/>
              </w:rPr>
              <w:t>6.518555</w:t>
            </w:r>
          </w:p>
        </w:tc>
        <w:tc>
          <w:tcPr>
            <w:tcW w:w="426" w:type="dxa"/>
            <w:tcBorders>
              <w:top w:val="nil"/>
              <w:left w:val="nil"/>
              <w:bottom w:val="single" w:color="auto" w:sz="4" w:space="0"/>
              <w:right w:val="single" w:color="auto" w:sz="4" w:space="0"/>
            </w:tcBorders>
            <w:vAlign w:val="center"/>
          </w:tcPr>
          <w:p w14:paraId="41472F96">
            <w:pPr>
              <w:widowControl/>
              <w:tabs>
                <w:tab w:val="decimal" w:pos="0"/>
              </w:tabs>
              <w:ind w:firstLine="0" w:firstLineChars="0"/>
              <w:jc w:val="center"/>
              <w:rPr>
                <w:kern w:val="0"/>
                <w:sz w:val="18"/>
                <w:szCs w:val="18"/>
              </w:rPr>
            </w:pPr>
            <w:r>
              <w:rPr>
                <w:kern w:val="0"/>
                <w:sz w:val="18"/>
                <w:szCs w:val="18"/>
              </w:rPr>
              <w:t>7</w:t>
            </w:r>
          </w:p>
        </w:tc>
        <w:tc>
          <w:tcPr>
            <w:tcW w:w="813" w:type="dxa"/>
            <w:tcBorders>
              <w:top w:val="nil"/>
              <w:left w:val="nil"/>
              <w:bottom w:val="single" w:color="auto" w:sz="4" w:space="0"/>
              <w:right w:val="single" w:color="auto" w:sz="4" w:space="0"/>
            </w:tcBorders>
            <w:vAlign w:val="center"/>
          </w:tcPr>
          <w:p w14:paraId="2DF3342C">
            <w:pPr>
              <w:widowControl/>
              <w:tabs>
                <w:tab w:val="decimal" w:pos="0"/>
              </w:tabs>
              <w:ind w:firstLine="0" w:firstLineChars="0"/>
              <w:jc w:val="center"/>
              <w:rPr>
                <w:kern w:val="0"/>
                <w:sz w:val="18"/>
                <w:szCs w:val="18"/>
              </w:rPr>
            </w:pPr>
            <w:r>
              <w:rPr>
                <w:kern w:val="0"/>
                <w:sz w:val="18"/>
                <w:szCs w:val="18"/>
              </w:rPr>
              <w:t>395</w:t>
            </w:r>
          </w:p>
        </w:tc>
        <w:tc>
          <w:tcPr>
            <w:tcW w:w="1109" w:type="dxa"/>
            <w:tcBorders>
              <w:top w:val="nil"/>
              <w:left w:val="nil"/>
              <w:bottom w:val="single" w:color="auto" w:sz="4" w:space="0"/>
              <w:right w:val="single" w:color="auto" w:sz="4" w:space="0"/>
            </w:tcBorders>
            <w:vAlign w:val="center"/>
          </w:tcPr>
          <w:p w14:paraId="0F3A4D84">
            <w:pPr>
              <w:widowControl/>
              <w:tabs>
                <w:tab w:val="decimal" w:pos="0"/>
              </w:tabs>
              <w:ind w:firstLine="0" w:firstLineChars="0"/>
              <w:jc w:val="center"/>
              <w:rPr>
                <w:kern w:val="0"/>
                <w:sz w:val="18"/>
                <w:szCs w:val="18"/>
              </w:rPr>
            </w:pPr>
            <w:r>
              <w:rPr>
                <w:kern w:val="0"/>
                <w:sz w:val="18"/>
                <w:szCs w:val="18"/>
              </w:rPr>
              <w:t>9.643555</w:t>
            </w:r>
          </w:p>
        </w:tc>
        <w:tc>
          <w:tcPr>
            <w:tcW w:w="426" w:type="dxa"/>
            <w:tcBorders>
              <w:top w:val="nil"/>
              <w:left w:val="nil"/>
              <w:bottom w:val="single" w:color="auto" w:sz="4" w:space="0"/>
              <w:right w:val="single" w:color="auto" w:sz="4" w:space="0"/>
            </w:tcBorders>
            <w:vAlign w:val="center"/>
          </w:tcPr>
          <w:p w14:paraId="3B418ED5">
            <w:pPr>
              <w:widowControl/>
              <w:tabs>
                <w:tab w:val="decimal" w:pos="0"/>
              </w:tabs>
              <w:ind w:firstLine="0" w:firstLineChars="0"/>
              <w:jc w:val="center"/>
              <w:rPr>
                <w:kern w:val="0"/>
                <w:sz w:val="18"/>
                <w:szCs w:val="18"/>
              </w:rPr>
            </w:pPr>
            <w:r>
              <w:rPr>
                <w:kern w:val="0"/>
                <w:sz w:val="18"/>
                <w:szCs w:val="18"/>
              </w:rPr>
              <w:t>7</w:t>
            </w:r>
          </w:p>
        </w:tc>
      </w:tr>
      <w:tr w14:paraId="6833B78A">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2F12FFD9">
            <w:pPr>
              <w:widowControl/>
              <w:tabs>
                <w:tab w:val="decimal" w:pos="0"/>
              </w:tabs>
              <w:ind w:firstLine="0" w:firstLineChars="0"/>
              <w:jc w:val="center"/>
              <w:rPr>
                <w:kern w:val="0"/>
                <w:sz w:val="18"/>
                <w:szCs w:val="18"/>
              </w:rPr>
            </w:pPr>
            <w:r>
              <w:rPr>
                <w:kern w:val="0"/>
                <w:sz w:val="18"/>
                <w:szCs w:val="18"/>
              </w:rPr>
              <w:t>12</w:t>
            </w:r>
          </w:p>
        </w:tc>
        <w:tc>
          <w:tcPr>
            <w:tcW w:w="1068" w:type="dxa"/>
            <w:tcBorders>
              <w:top w:val="nil"/>
              <w:left w:val="nil"/>
              <w:bottom w:val="single" w:color="auto" w:sz="4" w:space="0"/>
              <w:right w:val="single" w:color="auto" w:sz="4" w:space="0"/>
            </w:tcBorders>
            <w:vAlign w:val="center"/>
          </w:tcPr>
          <w:p w14:paraId="4F6BF8E1">
            <w:pPr>
              <w:widowControl/>
              <w:tabs>
                <w:tab w:val="decimal" w:pos="0"/>
              </w:tabs>
              <w:ind w:firstLine="0" w:firstLineChars="0"/>
              <w:jc w:val="center"/>
              <w:rPr>
                <w:kern w:val="0"/>
                <w:sz w:val="18"/>
                <w:szCs w:val="18"/>
              </w:rPr>
            </w:pPr>
            <w:r>
              <w:rPr>
                <w:kern w:val="0"/>
                <w:sz w:val="18"/>
                <w:szCs w:val="18"/>
              </w:rPr>
              <w:t>0.292969</w:t>
            </w:r>
          </w:p>
        </w:tc>
        <w:tc>
          <w:tcPr>
            <w:tcW w:w="668" w:type="dxa"/>
            <w:tcBorders>
              <w:top w:val="nil"/>
              <w:left w:val="nil"/>
              <w:bottom w:val="single" w:color="auto" w:sz="4" w:space="0"/>
              <w:right w:val="single" w:color="auto" w:sz="4" w:space="0"/>
            </w:tcBorders>
          </w:tcPr>
          <w:p w14:paraId="73DFFF70">
            <w:pPr>
              <w:widowControl/>
              <w:tabs>
                <w:tab w:val="decimal" w:pos="0"/>
              </w:tabs>
              <w:ind w:firstLine="0" w:firstLineChars="0"/>
              <w:jc w:val="center"/>
              <w:rPr>
                <w:kern w:val="0"/>
                <w:sz w:val="18"/>
                <w:szCs w:val="18"/>
              </w:rPr>
            </w:pPr>
            <w:r>
              <w:rPr>
                <w:kern w:val="0"/>
                <w:sz w:val="18"/>
                <w:szCs w:val="18"/>
              </w:rPr>
              <w:t>2</w:t>
            </w:r>
          </w:p>
        </w:tc>
        <w:tc>
          <w:tcPr>
            <w:tcW w:w="733" w:type="dxa"/>
            <w:tcBorders>
              <w:top w:val="nil"/>
              <w:left w:val="nil"/>
              <w:bottom w:val="single" w:color="auto" w:sz="4" w:space="0"/>
              <w:right w:val="single" w:color="auto" w:sz="4" w:space="0"/>
            </w:tcBorders>
            <w:vAlign w:val="center"/>
          </w:tcPr>
          <w:p w14:paraId="63607700">
            <w:pPr>
              <w:widowControl/>
              <w:tabs>
                <w:tab w:val="decimal" w:pos="0"/>
              </w:tabs>
              <w:ind w:firstLine="0" w:firstLineChars="0"/>
              <w:jc w:val="center"/>
              <w:rPr>
                <w:kern w:val="0"/>
                <w:sz w:val="18"/>
                <w:szCs w:val="18"/>
              </w:rPr>
            </w:pPr>
            <w:r>
              <w:rPr>
                <w:kern w:val="0"/>
                <w:sz w:val="18"/>
                <w:szCs w:val="18"/>
              </w:rPr>
              <w:t>140</w:t>
            </w:r>
          </w:p>
        </w:tc>
        <w:tc>
          <w:tcPr>
            <w:tcW w:w="1068" w:type="dxa"/>
            <w:tcBorders>
              <w:top w:val="nil"/>
              <w:left w:val="nil"/>
              <w:bottom w:val="single" w:color="auto" w:sz="4" w:space="0"/>
              <w:right w:val="single" w:color="auto" w:sz="4" w:space="0"/>
            </w:tcBorders>
            <w:vAlign w:val="center"/>
          </w:tcPr>
          <w:p w14:paraId="764336AA">
            <w:pPr>
              <w:widowControl/>
              <w:tabs>
                <w:tab w:val="decimal" w:pos="0"/>
              </w:tabs>
              <w:ind w:firstLine="0" w:firstLineChars="0"/>
              <w:jc w:val="center"/>
              <w:rPr>
                <w:kern w:val="0"/>
                <w:sz w:val="18"/>
                <w:szCs w:val="18"/>
              </w:rPr>
            </w:pPr>
            <w:r>
              <w:rPr>
                <w:kern w:val="0"/>
                <w:sz w:val="18"/>
                <w:szCs w:val="18"/>
              </w:rPr>
              <w:t>3.417969</w:t>
            </w:r>
          </w:p>
        </w:tc>
        <w:tc>
          <w:tcPr>
            <w:tcW w:w="426" w:type="dxa"/>
            <w:tcBorders>
              <w:top w:val="nil"/>
              <w:left w:val="nil"/>
              <w:bottom w:val="single" w:color="auto" w:sz="4" w:space="0"/>
              <w:right w:val="single" w:color="auto" w:sz="4" w:space="0"/>
            </w:tcBorders>
            <w:vAlign w:val="center"/>
          </w:tcPr>
          <w:p w14:paraId="228FE783">
            <w:pPr>
              <w:widowControl/>
              <w:tabs>
                <w:tab w:val="decimal" w:pos="0"/>
              </w:tabs>
              <w:ind w:firstLine="0" w:firstLineChars="0"/>
              <w:jc w:val="center"/>
              <w:rPr>
                <w:kern w:val="0"/>
                <w:sz w:val="18"/>
                <w:szCs w:val="18"/>
              </w:rPr>
            </w:pPr>
            <w:r>
              <w:rPr>
                <w:kern w:val="0"/>
                <w:sz w:val="18"/>
                <w:szCs w:val="18"/>
              </w:rPr>
              <w:t>5</w:t>
            </w:r>
          </w:p>
        </w:tc>
        <w:tc>
          <w:tcPr>
            <w:tcW w:w="813" w:type="dxa"/>
            <w:tcBorders>
              <w:top w:val="nil"/>
              <w:left w:val="nil"/>
              <w:bottom w:val="single" w:color="auto" w:sz="4" w:space="0"/>
              <w:right w:val="single" w:color="auto" w:sz="4" w:space="0"/>
            </w:tcBorders>
            <w:vAlign w:val="center"/>
          </w:tcPr>
          <w:p w14:paraId="4326D6D2">
            <w:pPr>
              <w:widowControl/>
              <w:tabs>
                <w:tab w:val="decimal" w:pos="0"/>
              </w:tabs>
              <w:ind w:firstLine="0" w:firstLineChars="0"/>
              <w:jc w:val="center"/>
              <w:rPr>
                <w:kern w:val="0"/>
                <w:sz w:val="18"/>
                <w:szCs w:val="18"/>
              </w:rPr>
            </w:pPr>
            <w:r>
              <w:rPr>
                <w:kern w:val="0"/>
                <w:sz w:val="18"/>
                <w:szCs w:val="18"/>
              </w:rPr>
              <w:t>268</w:t>
            </w:r>
          </w:p>
        </w:tc>
        <w:tc>
          <w:tcPr>
            <w:tcW w:w="1068" w:type="dxa"/>
            <w:tcBorders>
              <w:top w:val="nil"/>
              <w:left w:val="nil"/>
              <w:bottom w:val="single" w:color="auto" w:sz="4" w:space="0"/>
              <w:right w:val="single" w:color="auto" w:sz="4" w:space="0"/>
            </w:tcBorders>
            <w:vAlign w:val="center"/>
          </w:tcPr>
          <w:p w14:paraId="2800C8E0">
            <w:pPr>
              <w:widowControl/>
              <w:tabs>
                <w:tab w:val="decimal" w:pos="0"/>
              </w:tabs>
              <w:ind w:firstLine="0" w:firstLineChars="0"/>
              <w:jc w:val="center"/>
              <w:rPr>
                <w:kern w:val="0"/>
                <w:sz w:val="18"/>
                <w:szCs w:val="18"/>
              </w:rPr>
            </w:pPr>
            <w:r>
              <w:rPr>
                <w:kern w:val="0"/>
                <w:sz w:val="18"/>
                <w:szCs w:val="18"/>
              </w:rPr>
              <w:t>6.542969</w:t>
            </w:r>
          </w:p>
        </w:tc>
        <w:tc>
          <w:tcPr>
            <w:tcW w:w="426" w:type="dxa"/>
            <w:tcBorders>
              <w:top w:val="nil"/>
              <w:left w:val="nil"/>
              <w:bottom w:val="single" w:color="auto" w:sz="4" w:space="0"/>
              <w:right w:val="single" w:color="auto" w:sz="4" w:space="0"/>
            </w:tcBorders>
            <w:vAlign w:val="center"/>
          </w:tcPr>
          <w:p w14:paraId="26EE8DC3">
            <w:pPr>
              <w:widowControl/>
              <w:tabs>
                <w:tab w:val="decimal" w:pos="0"/>
              </w:tabs>
              <w:ind w:firstLine="0" w:firstLineChars="0"/>
              <w:jc w:val="center"/>
              <w:rPr>
                <w:kern w:val="0"/>
                <w:sz w:val="18"/>
                <w:szCs w:val="18"/>
              </w:rPr>
            </w:pPr>
            <w:r>
              <w:rPr>
                <w:kern w:val="0"/>
                <w:sz w:val="18"/>
                <w:szCs w:val="18"/>
              </w:rPr>
              <w:t>4</w:t>
            </w:r>
          </w:p>
        </w:tc>
        <w:tc>
          <w:tcPr>
            <w:tcW w:w="813" w:type="dxa"/>
            <w:tcBorders>
              <w:top w:val="nil"/>
              <w:left w:val="nil"/>
              <w:bottom w:val="single" w:color="auto" w:sz="4" w:space="0"/>
              <w:right w:val="single" w:color="auto" w:sz="4" w:space="0"/>
            </w:tcBorders>
            <w:vAlign w:val="center"/>
          </w:tcPr>
          <w:p w14:paraId="33AD312C">
            <w:pPr>
              <w:widowControl/>
              <w:tabs>
                <w:tab w:val="decimal" w:pos="0"/>
              </w:tabs>
              <w:ind w:firstLine="0" w:firstLineChars="0"/>
              <w:jc w:val="center"/>
              <w:rPr>
                <w:kern w:val="0"/>
                <w:sz w:val="18"/>
                <w:szCs w:val="18"/>
              </w:rPr>
            </w:pPr>
            <w:r>
              <w:rPr>
                <w:kern w:val="0"/>
                <w:sz w:val="18"/>
                <w:szCs w:val="18"/>
              </w:rPr>
              <w:t>396</w:t>
            </w:r>
          </w:p>
        </w:tc>
        <w:tc>
          <w:tcPr>
            <w:tcW w:w="1109" w:type="dxa"/>
            <w:tcBorders>
              <w:top w:val="nil"/>
              <w:left w:val="nil"/>
              <w:bottom w:val="single" w:color="auto" w:sz="4" w:space="0"/>
              <w:right w:val="single" w:color="auto" w:sz="4" w:space="0"/>
            </w:tcBorders>
            <w:vAlign w:val="center"/>
          </w:tcPr>
          <w:p w14:paraId="6670836A">
            <w:pPr>
              <w:widowControl/>
              <w:tabs>
                <w:tab w:val="decimal" w:pos="0"/>
              </w:tabs>
              <w:ind w:firstLine="0" w:firstLineChars="0"/>
              <w:jc w:val="center"/>
              <w:rPr>
                <w:kern w:val="0"/>
                <w:sz w:val="18"/>
                <w:szCs w:val="18"/>
              </w:rPr>
            </w:pPr>
            <w:r>
              <w:rPr>
                <w:kern w:val="0"/>
                <w:sz w:val="18"/>
                <w:szCs w:val="18"/>
              </w:rPr>
              <w:t>9.667969</w:t>
            </w:r>
          </w:p>
        </w:tc>
        <w:tc>
          <w:tcPr>
            <w:tcW w:w="426" w:type="dxa"/>
            <w:tcBorders>
              <w:top w:val="nil"/>
              <w:left w:val="nil"/>
              <w:bottom w:val="single" w:color="auto" w:sz="4" w:space="0"/>
              <w:right w:val="single" w:color="auto" w:sz="4" w:space="0"/>
            </w:tcBorders>
            <w:vAlign w:val="center"/>
          </w:tcPr>
          <w:p w14:paraId="5F75BADC">
            <w:pPr>
              <w:widowControl/>
              <w:tabs>
                <w:tab w:val="decimal" w:pos="0"/>
              </w:tabs>
              <w:ind w:firstLine="0" w:firstLineChars="0"/>
              <w:jc w:val="center"/>
              <w:rPr>
                <w:kern w:val="0"/>
                <w:sz w:val="18"/>
                <w:szCs w:val="18"/>
              </w:rPr>
            </w:pPr>
            <w:r>
              <w:rPr>
                <w:kern w:val="0"/>
                <w:sz w:val="18"/>
                <w:szCs w:val="18"/>
              </w:rPr>
              <w:t>3</w:t>
            </w:r>
          </w:p>
        </w:tc>
      </w:tr>
      <w:tr w14:paraId="014D8752">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10046F2F">
            <w:pPr>
              <w:widowControl/>
              <w:tabs>
                <w:tab w:val="decimal" w:pos="0"/>
              </w:tabs>
              <w:ind w:firstLine="0" w:firstLineChars="0"/>
              <w:jc w:val="center"/>
              <w:rPr>
                <w:kern w:val="0"/>
                <w:sz w:val="18"/>
                <w:szCs w:val="18"/>
              </w:rPr>
            </w:pPr>
            <w:r>
              <w:rPr>
                <w:kern w:val="0"/>
                <w:sz w:val="18"/>
                <w:szCs w:val="18"/>
              </w:rPr>
              <w:t>13</w:t>
            </w:r>
          </w:p>
        </w:tc>
        <w:tc>
          <w:tcPr>
            <w:tcW w:w="1068" w:type="dxa"/>
            <w:tcBorders>
              <w:top w:val="nil"/>
              <w:left w:val="nil"/>
              <w:bottom w:val="single" w:color="auto" w:sz="4" w:space="0"/>
              <w:right w:val="single" w:color="auto" w:sz="4" w:space="0"/>
            </w:tcBorders>
            <w:vAlign w:val="center"/>
          </w:tcPr>
          <w:p w14:paraId="5B802748">
            <w:pPr>
              <w:widowControl/>
              <w:tabs>
                <w:tab w:val="decimal" w:pos="0"/>
              </w:tabs>
              <w:ind w:firstLine="0" w:firstLineChars="0"/>
              <w:jc w:val="center"/>
              <w:rPr>
                <w:kern w:val="0"/>
                <w:sz w:val="18"/>
                <w:szCs w:val="18"/>
              </w:rPr>
            </w:pPr>
            <w:r>
              <w:rPr>
                <w:kern w:val="0"/>
                <w:sz w:val="18"/>
                <w:szCs w:val="18"/>
              </w:rPr>
              <w:t>0.317383</w:t>
            </w:r>
          </w:p>
        </w:tc>
        <w:tc>
          <w:tcPr>
            <w:tcW w:w="668" w:type="dxa"/>
            <w:tcBorders>
              <w:top w:val="nil"/>
              <w:left w:val="nil"/>
              <w:bottom w:val="single" w:color="auto" w:sz="4" w:space="0"/>
              <w:right w:val="single" w:color="auto" w:sz="4" w:space="0"/>
            </w:tcBorders>
          </w:tcPr>
          <w:p w14:paraId="7B36534E">
            <w:pPr>
              <w:widowControl/>
              <w:tabs>
                <w:tab w:val="decimal" w:pos="0"/>
              </w:tabs>
              <w:ind w:firstLine="0" w:firstLineChars="0"/>
              <w:jc w:val="center"/>
              <w:rPr>
                <w:kern w:val="0"/>
                <w:sz w:val="18"/>
                <w:szCs w:val="18"/>
              </w:rPr>
            </w:pPr>
            <w:r>
              <w:rPr>
                <w:kern w:val="0"/>
                <w:sz w:val="18"/>
                <w:szCs w:val="18"/>
              </w:rPr>
              <w:t>1</w:t>
            </w:r>
          </w:p>
        </w:tc>
        <w:tc>
          <w:tcPr>
            <w:tcW w:w="733" w:type="dxa"/>
            <w:tcBorders>
              <w:top w:val="nil"/>
              <w:left w:val="nil"/>
              <w:bottom w:val="single" w:color="auto" w:sz="4" w:space="0"/>
              <w:right w:val="single" w:color="auto" w:sz="4" w:space="0"/>
            </w:tcBorders>
            <w:vAlign w:val="center"/>
          </w:tcPr>
          <w:p w14:paraId="34BD3E97">
            <w:pPr>
              <w:widowControl/>
              <w:tabs>
                <w:tab w:val="decimal" w:pos="0"/>
              </w:tabs>
              <w:ind w:firstLine="0" w:firstLineChars="0"/>
              <w:jc w:val="center"/>
              <w:rPr>
                <w:kern w:val="0"/>
                <w:sz w:val="18"/>
                <w:szCs w:val="18"/>
              </w:rPr>
            </w:pPr>
            <w:r>
              <w:rPr>
                <w:kern w:val="0"/>
                <w:sz w:val="18"/>
                <w:szCs w:val="18"/>
              </w:rPr>
              <w:t>141</w:t>
            </w:r>
          </w:p>
        </w:tc>
        <w:tc>
          <w:tcPr>
            <w:tcW w:w="1068" w:type="dxa"/>
            <w:tcBorders>
              <w:top w:val="nil"/>
              <w:left w:val="nil"/>
              <w:bottom w:val="single" w:color="auto" w:sz="4" w:space="0"/>
              <w:right w:val="single" w:color="auto" w:sz="4" w:space="0"/>
            </w:tcBorders>
            <w:vAlign w:val="center"/>
          </w:tcPr>
          <w:p w14:paraId="0CAAFDF0">
            <w:pPr>
              <w:widowControl/>
              <w:tabs>
                <w:tab w:val="decimal" w:pos="0"/>
              </w:tabs>
              <w:ind w:firstLine="0" w:firstLineChars="0"/>
              <w:jc w:val="center"/>
              <w:rPr>
                <w:kern w:val="0"/>
                <w:sz w:val="18"/>
                <w:szCs w:val="18"/>
              </w:rPr>
            </w:pPr>
            <w:r>
              <w:rPr>
                <w:kern w:val="0"/>
                <w:sz w:val="18"/>
                <w:szCs w:val="18"/>
              </w:rPr>
              <w:t>3.442383</w:t>
            </w:r>
          </w:p>
        </w:tc>
        <w:tc>
          <w:tcPr>
            <w:tcW w:w="426" w:type="dxa"/>
            <w:tcBorders>
              <w:top w:val="nil"/>
              <w:left w:val="nil"/>
              <w:bottom w:val="single" w:color="auto" w:sz="4" w:space="0"/>
              <w:right w:val="single" w:color="auto" w:sz="4" w:space="0"/>
            </w:tcBorders>
            <w:vAlign w:val="center"/>
          </w:tcPr>
          <w:p w14:paraId="297E055E">
            <w:pPr>
              <w:widowControl/>
              <w:tabs>
                <w:tab w:val="decimal" w:pos="0"/>
              </w:tabs>
              <w:ind w:firstLine="0" w:firstLineChars="0"/>
              <w:jc w:val="center"/>
              <w:rPr>
                <w:kern w:val="0"/>
                <w:sz w:val="18"/>
                <w:szCs w:val="18"/>
              </w:rPr>
            </w:pPr>
            <w:r>
              <w:rPr>
                <w:kern w:val="0"/>
                <w:sz w:val="18"/>
                <w:szCs w:val="18"/>
              </w:rPr>
              <w:t>1</w:t>
            </w:r>
          </w:p>
        </w:tc>
        <w:tc>
          <w:tcPr>
            <w:tcW w:w="813" w:type="dxa"/>
            <w:tcBorders>
              <w:top w:val="nil"/>
              <w:left w:val="nil"/>
              <w:bottom w:val="single" w:color="auto" w:sz="4" w:space="0"/>
              <w:right w:val="single" w:color="auto" w:sz="4" w:space="0"/>
            </w:tcBorders>
            <w:vAlign w:val="center"/>
          </w:tcPr>
          <w:p w14:paraId="140D5B8F">
            <w:pPr>
              <w:widowControl/>
              <w:tabs>
                <w:tab w:val="decimal" w:pos="0"/>
              </w:tabs>
              <w:ind w:firstLine="0" w:firstLineChars="0"/>
              <w:jc w:val="center"/>
              <w:rPr>
                <w:kern w:val="0"/>
                <w:sz w:val="18"/>
                <w:szCs w:val="18"/>
              </w:rPr>
            </w:pPr>
            <w:r>
              <w:rPr>
                <w:kern w:val="0"/>
                <w:sz w:val="18"/>
                <w:szCs w:val="18"/>
              </w:rPr>
              <w:t>269</w:t>
            </w:r>
          </w:p>
        </w:tc>
        <w:tc>
          <w:tcPr>
            <w:tcW w:w="1068" w:type="dxa"/>
            <w:tcBorders>
              <w:top w:val="nil"/>
              <w:left w:val="nil"/>
              <w:bottom w:val="single" w:color="auto" w:sz="4" w:space="0"/>
              <w:right w:val="single" w:color="auto" w:sz="4" w:space="0"/>
            </w:tcBorders>
            <w:vAlign w:val="center"/>
          </w:tcPr>
          <w:p w14:paraId="4809513F">
            <w:pPr>
              <w:widowControl/>
              <w:tabs>
                <w:tab w:val="decimal" w:pos="0"/>
              </w:tabs>
              <w:ind w:firstLine="0" w:firstLineChars="0"/>
              <w:jc w:val="center"/>
              <w:rPr>
                <w:kern w:val="0"/>
                <w:sz w:val="18"/>
                <w:szCs w:val="18"/>
              </w:rPr>
            </w:pPr>
            <w:r>
              <w:rPr>
                <w:kern w:val="0"/>
                <w:sz w:val="18"/>
                <w:szCs w:val="18"/>
              </w:rPr>
              <w:t>6.567383</w:t>
            </w:r>
          </w:p>
        </w:tc>
        <w:tc>
          <w:tcPr>
            <w:tcW w:w="426" w:type="dxa"/>
            <w:tcBorders>
              <w:top w:val="nil"/>
              <w:left w:val="nil"/>
              <w:bottom w:val="single" w:color="auto" w:sz="4" w:space="0"/>
              <w:right w:val="single" w:color="auto" w:sz="4" w:space="0"/>
            </w:tcBorders>
            <w:vAlign w:val="center"/>
          </w:tcPr>
          <w:p w14:paraId="5185DB24">
            <w:pPr>
              <w:widowControl/>
              <w:tabs>
                <w:tab w:val="decimal" w:pos="0"/>
              </w:tabs>
              <w:ind w:firstLine="0" w:firstLineChars="0"/>
              <w:jc w:val="center"/>
              <w:rPr>
                <w:kern w:val="0"/>
                <w:sz w:val="18"/>
                <w:szCs w:val="18"/>
              </w:rPr>
            </w:pPr>
            <w:r>
              <w:rPr>
                <w:kern w:val="0"/>
                <w:sz w:val="18"/>
                <w:szCs w:val="18"/>
              </w:rPr>
              <w:t>5</w:t>
            </w:r>
          </w:p>
        </w:tc>
        <w:tc>
          <w:tcPr>
            <w:tcW w:w="813" w:type="dxa"/>
            <w:tcBorders>
              <w:top w:val="nil"/>
              <w:left w:val="nil"/>
              <w:bottom w:val="single" w:color="auto" w:sz="4" w:space="0"/>
              <w:right w:val="single" w:color="auto" w:sz="4" w:space="0"/>
            </w:tcBorders>
            <w:vAlign w:val="center"/>
          </w:tcPr>
          <w:p w14:paraId="50692749">
            <w:pPr>
              <w:widowControl/>
              <w:tabs>
                <w:tab w:val="decimal" w:pos="0"/>
              </w:tabs>
              <w:ind w:firstLine="0" w:firstLineChars="0"/>
              <w:jc w:val="center"/>
              <w:rPr>
                <w:kern w:val="0"/>
                <w:sz w:val="18"/>
                <w:szCs w:val="18"/>
              </w:rPr>
            </w:pPr>
            <w:r>
              <w:rPr>
                <w:kern w:val="0"/>
                <w:sz w:val="18"/>
                <w:szCs w:val="18"/>
              </w:rPr>
              <w:t>397</w:t>
            </w:r>
          </w:p>
        </w:tc>
        <w:tc>
          <w:tcPr>
            <w:tcW w:w="1109" w:type="dxa"/>
            <w:tcBorders>
              <w:top w:val="nil"/>
              <w:left w:val="nil"/>
              <w:bottom w:val="single" w:color="auto" w:sz="4" w:space="0"/>
              <w:right w:val="single" w:color="auto" w:sz="4" w:space="0"/>
            </w:tcBorders>
            <w:vAlign w:val="center"/>
          </w:tcPr>
          <w:p w14:paraId="0DA43087">
            <w:pPr>
              <w:widowControl/>
              <w:tabs>
                <w:tab w:val="decimal" w:pos="0"/>
              </w:tabs>
              <w:ind w:firstLine="0" w:firstLineChars="0"/>
              <w:jc w:val="center"/>
              <w:rPr>
                <w:kern w:val="0"/>
                <w:sz w:val="18"/>
                <w:szCs w:val="18"/>
              </w:rPr>
            </w:pPr>
            <w:r>
              <w:rPr>
                <w:kern w:val="0"/>
                <w:sz w:val="18"/>
                <w:szCs w:val="18"/>
              </w:rPr>
              <w:t>9.692383</w:t>
            </w:r>
          </w:p>
        </w:tc>
        <w:tc>
          <w:tcPr>
            <w:tcW w:w="426" w:type="dxa"/>
            <w:tcBorders>
              <w:top w:val="nil"/>
              <w:left w:val="nil"/>
              <w:bottom w:val="single" w:color="auto" w:sz="4" w:space="0"/>
              <w:right w:val="single" w:color="auto" w:sz="4" w:space="0"/>
            </w:tcBorders>
            <w:vAlign w:val="center"/>
          </w:tcPr>
          <w:p w14:paraId="2DC81713">
            <w:pPr>
              <w:widowControl/>
              <w:tabs>
                <w:tab w:val="decimal" w:pos="0"/>
              </w:tabs>
              <w:ind w:firstLine="0" w:firstLineChars="0"/>
              <w:jc w:val="center"/>
              <w:rPr>
                <w:kern w:val="0"/>
                <w:sz w:val="18"/>
                <w:szCs w:val="18"/>
              </w:rPr>
            </w:pPr>
            <w:r>
              <w:rPr>
                <w:kern w:val="0"/>
                <w:sz w:val="18"/>
                <w:szCs w:val="18"/>
              </w:rPr>
              <w:t>0</w:t>
            </w:r>
          </w:p>
        </w:tc>
      </w:tr>
      <w:tr w14:paraId="57B79B20">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0A10A6BF">
            <w:pPr>
              <w:widowControl/>
              <w:tabs>
                <w:tab w:val="decimal" w:pos="0"/>
              </w:tabs>
              <w:ind w:firstLine="0" w:firstLineChars="0"/>
              <w:jc w:val="center"/>
              <w:rPr>
                <w:kern w:val="0"/>
                <w:sz w:val="18"/>
                <w:szCs w:val="18"/>
              </w:rPr>
            </w:pPr>
            <w:r>
              <w:rPr>
                <w:kern w:val="0"/>
                <w:sz w:val="18"/>
                <w:szCs w:val="18"/>
              </w:rPr>
              <w:t>14</w:t>
            </w:r>
          </w:p>
        </w:tc>
        <w:tc>
          <w:tcPr>
            <w:tcW w:w="1068" w:type="dxa"/>
            <w:tcBorders>
              <w:top w:val="nil"/>
              <w:left w:val="nil"/>
              <w:bottom w:val="single" w:color="auto" w:sz="4" w:space="0"/>
              <w:right w:val="single" w:color="auto" w:sz="4" w:space="0"/>
            </w:tcBorders>
            <w:vAlign w:val="center"/>
          </w:tcPr>
          <w:p w14:paraId="74FB9F70">
            <w:pPr>
              <w:widowControl/>
              <w:tabs>
                <w:tab w:val="decimal" w:pos="0"/>
              </w:tabs>
              <w:ind w:firstLine="0" w:firstLineChars="0"/>
              <w:jc w:val="center"/>
              <w:rPr>
                <w:kern w:val="0"/>
                <w:sz w:val="18"/>
                <w:szCs w:val="18"/>
              </w:rPr>
            </w:pPr>
            <w:r>
              <w:rPr>
                <w:kern w:val="0"/>
                <w:sz w:val="18"/>
                <w:szCs w:val="18"/>
              </w:rPr>
              <w:t>0.341797</w:t>
            </w:r>
          </w:p>
        </w:tc>
        <w:tc>
          <w:tcPr>
            <w:tcW w:w="668" w:type="dxa"/>
            <w:tcBorders>
              <w:top w:val="nil"/>
              <w:left w:val="nil"/>
              <w:bottom w:val="single" w:color="auto" w:sz="4" w:space="0"/>
              <w:right w:val="single" w:color="auto" w:sz="4" w:space="0"/>
            </w:tcBorders>
          </w:tcPr>
          <w:p w14:paraId="6744A4AB">
            <w:pPr>
              <w:widowControl/>
              <w:tabs>
                <w:tab w:val="decimal" w:pos="0"/>
              </w:tabs>
              <w:ind w:firstLine="0" w:firstLineChars="0"/>
              <w:jc w:val="center"/>
              <w:rPr>
                <w:kern w:val="0"/>
                <w:sz w:val="18"/>
                <w:szCs w:val="18"/>
              </w:rPr>
            </w:pPr>
            <w:r>
              <w:rPr>
                <w:kern w:val="0"/>
                <w:sz w:val="18"/>
                <w:szCs w:val="18"/>
              </w:rPr>
              <w:t>6</w:t>
            </w:r>
          </w:p>
        </w:tc>
        <w:tc>
          <w:tcPr>
            <w:tcW w:w="733" w:type="dxa"/>
            <w:tcBorders>
              <w:top w:val="nil"/>
              <w:left w:val="nil"/>
              <w:bottom w:val="single" w:color="auto" w:sz="4" w:space="0"/>
              <w:right w:val="single" w:color="auto" w:sz="4" w:space="0"/>
            </w:tcBorders>
            <w:vAlign w:val="center"/>
          </w:tcPr>
          <w:p w14:paraId="7BC9D656">
            <w:pPr>
              <w:widowControl/>
              <w:tabs>
                <w:tab w:val="decimal" w:pos="0"/>
              </w:tabs>
              <w:ind w:firstLine="0" w:firstLineChars="0"/>
              <w:jc w:val="center"/>
              <w:rPr>
                <w:kern w:val="0"/>
                <w:sz w:val="18"/>
                <w:szCs w:val="18"/>
              </w:rPr>
            </w:pPr>
            <w:r>
              <w:rPr>
                <w:kern w:val="0"/>
                <w:sz w:val="18"/>
                <w:szCs w:val="18"/>
              </w:rPr>
              <w:t>142</w:t>
            </w:r>
          </w:p>
        </w:tc>
        <w:tc>
          <w:tcPr>
            <w:tcW w:w="1068" w:type="dxa"/>
            <w:tcBorders>
              <w:top w:val="nil"/>
              <w:left w:val="nil"/>
              <w:bottom w:val="single" w:color="auto" w:sz="4" w:space="0"/>
              <w:right w:val="single" w:color="auto" w:sz="4" w:space="0"/>
            </w:tcBorders>
            <w:vAlign w:val="center"/>
          </w:tcPr>
          <w:p w14:paraId="1678333F">
            <w:pPr>
              <w:widowControl/>
              <w:tabs>
                <w:tab w:val="decimal" w:pos="0"/>
              </w:tabs>
              <w:ind w:firstLine="0" w:firstLineChars="0"/>
              <w:jc w:val="center"/>
              <w:rPr>
                <w:kern w:val="0"/>
                <w:sz w:val="18"/>
                <w:szCs w:val="18"/>
              </w:rPr>
            </w:pPr>
            <w:r>
              <w:rPr>
                <w:kern w:val="0"/>
                <w:sz w:val="18"/>
                <w:szCs w:val="18"/>
              </w:rPr>
              <w:t>3.466797</w:t>
            </w:r>
          </w:p>
        </w:tc>
        <w:tc>
          <w:tcPr>
            <w:tcW w:w="426" w:type="dxa"/>
            <w:tcBorders>
              <w:top w:val="nil"/>
              <w:left w:val="nil"/>
              <w:bottom w:val="single" w:color="auto" w:sz="4" w:space="0"/>
              <w:right w:val="single" w:color="auto" w:sz="4" w:space="0"/>
            </w:tcBorders>
            <w:vAlign w:val="center"/>
          </w:tcPr>
          <w:p w14:paraId="71F8D521">
            <w:pPr>
              <w:widowControl/>
              <w:tabs>
                <w:tab w:val="decimal" w:pos="0"/>
              </w:tabs>
              <w:ind w:firstLine="0" w:firstLineChars="0"/>
              <w:jc w:val="center"/>
              <w:rPr>
                <w:kern w:val="0"/>
                <w:sz w:val="18"/>
                <w:szCs w:val="18"/>
              </w:rPr>
            </w:pPr>
            <w:r>
              <w:rPr>
                <w:kern w:val="0"/>
                <w:sz w:val="18"/>
                <w:szCs w:val="18"/>
              </w:rPr>
              <w:t>5</w:t>
            </w:r>
          </w:p>
        </w:tc>
        <w:tc>
          <w:tcPr>
            <w:tcW w:w="813" w:type="dxa"/>
            <w:tcBorders>
              <w:top w:val="nil"/>
              <w:left w:val="nil"/>
              <w:bottom w:val="single" w:color="auto" w:sz="4" w:space="0"/>
              <w:right w:val="single" w:color="auto" w:sz="4" w:space="0"/>
            </w:tcBorders>
            <w:vAlign w:val="center"/>
          </w:tcPr>
          <w:p w14:paraId="649DBDF4">
            <w:pPr>
              <w:widowControl/>
              <w:tabs>
                <w:tab w:val="decimal" w:pos="0"/>
              </w:tabs>
              <w:ind w:firstLine="0" w:firstLineChars="0"/>
              <w:jc w:val="center"/>
              <w:rPr>
                <w:kern w:val="0"/>
                <w:sz w:val="18"/>
                <w:szCs w:val="18"/>
              </w:rPr>
            </w:pPr>
            <w:r>
              <w:rPr>
                <w:kern w:val="0"/>
                <w:sz w:val="18"/>
                <w:szCs w:val="18"/>
              </w:rPr>
              <w:t>270</w:t>
            </w:r>
          </w:p>
        </w:tc>
        <w:tc>
          <w:tcPr>
            <w:tcW w:w="1068" w:type="dxa"/>
            <w:tcBorders>
              <w:top w:val="nil"/>
              <w:left w:val="nil"/>
              <w:bottom w:val="single" w:color="auto" w:sz="4" w:space="0"/>
              <w:right w:val="single" w:color="auto" w:sz="4" w:space="0"/>
            </w:tcBorders>
            <w:vAlign w:val="center"/>
          </w:tcPr>
          <w:p w14:paraId="26329DC8">
            <w:pPr>
              <w:widowControl/>
              <w:tabs>
                <w:tab w:val="decimal" w:pos="0"/>
              </w:tabs>
              <w:ind w:firstLine="0" w:firstLineChars="0"/>
              <w:jc w:val="center"/>
              <w:rPr>
                <w:kern w:val="0"/>
                <w:sz w:val="18"/>
                <w:szCs w:val="18"/>
              </w:rPr>
            </w:pPr>
            <w:r>
              <w:rPr>
                <w:kern w:val="0"/>
                <w:sz w:val="18"/>
                <w:szCs w:val="18"/>
              </w:rPr>
              <w:t>6.591797</w:t>
            </w:r>
          </w:p>
        </w:tc>
        <w:tc>
          <w:tcPr>
            <w:tcW w:w="426" w:type="dxa"/>
            <w:tcBorders>
              <w:top w:val="nil"/>
              <w:left w:val="nil"/>
              <w:bottom w:val="single" w:color="auto" w:sz="4" w:space="0"/>
              <w:right w:val="single" w:color="auto" w:sz="4" w:space="0"/>
            </w:tcBorders>
            <w:vAlign w:val="center"/>
          </w:tcPr>
          <w:p w14:paraId="15B20C28">
            <w:pPr>
              <w:widowControl/>
              <w:tabs>
                <w:tab w:val="decimal" w:pos="0"/>
              </w:tabs>
              <w:ind w:firstLine="0" w:firstLineChars="0"/>
              <w:jc w:val="center"/>
              <w:rPr>
                <w:kern w:val="0"/>
                <w:sz w:val="18"/>
                <w:szCs w:val="18"/>
              </w:rPr>
            </w:pPr>
            <w:r>
              <w:rPr>
                <w:kern w:val="0"/>
                <w:sz w:val="18"/>
                <w:szCs w:val="18"/>
              </w:rPr>
              <w:t>6</w:t>
            </w:r>
          </w:p>
        </w:tc>
        <w:tc>
          <w:tcPr>
            <w:tcW w:w="813" w:type="dxa"/>
            <w:tcBorders>
              <w:top w:val="nil"/>
              <w:left w:val="nil"/>
              <w:bottom w:val="single" w:color="auto" w:sz="4" w:space="0"/>
              <w:right w:val="single" w:color="auto" w:sz="4" w:space="0"/>
            </w:tcBorders>
            <w:vAlign w:val="center"/>
          </w:tcPr>
          <w:p w14:paraId="500AAE3B">
            <w:pPr>
              <w:widowControl/>
              <w:tabs>
                <w:tab w:val="decimal" w:pos="0"/>
              </w:tabs>
              <w:ind w:firstLine="0" w:firstLineChars="0"/>
              <w:jc w:val="center"/>
              <w:rPr>
                <w:kern w:val="0"/>
                <w:sz w:val="18"/>
                <w:szCs w:val="18"/>
              </w:rPr>
            </w:pPr>
            <w:r>
              <w:rPr>
                <w:kern w:val="0"/>
                <w:sz w:val="18"/>
                <w:szCs w:val="18"/>
              </w:rPr>
              <w:t>398</w:t>
            </w:r>
          </w:p>
        </w:tc>
        <w:tc>
          <w:tcPr>
            <w:tcW w:w="1109" w:type="dxa"/>
            <w:tcBorders>
              <w:top w:val="nil"/>
              <w:left w:val="nil"/>
              <w:bottom w:val="single" w:color="auto" w:sz="4" w:space="0"/>
              <w:right w:val="single" w:color="auto" w:sz="4" w:space="0"/>
            </w:tcBorders>
            <w:vAlign w:val="center"/>
          </w:tcPr>
          <w:p w14:paraId="1B28D605">
            <w:pPr>
              <w:widowControl/>
              <w:tabs>
                <w:tab w:val="decimal" w:pos="0"/>
              </w:tabs>
              <w:ind w:firstLine="0" w:firstLineChars="0"/>
              <w:jc w:val="center"/>
              <w:rPr>
                <w:kern w:val="0"/>
                <w:sz w:val="18"/>
                <w:szCs w:val="18"/>
              </w:rPr>
            </w:pPr>
            <w:r>
              <w:rPr>
                <w:kern w:val="0"/>
                <w:sz w:val="18"/>
                <w:szCs w:val="18"/>
              </w:rPr>
              <w:t>9.716797</w:t>
            </w:r>
          </w:p>
        </w:tc>
        <w:tc>
          <w:tcPr>
            <w:tcW w:w="426" w:type="dxa"/>
            <w:tcBorders>
              <w:top w:val="nil"/>
              <w:left w:val="nil"/>
              <w:bottom w:val="single" w:color="auto" w:sz="4" w:space="0"/>
              <w:right w:val="single" w:color="auto" w:sz="4" w:space="0"/>
            </w:tcBorders>
            <w:vAlign w:val="center"/>
          </w:tcPr>
          <w:p w14:paraId="36F9E474">
            <w:pPr>
              <w:widowControl/>
              <w:tabs>
                <w:tab w:val="decimal" w:pos="0"/>
              </w:tabs>
              <w:ind w:firstLine="0" w:firstLineChars="0"/>
              <w:jc w:val="center"/>
              <w:rPr>
                <w:kern w:val="0"/>
                <w:sz w:val="18"/>
                <w:szCs w:val="18"/>
              </w:rPr>
            </w:pPr>
            <w:r>
              <w:rPr>
                <w:kern w:val="0"/>
                <w:sz w:val="18"/>
                <w:szCs w:val="18"/>
              </w:rPr>
              <w:t>6</w:t>
            </w:r>
          </w:p>
        </w:tc>
      </w:tr>
      <w:tr w14:paraId="01147C76">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50C583D9">
            <w:pPr>
              <w:widowControl/>
              <w:tabs>
                <w:tab w:val="decimal" w:pos="0"/>
              </w:tabs>
              <w:ind w:firstLine="0" w:firstLineChars="0"/>
              <w:jc w:val="center"/>
              <w:rPr>
                <w:kern w:val="0"/>
                <w:sz w:val="18"/>
                <w:szCs w:val="18"/>
              </w:rPr>
            </w:pPr>
            <w:r>
              <w:rPr>
                <w:kern w:val="0"/>
                <w:sz w:val="18"/>
                <w:szCs w:val="18"/>
              </w:rPr>
              <w:t>15</w:t>
            </w:r>
          </w:p>
        </w:tc>
        <w:tc>
          <w:tcPr>
            <w:tcW w:w="1068" w:type="dxa"/>
            <w:tcBorders>
              <w:top w:val="nil"/>
              <w:left w:val="nil"/>
              <w:bottom w:val="single" w:color="auto" w:sz="4" w:space="0"/>
              <w:right w:val="single" w:color="auto" w:sz="4" w:space="0"/>
            </w:tcBorders>
            <w:vAlign w:val="center"/>
          </w:tcPr>
          <w:p w14:paraId="7D3561CE">
            <w:pPr>
              <w:widowControl/>
              <w:tabs>
                <w:tab w:val="decimal" w:pos="0"/>
              </w:tabs>
              <w:ind w:firstLine="0" w:firstLineChars="0"/>
              <w:jc w:val="center"/>
              <w:rPr>
                <w:kern w:val="0"/>
                <w:sz w:val="18"/>
                <w:szCs w:val="18"/>
              </w:rPr>
            </w:pPr>
            <w:r>
              <w:rPr>
                <w:kern w:val="0"/>
                <w:sz w:val="18"/>
                <w:szCs w:val="18"/>
              </w:rPr>
              <w:t>0.366211</w:t>
            </w:r>
          </w:p>
        </w:tc>
        <w:tc>
          <w:tcPr>
            <w:tcW w:w="668" w:type="dxa"/>
            <w:tcBorders>
              <w:top w:val="nil"/>
              <w:left w:val="nil"/>
              <w:bottom w:val="single" w:color="auto" w:sz="4" w:space="0"/>
              <w:right w:val="single" w:color="auto" w:sz="4" w:space="0"/>
            </w:tcBorders>
          </w:tcPr>
          <w:p w14:paraId="58C6FF78">
            <w:pPr>
              <w:widowControl/>
              <w:tabs>
                <w:tab w:val="decimal" w:pos="0"/>
              </w:tabs>
              <w:ind w:firstLine="0" w:firstLineChars="0"/>
              <w:jc w:val="center"/>
              <w:rPr>
                <w:kern w:val="0"/>
                <w:sz w:val="18"/>
                <w:szCs w:val="18"/>
              </w:rPr>
            </w:pPr>
            <w:r>
              <w:rPr>
                <w:kern w:val="0"/>
                <w:sz w:val="18"/>
                <w:szCs w:val="18"/>
              </w:rPr>
              <w:t>4</w:t>
            </w:r>
          </w:p>
        </w:tc>
        <w:tc>
          <w:tcPr>
            <w:tcW w:w="733" w:type="dxa"/>
            <w:tcBorders>
              <w:top w:val="nil"/>
              <w:left w:val="nil"/>
              <w:bottom w:val="single" w:color="auto" w:sz="4" w:space="0"/>
              <w:right w:val="single" w:color="auto" w:sz="4" w:space="0"/>
            </w:tcBorders>
            <w:vAlign w:val="center"/>
          </w:tcPr>
          <w:p w14:paraId="08C99913">
            <w:pPr>
              <w:widowControl/>
              <w:tabs>
                <w:tab w:val="decimal" w:pos="0"/>
              </w:tabs>
              <w:ind w:firstLine="0" w:firstLineChars="0"/>
              <w:jc w:val="center"/>
              <w:rPr>
                <w:kern w:val="0"/>
                <w:sz w:val="18"/>
                <w:szCs w:val="18"/>
              </w:rPr>
            </w:pPr>
            <w:r>
              <w:rPr>
                <w:kern w:val="0"/>
                <w:sz w:val="18"/>
                <w:szCs w:val="18"/>
              </w:rPr>
              <w:t>143</w:t>
            </w:r>
          </w:p>
        </w:tc>
        <w:tc>
          <w:tcPr>
            <w:tcW w:w="1068" w:type="dxa"/>
            <w:tcBorders>
              <w:top w:val="nil"/>
              <w:left w:val="nil"/>
              <w:bottom w:val="single" w:color="auto" w:sz="4" w:space="0"/>
              <w:right w:val="single" w:color="auto" w:sz="4" w:space="0"/>
            </w:tcBorders>
            <w:vAlign w:val="center"/>
          </w:tcPr>
          <w:p w14:paraId="43E5BA15">
            <w:pPr>
              <w:widowControl/>
              <w:tabs>
                <w:tab w:val="decimal" w:pos="0"/>
              </w:tabs>
              <w:ind w:firstLine="0" w:firstLineChars="0"/>
              <w:jc w:val="center"/>
              <w:rPr>
                <w:kern w:val="0"/>
                <w:sz w:val="18"/>
                <w:szCs w:val="18"/>
              </w:rPr>
            </w:pPr>
            <w:r>
              <w:rPr>
                <w:kern w:val="0"/>
                <w:sz w:val="18"/>
                <w:szCs w:val="18"/>
              </w:rPr>
              <w:t>3.491211</w:t>
            </w:r>
          </w:p>
        </w:tc>
        <w:tc>
          <w:tcPr>
            <w:tcW w:w="426" w:type="dxa"/>
            <w:tcBorders>
              <w:top w:val="nil"/>
              <w:left w:val="nil"/>
              <w:bottom w:val="single" w:color="auto" w:sz="4" w:space="0"/>
              <w:right w:val="single" w:color="auto" w:sz="4" w:space="0"/>
            </w:tcBorders>
            <w:vAlign w:val="center"/>
          </w:tcPr>
          <w:p w14:paraId="1316F0C8">
            <w:pPr>
              <w:widowControl/>
              <w:tabs>
                <w:tab w:val="decimal" w:pos="0"/>
              </w:tabs>
              <w:ind w:firstLine="0" w:firstLineChars="0"/>
              <w:jc w:val="center"/>
              <w:rPr>
                <w:kern w:val="0"/>
                <w:sz w:val="18"/>
                <w:szCs w:val="18"/>
              </w:rPr>
            </w:pPr>
            <w:r>
              <w:rPr>
                <w:kern w:val="0"/>
                <w:sz w:val="18"/>
                <w:szCs w:val="18"/>
              </w:rPr>
              <w:t>5</w:t>
            </w:r>
          </w:p>
        </w:tc>
        <w:tc>
          <w:tcPr>
            <w:tcW w:w="813" w:type="dxa"/>
            <w:tcBorders>
              <w:top w:val="nil"/>
              <w:left w:val="nil"/>
              <w:bottom w:val="single" w:color="auto" w:sz="4" w:space="0"/>
              <w:right w:val="single" w:color="auto" w:sz="4" w:space="0"/>
            </w:tcBorders>
            <w:vAlign w:val="center"/>
          </w:tcPr>
          <w:p w14:paraId="3F3CC3D3">
            <w:pPr>
              <w:widowControl/>
              <w:tabs>
                <w:tab w:val="decimal" w:pos="0"/>
              </w:tabs>
              <w:ind w:firstLine="0" w:firstLineChars="0"/>
              <w:jc w:val="center"/>
              <w:rPr>
                <w:kern w:val="0"/>
                <w:sz w:val="18"/>
                <w:szCs w:val="18"/>
              </w:rPr>
            </w:pPr>
            <w:r>
              <w:rPr>
                <w:kern w:val="0"/>
                <w:sz w:val="18"/>
                <w:szCs w:val="18"/>
              </w:rPr>
              <w:t>271</w:t>
            </w:r>
          </w:p>
        </w:tc>
        <w:tc>
          <w:tcPr>
            <w:tcW w:w="1068" w:type="dxa"/>
            <w:tcBorders>
              <w:top w:val="nil"/>
              <w:left w:val="nil"/>
              <w:bottom w:val="single" w:color="auto" w:sz="4" w:space="0"/>
              <w:right w:val="single" w:color="auto" w:sz="4" w:space="0"/>
            </w:tcBorders>
            <w:vAlign w:val="center"/>
          </w:tcPr>
          <w:p w14:paraId="5C842801">
            <w:pPr>
              <w:widowControl/>
              <w:tabs>
                <w:tab w:val="decimal" w:pos="0"/>
              </w:tabs>
              <w:ind w:firstLine="0" w:firstLineChars="0"/>
              <w:jc w:val="center"/>
              <w:rPr>
                <w:kern w:val="0"/>
                <w:sz w:val="18"/>
                <w:szCs w:val="18"/>
              </w:rPr>
            </w:pPr>
            <w:r>
              <w:rPr>
                <w:kern w:val="0"/>
                <w:sz w:val="18"/>
                <w:szCs w:val="18"/>
              </w:rPr>
              <w:t>6.616211</w:t>
            </w:r>
          </w:p>
        </w:tc>
        <w:tc>
          <w:tcPr>
            <w:tcW w:w="426" w:type="dxa"/>
            <w:tcBorders>
              <w:top w:val="nil"/>
              <w:left w:val="nil"/>
              <w:bottom w:val="single" w:color="auto" w:sz="4" w:space="0"/>
              <w:right w:val="single" w:color="auto" w:sz="4" w:space="0"/>
            </w:tcBorders>
            <w:vAlign w:val="center"/>
          </w:tcPr>
          <w:p w14:paraId="2B5399D0">
            <w:pPr>
              <w:widowControl/>
              <w:tabs>
                <w:tab w:val="decimal" w:pos="0"/>
              </w:tabs>
              <w:ind w:firstLine="0" w:firstLineChars="0"/>
              <w:jc w:val="center"/>
              <w:rPr>
                <w:kern w:val="0"/>
                <w:sz w:val="18"/>
                <w:szCs w:val="18"/>
              </w:rPr>
            </w:pPr>
            <w:r>
              <w:rPr>
                <w:kern w:val="0"/>
                <w:sz w:val="18"/>
                <w:szCs w:val="18"/>
              </w:rPr>
              <w:t>7</w:t>
            </w:r>
          </w:p>
        </w:tc>
        <w:tc>
          <w:tcPr>
            <w:tcW w:w="813" w:type="dxa"/>
            <w:tcBorders>
              <w:top w:val="nil"/>
              <w:left w:val="nil"/>
              <w:bottom w:val="single" w:color="auto" w:sz="4" w:space="0"/>
              <w:right w:val="single" w:color="auto" w:sz="4" w:space="0"/>
            </w:tcBorders>
            <w:vAlign w:val="center"/>
          </w:tcPr>
          <w:p w14:paraId="69FDFE8C">
            <w:pPr>
              <w:widowControl/>
              <w:tabs>
                <w:tab w:val="decimal" w:pos="0"/>
              </w:tabs>
              <w:ind w:firstLine="0" w:firstLineChars="0"/>
              <w:jc w:val="center"/>
              <w:rPr>
                <w:kern w:val="0"/>
                <w:sz w:val="18"/>
                <w:szCs w:val="18"/>
              </w:rPr>
            </w:pPr>
            <w:r>
              <w:rPr>
                <w:kern w:val="0"/>
                <w:sz w:val="18"/>
                <w:szCs w:val="18"/>
              </w:rPr>
              <w:t>399</w:t>
            </w:r>
          </w:p>
        </w:tc>
        <w:tc>
          <w:tcPr>
            <w:tcW w:w="1109" w:type="dxa"/>
            <w:tcBorders>
              <w:top w:val="nil"/>
              <w:left w:val="nil"/>
              <w:bottom w:val="single" w:color="auto" w:sz="4" w:space="0"/>
              <w:right w:val="single" w:color="auto" w:sz="4" w:space="0"/>
            </w:tcBorders>
            <w:vAlign w:val="center"/>
          </w:tcPr>
          <w:p w14:paraId="7AAFCD89">
            <w:pPr>
              <w:widowControl/>
              <w:tabs>
                <w:tab w:val="decimal" w:pos="0"/>
              </w:tabs>
              <w:ind w:firstLine="0" w:firstLineChars="0"/>
              <w:jc w:val="center"/>
              <w:rPr>
                <w:kern w:val="0"/>
                <w:sz w:val="18"/>
                <w:szCs w:val="18"/>
              </w:rPr>
            </w:pPr>
            <w:r>
              <w:rPr>
                <w:kern w:val="0"/>
                <w:sz w:val="18"/>
                <w:szCs w:val="18"/>
              </w:rPr>
              <w:t>9.741211</w:t>
            </w:r>
          </w:p>
        </w:tc>
        <w:tc>
          <w:tcPr>
            <w:tcW w:w="426" w:type="dxa"/>
            <w:tcBorders>
              <w:top w:val="nil"/>
              <w:left w:val="nil"/>
              <w:bottom w:val="single" w:color="auto" w:sz="4" w:space="0"/>
              <w:right w:val="single" w:color="auto" w:sz="4" w:space="0"/>
            </w:tcBorders>
            <w:vAlign w:val="center"/>
          </w:tcPr>
          <w:p w14:paraId="0F237E1E">
            <w:pPr>
              <w:widowControl/>
              <w:tabs>
                <w:tab w:val="decimal" w:pos="0"/>
              </w:tabs>
              <w:ind w:firstLine="0" w:firstLineChars="0"/>
              <w:jc w:val="center"/>
              <w:rPr>
                <w:kern w:val="0"/>
                <w:sz w:val="18"/>
                <w:szCs w:val="18"/>
              </w:rPr>
            </w:pPr>
            <w:r>
              <w:rPr>
                <w:kern w:val="0"/>
                <w:sz w:val="18"/>
                <w:szCs w:val="18"/>
              </w:rPr>
              <w:t>5</w:t>
            </w:r>
          </w:p>
        </w:tc>
      </w:tr>
      <w:tr w14:paraId="3BD57E6C">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5448AB54">
            <w:pPr>
              <w:widowControl/>
              <w:tabs>
                <w:tab w:val="decimal" w:pos="0"/>
              </w:tabs>
              <w:ind w:firstLine="0" w:firstLineChars="0"/>
              <w:jc w:val="center"/>
              <w:rPr>
                <w:kern w:val="0"/>
                <w:sz w:val="18"/>
                <w:szCs w:val="18"/>
              </w:rPr>
            </w:pPr>
            <w:r>
              <w:rPr>
                <w:kern w:val="0"/>
                <w:sz w:val="18"/>
                <w:szCs w:val="18"/>
              </w:rPr>
              <w:t>16</w:t>
            </w:r>
          </w:p>
        </w:tc>
        <w:tc>
          <w:tcPr>
            <w:tcW w:w="1068" w:type="dxa"/>
            <w:tcBorders>
              <w:top w:val="nil"/>
              <w:left w:val="nil"/>
              <w:bottom w:val="single" w:color="auto" w:sz="4" w:space="0"/>
              <w:right w:val="single" w:color="auto" w:sz="4" w:space="0"/>
            </w:tcBorders>
            <w:vAlign w:val="center"/>
          </w:tcPr>
          <w:p w14:paraId="3442F73A">
            <w:pPr>
              <w:widowControl/>
              <w:tabs>
                <w:tab w:val="decimal" w:pos="0"/>
              </w:tabs>
              <w:ind w:firstLine="0" w:firstLineChars="0"/>
              <w:jc w:val="center"/>
              <w:rPr>
                <w:kern w:val="0"/>
                <w:sz w:val="18"/>
                <w:szCs w:val="18"/>
              </w:rPr>
            </w:pPr>
            <w:r>
              <w:rPr>
                <w:kern w:val="0"/>
                <w:sz w:val="18"/>
                <w:szCs w:val="18"/>
              </w:rPr>
              <w:t>0.390625</w:t>
            </w:r>
          </w:p>
        </w:tc>
        <w:tc>
          <w:tcPr>
            <w:tcW w:w="668" w:type="dxa"/>
            <w:tcBorders>
              <w:top w:val="nil"/>
              <w:left w:val="nil"/>
              <w:bottom w:val="single" w:color="auto" w:sz="4" w:space="0"/>
              <w:right w:val="single" w:color="auto" w:sz="4" w:space="0"/>
            </w:tcBorders>
          </w:tcPr>
          <w:p w14:paraId="00BE3564">
            <w:pPr>
              <w:widowControl/>
              <w:tabs>
                <w:tab w:val="decimal" w:pos="0"/>
              </w:tabs>
              <w:ind w:firstLine="0" w:firstLineChars="0"/>
              <w:jc w:val="center"/>
              <w:rPr>
                <w:kern w:val="0"/>
                <w:sz w:val="18"/>
                <w:szCs w:val="18"/>
              </w:rPr>
            </w:pPr>
            <w:r>
              <w:rPr>
                <w:kern w:val="0"/>
                <w:sz w:val="18"/>
                <w:szCs w:val="18"/>
              </w:rPr>
              <w:t>3</w:t>
            </w:r>
          </w:p>
        </w:tc>
        <w:tc>
          <w:tcPr>
            <w:tcW w:w="733" w:type="dxa"/>
            <w:tcBorders>
              <w:top w:val="nil"/>
              <w:left w:val="nil"/>
              <w:bottom w:val="single" w:color="auto" w:sz="4" w:space="0"/>
              <w:right w:val="single" w:color="auto" w:sz="4" w:space="0"/>
            </w:tcBorders>
            <w:vAlign w:val="center"/>
          </w:tcPr>
          <w:p w14:paraId="34D150C1">
            <w:pPr>
              <w:widowControl/>
              <w:tabs>
                <w:tab w:val="decimal" w:pos="0"/>
              </w:tabs>
              <w:ind w:firstLine="0" w:firstLineChars="0"/>
              <w:jc w:val="center"/>
              <w:rPr>
                <w:kern w:val="0"/>
                <w:sz w:val="18"/>
                <w:szCs w:val="18"/>
              </w:rPr>
            </w:pPr>
            <w:r>
              <w:rPr>
                <w:kern w:val="0"/>
                <w:sz w:val="18"/>
                <w:szCs w:val="18"/>
              </w:rPr>
              <w:t>144</w:t>
            </w:r>
          </w:p>
        </w:tc>
        <w:tc>
          <w:tcPr>
            <w:tcW w:w="1068" w:type="dxa"/>
            <w:tcBorders>
              <w:top w:val="nil"/>
              <w:left w:val="nil"/>
              <w:bottom w:val="single" w:color="auto" w:sz="4" w:space="0"/>
              <w:right w:val="single" w:color="auto" w:sz="4" w:space="0"/>
            </w:tcBorders>
            <w:vAlign w:val="center"/>
          </w:tcPr>
          <w:p w14:paraId="723EAB93">
            <w:pPr>
              <w:widowControl/>
              <w:tabs>
                <w:tab w:val="decimal" w:pos="0"/>
              </w:tabs>
              <w:ind w:firstLine="0" w:firstLineChars="0"/>
              <w:jc w:val="center"/>
              <w:rPr>
                <w:kern w:val="0"/>
                <w:sz w:val="18"/>
                <w:szCs w:val="18"/>
              </w:rPr>
            </w:pPr>
            <w:r>
              <w:rPr>
                <w:kern w:val="0"/>
                <w:sz w:val="18"/>
                <w:szCs w:val="18"/>
              </w:rPr>
              <w:t>3.515625</w:t>
            </w:r>
          </w:p>
        </w:tc>
        <w:tc>
          <w:tcPr>
            <w:tcW w:w="426" w:type="dxa"/>
            <w:tcBorders>
              <w:top w:val="nil"/>
              <w:left w:val="nil"/>
              <w:bottom w:val="single" w:color="auto" w:sz="4" w:space="0"/>
              <w:right w:val="single" w:color="auto" w:sz="4" w:space="0"/>
            </w:tcBorders>
            <w:vAlign w:val="center"/>
          </w:tcPr>
          <w:p w14:paraId="45031FA0">
            <w:pPr>
              <w:widowControl/>
              <w:tabs>
                <w:tab w:val="decimal" w:pos="0"/>
              </w:tabs>
              <w:ind w:firstLine="0" w:firstLineChars="0"/>
              <w:jc w:val="center"/>
              <w:rPr>
                <w:kern w:val="0"/>
                <w:sz w:val="18"/>
                <w:szCs w:val="18"/>
              </w:rPr>
            </w:pPr>
            <w:r>
              <w:rPr>
                <w:kern w:val="0"/>
                <w:sz w:val="18"/>
                <w:szCs w:val="18"/>
              </w:rPr>
              <w:t>2</w:t>
            </w:r>
          </w:p>
        </w:tc>
        <w:tc>
          <w:tcPr>
            <w:tcW w:w="813" w:type="dxa"/>
            <w:tcBorders>
              <w:top w:val="nil"/>
              <w:left w:val="nil"/>
              <w:bottom w:val="single" w:color="auto" w:sz="4" w:space="0"/>
              <w:right w:val="single" w:color="auto" w:sz="4" w:space="0"/>
            </w:tcBorders>
            <w:vAlign w:val="center"/>
          </w:tcPr>
          <w:p w14:paraId="68001D44">
            <w:pPr>
              <w:widowControl/>
              <w:tabs>
                <w:tab w:val="decimal" w:pos="0"/>
              </w:tabs>
              <w:ind w:firstLine="0" w:firstLineChars="0"/>
              <w:jc w:val="center"/>
              <w:rPr>
                <w:kern w:val="0"/>
                <w:sz w:val="18"/>
                <w:szCs w:val="18"/>
              </w:rPr>
            </w:pPr>
            <w:r>
              <w:rPr>
                <w:kern w:val="0"/>
                <w:sz w:val="18"/>
                <w:szCs w:val="18"/>
              </w:rPr>
              <w:t>272</w:t>
            </w:r>
          </w:p>
        </w:tc>
        <w:tc>
          <w:tcPr>
            <w:tcW w:w="1068" w:type="dxa"/>
            <w:tcBorders>
              <w:top w:val="nil"/>
              <w:left w:val="nil"/>
              <w:bottom w:val="single" w:color="auto" w:sz="4" w:space="0"/>
              <w:right w:val="single" w:color="auto" w:sz="4" w:space="0"/>
            </w:tcBorders>
            <w:vAlign w:val="center"/>
          </w:tcPr>
          <w:p w14:paraId="79913278">
            <w:pPr>
              <w:widowControl/>
              <w:tabs>
                <w:tab w:val="decimal" w:pos="0"/>
              </w:tabs>
              <w:ind w:firstLine="0" w:firstLineChars="0"/>
              <w:jc w:val="center"/>
              <w:rPr>
                <w:kern w:val="0"/>
                <w:sz w:val="18"/>
                <w:szCs w:val="18"/>
              </w:rPr>
            </w:pPr>
            <w:r>
              <w:rPr>
                <w:kern w:val="0"/>
                <w:sz w:val="18"/>
                <w:szCs w:val="18"/>
              </w:rPr>
              <w:t>6.640625</w:t>
            </w:r>
          </w:p>
        </w:tc>
        <w:tc>
          <w:tcPr>
            <w:tcW w:w="426" w:type="dxa"/>
            <w:tcBorders>
              <w:top w:val="nil"/>
              <w:left w:val="nil"/>
              <w:bottom w:val="single" w:color="auto" w:sz="4" w:space="0"/>
              <w:right w:val="single" w:color="auto" w:sz="4" w:space="0"/>
            </w:tcBorders>
            <w:vAlign w:val="center"/>
          </w:tcPr>
          <w:p w14:paraId="0EA1C8A5">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05413F12">
            <w:pPr>
              <w:widowControl/>
              <w:tabs>
                <w:tab w:val="decimal" w:pos="0"/>
              </w:tabs>
              <w:ind w:firstLine="0" w:firstLineChars="0"/>
              <w:jc w:val="center"/>
              <w:rPr>
                <w:kern w:val="0"/>
                <w:sz w:val="18"/>
                <w:szCs w:val="18"/>
              </w:rPr>
            </w:pPr>
            <w:r>
              <w:rPr>
                <w:kern w:val="0"/>
                <w:sz w:val="18"/>
                <w:szCs w:val="18"/>
              </w:rPr>
              <w:t>400</w:t>
            </w:r>
          </w:p>
        </w:tc>
        <w:tc>
          <w:tcPr>
            <w:tcW w:w="1109" w:type="dxa"/>
            <w:tcBorders>
              <w:top w:val="nil"/>
              <w:left w:val="nil"/>
              <w:bottom w:val="single" w:color="auto" w:sz="4" w:space="0"/>
              <w:right w:val="single" w:color="auto" w:sz="4" w:space="0"/>
            </w:tcBorders>
            <w:vAlign w:val="center"/>
          </w:tcPr>
          <w:p w14:paraId="7DB5F380">
            <w:pPr>
              <w:widowControl/>
              <w:tabs>
                <w:tab w:val="decimal" w:pos="0"/>
              </w:tabs>
              <w:ind w:firstLine="0" w:firstLineChars="0"/>
              <w:jc w:val="center"/>
              <w:rPr>
                <w:kern w:val="0"/>
                <w:sz w:val="18"/>
                <w:szCs w:val="18"/>
              </w:rPr>
            </w:pPr>
            <w:r>
              <w:rPr>
                <w:kern w:val="0"/>
                <w:sz w:val="18"/>
                <w:szCs w:val="18"/>
              </w:rPr>
              <w:t>9.765625</w:t>
            </w:r>
          </w:p>
        </w:tc>
        <w:tc>
          <w:tcPr>
            <w:tcW w:w="426" w:type="dxa"/>
            <w:tcBorders>
              <w:top w:val="nil"/>
              <w:left w:val="nil"/>
              <w:bottom w:val="single" w:color="auto" w:sz="4" w:space="0"/>
              <w:right w:val="single" w:color="auto" w:sz="4" w:space="0"/>
            </w:tcBorders>
            <w:vAlign w:val="center"/>
          </w:tcPr>
          <w:p w14:paraId="233FDD0A">
            <w:pPr>
              <w:widowControl/>
              <w:tabs>
                <w:tab w:val="decimal" w:pos="0"/>
              </w:tabs>
              <w:ind w:firstLine="0" w:firstLineChars="0"/>
              <w:jc w:val="center"/>
              <w:rPr>
                <w:kern w:val="0"/>
                <w:sz w:val="18"/>
                <w:szCs w:val="18"/>
              </w:rPr>
            </w:pPr>
            <w:r>
              <w:rPr>
                <w:kern w:val="0"/>
                <w:sz w:val="18"/>
                <w:szCs w:val="18"/>
              </w:rPr>
              <w:t>1</w:t>
            </w:r>
          </w:p>
        </w:tc>
      </w:tr>
      <w:tr w14:paraId="1F115862">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673AB140">
            <w:pPr>
              <w:widowControl/>
              <w:tabs>
                <w:tab w:val="decimal" w:pos="0"/>
              </w:tabs>
              <w:ind w:firstLine="0" w:firstLineChars="0"/>
              <w:jc w:val="center"/>
              <w:rPr>
                <w:kern w:val="0"/>
                <w:sz w:val="18"/>
                <w:szCs w:val="18"/>
              </w:rPr>
            </w:pPr>
            <w:r>
              <w:rPr>
                <w:kern w:val="0"/>
                <w:sz w:val="18"/>
                <w:szCs w:val="18"/>
              </w:rPr>
              <w:t>17</w:t>
            </w:r>
          </w:p>
        </w:tc>
        <w:tc>
          <w:tcPr>
            <w:tcW w:w="1068" w:type="dxa"/>
            <w:tcBorders>
              <w:top w:val="nil"/>
              <w:left w:val="nil"/>
              <w:bottom w:val="single" w:color="auto" w:sz="4" w:space="0"/>
              <w:right w:val="single" w:color="auto" w:sz="4" w:space="0"/>
            </w:tcBorders>
            <w:vAlign w:val="center"/>
          </w:tcPr>
          <w:p w14:paraId="3E2FBEE1">
            <w:pPr>
              <w:widowControl/>
              <w:tabs>
                <w:tab w:val="decimal" w:pos="0"/>
              </w:tabs>
              <w:ind w:firstLine="0" w:firstLineChars="0"/>
              <w:jc w:val="center"/>
              <w:rPr>
                <w:kern w:val="0"/>
                <w:sz w:val="18"/>
                <w:szCs w:val="18"/>
              </w:rPr>
            </w:pPr>
            <w:r>
              <w:rPr>
                <w:kern w:val="0"/>
                <w:sz w:val="18"/>
                <w:szCs w:val="18"/>
              </w:rPr>
              <w:t>0.415039</w:t>
            </w:r>
          </w:p>
        </w:tc>
        <w:tc>
          <w:tcPr>
            <w:tcW w:w="668" w:type="dxa"/>
            <w:tcBorders>
              <w:top w:val="nil"/>
              <w:left w:val="nil"/>
              <w:bottom w:val="single" w:color="auto" w:sz="4" w:space="0"/>
              <w:right w:val="single" w:color="auto" w:sz="4" w:space="0"/>
            </w:tcBorders>
          </w:tcPr>
          <w:p w14:paraId="1656742D">
            <w:pPr>
              <w:widowControl/>
              <w:tabs>
                <w:tab w:val="decimal" w:pos="0"/>
              </w:tabs>
              <w:ind w:firstLine="0" w:firstLineChars="0"/>
              <w:jc w:val="center"/>
              <w:rPr>
                <w:kern w:val="0"/>
                <w:sz w:val="18"/>
                <w:szCs w:val="18"/>
              </w:rPr>
            </w:pPr>
            <w:r>
              <w:rPr>
                <w:kern w:val="0"/>
                <w:sz w:val="18"/>
                <w:szCs w:val="18"/>
              </w:rPr>
              <w:t>2</w:t>
            </w:r>
          </w:p>
        </w:tc>
        <w:tc>
          <w:tcPr>
            <w:tcW w:w="733" w:type="dxa"/>
            <w:tcBorders>
              <w:top w:val="nil"/>
              <w:left w:val="nil"/>
              <w:bottom w:val="single" w:color="auto" w:sz="4" w:space="0"/>
              <w:right w:val="single" w:color="auto" w:sz="4" w:space="0"/>
            </w:tcBorders>
            <w:vAlign w:val="center"/>
          </w:tcPr>
          <w:p w14:paraId="0530B0F9">
            <w:pPr>
              <w:widowControl/>
              <w:tabs>
                <w:tab w:val="decimal" w:pos="0"/>
              </w:tabs>
              <w:ind w:firstLine="0" w:firstLineChars="0"/>
              <w:jc w:val="center"/>
              <w:rPr>
                <w:kern w:val="0"/>
                <w:sz w:val="18"/>
                <w:szCs w:val="18"/>
              </w:rPr>
            </w:pPr>
            <w:r>
              <w:rPr>
                <w:kern w:val="0"/>
                <w:sz w:val="18"/>
                <w:szCs w:val="18"/>
              </w:rPr>
              <w:t>145</w:t>
            </w:r>
          </w:p>
        </w:tc>
        <w:tc>
          <w:tcPr>
            <w:tcW w:w="1068" w:type="dxa"/>
            <w:tcBorders>
              <w:top w:val="nil"/>
              <w:left w:val="nil"/>
              <w:bottom w:val="single" w:color="auto" w:sz="4" w:space="0"/>
              <w:right w:val="single" w:color="auto" w:sz="4" w:space="0"/>
            </w:tcBorders>
            <w:vAlign w:val="center"/>
          </w:tcPr>
          <w:p w14:paraId="44658E30">
            <w:pPr>
              <w:widowControl/>
              <w:tabs>
                <w:tab w:val="decimal" w:pos="0"/>
              </w:tabs>
              <w:ind w:firstLine="0" w:firstLineChars="0"/>
              <w:jc w:val="center"/>
              <w:rPr>
                <w:kern w:val="0"/>
                <w:sz w:val="18"/>
                <w:szCs w:val="18"/>
              </w:rPr>
            </w:pPr>
            <w:r>
              <w:rPr>
                <w:kern w:val="0"/>
                <w:sz w:val="18"/>
                <w:szCs w:val="18"/>
              </w:rPr>
              <w:t>3.540039</w:t>
            </w:r>
          </w:p>
        </w:tc>
        <w:tc>
          <w:tcPr>
            <w:tcW w:w="426" w:type="dxa"/>
            <w:tcBorders>
              <w:top w:val="nil"/>
              <w:left w:val="nil"/>
              <w:bottom w:val="single" w:color="auto" w:sz="4" w:space="0"/>
              <w:right w:val="single" w:color="auto" w:sz="4" w:space="0"/>
            </w:tcBorders>
            <w:vAlign w:val="center"/>
          </w:tcPr>
          <w:p w14:paraId="24D7D028">
            <w:pPr>
              <w:widowControl/>
              <w:tabs>
                <w:tab w:val="decimal" w:pos="0"/>
              </w:tabs>
              <w:ind w:firstLine="0" w:firstLineChars="0"/>
              <w:jc w:val="center"/>
              <w:rPr>
                <w:kern w:val="0"/>
                <w:sz w:val="18"/>
                <w:szCs w:val="18"/>
              </w:rPr>
            </w:pPr>
            <w:r>
              <w:rPr>
                <w:kern w:val="0"/>
                <w:sz w:val="18"/>
                <w:szCs w:val="18"/>
              </w:rPr>
              <w:t>4</w:t>
            </w:r>
          </w:p>
        </w:tc>
        <w:tc>
          <w:tcPr>
            <w:tcW w:w="813" w:type="dxa"/>
            <w:tcBorders>
              <w:top w:val="nil"/>
              <w:left w:val="nil"/>
              <w:bottom w:val="single" w:color="auto" w:sz="4" w:space="0"/>
              <w:right w:val="single" w:color="auto" w:sz="4" w:space="0"/>
            </w:tcBorders>
            <w:vAlign w:val="center"/>
          </w:tcPr>
          <w:p w14:paraId="3C16CE55">
            <w:pPr>
              <w:widowControl/>
              <w:tabs>
                <w:tab w:val="decimal" w:pos="0"/>
              </w:tabs>
              <w:ind w:firstLine="0" w:firstLineChars="0"/>
              <w:jc w:val="center"/>
              <w:rPr>
                <w:kern w:val="0"/>
                <w:sz w:val="18"/>
                <w:szCs w:val="18"/>
              </w:rPr>
            </w:pPr>
            <w:r>
              <w:rPr>
                <w:kern w:val="0"/>
                <w:sz w:val="18"/>
                <w:szCs w:val="18"/>
              </w:rPr>
              <w:t>273</w:t>
            </w:r>
          </w:p>
        </w:tc>
        <w:tc>
          <w:tcPr>
            <w:tcW w:w="1068" w:type="dxa"/>
            <w:tcBorders>
              <w:top w:val="nil"/>
              <w:left w:val="nil"/>
              <w:bottom w:val="single" w:color="auto" w:sz="4" w:space="0"/>
              <w:right w:val="single" w:color="auto" w:sz="4" w:space="0"/>
            </w:tcBorders>
            <w:vAlign w:val="center"/>
          </w:tcPr>
          <w:p w14:paraId="025AF793">
            <w:pPr>
              <w:widowControl/>
              <w:tabs>
                <w:tab w:val="decimal" w:pos="0"/>
              </w:tabs>
              <w:ind w:firstLine="0" w:firstLineChars="0"/>
              <w:jc w:val="center"/>
              <w:rPr>
                <w:kern w:val="0"/>
                <w:sz w:val="18"/>
                <w:szCs w:val="18"/>
              </w:rPr>
            </w:pPr>
            <w:r>
              <w:rPr>
                <w:kern w:val="0"/>
                <w:sz w:val="18"/>
                <w:szCs w:val="18"/>
              </w:rPr>
              <w:t>6.665039</w:t>
            </w:r>
          </w:p>
        </w:tc>
        <w:tc>
          <w:tcPr>
            <w:tcW w:w="426" w:type="dxa"/>
            <w:tcBorders>
              <w:top w:val="nil"/>
              <w:left w:val="nil"/>
              <w:bottom w:val="single" w:color="auto" w:sz="4" w:space="0"/>
              <w:right w:val="single" w:color="auto" w:sz="4" w:space="0"/>
            </w:tcBorders>
            <w:vAlign w:val="center"/>
          </w:tcPr>
          <w:p w14:paraId="16F16A4B">
            <w:pPr>
              <w:widowControl/>
              <w:tabs>
                <w:tab w:val="decimal" w:pos="0"/>
              </w:tabs>
              <w:ind w:firstLine="0" w:firstLineChars="0"/>
              <w:jc w:val="center"/>
              <w:rPr>
                <w:kern w:val="0"/>
                <w:sz w:val="18"/>
                <w:szCs w:val="18"/>
              </w:rPr>
            </w:pPr>
            <w:r>
              <w:rPr>
                <w:kern w:val="0"/>
                <w:sz w:val="18"/>
                <w:szCs w:val="18"/>
              </w:rPr>
              <w:t>1</w:t>
            </w:r>
          </w:p>
        </w:tc>
        <w:tc>
          <w:tcPr>
            <w:tcW w:w="813" w:type="dxa"/>
            <w:tcBorders>
              <w:top w:val="nil"/>
              <w:left w:val="nil"/>
              <w:bottom w:val="single" w:color="auto" w:sz="4" w:space="0"/>
              <w:right w:val="single" w:color="auto" w:sz="4" w:space="0"/>
            </w:tcBorders>
            <w:vAlign w:val="center"/>
          </w:tcPr>
          <w:p w14:paraId="6C89ED46">
            <w:pPr>
              <w:widowControl/>
              <w:tabs>
                <w:tab w:val="decimal" w:pos="0"/>
              </w:tabs>
              <w:ind w:firstLine="0" w:firstLineChars="0"/>
              <w:jc w:val="center"/>
              <w:rPr>
                <w:kern w:val="0"/>
                <w:sz w:val="18"/>
                <w:szCs w:val="18"/>
              </w:rPr>
            </w:pPr>
            <w:r>
              <w:rPr>
                <w:kern w:val="0"/>
                <w:sz w:val="18"/>
                <w:szCs w:val="18"/>
              </w:rPr>
              <w:t>401</w:t>
            </w:r>
          </w:p>
        </w:tc>
        <w:tc>
          <w:tcPr>
            <w:tcW w:w="1109" w:type="dxa"/>
            <w:tcBorders>
              <w:top w:val="nil"/>
              <w:left w:val="nil"/>
              <w:bottom w:val="single" w:color="auto" w:sz="4" w:space="0"/>
              <w:right w:val="single" w:color="auto" w:sz="4" w:space="0"/>
            </w:tcBorders>
            <w:vAlign w:val="center"/>
          </w:tcPr>
          <w:p w14:paraId="0CF4A69E">
            <w:pPr>
              <w:widowControl/>
              <w:tabs>
                <w:tab w:val="decimal" w:pos="0"/>
              </w:tabs>
              <w:ind w:firstLine="0" w:firstLineChars="0"/>
              <w:jc w:val="center"/>
              <w:rPr>
                <w:kern w:val="0"/>
                <w:sz w:val="18"/>
                <w:szCs w:val="18"/>
              </w:rPr>
            </w:pPr>
            <w:r>
              <w:rPr>
                <w:kern w:val="0"/>
                <w:sz w:val="18"/>
                <w:szCs w:val="18"/>
              </w:rPr>
              <w:t>9.790039</w:t>
            </w:r>
          </w:p>
        </w:tc>
        <w:tc>
          <w:tcPr>
            <w:tcW w:w="426" w:type="dxa"/>
            <w:tcBorders>
              <w:top w:val="nil"/>
              <w:left w:val="nil"/>
              <w:bottom w:val="single" w:color="auto" w:sz="4" w:space="0"/>
              <w:right w:val="single" w:color="auto" w:sz="4" w:space="0"/>
            </w:tcBorders>
            <w:vAlign w:val="center"/>
          </w:tcPr>
          <w:p w14:paraId="59281AFA">
            <w:pPr>
              <w:widowControl/>
              <w:tabs>
                <w:tab w:val="decimal" w:pos="0"/>
              </w:tabs>
              <w:ind w:firstLine="0" w:firstLineChars="0"/>
              <w:jc w:val="center"/>
              <w:rPr>
                <w:kern w:val="0"/>
                <w:sz w:val="18"/>
                <w:szCs w:val="18"/>
              </w:rPr>
            </w:pPr>
            <w:r>
              <w:rPr>
                <w:kern w:val="0"/>
                <w:sz w:val="18"/>
                <w:szCs w:val="18"/>
              </w:rPr>
              <w:t>6</w:t>
            </w:r>
          </w:p>
        </w:tc>
      </w:tr>
      <w:tr w14:paraId="192FAFAC">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3A5F35A9">
            <w:pPr>
              <w:widowControl/>
              <w:tabs>
                <w:tab w:val="decimal" w:pos="0"/>
              </w:tabs>
              <w:ind w:firstLine="0" w:firstLineChars="0"/>
              <w:jc w:val="center"/>
              <w:rPr>
                <w:kern w:val="0"/>
                <w:sz w:val="18"/>
                <w:szCs w:val="18"/>
              </w:rPr>
            </w:pPr>
            <w:r>
              <w:rPr>
                <w:kern w:val="0"/>
                <w:sz w:val="18"/>
                <w:szCs w:val="18"/>
              </w:rPr>
              <w:t>18</w:t>
            </w:r>
          </w:p>
        </w:tc>
        <w:tc>
          <w:tcPr>
            <w:tcW w:w="1068" w:type="dxa"/>
            <w:tcBorders>
              <w:top w:val="nil"/>
              <w:left w:val="nil"/>
              <w:bottom w:val="single" w:color="auto" w:sz="4" w:space="0"/>
              <w:right w:val="single" w:color="auto" w:sz="4" w:space="0"/>
            </w:tcBorders>
            <w:vAlign w:val="center"/>
          </w:tcPr>
          <w:p w14:paraId="78A628BE">
            <w:pPr>
              <w:widowControl/>
              <w:tabs>
                <w:tab w:val="decimal" w:pos="0"/>
              </w:tabs>
              <w:ind w:firstLine="0" w:firstLineChars="0"/>
              <w:jc w:val="center"/>
              <w:rPr>
                <w:kern w:val="0"/>
                <w:sz w:val="18"/>
                <w:szCs w:val="18"/>
              </w:rPr>
            </w:pPr>
            <w:r>
              <w:rPr>
                <w:kern w:val="0"/>
                <w:sz w:val="18"/>
                <w:szCs w:val="18"/>
              </w:rPr>
              <w:t>0.439453</w:t>
            </w:r>
          </w:p>
        </w:tc>
        <w:tc>
          <w:tcPr>
            <w:tcW w:w="668" w:type="dxa"/>
            <w:tcBorders>
              <w:top w:val="nil"/>
              <w:left w:val="nil"/>
              <w:bottom w:val="single" w:color="auto" w:sz="4" w:space="0"/>
              <w:right w:val="single" w:color="auto" w:sz="4" w:space="0"/>
            </w:tcBorders>
          </w:tcPr>
          <w:p w14:paraId="6ADFB942">
            <w:pPr>
              <w:widowControl/>
              <w:tabs>
                <w:tab w:val="decimal" w:pos="0"/>
              </w:tabs>
              <w:ind w:firstLine="0" w:firstLineChars="0"/>
              <w:jc w:val="center"/>
              <w:rPr>
                <w:kern w:val="0"/>
                <w:sz w:val="18"/>
                <w:szCs w:val="18"/>
              </w:rPr>
            </w:pPr>
            <w:r>
              <w:rPr>
                <w:kern w:val="0"/>
                <w:sz w:val="18"/>
                <w:szCs w:val="18"/>
              </w:rPr>
              <w:t>1</w:t>
            </w:r>
          </w:p>
        </w:tc>
        <w:tc>
          <w:tcPr>
            <w:tcW w:w="733" w:type="dxa"/>
            <w:tcBorders>
              <w:top w:val="nil"/>
              <w:left w:val="nil"/>
              <w:bottom w:val="single" w:color="auto" w:sz="4" w:space="0"/>
              <w:right w:val="single" w:color="auto" w:sz="4" w:space="0"/>
            </w:tcBorders>
            <w:vAlign w:val="center"/>
          </w:tcPr>
          <w:p w14:paraId="2F9F5ACC">
            <w:pPr>
              <w:widowControl/>
              <w:tabs>
                <w:tab w:val="decimal" w:pos="0"/>
              </w:tabs>
              <w:ind w:firstLine="0" w:firstLineChars="0"/>
              <w:jc w:val="center"/>
              <w:rPr>
                <w:kern w:val="0"/>
                <w:sz w:val="18"/>
                <w:szCs w:val="18"/>
              </w:rPr>
            </w:pPr>
            <w:r>
              <w:rPr>
                <w:kern w:val="0"/>
                <w:sz w:val="18"/>
                <w:szCs w:val="18"/>
              </w:rPr>
              <w:t>146</w:t>
            </w:r>
          </w:p>
        </w:tc>
        <w:tc>
          <w:tcPr>
            <w:tcW w:w="1068" w:type="dxa"/>
            <w:tcBorders>
              <w:top w:val="nil"/>
              <w:left w:val="nil"/>
              <w:bottom w:val="single" w:color="auto" w:sz="4" w:space="0"/>
              <w:right w:val="single" w:color="auto" w:sz="4" w:space="0"/>
            </w:tcBorders>
            <w:vAlign w:val="center"/>
          </w:tcPr>
          <w:p w14:paraId="63A8D212">
            <w:pPr>
              <w:widowControl/>
              <w:tabs>
                <w:tab w:val="decimal" w:pos="0"/>
              </w:tabs>
              <w:ind w:firstLine="0" w:firstLineChars="0"/>
              <w:jc w:val="center"/>
              <w:rPr>
                <w:kern w:val="0"/>
                <w:sz w:val="18"/>
                <w:szCs w:val="18"/>
              </w:rPr>
            </w:pPr>
            <w:r>
              <w:rPr>
                <w:kern w:val="0"/>
                <w:sz w:val="18"/>
                <w:szCs w:val="18"/>
              </w:rPr>
              <w:t>3.564453</w:t>
            </w:r>
          </w:p>
        </w:tc>
        <w:tc>
          <w:tcPr>
            <w:tcW w:w="426" w:type="dxa"/>
            <w:tcBorders>
              <w:top w:val="nil"/>
              <w:left w:val="nil"/>
              <w:bottom w:val="single" w:color="auto" w:sz="4" w:space="0"/>
              <w:right w:val="single" w:color="auto" w:sz="4" w:space="0"/>
            </w:tcBorders>
            <w:vAlign w:val="center"/>
          </w:tcPr>
          <w:p w14:paraId="794B4C80">
            <w:pPr>
              <w:widowControl/>
              <w:tabs>
                <w:tab w:val="decimal" w:pos="0"/>
              </w:tabs>
              <w:ind w:firstLine="0" w:firstLineChars="0"/>
              <w:jc w:val="center"/>
              <w:rPr>
                <w:kern w:val="0"/>
                <w:sz w:val="18"/>
                <w:szCs w:val="18"/>
              </w:rPr>
            </w:pPr>
            <w:r>
              <w:rPr>
                <w:kern w:val="0"/>
                <w:sz w:val="18"/>
                <w:szCs w:val="18"/>
              </w:rPr>
              <w:t>2</w:t>
            </w:r>
          </w:p>
        </w:tc>
        <w:tc>
          <w:tcPr>
            <w:tcW w:w="813" w:type="dxa"/>
            <w:tcBorders>
              <w:top w:val="nil"/>
              <w:left w:val="nil"/>
              <w:bottom w:val="single" w:color="auto" w:sz="4" w:space="0"/>
              <w:right w:val="single" w:color="auto" w:sz="4" w:space="0"/>
            </w:tcBorders>
            <w:vAlign w:val="center"/>
          </w:tcPr>
          <w:p w14:paraId="0C0E5736">
            <w:pPr>
              <w:widowControl/>
              <w:tabs>
                <w:tab w:val="decimal" w:pos="0"/>
              </w:tabs>
              <w:ind w:firstLine="0" w:firstLineChars="0"/>
              <w:jc w:val="center"/>
              <w:rPr>
                <w:kern w:val="0"/>
                <w:sz w:val="18"/>
                <w:szCs w:val="18"/>
              </w:rPr>
            </w:pPr>
            <w:r>
              <w:rPr>
                <w:kern w:val="0"/>
                <w:sz w:val="18"/>
                <w:szCs w:val="18"/>
              </w:rPr>
              <w:t>274</w:t>
            </w:r>
          </w:p>
        </w:tc>
        <w:tc>
          <w:tcPr>
            <w:tcW w:w="1068" w:type="dxa"/>
            <w:tcBorders>
              <w:top w:val="nil"/>
              <w:left w:val="nil"/>
              <w:bottom w:val="single" w:color="auto" w:sz="4" w:space="0"/>
              <w:right w:val="single" w:color="auto" w:sz="4" w:space="0"/>
            </w:tcBorders>
            <w:vAlign w:val="center"/>
          </w:tcPr>
          <w:p w14:paraId="2F783823">
            <w:pPr>
              <w:widowControl/>
              <w:tabs>
                <w:tab w:val="decimal" w:pos="0"/>
              </w:tabs>
              <w:ind w:firstLine="0" w:firstLineChars="0"/>
              <w:jc w:val="center"/>
              <w:rPr>
                <w:kern w:val="0"/>
                <w:sz w:val="18"/>
                <w:szCs w:val="18"/>
              </w:rPr>
            </w:pPr>
            <w:r>
              <w:rPr>
                <w:kern w:val="0"/>
                <w:sz w:val="18"/>
                <w:szCs w:val="18"/>
              </w:rPr>
              <w:t>6.689453</w:t>
            </w:r>
          </w:p>
        </w:tc>
        <w:tc>
          <w:tcPr>
            <w:tcW w:w="426" w:type="dxa"/>
            <w:tcBorders>
              <w:top w:val="nil"/>
              <w:left w:val="nil"/>
              <w:bottom w:val="single" w:color="auto" w:sz="4" w:space="0"/>
              <w:right w:val="single" w:color="auto" w:sz="4" w:space="0"/>
            </w:tcBorders>
            <w:vAlign w:val="center"/>
          </w:tcPr>
          <w:p w14:paraId="29434A75">
            <w:pPr>
              <w:widowControl/>
              <w:tabs>
                <w:tab w:val="decimal" w:pos="0"/>
              </w:tabs>
              <w:ind w:firstLine="0" w:firstLineChars="0"/>
              <w:jc w:val="center"/>
              <w:rPr>
                <w:kern w:val="0"/>
                <w:sz w:val="18"/>
                <w:szCs w:val="18"/>
              </w:rPr>
            </w:pPr>
            <w:r>
              <w:rPr>
                <w:kern w:val="0"/>
                <w:sz w:val="18"/>
                <w:szCs w:val="18"/>
              </w:rPr>
              <w:t>3</w:t>
            </w:r>
          </w:p>
        </w:tc>
        <w:tc>
          <w:tcPr>
            <w:tcW w:w="813" w:type="dxa"/>
            <w:tcBorders>
              <w:top w:val="nil"/>
              <w:left w:val="nil"/>
              <w:bottom w:val="single" w:color="auto" w:sz="4" w:space="0"/>
              <w:right w:val="single" w:color="auto" w:sz="4" w:space="0"/>
            </w:tcBorders>
            <w:vAlign w:val="center"/>
          </w:tcPr>
          <w:p w14:paraId="09AAAD98">
            <w:pPr>
              <w:widowControl/>
              <w:tabs>
                <w:tab w:val="decimal" w:pos="0"/>
              </w:tabs>
              <w:ind w:firstLine="0" w:firstLineChars="0"/>
              <w:jc w:val="center"/>
              <w:rPr>
                <w:kern w:val="0"/>
                <w:sz w:val="18"/>
                <w:szCs w:val="18"/>
              </w:rPr>
            </w:pPr>
            <w:r>
              <w:rPr>
                <w:kern w:val="0"/>
                <w:sz w:val="18"/>
                <w:szCs w:val="18"/>
              </w:rPr>
              <w:t>402</w:t>
            </w:r>
          </w:p>
        </w:tc>
        <w:tc>
          <w:tcPr>
            <w:tcW w:w="1109" w:type="dxa"/>
            <w:tcBorders>
              <w:top w:val="nil"/>
              <w:left w:val="nil"/>
              <w:bottom w:val="single" w:color="auto" w:sz="4" w:space="0"/>
              <w:right w:val="single" w:color="auto" w:sz="4" w:space="0"/>
            </w:tcBorders>
            <w:vAlign w:val="center"/>
          </w:tcPr>
          <w:p w14:paraId="72C1FD28">
            <w:pPr>
              <w:widowControl/>
              <w:tabs>
                <w:tab w:val="decimal" w:pos="0"/>
              </w:tabs>
              <w:ind w:firstLine="0" w:firstLineChars="0"/>
              <w:jc w:val="center"/>
              <w:rPr>
                <w:kern w:val="0"/>
                <w:sz w:val="18"/>
                <w:szCs w:val="18"/>
              </w:rPr>
            </w:pPr>
            <w:r>
              <w:rPr>
                <w:kern w:val="0"/>
                <w:sz w:val="18"/>
                <w:szCs w:val="18"/>
              </w:rPr>
              <w:t>9.814453</w:t>
            </w:r>
          </w:p>
        </w:tc>
        <w:tc>
          <w:tcPr>
            <w:tcW w:w="426" w:type="dxa"/>
            <w:tcBorders>
              <w:top w:val="nil"/>
              <w:left w:val="nil"/>
              <w:bottom w:val="single" w:color="auto" w:sz="4" w:space="0"/>
              <w:right w:val="single" w:color="auto" w:sz="4" w:space="0"/>
            </w:tcBorders>
            <w:vAlign w:val="center"/>
          </w:tcPr>
          <w:p w14:paraId="6A03C0BC">
            <w:pPr>
              <w:widowControl/>
              <w:tabs>
                <w:tab w:val="decimal" w:pos="0"/>
              </w:tabs>
              <w:ind w:firstLine="0" w:firstLineChars="0"/>
              <w:jc w:val="center"/>
              <w:rPr>
                <w:kern w:val="0"/>
                <w:sz w:val="18"/>
                <w:szCs w:val="18"/>
              </w:rPr>
            </w:pPr>
            <w:r>
              <w:rPr>
                <w:kern w:val="0"/>
                <w:sz w:val="18"/>
                <w:szCs w:val="18"/>
              </w:rPr>
              <w:t>0</w:t>
            </w:r>
          </w:p>
        </w:tc>
      </w:tr>
      <w:tr w14:paraId="77FF7F87">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42ADD2F3">
            <w:pPr>
              <w:widowControl/>
              <w:tabs>
                <w:tab w:val="decimal" w:pos="0"/>
              </w:tabs>
              <w:ind w:firstLine="0" w:firstLineChars="0"/>
              <w:jc w:val="center"/>
              <w:rPr>
                <w:kern w:val="0"/>
                <w:sz w:val="18"/>
                <w:szCs w:val="18"/>
              </w:rPr>
            </w:pPr>
            <w:r>
              <w:rPr>
                <w:kern w:val="0"/>
                <w:sz w:val="18"/>
                <w:szCs w:val="18"/>
              </w:rPr>
              <w:t>19</w:t>
            </w:r>
          </w:p>
        </w:tc>
        <w:tc>
          <w:tcPr>
            <w:tcW w:w="1068" w:type="dxa"/>
            <w:tcBorders>
              <w:top w:val="nil"/>
              <w:left w:val="nil"/>
              <w:bottom w:val="single" w:color="auto" w:sz="4" w:space="0"/>
              <w:right w:val="single" w:color="auto" w:sz="4" w:space="0"/>
            </w:tcBorders>
            <w:vAlign w:val="center"/>
          </w:tcPr>
          <w:p w14:paraId="73B4223C">
            <w:pPr>
              <w:widowControl/>
              <w:tabs>
                <w:tab w:val="decimal" w:pos="0"/>
              </w:tabs>
              <w:ind w:firstLine="0" w:firstLineChars="0"/>
              <w:jc w:val="center"/>
              <w:rPr>
                <w:kern w:val="0"/>
                <w:sz w:val="18"/>
                <w:szCs w:val="18"/>
              </w:rPr>
            </w:pPr>
            <w:r>
              <w:rPr>
                <w:kern w:val="0"/>
                <w:sz w:val="18"/>
                <w:szCs w:val="18"/>
              </w:rPr>
              <w:t>0.463867</w:t>
            </w:r>
          </w:p>
        </w:tc>
        <w:tc>
          <w:tcPr>
            <w:tcW w:w="668" w:type="dxa"/>
            <w:tcBorders>
              <w:top w:val="nil"/>
              <w:left w:val="nil"/>
              <w:bottom w:val="single" w:color="auto" w:sz="4" w:space="0"/>
              <w:right w:val="single" w:color="auto" w:sz="4" w:space="0"/>
            </w:tcBorders>
          </w:tcPr>
          <w:p w14:paraId="5DBC5029">
            <w:pPr>
              <w:widowControl/>
              <w:tabs>
                <w:tab w:val="decimal" w:pos="0"/>
              </w:tabs>
              <w:ind w:firstLine="0" w:firstLineChars="0"/>
              <w:jc w:val="center"/>
              <w:rPr>
                <w:kern w:val="0"/>
                <w:sz w:val="18"/>
                <w:szCs w:val="18"/>
              </w:rPr>
            </w:pPr>
            <w:r>
              <w:rPr>
                <w:kern w:val="0"/>
                <w:sz w:val="18"/>
                <w:szCs w:val="18"/>
              </w:rPr>
              <w:t>7</w:t>
            </w:r>
          </w:p>
        </w:tc>
        <w:tc>
          <w:tcPr>
            <w:tcW w:w="733" w:type="dxa"/>
            <w:tcBorders>
              <w:top w:val="nil"/>
              <w:left w:val="nil"/>
              <w:bottom w:val="single" w:color="auto" w:sz="4" w:space="0"/>
              <w:right w:val="single" w:color="auto" w:sz="4" w:space="0"/>
            </w:tcBorders>
            <w:vAlign w:val="center"/>
          </w:tcPr>
          <w:p w14:paraId="1A7D8A30">
            <w:pPr>
              <w:widowControl/>
              <w:tabs>
                <w:tab w:val="decimal" w:pos="0"/>
              </w:tabs>
              <w:ind w:firstLine="0" w:firstLineChars="0"/>
              <w:jc w:val="center"/>
              <w:rPr>
                <w:kern w:val="0"/>
                <w:sz w:val="18"/>
                <w:szCs w:val="18"/>
              </w:rPr>
            </w:pPr>
            <w:r>
              <w:rPr>
                <w:kern w:val="0"/>
                <w:sz w:val="18"/>
                <w:szCs w:val="18"/>
              </w:rPr>
              <w:t>147</w:t>
            </w:r>
          </w:p>
        </w:tc>
        <w:tc>
          <w:tcPr>
            <w:tcW w:w="1068" w:type="dxa"/>
            <w:tcBorders>
              <w:top w:val="nil"/>
              <w:left w:val="nil"/>
              <w:bottom w:val="single" w:color="auto" w:sz="4" w:space="0"/>
              <w:right w:val="single" w:color="auto" w:sz="4" w:space="0"/>
            </w:tcBorders>
            <w:vAlign w:val="center"/>
          </w:tcPr>
          <w:p w14:paraId="79419697">
            <w:pPr>
              <w:widowControl/>
              <w:tabs>
                <w:tab w:val="decimal" w:pos="0"/>
              </w:tabs>
              <w:ind w:firstLine="0" w:firstLineChars="0"/>
              <w:jc w:val="center"/>
              <w:rPr>
                <w:kern w:val="0"/>
                <w:sz w:val="18"/>
                <w:szCs w:val="18"/>
              </w:rPr>
            </w:pPr>
            <w:r>
              <w:rPr>
                <w:kern w:val="0"/>
                <w:sz w:val="18"/>
                <w:szCs w:val="18"/>
              </w:rPr>
              <w:t>3.588867</w:t>
            </w:r>
          </w:p>
        </w:tc>
        <w:tc>
          <w:tcPr>
            <w:tcW w:w="426" w:type="dxa"/>
            <w:tcBorders>
              <w:top w:val="nil"/>
              <w:left w:val="nil"/>
              <w:bottom w:val="single" w:color="auto" w:sz="4" w:space="0"/>
              <w:right w:val="single" w:color="auto" w:sz="4" w:space="0"/>
            </w:tcBorders>
            <w:vAlign w:val="center"/>
          </w:tcPr>
          <w:p w14:paraId="0778DC35">
            <w:pPr>
              <w:widowControl/>
              <w:tabs>
                <w:tab w:val="decimal" w:pos="0"/>
              </w:tabs>
              <w:ind w:firstLine="0" w:firstLineChars="0"/>
              <w:jc w:val="center"/>
              <w:rPr>
                <w:kern w:val="0"/>
                <w:sz w:val="18"/>
                <w:szCs w:val="18"/>
              </w:rPr>
            </w:pPr>
            <w:r>
              <w:rPr>
                <w:kern w:val="0"/>
                <w:sz w:val="18"/>
                <w:szCs w:val="18"/>
              </w:rPr>
              <w:t>2</w:t>
            </w:r>
          </w:p>
        </w:tc>
        <w:tc>
          <w:tcPr>
            <w:tcW w:w="813" w:type="dxa"/>
            <w:tcBorders>
              <w:top w:val="nil"/>
              <w:left w:val="nil"/>
              <w:bottom w:val="single" w:color="auto" w:sz="4" w:space="0"/>
              <w:right w:val="single" w:color="auto" w:sz="4" w:space="0"/>
            </w:tcBorders>
            <w:vAlign w:val="center"/>
          </w:tcPr>
          <w:p w14:paraId="17BF3642">
            <w:pPr>
              <w:widowControl/>
              <w:tabs>
                <w:tab w:val="decimal" w:pos="0"/>
              </w:tabs>
              <w:ind w:firstLine="0" w:firstLineChars="0"/>
              <w:jc w:val="center"/>
              <w:rPr>
                <w:kern w:val="0"/>
                <w:sz w:val="18"/>
                <w:szCs w:val="18"/>
              </w:rPr>
            </w:pPr>
            <w:r>
              <w:rPr>
                <w:kern w:val="0"/>
                <w:sz w:val="18"/>
                <w:szCs w:val="18"/>
              </w:rPr>
              <w:t>275</w:t>
            </w:r>
          </w:p>
        </w:tc>
        <w:tc>
          <w:tcPr>
            <w:tcW w:w="1068" w:type="dxa"/>
            <w:tcBorders>
              <w:top w:val="nil"/>
              <w:left w:val="nil"/>
              <w:bottom w:val="single" w:color="auto" w:sz="4" w:space="0"/>
              <w:right w:val="single" w:color="auto" w:sz="4" w:space="0"/>
            </w:tcBorders>
            <w:vAlign w:val="center"/>
          </w:tcPr>
          <w:p w14:paraId="05ED50C0">
            <w:pPr>
              <w:widowControl/>
              <w:tabs>
                <w:tab w:val="decimal" w:pos="0"/>
              </w:tabs>
              <w:ind w:firstLine="0" w:firstLineChars="0"/>
              <w:jc w:val="center"/>
              <w:rPr>
                <w:kern w:val="0"/>
                <w:sz w:val="18"/>
                <w:szCs w:val="18"/>
              </w:rPr>
            </w:pPr>
            <w:r>
              <w:rPr>
                <w:kern w:val="0"/>
                <w:sz w:val="18"/>
                <w:szCs w:val="18"/>
              </w:rPr>
              <w:t>6.713867</w:t>
            </w:r>
          </w:p>
        </w:tc>
        <w:tc>
          <w:tcPr>
            <w:tcW w:w="426" w:type="dxa"/>
            <w:tcBorders>
              <w:top w:val="nil"/>
              <w:left w:val="nil"/>
              <w:bottom w:val="single" w:color="auto" w:sz="4" w:space="0"/>
              <w:right w:val="single" w:color="auto" w:sz="4" w:space="0"/>
            </w:tcBorders>
            <w:vAlign w:val="center"/>
          </w:tcPr>
          <w:p w14:paraId="2695B747">
            <w:pPr>
              <w:widowControl/>
              <w:tabs>
                <w:tab w:val="decimal" w:pos="0"/>
              </w:tabs>
              <w:ind w:firstLine="0" w:firstLineChars="0"/>
              <w:jc w:val="center"/>
              <w:rPr>
                <w:kern w:val="0"/>
                <w:sz w:val="18"/>
                <w:szCs w:val="18"/>
              </w:rPr>
            </w:pPr>
            <w:r>
              <w:rPr>
                <w:kern w:val="0"/>
                <w:sz w:val="18"/>
                <w:szCs w:val="18"/>
              </w:rPr>
              <w:t>1</w:t>
            </w:r>
          </w:p>
        </w:tc>
        <w:tc>
          <w:tcPr>
            <w:tcW w:w="813" w:type="dxa"/>
            <w:tcBorders>
              <w:top w:val="nil"/>
              <w:left w:val="nil"/>
              <w:bottom w:val="single" w:color="auto" w:sz="4" w:space="0"/>
              <w:right w:val="single" w:color="auto" w:sz="4" w:space="0"/>
            </w:tcBorders>
            <w:vAlign w:val="center"/>
          </w:tcPr>
          <w:p w14:paraId="515A82DB">
            <w:pPr>
              <w:widowControl/>
              <w:tabs>
                <w:tab w:val="decimal" w:pos="0"/>
              </w:tabs>
              <w:ind w:firstLine="0" w:firstLineChars="0"/>
              <w:jc w:val="center"/>
              <w:rPr>
                <w:kern w:val="0"/>
                <w:sz w:val="18"/>
                <w:szCs w:val="18"/>
              </w:rPr>
            </w:pPr>
            <w:r>
              <w:rPr>
                <w:kern w:val="0"/>
                <w:sz w:val="18"/>
                <w:szCs w:val="18"/>
              </w:rPr>
              <w:t>403</w:t>
            </w:r>
          </w:p>
        </w:tc>
        <w:tc>
          <w:tcPr>
            <w:tcW w:w="1109" w:type="dxa"/>
            <w:tcBorders>
              <w:top w:val="nil"/>
              <w:left w:val="nil"/>
              <w:bottom w:val="single" w:color="auto" w:sz="4" w:space="0"/>
              <w:right w:val="single" w:color="auto" w:sz="4" w:space="0"/>
            </w:tcBorders>
            <w:vAlign w:val="center"/>
          </w:tcPr>
          <w:p w14:paraId="1B51DCA9">
            <w:pPr>
              <w:widowControl/>
              <w:tabs>
                <w:tab w:val="decimal" w:pos="0"/>
              </w:tabs>
              <w:ind w:firstLine="0" w:firstLineChars="0"/>
              <w:jc w:val="center"/>
              <w:rPr>
                <w:kern w:val="0"/>
                <w:sz w:val="18"/>
                <w:szCs w:val="18"/>
              </w:rPr>
            </w:pPr>
            <w:r>
              <w:rPr>
                <w:kern w:val="0"/>
                <w:sz w:val="18"/>
                <w:szCs w:val="18"/>
              </w:rPr>
              <w:t>9.838867</w:t>
            </w:r>
          </w:p>
        </w:tc>
        <w:tc>
          <w:tcPr>
            <w:tcW w:w="426" w:type="dxa"/>
            <w:tcBorders>
              <w:top w:val="nil"/>
              <w:left w:val="nil"/>
              <w:bottom w:val="single" w:color="auto" w:sz="4" w:space="0"/>
              <w:right w:val="single" w:color="auto" w:sz="4" w:space="0"/>
            </w:tcBorders>
            <w:vAlign w:val="center"/>
          </w:tcPr>
          <w:p w14:paraId="439A3E1C">
            <w:pPr>
              <w:widowControl/>
              <w:tabs>
                <w:tab w:val="decimal" w:pos="0"/>
              </w:tabs>
              <w:ind w:firstLine="0" w:firstLineChars="0"/>
              <w:jc w:val="center"/>
              <w:rPr>
                <w:kern w:val="0"/>
                <w:sz w:val="18"/>
                <w:szCs w:val="18"/>
              </w:rPr>
            </w:pPr>
            <w:r>
              <w:rPr>
                <w:kern w:val="0"/>
                <w:sz w:val="18"/>
                <w:szCs w:val="18"/>
              </w:rPr>
              <w:t>7</w:t>
            </w:r>
          </w:p>
        </w:tc>
      </w:tr>
      <w:tr w14:paraId="19B2A244">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5B87C0B4">
            <w:pPr>
              <w:widowControl/>
              <w:tabs>
                <w:tab w:val="decimal" w:pos="0"/>
              </w:tabs>
              <w:ind w:firstLine="0" w:firstLineChars="0"/>
              <w:jc w:val="center"/>
              <w:rPr>
                <w:kern w:val="0"/>
                <w:sz w:val="18"/>
                <w:szCs w:val="18"/>
              </w:rPr>
            </w:pPr>
            <w:r>
              <w:rPr>
                <w:kern w:val="0"/>
                <w:sz w:val="18"/>
                <w:szCs w:val="18"/>
              </w:rPr>
              <w:t>20</w:t>
            </w:r>
          </w:p>
        </w:tc>
        <w:tc>
          <w:tcPr>
            <w:tcW w:w="1068" w:type="dxa"/>
            <w:tcBorders>
              <w:top w:val="nil"/>
              <w:left w:val="nil"/>
              <w:bottom w:val="single" w:color="auto" w:sz="4" w:space="0"/>
              <w:right w:val="single" w:color="auto" w:sz="4" w:space="0"/>
            </w:tcBorders>
            <w:vAlign w:val="center"/>
          </w:tcPr>
          <w:p w14:paraId="0D58E626">
            <w:pPr>
              <w:widowControl/>
              <w:tabs>
                <w:tab w:val="decimal" w:pos="0"/>
              </w:tabs>
              <w:ind w:firstLine="0" w:firstLineChars="0"/>
              <w:jc w:val="center"/>
              <w:rPr>
                <w:kern w:val="0"/>
                <w:sz w:val="18"/>
                <w:szCs w:val="18"/>
              </w:rPr>
            </w:pPr>
            <w:r>
              <w:rPr>
                <w:kern w:val="0"/>
                <w:sz w:val="18"/>
                <w:szCs w:val="18"/>
              </w:rPr>
              <w:t>0.488281</w:t>
            </w:r>
          </w:p>
        </w:tc>
        <w:tc>
          <w:tcPr>
            <w:tcW w:w="668" w:type="dxa"/>
            <w:tcBorders>
              <w:top w:val="nil"/>
              <w:left w:val="nil"/>
              <w:bottom w:val="single" w:color="auto" w:sz="4" w:space="0"/>
              <w:right w:val="single" w:color="auto" w:sz="4" w:space="0"/>
            </w:tcBorders>
          </w:tcPr>
          <w:p w14:paraId="1A095286">
            <w:pPr>
              <w:widowControl/>
              <w:tabs>
                <w:tab w:val="decimal" w:pos="0"/>
              </w:tabs>
              <w:ind w:firstLine="0" w:firstLineChars="0"/>
              <w:jc w:val="center"/>
              <w:rPr>
                <w:kern w:val="0"/>
                <w:sz w:val="18"/>
                <w:szCs w:val="18"/>
              </w:rPr>
            </w:pPr>
            <w:r>
              <w:rPr>
                <w:kern w:val="0"/>
                <w:sz w:val="18"/>
                <w:szCs w:val="18"/>
              </w:rPr>
              <w:t>5</w:t>
            </w:r>
          </w:p>
        </w:tc>
        <w:tc>
          <w:tcPr>
            <w:tcW w:w="733" w:type="dxa"/>
            <w:tcBorders>
              <w:top w:val="nil"/>
              <w:left w:val="nil"/>
              <w:bottom w:val="single" w:color="auto" w:sz="4" w:space="0"/>
              <w:right w:val="single" w:color="auto" w:sz="4" w:space="0"/>
            </w:tcBorders>
            <w:vAlign w:val="center"/>
          </w:tcPr>
          <w:p w14:paraId="44CCF340">
            <w:pPr>
              <w:widowControl/>
              <w:tabs>
                <w:tab w:val="decimal" w:pos="0"/>
              </w:tabs>
              <w:ind w:firstLine="0" w:firstLineChars="0"/>
              <w:jc w:val="center"/>
              <w:rPr>
                <w:kern w:val="0"/>
                <w:sz w:val="18"/>
                <w:szCs w:val="18"/>
              </w:rPr>
            </w:pPr>
            <w:r>
              <w:rPr>
                <w:kern w:val="0"/>
                <w:sz w:val="18"/>
                <w:szCs w:val="18"/>
              </w:rPr>
              <w:t>148</w:t>
            </w:r>
          </w:p>
        </w:tc>
        <w:tc>
          <w:tcPr>
            <w:tcW w:w="1068" w:type="dxa"/>
            <w:tcBorders>
              <w:top w:val="nil"/>
              <w:left w:val="nil"/>
              <w:bottom w:val="single" w:color="auto" w:sz="4" w:space="0"/>
              <w:right w:val="single" w:color="auto" w:sz="4" w:space="0"/>
            </w:tcBorders>
            <w:vAlign w:val="center"/>
          </w:tcPr>
          <w:p w14:paraId="4AC9DF26">
            <w:pPr>
              <w:widowControl/>
              <w:tabs>
                <w:tab w:val="decimal" w:pos="0"/>
              </w:tabs>
              <w:ind w:firstLine="0" w:firstLineChars="0"/>
              <w:jc w:val="center"/>
              <w:rPr>
                <w:kern w:val="0"/>
                <w:sz w:val="18"/>
                <w:szCs w:val="18"/>
              </w:rPr>
            </w:pPr>
            <w:r>
              <w:rPr>
                <w:kern w:val="0"/>
                <w:sz w:val="18"/>
                <w:szCs w:val="18"/>
              </w:rPr>
              <w:t>3.613281</w:t>
            </w:r>
          </w:p>
        </w:tc>
        <w:tc>
          <w:tcPr>
            <w:tcW w:w="426" w:type="dxa"/>
            <w:tcBorders>
              <w:top w:val="nil"/>
              <w:left w:val="nil"/>
              <w:bottom w:val="single" w:color="auto" w:sz="4" w:space="0"/>
              <w:right w:val="single" w:color="auto" w:sz="4" w:space="0"/>
            </w:tcBorders>
            <w:vAlign w:val="center"/>
          </w:tcPr>
          <w:p w14:paraId="206B0E4A">
            <w:pPr>
              <w:widowControl/>
              <w:tabs>
                <w:tab w:val="decimal" w:pos="0"/>
              </w:tabs>
              <w:ind w:firstLine="0" w:firstLineChars="0"/>
              <w:jc w:val="center"/>
              <w:rPr>
                <w:kern w:val="0"/>
                <w:sz w:val="18"/>
                <w:szCs w:val="18"/>
              </w:rPr>
            </w:pPr>
            <w:r>
              <w:rPr>
                <w:kern w:val="0"/>
                <w:sz w:val="18"/>
                <w:szCs w:val="18"/>
              </w:rPr>
              <w:t>3</w:t>
            </w:r>
          </w:p>
        </w:tc>
        <w:tc>
          <w:tcPr>
            <w:tcW w:w="813" w:type="dxa"/>
            <w:tcBorders>
              <w:top w:val="nil"/>
              <w:left w:val="nil"/>
              <w:bottom w:val="single" w:color="auto" w:sz="4" w:space="0"/>
              <w:right w:val="single" w:color="auto" w:sz="4" w:space="0"/>
            </w:tcBorders>
            <w:vAlign w:val="center"/>
          </w:tcPr>
          <w:p w14:paraId="303341FA">
            <w:pPr>
              <w:widowControl/>
              <w:tabs>
                <w:tab w:val="decimal" w:pos="0"/>
              </w:tabs>
              <w:ind w:firstLine="0" w:firstLineChars="0"/>
              <w:jc w:val="center"/>
              <w:rPr>
                <w:kern w:val="0"/>
                <w:sz w:val="18"/>
                <w:szCs w:val="18"/>
              </w:rPr>
            </w:pPr>
            <w:r>
              <w:rPr>
                <w:kern w:val="0"/>
                <w:sz w:val="18"/>
                <w:szCs w:val="18"/>
              </w:rPr>
              <w:t>276</w:t>
            </w:r>
          </w:p>
        </w:tc>
        <w:tc>
          <w:tcPr>
            <w:tcW w:w="1068" w:type="dxa"/>
            <w:tcBorders>
              <w:top w:val="nil"/>
              <w:left w:val="nil"/>
              <w:bottom w:val="single" w:color="auto" w:sz="4" w:space="0"/>
              <w:right w:val="single" w:color="auto" w:sz="4" w:space="0"/>
            </w:tcBorders>
            <w:vAlign w:val="center"/>
          </w:tcPr>
          <w:p w14:paraId="1D933528">
            <w:pPr>
              <w:widowControl/>
              <w:tabs>
                <w:tab w:val="decimal" w:pos="0"/>
              </w:tabs>
              <w:ind w:firstLine="0" w:firstLineChars="0"/>
              <w:jc w:val="center"/>
              <w:rPr>
                <w:kern w:val="0"/>
                <w:sz w:val="18"/>
                <w:szCs w:val="18"/>
              </w:rPr>
            </w:pPr>
            <w:r>
              <w:rPr>
                <w:kern w:val="0"/>
                <w:sz w:val="18"/>
                <w:szCs w:val="18"/>
              </w:rPr>
              <w:t>6.738281</w:t>
            </w:r>
          </w:p>
        </w:tc>
        <w:tc>
          <w:tcPr>
            <w:tcW w:w="426" w:type="dxa"/>
            <w:tcBorders>
              <w:top w:val="nil"/>
              <w:left w:val="nil"/>
              <w:bottom w:val="single" w:color="auto" w:sz="4" w:space="0"/>
              <w:right w:val="single" w:color="auto" w:sz="4" w:space="0"/>
            </w:tcBorders>
            <w:vAlign w:val="center"/>
          </w:tcPr>
          <w:p w14:paraId="1C93CDDC">
            <w:pPr>
              <w:widowControl/>
              <w:tabs>
                <w:tab w:val="decimal" w:pos="0"/>
              </w:tabs>
              <w:ind w:firstLine="0" w:firstLineChars="0"/>
              <w:jc w:val="center"/>
              <w:rPr>
                <w:kern w:val="0"/>
                <w:sz w:val="18"/>
                <w:szCs w:val="18"/>
              </w:rPr>
            </w:pPr>
            <w:r>
              <w:rPr>
                <w:kern w:val="0"/>
                <w:sz w:val="18"/>
                <w:szCs w:val="18"/>
              </w:rPr>
              <w:t>7</w:t>
            </w:r>
          </w:p>
        </w:tc>
        <w:tc>
          <w:tcPr>
            <w:tcW w:w="813" w:type="dxa"/>
            <w:tcBorders>
              <w:top w:val="nil"/>
              <w:left w:val="nil"/>
              <w:bottom w:val="single" w:color="auto" w:sz="4" w:space="0"/>
              <w:right w:val="single" w:color="auto" w:sz="4" w:space="0"/>
            </w:tcBorders>
            <w:vAlign w:val="center"/>
          </w:tcPr>
          <w:p w14:paraId="102152FF">
            <w:pPr>
              <w:widowControl/>
              <w:tabs>
                <w:tab w:val="decimal" w:pos="0"/>
              </w:tabs>
              <w:ind w:firstLine="0" w:firstLineChars="0"/>
              <w:jc w:val="center"/>
              <w:rPr>
                <w:kern w:val="0"/>
                <w:sz w:val="18"/>
                <w:szCs w:val="18"/>
              </w:rPr>
            </w:pPr>
            <w:r>
              <w:rPr>
                <w:kern w:val="0"/>
                <w:sz w:val="18"/>
                <w:szCs w:val="18"/>
              </w:rPr>
              <w:t>404</w:t>
            </w:r>
          </w:p>
        </w:tc>
        <w:tc>
          <w:tcPr>
            <w:tcW w:w="1109" w:type="dxa"/>
            <w:tcBorders>
              <w:top w:val="nil"/>
              <w:left w:val="nil"/>
              <w:bottom w:val="single" w:color="auto" w:sz="4" w:space="0"/>
              <w:right w:val="single" w:color="auto" w:sz="4" w:space="0"/>
            </w:tcBorders>
            <w:vAlign w:val="center"/>
          </w:tcPr>
          <w:p w14:paraId="1CED7BC1">
            <w:pPr>
              <w:widowControl/>
              <w:tabs>
                <w:tab w:val="decimal" w:pos="0"/>
              </w:tabs>
              <w:ind w:firstLine="0" w:firstLineChars="0"/>
              <w:jc w:val="center"/>
              <w:rPr>
                <w:kern w:val="0"/>
                <w:sz w:val="18"/>
                <w:szCs w:val="18"/>
              </w:rPr>
            </w:pPr>
            <w:r>
              <w:rPr>
                <w:kern w:val="0"/>
                <w:sz w:val="18"/>
                <w:szCs w:val="18"/>
              </w:rPr>
              <w:t>9.863281</w:t>
            </w:r>
          </w:p>
        </w:tc>
        <w:tc>
          <w:tcPr>
            <w:tcW w:w="426" w:type="dxa"/>
            <w:tcBorders>
              <w:top w:val="nil"/>
              <w:left w:val="nil"/>
              <w:bottom w:val="single" w:color="auto" w:sz="4" w:space="0"/>
              <w:right w:val="single" w:color="auto" w:sz="4" w:space="0"/>
            </w:tcBorders>
            <w:vAlign w:val="center"/>
          </w:tcPr>
          <w:p w14:paraId="3B3E1D62">
            <w:pPr>
              <w:widowControl/>
              <w:tabs>
                <w:tab w:val="decimal" w:pos="0"/>
              </w:tabs>
              <w:ind w:firstLine="0" w:firstLineChars="0"/>
              <w:jc w:val="center"/>
              <w:rPr>
                <w:kern w:val="0"/>
                <w:sz w:val="18"/>
                <w:szCs w:val="18"/>
              </w:rPr>
            </w:pPr>
            <w:r>
              <w:rPr>
                <w:kern w:val="0"/>
                <w:sz w:val="18"/>
                <w:szCs w:val="18"/>
              </w:rPr>
              <w:t>0</w:t>
            </w:r>
          </w:p>
        </w:tc>
      </w:tr>
      <w:tr w14:paraId="6D4AB63C">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2A107582">
            <w:pPr>
              <w:widowControl/>
              <w:tabs>
                <w:tab w:val="decimal" w:pos="0"/>
              </w:tabs>
              <w:ind w:firstLine="0" w:firstLineChars="0"/>
              <w:jc w:val="center"/>
              <w:rPr>
                <w:kern w:val="0"/>
                <w:sz w:val="18"/>
                <w:szCs w:val="18"/>
              </w:rPr>
            </w:pPr>
            <w:r>
              <w:rPr>
                <w:kern w:val="0"/>
                <w:sz w:val="18"/>
                <w:szCs w:val="18"/>
              </w:rPr>
              <w:t>21</w:t>
            </w:r>
          </w:p>
        </w:tc>
        <w:tc>
          <w:tcPr>
            <w:tcW w:w="1068" w:type="dxa"/>
            <w:tcBorders>
              <w:top w:val="nil"/>
              <w:left w:val="nil"/>
              <w:bottom w:val="single" w:color="auto" w:sz="4" w:space="0"/>
              <w:right w:val="single" w:color="auto" w:sz="4" w:space="0"/>
            </w:tcBorders>
            <w:vAlign w:val="center"/>
          </w:tcPr>
          <w:p w14:paraId="42493549">
            <w:pPr>
              <w:widowControl/>
              <w:tabs>
                <w:tab w:val="decimal" w:pos="0"/>
              </w:tabs>
              <w:ind w:firstLine="0" w:firstLineChars="0"/>
              <w:jc w:val="center"/>
              <w:rPr>
                <w:kern w:val="0"/>
                <w:sz w:val="18"/>
                <w:szCs w:val="18"/>
              </w:rPr>
            </w:pPr>
            <w:r>
              <w:rPr>
                <w:kern w:val="0"/>
                <w:sz w:val="18"/>
                <w:szCs w:val="18"/>
              </w:rPr>
              <w:t>0.512695</w:t>
            </w:r>
          </w:p>
        </w:tc>
        <w:tc>
          <w:tcPr>
            <w:tcW w:w="668" w:type="dxa"/>
            <w:tcBorders>
              <w:top w:val="nil"/>
              <w:left w:val="nil"/>
              <w:bottom w:val="single" w:color="auto" w:sz="4" w:space="0"/>
              <w:right w:val="single" w:color="auto" w:sz="4" w:space="0"/>
            </w:tcBorders>
          </w:tcPr>
          <w:p w14:paraId="0CFD9971">
            <w:pPr>
              <w:widowControl/>
              <w:tabs>
                <w:tab w:val="decimal" w:pos="0"/>
              </w:tabs>
              <w:ind w:firstLine="0" w:firstLineChars="0"/>
              <w:jc w:val="center"/>
              <w:rPr>
                <w:kern w:val="0"/>
                <w:sz w:val="18"/>
                <w:szCs w:val="18"/>
              </w:rPr>
            </w:pPr>
            <w:r>
              <w:rPr>
                <w:kern w:val="0"/>
                <w:sz w:val="18"/>
                <w:szCs w:val="18"/>
              </w:rPr>
              <w:t>4</w:t>
            </w:r>
          </w:p>
        </w:tc>
        <w:tc>
          <w:tcPr>
            <w:tcW w:w="733" w:type="dxa"/>
            <w:tcBorders>
              <w:top w:val="nil"/>
              <w:left w:val="nil"/>
              <w:bottom w:val="single" w:color="auto" w:sz="4" w:space="0"/>
              <w:right w:val="single" w:color="auto" w:sz="4" w:space="0"/>
            </w:tcBorders>
            <w:vAlign w:val="center"/>
          </w:tcPr>
          <w:p w14:paraId="010AF3CC">
            <w:pPr>
              <w:widowControl/>
              <w:tabs>
                <w:tab w:val="decimal" w:pos="0"/>
              </w:tabs>
              <w:ind w:firstLine="0" w:firstLineChars="0"/>
              <w:jc w:val="center"/>
              <w:rPr>
                <w:kern w:val="0"/>
                <w:sz w:val="18"/>
                <w:szCs w:val="18"/>
              </w:rPr>
            </w:pPr>
            <w:r>
              <w:rPr>
                <w:kern w:val="0"/>
                <w:sz w:val="18"/>
                <w:szCs w:val="18"/>
              </w:rPr>
              <w:t>149</w:t>
            </w:r>
          </w:p>
        </w:tc>
        <w:tc>
          <w:tcPr>
            <w:tcW w:w="1068" w:type="dxa"/>
            <w:tcBorders>
              <w:top w:val="nil"/>
              <w:left w:val="nil"/>
              <w:bottom w:val="single" w:color="auto" w:sz="4" w:space="0"/>
              <w:right w:val="single" w:color="auto" w:sz="4" w:space="0"/>
            </w:tcBorders>
            <w:vAlign w:val="center"/>
          </w:tcPr>
          <w:p w14:paraId="5AD6C359">
            <w:pPr>
              <w:widowControl/>
              <w:tabs>
                <w:tab w:val="decimal" w:pos="0"/>
              </w:tabs>
              <w:ind w:firstLine="0" w:firstLineChars="0"/>
              <w:jc w:val="center"/>
              <w:rPr>
                <w:kern w:val="0"/>
                <w:sz w:val="18"/>
                <w:szCs w:val="18"/>
              </w:rPr>
            </w:pPr>
            <w:r>
              <w:rPr>
                <w:kern w:val="0"/>
                <w:sz w:val="18"/>
                <w:szCs w:val="18"/>
              </w:rPr>
              <w:t>3.637695</w:t>
            </w:r>
          </w:p>
        </w:tc>
        <w:tc>
          <w:tcPr>
            <w:tcW w:w="426" w:type="dxa"/>
            <w:tcBorders>
              <w:top w:val="nil"/>
              <w:left w:val="nil"/>
              <w:bottom w:val="single" w:color="auto" w:sz="4" w:space="0"/>
              <w:right w:val="single" w:color="auto" w:sz="4" w:space="0"/>
            </w:tcBorders>
            <w:vAlign w:val="center"/>
          </w:tcPr>
          <w:p w14:paraId="07215D49">
            <w:pPr>
              <w:widowControl/>
              <w:tabs>
                <w:tab w:val="decimal" w:pos="0"/>
              </w:tabs>
              <w:ind w:firstLine="0" w:firstLineChars="0"/>
              <w:jc w:val="center"/>
              <w:rPr>
                <w:kern w:val="0"/>
                <w:sz w:val="18"/>
                <w:szCs w:val="18"/>
              </w:rPr>
            </w:pPr>
            <w:r>
              <w:rPr>
                <w:kern w:val="0"/>
                <w:sz w:val="18"/>
                <w:szCs w:val="18"/>
              </w:rPr>
              <w:t>1</w:t>
            </w:r>
          </w:p>
        </w:tc>
        <w:tc>
          <w:tcPr>
            <w:tcW w:w="813" w:type="dxa"/>
            <w:tcBorders>
              <w:top w:val="nil"/>
              <w:left w:val="nil"/>
              <w:bottom w:val="single" w:color="auto" w:sz="4" w:space="0"/>
              <w:right w:val="single" w:color="auto" w:sz="4" w:space="0"/>
            </w:tcBorders>
            <w:vAlign w:val="center"/>
          </w:tcPr>
          <w:p w14:paraId="65AB70AD">
            <w:pPr>
              <w:widowControl/>
              <w:tabs>
                <w:tab w:val="decimal" w:pos="0"/>
              </w:tabs>
              <w:ind w:firstLine="0" w:firstLineChars="0"/>
              <w:jc w:val="center"/>
              <w:rPr>
                <w:kern w:val="0"/>
                <w:sz w:val="18"/>
                <w:szCs w:val="18"/>
              </w:rPr>
            </w:pPr>
            <w:r>
              <w:rPr>
                <w:kern w:val="0"/>
                <w:sz w:val="18"/>
                <w:szCs w:val="18"/>
              </w:rPr>
              <w:t>277</w:t>
            </w:r>
          </w:p>
        </w:tc>
        <w:tc>
          <w:tcPr>
            <w:tcW w:w="1068" w:type="dxa"/>
            <w:tcBorders>
              <w:top w:val="nil"/>
              <w:left w:val="nil"/>
              <w:bottom w:val="single" w:color="auto" w:sz="4" w:space="0"/>
              <w:right w:val="single" w:color="auto" w:sz="4" w:space="0"/>
            </w:tcBorders>
            <w:vAlign w:val="center"/>
          </w:tcPr>
          <w:p w14:paraId="5971FD15">
            <w:pPr>
              <w:widowControl/>
              <w:tabs>
                <w:tab w:val="decimal" w:pos="0"/>
              </w:tabs>
              <w:ind w:firstLine="0" w:firstLineChars="0"/>
              <w:jc w:val="center"/>
              <w:rPr>
                <w:kern w:val="0"/>
                <w:sz w:val="18"/>
                <w:szCs w:val="18"/>
              </w:rPr>
            </w:pPr>
            <w:r>
              <w:rPr>
                <w:kern w:val="0"/>
                <w:sz w:val="18"/>
                <w:szCs w:val="18"/>
              </w:rPr>
              <w:t>6.762695</w:t>
            </w:r>
          </w:p>
        </w:tc>
        <w:tc>
          <w:tcPr>
            <w:tcW w:w="426" w:type="dxa"/>
            <w:tcBorders>
              <w:top w:val="nil"/>
              <w:left w:val="nil"/>
              <w:bottom w:val="single" w:color="auto" w:sz="4" w:space="0"/>
              <w:right w:val="single" w:color="auto" w:sz="4" w:space="0"/>
            </w:tcBorders>
            <w:vAlign w:val="center"/>
          </w:tcPr>
          <w:p w14:paraId="563EE196">
            <w:pPr>
              <w:widowControl/>
              <w:tabs>
                <w:tab w:val="decimal" w:pos="0"/>
              </w:tabs>
              <w:ind w:firstLine="0" w:firstLineChars="0"/>
              <w:jc w:val="center"/>
              <w:rPr>
                <w:kern w:val="0"/>
                <w:sz w:val="18"/>
                <w:szCs w:val="18"/>
              </w:rPr>
            </w:pPr>
            <w:r>
              <w:rPr>
                <w:kern w:val="0"/>
                <w:sz w:val="18"/>
                <w:szCs w:val="18"/>
              </w:rPr>
              <w:t>5</w:t>
            </w:r>
          </w:p>
        </w:tc>
        <w:tc>
          <w:tcPr>
            <w:tcW w:w="813" w:type="dxa"/>
            <w:tcBorders>
              <w:top w:val="nil"/>
              <w:left w:val="nil"/>
              <w:bottom w:val="single" w:color="auto" w:sz="4" w:space="0"/>
              <w:right w:val="single" w:color="auto" w:sz="4" w:space="0"/>
            </w:tcBorders>
            <w:vAlign w:val="center"/>
          </w:tcPr>
          <w:p w14:paraId="177D3041">
            <w:pPr>
              <w:widowControl/>
              <w:tabs>
                <w:tab w:val="decimal" w:pos="0"/>
              </w:tabs>
              <w:ind w:firstLine="0" w:firstLineChars="0"/>
              <w:jc w:val="center"/>
              <w:rPr>
                <w:kern w:val="0"/>
                <w:sz w:val="18"/>
                <w:szCs w:val="18"/>
              </w:rPr>
            </w:pPr>
            <w:r>
              <w:rPr>
                <w:kern w:val="0"/>
                <w:sz w:val="18"/>
                <w:szCs w:val="18"/>
              </w:rPr>
              <w:t>405</w:t>
            </w:r>
          </w:p>
        </w:tc>
        <w:tc>
          <w:tcPr>
            <w:tcW w:w="1109" w:type="dxa"/>
            <w:tcBorders>
              <w:top w:val="nil"/>
              <w:left w:val="nil"/>
              <w:bottom w:val="single" w:color="auto" w:sz="4" w:space="0"/>
              <w:right w:val="single" w:color="auto" w:sz="4" w:space="0"/>
            </w:tcBorders>
            <w:vAlign w:val="center"/>
          </w:tcPr>
          <w:p w14:paraId="233866B2">
            <w:pPr>
              <w:widowControl/>
              <w:tabs>
                <w:tab w:val="decimal" w:pos="0"/>
              </w:tabs>
              <w:ind w:firstLine="0" w:firstLineChars="0"/>
              <w:jc w:val="center"/>
              <w:rPr>
                <w:kern w:val="0"/>
                <w:sz w:val="18"/>
                <w:szCs w:val="18"/>
              </w:rPr>
            </w:pPr>
            <w:r>
              <w:rPr>
                <w:kern w:val="0"/>
                <w:sz w:val="18"/>
                <w:szCs w:val="18"/>
              </w:rPr>
              <w:t>9.887695</w:t>
            </w:r>
          </w:p>
        </w:tc>
        <w:tc>
          <w:tcPr>
            <w:tcW w:w="426" w:type="dxa"/>
            <w:tcBorders>
              <w:top w:val="nil"/>
              <w:left w:val="nil"/>
              <w:bottom w:val="single" w:color="auto" w:sz="4" w:space="0"/>
              <w:right w:val="single" w:color="auto" w:sz="4" w:space="0"/>
            </w:tcBorders>
            <w:vAlign w:val="center"/>
          </w:tcPr>
          <w:p w14:paraId="03B60142">
            <w:pPr>
              <w:widowControl/>
              <w:tabs>
                <w:tab w:val="decimal" w:pos="0"/>
              </w:tabs>
              <w:ind w:firstLine="0" w:firstLineChars="0"/>
              <w:jc w:val="center"/>
              <w:rPr>
                <w:kern w:val="0"/>
                <w:sz w:val="18"/>
                <w:szCs w:val="18"/>
              </w:rPr>
            </w:pPr>
            <w:r>
              <w:rPr>
                <w:kern w:val="0"/>
                <w:sz w:val="18"/>
                <w:szCs w:val="18"/>
              </w:rPr>
              <w:t>1</w:t>
            </w:r>
          </w:p>
        </w:tc>
      </w:tr>
      <w:tr w14:paraId="697FF429">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5F8DCB05">
            <w:pPr>
              <w:widowControl/>
              <w:tabs>
                <w:tab w:val="decimal" w:pos="0"/>
              </w:tabs>
              <w:ind w:firstLine="0" w:firstLineChars="0"/>
              <w:jc w:val="center"/>
              <w:rPr>
                <w:kern w:val="0"/>
                <w:sz w:val="18"/>
                <w:szCs w:val="18"/>
              </w:rPr>
            </w:pPr>
            <w:r>
              <w:rPr>
                <w:kern w:val="0"/>
                <w:sz w:val="18"/>
                <w:szCs w:val="18"/>
              </w:rPr>
              <w:t>22</w:t>
            </w:r>
          </w:p>
        </w:tc>
        <w:tc>
          <w:tcPr>
            <w:tcW w:w="1068" w:type="dxa"/>
            <w:tcBorders>
              <w:top w:val="nil"/>
              <w:left w:val="nil"/>
              <w:bottom w:val="single" w:color="auto" w:sz="4" w:space="0"/>
              <w:right w:val="single" w:color="auto" w:sz="4" w:space="0"/>
            </w:tcBorders>
            <w:vAlign w:val="center"/>
          </w:tcPr>
          <w:p w14:paraId="27460281">
            <w:pPr>
              <w:widowControl/>
              <w:tabs>
                <w:tab w:val="decimal" w:pos="0"/>
              </w:tabs>
              <w:ind w:firstLine="0" w:firstLineChars="0"/>
              <w:jc w:val="center"/>
              <w:rPr>
                <w:kern w:val="0"/>
                <w:sz w:val="18"/>
                <w:szCs w:val="18"/>
              </w:rPr>
            </w:pPr>
            <w:r>
              <w:rPr>
                <w:kern w:val="0"/>
                <w:sz w:val="18"/>
                <w:szCs w:val="18"/>
              </w:rPr>
              <w:t>0.537109</w:t>
            </w:r>
          </w:p>
        </w:tc>
        <w:tc>
          <w:tcPr>
            <w:tcW w:w="668" w:type="dxa"/>
            <w:tcBorders>
              <w:top w:val="nil"/>
              <w:left w:val="nil"/>
              <w:bottom w:val="single" w:color="auto" w:sz="4" w:space="0"/>
              <w:right w:val="single" w:color="auto" w:sz="4" w:space="0"/>
            </w:tcBorders>
          </w:tcPr>
          <w:p w14:paraId="29BE297B">
            <w:pPr>
              <w:widowControl/>
              <w:tabs>
                <w:tab w:val="decimal" w:pos="0"/>
              </w:tabs>
              <w:ind w:firstLine="0" w:firstLineChars="0"/>
              <w:jc w:val="center"/>
              <w:rPr>
                <w:kern w:val="0"/>
                <w:sz w:val="18"/>
                <w:szCs w:val="18"/>
              </w:rPr>
            </w:pPr>
            <w:r>
              <w:rPr>
                <w:kern w:val="0"/>
                <w:sz w:val="18"/>
                <w:szCs w:val="18"/>
              </w:rPr>
              <w:t>3</w:t>
            </w:r>
          </w:p>
        </w:tc>
        <w:tc>
          <w:tcPr>
            <w:tcW w:w="733" w:type="dxa"/>
            <w:tcBorders>
              <w:top w:val="nil"/>
              <w:left w:val="nil"/>
              <w:bottom w:val="single" w:color="auto" w:sz="4" w:space="0"/>
              <w:right w:val="single" w:color="auto" w:sz="4" w:space="0"/>
            </w:tcBorders>
            <w:vAlign w:val="center"/>
          </w:tcPr>
          <w:p w14:paraId="6E35CD6B">
            <w:pPr>
              <w:widowControl/>
              <w:tabs>
                <w:tab w:val="decimal" w:pos="0"/>
              </w:tabs>
              <w:ind w:firstLine="0" w:firstLineChars="0"/>
              <w:jc w:val="center"/>
              <w:rPr>
                <w:kern w:val="0"/>
                <w:sz w:val="18"/>
                <w:szCs w:val="18"/>
              </w:rPr>
            </w:pPr>
            <w:r>
              <w:rPr>
                <w:kern w:val="0"/>
                <w:sz w:val="18"/>
                <w:szCs w:val="18"/>
              </w:rPr>
              <w:t>150</w:t>
            </w:r>
          </w:p>
        </w:tc>
        <w:tc>
          <w:tcPr>
            <w:tcW w:w="1068" w:type="dxa"/>
            <w:tcBorders>
              <w:top w:val="nil"/>
              <w:left w:val="nil"/>
              <w:bottom w:val="single" w:color="auto" w:sz="4" w:space="0"/>
              <w:right w:val="single" w:color="auto" w:sz="4" w:space="0"/>
            </w:tcBorders>
            <w:vAlign w:val="center"/>
          </w:tcPr>
          <w:p w14:paraId="4C13D110">
            <w:pPr>
              <w:widowControl/>
              <w:tabs>
                <w:tab w:val="decimal" w:pos="0"/>
              </w:tabs>
              <w:ind w:firstLine="0" w:firstLineChars="0"/>
              <w:jc w:val="center"/>
              <w:rPr>
                <w:kern w:val="0"/>
                <w:sz w:val="18"/>
                <w:szCs w:val="18"/>
              </w:rPr>
            </w:pPr>
            <w:r>
              <w:rPr>
                <w:kern w:val="0"/>
                <w:sz w:val="18"/>
                <w:szCs w:val="18"/>
              </w:rPr>
              <w:t>3.662109</w:t>
            </w:r>
          </w:p>
        </w:tc>
        <w:tc>
          <w:tcPr>
            <w:tcW w:w="426" w:type="dxa"/>
            <w:tcBorders>
              <w:top w:val="nil"/>
              <w:left w:val="nil"/>
              <w:bottom w:val="single" w:color="auto" w:sz="4" w:space="0"/>
              <w:right w:val="single" w:color="auto" w:sz="4" w:space="0"/>
            </w:tcBorders>
            <w:vAlign w:val="center"/>
          </w:tcPr>
          <w:p w14:paraId="2B0C42B4">
            <w:pPr>
              <w:widowControl/>
              <w:tabs>
                <w:tab w:val="decimal" w:pos="0"/>
              </w:tabs>
              <w:ind w:firstLine="0" w:firstLineChars="0"/>
              <w:jc w:val="center"/>
              <w:rPr>
                <w:kern w:val="0"/>
                <w:sz w:val="18"/>
                <w:szCs w:val="18"/>
              </w:rPr>
            </w:pPr>
            <w:r>
              <w:rPr>
                <w:kern w:val="0"/>
                <w:sz w:val="18"/>
                <w:szCs w:val="18"/>
              </w:rPr>
              <w:t>3</w:t>
            </w:r>
          </w:p>
        </w:tc>
        <w:tc>
          <w:tcPr>
            <w:tcW w:w="813" w:type="dxa"/>
            <w:tcBorders>
              <w:top w:val="nil"/>
              <w:left w:val="nil"/>
              <w:bottom w:val="single" w:color="auto" w:sz="4" w:space="0"/>
              <w:right w:val="single" w:color="auto" w:sz="4" w:space="0"/>
            </w:tcBorders>
            <w:vAlign w:val="center"/>
          </w:tcPr>
          <w:p w14:paraId="3BF25244">
            <w:pPr>
              <w:widowControl/>
              <w:tabs>
                <w:tab w:val="decimal" w:pos="0"/>
              </w:tabs>
              <w:ind w:firstLine="0" w:firstLineChars="0"/>
              <w:jc w:val="center"/>
              <w:rPr>
                <w:kern w:val="0"/>
                <w:sz w:val="18"/>
                <w:szCs w:val="18"/>
              </w:rPr>
            </w:pPr>
            <w:r>
              <w:rPr>
                <w:kern w:val="0"/>
                <w:sz w:val="18"/>
                <w:szCs w:val="18"/>
              </w:rPr>
              <w:t>278</w:t>
            </w:r>
          </w:p>
        </w:tc>
        <w:tc>
          <w:tcPr>
            <w:tcW w:w="1068" w:type="dxa"/>
            <w:tcBorders>
              <w:top w:val="nil"/>
              <w:left w:val="nil"/>
              <w:bottom w:val="single" w:color="auto" w:sz="4" w:space="0"/>
              <w:right w:val="single" w:color="auto" w:sz="4" w:space="0"/>
            </w:tcBorders>
            <w:vAlign w:val="center"/>
          </w:tcPr>
          <w:p w14:paraId="234C603D">
            <w:pPr>
              <w:widowControl/>
              <w:tabs>
                <w:tab w:val="decimal" w:pos="0"/>
              </w:tabs>
              <w:ind w:firstLine="0" w:firstLineChars="0"/>
              <w:jc w:val="center"/>
              <w:rPr>
                <w:kern w:val="0"/>
                <w:sz w:val="18"/>
                <w:szCs w:val="18"/>
              </w:rPr>
            </w:pPr>
            <w:r>
              <w:rPr>
                <w:kern w:val="0"/>
                <w:sz w:val="18"/>
                <w:szCs w:val="18"/>
              </w:rPr>
              <w:t>6.787109</w:t>
            </w:r>
          </w:p>
        </w:tc>
        <w:tc>
          <w:tcPr>
            <w:tcW w:w="426" w:type="dxa"/>
            <w:tcBorders>
              <w:top w:val="nil"/>
              <w:left w:val="nil"/>
              <w:bottom w:val="single" w:color="auto" w:sz="4" w:space="0"/>
              <w:right w:val="single" w:color="auto" w:sz="4" w:space="0"/>
            </w:tcBorders>
            <w:vAlign w:val="center"/>
          </w:tcPr>
          <w:p w14:paraId="3F346428">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638A88FA">
            <w:pPr>
              <w:widowControl/>
              <w:tabs>
                <w:tab w:val="decimal" w:pos="0"/>
              </w:tabs>
              <w:ind w:firstLine="0" w:firstLineChars="0"/>
              <w:jc w:val="center"/>
              <w:rPr>
                <w:kern w:val="0"/>
                <w:sz w:val="18"/>
                <w:szCs w:val="18"/>
              </w:rPr>
            </w:pPr>
            <w:r>
              <w:rPr>
                <w:kern w:val="0"/>
                <w:sz w:val="18"/>
                <w:szCs w:val="18"/>
              </w:rPr>
              <w:t>406</w:t>
            </w:r>
          </w:p>
        </w:tc>
        <w:tc>
          <w:tcPr>
            <w:tcW w:w="1109" w:type="dxa"/>
            <w:tcBorders>
              <w:top w:val="nil"/>
              <w:left w:val="nil"/>
              <w:bottom w:val="single" w:color="auto" w:sz="4" w:space="0"/>
              <w:right w:val="single" w:color="auto" w:sz="4" w:space="0"/>
            </w:tcBorders>
            <w:vAlign w:val="center"/>
          </w:tcPr>
          <w:p w14:paraId="672C81A7">
            <w:pPr>
              <w:widowControl/>
              <w:tabs>
                <w:tab w:val="decimal" w:pos="0"/>
              </w:tabs>
              <w:ind w:firstLine="0" w:firstLineChars="0"/>
              <w:jc w:val="center"/>
              <w:rPr>
                <w:kern w:val="0"/>
                <w:sz w:val="18"/>
                <w:szCs w:val="18"/>
              </w:rPr>
            </w:pPr>
            <w:r>
              <w:rPr>
                <w:kern w:val="0"/>
                <w:sz w:val="18"/>
                <w:szCs w:val="18"/>
              </w:rPr>
              <w:t>9.912109</w:t>
            </w:r>
          </w:p>
        </w:tc>
        <w:tc>
          <w:tcPr>
            <w:tcW w:w="426" w:type="dxa"/>
            <w:tcBorders>
              <w:top w:val="nil"/>
              <w:left w:val="nil"/>
              <w:bottom w:val="single" w:color="auto" w:sz="4" w:space="0"/>
              <w:right w:val="single" w:color="auto" w:sz="4" w:space="0"/>
            </w:tcBorders>
            <w:vAlign w:val="center"/>
          </w:tcPr>
          <w:p w14:paraId="791ACC11">
            <w:pPr>
              <w:widowControl/>
              <w:tabs>
                <w:tab w:val="decimal" w:pos="0"/>
              </w:tabs>
              <w:ind w:firstLine="0" w:firstLineChars="0"/>
              <w:jc w:val="center"/>
              <w:rPr>
                <w:kern w:val="0"/>
                <w:sz w:val="18"/>
                <w:szCs w:val="18"/>
              </w:rPr>
            </w:pPr>
            <w:r>
              <w:rPr>
                <w:kern w:val="0"/>
                <w:sz w:val="18"/>
                <w:szCs w:val="18"/>
              </w:rPr>
              <w:t>0</w:t>
            </w:r>
          </w:p>
        </w:tc>
      </w:tr>
      <w:tr w14:paraId="5C10FB3B">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6287CAD8">
            <w:pPr>
              <w:widowControl/>
              <w:tabs>
                <w:tab w:val="decimal" w:pos="0"/>
              </w:tabs>
              <w:ind w:firstLine="0" w:firstLineChars="0"/>
              <w:jc w:val="center"/>
              <w:rPr>
                <w:kern w:val="0"/>
                <w:sz w:val="18"/>
                <w:szCs w:val="18"/>
              </w:rPr>
            </w:pPr>
            <w:r>
              <w:rPr>
                <w:kern w:val="0"/>
                <w:sz w:val="18"/>
                <w:szCs w:val="18"/>
              </w:rPr>
              <w:t>23</w:t>
            </w:r>
          </w:p>
        </w:tc>
        <w:tc>
          <w:tcPr>
            <w:tcW w:w="1068" w:type="dxa"/>
            <w:tcBorders>
              <w:top w:val="nil"/>
              <w:left w:val="nil"/>
              <w:bottom w:val="single" w:color="auto" w:sz="4" w:space="0"/>
              <w:right w:val="single" w:color="auto" w:sz="4" w:space="0"/>
            </w:tcBorders>
            <w:vAlign w:val="center"/>
          </w:tcPr>
          <w:p w14:paraId="4B25BA91">
            <w:pPr>
              <w:widowControl/>
              <w:tabs>
                <w:tab w:val="decimal" w:pos="0"/>
              </w:tabs>
              <w:ind w:firstLine="0" w:firstLineChars="0"/>
              <w:jc w:val="center"/>
              <w:rPr>
                <w:kern w:val="0"/>
                <w:sz w:val="18"/>
                <w:szCs w:val="18"/>
              </w:rPr>
            </w:pPr>
            <w:r>
              <w:rPr>
                <w:kern w:val="0"/>
                <w:sz w:val="18"/>
                <w:szCs w:val="18"/>
              </w:rPr>
              <w:t>0.561523</w:t>
            </w:r>
          </w:p>
        </w:tc>
        <w:tc>
          <w:tcPr>
            <w:tcW w:w="668" w:type="dxa"/>
            <w:tcBorders>
              <w:top w:val="nil"/>
              <w:left w:val="nil"/>
              <w:bottom w:val="single" w:color="auto" w:sz="4" w:space="0"/>
              <w:right w:val="single" w:color="auto" w:sz="4" w:space="0"/>
            </w:tcBorders>
          </w:tcPr>
          <w:p w14:paraId="77F69B41">
            <w:pPr>
              <w:widowControl/>
              <w:tabs>
                <w:tab w:val="decimal" w:pos="0"/>
              </w:tabs>
              <w:ind w:firstLine="0" w:firstLineChars="0"/>
              <w:jc w:val="center"/>
              <w:rPr>
                <w:kern w:val="0"/>
                <w:sz w:val="18"/>
                <w:szCs w:val="18"/>
              </w:rPr>
            </w:pPr>
            <w:r>
              <w:rPr>
                <w:kern w:val="0"/>
                <w:sz w:val="18"/>
                <w:szCs w:val="18"/>
              </w:rPr>
              <w:t>2</w:t>
            </w:r>
          </w:p>
        </w:tc>
        <w:tc>
          <w:tcPr>
            <w:tcW w:w="733" w:type="dxa"/>
            <w:tcBorders>
              <w:top w:val="nil"/>
              <w:left w:val="nil"/>
              <w:bottom w:val="single" w:color="auto" w:sz="4" w:space="0"/>
              <w:right w:val="single" w:color="auto" w:sz="4" w:space="0"/>
            </w:tcBorders>
            <w:vAlign w:val="center"/>
          </w:tcPr>
          <w:p w14:paraId="3C26F1E2">
            <w:pPr>
              <w:widowControl/>
              <w:tabs>
                <w:tab w:val="decimal" w:pos="0"/>
              </w:tabs>
              <w:ind w:firstLine="0" w:firstLineChars="0"/>
              <w:jc w:val="center"/>
              <w:rPr>
                <w:kern w:val="0"/>
                <w:sz w:val="18"/>
                <w:szCs w:val="18"/>
              </w:rPr>
            </w:pPr>
            <w:r>
              <w:rPr>
                <w:kern w:val="0"/>
                <w:sz w:val="18"/>
                <w:szCs w:val="18"/>
              </w:rPr>
              <w:t>151</w:t>
            </w:r>
          </w:p>
        </w:tc>
        <w:tc>
          <w:tcPr>
            <w:tcW w:w="1068" w:type="dxa"/>
            <w:tcBorders>
              <w:top w:val="nil"/>
              <w:left w:val="nil"/>
              <w:bottom w:val="single" w:color="auto" w:sz="4" w:space="0"/>
              <w:right w:val="single" w:color="auto" w:sz="4" w:space="0"/>
            </w:tcBorders>
            <w:vAlign w:val="center"/>
          </w:tcPr>
          <w:p w14:paraId="2BB417C6">
            <w:pPr>
              <w:widowControl/>
              <w:tabs>
                <w:tab w:val="decimal" w:pos="0"/>
              </w:tabs>
              <w:ind w:firstLine="0" w:firstLineChars="0"/>
              <w:jc w:val="center"/>
              <w:rPr>
                <w:kern w:val="0"/>
                <w:sz w:val="18"/>
                <w:szCs w:val="18"/>
              </w:rPr>
            </w:pPr>
            <w:r>
              <w:rPr>
                <w:kern w:val="0"/>
                <w:sz w:val="18"/>
                <w:szCs w:val="18"/>
              </w:rPr>
              <w:t>3.686523</w:t>
            </w:r>
          </w:p>
        </w:tc>
        <w:tc>
          <w:tcPr>
            <w:tcW w:w="426" w:type="dxa"/>
            <w:tcBorders>
              <w:top w:val="nil"/>
              <w:left w:val="nil"/>
              <w:bottom w:val="single" w:color="auto" w:sz="4" w:space="0"/>
              <w:right w:val="single" w:color="auto" w:sz="4" w:space="0"/>
            </w:tcBorders>
            <w:vAlign w:val="center"/>
          </w:tcPr>
          <w:p w14:paraId="2BFDC571">
            <w:pPr>
              <w:widowControl/>
              <w:tabs>
                <w:tab w:val="decimal" w:pos="0"/>
              </w:tabs>
              <w:ind w:firstLine="0" w:firstLineChars="0"/>
              <w:jc w:val="center"/>
              <w:rPr>
                <w:kern w:val="0"/>
                <w:sz w:val="18"/>
                <w:szCs w:val="18"/>
              </w:rPr>
            </w:pPr>
            <w:r>
              <w:rPr>
                <w:kern w:val="0"/>
                <w:sz w:val="18"/>
                <w:szCs w:val="18"/>
              </w:rPr>
              <w:t>7</w:t>
            </w:r>
          </w:p>
        </w:tc>
        <w:tc>
          <w:tcPr>
            <w:tcW w:w="813" w:type="dxa"/>
            <w:tcBorders>
              <w:top w:val="nil"/>
              <w:left w:val="nil"/>
              <w:bottom w:val="single" w:color="auto" w:sz="4" w:space="0"/>
              <w:right w:val="single" w:color="auto" w:sz="4" w:space="0"/>
            </w:tcBorders>
            <w:vAlign w:val="center"/>
          </w:tcPr>
          <w:p w14:paraId="6DA525BD">
            <w:pPr>
              <w:widowControl/>
              <w:tabs>
                <w:tab w:val="decimal" w:pos="0"/>
              </w:tabs>
              <w:ind w:firstLine="0" w:firstLineChars="0"/>
              <w:jc w:val="center"/>
              <w:rPr>
                <w:kern w:val="0"/>
                <w:sz w:val="18"/>
                <w:szCs w:val="18"/>
              </w:rPr>
            </w:pPr>
            <w:r>
              <w:rPr>
                <w:kern w:val="0"/>
                <w:sz w:val="18"/>
                <w:szCs w:val="18"/>
              </w:rPr>
              <w:t>279</w:t>
            </w:r>
          </w:p>
        </w:tc>
        <w:tc>
          <w:tcPr>
            <w:tcW w:w="1068" w:type="dxa"/>
            <w:tcBorders>
              <w:top w:val="nil"/>
              <w:left w:val="nil"/>
              <w:bottom w:val="single" w:color="auto" w:sz="4" w:space="0"/>
              <w:right w:val="single" w:color="auto" w:sz="4" w:space="0"/>
            </w:tcBorders>
            <w:vAlign w:val="center"/>
          </w:tcPr>
          <w:p w14:paraId="76615A7B">
            <w:pPr>
              <w:widowControl/>
              <w:tabs>
                <w:tab w:val="decimal" w:pos="0"/>
              </w:tabs>
              <w:ind w:firstLine="0" w:firstLineChars="0"/>
              <w:jc w:val="center"/>
              <w:rPr>
                <w:kern w:val="0"/>
                <w:sz w:val="18"/>
                <w:szCs w:val="18"/>
              </w:rPr>
            </w:pPr>
            <w:r>
              <w:rPr>
                <w:kern w:val="0"/>
                <w:sz w:val="18"/>
                <w:szCs w:val="18"/>
              </w:rPr>
              <w:t>6.811523</w:t>
            </w:r>
          </w:p>
        </w:tc>
        <w:tc>
          <w:tcPr>
            <w:tcW w:w="426" w:type="dxa"/>
            <w:tcBorders>
              <w:top w:val="nil"/>
              <w:left w:val="nil"/>
              <w:bottom w:val="single" w:color="auto" w:sz="4" w:space="0"/>
              <w:right w:val="single" w:color="auto" w:sz="4" w:space="0"/>
            </w:tcBorders>
            <w:vAlign w:val="center"/>
          </w:tcPr>
          <w:p w14:paraId="198E7D66">
            <w:pPr>
              <w:widowControl/>
              <w:tabs>
                <w:tab w:val="decimal" w:pos="0"/>
              </w:tabs>
              <w:ind w:firstLine="0" w:firstLineChars="0"/>
              <w:jc w:val="center"/>
              <w:rPr>
                <w:kern w:val="0"/>
                <w:sz w:val="18"/>
                <w:szCs w:val="18"/>
              </w:rPr>
            </w:pPr>
            <w:r>
              <w:rPr>
                <w:kern w:val="0"/>
                <w:sz w:val="18"/>
                <w:szCs w:val="18"/>
              </w:rPr>
              <w:t>7</w:t>
            </w:r>
          </w:p>
        </w:tc>
        <w:tc>
          <w:tcPr>
            <w:tcW w:w="813" w:type="dxa"/>
            <w:tcBorders>
              <w:top w:val="nil"/>
              <w:left w:val="nil"/>
              <w:bottom w:val="single" w:color="auto" w:sz="4" w:space="0"/>
              <w:right w:val="single" w:color="auto" w:sz="4" w:space="0"/>
            </w:tcBorders>
            <w:vAlign w:val="center"/>
          </w:tcPr>
          <w:p w14:paraId="2F9702A4">
            <w:pPr>
              <w:widowControl/>
              <w:tabs>
                <w:tab w:val="decimal" w:pos="0"/>
              </w:tabs>
              <w:ind w:firstLine="0" w:firstLineChars="0"/>
              <w:jc w:val="center"/>
              <w:rPr>
                <w:kern w:val="0"/>
                <w:sz w:val="18"/>
                <w:szCs w:val="18"/>
              </w:rPr>
            </w:pPr>
            <w:r>
              <w:rPr>
                <w:kern w:val="0"/>
                <w:sz w:val="18"/>
                <w:szCs w:val="18"/>
              </w:rPr>
              <w:t>407</w:t>
            </w:r>
          </w:p>
        </w:tc>
        <w:tc>
          <w:tcPr>
            <w:tcW w:w="1109" w:type="dxa"/>
            <w:tcBorders>
              <w:top w:val="nil"/>
              <w:left w:val="nil"/>
              <w:bottom w:val="single" w:color="auto" w:sz="4" w:space="0"/>
              <w:right w:val="single" w:color="auto" w:sz="4" w:space="0"/>
            </w:tcBorders>
            <w:vAlign w:val="center"/>
          </w:tcPr>
          <w:p w14:paraId="354E9BBC">
            <w:pPr>
              <w:widowControl/>
              <w:tabs>
                <w:tab w:val="decimal" w:pos="0"/>
              </w:tabs>
              <w:ind w:firstLine="0" w:firstLineChars="0"/>
              <w:jc w:val="center"/>
              <w:rPr>
                <w:kern w:val="0"/>
                <w:sz w:val="18"/>
                <w:szCs w:val="18"/>
              </w:rPr>
            </w:pPr>
            <w:r>
              <w:rPr>
                <w:kern w:val="0"/>
                <w:sz w:val="18"/>
                <w:szCs w:val="18"/>
              </w:rPr>
              <w:t>9.936523</w:t>
            </w:r>
          </w:p>
        </w:tc>
        <w:tc>
          <w:tcPr>
            <w:tcW w:w="426" w:type="dxa"/>
            <w:tcBorders>
              <w:top w:val="nil"/>
              <w:left w:val="nil"/>
              <w:bottom w:val="single" w:color="auto" w:sz="4" w:space="0"/>
              <w:right w:val="single" w:color="auto" w:sz="4" w:space="0"/>
            </w:tcBorders>
            <w:vAlign w:val="center"/>
          </w:tcPr>
          <w:p w14:paraId="70BE1300">
            <w:pPr>
              <w:widowControl/>
              <w:tabs>
                <w:tab w:val="decimal" w:pos="0"/>
              </w:tabs>
              <w:ind w:firstLine="0" w:firstLineChars="0"/>
              <w:jc w:val="center"/>
              <w:rPr>
                <w:kern w:val="0"/>
                <w:sz w:val="18"/>
                <w:szCs w:val="18"/>
              </w:rPr>
            </w:pPr>
            <w:r>
              <w:rPr>
                <w:kern w:val="0"/>
                <w:sz w:val="18"/>
                <w:szCs w:val="18"/>
              </w:rPr>
              <w:t>5</w:t>
            </w:r>
          </w:p>
        </w:tc>
      </w:tr>
      <w:tr w14:paraId="07FCF499">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0F4F68ED">
            <w:pPr>
              <w:widowControl/>
              <w:tabs>
                <w:tab w:val="decimal" w:pos="0"/>
              </w:tabs>
              <w:ind w:firstLine="0" w:firstLineChars="0"/>
              <w:jc w:val="center"/>
              <w:rPr>
                <w:kern w:val="0"/>
                <w:sz w:val="18"/>
                <w:szCs w:val="18"/>
              </w:rPr>
            </w:pPr>
            <w:r>
              <w:rPr>
                <w:kern w:val="0"/>
                <w:sz w:val="18"/>
                <w:szCs w:val="18"/>
              </w:rPr>
              <w:t>24</w:t>
            </w:r>
          </w:p>
        </w:tc>
        <w:tc>
          <w:tcPr>
            <w:tcW w:w="1068" w:type="dxa"/>
            <w:tcBorders>
              <w:top w:val="nil"/>
              <w:left w:val="nil"/>
              <w:bottom w:val="single" w:color="auto" w:sz="4" w:space="0"/>
              <w:right w:val="single" w:color="auto" w:sz="4" w:space="0"/>
            </w:tcBorders>
            <w:vAlign w:val="center"/>
          </w:tcPr>
          <w:p w14:paraId="180850DE">
            <w:pPr>
              <w:widowControl/>
              <w:tabs>
                <w:tab w:val="decimal" w:pos="0"/>
              </w:tabs>
              <w:ind w:firstLine="0" w:firstLineChars="0"/>
              <w:jc w:val="center"/>
              <w:rPr>
                <w:kern w:val="0"/>
                <w:sz w:val="18"/>
                <w:szCs w:val="18"/>
              </w:rPr>
            </w:pPr>
            <w:r>
              <w:rPr>
                <w:kern w:val="0"/>
                <w:sz w:val="18"/>
                <w:szCs w:val="18"/>
              </w:rPr>
              <w:t>0.585938</w:t>
            </w:r>
          </w:p>
        </w:tc>
        <w:tc>
          <w:tcPr>
            <w:tcW w:w="668" w:type="dxa"/>
            <w:tcBorders>
              <w:top w:val="nil"/>
              <w:left w:val="nil"/>
              <w:bottom w:val="single" w:color="auto" w:sz="4" w:space="0"/>
              <w:right w:val="single" w:color="auto" w:sz="4" w:space="0"/>
            </w:tcBorders>
          </w:tcPr>
          <w:p w14:paraId="78C4732D">
            <w:pPr>
              <w:widowControl/>
              <w:tabs>
                <w:tab w:val="decimal" w:pos="0"/>
              </w:tabs>
              <w:ind w:firstLine="0" w:firstLineChars="0"/>
              <w:jc w:val="center"/>
              <w:rPr>
                <w:kern w:val="0"/>
                <w:sz w:val="18"/>
                <w:szCs w:val="18"/>
              </w:rPr>
            </w:pPr>
            <w:r>
              <w:rPr>
                <w:kern w:val="0"/>
                <w:sz w:val="18"/>
                <w:szCs w:val="18"/>
              </w:rPr>
              <w:t>1</w:t>
            </w:r>
          </w:p>
        </w:tc>
        <w:tc>
          <w:tcPr>
            <w:tcW w:w="733" w:type="dxa"/>
            <w:tcBorders>
              <w:top w:val="nil"/>
              <w:left w:val="nil"/>
              <w:bottom w:val="single" w:color="auto" w:sz="4" w:space="0"/>
              <w:right w:val="single" w:color="auto" w:sz="4" w:space="0"/>
            </w:tcBorders>
            <w:vAlign w:val="center"/>
          </w:tcPr>
          <w:p w14:paraId="434953C2">
            <w:pPr>
              <w:widowControl/>
              <w:tabs>
                <w:tab w:val="decimal" w:pos="0"/>
              </w:tabs>
              <w:ind w:firstLine="0" w:firstLineChars="0"/>
              <w:jc w:val="center"/>
              <w:rPr>
                <w:kern w:val="0"/>
                <w:sz w:val="18"/>
                <w:szCs w:val="18"/>
              </w:rPr>
            </w:pPr>
            <w:r>
              <w:rPr>
                <w:kern w:val="0"/>
                <w:sz w:val="18"/>
                <w:szCs w:val="18"/>
              </w:rPr>
              <w:t>152</w:t>
            </w:r>
          </w:p>
        </w:tc>
        <w:tc>
          <w:tcPr>
            <w:tcW w:w="1068" w:type="dxa"/>
            <w:tcBorders>
              <w:top w:val="nil"/>
              <w:left w:val="nil"/>
              <w:bottom w:val="single" w:color="auto" w:sz="4" w:space="0"/>
              <w:right w:val="single" w:color="auto" w:sz="4" w:space="0"/>
            </w:tcBorders>
            <w:vAlign w:val="center"/>
          </w:tcPr>
          <w:p w14:paraId="6413B7C1">
            <w:pPr>
              <w:widowControl/>
              <w:tabs>
                <w:tab w:val="decimal" w:pos="0"/>
              </w:tabs>
              <w:ind w:firstLine="0" w:firstLineChars="0"/>
              <w:jc w:val="center"/>
              <w:rPr>
                <w:kern w:val="0"/>
                <w:sz w:val="18"/>
                <w:szCs w:val="18"/>
              </w:rPr>
            </w:pPr>
            <w:r>
              <w:rPr>
                <w:kern w:val="0"/>
                <w:sz w:val="18"/>
                <w:szCs w:val="18"/>
              </w:rPr>
              <w:t>3.710938</w:t>
            </w:r>
          </w:p>
        </w:tc>
        <w:tc>
          <w:tcPr>
            <w:tcW w:w="426" w:type="dxa"/>
            <w:tcBorders>
              <w:top w:val="nil"/>
              <w:left w:val="nil"/>
              <w:bottom w:val="single" w:color="auto" w:sz="4" w:space="0"/>
              <w:right w:val="single" w:color="auto" w:sz="4" w:space="0"/>
            </w:tcBorders>
            <w:vAlign w:val="center"/>
          </w:tcPr>
          <w:p w14:paraId="113AC666">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1D5E2FA1">
            <w:pPr>
              <w:widowControl/>
              <w:tabs>
                <w:tab w:val="decimal" w:pos="0"/>
              </w:tabs>
              <w:ind w:firstLine="0" w:firstLineChars="0"/>
              <w:jc w:val="center"/>
              <w:rPr>
                <w:kern w:val="0"/>
                <w:sz w:val="18"/>
                <w:szCs w:val="18"/>
              </w:rPr>
            </w:pPr>
            <w:r>
              <w:rPr>
                <w:kern w:val="0"/>
                <w:sz w:val="18"/>
                <w:szCs w:val="18"/>
              </w:rPr>
              <w:t>280</w:t>
            </w:r>
          </w:p>
        </w:tc>
        <w:tc>
          <w:tcPr>
            <w:tcW w:w="1068" w:type="dxa"/>
            <w:tcBorders>
              <w:top w:val="nil"/>
              <w:left w:val="nil"/>
              <w:bottom w:val="single" w:color="auto" w:sz="4" w:space="0"/>
              <w:right w:val="single" w:color="auto" w:sz="4" w:space="0"/>
            </w:tcBorders>
            <w:vAlign w:val="center"/>
          </w:tcPr>
          <w:p w14:paraId="0727BDCC">
            <w:pPr>
              <w:widowControl/>
              <w:tabs>
                <w:tab w:val="decimal" w:pos="0"/>
              </w:tabs>
              <w:ind w:firstLine="0" w:firstLineChars="0"/>
              <w:jc w:val="center"/>
              <w:rPr>
                <w:kern w:val="0"/>
                <w:sz w:val="18"/>
                <w:szCs w:val="18"/>
              </w:rPr>
            </w:pPr>
            <w:r>
              <w:rPr>
                <w:kern w:val="0"/>
                <w:sz w:val="18"/>
                <w:szCs w:val="18"/>
              </w:rPr>
              <w:t>6.835938</w:t>
            </w:r>
          </w:p>
        </w:tc>
        <w:tc>
          <w:tcPr>
            <w:tcW w:w="426" w:type="dxa"/>
            <w:tcBorders>
              <w:top w:val="nil"/>
              <w:left w:val="nil"/>
              <w:bottom w:val="single" w:color="auto" w:sz="4" w:space="0"/>
              <w:right w:val="single" w:color="auto" w:sz="4" w:space="0"/>
            </w:tcBorders>
            <w:vAlign w:val="center"/>
          </w:tcPr>
          <w:p w14:paraId="75753551">
            <w:pPr>
              <w:widowControl/>
              <w:tabs>
                <w:tab w:val="decimal" w:pos="0"/>
              </w:tabs>
              <w:ind w:firstLine="0" w:firstLineChars="0"/>
              <w:jc w:val="center"/>
              <w:rPr>
                <w:kern w:val="0"/>
                <w:sz w:val="18"/>
                <w:szCs w:val="18"/>
              </w:rPr>
            </w:pPr>
            <w:r>
              <w:rPr>
                <w:kern w:val="0"/>
                <w:sz w:val="18"/>
                <w:szCs w:val="18"/>
              </w:rPr>
              <w:t>6</w:t>
            </w:r>
          </w:p>
        </w:tc>
        <w:tc>
          <w:tcPr>
            <w:tcW w:w="813" w:type="dxa"/>
            <w:tcBorders>
              <w:top w:val="nil"/>
              <w:left w:val="nil"/>
              <w:bottom w:val="single" w:color="auto" w:sz="4" w:space="0"/>
              <w:right w:val="single" w:color="auto" w:sz="4" w:space="0"/>
            </w:tcBorders>
            <w:vAlign w:val="center"/>
          </w:tcPr>
          <w:p w14:paraId="10434D0D">
            <w:pPr>
              <w:widowControl/>
              <w:tabs>
                <w:tab w:val="decimal" w:pos="0"/>
              </w:tabs>
              <w:ind w:firstLine="0" w:firstLineChars="0"/>
              <w:jc w:val="center"/>
              <w:rPr>
                <w:kern w:val="0"/>
                <w:sz w:val="18"/>
                <w:szCs w:val="18"/>
              </w:rPr>
            </w:pPr>
            <w:r>
              <w:rPr>
                <w:kern w:val="0"/>
                <w:sz w:val="18"/>
                <w:szCs w:val="18"/>
              </w:rPr>
              <w:t>408</w:t>
            </w:r>
          </w:p>
        </w:tc>
        <w:tc>
          <w:tcPr>
            <w:tcW w:w="1109" w:type="dxa"/>
            <w:tcBorders>
              <w:top w:val="nil"/>
              <w:left w:val="nil"/>
              <w:bottom w:val="single" w:color="auto" w:sz="4" w:space="0"/>
              <w:right w:val="single" w:color="auto" w:sz="4" w:space="0"/>
            </w:tcBorders>
            <w:vAlign w:val="center"/>
          </w:tcPr>
          <w:p w14:paraId="4C9E18A2">
            <w:pPr>
              <w:widowControl/>
              <w:tabs>
                <w:tab w:val="decimal" w:pos="0"/>
              </w:tabs>
              <w:ind w:firstLine="0" w:firstLineChars="0"/>
              <w:jc w:val="center"/>
              <w:rPr>
                <w:kern w:val="0"/>
                <w:sz w:val="18"/>
                <w:szCs w:val="18"/>
              </w:rPr>
            </w:pPr>
            <w:r>
              <w:rPr>
                <w:kern w:val="0"/>
                <w:sz w:val="18"/>
                <w:szCs w:val="18"/>
              </w:rPr>
              <w:t>9.960938</w:t>
            </w:r>
          </w:p>
        </w:tc>
        <w:tc>
          <w:tcPr>
            <w:tcW w:w="426" w:type="dxa"/>
            <w:tcBorders>
              <w:top w:val="nil"/>
              <w:left w:val="nil"/>
              <w:bottom w:val="single" w:color="auto" w:sz="4" w:space="0"/>
              <w:right w:val="single" w:color="auto" w:sz="4" w:space="0"/>
            </w:tcBorders>
            <w:vAlign w:val="center"/>
          </w:tcPr>
          <w:p w14:paraId="640D7FC2">
            <w:pPr>
              <w:widowControl/>
              <w:tabs>
                <w:tab w:val="decimal" w:pos="0"/>
              </w:tabs>
              <w:ind w:firstLine="0" w:firstLineChars="0"/>
              <w:jc w:val="center"/>
              <w:rPr>
                <w:kern w:val="0"/>
                <w:sz w:val="18"/>
                <w:szCs w:val="18"/>
              </w:rPr>
            </w:pPr>
            <w:r>
              <w:rPr>
                <w:kern w:val="0"/>
                <w:sz w:val="18"/>
                <w:szCs w:val="18"/>
              </w:rPr>
              <w:t>5</w:t>
            </w:r>
          </w:p>
        </w:tc>
      </w:tr>
      <w:tr w14:paraId="1EA684E2">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373CBA91">
            <w:pPr>
              <w:widowControl/>
              <w:tabs>
                <w:tab w:val="decimal" w:pos="0"/>
              </w:tabs>
              <w:ind w:firstLine="0" w:firstLineChars="0"/>
              <w:jc w:val="center"/>
              <w:rPr>
                <w:kern w:val="0"/>
                <w:sz w:val="18"/>
                <w:szCs w:val="18"/>
              </w:rPr>
            </w:pPr>
            <w:r>
              <w:rPr>
                <w:kern w:val="0"/>
                <w:sz w:val="18"/>
                <w:szCs w:val="18"/>
              </w:rPr>
              <w:t>25</w:t>
            </w:r>
          </w:p>
        </w:tc>
        <w:tc>
          <w:tcPr>
            <w:tcW w:w="1068" w:type="dxa"/>
            <w:tcBorders>
              <w:top w:val="nil"/>
              <w:left w:val="nil"/>
              <w:bottom w:val="single" w:color="auto" w:sz="4" w:space="0"/>
              <w:right w:val="single" w:color="auto" w:sz="4" w:space="0"/>
            </w:tcBorders>
            <w:vAlign w:val="center"/>
          </w:tcPr>
          <w:p w14:paraId="343A4AFE">
            <w:pPr>
              <w:widowControl/>
              <w:tabs>
                <w:tab w:val="decimal" w:pos="0"/>
              </w:tabs>
              <w:ind w:firstLine="0" w:firstLineChars="0"/>
              <w:jc w:val="center"/>
              <w:rPr>
                <w:kern w:val="0"/>
                <w:sz w:val="18"/>
                <w:szCs w:val="18"/>
              </w:rPr>
            </w:pPr>
            <w:r>
              <w:rPr>
                <w:kern w:val="0"/>
                <w:sz w:val="18"/>
                <w:szCs w:val="18"/>
              </w:rPr>
              <w:t>0.610352</w:t>
            </w:r>
          </w:p>
        </w:tc>
        <w:tc>
          <w:tcPr>
            <w:tcW w:w="668" w:type="dxa"/>
            <w:tcBorders>
              <w:top w:val="nil"/>
              <w:left w:val="nil"/>
              <w:bottom w:val="single" w:color="auto" w:sz="4" w:space="0"/>
              <w:right w:val="single" w:color="auto" w:sz="4" w:space="0"/>
            </w:tcBorders>
          </w:tcPr>
          <w:p w14:paraId="249432CA">
            <w:pPr>
              <w:widowControl/>
              <w:tabs>
                <w:tab w:val="decimal" w:pos="0"/>
              </w:tabs>
              <w:ind w:firstLine="0" w:firstLineChars="0"/>
              <w:jc w:val="center"/>
              <w:rPr>
                <w:kern w:val="0"/>
                <w:sz w:val="18"/>
                <w:szCs w:val="18"/>
              </w:rPr>
            </w:pPr>
            <w:r>
              <w:rPr>
                <w:kern w:val="0"/>
                <w:sz w:val="18"/>
                <w:szCs w:val="18"/>
              </w:rPr>
              <w:t>0</w:t>
            </w:r>
          </w:p>
        </w:tc>
        <w:tc>
          <w:tcPr>
            <w:tcW w:w="733" w:type="dxa"/>
            <w:tcBorders>
              <w:top w:val="nil"/>
              <w:left w:val="nil"/>
              <w:bottom w:val="single" w:color="auto" w:sz="4" w:space="0"/>
              <w:right w:val="single" w:color="auto" w:sz="4" w:space="0"/>
            </w:tcBorders>
            <w:vAlign w:val="center"/>
          </w:tcPr>
          <w:p w14:paraId="6D83A7AD">
            <w:pPr>
              <w:widowControl/>
              <w:tabs>
                <w:tab w:val="decimal" w:pos="0"/>
              </w:tabs>
              <w:ind w:firstLine="0" w:firstLineChars="0"/>
              <w:jc w:val="center"/>
              <w:rPr>
                <w:kern w:val="0"/>
                <w:sz w:val="18"/>
                <w:szCs w:val="18"/>
              </w:rPr>
            </w:pPr>
            <w:r>
              <w:rPr>
                <w:kern w:val="0"/>
                <w:sz w:val="18"/>
                <w:szCs w:val="18"/>
              </w:rPr>
              <w:t>153</w:t>
            </w:r>
          </w:p>
        </w:tc>
        <w:tc>
          <w:tcPr>
            <w:tcW w:w="1068" w:type="dxa"/>
            <w:tcBorders>
              <w:top w:val="nil"/>
              <w:left w:val="nil"/>
              <w:bottom w:val="single" w:color="auto" w:sz="4" w:space="0"/>
              <w:right w:val="single" w:color="auto" w:sz="4" w:space="0"/>
            </w:tcBorders>
            <w:vAlign w:val="center"/>
          </w:tcPr>
          <w:p w14:paraId="176B0A35">
            <w:pPr>
              <w:widowControl/>
              <w:tabs>
                <w:tab w:val="decimal" w:pos="0"/>
              </w:tabs>
              <w:ind w:firstLine="0" w:firstLineChars="0"/>
              <w:jc w:val="center"/>
              <w:rPr>
                <w:kern w:val="0"/>
                <w:sz w:val="18"/>
                <w:szCs w:val="18"/>
              </w:rPr>
            </w:pPr>
            <w:r>
              <w:rPr>
                <w:kern w:val="0"/>
                <w:sz w:val="18"/>
                <w:szCs w:val="18"/>
              </w:rPr>
              <w:t>3.735352</w:t>
            </w:r>
          </w:p>
        </w:tc>
        <w:tc>
          <w:tcPr>
            <w:tcW w:w="426" w:type="dxa"/>
            <w:tcBorders>
              <w:top w:val="nil"/>
              <w:left w:val="nil"/>
              <w:bottom w:val="single" w:color="auto" w:sz="4" w:space="0"/>
              <w:right w:val="single" w:color="auto" w:sz="4" w:space="0"/>
            </w:tcBorders>
            <w:vAlign w:val="center"/>
          </w:tcPr>
          <w:p w14:paraId="77788CDF">
            <w:pPr>
              <w:widowControl/>
              <w:tabs>
                <w:tab w:val="decimal" w:pos="0"/>
              </w:tabs>
              <w:ind w:firstLine="0" w:firstLineChars="0"/>
              <w:jc w:val="center"/>
              <w:rPr>
                <w:kern w:val="0"/>
                <w:sz w:val="18"/>
                <w:szCs w:val="18"/>
              </w:rPr>
            </w:pPr>
            <w:r>
              <w:rPr>
                <w:kern w:val="0"/>
                <w:sz w:val="18"/>
                <w:szCs w:val="18"/>
              </w:rPr>
              <w:t>3</w:t>
            </w:r>
          </w:p>
        </w:tc>
        <w:tc>
          <w:tcPr>
            <w:tcW w:w="813" w:type="dxa"/>
            <w:tcBorders>
              <w:top w:val="nil"/>
              <w:left w:val="nil"/>
              <w:bottom w:val="single" w:color="auto" w:sz="4" w:space="0"/>
              <w:right w:val="single" w:color="auto" w:sz="4" w:space="0"/>
            </w:tcBorders>
            <w:vAlign w:val="center"/>
          </w:tcPr>
          <w:p w14:paraId="3828D6AA">
            <w:pPr>
              <w:widowControl/>
              <w:tabs>
                <w:tab w:val="decimal" w:pos="0"/>
              </w:tabs>
              <w:ind w:firstLine="0" w:firstLineChars="0"/>
              <w:jc w:val="center"/>
              <w:rPr>
                <w:kern w:val="0"/>
                <w:sz w:val="18"/>
                <w:szCs w:val="18"/>
              </w:rPr>
            </w:pPr>
            <w:r>
              <w:rPr>
                <w:kern w:val="0"/>
                <w:sz w:val="18"/>
                <w:szCs w:val="18"/>
              </w:rPr>
              <w:t>281</w:t>
            </w:r>
          </w:p>
        </w:tc>
        <w:tc>
          <w:tcPr>
            <w:tcW w:w="1068" w:type="dxa"/>
            <w:tcBorders>
              <w:top w:val="nil"/>
              <w:left w:val="nil"/>
              <w:bottom w:val="single" w:color="auto" w:sz="4" w:space="0"/>
              <w:right w:val="single" w:color="auto" w:sz="4" w:space="0"/>
            </w:tcBorders>
            <w:vAlign w:val="center"/>
          </w:tcPr>
          <w:p w14:paraId="6FD61B4D">
            <w:pPr>
              <w:widowControl/>
              <w:tabs>
                <w:tab w:val="decimal" w:pos="0"/>
              </w:tabs>
              <w:ind w:firstLine="0" w:firstLineChars="0"/>
              <w:jc w:val="center"/>
              <w:rPr>
                <w:kern w:val="0"/>
                <w:sz w:val="18"/>
                <w:szCs w:val="18"/>
              </w:rPr>
            </w:pPr>
            <w:r>
              <w:rPr>
                <w:kern w:val="0"/>
                <w:sz w:val="18"/>
                <w:szCs w:val="18"/>
              </w:rPr>
              <w:t>6.860352</w:t>
            </w:r>
          </w:p>
        </w:tc>
        <w:tc>
          <w:tcPr>
            <w:tcW w:w="426" w:type="dxa"/>
            <w:tcBorders>
              <w:top w:val="nil"/>
              <w:left w:val="nil"/>
              <w:bottom w:val="single" w:color="auto" w:sz="4" w:space="0"/>
              <w:right w:val="single" w:color="auto" w:sz="4" w:space="0"/>
            </w:tcBorders>
            <w:vAlign w:val="center"/>
          </w:tcPr>
          <w:p w14:paraId="104B02DE">
            <w:pPr>
              <w:widowControl/>
              <w:tabs>
                <w:tab w:val="decimal" w:pos="0"/>
              </w:tabs>
              <w:ind w:firstLine="0" w:firstLineChars="0"/>
              <w:jc w:val="center"/>
              <w:rPr>
                <w:kern w:val="0"/>
                <w:sz w:val="18"/>
                <w:szCs w:val="18"/>
              </w:rPr>
            </w:pPr>
            <w:r>
              <w:rPr>
                <w:kern w:val="0"/>
                <w:sz w:val="18"/>
                <w:szCs w:val="18"/>
              </w:rPr>
              <w:t>5</w:t>
            </w:r>
          </w:p>
        </w:tc>
        <w:tc>
          <w:tcPr>
            <w:tcW w:w="813" w:type="dxa"/>
            <w:tcBorders>
              <w:top w:val="nil"/>
              <w:left w:val="nil"/>
              <w:bottom w:val="single" w:color="auto" w:sz="4" w:space="0"/>
              <w:right w:val="single" w:color="auto" w:sz="4" w:space="0"/>
            </w:tcBorders>
            <w:vAlign w:val="center"/>
          </w:tcPr>
          <w:p w14:paraId="6EA22084">
            <w:pPr>
              <w:widowControl/>
              <w:tabs>
                <w:tab w:val="decimal" w:pos="0"/>
              </w:tabs>
              <w:ind w:firstLine="0" w:firstLineChars="0"/>
              <w:jc w:val="center"/>
              <w:rPr>
                <w:kern w:val="0"/>
                <w:sz w:val="18"/>
                <w:szCs w:val="18"/>
              </w:rPr>
            </w:pPr>
            <w:r>
              <w:rPr>
                <w:kern w:val="0"/>
                <w:sz w:val="18"/>
                <w:szCs w:val="18"/>
              </w:rPr>
              <w:t>409</w:t>
            </w:r>
          </w:p>
        </w:tc>
        <w:tc>
          <w:tcPr>
            <w:tcW w:w="1109" w:type="dxa"/>
            <w:tcBorders>
              <w:top w:val="nil"/>
              <w:left w:val="nil"/>
              <w:bottom w:val="single" w:color="auto" w:sz="4" w:space="0"/>
              <w:right w:val="single" w:color="auto" w:sz="4" w:space="0"/>
            </w:tcBorders>
            <w:vAlign w:val="center"/>
          </w:tcPr>
          <w:p w14:paraId="65581043">
            <w:pPr>
              <w:widowControl/>
              <w:tabs>
                <w:tab w:val="decimal" w:pos="0"/>
              </w:tabs>
              <w:ind w:firstLine="0" w:firstLineChars="0"/>
              <w:jc w:val="center"/>
              <w:rPr>
                <w:kern w:val="0"/>
                <w:sz w:val="18"/>
                <w:szCs w:val="18"/>
              </w:rPr>
            </w:pPr>
            <w:r>
              <w:rPr>
                <w:kern w:val="0"/>
                <w:sz w:val="18"/>
                <w:szCs w:val="18"/>
              </w:rPr>
              <w:t>9.985352</w:t>
            </w:r>
          </w:p>
        </w:tc>
        <w:tc>
          <w:tcPr>
            <w:tcW w:w="426" w:type="dxa"/>
            <w:tcBorders>
              <w:top w:val="nil"/>
              <w:left w:val="nil"/>
              <w:bottom w:val="single" w:color="auto" w:sz="4" w:space="0"/>
              <w:right w:val="single" w:color="auto" w:sz="4" w:space="0"/>
            </w:tcBorders>
            <w:vAlign w:val="center"/>
          </w:tcPr>
          <w:p w14:paraId="3170D5F6">
            <w:pPr>
              <w:widowControl/>
              <w:tabs>
                <w:tab w:val="decimal" w:pos="0"/>
              </w:tabs>
              <w:ind w:firstLine="0" w:firstLineChars="0"/>
              <w:jc w:val="center"/>
              <w:rPr>
                <w:kern w:val="0"/>
                <w:sz w:val="18"/>
                <w:szCs w:val="18"/>
              </w:rPr>
            </w:pPr>
            <w:r>
              <w:rPr>
                <w:kern w:val="0"/>
                <w:sz w:val="18"/>
                <w:szCs w:val="18"/>
              </w:rPr>
              <w:t>2</w:t>
            </w:r>
          </w:p>
        </w:tc>
      </w:tr>
      <w:tr w14:paraId="7092816F">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4F3611AF">
            <w:pPr>
              <w:widowControl/>
              <w:tabs>
                <w:tab w:val="decimal" w:pos="0"/>
              </w:tabs>
              <w:ind w:firstLine="0" w:firstLineChars="0"/>
              <w:jc w:val="center"/>
              <w:rPr>
                <w:kern w:val="0"/>
                <w:sz w:val="18"/>
                <w:szCs w:val="18"/>
              </w:rPr>
            </w:pPr>
            <w:r>
              <w:rPr>
                <w:kern w:val="0"/>
                <w:sz w:val="18"/>
                <w:szCs w:val="18"/>
              </w:rPr>
              <w:t>26</w:t>
            </w:r>
          </w:p>
        </w:tc>
        <w:tc>
          <w:tcPr>
            <w:tcW w:w="1068" w:type="dxa"/>
            <w:tcBorders>
              <w:top w:val="nil"/>
              <w:left w:val="nil"/>
              <w:bottom w:val="single" w:color="auto" w:sz="4" w:space="0"/>
              <w:right w:val="single" w:color="auto" w:sz="4" w:space="0"/>
            </w:tcBorders>
            <w:vAlign w:val="center"/>
          </w:tcPr>
          <w:p w14:paraId="6A25042F">
            <w:pPr>
              <w:widowControl/>
              <w:tabs>
                <w:tab w:val="decimal" w:pos="0"/>
              </w:tabs>
              <w:ind w:firstLine="0" w:firstLineChars="0"/>
              <w:jc w:val="center"/>
              <w:rPr>
                <w:kern w:val="0"/>
                <w:sz w:val="18"/>
                <w:szCs w:val="18"/>
              </w:rPr>
            </w:pPr>
            <w:r>
              <w:rPr>
                <w:kern w:val="0"/>
                <w:sz w:val="18"/>
                <w:szCs w:val="18"/>
              </w:rPr>
              <w:t>0.634766</w:t>
            </w:r>
          </w:p>
        </w:tc>
        <w:tc>
          <w:tcPr>
            <w:tcW w:w="668" w:type="dxa"/>
            <w:tcBorders>
              <w:top w:val="nil"/>
              <w:left w:val="nil"/>
              <w:bottom w:val="single" w:color="auto" w:sz="4" w:space="0"/>
              <w:right w:val="single" w:color="auto" w:sz="4" w:space="0"/>
            </w:tcBorders>
          </w:tcPr>
          <w:p w14:paraId="126A8E03">
            <w:pPr>
              <w:widowControl/>
              <w:tabs>
                <w:tab w:val="decimal" w:pos="0"/>
              </w:tabs>
              <w:ind w:firstLine="0" w:firstLineChars="0"/>
              <w:jc w:val="center"/>
              <w:rPr>
                <w:kern w:val="0"/>
                <w:sz w:val="18"/>
                <w:szCs w:val="18"/>
              </w:rPr>
            </w:pPr>
            <w:r>
              <w:rPr>
                <w:kern w:val="0"/>
                <w:sz w:val="18"/>
                <w:szCs w:val="18"/>
              </w:rPr>
              <w:t>7</w:t>
            </w:r>
          </w:p>
        </w:tc>
        <w:tc>
          <w:tcPr>
            <w:tcW w:w="733" w:type="dxa"/>
            <w:tcBorders>
              <w:top w:val="nil"/>
              <w:left w:val="nil"/>
              <w:bottom w:val="single" w:color="auto" w:sz="4" w:space="0"/>
              <w:right w:val="single" w:color="auto" w:sz="4" w:space="0"/>
            </w:tcBorders>
            <w:vAlign w:val="center"/>
          </w:tcPr>
          <w:p w14:paraId="07F4FAEE">
            <w:pPr>
              <w:widowControl/>
              <w:tabs>
                <w:tab w:val="decimal" w:pos="0"/>
              </w:tabs>
              <w:ind w:firstLine="0" w:firstLineChars="0"/>
              <w:jc w:val="center"/>
              <w:rPr>
                <w:kern w:val="0"/>
                <w:sz w:val="18"/>
                <w:szCs w:val="18"/>
              </w:rPr>
            </w:pPr>
            <w:r>
              <w:rPr>
                <w:kern w:val="0"/>
                <w:sz w:val="18"/>
                <w:szCs w:val="18"/>
              </w:rPr>
              <w:t>154</w:t>
            </w:r>
          </w:p>
        </w:tc>
        <w:tc>
          <w:tcPr>
            <w:tcW w:w="1068" w:type="dxa"/>
            <w:tcBorders>
              <w:top w:val="nil"/>
              <w:left w:val="nil"/>
              <w:bottom w:val="single" w:color="auto" w:sz="4" w:space="0"/>
              <w:right w:val="single" w:color="auto" w:sz="4" w:space="0"/>
            </w:tcBorders>
            <w:vAlign w:val="center"/>
          </w:tcPr>
          <w:p w14:paraId="3130217B">
            <w:pPr>
              <w:widowControl/>
              <w:tabs>
                <w:tab w:val="decimal" w:pos="0"/>
              </w:tabs>
              <w:ind w:firstLine="0" w:firstLineChars="0"/>
              <w:jc w:val="center"/>
              <w:rPr>
                <w:kern w:val="0"/>
                <w:sz w:val="18"/>
                <w:szCs w:val="18"/>
              </w:rPr>
            </w:pPr>
            <w:r>
              <w:rPr>
                <w:kern w:val="0"/>
                <w:sz w:val="18"/>
                <w:szCs w:val="18"/>
              </w:rPr>
              <w:t>3.759766</w:t>
            </w:r>
          </w:p>
        </w:tc>
        <w:tc>
          <w:tcPr>
            <w:tcW w:w="426" w:type="dxa"/>
            <w:tcBorders>
              <w:top w:val="nil"/>
              <w:left w:val="nil"/>
              <w:bottom w:val="single" w:color="auto" w:sz="4" w:space="0"/>
              <w:right w:val="single" w:color="auto" w:sz="4" w:space="0"/>
            </w:tcBorders>
            <w:vAlign w:val="center"/>
          </w:tcPr>
          <w:p w14:paraId="7DF8F1F7">
            <w:pPr>
              <w:widowControl/>
              <w:tabs>
                <w:tab w:val="decimal" w:pos="0"/>
              </w:tabs>
              <w:ind w:firstLine="0" w:firstLineChars="0"/>
              <w:jc w:val="center"/>
              <w:rPr>
                <w:kern w:val="0"/>
                <w:sz w:val="18"/>
                <w:szCs w:val="18"/>
              </w:rPr>
            </w:pPr>
            <w:r>
              <w:rPr>
                <w:kern w:val="0"/>
                <w:sz w:val="18"/>
                <w:szCs w:val="18"/>
              </w:rPr>
              <w:t>7</w:t>
            </w:r>
          </w:p>
        </w:tc>
        <w:tc>
          <w:tcPr>
            <w:tcW w:w="813" w:type="dxa"/>
            <w:tcBorders>
              <w:top w:val="nil"/>
              <w:left w:val="nil"/>
              <w:bottom w:val="single" w:color="auto" w:sz="4" w:space="0"/>
              <w:right w:val="single" w:color="auto" w:sz="4" w:space="0"/>
            </w:tcBorders>
            <w:vAlign w:val="center"/>
          </w:tcPr>
          <w:p w14:paraId="7C575B04">
            <w:pPr>
              <w:widowControl/>
              <w:tabs>
                <w:tab w:val="decimal" w:pos="0"/>
              </w:tabs>
              <w:ind w:firstLine="0" w:firstLineChars="0"/>
              <w:jc w:val="center"/>
              <w:rPr>
                <w:kern w:val="0"/>
                <w:sz w:val="18"/>
                <w:szCs w:val="18"/>
              </w:rPr>
            </w:pPr>
            <w:r>
              <w:rPr>
                <w:kern w:val="0"/>
                <w:sz w:val="18"/>
                <w:szCs w:val="18"/>
              </w:rPr>
              <w:t>282</w:t>
            </w:r>
          </w:p>
        </w:tc>
        <w:tc>
          <w:tcPr>
            <w:tcW w:w="1068" w:type="dxa"/>
            <w:tcBorders>
              <w:top w:val="nil"/>
              <w:left w:val="nil"/>
              <w:bottom w:val="single" w:color="auto" w:sz="4" w:space="0"/>
              <w:right w:val="single" w:color="auto" w:sz="4" w:space="0"/>
            </w:tcBorders>
            <w:vAlign w:val="center"/>
          </w:tcPr>
          <w:p w14:paraId="25BCA21B">
            <w:pPr>
              <w:widowControl/>
              <w:tabs>
                <w:tab w:val="decimal" w:pos="0"/>
              </w:tabs>
              <w:ind w:firstLine="0" w:firstLineChars="0"/>
              <w:jc w:val="center"/>
              <w:rPr>
                <w:kern w:val="0"/>
                <w:sz w:val="18"/>
                <w:szCs w:val="18"/>
              </w:rPr>
            </w:pPr>
            <w:r>
              <w:rPr>
                <w:kern w:val="0"/>
                <w:sz w:val="18"/>
                <w:szCs w:val="18"/>
              </w:rPr>
              <w:t>6.884766</w:t>
            </w:r>
          </w:p>
        </w:tc>
        <w:tc>
          <w:tcPr>
            <w:tcW w:w="426" w:type="dxa"/>
            <w:tcBorders>
              <w:top w:val="nil"/>
              <w:left w:val="nil"/>
              <w:bottom w:val="single" w:color="auto" w:sz="4" w:space="0"/>
              <w:right w:val="single" w:color="auto" w:sz="4" w:space="0"/>
            </w:tcBorders>
            <w:vAlign w:val="center"/>
          </w:tcPr>
          <w:p w14:paraId="154AE841">
            <w:pPr>
              <w:widowControl/>
              <w:tabs>
                <w:tab w:val="decimal" w:pos="0"/>
              </w:tabs>
              <w:ind w:firstLine="0" w:firstLineChars="0"/>
              <w:jc w:val="center"/>
              <w:rPr>
                <w:kern w:val="0"/>
                <w:sz w:val="18"/>
                <w:szCs w:val="18"/>
              </w:rPr>
            </w:pPr>
            <w:r>
              <w:rPr>
                <w:kern w:val="0"/>
                <w:sz w:val="18"/>
                <w:szCs w:val="18"/>
              </w:rPr>
              <w:t>1</w:t>
            </w:r>
          </w:p>
        </w:tc>
        <w:tc>
          <w:tcPr>
            <w:tcW w:w="813" w:type="dxa"/>
            <w:tcBorders>
              <w:top w:val="nil"/>
              <w:left w:val="nil"/>
              <w:bottom w:val="single" w:color="auto" w:sz="4" w:space="0"/>
              <w:right w:val="single" w:color="auto" w:sz="4" w:space="0"/>
            </w:tcBorders>
            <w:vAlign w:val="center"/>
          </w:tcPr>
          <w:p w14:paraId="163D50D1">
            <w:pPr>
              <w:widowControl/>
              <w:tabs>
                <w:tab w:val="decimal" w:pos="0"/>
              </w:tabs>
              <w:ind w:firstLine="0" w:firstLineChars="0"/>
              <w:jc w:val="center"/>
              <w:rPr>
                <w:kern w:val="0"/>
                <w:sz w:val="18"/>
                <w:szCs w:val="18"/>
              </w:rPr>
            </w:pPr>
            <w:r>
              <w:rPr>
                <w:kern w:val="0"/>
                <w:sz w:val="18"/>
                <w:szCs w:val="18"/>
              </w:rPr>
              <w:t>410</w:t>
            </w:r>
          </w:p>
        </w:tc>
        <w:tc>
          <w:tcPr>
            <w:tcW w:w="1109" w:type="dxa"/>
            <w:tcBorders>
              <w:top w:val="nil"/>
              <w:left w:val="nil"/>
              <w:bottom w:val="single" w:color="auto" w:sz="4" w:space="0"/>
              <w:right w:val="single" w:color="auto" w:sz="4" w:space="0"/>
            </w:tcBorders>
            <w:vAlign w:val="center"/>
          </w:tcPr>
          <w:p w14:paraId="7EA9DD3C">
            <w:pPr>
              <w:widowControl/>
              <w:tabs>
                <w:tab w:val="decimal" w:pos="0"/>
              </w:tabs>
              <w:ind w:firstLine="0" w:firstLineChars="0"/>
              <w:jc w:val="center"/>
              <w:rPr>
                <w:kern w:val="0"/>
                <w:sz w:val="18"/>
                <w:szCs w:val="18"/>
              </w:rPr>
            </w:pPr>
            <w:r>
              <w:rPr>
                <w:kern w:val="0"/>
                <w:sz w:val="18"/>
                <w:szCs w:val="18"/>
              </w:rPr>
              <w:t>10.009766</w:t>
            </w:r>
          </w:p>
        </w:tc>
        <w:tc>
          <w:tcPr>
            <w:tcW w:w="426" w:type="dxa"/>
            <w:tcBorders>
              <w:top w:val="nil"/>
              <w:left w:val="nil"/>
              <w:bottom w:val="single" w:color="auto" w:sz="4" w:space="0"/>
              <w:right w:val="single" w:color="auto" w:sz="4" w:space="0"/>
            </w:tcBorders>
            <w:vAlign w:val="center"/>
          </w:tcPr>
          <w:p w14:paraId="07A93CE7">
            <w:pPr>
              <w:widowControl/>
              <w:tabs>
                <w:tab w:val="decimal" w:pos="0"/>
              </w:tabs>
              <w:ind w:firstLine="0" w:firstLineChars="0"/>
              <w:jc w:val="center"/>
              <w:rPr>
                <w:kern w:val="0"/>
                <w:sz w:val="18"/>
                <w:szCs w:val="18"/>
              </w:rPr>
            </w:pPr>
            <w:r>
              <w:rPr>
                <w:kern w:val="0"/>
                <w:sz w:val="18"/>
                <w:szCs w:val="18"/>
              </w:rPr>
              <w:t>6</w:t>
            </w:r>
          </w:p>
        </w:tc>
      </w:tr>
      <w:tr w14:paraId="79B9ECB4">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24F5B22C">
            <w:pPr>
              <w:widowControl/>
              <w:tabs>
                <w:tab w:val="decimal" w:pos="0"/>
              </w:tabs>
              <w:ind w:firstLine="0" w:firstLineChars="0"/>
              <w:jc w:val="center"/>
              <w:rPr>
                <w:kern w:val="0"/>
                <w:sz w:val="18"/>
                <w:szCs w:val="18"/>
              </w:rPr>
            </w:pPr>
            <w:r>
              <w:rPr>
                <w:kern w:val="0"/>
                <w:sz w:val="18"/>
                <w:szCs w:val="18"/>
              </w:rPr>
              <w:t>27</w:t>
            </w:r>
          </w:p>
        </w:tc>
        <w:tc>
          <w:tcPr>
            <w:tcW w:w="1068" w:type="dxa"/>
            <w:tcBorders>
              <w:top w:val="nil"/>
              <w:left w:val="nil"/>
              <w:bottom w:val="single" w:color="auto" w:sz="4" w:space="0"/>
              <w:right w:val="single" w:color="auto" w:sz="4" w:space="0"/>
            </w:tcBorders>
            <w:vAlign w:val="center"/>
          </w:tcPr>
          <w:p w14:paraId="0EDE214C">
            <w:pPr>
              <w:widowControl/>
              <w:tabs>
                <w:tab w:val="decimal" w:pos="0"/>
              </w:tabs>
              <w:ind w:firstLine="0" w:firstLineChars="0"/>
              <w:jc w:val="center"/>
              <w:rPr>
                <w:kern w:val="0"/>
                <w:sz w:val="18"/>
                <w:szCs w:val="18"/>
              </w:rPr>
            </w:pPr>
            <w:r>
              <w:rPr>
                <w:kern w:val="0"/>
                <w:sz w:val="18"/>
                <w:szCs w:val="18"/>
              </w:rPr>
              <w:t>0.659180</w:t>
            </w:r>
          </w:p>
        </w:tc>
        <w:tc>
          <w:tcPr>
            <w:tcW w:w="668" w:type="dxa"/>
            <w:tcBorders>
              <w:top w:val="nil"/>
              <w:left w:val="nil"/>
              <w:bottom w:val="single" w:color="auto" w:sz="4" w:space="0"/>
              <w:right w:val="single" w:color="auto" w:sz="4" w:space="0"/>
            </w:tcBorders>
          </w:tcPr>
          <w:p w14:paraId="0890E497">
            <w:pPr>
              <w:widowControl/>
              <w:tabs>
                <w:tab w:val="decimal" w:pos="0"/>
              </w:tabs>
              <w:ind w:firstLine="0" w:firstLineChars="0"/>
              <w:jc w:val="center"/>
              <w:rPr>
                <w:kern w:val="0"/>
                <w:sz w:val="18"/>
                <w:szCs w:val="18"/>
              </w:rPr>
            </w:pPr>
            <w:r>
              <w:rPr>
                <w:kern w:val="0"/>
                <w:sz w:val="18"/>
                <w:szCs w:val="18"/>
              </w:rPr>
              <w:t>5</w:t>
            </w:r>
          </w:p>
        </w:tc>
        <w:tc>
          <w:tcPr>
            <w:tcW w:w="733" w:type="dxa"/>
            <w:tcBorders>
              <w:top w:val="nil"/>
              <w:left w:val="nil"/>
              <w:bottom w:val="single" w:color="auto" w:sz="4" w:space="0"/>
              <w:right w:val="single" w:color="auto" w:sz="4" w:space="0"/>
            </w:tcBorders>
            <w:vAlign w:val="center"/>
          </w:tcPr>
          <w:p w14:paraId="5078BCE4">
            <w:pPr>
              <w:widowControl/>
              <w:tabs>
                <w:tab w:val="decimal" w:pos="0"/>
              </w:tabs>
              <w:ind w:firstLine="0" w:firstLineChars="0"/>
              <w:jc w:val="center"/>
              <w:rPr>
                <w:kern w:val="0"/>
                <w:sz w:val="18"/>
                <w:szCs w:val="18"/>
              </w:rPr>
            </w:pPr>
            <w:r>
              <w:rPr>
                <w:kern w:val="0"/>
                <w:sz w:val="18"/>
                <w:szCs w:val="18"/>
              </w:rPr>
              <w:t>155</w:t>
            </w:r>
          </w:p>
        </w:tc>
        <w:tc>
          <w:tcPr>
            <w:tcW w:w="1068" w:type="dxa"/>
            <w:tcBorders>
              <w:top w:val="nil"/>
              <w:left w:val="nil"/>
              <w:bottom w:val="single" w:color="auto" w:sz="4" w:space="0"/>
              <w:right w:val="single" w:color="auto" w:sz="4" w:space="0"/>
            </w:tcBorders>
            <w:vAlign w:val="center"/>
          </w:tcPr>
          <w:p w14:paraId="39AC3424">
            <w:pPr>
              <w:widowControl/>
              <w:tabs>
                <w:tab w:val="decimal" w:pos="0"/>
              </w:tabs>
              <w:ind w:firstLine="0" w:firstLineChars="0"/>
              <w:jc w:val="center"/>
              <w:rPr>
                <w:kern w:val="0"/>
                <w:sz w:val="18"/>
                <w:szCs w:val="18"/>
              </w:rPr>
            </w:pPr>
            <w:r>
              <w:rPr>
                <w:kern w:val="0"/>
                <w:sz w:val="18"/>
                <w:szCs w:val="18"/>
              </w:rPr>
              <w:t>3.784180</w:t>
            </w:r>
          </w:p>
        </w:tc>
        <w:tc>
          <w:tcPr>
            <w:tcW w:w="426" w:type="dxa"/>
            <w:tcBorders>
              <w:top w:val="nil"/>
              <w:left w:val="nil"/>
              <w:bottom w:val="single" w:color="auto" w:sz="4" w:space="0"/>
              <w:right w:val="single" w:color="auto" w:sz="4" w:space="0"/>
            </w:tcBorders>
            <w:vAlign w:val="center"/>
          </w:tcPr>
          <w:p w14:paraId="32982767">
            <w:pPr>
              <w:widowControl/>
              <w:tabs>
                <w:tab w:val="decimal" w:pos="0"/>
              </w:tabs>
              <w:ind w:firstLine="0" w:firstLineChars="0"/>
              <w:jc w:val="center"/>
              <w:rPr>
                <w:kern w:val="0"/>
                <w:sz w:val="18"/>
                <w:szCs w:val="18"/>
              </w:rPr>
            </w:pPr>
            <w:r>
              <w:rPr>
                <w:kern w:val="0"/>
                <w:sz w:val="18"/>
                <w:szCs w:val="18"/>
              </w:rPr>
              <w:t>1</w:t>
            </w:r>
          </w:p>
        </w:tc>
        <w:tc>
          <w:tcPr>
            <w:tcW w:w="813" w:type="dxa"/>
            <w:tcBorders>
              <w:top w:val="nil"/>
              <w:left w:val="nil"/>
              <w:bottom w:val="single" w:color="auto" w:sz="4" w:space="0"/>
              <w:right w:val="single" w:color="auto" w:sz="4" w:space="0"/>
            </w:tcBorders>
            <w:vAlign w:val="center"/>
          </w:tcPr>
          <w:p w14:paraId="56B7488D">
            <w:pPr>
              <w:widowControl/>
              <w:tabs>
                <w:tab w:val="decimal" w:pos="0"/>
              </w:tabs>
              <w:ind w:firstLine="0" w:firstLineChars="0"/>
              <w:jc w:val="center"/>
              <w:rPr>
                <w:kern w:val="0"/>
                <w:sz w:val="18"/>
                <w:szCs w:val="18"/>
              </w:rPr>
            </w:pPr>
            <w:r>
              <w:rPr>
                <w:kern w:val="0"/>
                <w:sz w:val="18"/>
                <w:szCs w:val="18"/>
              </w:rPr>
              <w:t>283</w:t>
            </w:r>
          </w:p>
        </w:tc>
        <w:tc>
          <w:tcPr>
            <w:tcW w:w="1068" w:type="dxa"/>
            <w:tcBorders>
              <w:top w:val="nil"/>
              <w:left w:val="nil"/>
              <w:bottom w:val="single" w:color="auto" w:sz="4" w:space="0"/>
              <w:right w:val="single" w:color="auto" w:sz="4" w:space="0"/>
            </w:tcBorders>
            <w:vAlign w:val="center"/>
          </w:tcPr>
          <w:p w14:paraId="44492196">
            <w:pPr>
              <w:widowControl/>
              <w:tabs>
                <w:tab w:val="decimal" w:pos="0"/>
              </w:tabs>
              <w:ind w:firstLine="0" w:firstLineChars="0"/>
              <w:jc w:val="center"/>
              <w:rPr>
                <w:kern w:val="0"/>
                <w:sz w:val="18"/>
                <w:szCs w:val="18"/>
              </w:rPr>
            </w:pPr>
            <w:r>
              <w:rPr>
                <w:kern w:val="0"/>
                <w:sz w:val="18"/>
                <w:szCs w:val="18"/>
              </w:rPr>
              <w:t>6.909180</w:t>
            </w:r>
          </w:p>
        </w:tc>
        <w:tc>
          <w:tcPr>
            <w:tcW w:w="426" w:type="dxa"/>
            <w:tcBorders>
              <w:top w:val="nil"/>
              <w:left w:val="nil"/>
              <w:bottom w:val="single" w:color="auto" w:sz="4" w:space="0"/>
              <w:right w:val="single" w:color="auto" w:sz="4" w:space="0"/>
            </w:tcBorders>
            <w:vAlign w:val="center"/>
          </w:tcPr>
          <w:p w14:paraId="7DE8132B">
            <w:pPr>
              <w:widowControl/>
              <w:tabs>
                <w:tab w:val="decimal" w:pos="0"/>
              </w:tabs>
              <w:ind w:firstLine="0" w:firstLineChars="0"/>
              <w:jc w:val="center"/>
              <w:rPr>
                <w:kern w:val="0"/>
                <w:sz w:val="18"/>
                <w:szCs w:val="18"/>
              </w:rPr>
            </w:pPr>
            <w:r>
              <w:rPr>
                <w:kern w:val="0"/>
                <w:sz w:val="18"/>
                <w:szCs w:val="18"/>
              </w:rPr>
              <w:t>2</w:t>
            </w:r>
          </w:p>
        </w:tc>
        <w:tc>
          <w:tcPr>
            <w:tcW w:w="813" w:type="dxa"/>
            <w:tcBorders>
              <w:top w:val="nil"/>
              <w:left w:val="nil"/>
              <w:bottom w:val="single" w:color="auto" w:sz="4" w:space="0"/>
              <w:right w:val="single" w:color="auto" w:sz="4" w:space="0"/>
            </w:tcBorders>
            <w:vAlign w:val="center"/>
          </w:tcPr>
          <w:p w14:paraId="39918079">
            <w:pPr>
              <w:widowControl/>
              <w:tabs>
                <w:tab w:val="decimal" w:pos="0"/>
              </w:tabs>
              <w:ind w:firstLine="0" w:firstLineChars="0"/>
              <w:jc w:val="center"/>
              <w:rPr>
                <w:kern w:val="0"/>
                <w:sz w:val="18"/>
                <w:szCs w:val="18"/>
              </w:rPr>
            </w:pPr>
            <w:r>
              <w:rPr>
                <w:kern w:val="0"/>
                <w:sz w:val="18"/>
                <w:szCs w:val="18"/>
              </w:rPr>
              <w:t>411</w:t>
            </w:r>
          </w:p>
        </w:tc>
        <w:tc>
          <w:tcPr>
            <w:tcW w:w="1109" w:type="dxa"/>
            <w:tcBorders>
              <w:top w:val="nil"/>
              <w:left w:val="nil"/>
              <w:bottom w:val="single" w:color="auto" w:sz="4" w:space="0"/>
              <w:right w:val="single" w:color="auto" w:sz="4" w:space="0"/>
            </w:tcBorders>
            <w:vAlign w:val="center"/>
          </w:tcPr>
          <w:p w14:paraId="16D9C04D">
            <w:pPr>
              <w:widowControl/>
              <w:tabs>
                <w:tab w:val="decimal" w:pos="0"/>
              </w:tabs>
              <w:ind w:firstLine="0" w:firstLineChars="0"/>
              <w:jc w:val="center"/>
              <w:rPr>
                <w:kern w:val="0"/>
                <w:sz w:val="18"/>
                <w:szCs w:val="18"/>
              </w:rPr>
            </w:pPr>
            <w:r>
              <w:rPr>
                <w:kern w:val="0"/>
                <w:sz w:val="18"/>
                <w:szCs w:val="18"/>
              </w:rPr>
              <w:t>10.034180</w:t>
            </w:r>
          </w:p>
        </w:tc>
        <w:tc>
          <w:tcPr>
            <w:tcW w:w="426" w:type="dxa"/>
            <w:tcBorders>
              <w:top w:val="nil"/>
              <w:left w:val="nil"/>
              <w:bottom w:val="single" w:color="auto" w:sz="4" w:space="0"/>
              <w:right w:val="single" w:color="auto" w:sz="4" w:space="0"/>
            </w:tcBorders>
            <w:vAlign w:val="center"/>
          </w:tcPr>
          <w:p w14:paraId="71914AC7">
            <w:pPr>
              <w:widowControl/>
              <w:tabs>
                <w:tab w:val="decimal" w:pos="0"/>
              </w:tabs>
              <w:ind w:firstLine="0" w:firstLineChars="0"/>
              <w:jc w:val="center"/>
              <w:rPr>
                <w:kern w:val="0"/>
                <w:sz w:val="18"/>
                <w:szCs w:val="18"/>
              </w:rPr>
            </w:pPr>
            <w:r>
              <w:rPr>
                <w:kern w:val="0"/>
                <w:sz w:val="18"/>
                <w:szCs w:val="18"/>
              </w:rPr>
              <w:t>5</w:t>
            </w:r>
          </w:p>
        </w:tc>
      </w:tr>
      <w:tr w14:paraId="0D5D5547">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5560B977">
            <w:pPr>
              <w:widowControl/>
              <w:tabs>
                <w:tab w:val="decimal" w:pos="0"/>
              </w:tabs>
              <w:ind w:firstLine="0" w:firstLineChars="0"/>
              <w:jc w:val="center"/>
              <w:rPr>
                <w:kern w:val="0"/>
                <w:sz w:val="18"/>
                <w:szCs w:val="18"/>
              </w:rPr>
            </w:pPr>
            <w:r>
              <w:rPr>
                <w:kern w:val="0"/>
                <w:sz w:val="18"/>
                <w:szCs w:val="18"/>
              </w:rPr>
              <w:t>28</w:t>
            </w:r>
          </w:p>
        </w:tc>
        <w:tc>
          <w:tcPr>
            <w:tcW w:w="1068" w:type="dxa"/>
            <w:tcBorders>
              <w:top w:val="nil"/>
              <w:left w:val="nil"/>
              <w:bottom w:val="single" w:color="auto" w:sz="4" w:space="0"/>
              <w:right w:val="single" w:color="auto" w:sz="4" w:space="0"/>
            </w:tcBorders>
            <w:vAlign w:val="center"/>
          </w:tcPr>
          <w:p w14:paraId="1FC63843">
            <w:pPr>
              <w:widowControl/>
              <w:tabs>
                <w:tab w:val="decimal" w:pos="0"/>
              </w:tabs>
              <w:ind w:firstLine="0" w:firstLineChars="0"/>
              <w:jc w:val="center"/>
              <w:rPr>
                <w:kern w:val="0"/>
                <w:sz w:val="18"/>
                <w:szCs w:val="18"/>
              </w:rPr>
            </w:pPr>
            <w:r>
              <w:rPr>
                <w:kern w:val="0"/>
                <w:sz w:val="18"/>
                <w:szCs w:val="18"/>
              </w:rPr>
              <w:t>0.683594</w:t>
            </w:r>
          </w:p>
        </w:tc>
        <w:tc>
          <w:tcPr>
            <w:tcW w:w="668" w:type="dxa"/>
            <w:tcBorders>
              <w:top w:val="nil"/>
              <w:left w:val="nil"/>
              <w:bottom w:val="single" w:color="auto" w:sz="4" w:space="0"/>
              <w:right w:val="single" w:color="auto" w:sz="4" w:space="0"/>
            </w:tcBorders>
          </w:tcPr>
          <w:p w14:paraId="58D86D77">
            <w:pPr>
              <w:widowControl/>
              <w:tabs>
                <w:tab w:val="decimal" w:pos="0"/>
              </w:tabs>
              <w:ind w:firstLine="0" w:firstLineChars="0"/>
              <w:jc w:val="center"/>
              <w:rPr>
                <w:kern w:val="0"/>
                <w:sz w:val="18"/>
                <w:szCs w:val="18"/>
              </w:rPr>
            </w:pPr>
            <w:r>
              <w:rPr>
                <w:kern w:val="0"/>
                <w:sz w:val="18"/>
                <w:szCs w:val="18"/>
              </w:rPr>
              <w:t>3</w:t>
            </w:r>
          </w:p>
        </w:tc>
        <w:tc>
          <w:tcPr>
            <w:tcW w:w="733" w:type="dxa"/>
            <w:tcBorders>
              <w:top w:val="nil"/>
              <w:left w:val="nil"/>
              <w:bottom w:val="single" w:color="auto" w:sz="4" w:space="0"/>
              <w:right w:val="single" w:color="auto" w:sz="4" w:space="0"/>
            </w:tcBorders>
            <w:vAlign w:val="center"/>
          </w:tcPr>
          <w:p w14:paraId="5297522C">
            <w:pPr>
              <w:widowControl/>
              <w:tabs>
                <w:tab w:val="decimal" w:pos="0"/>
              </w:tabs>
              <w:ind w:firstLine="0" w:firstLineChars="0"/>
              <w:jc w:val="center"/>
              <w:rPr>
                <w:kern w:val="0"/>
                <w:sz w:val="18"/>
                <w:szCs w:val="18"/>
              </w:rPr>
            </w:pPr>
            <w:r>
              <w:rPr>
                <w:kern w:val="0"/>
                <w:sz w:val="18"/>
                <w:szCs w:val="18"/>
              </w:rPr>
              <w:t>156</w:t>
            </w:r>
          </w:p>
        </w:tc>
        <w:tc>
          <w:tcPr>
            <w:tcW w:w="1068" w:type="dxa"/>
            <w:tcBorders>
              <w:top w:val="nil"/>
              <w:left w:val="nil"/>
              <w:bottom w:val="single" w:color="auto" w:sz="4" w:space="0"/>
              <w:right w:val="single" w:color="auto" w:sz="4" w:space="0"/>
            </w:tcBorders>
            <w:vAlign w:val="center"/>
          </w:tcPr>
          <w:p w14:paraId="5B8520DE">
            <w:pPr>
              <w:widowControl/>
              <w:tabs>
                <w:tab w:val="decimal" w:pos="0"/>
              </w:tabs>
              <w:ind w:firstLine="0" w:firstLineChars="0"/>
              <w:jc w:val="center"/>
              <w:rPr>
                <w:kern w:val="0"/>
                <w:sz w:val="18"/>
                <w:szCs w:val="18"/>
              </w:rPr>
            </w:pPr>
            <w:r>
              <w:rPr>
                <w:kern w:val="0"/>
                <w:sz w:val="18"/>
                <w:szCs w:val="18"/>
              </w:rPr>
              <w:t>3.808594</w:t>
            </w:r>
          </w:p>
        </w:tc>
        <w:tc>
          <w:tcPr>
            <w:tcW w:w="426" w:type="dxa"/>
            <w:tcBorders>
              <w:top w:val="nil"/>
              <w:left w:val="nil"/>
              <w:bottom w:val="single" w:color="auto" w:sz="4" w:space="0"/>
              <w:right w:val="single" w:color="auto" w:sz="4" w:space="0"/>
            </w:tcBorders>
            <w:vAlign w:val="center"/>
          </w:tcPr>
          <w:p w14:paraId="0F7E6755">
            <w:pPr>
              <w:widowControl/>
              <w:tabs>
                <w:tab w:val="decimal" w:pos="0"/>
              </w:tabs>
              <w:ind w:firstLine="0" w:firstLineChars="0"/>
              <w:jc w:val="center"/>
              <w:rPr>
                <w:kern w:val="0"/>
                <w:sz w:val="18"/>
                <w:szCs w:val="18"/>
              </w:rPr>
            </w:pPr>
            <w:r>
              <w:rPr>
                <w:kern w:val="0"/>
                <w:sz w:val="18"/>
                <w:szCs w:val="18"/>
              </w:rPr>
              <w:t>2</w:t>
            </w:r>
          </w:p>
        </w:tc>
        <w:tc>
          <w:tcPr>
            <w:tcW w:w="813" w:type="dxa"/>
            <w:tcBorders>
              <w:top w:val="nil"/>
              <w:left w:val="nil"/>
              <w:bottom w:val="single" w:color="auto" w:sz="4" w:space="0"/>
              <w:right w:val="single" w:color="auto" w:sz="4" w:space="0"/>
            </w:tcBorders>
            <w:vAlign w:val="center"/>
          </w:tcPr>
          <w:p w14:paraId="180F55A8">
            <w:pPr>
              <w:widowControl/>
              <w:tabs>
                <w:tab w:val="decimal" w:pos="0"/>
              </w:tabs>
              <w:ind w:firstLine="0" w:firstLineChars="0"/>
              <w:jc w:val="center"/>
              <w:rPr>
                <w:kern w:val="0"/>
                <w:sz w:val="18"/>
                <w:szCs w:val="18"/>
              </w:rPr>
            </w:pPr>
            <w:r>
              <w:rPr>
                <w:kern w:val="0"/>
                <w:sz w:val="18"/>
                <w:szCs w:val="18"/>
              </w:rPr>
              <w:t>284</w:t>
            </w:r>
          </w:p>
        </w:tc>
        <w:tc>
          <w:tcPr>
            <w:tcW w:w="1068" w:type="dxa"/>
            <w:tcBorders>
              <w:top w:val="nil"/>
              <w:left w:val="nil"/>
              <w:bottom w:val="single" w:color="auto" w:sz="4" w:space="0"/>
              <w:right w:val="single" w:color="auto" w:sz="4" w:space="0"/>
            </w:tcBorders>
            <w:vAlign w:val="center"/>
          </w:tcPr>
          <w:p w14:paraId="37032E96">
            <w:pPr>
              <w:widowControl/>
              <w:tabs>
                <w:tab w:val="decimal" w:pos="0"/>
              </w:tabs>
              <w:ind w:firstLine="0" w:firstLineChars="0"/>
              <w:jc w:val="center"/>
              <w:rPr>
                <w:kern w:val="0"/>
                <w:sz w:val="18"/>
                <w:szCs w:val="18"/>
              </w:rPr>
            </w:pPr>
            <w:r>
              <w:rPr>
                <w:kern w:val="0"/>
                <w:sz w:val="18"/>
                <w:szCs w:val="18"/>
              </w:rPr>
              <w:t>6.933594</w:t>
            </w:r>
          </w:p>
        </w:tc>
        <w:tc>
          <w:tcPr>
            <w:tcW w:w="426" w:type="dxa"/>
            <w:tcBorders>
              <w:top w:val="nil"/>
              <w:left w:val="nil"/>
              <w:bottom w:val="single" w:color="auto" w:sz="4" w:space="0"/>
              <w:right w:val="single" w:color="auto" w:sz="4" w:space="0"/>
            </w:tcBorders>
            <w:vAlign w:val="center"/>
          </w:tcPr>
          <w:p w14:paraId="250B97D0">
            <w:pPr>
              <w:widowControl/>
              <w:tabs>
                <w:tab w:val="decimal" w:pos="0"/>
              </w:tabs>
              <w:ind w:firstLine="0" w:firstLineChars="0"/>
              <w:jc w:val="center"/>
              <w:rPr>
                <w:kern w:val="0"/>
                <w:sz w:val="18"/>
                <w:szCs w:val="18"/>
              </w:rPr>
            </w:pPr>
            <w:r>
              <w:rPr>
                <w:kern w:val="0"/>
                <w:sz w:val="18"/>
                <w:szCs w:val="18"/>
              </w:rPr>
              <w:t>7</w:t>
            </w:r>
          </w:p>
        </w:tc>
        <w:tc>
          <w:tcPr>
            <w:tcW w:w="813" w:type="dxa"/>
            <w:tcBorders>
              <w:top w:val="nil"/>
              <w:left w:val="nil"/>
              <w:bottom w:val="single" w:color="auto" w:sz="4" w:space="0"/>
              <w:right w:val="single" w:color="auto" w:sz="4" w:space="0"/>
            </w:tcBorders>
            <w:vAlign w:val="center"/>
          </w:tcPr>
          <w:p w14:paraId="4CC845C0">
            <w:pPr>
              <w:widowControl/>
              <w:tabs>
                <w:tab w:val="decimal" w:pos="0"/>
              </w:tabs>
              <w:ind w:firstLine="0" w:firstLineChars="0"/>
              <w:jc w:val="center"/>
              <w:rPr>
                <w:kern w:val="0"/>
                <w:sz w:val="18"/>
                <w:szCs w:val="18"/>
              </w:rPr>
            </w:pPr>
            <w:r>
              <w:rPr>
                <w:kern w:val="0"/>
                <w:sz w:val="18"/>
                <w:szCs w:val="18"/>
              </w:rPr>
              <w:t>412</w:t>
            </w:r>
          </w:p>
        </w:tc>
        <w:tc>
          <w:tcPr>
            <w:tcW w:w="1109" w:type="dxa"/>
            <w:tcBorders>
              <w:top w:val="nil"/>
              <w:left w:val="nil"/>
              <w:bottom w:val="single" w:color="auto" w:sz="4" w:space="0"/>
              <w:right w:val="single" w:color="auto" w:sz="4" w:space="0"/>
            </w:tcBorders>
            <w:vAlign w:val="center"/>
          </w:tcPr>
          <w:p w14:paraId="16A400B5">
            <w:pPr>
              <w:widowControl/>
              <w:tabs>
                <w:tab w:val="decimal" w:pos="0"/>
              </w:tabs>
              <w:ind w:firstLine="0" w:firstLineChars="0"/>
              <w:jc w:val="center"/>
              <w:rPr>
                <w:kern w:val="0"/>
                <w:sz w:val="18"/>
                <w:szCs w:val="18"/>
              </w:rPr>
            </w:pPr>
            <w:r>
              <w:rPr>
                <w:kern w:val="0"/>
                <w:sz w:val="18"/>
                <w:szCs w:val="18"/>
              </w:rPr>
              <w:t>10.058594</w:t>
            </w:r>
          </w:p>
        </w:tc>
        <w:tc>
          <w:tcPr>
            <w:tcW w:w="426" w:type="dxa"/>
            <w:tcBorders>
              <w:top w:val="nil"/>
              <w:left w:val="nil"/>
              <w:bottom w:val="single" w:color="auto" w:sz="4" w:space="0"/>
              <w:right w:val="single" w:color="auto" w:sz="4" w:space="0"/>
            </w:tcBorders>
            <w:vAlign w:val="center"/>
          </w:tcPr>
          <w:p w14:paraId="0E3B7727">
            <w:pPr>
              <w:widowControl/>
              <w:tabs>
                <w:tab w:val="decimal" w:pos="0"/>
              </w:tabs>
              <w:ind w:firstLine="0" w:firstLineChars="0"/>
              <w:jc w:val="center"/>
              <w:rPr>
                <w:kern w:val="0"/>
                <w:sz w:val="18"/>
                <w:szCs w:val="18"/>
              </w:rPr>
            </w:pPr>
            <w:r>
              <w:rPr>
                <w:kern w:val="0"/>
                <w:sz w:val="18"/>
                <w:szCs w:val="18"/>
              </w:rPr>
              <w:t>4</w:t>
            </w:r>
          </w:p>
        </w:tc>
      </w:tr>
      <w:tr w14:paraId="4E60699B">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1D9BFD78">
            <w:pPr>
              <w:widowControl/>
              <w:tabs>
                <w:tab w:val="decimal" w:pos="0"/>
              </w:tabs>
              <w:ind w:firstLine="0" w:firstLineChars="0"/>
              <w:jc w:val="center"/>
              <w:rPr>
                <w:kern w:val="0"/>
                <w:sz w:val="18"/>
                <w:szCs w:val="18"/>
              </w:rPr>
            </w:pPr>
            <w:r>
              <w:rPr>
                <w:kern w:val="0"/>
                <w:sz w:val="18"/>
                <w:szCs w:val="18"/>
              </w:rPr>
              <w:t>29</w:t>
            </w:r>
          </w:p>
        </w:tc>
        <w:tc>
          <w:tcPr>
            <w:tcW w:w="1068" w:type="dxa"/>
            <w:tcBorders>
              <w:top w:val="nil"/>
              <w:left w:val="nil"/>
              <w:bottom w:val="single" w:color="auto" w:sz="4" w:space="0"/>
              <w:right w:val="single" w:color="auto" w:sz="4" w:space="0"/>
            </w:tcBorders>
            <w:vAlign w:val="center"/>
          </w:tcPr>
          <w:p w14:paraId="49C42330">
            <w:pPr>
              <w:widowControl/>
              <w:tabs>
                <w:tab w:val="decimal" w:pos="0"/>
              </w:tabs>
              <w:ind w:firstLine="0" w:firstLineChars="0"/>
              <w:jc w:val="center"/>
              <w:rPr>
                <w:kern w:val="0"/>
                <w:sz w:val="18"/>
                <w:szCs w:val="18"/>
              </w:rPr>
            </w:pPr>
            <w:r>
              <w:rPr>
                <w:kern w:val="0"/>
                <w:sz w:val="18"/>
                <w:szCs w:val="18"/>
              </w:rPr>
              <w:t>0.708008</w:t>
            </w:r>
          </w:p>
        </w:tc>
        <w:tc>
          <w:tcPr>
            <w:tcW w:w="668" w:type="dxa"/>
            <w:tcBorders>
              <w:top w:val="nil"/>
              <w:left w:val="nil"/>
              <w:bottom w:val="single" w:color="auto" w:sz="4" w:space="0"/>
              <w:right w:val="single" w:color="auto" w:sz="4" w:space="0"/>
            </w:tcBorders>
          </w:tcPr>
          <w:p w14:paraId="5D662149">
            <w:pPr>
              <w:widowControl/>
              <w:tabs>
                <w:tab w:val="decimal" w:pos="0"/>
              </w:tabs>
              <w:ind w:firstLine="0" w:firstLineChars="0"/>
              <w:jc w:val="center"/>
              <w:rPr>
                <w:kern w:val="0"/>
                <w:sz w:val="18"/>
                <w:szCs w:val="18"/>
              </w:rPr>
            </w:pPr>
            <w:r>
              <w:rPr>
                <w:kern w:val="0"/>
                <w:sz w:val="18"/>
                <w:szCs w:val="18"/>
              </w:rPr>
              <w:t>2</w:t>
            </w:r>
          </w:p>
        </w:tc>
        <w:tc>
          <w:tcPr>
            <w:tcW w:w="733" w:type="dxa"/>
            <w:tcBorders>
              <w:top w:val="nil"/>
              <w:left w:val="nil"/>
              <w:bottom w:val="single" w:color="auto" w:sz="4" w:space="0"/>
              <w:right w:val="single" w:color="auto" w:sz="4" w:space="0"/>
            </w:tcBorders>
            <w:vAlign w:val="center"/>
          </w:tcPr>
          <w:p w14:paraId="065D5881">
            <w:pPr>
              <w:widowControl/>
              <w:tabs>
                <w:tab w:val="decimal" w:pos="0"/>
              </w:tabs>
              <w:ind w:firstLine="0" w:firstLineChars="0"/>
              <w:jc w:val="center"/>
              <w:rPr>
                <w:kern w:val="0"/>
                <w:sz w:val="18"/>
                <w:szCs w:val="18"/>
              </w:rPr>
            </w:pPr>
            <w:r>
              <w:rPr>
                <w:kern w:val="0"/>
                <w:sz w:val="18"/>
                <w:szCs w:val="18"/>
              </w:rPr>
              <w:t>157</w:t>
            </w:r>
          </w:p>
        </w:tc>
        <w:tc>
          <w:tcPr>
            <w:tcW w:w="1068" w:type="dxa"/>
            <w:tcBorders>
              <w:top w:val="nil"/>
              <w:left w:val="nil"/>
              <w:bottom w:val="single" w:color="auto" w:sz="4" w:space="0"/>
              <w:right w:val="single" w:color="auto" w:sz="4" w:space="0"/>
            </w:tcBorders>
            <w:vAlign w:val="center"/>
          </w:tcPr>
          <w:p w14:paraId="1C4572EC">
            <w:pPr>
              <w:widowControl/>
              <w:tabs>
                <w:tab w:val="decimal" w:pos="0"/>
              </w:tabs>
              <w:ind w:firstLine="0" w:firstLineChars="0"/>
              <w:jc w:val="center"/>
              <w:rPr>
                <w:kern w:val="0"/>
                <w:sz w:val="18"/>
                <w:szCs w:val="18"/>
              </w:rPr>
            </w:pPr>
            <w:r>
              <w:rPr>
                <w:kern w:val="0"/>
                <w:sz w:val="18"/>
                <w:szCs w:val="18"/>
              </w:rPr>
              <w:t>3.833008</w:t>
            </w:r>
          </w:p>
        </w:tc>
        <w:tc>
          <w:tcPr>
            <w:tcW w:w="426" w:type="dxa"/>
            <w:tcBorders>
              <w:top w:val="nil"/>
              <w:left w:val="nil"/>
              <w:bottom w:val="single" w:color="auto" w:sz="4" w:space="0"/>
              <w:right w:val="single" w:color="auto" w:sz="4" w:space="0"/>
            </w:tcBorders>
            <w:vAlign w:val="center"/>
          </w:tcPr>
          <w:p w14:paraId="7DF380FE">
            <w:pPr>
              <w:widowControl/>
              <w:tabs>
                <w:tab w:val="decimal" w:pos="0"/>
              </w:tabs>
              <w:ind w:firstLine="0" w:firstLineChars="0"/>
              <w:jc w:val="center"/>
              <w:rPr>
                <w:kern w:val="0"/>
                <w:sz w:val="18"/>
                <w:szCs w:val="18"/>
              </w:rPr>
            </w:pPr>
            <w:r>
              <w:rPr>
                <w:kern w:val="0"/>
                <w:sz w:val="18"/>
                <w:szCs w:val="18"/>
              </w:rPr>
              <w:t>6</w:t>
            </w:r>
          </w:p>
        </w:tc>
        <w:tc>
          <w:tcPr>
            <w:tcW w:w="813" w:type="dxa"/>
            <w:tcBorders>
              <w:top w:val="nil"/>
              <w:left w:val="nil"/>
              <w:bottom w:val="single" w:color="auto" w:sz="4" w:space="0"/>
              <w:right w:val="single" w:color="auto" w:sz="4" w:space="0"/>
            </w:tcBorders>
            <w:vAlign w:val="center"/>
          </w:tcPr>
          <w:p w14:paraId="69EFE718">
            <w:pPr>
              <w:widowControl/>
              <w:tabs>
                <w:tab w:val="decimal" w:pos="0"/>
              </w:tabs>
              <w:ind w:firstLine="0" w:firstLineChars="0"/>
              <w:jc w:val="center"/>
              <w:rPr>
                <w:kern w:val="0"/>
                <w:sz w:val="18"/>
                <w:szCs w:val="18"/>
              </w:rPr>
            </w:pPr>
            <w:r>
              <w:rPr>
                <w:kern w:val="0"/>
                <w:sz w:val="18"/>
                <w:szCs w:val="18"/>
              </w:rPr>
              <w:t>285</w:t>
            </w:r>
          </w:p>
        </w:tc>
        <w:tc>
          <w:tcPr>
            <w:tcW w:w="1068" w:type="dxa"/>
            <w:tcBorders>
              <w:top w:val="nil"/>
              <w:left w:val="nil"/>
              <w:bottom w:val="single" w:color="auto" w:sz="4" w:space="0"/>
              <w:right w:val="single" w:color="auto" w:sz="4" w:space="0"/>
            </w:tcBorders>
            <w:vAlign w:val="center"/>
          </w:tcPr>
          <w:p w14:paraId="7A6D8F3F">
            <w:pPr>
              <w:widowControl/>
              <w:tabs>
                <w:tab w:val="decimal" w:pos="0"/>
              </w:tabs>
              <w:ind w:firstLine="0" w:firstLineChars="0"/>
              <w:jc w:val="center"/>
              <w:rPr>
                <w:kern w:val="0"/>
                <w:sz w:val="18"/>
                <w:szCs w:val="18"/>
              </w:rPr>
            </w:pPr>
            <w:r>
              <w:rPr>
                <w:kern w:val="0"/>
                <w:sz w:val="18"/>
                <w:szCs w:val="18"/>
              </w:rPr>
              <w:t>6.958008</w:t>
            </w:r>
          </w:p>
        </w:tc>
        <w:tc>
          <w:tcPr>
            <w:tcW w:w="426" w:type="dxa"/>
            <w:tcBorders>
              <w:top w:val="nil"/>
              <w:left w:val="nil"/>
              <w:bottom w:val="single" w:color="auto" w:sz="4" w:space="0"/>
              <w:right w:val="single" w:color="auto" w:sz="4" w:space="0"/>
            </w:tcBorders>
            <w:vAlign w:val="center"/>
          </w:tcPr>
          <w:p w14:paraId="6B3F9F45">
            <w:pPr>
              <w:widowControl/>
              <w:tabs>
                <w:tab w:val="decimal" w:pos="0"/>
              </w:tabs>
              <w:ind w:firstLine="0" w:firstLineChars="0"/>
              <w:jc w:val="center"/>
              <w:rPr>
                <w:kern w:val="0"/>
                <w:sz w:val="18"/>
                <w:szCs w:val="18"/>
              </w:rPr>
            </w:pPr>
            <w:r>
              <w:rPr>
                <w:kern w:val="0"/>
                <w:sz w:val="18"/>
                <w:szCs w:val="18"/>
              </w:rPr>
              <w:t>4</w:t>
            </w:r>
          </w:p>
        </w:tc>
        <w:tc>
          <w:tcPr>
            <w:tcW w:w="813" w:type="dxa"/>
            <w:tcBorders>
              <w:top w:val="nil"/>
              <w:left w:val="nil"/>
              <w:bottom w:val="single" w:color="auto" w:sz="4" w:space="0"/>
              <w:right w:val="single" w:color="auto" w:sz="4" w:space="0"/>
            </w:tcBorders>
            <w:vAlign w:val="center"/>
          </w:tcPr>
          <w:p w14:paraId="26DFA5FF">
            <w:pPr>
              <w:widowControl/>
              <w:tabs>
                <w:tab w:val="decimal" w:pos="0"/>
              </w:tabs>
              <w:ind w:firstLine="0" w:firstLineChars="0"/>
              <w:jc w:val="center"/>
              <w:rPr>
                <w:kern w:val="0"/>
                <w:sz w:val="18"/>
                <w:szCs w:val="18"/>
              </w:rPr>
            </w:pPr>
            <w:r>
              <w:rPr>
                <w:kern w:val="0"/>
                <w:sz w:val="18"/>
                <w:szCs w:val="18"/>
              </w:rPr>
              <w:t>413</w:t>
            </w:r>
          </w:p>
        </w:tc>
        <w:tc>
          <w:tcPr>
            <w:tcW w:w="1109" w:type="dxa"/>
            <w:tcBorders>
              <w:top w:val="nil"/>
              <w:left w:val="nil"/>
              <w:bottom w:val="single" w:color="auto" w:sz="4" w:space="0"/>
              <w:right w:val="single" w:color="auto" w:sz="4" w:space="0"/>
            </w:tcBorders>
            <w:vAlign w:val="center"/>
          </w:tcPr>
          <w:p w14:paraId="1808EC47">
            <w:pPr>
              <w:widowControl/>
              <w:tabs>
                <w:tab w:val="decimal" w:pos="0"/>
              </w:tabs>
              <w:ind w:firstLine="0" w:firstLineChars="0"/>
              <w:jc w:val="center"/>
              <w:rPr>
                <w:kern w:val="0"/>
                <w:sz w:val="18"/>
                <w:szCs w:val="18"/>
              </w:rPr>
            </w:pPr>
            <w:r>
              <w:rPr>
                <w:kern w:val="0"/>
                <w:sz w:val="18"/>
                <w:szCs w:val="18"/>
              </w:rPr>
              <w:t>10.083008</w:t>
            </w:r>
          </w:p>
        </w:tc>
        <w:tc>
          <w:tcPr>
            <w:tcW w:w="426" w:type="dxa"/>
            <w:tcBorders>
              <w:top w:val="nil"/>
              <w:left w:val="nil"/>
              <w:bottom w:val="single" w:color="auto" w:sz="4" w:space="0"/>
              <w:right w:val="single" w:color="auto" w:sz="4" w:space="0"/>
            </w:tcBorders>
            <w:vAlign w:val="center"/>
          </w:tcPr>
          <w:p w14:paraId="30525D95">
            <w:pPr>
              <w:widowControl/>
              <w:tabs>
                <w:tab w:val="decimal" w:pos="0"/>
              </w:tabs>
              <w:ind w:firstLine="0" w:firstLineChars="0"/>
              <w:jc w:val="center"/>
              <w:rPr>
                <w:kern w:val="0"/>
                <w:sz w:val="18"/>
                <w:szCs w:val="18"/>
              </w:rPr>
            </w:pPr>
            <w:r>
              <w:rPr>
                <w:kern w:val="0"/>
                <w:sz w:val="18"/>
                <w:szCs w:val="18"/>
              </w:rPr>
              <w:t>2</w:t>
            </w:r>
          </w:p>
        </w:tc>
      </w:tr>
      <w:tr w14:paraId="434D77C9">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0FB988AB">
            <w:pPr>
              <w:widowControl/>
              <w:tabs>
                <w:tab w:val="decimal" w:pos="0"/>
              </w:tabs>
              <w:ind w:firstLine="0" w:firstLineChars="0"/>
              <w:jc w:val="center"/>
              <w:rPr>
                <w:kern w:val="0"/>
                <w:sz w:val="18"/>
                <w:szCs w:val="18"/>
              </w:rPr>
            </w:pPr>
            <w:r>
              <w:rPr>
                <w:kern w:val="0"/>
                <w:sz w:val="18"/>
                <w:szCs w:val="18"/>
              </w:rPr>
              <w:t>30</w:t>
            </w:r>
          </w:p>
        </w:tc>
        <w:tc>
          <w:tcPr>
            <w:tcW w:w="1068" w:type="dxa"/>
            <w:tcBorders>
              <w:top w:val="nil"/>
              <w:left w:val="nil"/>
              <w:bottom w:val="single" w:color="auto" w:sz="4" w:space="0"/>
              <w:right w:val="single" w:color="auto" w:sz="4" w:space="0"/>
            </w:tcBorders>
            <w:vAlign w:val="center"/>
          </w:tcPr>
          <w:p w14:paraId="433EDAD4">
            <w:pPr>
              <w:widowControl/>
              <w:tabs>
                <w:tab w:val="decimal" w:pos="0"/>
              </w:tabs>
              <w:ind w:firstLine="0" w:firstLineChars="0"/>
              <w:jc w:val="center"/>
              <w:rPr>
                <w:kern w:val="0"/>
                <w:sz w:val="18"/>
                <w:szCs w:val="18"/>
              </w:rPr>
            </w:pPr>
            <w:r>
              <w:rPr>
                <w:kern w:val="0"/>
                <w:sz w:val="18"/>
                <w:szCs w:val="18"/>
              </w:rPr>
              <w:t>0.732422</w:t>
            </w:r>
          </w:p>
        </w:tc>
        <w:tc>
          <w:tcPr>
            <w:tcW w:w="668" w:type="dxa"/>
            <w:tcBorders>
              <w:top w:val="nil"/>
              <w:left w:val="nil"/>
              <w:bottom w:val="single" w:color="auto" w:sz="4" w:space="0"/>
              <w:right w:val="single" w:color="auto" w:sz="4" w:space="0"/>
            </w:tcBorders>
          </w:tcPr>
          <w:p w14:paraId="73A4ACE6">
            <w:pPr>
              <w:widowControl/>
              <w:tabs>
                <w:tab w:val="decimal" w:pos="0"/>
              </w:tabs>
              <w:ind w:firstLine="0" w:firstLineChars="0"/>
              <w:jc w:val="center"/>
              <w:rPr>
                <w:kern w:val="0"/>
                <w:sz w:val="18"/>
                <w:szCs w:val="18"/>
              </w:rPr>
            </w:pPr>
            <w:r>
              <w:rPr>
                <w:kern w:val="0"/>
                <w:sz w:val="18"/>
                <w:szCs w:val="18"/>
              </w:rPr>
              <w:t>1</w:t>
            </w:r>
          </w:p>
        </w:tc>
        <w:tc>
          <w:tcPr>
            <w:tcW w:w="733" w:type="dxa"/>
            <w:tcBorders>
              <w:top w:val="nil"/>
              <w:left w:val="nil"/>
              <w:bottom w:val="single" w:color="auto" w:sz="4" w:space="0"/>
              <w:right w:val="single" w:color="auto" w:sz="4" w:space="0"/>
            </w:tcBorders>
            <w:vAlign w:val="center"/>
          </w:tcPr>
          <w:p w14:paraId="03409BBA">
            <w:pPr>
              <w:widowControl/>
              <w:tabs>
                <w:tab w:val="decimal" w:pos="0"/>
              </w:tabs>
              <w:ind w:firstLine="0" w:firstLineChars="0"/>
              <w:jc w:val="center"/>
              <w:rPr>
                <w:kern w:val="0"/>
                <w:sz w:val="18"/>
                <w:szCs w:val="18"/>
              </w:rPr>
            </w:pPr>
            <w:r>
              <w:rPr>
                <w:kern w:val="0"/>
                <w:sz w:val="18"/>
                <w:szCs w:val="18"/>
              </w:rPr>
              <w:t>158</w:t>
            </w:r>
          </w:p>
        </w:tc>
        <w:tc>
          <w:tcPr>
            <w:tcW w:w="1068" w:type="dxa"/>
            <w:tcBorders>
              <w:top w:val="nil"/>
              <w:left w:val="nil"/>
              <w:bottom w:val="single" w:color="auto" w:sz="4" w:space="0"/>
              <w:right w:val="single" w:color="auto" w:sz="4" w:space="0"/>
            </w:tcBorders>
            <w:vAlign w:val="center"/>
          </w:tcPr>
          <w:p w14:paraId="6F05E8C4">
            <w:pPr>
              <w:widowControl/>
              <w:tabs>
                <w:tab w:val="decimal" w:pos="0"/>
              </w:tabs>
              <w:ind w:firstLine="0" w:firstLineChars="0"/>
              <w:jc w:val="center"/>
              <w:rPr>
                <w:kern w:val="0"/>
                <w:sz w:val="18"/>
                <w:szCs w:val="18"/>
              </w:rPr>
            </w:pPr>
            <w:r>
              <w:rPr>
                <w:kern w:val="0"/>
                <w:sz w:val="18"/>
                <w:szCs w:val="18"/>
              </w:rPr>
              <w:t>3.857422</w:t>
            </w:r>
          </w:p>
        </w:tc>
        <w:tc>
          <w:tcPr>
            <w:tcW w:w="426" w:type="dxa"/>
            <w:tcBorders>
              <w:top w:val="nil"/>
              <w:left w:val="nil"/>
              <w:bottom w:val="single" w:color="auto" w:sz="4" w:space="0"/>
              <w:right w:val="single" w:color="auto" w:sz="4" w:space="0"/>
            </w:tcBorders>
            <w:vAlign w:val="center"/>
          </w:tcPr>
          <w:p w14:paraId="09718F26">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4288E310">
            <w:pPr>
              <w:widowControl/>
              <w:tabs>
                <w:tab w:val="decimal" w:pos="0"/>
              </w:tabs>
              <w:ind w:firstLine="0" w:firstLineChars="0"/>
              <w:jc w:val="center"/>
              <w:rPr>
                <w:kern w:val="0"/>
                <w:sz w:val="18"/>
                <w:szCs w:val="18"/>
              </w:rPr>
            </w:pPr>
            <w:r>
              <w:rPr>
                <w:kern w:val="0"/>
                <w:sz w:val="18"/>
                <w:szCs w:val="18"/>
              </w:rPr>
              <w:t>286</w:t>
            </w:r>
          </w:p>
        </w:tc>
        <w:tc>
          <w:tcPr>
            <w:tcW w:w="1068" w:type="dxa"/>
            <w:tcBorders>
              <w:top w:val="nil"/>
              <w:left w:val="nil"/>
              <w:bottom w:val="single" w:color="auto" w:sz="4" w:space="0"/>
              <w:right w:val="single" w:color="auto" w:sz="4" w:space="0"/>
            </w:tcBorders>
            <w:vAlign w:val="center"/>
          </w:tcPr>
          <w:p w14:paraId="457FB98F">
            <w:pPr>
              <w:widowControl/>
              <w:tabs>
                <w:tab w:val="decimal" w:pos="0"/>
              </w:tabs>
              <w:ind w:firstLine="0" w:firstLineChars="0"/>
              <w:jc w:val="center"/>
              <w:rPr>
                <w:kern w:val="0"/>
                <w:sz w:val="18"/>
                <w:szCs w:val="18"/>
              </w:rPr>
            </w:pPr>
            <w:r>
              <w:rPr>
                <w:kern w:val="0"/>
                <w:sz w:val="18"/>
                <w:szCs w:val="18"/>
              </w:rPr>
              <w:t>6.982422</w:t>
            </w:r>
          </w:p>
        </w:tc>
        <w:tc>
          <w:tcPr>
            <w:tcW w:w="426" w:type="dxa"/>
            <w:tcBorders>
              <w:top w:val="nil"/>
              <w:left w:val="nil"/>
              <w:bottom w:val="single" w:color="auto" w:sz="4" w:space="0"/>
              <w:right w:val="single" w:color="auto" w:sz="4" w:space="0"/>
            </w:tcBorders>
            <w:vAlign w:val="center"/>
          </w:tcPr>
          <w:p w14:paraId="2457DC31">
            <w:pPr>
              <w:widowControl/>
              <w:tabs>
                <w:tab w:val="decimal" w:pos="0"/>
              </w:tabs>
              <w:ind w:firstLine="0" w:firstLineChars="0"/>
              <w:jc w:val="center"/>
              <w:rPr>
                <w:kern w:val="0"/>
                <w:sz w:val="18"/>
                <w:szCs w:val="18"/>
              </w:rPr>
            </w:pPr>
            <w:r>
              <w:rPr>
                <w:kern w:val="0"/>
                <w:sz w:val="18"/>
                <w:szCs w:val="18"/>
              </w:rPr>
              <w:t>6</w:t>
            </w:r>
          </w:p>
        </w:tc>
        <w:tc>
          <w:tcPr>
            <w:tcW w:w="813" w:type="dxa"/>
            <w:tcBorders>
              <w:top w:val="nil"/>
              <w:left w:val="nil"/>
              <w:bottom w:val="single" w:color="auto" w:sz="4" w:space="0"/>
              <w:right w:val="single" w:color="auto" w:sz="4" w:space="0"/>
            </w:tcBorders>
            <w:vAlign w:val="center"/>
          </w:tcPr>
          <w:p w14:paraId="389F905D">
            <w:pPr>
              <w:widowControl/>
              <w:tabs>
                <w:tab w:val="decimal" w:pos="0"/>
              </w:tabs>
              <w:ind w:firstLine="0" w:firstLineChars="0"/>
              <w:jc w:val="center"/>
              <w:rPr>
                <w:kern w:val="0"/>
                <w:sz w:val="18"/>
                <w:szCs w:val="18"/>
              </w:rPr>
            </w:pPr>
            <w:r>
              <w:rPr>
                <w:kern w:val="0"/>
                <w:sz w:val="18"/>
                <w:szCs w:val="18"/>
              </w:rPr>
              <w:t>414</w:t>
            </w:r>
          </w:p>
        </w:tc>
        <w:tc>
          <w:tcPr>
            <w:tcW w:w="1109" w:type="dxa"/>
            <w:tcBorders>
              <w:top w:val="nil"/>
              <w:left w:val="nil"/>
              <w:bottom w:val="single" w:color="auto" w:sz="4" w:space="0"/>
              <w:right w:val="single" w:color="auto" w:sz="4" w:space="0"/>
            </w:tcBorders>
            <w:vAlign w:val="center"/>
          </w:tcPr>
          <w:p w14:paraId="087A4905">
            <w:pPr>
              <w:widowControl/>
              <w:tabs>
                <w:tab w:val="decimal" w:pos="0"/>
              </w:tabs>
              <w:ind w:firstLine="0" w:firstLineChars="0"/>
              <w:jc w:val="center"/>
              <w:rPr>
                <w:kern w:val="0"/>
                <w:sz w:val="18"/>
                <w:szCs w:val="18"/>
              </w:rPr>
            </w:pPr>
            <w:r>
              <w:rPr>
                <w:kern w:val="0"/>
                <w:sz w:val="18"/>
                <w:szCs w:val="18"/>
              </w:rPr>
              <w:t>10.107422</w:t>
            </w:r>
          </w:p>
        </w:tc>
        <w:tc>
          <w:tcPr>
            <w:tcW w:w="426" w:type="dxa"/>
            <w:tcBorders>
              <w:top w:val="nil"/>
              <w:left w:val="nil"/>
              <w:bottom w:val="single" w:color="auto" w:sz="4" w:space="0"/>
              <w:right w:val="single" w:color="auto" w:sz="4" w:space="0"/>
            </w:tcBorders>
            <w:vAlign w:val="center"/>
          </w:tcPr>
          <w:p w14:paraId="1F1AED12">
            <w:pPr>
              <w:widowControl/>
              <w:tabs>
                <w:tab w:val="decimal" w:pos="0"/>
              </w:tabs>
              <w:ind w:firstLine="0" w:firstLineChars="0"/>
              <w:jc w:val="center"/>
              <w:rPr>
                <w:kern w:val="0"/>
                <w:sz w:val="18"/>
                <w:szCs w:val="18"/>
              </w:rPr>
            </w:pPr>
            <w:r>
              <w:rPr>
                <w:kern w:val="0"/>
                <w:sz w:val="18"/>
                <w:szCs w:val="18"/>
              </w:rPr>
              <w:t>7</w:t>
            </w:r>
          </w:p>
        </w:tc>
      </w:tr>
      <w:tr w14:paraId="22BC973F">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5B0D9B89">
            <w:pPr>
              <w:widowControl/>
              <w:tabs>
                <w:tab w:val="decimal" w:pos="0"/>
              </w:tabs>
              <w:ind w:firstLine="0" w:firstLineChars="0"/>
              <w:jc w:val="center"/>
              <w:rPr>
                <w:kern w:val="0"/>
                <w:sz w:val="18"/>
                <w:szCs w:val="18"/>
              </w:rPr>
            </w:pPr>
            <w:r>
              <w:rPr>
                <w:kern w:val="0"/>
                <w:sz w:val="18"/>
                <w:szCs w:val="18"/>
              </w:rPr>
              <w:t>31</w:t>
            </w:r>
          </w:p>
        </w:tc>
        <w:tc>
          <w:tcPr>
            <w:tcW w:w="1068" w:type="dxa"/>
            <w:tcBorders>
              <w:top w:val="nil"/>
              <w:left w:val="nil"/>
              <w:bottom w:val="single" w:color="auto" w:sz="4" w:space="0"/>
              <w:right w:val="single" w:color="auto" w:sz="4" w:space="0"/>
            </w:tcBorders>
            <w:vAlign w:val="center"/>
          </w:tcPr>
          <w:p w14:paraId="4F1A3E0C">
            <w:pPr>
              <w:widowControl/>
              <w:tabs>
                <w:tab w:val="decimal" w:pos="0"/>
              </w:tabs>
              <w:ind w:firstLine="0" w:firstLineChars="0"/>
              <w:jc w:val="center"/>
              <w:rPr>
                <w:kern w:val="0"/>
                <w:sz w:val="18"/>
                <w:szCs w:val="18"/>
              </w:rPr>
            </w:pPr>
            <w:r>
              <w:rPr>
                <w:kern w:val="0"/>
                <w:sz w:val="18"/>
                <w:szCs w:val="18"/>
              </w:rPr>
              <w:t>0.756836</w:t>
            </w:r>
          </w:p>
        </w:tc>
        <w:tc>
          <w:tcPr>
            <w:tcW w:w="668" w:type="dxa"/>
            <w:tcBorders>
              <w:top w:val="nil"/>
              <w:left w:val="nil"/>
              <w:bottom w:val="single" w:color="auto" w:sz="4" w:space="0"/>
              <w:right w:val="single" w:color="auto" w:sz="4" w:space="0"/>
            </w:tcBorders>
          </w:tcPr>
          <w:p w14:paraId="28E8EA35">
            <w:pPr>
              <w:widowControl/>
              <w:tabs>
                <w:tab w:val="decimal" w:pos="0"/>
              </w:tabs>
              <w:ind w:firstLine="0" w:firstLineChars="0"/>
              <w:jc w:val="center"/>
              <w:rPr>
                <w:kern w:val="0"/>
                <w:sz w:val="18"/>
                <w:szCs w:val="18"/>
              </w:rPr>
            </w:pPr>
            <w:r>
              <w:rPr>
                <w:kern w:val="0"/>
                <w:sz w:val="18"/>
                <w:szCs w:val="18"/>
              </w:rPr>
              <w:t>0</w:t>
            </w:r>
          </w:p>
        </w:tc>
        <w:tc>
          <w:tcPr>
            <w:tcW w:w="733" w:type="dxa"/>
            <w:tcBorders>
              <w:top w:val="nil"/>
              <w:left w:val="nil"/>
              <w:bottom w:val="single" w:color="auto" w:sz="4" w:space="0"/>
              <w:right w:val="single" w:color="auto" w:sz="4" w:space="0"/>
            </w:tcBorders>
            <w:vAlign w:val="center"/>
          </w:tcPr>
          <w:p w14:paraId="64DF9515">
            <w:pPr>
              <w:widowControl/>
              <w:tabs>
                <w:tab w:val="decimal" w:pos="0"/>
              </w:tabs>
              <w:ind w:firstLine="0" w:firstLineChars="0"/>
              <w:jc w:val="center"/>
              <w:rPr>
                <w:kern w:val="0"/>
                <w:sz w:val="18"/>
                <w:szCs w:val="18"/>
              </w:rPr>
            </w:pPr>
            <w:r>
              <w:rPr>
                <w:kern w:val="0"/>
                <w:sz w:val="18"/>
                <w:szCs w:val="18"/>
              </w:rPr>
              <w:t>159</w:t>
            </w:r>
          </w:p>
        </w:tc>
        <w:tc>
          <w:tcPr>
            <w:tcW w:w="1068" w:type="dxa"/>
            <w:tcBorders>
              <w:top w:val="nil"/>
              <w:left w:val="nil"/>
              <w:bottom w:val="single" w:color="auto" w:sz="4" w:space="0"/>
              <w:right w:val="single" w:color="auto" w:sz="4" w:space="0"/>
            </w:tcBorders>
            <w:vAlign w:val="center"/>
          </w:tcPr>
          <w:p w14:paraId="41CEFE6A">
            <w:pPr>
              <w:widowControl/>
              <w:tabs>
                <w:tab w:val="decimal" w:pos="0"/>
              </w:tabs>
              <w:ind w:firstLine="0" w:firstLineChars="0"/>
              <w:jc w:val="center"/>
              <w:rPr>
                <w:kern w:val="0"/>
                <w:sz w:val="18"/>
                <w:szCs w:val="18"/>
              </w:rPr>
            </w:pPr>
            <w:r>
              <w:rPr>
                <w:kern w:val="0"/>
                <w:sz w:val="18"/>
                <w:szCs w:val="18"/>
              </w:rPr>
              <w:t>3.881836</w:t>
            </w:r>
          </w:p>
        </w:tc>
        <w:tc>
          <w:tcPr>
            <w:tcW w:w="426" w:type="dxa"/>
            <w:tcBorders>
              <w:top w:val="nil"/>
              <w:left w:val="nil"/>
              <w:bottom w:val="single" w:color="auto" w:sz="4" w:space="0"/>
              <w:right w:val="single" w:color="auto" w:sz="4" w:space="0"/>
            </w:tcBorders>
            <w:vAlign w:val="center"/>
          </w:tcPr>
          <w:p w14:paraId="7490C49B">
            <w:pPr>
              <w:widowControl/>
              <w:tabs>
                <w:tab w:val="decimal" w:pos="0"/>
              </w:tabs>
              <w:ind w:firstLine="0" w:firstLineChars="0"/>
              <w:jc w:val="center"/>
              <w:rPr>
                <w:kern w:val="0"/>
                <w:sz w:val="18"/>
                <w:szCs w:val="18"/>
              </w:rPr>
            </w:pPr>
            <w:r>
              <w:rPr>
                <w:kern w:val="0"/>
                <w:sz w:val="18"/>
                <w:szCs w:val="18"/>
              </w:rPr>
              <w:t>4</w:t>
            </w:r>
          </w:p>
        </w:tc>
        <w:tc>
          <w:tcPr>
            <w:tcW w:w="813" w:type="dxa"/>
            <w:tcBorders>
              <w:top w:val="nil"/>
              <w:left w:val="nil"/>
              <w:bottom w:val="single" w:color="auto" w:sz="4" w:space="0"/>
              <w:right w:val="single" w:color="auto" w:sz="4" w:space="0"/>
            </w:tcBorders>
            <w:vAlign w:val="center"/>
          </w:tcPr>
          <w:p w14:paraId="3C8AA19D">
            <w:pPr>
              <w:widowControl/>
              <w:tabs>
                <w:tab w:val="decimal" w:pos="0"/>
              </w:tabs>
              <w:ind w:firstLine="0" w:firstLineChars="0"/>
              <w:jc w:val="center"/>
              <w:rPr>
                <w:kern w:val="0"/>
                <w:sz w:val="18"/>
                <w:szCs w:val="18"/>
              </w:rPr>
            </w:pPr>
            <w:r>
              <w:rPr>
                <w:kern w:val="0"/>
                <w:sz w:val="18"/>
                <w:szCs w:val="18"/>
              </w:rPr>
              <w:t>287</w:t>
            </w:r>
          </w:p>
        </w:tc>
        <w:tc>
          <w:tcPr>
            <w:tcW w:w="1068" w:type="dxa"/>
            <w:tcBorders>
              <w:top w:val="nil"/>
              <w:left w:val="nil"/>
              <w:bottom w:val="single" w:color="auto" w:sz="4" w:space="0"/>
              <w:right w:val="single" w:color="auto" w:sz="4" w:space="0"/>
            </w:tcBorders>
            <w:vAlign w:val="center"/>
          </w:tcPr>
          <w:p w14:paraId="37212960">
            <w:pPr>
              <w:widowControl/>
              <w:tabs>
                <w:tab w:val="decimal" w:pos="0"/>
              </w:tabs>
              <w:ind w:firstLine="0" w:firstLineChars="0"/>
              <w:jc w:val="center"/>
              <w:rPr>
                <w:kern w:val="0"/>
                <w:sz w:val="18"/>
                <w:szCs w:val="18"/>
              </w:rPr>
            </w:pPr>
            <w:r>
              <w:rPr>
                <w:kern w:val="0"/>
                <w:sz w:val="18"/>
                <w:szCs w:val="18"/>
              </w:rPr>
              <w:t>7.006836</w:t>
            </w:r>
          </w:p>
        </w:tc>
        <w:tc>
          <w:tcPr>
            <w:tcW w:w="426" w:type="dxa"/>
            <w:tcBorders>
              <w:top w:val="nil"/>
              <w:left w:val="nil"/>
              <w:bottom w:val="single" w:color="auto" w:sz="4" w:space="0"/>
              <w:right w:val="single" w:color="auto" w:sz="4" w:space="0"/>
            </w:tcBorders>
            <w:vAlign w:val="center"/>
          </w:tcPr>
          <w:p w14:paraId="144FB69F">
            <w:pPr>
              <w:widowControl/>
              <w:tabs>
                <w:tab w:val="decimal" w:pos="0"/>
              </w:tabs>
              <w:ind w:firstLine="0" w:firstLineChars="0"/>
              <w:jc w:val="center"/>
              <w:rPr>
                <w:kern w:val="0"/>
                <w:sz w:val="18"/>
                <w:szCs w:val="18"/>
              </w:rPr>
            </w:pPr>
            <w:r>
              <w:rPr>
                <w:kern w:val="0"/>
                <w:sz w:val="18"/>
                <w:szCs w:val="18"/>
              </w:rPr>
              <w:t>2</w:t>
            </w:r>
          </w:p>
        </w:tc>
        <w:tc>
          <w:tcPr>
            <w:tcW w:w="813" w:type="dxa"/>
            <w:tcBorders>
              <w:top w:val="nil"/>
              <w:left w:val="nil"/>
              <w:bottom w:val="single" w:color="auto" w:sz="4" w:space="0"/>
              <w:right w:val="single" w:color="auto" w:sz="4" w:space="0"/>
            </w:tcBorders>
            <w:vAlign w:val="center"/>
          </w:tcPr>
          <w:p w14:paraId="65A93C82">
            <w:pPr>
              <w:widowControl/>
              <w:tabs>
                <w:tab w:val="decimal" w:pos="0"/>
              </w:tabs>
              <w:ind w:firstLine="0" w:firstLineChars="0"/>
              <w:jc w:val="center"/>
              <w:rPr>
                <w:kern w:val="0"/>
                <w:sz w:val="18"/>
                <w:szCs w:val="18"/>
              </w:rPr>
            </w:pPr>
            <w:r>
              <w:rPr>
                <w:kern w:val="0"/>
                <w:sz w:val="18"/>
                <w:szCs w:val="18"/>
              </w:rPr>
              <w:t>415</w:t>
            </w:r>
          </w:p>
        </w:tc>
        <w:tc>
          <w:tcPr>
            <w:tcW w:w="1109" w:type="dxa"/>
            <w:tcBorders>
              <w:top w:val="nil"/>
              <w:left w:val="nil"/>
              <w:bottom w:val="single" w:color="auto" w:sz="4" w:space="0"/>
              <w:right w:val="single" w:color="auto" w:sz="4" w:space="0"/>
            </w:tcBorders>
            <w:vAlign w:val="center"/>
          </w:tcPr>
          <w:p w14:paraId="29EF3430">
            <w:pPr>
              <w:widowControl/>
              <w:tabs>
                <w:tab w:val="decimal" w:pos="0"/>
              </w:tabs>
              <w:ind w:firstLine="0" w:firstLineChars="0"/>
              <w:jc w:val="center"/>
              <w:rPr>
                <w:kern w:val="0"/>
                <w:sz w:val="18"/>
                <w:szCs w:val="18"/>
              </w:rPr>
            </w:pPr>
            <w:r>
              <w:rPr>
                <w:kern w:val="0"/>
                <w:sz w:val="18"/>
                <w:szCs w:val="18"/>
              </w:rPr>
              <w:t>10.131836</w:t>
            </w:r>
          </w:p>
        </w:tc>
        <w:tc>
          <w:tcPr>
            <w:tcW w:w="426" w:type="dxa"/>
            <w:tcBorders>
              <w:top w:val="nil"/>
              <w:left w:val="nil"/>
              <w:bottom w:val="single" w:color="auto" w:sz="4" w:space="0"/>
              <w:right w:val="single" w:color="auto" w:sz="4" w:space="0"/>
            </w:tcBorders>
            <w:vAlign w:val="center"/>
          </w:tcPr>
          <w:p w14:paraId="5C45D4D8">
            <w:pPr>
              <w:widowControl/>
              <w:tabs>
                <w:tab w:val="decimal" w:pos="0"/>
              </w:tabs>
              <w:ind w:firstLine="0" w:firstLineChars="0"/>
              <w:jc w:val="center"/>
              <w:rPr>
                <w:kern w:val="0"/>
                <w:sz w:val="18"/>
                <w:szCs w:val="18"/>
              </w:rPr>
            </w:pPr>
            <w:r>
              <w:rPr>
                <w:kern w:val="0"/>
                <w:sz w:val="18"/>
                <w:szCs w:val="18"/>
              </w:rPr>
              <w:t>5</w:t>
            </w:r>
          </w:p>
        </w:tc>
      </w:tr>
      <w:tr w14:paraId="4E140F5F">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121E5EC1">
            <w:pPr>
              <w:widowControl/>
              <w:tabs>
                <w:tab w:val="decimal" w:pos="0"/>
              </w:tabs>
              <w:ind w:firstLine="0" w:firstLineChars="0"/>
              <w:jc w:val="center"/>
              <w:rPr>
                <w:kern w:val="0"/>
                <w:sz w:val="18"/>
                <w:szCs w:val="18"/>
              </w:rPr>
            </w:pPr>
            <w:r>
              <w:rPr>
                <w:kern w:val="0"/>
                <w:sz w:val="18"/>
                <w:szCs w:val="18"/>
              </w:rPr>
              <w:t>32</w:t>
            </w:r>
          </w:p>
        </w:tc>
        <w:tc>
          <w:tcPr>
            <w:tcW w:w="1068" w:type="dxa"/>
            <w:tcBorders>
              <w:top w:val="nil"/>
              <w:left w:val="nil"/>
              <w:bottom w:val="single" w:color="auto" w:sz="4" w:space="0"/>
              <w:right w:val="single" w:color="auto" w:sz="4" w:space="0"/>
            </w:tcBorders>
            <w:vAlign w:val="center"/>
          </w:tcPr>
          <w:p w14:paraId="4843A103">
            <w:pPr>
              <w:widowControl/>
              <w:tabs>
                <w:tab w:val="decimal" w:pos="0"/>
              </w:tabs>
              <w:ind w:firstLine="0" w:firstLineChars="0"/>
              <w:jc w:val="center"/>
              <w:rPr>
                <w:kern w:val="0"/>
                <w:sz w:val="18"/>
                <w:szCs w:val="18"/>
              </w:rPr>
            </w:pPr>
            <w:r>
              <w:rPr>
                <w:kern w:val="0"/>
                <w:sz w:val="18"/>
                <w:szCs w:val="18"/>
              </w:rPr>
              <w:t>0.781250</w:t>
            </w:r>
          </w:p>
        </w:tc>
        <w:tc>
          <w:tcPr>
            <w:tcW w:w="668" w:type="dxa"/>
            <w:tcBorders>
              <w:top w:val="nil"/>
              <w:left w:val="nil"/>
              <w:bottom w:val="single" w:color="auto" w:sz="4" w:space="0"/>
              <w:right w:val="single" w:color="auto" w:sz="4" w:space="0"/>
            </w:tcBorders>
          </w:tcPr>
          <w:p w14:paraId="400FD533">
            <w:pPr>
              <w:widowControl/>
              <w:tabs>
                <w:tab w:val="decimal" w:pos="0"/>
              </w:tabs>
              <w:ind w:firstLine="0" w:firstLineChars="0"/>
              <w:jc w:val="center"/>
              <w:rPr>
                <w:kern w:val="0"/>
                <w:sz w:val="18"/>
                <w:szCs w:val="18"/>
              </w:rPr>
            </w:pPr>
            <w:r>
              <w:rPr>
                <w:kern w:val="0"/>
                <w:sz w:val="18"/>
                <w:szCs w:val="18"/>
              </w:rPr>
              <w:t>6</w:t>
            </w:r>
          </w:p>
        </w:tc>
        <w:tc>
          <w:tcPr>
            <w:tcW w:w="733" w:type="dxa"/>
            <w:tcBorders>
              <w:top w:val="nil"/>
              <w:left w:val="nil"/>
              <w:bottom w:val="single" w:color="auto" w:sz="4" w:space="0"/>
              <w:right w:val="single" w:color="auto" w:sz="4" w:space="0"/>
            </w:tcBorders>
            <w:vAlign w:val="center"/>
          </w:tcPr>
          <w:p w14:paraId="61397762">
            <w:pPr>
              <w:widowControl/>
              <w:tabs>
                <w:tab w:val="decimal" w:pos="0"/>
              </w:tabs>
              <w:ind w:firstLine="0" w:firstLineChars="0"/>
              <w:jc w:val="center"/>
              <w:rPr>
                <w:kern w:val="0"/>
                <w:sz w:val="18"/>
                <w:szCs w:val="18"/>
              </w:rPr>
            </w:pPr>
            <w:r>
              <w:rPr>
                <w:kern w:val="0"/>
                <w:sz w:val="18"/>
                <w:szCs w:val="18"/>
              </w:rPr>
              <w:t>160</w:t>
            </w:r>
          </w:p>
        </w:tc>
        <w:tc>
          <w:tcPr>
            <w:tcW w:w="1068" w:type="dxa"/>
            <w:tcBorders>
              <w:top w:val="nil"/>
              <w:left w:val="nil"/>
              <w:bottom w:val="single" w:color="auto" w:sz="4" w:space="0"/>
              <w:right w:val="single" w:color="auto" w:sz="4" w:space="0"/>
            </w:tcBorders>
            <w:vAlign w:val="center"/>
          </w:tcPr>
          <w:p w14:paraId="4161A04A">
            <w:pPr>
              <w:widowControl/>
              <w:tabs>
                <w:tab w:val="decimal" w:pos="0"/>
              </w:tabs>
              <w:ind w:firstLine="0" w:firstLineChars="0"/>
              <w:jc w:val="center"/>
              <w:rPr>
                <w:kern w:val="0"/>
                <w:sz w:val="18"/>
                <w:szCs w:val="18"/>
              </w:rPr>
            </w:pPr>
            <w:r>
              <w:rPr>
                <w:kern w:val="0"/>
                <w:sz w:val="18"/>
                <w:szCs w:val="18"/>
              </w:rPr>
              <w:t>3.906250</w:t>
            </w:r>
          </w:p>
        </w:tc>
        <w:tc>
          <w:tcPr>
            <w:tcW w:w="426" w:type="dxa"/>
            <w:tcBorders>
              <w:top w:val="nil"/>
              <w:left w:val="nil"/>
              <w:bottom w:val="single" w:color="auto" w:sz="4" w:space="0"/>
              <w:right w:val="single" w:color="auto" w:sz="4" w:space="0"/>
            </w:tcBorders>
            <w:vAlign w:val="center"/>
          </w:tcPr>
          <w:p w14:paraId="6CB3974C">
            <w:pPr>
              <w:widowControl/>
              <w:tabs>
                <w:tab w:val="decimal" w:pos="0"/>
              </w:tabs>
              <w:ind w:firstLine="0" w:firstLineChars="0"/>
              <w:jc w:val="center"/>
              <w:rPr>
                <w:kern w:val="0"/>
                <w:sz w:val="18"/>
                <w:szCs w:val="18"/>
              </w:rPr>
            </w:pPr>
            <w:r>
              <w:rPr>
                <w:kern w:val="0"/>
                <w:sz w:val="18"/>
                <w:szCs w:val="18"/>
              </w:rPr>
              <w:t>1</w:t>
            </w:r>
          </w:p>
        </w:tc>
        <w:tc>
          <w:tcPr>
            <w:tcW w:w="813" w:type="dxa"/>
            <w:tcBorders>
              <w:top w:val="nil"/>
              <w:left w:val="nil"/>
              <w:bottom w:val="single" w:color="auto" w:sz="4" w:space="0"/>
              <w:right w:val="single" w:color="auto" w:sz="4" w:space="0"/>
            </w:tcBorders>
            <w:vAlign w:val="center"/>
          </w:tcPr>
          <w:p w14:paraId="47E4F5B0">
            <w:pPr>
              <w:widowControl/>
              <w:tabs>
                <w:tab w:val="decimal" w:pos="0"/>
              </w:tabs>
              <w:ind w:firstLine="0" w:firstLineChars="0"/>
              <w:jc w:val="center"/>
              <w:rPr>
                <w:kern w:val="0"/>
                <w:sz w:val="18"/>
                <w:szCs w:val="18"/>
              </w:rPr>
            </w:pPr>
            <w:r>
              <w:rPr>
                <w:kern w:val="0"/>
                <w:sz w:val="18"/>
                <w:szCs w:val="18"/>
              </w:rPr>
              <w:t>288</w:t>
            </w:r>
          </w:p>
        </w:tc>
        <w:tc>
          <w:tcPr>
            <w:tcW w:w="1068" w:type="dxa"/>
            <w:tcBorders>
              <w:top w:val="nil"/>
              <w:left w:val="nil"/>
              <w:bottom w:val="single" w:color="auto" w:sz="4" w:space="0"/>
              <w:right w:val="single" w:color="auto" w:sz="4" w:space="0"/>
            </w:tcBorders>
            <w:vAlign w:val="center"/>
          </w:tcPr>
          <w:p w14:paraId="5AA1FDC2">
            <w:pPr>
              <w:widowControl/>
              <w:tabs>
                <w:tab w:val="decimal" w:pos="0"/>
              </w:tabs>
              <w:ind w:firstLine="0" w:firstLineChars="0"/>
              <w:jc w:val="center"/>
              <w:rPr>
                <w:kern w:val="0"/>
                <w:sz w:val="18"/>
                <w:szCs w:val="18"/>
              </w:rPr>
            </w:pPr>
            <w:r>
              <w:rPr>
                <w:kern w:val="0"/>
                <w:sz w:val="18"/>
                <w:szCs w:val="18"/>
              </w:rPr>
              <w:t>7.031250</w:t>
            </w:r>
          </w:p>
        </w:tc>
        <w:tc>
          <w:tcPr>
            <w:tcW w:w="426" w:type="dxa"/>
            <w:tcBorders>
              <w:top w:val="nil"/>
              <w:left w:val="nil"/>
              <w:bottom w:val="single" w:color="auto" w:sz="4" w:space="0"/>
              <w:right w:val="single" w:color="auto" w:sz="4" w:space="0"/>
            </w:tcBorders>
            <w:vAlign w:val="center"/>
          </w:tcPr>
          <w:p w14:paraId="20C09DD5">
            <w:pPr>
              <w:widowControl/>
              <w:tabs>
                <w:tab w:val="decimal" w:pos="0"/>
              </w:tabs>
              <w:ind w:firstLine="0" w:firstLineChars="0"/>
              <w:jc w:val="center"/>
              <w:rPr>
                <w:kern w:val="0"/>
                <w:sz w:val="18"/>
                <w:szCs w:val="18"/>
              </w:rPr>
            </w:pPr>
            <w:r>
              <w:rPr>
                <w:kern w:val="0"/>
                <w:sz w:val="18"/>
                <w:szCs w:val="18"/>
              </w:rPr>
              <w:t>6</w:t>
            </w:r>
          </w:p>
        </w:tc>
        <w:tc>
          <w:tcPr>
            <w:tcW w:w="813" w:type="dxa"/>
            <w:tcBorders>
              <w:top w:val="nil"/>
              <w:left w:val="nil"/>
              <w:bottom w:val="single" w:color="auto" w:sz="4" w:space="0"/>
              <w:right w:val="single" w:color="auto" w:sz="4" w:space="0"/>
            </w:tcBorders>
            <w:vAlign w:val="center"/>
          </w:tcPr>
          <w:p w14:paraId="61D14795">
            <w:pPr>
              <w:widowControl/>
              <w:tabs>
                <w:tab w:val="decimal" w:pos="0"/>
              </w:tabs>
              <w:ind w:firstLine="0" w:firstLineChars="0"/>
              <w:jc w:val="center"/>
              <w:rPr>
                <w:kern w:val="0"/>
                <w:sz w:val="18"/>
                <w:szCs w:val="18"/>
              </w:rPr>
            </w:pPr>
            <w:r>
              <w:rPr>
                <w:kern w:val="0"/>
                <w:sz w:val="18"/>
                <w:szCs w:val="18"/>
              </w:rPr>
              <w:t>416</w:t>
            </w:r>
          </w:p>
        </w:tc>
        <w:tc>
          <w:tcPr>
            <w:tcW w:w="1109" w:type="dxa"/>
            <w:tcBorders>
              <w:top w:val="nil"/>
              <w:left w:val="nil"/>
              <w:bottom w:val="single" w:color="auto" w:sz="4" w:space="0"/>
              <w:right w:val="single" w:color="auto" w:sz="4" w:space="0"/>
            </w:tcBorders>
            <w:vAlign w:val="center"/>
          </w:tcPr>
          <w:p w14:paraId="27098FC4">
            <w:pPr>
              <w:widowControl/>
              <w:tabs>
                <w:tab w:val="decimal" w:pos="0"/>
              </w:tabs>
              <w:ind w:firstLine="0" w:firstLineChars="0"/>
              <w:jc w:val="center"/>
              <w:rPr>
                <w:kern w:val="0"/>
                <w:sz w:val="18"/>
                <w:szCs w:val="18"/>
              </w:rPr>
            </w:pPr>
            <w:r>
              <w:rPr>
                <w:kern w:val="0"/>
                <w:sz w:val="18"/>
                <w:szCs w:val="18"/>
              </w:rPr>
              <w:t>10.156250</w:t>
            </w:r>
          </w:p>
        </w:tc>
        <w:tc>
          <w:tcPr>
            <w:tcW w:w="426" w:type="dxa"/>
            <w:tcBorders>
              <w:top w:val="nil"/>
              <w:left w:val="nil"/>
              <w:bottom w:val="single" w:color="auto" w:sz="4" w:space="0"/>
              <w:right w:val="single" w:color="auto" w:sz="4" w:space="0"/>
            </w:tcBorders>
            <w:vAlign w:val="center"/>
          </w:tcPr>
          <w:p w14:paraId="7DE2B403">
            <w:pPr>
              <w:widowControl/>
              <w:tabs>
                <w:tab w:val="decimal" w:pos="0"/>
              </w:tabs>
              <w:ind w:firstLine="0" w:firstLineChars="0"/>
              <w:jc w:val="center"/>
              <w:rPr>
                <w:kern w:val="0"/>
                <w:sz w:val="18"/>
                <w:szCs w:val="18"/>
              </w:rPr>
            </w:pPr>
            <w:r>
              <w:rPr>
                <w:kern w:val="0"/>
                <w:sz w:val="18"/>
                <w:szCs w:val="18"/>
              </w:rPr>
              <w:t>1</w:t>
            </w:r>
          </w:p>
        </w:tc>
      </w:tr>
      <w:tr w14:paraId="4E70D21E">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3A59603D">
            <w:pPr>
              <w:widowControl/>
              <w:tabs>
                <w:tab w:val="decimal" w:pos="0"/>
              </w:tabs>
              <w:ind w:firstLine="0" w:firstLineChars="0"/>
              <w:jc w:val="center"/>
              <w:rPr>
                <w:kern w:val="0"/>
                <w:sz w:val="18"/>
                <w:szCs w:val="18"/>
              </w:rPr>
            </w:pPr>
            <w:r>
              <w:rPr>
                <w:kern w:val="0"/>
                <w:sz w:val="18"/>
                <w:szCs w:val="18"/>
              </w:rPr>
              <w:t>33</w:t>
            </w:r>
          </w:p>
        </w:tc>
        <w:tc>
          <w:tcPr>
            <w:tcW w:w="1068" w:type="dxa"/>
            <w:tcBorders>
              <w:top w:val="nil"/>
              <w:left w:val="nil"/>
              <w:bottom w:val="single" w:color="auto" w:sz="4" w:space="0"/>
              <w:right w:val="single" w:color="auto" w:sz="4" w:space="0"/>
            </w:tcBorders>
            <w:vAlign w:val="center"/>
          </w:tcPr>
          <w:p w14:paraId="2ABD9FFD">
            <w:pPr>
              <w:widowControl/>
              <w:tabs>
                <w:tab w:val="decimal" w:pos="0"/>
              </w:tabs>
              <w:ind w:firstLine="0" w:firstLineChars="0"/>
              <w:jc w:val="center"/>
              <w:rPr>
                <w:kern w:val="0"/>
                <w:sz w:val="18"/>
                <w:szCs w:val="18"/>
              </w:rPr>
            </w:pPr>
            <w:r>
              <w:rPr>
                <w:kern w:val="0"/>
                <w:sz w:val="18"/>
                <w:szCs w:val="18"/>
              </w:rPr>
              <w:t>0.805664</w:t>
            </w:r>
          </w:p>
        </w:tc>
        <w:tc>
          <w:tcPr>
            <w:tcW w:w="668" w:type="dxa"/>
            <w:tcBorders>
              <w:top w:val="nil"/>
              <w:left w:val="nil"/>
              <w:bottom w:val="single" w:color="auto" w:sz="4" w:space="0"/>
              <w:right w:val="single" w:color="auto" w:sz="4" w:space="0"/>
            </w:tcBorders>
          </w:tcPr>
          <w:p w14:paraId="5A975C85">
            <w:pPr>
              <w:widowControl/>
              <w:tabs>
                <w:tab w:val="decimal" w:pos="0"/>
              </w:tabs>
              <w:ind w:firstLine="0" w:firstLineChars="0"/>
              <w:jc w:val="center"/>
              <w:rPr>
                <w:kern w:val="0"/>
                <w:sz w:val="18"/>
                <w:szCs w:val="18"/>
              </w:rPr>
            </w:pPr>
            <w:r>
              <w:rPr>
                <w:kern w:val="0"/>
                <w:sz w:val="18"/>
                <w:szCs w:val="18"/>
              </w:rPr>
              <w:t>4</w:t>
            </w:r>
          </w:p>
        </w:tc>
        <w:tc>
          <w:tcPr>
            <w:tcW w:w="733" w:type="dxa"/>
            <w:tcBorders>
              <w:top w:val="nil"/>
              <w:left w:val="nil"/>
              <w:bottom w:val="single" w:color="auto" w:sz="4" w:space="0"/>
              <w:right w:val="single" w:color="auto" w:sz="4" w:space="0"/>
            </w:tcBorders>
            <w:vAlign w:val="center"/>
          </w:tcPr>
          <w:p w14:paraId="55F03ED8">
            <w:pPr>
              <w:widowControl/>
              <w:tabs>
                <w:tab w:val="decimal" w:pos="0"/>
              </w:tabs>
              <w:ind w:firstLine="0" w:firstLineChars="0"/>
              <w:jc w:val="center"/>
              <w:rPr>
                <w:kern w:val="0"/>
                <w:sz w:val="18"/>
                <w:szCs w:val="18"/>
              </w:rPr>
            </w:pPr>
            <w:r>
              <w:rPr>
                <w:kern w:val="0"/>
                <w:sz w:val="18"/>
                <w:szCs w:val="18"/>
              </w:rPr>
              <w:t>161</w:t>
            </w:r>
          </w:p>
        </w:tc>
        <w:tc>
          <w:tcPr>
            <w:tcW w:w="1068" w:type="dxa"/>
            <w:tcBorders>
              <w:top w:val="nil"/>
              <w:left w:val="nil"/>
              <w:bottom w:val="single" w:color="auto" w:sz="4" w:space="0"/>
              <w:right w:val="single" w:color="auto" w:sz="4" w:space="0"/>
            </w:tcBorders>
            <w:vAlign w:val="center"/>
          </w:tcPr>
          <w:p w14:paraId="62CC5CC2">
            <w:pPr>
              <w:widowControl/>
              <w:tabs>
                <w:tab w:val="decimal" w:pos="0"/>
              </w:tabs>
              <w:ind w:firstLine="0" w:firstLineChars="0"/>
              <w:jc w:val="center"/>
              <w:rPr>
                <w:kern w:val="0"/>
                <w:sz w:val="18"/>
                <w:szCs w:val="18"/>
              </w:rPr>
            </w:pPr>
            <w:r>
              <w:rPr>
                <w:kern w:val="0"/>
                <w:sz w:val="18"/>
                <w:szCs w:val="18"/>
              </w:rPr>
              <w:t>3.930664</w:t>
            </w:r>
          </w:p>
        </w:tc>
        <w:tc>
          <w:tcPr>
            <w:tcW w:w="426" w:type="dxa"/>
            <w:tcBorders>
              <w:top w:val="nil"/>
              <w:left w:val="nil"/>
              <w:bottom w:val="single" w:color="auto" w:sz="4" w:space="0"/>
              <w:right w:val="single" w:color="auto" w:sz="4" w:space="0"/>
            </w:tcBorders>
            <w:vAlign w:val="center"/>
          </w:tcPr>
          <w:p w14:paraId="4D782911">
            <w:pPr>
              <w:widowControl/>
              <w:tabs>
                <w:tab w:val="decimal" w:pos="0"/>
              </w:tabs>
              <w:ind w:firstLine="0" w:firstLineChars="0"/>
              <w:jc w:val="center"/>
              <w:rPr>
                <w:kern w:val="0"/>
                <w:sz w:val="18"/>
                <w:szCs w:val="18"/>
              </w:rPr>
            </w:pPr>
            <w:r>
              <w:rPr>
                <w:kern w:val="0"/>
                <w:sz w:val="18"/>
                <w:szCs w:val="18"/>
              </w:rPr>
              <w:t>6</w:t>
            </w:r>
          </w:p>
        </w:tc>
        <w:tc>
          <w:tcPr>
            <w:tcW w:w="813" w:type="dxa"/>
            <w:tcBorders>
              <w:top w:val="nil"/>
              <w:left w:val="nil"/>
              <w:bottom w:val="single" w:color="auto" w:sz="4" w:space="0"/>
              <w:right w:val="single" w:color="auto" w:sz="4" w:space="0"/>
            </w:tcBorders>
            <w:vAlign w:val="center"/>
          </w:tcPr>
          <w:p w14:paraId="62B1AC23">
            <w:pPr>
              <w:widowControl/>
              <w:tabs>
                <w:tab w:val="decimal" w:pos="0"/>
              </w:tabs>
              <w:ind w:firstLine="0" w:firstLineChars="0"/>
              <w:jc w:val="center"/>
              <w:rPr>
                <w:kern w:val="0"/>
                <w:sz w:val="18"/>
                <w:szCs w:val="18"/>
              </w:rPr>
            </w:pPr>
            <w:r>
              <w:rPr>
                <w:kern w:val="0"/>
                <w:sz w:val="18"/>
                <w:szCs w:val="18"/>
              </w:rPr>
              <w:t>289</w:t>
            </w:r>
          </w:p>
        </w:tc>
        <w:tc>
          <w:tcPr>
            <w:tcW w:w="1068" w:type="dxa"/>
            <w:tcBorders>
              <w:top w:val="nil"/>
              <w:left w:val="nil"/>
              <w:bottom w:val="single" w:color="auto" w:sz="4" w:space="0"/>
              <w:right w:val="single" w:color="auto" w:sz="4" w:space="0"/>
            </w:tcBorders>
            <w:vAlign w:val="center"/>
          </w:tcPr>
          <w:p w14:paraId="1C3A037B">
            <w:pPr>
              <w:widowControl/>
              <w:tabs>
                <w:tab w:val="decimal" w:pos="0"/>
              </w:tabs>
              <w:ind w:firstLine="0" w:firstLineChars="0"/>
              <w:jc w:val="center"/>
              <w:rPr>
                <w:kern w:val="0"/>
                <w:sz w:val="18"/>
                <w:szCs w:val="18"/>
              </w:rPr>
            </w:pPr>
            <w:r>
              <w:rPr>
                <w:kern w:val="0"/>
                <w:sz w:val="18"/>
                <w:szCs w:val="18"/>
              </w:rPr>
              <w:t>7.055664</w:t>
            </w:r>
          </w:p>
        </w:tc>
        <w:tc>
          <w:tcPr>
            <w:tcW w:w="426" w:type="dxa"/>
            <w:tcBorders>
              <w:top w:val="nil"/>
              <w:left w:val="nil"/>
              <w:bottom w:val="single" w:color="auto" w:sz="4" w:space="0"/>
              <w:right w:val="single" w:color="auto" w:sz="4" w:space="0"/>
            </w:tcBorders>
            <w:vAlign w:val="center"/>
          </w:tcPr>
          <w:p w14:paraId="69BD3E79">
            <w:pPr>
              <w:widowControl/>
              <w:tabs>
                <w:tab w:val="decimal" w:pos="0"/>
              </w:tabs>
              <w:ind w:firstLine="0" w:firstLineChars="0"/>
              <w:jc w:val="center"/>
              <w:rPr>
                <w:kern w:val="0"/>
                <w:sz w:val="18"/>
                <w:szCs w:val="18"/>
              </w:rPr>
            </w:pPr>
            <w:r>
              <w:rPr>
                <w:kern w:val="0"/>
                <w:sz w:val="18"/>
                <w:szCs w:val="18"/>
              </w:rPr>
              <w:t>2</w:t>
            </w:r>
          </w:p>
        </w:tc>
        <w:tc>
          <w:tcPr>
            <w:tcW w:w="813" w:type="dxa"/>
            <w:tcBorders>
              <w:top w:val="nil"/>
              <w:left w:val="nil"/>
              <w:bottom w:val="single" w:color="auto" w:sz="4" w:space="0"/>
              <w:right w:val="single" w:color="auto" w:sz="4" w:space="0"/>
            </w:tcBorders>
            <w:vAlign w:val="center"/>
          </w:tcPr>
          <w:p w14:paraId="75F04A32">
            <w:pPr>
              <w:widowControl/>
              <w:tabs>
                <w:tab w:val="decimal" w:pos="0"/>
              </w:tabs>
              <w:ind w:firstLine="0" w:firstLineChars="0"/>
              <w:jc w:val="center"/>
              <w:rPr>
                <w:kern w:val="0"/>
                <w:sz w:val="18"/>
                <w:szCs w:val="18"/>
              </w:rPr>
            </w:pPr>
            <w:r>
              <w:rPr>
                <w:kern w:val="0"/>
                <w:sz w:val="18"/>
                <w:szCs w:val="18"/>
              </w:rPr>
              <w:t>417</w:t>
            </w:r>
          </w:p>
        </w:tc>
        <w:tc>
          <w:tcPr>
            <w:tcW w:w="1109" w:type="dxa"/>
            <w:tcBorders>
              <w:top w:val="nil"/>
              <w:left w:val="nil"/>
              <w:bottom w:val="single" w:color="auto" w:sz="4" w:space="0"/>
              <w:right w:val="single" w:color="auto" w:sz="4" w:space="0"/>
            </w:tcBorders>
            <w:vAlign w:val="center"/>
          </w:tcPr>
          <w:p w14:paraId="78A27C11">
            <w:pPr>
              <w:widowControl/>
              <w:tabs>
                <w:tab w:val="decimal" w:pos="0"/>
              </w:tabs>
              <w:ind w:firstLine="0" w:firstLineChars="0"/>
              <w:jc w:val="center"/>
              <w:rPr>
                <w:kern w:val="0"/>
                <w:sz w:val="18"/>
                <w:szCs w:val="18"/>
              </w:rPr>
            </w:pPr>
            <w:r>
              <w:rPr>
                <w:kern w:val="0"/>
                <w:sz w:val="18"/>
                <w:szCs w:val="18"/>
              </w:rPr>
              <w:t>10.180664</w:t>
            </w:r>
          </w:p>
        </w:tc>
        <w:tc>
          <w:tcPr>
            <w:tcW w:w="426" w:type="dxa"/>
            <w:tcBorders>
              <w:top w:val="nil"/>
              <w:left w:val="nil"/>
              <w:bottom w:val="single" w:color="auto" w:sz="4" w:space="0"/>
              <w:right w:val="single" w:color="auto" w:sz="4" w:space="0"/>
            </w:tcBorders>
            <w:vAlign w:val="center"/>
          </w:tcPr>
          <w:p w14:paraId="171DA6A5">
            <w:pPr>
              <w:widowControl/>
              <w:tabs>
                <w:tab w:val="decimal" w:pos="0"/>
              </w:tabs>
              <w:ind w:firstLine="0" w:firstLineChars="0"/>
              <w:jc w:val="center"/>
              <w:rPr>
                <w:kern w:val="0"/>
                <w:sz w:val="18"/>
                <w:szCs w:val="18"/>
              </w:rPr>
            </w:pPr>
            <w:r>
              <w:rPr>
                <w:kern w:val="0"/>
                <w:sz w:val="18"/>
                <w:szCs w:val="18"/>
              </w:rPr>
              <w:t>7</w:t>
            </w:r>
          </w:p>
        </w:tc>
      </w:tr>
      <w:tr w14:paraId="529400F4">
        <w:tblPrEx>
          <w:tblCellMar>
            <w:top w:w="0" w:type="dxa"/>
            <w:left w:w="108" w:type="dxa"/>
            <w:bottom w:w="0" w:type="dxa"/>
            <w:right w:w="108" w:type="dxa"/>
          </w:tblCellMar>
        </w:tblPrEx>
        <w:trPr>
          <w:trHeight w:val="270" w:hRule="atLeast"/>
          <w:jc w:val="center"/>
        </w:trPr>
        <w:tc>
          <w:tcPr>
            <w:tcW w:w="952" w:type="dxa"/>
            <w:tcBorders>
              <w:top w:val="nil"/>
              <w:left w:val="single" w:color="auto" w:sz="4" w:space="0"/>
              <w:bottom w:val="single" w:color="auto" w:sz="4" w:space="0"/>
              <w:right w:val="single" w:color="auto" w:sz="4" w:space="0"/>
            </w:tcBorders>
            <w:vAlign w:val="center"/>
          </w:tcPr>
          <w:p w14:paraId="3DF43ED6">
            <w:pPr>
              <w:widowControl/>
              <w:tabs>
                <w:tab w:val="decimal" w:pos="0"/>
              </w:tabs>
              <w:ind w:firstLine="0" w:firstLineChars="0"/>
              <w:jc w:val="center"/>
              <w:rPr>
                <w:kern w:val="0"/>
                <w:sz w:val="18"/>
                <w:szCs w:val="18"/>
              </w:rPr>
            </w:pPr>
            <w:r>
              <w:rPr>
                <w:kern w:val="0"/>
                <w:sz w:val="18"/>
                <w:szCs w:val="18"/>
              </w:rPr>
              <w:t>34</w:t>
            </w:r>
          </w:p>
        </w:tc>
        <w:tc>
          <w:tcPr>
            <w:tcW w:w="1068" w:type="dxa"/>
            <w:tcBorders>
              <w:top w:val="nil"/>
              <w:left w:val="nil"/>
              <w:bottom w:val="single" w:color="auto" w:sz="4" w:space="0"/>
              <w:right w:val="single" w:color="auto" w:sz="4" w:space="0"/>
            </w:tcBorders>
            <w:vAlign w:val="center"/>
          </w:tcPr>
          <w:p w14:paraId="4C96B2DE">
            <w:pPr>
              <w:widowControl/>
              <w:tabs>
                <w:tab w:val="decimal" w:pos="0"/>
              </w:tabs>
              <w:ind w:firstLine="0" w:firstLineChars="0"/>
              <w:jc w:val="center"/>
              <w:rPr>
                <w:kern w:val="0"/>
                <w:sz w:val="18"/>
                <w:szCs w:val="18"/>
              </w:rPr>
            </w:pPr>
            <w:r>
              <w:rPr>
                <w:kern w:val="0"/>
                <w:sz w:val="18"/>
                <w:szCs w:val="18"/>
              </w:rPr>
              <w:t>0.830078</w:t>
            </w:r>
          </w:p>
        </w:tc>
        <w:tc>
          <w:tcPr>
            <w:tcW w:w="668" w:type="dxa"/>
            <w:tcBorders>
              <w:top w:val="nil"/>
              <w:left w:val="nil"/>
              <w:bottom w:val="single" w:color="auto" w:sz="4" w:space="0"/>
              <w:right w:val="single" w:color="auto" w:sz="4" w:space="0"/>
            </w:tcBorders>
          </w:tcPr>
          <w:p w14:paraId="2B216156">
            <w:pPr>
              <w:widowControl/>
              <w:tabs>
                <w:tab w:val="decimal" w:pos="0"/>
              </w:tabs>
              <w:ind w:firstLine="0" w:firstLineChars="0"/>
              <w:jc w:val="center"/>
              <w:rPr>
                <w:kern w:val="0"/>
                <w:sz w:val="18"/>
                <w:szCs w:val="18"/>
              </w:rPr>
            </w:pPr>
            <w:r>
              <w:rPr>
                <w:kern w:val="0"/>
                <w:sz w:val="18"/>
                <w:szCs w:val="18"/>
              </w:rPr>
              <w:t>2</w:t>
            </w:r>
          </w:p>
        </w:tc>
        <w:tc>
          <w:tcPr>
            <w:tcW w:w="733" w:type="dxa"/>
            <w:tcBorders>
              <w:top w:val="nil"/>
              <w:left w:val="nil"/>
              <w:bottom w:val="single" w:color="auto" w:sz="4" w:space="0"/>
              <w:right w:val="single" w:color="auto" w:sz="4" w:space="0"/>
            </w:tcBorders>
            <w:vAlign w:val="center"/>
          </w:tcPr>
          <w:p w14:paraId="7C4D5B7D">
            <w:pPr>
              <w:widowControl/>
              <w:tabs>
                <w:tab w:val="decimal" w:pos="0"/>
              </w:tabs>
              <w:ind w:firstLine="0" w:firstLineChars="0"/>
              <w:jc w:val="center"/>
              <w:rPr>
                <w:kern w:val="0"/>
                <w:sz w:val="18"/>
                <w:szCs w:val="18"/>
              </w:rPr>
            </w:pPr>
            <w:r>
              <w:rPr>
                <w:kern w:val="0"/>
                <w:sz w:val="18"/>
                <w:szCs w:val="18"/>
              </w:rPr>
              <w:t>162</w:t>
            </w:r>
          </w:p>
        </w:tc>
        <w:tc>
          <w:tcPr>
            <w:tcW w:w="1068" w:type="dxa"/>
            <w:tcBorders>
              <w:top w:val="nil"/>
              <w:left w:val="nil"/>
              <w:bottom w:val="single" w:color="auto" w:sz="4" w:space="0"/>
              <w:right w:val="single" w:color="auto" w:sz="4" w:space="0"/>
            </w:tcBorders>
            <w:vAlign w:val="center"/>
          </w:tcPr>
          <w:p w14:paraId="00EB9894">
            <w:pPr>
              <w:widowControl/>
              <w:tabs>
                <w:tab w:val="decimal" w:pos="0"/>
              </w:tabs>
              <w:ind w:firstLine="0" w:firstLineChars="0"/>
              <w:jc w:val="center"/>
              <w:rPr>
                <w:kern w:val="0"/>
                <w:sz w:val="18"/>
                <w:szCs w:val="18"/>
              </w:rPr>
            </w:pPr>
            <w:r>
              <w:rPr>
                <w:kern w:val="0"/>
                <w:sz w:val="18"/>
                <w:szCs w:val="18"/>
              </w:rPr>
              <w:t>3.955078</w:t>
            </w:r>
          </w:p>
        </w:tc>
        <w:tc>
          <w:tcPr>
            <w:tcW w:w="426" w:type="dxa"/>
            <w:tcBorders>
              <w:top w:val="nil"/>
              <w:left w:val="nil"/>
              <w:bottom w:val="single" w:color="auto" w:sz="4" w:space="0"/>
              <w:right w:val="single" w:color="auto" w:sz="4" w:space="0"/>
            </w:tcBorders>
            <w:vAlign w:val="center"/>
          </w:tcPr>
          <w:p w14:paraId="09B2A004">
            <w:pPr>
              <w:widowControl/>
              <w:tabs>
                <w:tab w:val="decimal" w:pos="0"/>
              </w:tabs>
              <w:ind w:firstLine="0" w:firstLineChars="0"/>
              <w:jc w:val="center"/>
              <w:rPr>
                <w:kern w:val="0"/>
                <w:sz w:val="18"/>
                <w:szCs w:val="18"/>
              </w:rPr>
            </w:pPr>
            <w:r>
              <w:rPr>
                <w:kern w:val="0"/>
                <w:sz w:val="18"/>
                <w:szCs w:val="18"/>
              </w:rPr>
              <w:t>3</w:t>
            </w:r>
          </w:p>
        </w:tc>
        <w:tc>
          <w:tcPr>
            <w:tcW w:w="813" w:type="dxa"/>
            <w:tcBorders>
              <w:top w:val="nil"/>
              <w:left w:val="nil"/>
              <w:bottom w:val="single" w:color="auto" w:sz="4" w:space="0"/>
              <w:right w:val="single" w:color="auto" w:sz="4" w:space="0"/>
            </w:tcBorders>
            <w:vAlign w:val="center"/>
          </w:tcPr>
          <w:p w14:paraId="51FEEF4D">
            <w:pPr>
              <w:widowControl/>
              <w:tabs>
                <w:tab w:val="decimal" w:pos="0"/>
              </w:tabs>
              <w:ind w:firstLine="0" w:firstLineChars="0"/>
              <w:jc w:val="center"/>
              <w:rPr>
                <w:kern w:val="0"/>
                <w:sz w:val="18"/>
                <w:szCs w:val="18"/>
              </w:rPr>
            </w:pPr>
            <w:r>
              <w:rPr>
                <w:kern w:val="0"/>
                <w:sz w:val="18"/>
                <w:szCs w:val="18"/>
              </w:rPr>
              <w:t>290</w:t>
            </w:r>
          </w:p>
        </w:tc>
        <w:tc>
          <w:tcPr>
            <w:tcW w:w="1068" w:type="dxa"/>
            <w:tcBorders>
              <w:top w:val="nil"/>
              <w:left w:val="nil"/>
              <w:bottom w:val="single" w:color="auto" w:sz="4" w:space="0"/>
              <w:right w:val="single" w:color="auto" w:sz="4" w:space="0"/>
            </w:tcBorders>
            <w:vAlign w:val="center"/>
          </w:tcPr>
          <w:p w14:paraId="7A1057ED">
            <w:pPr>
              <w:widowControl/>
              <w:tabs>
                <w:tab w:val="decimal" w:pos="0"/>
              </w:tabs>
              <w:ind w:firstLine="0" w:firstLineChars="0"/>
              <w:jc w:val="center"/>
              <w:rPr>
                <w:kern w:val="0"/>
                <w:sz w:val="18"/>
                <w:szCs w:val="18"/>
              </w:rPr>
            </w:pPr>
            <w:r>
              <w:rPr>
                <w:kern w:val="0"/>
                <w:sz w:val="18"/>
                <w:szCs w:val="18"/>
              </w:rPr>
              <w:t>7.080078</w:t>
            </w:r>
          </w:p>
        </w:tc>
        <w:tc>
          <w:tcPr>
            <w:tcW w:w="426" w:type="dxa"/>
            <w:tcBorders>
              <w:top w:val="nil"/>
              <w:left w:val="nil"/>
              <w:bottom w:val="single" w:color="auto" w:sz="4" w:space="0"/>
              <w:right w:val="single" w:color="auto" w:sz="4" w:space="0"/>
            </w:tcBorders>
            <w:vAlign w:val="center"/>
          </w:tcPr>
          <w:p w14:paraId="6A13AEFA">
            <w:pPr>
              <w:widowControl/>
              <w:tabs>
                <w:tab w:val="decimal" w:pos="0"/>
              </w:tabs>
              <w:ind w:firstLine="0" w:firstLineChars="0"/>
              <w:jc w:val="center"/>
              <w:rPr>
                <w:kern w:val="0"/>
                <w:sz w:val="18"/>
                <w:szCs w:val="18"/>
              </w:rPr>
            </w:pPr>
            <w:r>
              <w:rPr>
                <w:kern w:val="0"/>
                <w:sz w:val="18"/>
                <w:szCs w:val="18"/>
              </w:rPr>
              <w:t>3</w:t>
            </w:r>
          </w:p>
        </w:tc>
        <w:tc>
          <w:tcPr>
            <w:tcW w:w="813" w:type="dxa"/>
            <w:tcBorders>
              <w:top w:val="nil"/>
              <w:left w:val="nil"/>
              <w:bottom w:val="single" w:color="auto" w:sz="4" w:space="0"/>
              <w:right w:val="single" w:color="auto" w:sz="4" w:space="0"/>
            </w:tcBorders>
            <w:vAlign w:val="center"/>
          </w:tcPr>
          <w:p w14:paraId="1D8B2930">
            <w:pPr>
              <w:widowControl/>
              <w:tabs>
                <w:tab w:val="decimal" w:pos="0"/>
              </w:tabs>
              <w:ind w:firstLine="0" w:firstLineChars="0"/>
              <w:jc w:val="center"/>
              <w:rPr>
                <w:kern w:val="0"/>
                <w:sz w:val="18"/>
                <w:szCs w:val="18"/>
              </w:rPr>
            </w:pPr>
            <w:r>
              <w:rPr>
                <w:kern w:val="0"/>
                <w:sz w:val="18"/>
                <w:szCs w:val="18"/>
              </w:rPr>
              <w:t>418</w:t>
            </w:r>
          </w:p>
        </w:tc>
        <w:tc>
          <w:tcPr>
            <w:tcW w:w="1109" w:type="dxa"/>
            <w:tcBorders>
              <w:top w:val="nil"/>
              <w:left w:val="nil"/>
              <w:bottom w:val="single" w:color="auto" w:sz="4" w:space="0"/>
              <w:right w:val="single" w:color="auto" w:sz="4" w:space="0"/>
            </w:tcBorders>
            <w:vAlign w:val="center"/>
          </w:tcPr>
          <w:p w14:paraId="64711432">
            <w:pPr>
              <w:widowControl/>
              <w:tabs>
                <w:tab w:val="decimal" w:pos="0"/>
              </w:tabs>
              <w:ind w:firstLine="0" w:firstLineChars="0"/>
              <w:jc w:val="center"/>
              <w:rPr>
                <w:kern w:val="0"/>
                <w:sz w:val="18"/>
                <w:szCs w:val="18"/>
              </w:rPr>
            </w:pPr>
            <w:r>
              <w:rPr>
                <w:kern w:val="0"/>
                <w:sz w:val="18"/>
                <w:szCs w:val="18"/>
              </w:rPr>
              <w:t>10.205078</w:t>
            </w:r>
          </w:p>
        </w:tc>
        <w:tc>
          <w:tcPr>
            <w:tcW w:w="426" w:type="dxa"/>
            <w:tcBorders>
              <w:top w:val="nil"/>
              <w:left w:val="nil"/>
              <w:bottom w:val="single" w:color="auto" w:sz="4" w:space="0"/>
              <w:right w:val="single" w:color="auto" w:sz="4" w:space="0"/>
            </w:tcBorders>
            <w:vAlign w:val="center"/>
          </w:tcPr>
          <w:p w14:paraId="6EC97572">
            <w:pPr>
              <w:widowControl/>
              <w:tabs>
                <w:tab w:val="decimal" w:pos="0"/>
              </w:tabs>
              <w:ind w:firstLine="0" w:firstLineChars="0"/>
              <w:jc w:val="center"/>
              <w:rPr>
                <w:kern w:val="0"/>
                <w:sz w:val="18"/>
                <w:szCs w:val="18"/>
              </w:rPr>
            </w:pPr>
            <w:r>
              <w:rPr>
                <w:kern w:val="0"/>
                <w:sz w:val="18"/>
                <w:szCs w:val="18"/>
              </w:rPr>
              <w:t>1</w:t>
            </w:r>
          </w:p>
        </w:tc>
      </w:tr>
      <w:tr w14:paraId="6A063BAB">
        <w:tblPrEx>
          <w:tblCellMar>
            <w:top w:w="0" w:type="dxa"/>
            <w:left w:w="108" w:type="dxa"/>
            <w:bottom w:w="0" w:type="dxa"/>
            <w:right w:w="108" w:type="dxa"/>
          </w:tblCellMar>
        </w:tblPrEx>
        <w:trPr>
          <w:trHeight w:val="270" w:hRule="atLeast"/>
          <w:jc w:val="center"/>
        </w:trPr>
        <w:tc>
          <w:tcPr>
            <w:tcW w:w="952" w:type="dxa"/>
            <w:tcBorders>
              <w:top w:val="single" w:color="auto" w:sz="4" w:space="0"/>
              <w:left w:val="single" w:color="auto" w:sz="4" w:space="0"/>
              <w:bottom w:val="single" w:color="auto" w:sz="4" w:space="0"/>
              <w:right w:val="single" w:color="auto" w:sz="4" w:space="0"/>
            </w:tcBorders>
            <w:vAlign w:val="center"/>
          </w:tcPr>
          <w:p w14:paraId="4A9AE698">
            <w:pPr>
              <w:widowControl/>
              <w:tabs>
                <w:tab w:val="decimal" w:pos="0"/>
              </w:tabs>
              <w:ind w:firstLine="0" w:firstLineChars="0"/>
              <w:jc w:val="center"/>
              <w:rPr>
                <w:kern w:val="0"/>
                <w:sz w:val="18"/>
                <w:szCs w:val="18"/>
              </w:rPr>
            </w:pPr>
            <w:r>
              <w:rPr>
                <w:kern w:val="0"/>
                <w:sz w:val="18"/>
                <w:szCs w:val="18"/>
              </w:rPr>
              <w:t>35</w:t>
            </w:r>
          </w:p>
        </w:tc>
        <w:tc>
          <w:tcPr>
            <w:tcW w:w="1068" w:type="dxa"/>
            <w:tcBorders>
              <w:top w:val="single" w:color="auto" w:sz="4" w:space="0"/>
              <w:left w:val="single" w:color="auto" w:sz="4" w:space="0"/>
              <w:bottom w:val="single" w:color="auto" w:sz="4" w:space="0"/>
              <w:right w:val="single" w:color="auto" w:sz="4" w:space="0"/>
            </w:tcBorders>
            <w:vAlign w:val="center"/>
          </w:tcPr>
          <w:p w14:paraId="7D0D5311">
            <w:pPr>
              <w:widowControl/>
              <w:tabs>
                <w:tab w:val="decimal" w:pos="0"/>
              </w:tabs>
              <w:ind w:firstLine="0" w:firstLineChars="0"/>
              <w:jc w:val="center"/>
              <w:rPr>
                <w:kern w:val="0"/>
                <w:sz w:val="18"/>
                <w:szCs w:val="18"/>
              </w:rPr>
            </w:pPr>
            <w:r>
              <w:rPr>
                <w:kern w:val="0"/>
                <w:sz w:val="18"/>
                <w:szCs w:val="18"/>
              </w:rPr>
              <w:t>0.854492</w:t>
            </w:r>
          </w:p>
        </w:tc>
        <w:tc>
          <w:tcPr>
            <w:tcW w:w="668" w:type="dxa"/>
            <w:tcBorders>
              <w:top w:val="single" w:color="auto" w:sz="4" w:space="0"/>
              <w:left w:val="single" w:color="auto" w:sz="4" w:space="0"/>
              <w:bottom w:val="single" w:color="auto" w:sz="4" w:space="0"/>
              <w:right w:val="single" w:color="auto" w:sz="4" w:space="0"/>
            </w:tcBorders>
          </w:tcPr>
          <w:p w14:paraId="3280B9AA">
            <w:pPr>
              <w:widowControl/>
              <w:tabs>
                <w:tab w:val="decimal" w:pos="0"/>
              </w:tabs>
              <w:ind w:firstLine="0" w:firstLineChars="0"/>
              <w:jc w:val="center"/>
              <w:rPr>
                <w:kern w:val="0"/>
                <w:sz w:val="18"/>
                <w:szCs w:val="18"/>
              </w:rPr>
            </w:pPr>
            <w:r>
              <w:rPr>
                <w:kern w:val="0"/>
                <w:sz w:val="18"/>
                <w:szCs w:val="18"/>
              </w:rPr>
              <w:t>7</w:t>
            </w:r>
          </w:p>
        </w:tc>
        <w:tc>
          <w:tcPr>
            <w:tcW w:w="733" w:type="dxa"/>
            <w:tcBorders>
              <w:top w:val="single" w:color="auto" w:sz="4" w:space="0"/>
              <w:left w:val="single" w:color="auto" w:sz="4" w:space="0"/>
              <w:bottom w:val="single" w:color="auto" w:sz="4" w:space="0"/>
              <w:right w:val="single" w:color="auto" w:sz="4" w:space="0"/>
            </w:tcBorders>
            <w:vAlign w:val="center"/>
          </w:tcPr>
          <w:p w14:paraId="4653414E">
            <w:pPr>
              <w:widowControl/>
              <w:tabs>
                <w:tab w:val="decimal" w:pos="0"/>
              </w:tabs>
              <w:ind w:firstLine="0" w:firstLineChars="0"/>
              <w:jc w:val="center"/>
              <w:rPr>
                <w:kern w:val="0"/>
                <w:sz w:val="18"/>
                <w:szCs w:val="18"/>
              </w:rPr>
            </w:pPr>
            <w:r>
              <w:rPr>
                <w:kern w:val="0"/>
                <w:sz w:val="18"/>
                <w:szCs w:val="18"/>
              </w:rPr>
              <w:t>163</w:t>
            </w:r>
          </w:p>
        </w:tc>
        <w:tc>
          <w:tcPr>
            <w:tcW w:w="1068" w:type="dxa"/>
            <w:tcBorders>
              <w:top w:val="single" w:color="auto" w:sz="4" w:space="0"/>
              <w:left w:val="single" w:color="auto" w:sz="4" w:space="0"/>
              <w:bottom w:val="single" w:color="auto" w:sz="4" w:space="0"/>
              <w:right w:val="single" w:color="auto" w:sz="4" w:space="0"/>
            </w:tcBorders>
            <w:vAlign w:val="center"/>
          </w:tcPr>
          <w:p w14:paraId="4AA36F7E">
            <w:pPr>
              <w:widowControl/>
              <w:tabs>
                <w:tab w:val="decimal" w:pos="0"/>
              </w:tabs>
              <w:ind w:firstLine="0" w:firstLineChars="0"/>
              <w:jc w:val="center"/>
              <w:rPr>
                <w:kern w:val="0"/>
                <w:sz w:val="18"/>
                <w:szCs w:val="18"/>
              </w:rPr>
            </w:pPr>
            <w:r>
              <w:rPr>
                <w:kern w:val="0"/>
                <w:sz w:val="18"/>
                <w:szCs w:val="18"/>
              </w:rPr>
              <w:t>3.979492</w:t>
            </w:r>
          </w:p>
        </w:tc>
        <w:tc>
          <w:tcPr>
            <w:tcW w:w="426" w:type="dxa"/>
            <w:tcBorders>
              <w:top w:val="single" w:color="auto" w:sz="4" w:space="0"/>
              <w:left w:val="single" w:color="auto" w:sz="4" w:space="0"/>
              <w:bottom w:val="single" w:color="auto" w:sz="4" w:space="0"/>
              <w:right w:val="single" w:color="auto" w:sz="4" w:space="0"/>
            </w:tcBorders>
            <w:vAlign w:val="center"/>
          </w:tcPr>
          <w:p w14:paraId="22613642">
            <w:pPr>
              <w:widowControl/>
              <w:tabs>
                <w:tab w:val="decimal" w:pos="0"/>
              </w:tabs>
              <w:ind w:firstLine="0" w:firstLineChars="0"/>
              <w:jc w:val="center"/>
              <w:rPr>
                <w:kern w:val="0"/>
                <w:sz w:val="18"/>
                <w:szCs w:val="18"/>
              </w:rPr>
            </w:pPr>
            <w:r>
              <w:rPr>
                <w:kern w:val="0"/>
                <w:sz w:val="18"/>
                <w:szCs w:val="18"/>
              </w:rPr>
              <w:t>3</w:t>
            </w:r>
          </w:p>
        </w:tc>
        <w:tc>
          <w:tcPr>
            <w:tcW w:w="813" w:type="dxa"/>
            <w:tcBorders>
              <w:top w:val="single" w:color="auto" w:sz="4" w:space="0"/>
              <w:left w:val="single" w:color="auto" w:sz="4" w:space="0"/>
              <w:bottom w:val="single" w:color="auto" w:sz="4" w:space="0"/>
              <w:right w:val="single" w:color="auto" w:sz="4" w:space="0"/>
            </w:tcBorders>
            <w:vAlign w:val="center"/>
          </w:tcPr>
          <w:p w14:paraId="430E08DA">
            <w:pPr>
              <w:widowControl/>
              <w:tabs>
                <w:tab w:val="decimal" w:pos="0"/>
              </w:tabs>
              <w:ind w:firstLine="0" w:firstLineChars="0"/>
              <w:jc w:val="center"/>
              <w:rPr>
                <w:kern w:val="0"/>
                <w:sz w:val="18"/>
                <w:szCs w:val="18"/>
              </w:rPr>
            </w:pPr>
            <w:r>
              <w:rPr>
                <w:kern w:val="0"/>
                <w:sz w:val="18"/>
                <w:szCs w:val="18"/>
              </w:rPr>
              <w:t>291</w:t>
            </w:r>
          </w:p>
        </w:tc>
        <w:tc>
          <w:tcPr>
            <w:tcW w:w="1068" w:type="dxa"/>
            <w:tcBorders>
              <w:top w:val="single" w:color="auto" w:sz="4" w:space="0"/>
              <w:left w:val="single" w:color="auto" w:sz="4" w:space="0"/>
              <w:bottom w:val="single" w:color="auto" w:sz="4" w:space="0"/>
              <w:right w:val="single" w:color="auto" w:sz="4" w:space="0"/>
            </w:tcBorders>
            <w:vAlign w:val="center"/>
          </w:tcPr>
          <w:p w14:paraId="5CB5EB94">
            <w:pPr>
              <w:widowControl/>
              <w:tabs>
                <w:tab w:val="decimal" w:pos="0"/>
              </w:tabs>
              <w:ind w:firstLine="0" w:firstLineChars="0"/>
              <w:jc w:val="center"/>
              <w:rPr>
                <w:kern w:val="0"/>
                <w:sz w:val="18"/>
                <w:szCs w:val="18"/>
              </w:rPr>
            </w:pPr>
            <w:r>
              <w:rPr>
                <w:kern w:val="0"/>
                <w:sz w:val="18"/>
                <w:szCs w:val="18"/>
              </w:rPr>
              <w:t>7.104492</w:t>
            </w:r>
          </w:p>
        </w:tc>
        <w:tc>
          <w:tcPr>
            <w:tcW w:w="426" w:type="dxa"/>
            <w:tcBorders>
              <w:top w:val="single" w:color="auto" w:sz="4" w:space="0"/>
              <w:left w:val="single" w:color="auto" w:sz="4" w:space="0"/>
              <w:bottom w:val="single" w:color="auto" w:sz="4" w:space="0"/>
              <w:right w:val="single" w:color="auto" w:sz="4" w:space="0"/>
            </w:tcBorders>
            <w:vAlign w:val="center"/>
          </w:tcPr>
          <w:p w14:paraId="7AC29311">
            <w:pPr>
              <w:widowControl/>
              <w:tabs>
                <w:tab w:val="decimal" w:pos="0"/>
              </w:tabs>
              <w:ind w:firstLine="0" w:firstLineChars="0"/>
              <w:jc w:val="center"/>
              <w:rPr>
                <w:kern w:val="0"/>
                <w:sz w:val="18"/>
                <w:szCs w:val="18"/>
              </w:rPr>
            </w:pPr>
            <w:r>
              <w:rPr>
                <w:kern w:val="0"/>
                <w:sz w:val="18"/>
                <w:szCs w:val="18"/>
              </w:rPr>
              <w:t>3</w:t>
            </w:r>
          </w:p>
        </w:tc>
        <w:tc>
          <w:tcPr>
            <w:tcW w:w="813" w:type="dxa"/>
            <w:tcBorders>
              <w:top w:val="single" w:color="auto" w:sz="4" w:space="0"/>
              <w:left w:val="single" w:color="auto" w:sz="4" w:space="0"/>
              <w:bottom w:val="single" w:color="auto" w:sz="4" w:space="0"/>
              <w:right w:val="single" w:color="auto" w:sz="4" w:space="0"/>
            </w:tcBorders>
            <w:vAlign w:val="center"/>
          </w:tcPr>
          <w:p w14:paraId="514CB7FB">
            <w:pPr>
              <w:widowControl/>
              <w:tabs>
                <w:tab w:val="decimal" w:pos="0"/>
              </w:tabs>
              <w:ind w:firstLine="0" w:firstLineChars="0"/>
              <w:jc w:val="center"/>
              <w:rPr>
                <w:kern w:val="0"/>
                <w:sz w:val="18"/>
                <w:szCs w:val="18"/>
              </w:rPr>
            </w:pPr>
            <w:r>
              <w:rPr>
                <w:kern w:val="0"/>
                <w:sz w:val="18"/>
                <w:szCs w:val="18"/>
              </w:rPr>
              <w:t>419</w:t>
            </w:r>
          </w:p>
        </w:tc>
        <w:tc>
          <w:tcPr>
            <w:tcW w:w="1109" w:type="dxa"/>
            <w:tcBorders>
              <w:top w:val="single" w:color="auto" w:sz="4" w:space="0"/>
              <w:left w:val="single" w:color="auto" w:sz="4" w:space="0"/>
              <w:bottom w:val="single" w:color="auto" w:sz="4" w:space="0"/>
              <w:right w:val="single" w:color="auto" w:sz="4" w:space="0"/>
            </w:tcBorders>
            <w:vAlign w:val="center"/>
          </w:tcPr>
          <w:p w14:paraId="0D78F29D">
            <w:pPr>
              <w:widowControl/>
              <w:tabs>
                <w:tab w:val="decimal" w:pos="0"/>
              </w:tabs>
              <w:ind w:firstLine="0" w:firstLineChars="0"/>
              <w:jc w:val="center"/>
              <w:rPr>
                <w:kern w:val="0"/>
                <w:sz w:val="18"/>
                <w:szCs w:val="18"/>
              </w:rPr>
            </w:pPr>
            <w:r>
              <w:rPr>
                <w:kern w:val="0"/>
                <w:sz w:val="18"/>
                <w:szCs w:val="18"/>
              </w:rPr>
              <w:t>10.229492</w:t>
            </w:r>
          </w:p>
        </w:tc>
        <w:tc>
          <w:tcPr>
            <w:tcW w:w="426" w:type="dxa"/>
            <w:tcBorders>
              <w:top w:val="single" w:color="auto" w:sz="4" w:space="0"/>
              <w:left w:val="single" w:color="auto" w:sz="4" w:space="0"/>
              <w:bottom w:val="single" w:color="auto" w:sz="4" w:space="0"/>
              <w:right w:val="single" w:color="auto" w:sz="4" w:space="0"/>
            </w:tcBorders>
            <w:vAlign w:val="center"/>
          </w:tcPr>
          <w:p w14:paraId="169822A0">
            <w:pPr>
              <w:widowControl/>
              <w:tabs>
                <w:tab w:val="decimal" w:pos="0"/>
              </w:tabs>
              <w:ind w:firstLine="0" w:firstLineChars="0"/>
              <w:jc w:val="center"/>
              <w:rPr>
                <w:kern w:val="0"/>
                <w:sz w:val="18"/>
                <w:szCs w:val="18"/>
              </w:rPr>
            </w:pPr>
            <w:r>
              <w:rPr>
                <w:kern w:val="0"/>
                <w:sz w:val="18"/>
                <w:szCs w:val="18"/>
              </w:rPr>
              <w:t>3</w:t>
            </w:r>
          </w:p>
        </w:tc>
      </w:tr>
      <w:tr w14:paraId="77BBCF33">
        <w:tblPrEx>
          <w:tblCellMar>
            <w:top w:w="0" w:type="dxa"/>
            <w:left w:w="108" w:type="dxa"/>
            <w:bottom w:w="0" w:type="dxa"/>
            <w:right w:w="108" w:type="dxa"/>
          </w:tblCellMar>
        </w:tblPrEx>
        <w:trPr>
          <w:trHeight w:val="270" w:hRule="atLeast"/>
          <w:jc w:val="center"/>
        </w:trPr>
        <w:tc>
          <w:tcPr>
            <w:tcW w:w="952" w:type="dxa"/>
            <w:tcBorders>
              <w:top w:val="single" w:color="auto" w:sz="4" w:space="0"/>
              <w:left w:val="single" w:color="auto" w:sz="4" w:space="0"/>
              <w:bottom w:val="single" w:color="auto" w:sz="4" w:space="0"/>
              <w:right w:val="single" w:color="auto" w:sz="4" w:space="0"/>
            </w:tcBorders>
            <w:vAlign w:val="center"/>
          </w:tcPr>
          <w:p w14:paraId="7EC466F4">
            <w:pPr>
              <w:widowControl/>
              <w:tabs>
                <w:tab w:val="decimal" w:pos="0"/>
              </w:tabs>
              <w:ind w:firstLine="0" w:firstLineChars="0"/>
              <w:jc w:val="center"/>
              <w:rPr>
                <w:kern w:val="0"/>
                <w:sz w:val="18"/>
                <w:szCs w:val="18"/>
              </w:rPr>
            </w:pPr>
            <w:r>
              <w:rPr>
                <w:kern w:val="0"/>
                <w:sz w:val="18"/>
                <w:szCs w:val="18"/>
              </w:rPr>
              <w:t>36</w:t>
            </w:r>
          </w:p>
        </w:tc>
        <w:tc>
          <w:tcPr>
            <w:tcW w:w="1068" w:type="dxa"/>
            <w:tcBorders>
              <w:top w:val="single" w:color="auto" w:sz="4" w:space="0"/>
              <w:left w:val="single" w:color="auto" w:sz="4" w:space="0"/>
              <w:bottom w:val="single" w:color="auto" w:sz="4" w:space="0"/>
              <w:right w:val="single" w:color="auto" w:sz="4" w:space="0"/>
            </w:tcBorders>
            <w:vAlign w:val="center"/>
          </w:tcPr>
          <w:p w14:paraId="1C8BBF29">
            <w:pPr>
              <w:widowControl/>
              <w:tabs>
                <w:tab w:val="decimal" w:pos="0"/>
              </w:tabs>
              <w:ind w:firstLine="0" w:firstLineChars="0"/>
              <w:jc w:val="center"/>
              <w:rPr>
                <w:kern w:val="0"/>
                <w:sz w:val="18"/>
                <w:szCs w:val="18"/>
              </w:rPr>
            </w:pPr>
            <w:r>
              <w:rPr>
                <w:kern w:val="0"/>
                <w:sz w:val="18"/>
                <w:szCs w:val="18"/>
              </w:rPr>
              <w:t>0.878906</w:t>
            </w:r>
          </w:p>
        </w:tc>
        <w:tc>
          <w:tcPr>
            <w:tcW w:w="668" w:type="dxa"/>
            <w:tcBorders>
              <w:top w:val="single" w:color="auto" w:sz="4" w:space="0"/>
              <w:left w:val="single" w:color="auto" w:sz="4" w:space="0"/>
              <w:bottom w:val="single" w:color="auto" w:sz="4" w:space="0"/>
              <w:right w:val="single" w:color="auto" w:sz="4" w:space="0"/>
            </w:tcBorders>
          </w:tcPr>
          <w:p w14:paraId="2402400A">
            <w:pPr>
              <w:widowControl/>
              <w:tabs>
                <w:tab w:val="decimal" w:pos="0"/>
              </w:tabs>
              <w:ind w:firstLine="0" w:firstLineChars="0"/>
              <w:jc w:val="center"/>
              <w:rPr>
                <w:kern w:val="0"/>
                <w:sz w:val="18"/>
                <w:szCs w:val="18"/>
              </w:rPr>
            </w:pPr>
            <w:r>
              <w:rPr>
                <w:kern w:val="0"/>
                <w:sz w:val="18"/>
                <w:szCs w:val="18"/>
              </w:rPr>
              <w:t>5</w:t>
            </w:r>
          </w:p>
        </w:tc>
        <w:tc>
          <w:tcPr>
            <w:tcW w:w="733" w:type="dxa"/>
            <w:tcBorders>
              <w:top w:val="single" w:color="auto" w:sz="4" w:space="0"/>
              <w:left w:val="single" w:color="auto" w:sz="4" w:space="0"/>
              <w:bottom w:val="single" w:color="auto" w:sz="4" w:space="0"/>
              <w:right w:val="single" w:color="auto" w:sz="4" w:space="0"/>
            </w:tcBorders>
            <w:vAlign w:val="center"/>
          </w:tcPr>
          <w:p w14:paraId="700C77C3">
            <w:pPr>
              <w:widowControl/>
              <w:tabs>
                <w:tab w:val="decimal" w:pos="0"/>
              </w:tabs>
              <w:ind w:firstLine="0" w:firstLineChars="0"/>
              <w:jc w:val="center"/>
              <w:rPr>
                <w:kern w:val="0"/>
                <w:sz w:val="18"/>
                <w:szCs w:val="18"/>
              </w:rPr>
            </w:pPr>
            <w:r>
              <w:rPr>
                <w:kern w:val="0"/>
                <w:sz w:val="18"/>
                <w:szCs w:val="18"/>
              </w:rPr>
              <w:t>164</w:t>
            </w:r>
          </w:p>
        </w:tc>
        <w:tc>
          <w:tcPr>
            <w:tcW w:w="1068" w:type="dxa"/>
            <w:tcBorders>
              <w:top w:val="single" w:color="auto" w:sz="4" w:space="0"/>
              <w:left w:val="single" w:color="auto" w:sz="4" w:space="0"/>
              <w:bottom w:val="single" w:color="auto" w:sz="4" w:space="0"/>
              <w:right w:val="single" w:color="auto" w:sz="4" w:space="0"/>
            </w:tcBorders>
            <w:vAlign w:val="center"/>
          </w:tcPr>
          <w:p w14:paraId="7E1BCFF5">
            <w:pPr>
              <w:widowControl/>
              <w:tabs>
                <w:tab w:val="decimal" w:pos="0"/>
              </w:tabs>
              <w:ind w:firstLine="0" w:firstLineChars="0"/>
              <w:jc w:val="center"/>
              <w:rPr>
                <w:kern w:val="0"/>
                <w:sz w:val="18"/>
                <w:szCs w:val="18"/>
              </w:rPr>
            </w:pPr>
            <w:r>
              <w:rPr>
                <w:kern w:val="0"/>
                <w:sz w:val="18"/>
                <w:szCs w:val="18"/>
              </w:rPr>
              <w:t>4.003906</w:t>
            </w:r>
          </w:p>
        </w:tc>
        <w:tc>
          <w:tcPr>
            <w:tcW w:w="426" w:type="dxa"/>
            <w:tcBorders>
              <w:top w:val="single" w:color="auto" w:sz="4" w:space="0"/>
              <w:left w:val="single" w:color="auto" w:sz="4" w:space="0"/>
              <w:bottom w:val="single" w:color="auto" w:sz="4" w:space="0"/>
              <w:right w:val="single" w:color="auto" w:sz="4" w:space="0"/>
            </w:tcBorders>
            <w:vAlign w:val="center"/>
          </w:tcPr>
          <w:p w14:paraId="44E8190E">
            <w:pPr>
              <w:widowControl/>
              <w:tabs>
                <w:tab w:val="decimal" w:pos="0"/>
              </w:tabs>
              <w:ind w:firstLine="0" w:firstLineChars="0"/>
              <w:jc w:val="center"/>
              <w:rPr>
                <w:kern w:val="0"/>
                <w:sz w:val="18"/>
                <w:szCs w:val="18"/>
              </w:rPr>
            </w:pPr>
            <w:r>
              <w:rPr>
                <w:kern w:val="0"/>
                <w:sz w:val="18"/>
                <w:szCs w:val="18"/>
              </w:rPr>
              <w:t>2</w:t>
            </w:r>
          </w:p>
        </w:tc>
        <w:tc>
          <w:tcPr>
            <w:tcW w:w="813" w:type="dxa"/>
            <w:tcBorders>
              <w:top w:val="single" w:color="auto" w:sz="4" w:space="0"/>
              <w:left w:val="single" w:color="auto" w:sz="4" w:space="0"/>
              <w:bottom w:val="single" w:color="auto" w:sz="4" w:space="0"/>
              <w:right w:val="single" w:color="auto" w:sz="4" w:space="0"/>
            </w:tcBorders>
            <w:vAlign w:val="center"/>
          </w:tcPr>
          <w:p w14:paraId="26F6F599">
            <w:pPr>
              <w:widowControl/>
              <w:tabs>
                <w:tab w:val="decimal" w:pos="0"/>
              </w:tabs>
              <w:ind w:firstLine="0" w:firstLineChars="0"/>
              <w:jc w:val="center"/>
              <w:rPr>
                <w:kern w:val="0"/>
                <w:sz w:val="18"/>
                <w:szCs w:val="18"/>
              </w:rPr>
            </w:pPr>
            <w:r>
              <w:rPr>
                <w:kern w:val="0"/>
                <w:sz w:val="18"/>
                <w:szCs w:val="18"/>
              </w:rPr>
              <w:t>292</w:t>
            </w:r>
          </w:p>
        </w:tc>
        <w:tc>
          <w:tcPr>
            <w:tcW w:w="1068" w:type="dxa"/>
            <w:tcBorders>
              <w:top w:val="single" w:color="auto" w:sz="4" w:space="0"/>
              <w:left w:val="single" w:color="auto" w:sz="4" w:space="0"/>
              <w:bottom w:val="single" w:color="auto" w:sz="4" w:space="0"/>
              <w:right w:val="single" w:color="auto" w:sz="4" w:space="0"/>
            </w:tcBorders>
            <w:vAlign w:val="center"/>
          </w:tcPr>
          <w:p w14:paraId="2D7FBC51">
            <w:pPr>
              <w:widowControl/>
              <w:tabs>
                <w:tab w:val="decimal" w:pos="0"/>
              </w:tabs>
              <w:ind w:firstLine="0" w:firstLineChars="0"/>
              <w:jc w:val="center"/>
              <w:rPr>
                <w:kern w:val="0"/>
                <w:sz w:val="18"/>
                <w:szCs w:val="18"/>
              </w:rPr>
            </w:pPr>
            <w:r>
              <w:rPr>
                <w:kern w:val="0"/>
                <w:sz w:val="18"/>
                <w:szCs w:val="18"/>
              </w:rPr>
              <w:t>7.128906</w:t>
            </w:r>
          </w:p>
        </w:tc>
        <w:tc>
          <w:tcPr>
            <w:tcW w:w="426" w:type="dxa"/>
            <w:tcBorders>
              <w:top w:val="single" w:color="auto" w:sz="4" w:space="0"/>
              <w:left w:val="single" w:color="auto" w:sz="4" w:space="0"/>
              <w:bottom w:val="single" w:color="auto" w:sz="4" w:space="0"/>
              <w:right w:val="single" w:color="auto" w:sz="4" w:space="0"/>
            </w:tcBorders>
            <w:vAlign w:val="center"/>
          </w:tcPr>
          <w:p w14:paraId="5F2E3E3C">
            <w:pPr>
              <w:widowControl/>
              <w:tabs>
                <w:tab w:val="decimal" w:pos="0"/>
              </w:tabs>
              <w:ind w:firstLine="0" w:firstLineChars="0"/>
              <w:jc w:val="center"/>
              <w:rPr>
                <w:kern w:val="0"/>
                <w:sz w:val="18"/>
                <w:szCs w:val="18"/>
              </w:rPr>
            </w:pPr>
            <w:r>
              <w:rPr>
                <w:kern w:val="0"/>
                <w:sz w:val="18"/>
                <w:szCs w:val="18"/>
              </w:rPr>
              <w:t>0</w:t>
            </w:r>
          </w:p>
        </w:tc>
        <w:tc>
          <w:tcPr>
            <w:tcW w:w="813" w:type="dxa"/>
            <w:tcBorders>
              <w:top w:val="single" w:color="auto" w:sz="4" w:space="0"/>
              <w:left w:val="single" w:color="auto" w:sz="4" w:space="0"/>
              <w:bottom w:val="single" w:color="auto" w:sz="4" w:space="0"/>
              <w:right w:val="single" w:color="auto" w:sz="4" w:space="0"/>
            </w:tcBorders>
            <w:vAlign w:val="center"/>
          </w:tcPr>
          <w:p w14:paraId="4DCD32F0">
            <w:pPr>
              <w:widowControl/>
              <w:tabs>
                <w:tab w:val="decimal" w:pos="0"/>
              </w:tabs>
              <w:ind w:firstLine="0" w:firstLineChars="0"/>
              <w:jc w:val="center"/>
              <w:rPr>
                <w:kern w:val="0"/>
                <w:sz w:val="18"/>
                <w:szCs w:val="18"/>
              </w:rPr>
            </w:pPr>
            <w:r>
              <w:rPr>
                <w:kern w:val="0"/>
                <w:sz w:val="18"/>
                <w:szCs w:val="18"/>
              </w:rPr>
              <w:t>420</w:t>
            </w:r>
          </w:p>
        </w:tc>
        <w:tc>
          <w:tcPr>
            <w:tcW w:w="1109" w:type="dxa"/>
            <w:tcBorders>
              <w:top w:val="single" w:color="auto" w:sz="4" w:space="0"/>
              <w:left w:val="single" w:color="auto" w:sz="4" w:space="0"/>
              <w:bottom w:val="single" w:color="auto" w:sz="4" w:space="0"/>
              <w:right w:val="single" w:color="auto" w:sz="4" w:space="0"/>
            </w:tcBorders>
            <w:vAlign w:val="center"/>
          </w:tcPr>
          <w:p w14:paraId="79AB75E5">
            <w:pPr>
              <w:widowControl/>
              <w:tabs>
                <w:tab w:val="decimal" w:pos="0"/>
              </w:tabs>
              <w:ind w:firstLine="0" w:firstLineChars="0"/>
              <w:jc w:val="center"/>
              <w:rPr>
                <w:kern w:val="0"/>
                <w:sz w:val="18"/>
                <w:szCs w:val="18"/>
              </w:rPr>
            </w:pPr>
            <w:r>
              <w:rPr>
                <w:kern w:val="0"/>
                <w:sz w:val="18"/>
                <w:szCs w:val="18"/>
              </w:rPr>
              <w:t>10.253906</w:t>
            </w:r>
          </w:p>
        </w:tc>
        <w:tc>
          <w:tcPr>
            <w:tcW w:w="426" w:type="dxa"/>
            <w:tcBorders>
              <w:top w:val="single" w:color="auto" w:sz="4" w:space="0"/>
              <w:left w:val="single" w:color="auto" w:sz="4" w:space="0"/>
              <w:bottom w:val="single" w:color="auto" w:sz="4" w:space="0"/>
              <w:right w:val="single" w:color="auto" w:sz="4" w:space="0"/>
            </w:tcBorders>
            <w:vAlign w:val="center"/>
          </w:tcPr>
          <w:p w14:paraId="18ABA7C8">
            <w:pPr>
              <w:widowControl/>
              <w:tabs>
                <w:tab w:val="decimal" w:pos="0"/>
              </w:tabs>
              <w:ind w:firstLine="0" w:firstLineChars="0"/>
              <w:jc w:val="center"/>
              <w:rPr>
                <w:kern w:val="0"/>
                <w:sz w:val="18"/>
                <w:szCs w:val="18"/>
              </w:rPr>
            </w:pPr>
            <w:r>
              <w:rPr>
                <w:kern w:val="0"/>
                <w:sz w:val="18"/>
                <w:szCs w:val="18"/>
              </w:rPr>
              <w:t>6</w:t>
            </w:r>
          </w:p>
        </w:tc>
      </w:tr>
      <w:tr w14:paraId="442DE53E">
        <w:tblPrEx>
          <w:tblCellMar>
            <w:top w:w="0" w:type="dxa"/>
            <w:left w:w="108" w:type="dxa"/>
            <w:bottom w:w="0" w:type="dxa"/>
            <w:right w:w="108" w:type="dxa"/>
          </w:tblCellMar>
        </w:tblPrEx>
        <w:trPr>
          <w:trHeight w:val="270" w:hRule="atLeast"/>
          <w:jc w:val="center"/>
        </w:trPr>
        <w:tc>
          <w:tcPr>
            <w:tcW w:w="952" w:type="dxa"/>
            <w:tcBorders>
              <w:top w:val="single" w:color="auto" w:sz="4" w:space="0"/>
              <w:left w:val="single" w:color="auto" w:sz="4" w:space="0"/>
              <w:bottom w:val="single" w:color="auto" w:sz="4" w:space="0"/>
              <w:right w:val="single" w:color="auto" w:sz="4" w:space="0"/>
            </w:tcBorders>
            <w:vAlign w:val="center"/>
          </w:tcPr>
          <w:p w14:paraId="648E242E">
            <w:pPr>
              <w:widowControl/>
              <w:tabs>
                <w:tab w:val="decimal" w:pos="0"/>
              </w:tabs>
              <w:ind w:firstLine="0" w:firstLineChars="0"/>
              <w:jc w:val="center"/>
              <w:rPr>
                <w:kern w:val="0"/>
                <w:sz w:val="18"/>
                <w:szCs w:val="18"/>
              </w:rPr>
            </w:pPr>
            <w:r>
              <w:rPr>
                <w:kern w:val="0"/>
                <w:sz w:val="18"/>
                <w:szCs w:val="18"/>
              </w:rPr>
              <w:t>37</w:t>
            </w:r>
          </w:p>
        </w:tc>
        <w:tc>
          <w:tcPr>
            <w:tcW w:w="1068" w:type="dxa"/>
            <w:tcBorders>
              <w:top w:val="single" w:color="auto" w:sz="4" w:space="0"/>
              <w:left w:val="single" w:color="auto" w:sz="4" w:space="0"/>
              <w:bottom w:val="single" w:color="auto" w:sz="4" w:space="0"/>
              <w:right w:val="single" w:color="auto" w:sz="4" w:space="0"/>
            </w:tcBorders>
            <w:vAlign w:val="center"/>
          </w:tcPr>
          <w:p w14:paraId="2A2215FE">
            <w:pPr>
              <w:widowControl/>
              <w:tabs>
                <w:tab w:val="decimal" w:pos="0"/>
              </w:tabs>
              <w:ind w:firstLine="0" w:firstLineChars="0"/>
              <w:jc w:val="center"/>
              <w:rPr>
                <w:kern w:val="0"/>
                <w:sz w:val="18"/>
                <w:szCs w:val="18"/>
              </w:rPr>
            </w:pPr>
            <w:r>
              <w:rPr>
                <w:kern w:val="0"/>
                <w:sz w:val="18"/>
                <w:szCs w:val="18"/>
              </w:rPr>
              <w:t>0.903320</w:t>
            </w:r>
          </w:p>
        </w:tc>
        <w:tc>
          <w:tcPr>
            <w:tcW w:w="668" w:type="dxa"/>
            <w:tcBorders>
              <w:top w:val="single" w:color="auto" w:sz="4" w:space="0"/>
              <w:left w:val="single" w:color="auto" w:sz="4" w:space="0"/>
              <w:bottom w:val="single" w:color="auto" w:sz="4" w:space="0"/>
              <w:right w:val="single" w:color="auto" w:sz="4" w:space="0"/>
            </w:tcBorders>
          </w:tcPr>
          <w:p w14:paraId="527D3F3B">
            <w:pPr>
              <w:widowControl/>
              <w:tabs>
                <w:tab w:val="decimal" w:pos="0"/>
              </w:tabs>
              <w:ind w:firstLine="0" w:firstLineChars="0"/>
              <w:jc w:val="center"/>
              <w:rPr>
                <w:kern w:val="0"/>
                <w:sz w:val="18"/>
                <w:szCs w:val="18"/>
              </w:rPr>
            </w:pPr>
            <w:r>
              <w:rPr>
                <w:kern w:val="0"/>
                <w:sz w:val="18"/>
                <w:szCs w:val="18"/>
              </w:rPr>
              <w:t>3</w:t>
            </w:r>
          </w:p>
        </w:tc>
        <w:tc>
          <w:tcPr>
            <w:tcW w:w="733" w:type="dxa"/>
            <w:tcBorders>
              <w:top w:val="single" w:color="auto" w:sz="4" w:space="0"/>
              <w:left w:val="single" w:color="auto" w:sz="4" w:space="0"/>
              <w:bottom w:val="single" w:color="auto" w:sz="4" w:space="0"/>
              <w:right w:val="single" w:color="auto" w:sz="4" w:space="0"/>
            </w:tcBorders>
            <w:vAlign w:val="center"/>
          </w:tcPr>
          <w:p w14:paraId="2A0561A9">
            <w:pPr>
              <w:widowControl/>
              <w:tabs>
                <w:tab w:val="decimal" w:pos="0"/>
              </w:tabs>
              <w:ind w:firstLine="0" w:firstLineChars="0"/>
              <w:jc w:val="center"/>
              <w:rPr>
                <w:kern w:val="0"/>
                <w:sz w:val="18"/>
                <w:szCs w:val="18"/>
              </w:rPr>
            </w:pPr>
            <w:r>
              <w:rPr>
                <w:kern w:val="0"/>
                <w:sz w:val="18"/>
                <w:szCs w:val="18"/>
              </w:rPr>
              <w:t>165</w:t>
            </w:r>
          </w:p>
        </w:tc>
        <w:tc>
          <w:tcPr>
            <w:tcW w:w="1068" w:type="dxa"/>
            <w:tcBorders>
              <w:top w:val="single" w:color="auto" w:sz="4" w:space="0"/>
              <w:left w:val="single" w:color="auto" w:sz="4" w:space="0"/>
              <w:bottom w:val="single" w:color="auto" w:sz="4" w:space="0"/>
              <w:right w:val="single" w:color="auto" w:sz="4" w:space="0"/>
            </w:tcBorders>
            <w:vAlign w:val="center"/>
          </w:tcPr>
          <w:p w14:paraId="6AEC92AB">
            <w:pPr>
              <w:widowControl/>
              <w:tabs>
                <w:tab w:val="decimal" w:pos="0"/>
              </w:tabs>
              <w:ind w:firstLine="0" w:firstLineChars="0"/>
              <w:jc w:val="center"/>
              <w:rPr>
                <w:kern w:val="0"/>
                <w:sz w:val="18"/>
                <w:szCs w:val="18"/>
              </w:rPr>
            </w:pPr>
            <w:r>
              <w:rPr>
                <w:kern w:val="0"/>
                <w:sz w:val="18"/>
                <w:szCs w:val="18"/>
              </w:rPr>
              <w:t>4.028320</w:t>
            </w:r>
          </w:p>
        </w:tc>
        <w:tc>
          <w:tcPr>
            <w:tcW w:w="426" w:type="dxa"/>
            <w:tcBorders>
              <w:top w:val="single" w:color="auto" w:sz="4" w:space="0"/>
              <w:left w:val="single" w:color="auto" w:sz="4" w:space="0"/>
              <w:bottom w:val="single" w:color="auto" w:sz="4" w:space="0"/>
              <w:right w:val="single" w:color="auto" w:sz="4" w:space="0"/>
            </w:tcBorders>
            <w:vAlign w:val="center"/>
          </w:tcPr>
          <w:p w14:paraId="3FCFD8C3">
            <w:pPr>
              <w:widowControl/>
              <w:tabs>
                <w:tab w:val="decimal" w:pos="0"/>
              </w:tabs>
              <w:ind w:firstLine="0" w:firstLineChars="0"/>
              <w:jc w:val="center"/>
              <w:rPr>
                <w:kern w:val="0"/>
                <w:sz w:val="18"/>
                <w:szCs w:val="18"/>
              </w:rPr>
            </w:pPr>
            <w:r>
              <w:rPr>
                <w:kern w:val="0"/>
                <w:sz w:val="18"/>
                <w:szCs w:val="18"/>
              </w:rPr>
              <w:t>0</w:t>
            </w:r>
          </w:p>
        </w:tc>
        <w:tc>
          <w:tcPr>
            <w:tcW w:w="813" w:type="dxa"/>
            <w:tcBorders>
              <w:top w:val="single" w:color="auto" w:sz="4" w:space="0"/>
              <w:left w:val="single" w:color="auto" w:sz="4" w:space="0"/>
              <w:bottom w:val="single" w:color="auto" w:sz="4" w:space="0"/>
              <w:right w:val="single" w:color="auto" w:sz="4" w:space="0"/>
            </w:tcBorders>
            <w:vAlign w:val="center"/>
          </w:tcPr>
          <w:p w14:paraId="4E36205B">
            <w:pPr>
              <w:widowControl/>
              <w:tabs>
                <w:tab w:val="decimal" w:pos="0"/>
              </w:tabs>
              <w:ind w:firstLine="0" w:firstLineChars="0"/>
              <w:jc w:val="center"/>
              <w:rPr>
                <w:kern w:val="0"/>
                <w:sz w:val="18"/>
                <w:szCs w:val="18"/>
              </w:rPr>
            </w:pPr>
            <w:r>
              <w:rPr>
                <w:kern w:val="0"/>
                <w:sz w:val="18"/>
                <w:szCs w:val="18"/>
              </w:rPr>
              <w:t>293</w:t>
            </w:r>
          </w:p>
        </w:tc>
        <w:tc>
          <w:tcPr>
            <w:tcW w:w="1068" w:type="dxa"/>
            <w:tcBorders>
              <w:top w:val="single" w:color="auto" w:sz="4" w:space="0"/>
              <w:left w:val="single" w:color="auto" w:sz="4" w:space="0"/>
              <w:bottom w:val="single" w:color="auto" w:sz="4" w:space="0"/>
              <w:right w:val="single" w:color="auto" w:sz="4" w:space="0"/>
            </w:tcBorders>
            <w:vAlign w:val="center"/>
          </w:tcPr>
          <w:p w14:paraId="3C961156">
            <w:pPr>
              <w:widowControl/>
              <w:tabs>
                <w:tab w:val="decimal" w:pos="0"/>
              </w:tabs>
              <w:ind w:firstLine="0" w:firstLineChars="0"/>
              <w:jc w:val="center"/>
              <w:rPr>
                <w:kern w:val="0"/>
                <w:sz w:val="18"/>
                <w:szCs w:val="18"/>
              </w:rPr>
            </w:pPr>
            <w:r>
              <w:rPr>
                <w:kern w:val="0"/>
                <w:sz w:val="18"/>
                <w:szCs w:val="18"/>
              </w:rPr>
              <w:t>7.153320</w:t>
            </w:r>
          </w:p>
        </w:tc>
        <w:tc>
          <w:tcPr>
            <w:tcW w:w="426" w:type="dxa"/>
            <w:tcBorders>
              <w:top w:val="single" w:color="auto" w:sz="4" w:space="0"/>
              <w:left w:val="single" w:color="auto" w:sz="4" w:space="0"/>
              <w:bottom w:val="single" w:color="auto" w:sz="4" w:space="0"/>
              <w:right w:val="single" w:color="auto" w:sz="4" w:space="0"/>
            </w:tcBorders>
            <w:vAlign w:val="center"/>
          </w:tcPr>
          <w:p w14:paraId="01E3478C">
            <w:pPr>
              <w:widowControl/>
              <w:tabs>
                <w:tab w:val="decimal" w:pos="0"/>
              </w:tabs>
              <w:ind w:firstLine="0" w:firstLineChars="0"/>
              <w:jc w:val="center"/>
              <w:rPr>
                <w:kern w:val="0"/>
                <w:sz w:val="18"/>
                <w:szCs w:val="18"/>
              </w:rPr>
            </w:pPr>
            <w:r>
              <w:rPr>
                <w:kern w:val="0"/>
                <w:sz w:val="18"/>
                <w:szCs w:val="18"/>
              </w:rPr>
              <w:t>1</w:t>
            </w:r>
          </w:p>
        </w:tc>
        <w:tc>
          <w:tcPr>
            <w:tcW w:w="813" w:type="dxa"/>
            <w:tcBorders>
              <w:top w:val="single" w:color="auto" w:sz="4" w:space="0"/>
              <w:left w:val="single" w:color="auto" w:sz="4" w:space="0"/>
              <w:bottom w:val="single" w:color="auto" w:sz="4" w:space="0"/>
              <w:right w:val="single" w:color="auto" w:sz="4" w:space="0"/>
            </w:tcBorders>
            <w:vAlign w:val="center"/>
          </w:tcPr>
          <w:p w14:paraId="7A55C5D6">
            <w:pPr>
              <w:widowControl/>
              <w:tabs>
                <w:tab w:val="decimal" w:pos="0"/>
              </w:tabs>
              <w:ind w:firstLine="0" w:firstLineChars="0"/>
              <w:jc w:val="center"/>
              <w:rPr>
                <w:kern w:val="0"/>
                <w:sz w:val="18"/>
                <w:szCs w:val="18"/>
              </w:rPr>
            </w:pPr>
            <w:r>
              <w:rPr>
                <w:kern w:val="0"/>
                <w:sz w:val="18"/>
                <w:szCs w:val="18"/>
              </w:rPr>
              <w:t>421</w:t>
            </w:r>
          </w:p>
        </w:tc>
        <w:tc>
          <w:tcPr>
            <w:tcW w:w="1109" w:type="dxa"/>
            <w:tcBorders>
              <w:top w:val="single" w:color="auto" w:sz="4" w:space="0"/>
              <w:left w:val="single" w:color="auto" w:sz="4" w:space="0"/>
              <w:bottom w:val="single" w:color="auto" w:sz="4" w:space="0"/>
              <w:right w:val="single" w:color="auto" w:sz="4" w:space="0"/>
            </w:tcBorders>
            <w:vAlign w:val="center"/>
          </w:tcPr>
          <w:p w14:paraId="5D4B2AF3">
            <w:pPr>
              <w:widowControl/>
              <w:tabs>
                <w:tab w:val="decimal" w:pos="0"/>
              </w:tabs>
              <w:ind w:firstLine="0" w:firstLineChars="0"/>
              <w:jc w:val="center"/>
              <w:rPr>
                <w:kern w:val="0"/>
                <w:sz w:val="18"/>
                <w:szCs w:val="18"/>
              </w:rPr>
            </w:pPr>
            <w:r>
              <w:rPr>
                <w:kern w:val="0"/>
                <w:sz w:val="18"/>
                <w:szCs w:val="18"/>
              </w:rPr>
              <w:t>10.278320</w:t>
            </w:r>
          </w:p>
        </w:tc>
        <w:tc>
          <w:tcPr>
            <w:tcW w:w="426" w:type="dxa"/>
            <w:tcBorders>
              <w:top w:val="single" w:color="auto" w:sz="4" w:space="0"/>
              <w:left w:val="single" w:color="auto" w:sz="4" w:space="0"/>
              <w:bottom w:val="single" w:color="auto" w:sz="4" w:space="0"/>
              <w:right w:val="single" w:color="auto" w:sz="4" w:space="0"/>
            </w:tcBorders>
            <w:vAlign w:val="center"/>
          </w:tcPr>
          <w:p w14:paraId="57D179CB">
            <w:pPr>
              <w:widowControl/>
              <w:tabs>
                <w:tab w:val="decimal" w:pos="0"/>
              </w:tabs>
              <w:ind w:firstLine="0" w:firstLineChars="0"/>
              <w:jc w:val="center"/>
              <w:rPr>
                <w:kern w:val="0"/>
                <w:sz w:val="18"/>
                <w:szCs w:val="18"/>
              </w:rPr>
            </w:pPr>
            <w:r>
              <w:rPr>
                <w:kern w:val="0"/>
                <w:sz w:val="18"/>
                <w:szCs w:val="18"/>
              </w:rPr>
              <w:t>3</w:t>
            </w:r>
          </w:p>
        </w:tc>
      </w:tr>
      <w:tr w14:paraId="27231E66">
        <w:tblPrEx>
          <w:tblCellMar>
            <w:top w:w="0" w:type="dxa"/>
            <w:left w:w="108" w:type="dxa"/>
            <w:bottom w:w="0" w:type="dxa"/>
            <w:right w:w="108" w:type="dxa"/>
          </w:tblCellMar>
        </w:tblPrEx>
        <w:trPr>
          <w:trHeight w:val="270" w:hRule="atLeast"/>
          <w:jc w:val="center"/>
        </w:trPr>
        <w:tc>
          <w:tcPr>
            <w:tcW w:w="952" w:type="dxa"/>
            <w:tcBorders>
              <w:top w:val="single" w:color="auto" w:sz="4" w:space="0"/>
              <w:left w:val="single" w:color="auto" w:sz="4" w:space="0"/>
              <w:bottom w:val="single" w:color="auto" w:sz="4" w:space="0"/>
              <w:right w:val="single" w:color="auto" w:sz="4" w:space="0"/>
            </w:tcBorders>
            <w:vAlign w:val="center"/>
          </w:tcPr>
          <w:p w14:paraId="51170839">
            <w:pPr>
              <w:widowControl/>
              <w:tabs>
                <w:tab w:val="decimal" w:pos="0"/>
              </w:tabs>
              <w:ind w:firstLine="0" w:firstLineChars="0"/>
              <w:jc w:val="center"/>
              <w:rPr>
                <w:kern w:val="0"/>
                <w:sz w:val="18"/>
                <w:szCs w:val="18"/>
              </w:rPr>
            </w:pPr>
            <w:r>
              <w:rPr>
                <w:kern w:val="0"/>
                <w:sz w:val="18"/>
                <w:szCs w:val="18"/>
              </w:rPr>
              <w:t>38</w:t>
            </w:r>
          </w:p>
        </w:tc>
        <w:tc>
          <w:tcPr>
            <w:tcW w:w="1068" w:type="dxa"/>
            <w:tcBorders>
              <w:top w:val="single" w:color="auto" w:sz="4" w:space="0"/>
              <w:left w:val="single" w:color="auto" w:sz="4" w:space="0"/>
              <w:bottom w:val="single" w:color="auto" w:sz="4" w:space="0"/>
              <w:right w:val="single" w:color="auto" w:sz="4" w:space="0"/>
            </w:tcBorders>
            <w:vAlign w:val="center"/>
          </w:tcPr>
          <w:p w14:paraId="1673247C">
            <w:pPr>
              <w:widowControl/>
              <w:tabs>
                <w:tab w:val="decimal" w:pos="0"/>
              </w:tabs>
              <w:ind w:firstLine="0" w:firstLineChars="0"/>
              <w:jc w:val="center"/>
              <w:rPr>
                <w:kern w:val="0"/>
                <w:sz w:val="18"/>
                <w:szCs w:val="18"/>
              </w:rPr>
            </w:pPr>
            <w:r>
              <w:rPr>
                <w:kern w:val="0"/>
                <w:sz w:val="18"/>
                <w:szCs w:val="18"/>
              </w:rPr>
              <w:t>0.927734</w:t>
            </w:r>
          </w:p>
        </w:tc>
        <w:tc>
          <w:tcPr>
            <w:tcW w:w="668" w:type="dxa"/>
            <w:tcBorders>
              <w:top w:val="single" w:color="auto" w:sz="4" w:space="0"/>
              <w:left w:val="single" w:color="auto" w:sz="4" w:space="0"/>
              <w:bottom w:val="single" w:color="auto" w:sz="4" w:space="0"/>
              <w:right w:val="single" w:color="auto" w:sz="4" w:space="0"/>
            </w:tcBorders>
          </w:tcPr>
          <w:p w14:paraId="23D846EF">
            <w:pPr>
              <w:widowControl/>
              <w:tabs>
                <w:tab w:val="decimal" w:pos="0"/>
              </w:tabs>
              <w:ind w:firstLine="0" w:firstLineChars="0"/>
              <w:jc w:val="center"/>
              <w:rPr>
                <w:kern w:val="0"/>
                <w:sz w:val="18"/>
                <w:szCs w:val="18"/>
              </w:rPr>
            </w:pPr>
            <w:r>
              <w:rPr>
                <w:kern w:val="0"/>
                <w:sz w:val="18"/>
                <w:szCs w:val="18"/>
              </w:rPr>
              <w:t>1</w:t>
            </w:r>
          </w:p>
        </w:tc>
        <w:tc>
          <w:tcPr>
            <w:tcW w:w="733" w:type="dxa"/>
            <w:tcBorders>
              <w:top w:val="single" w:color="auto" w:sz="4" w:space="0"/>
              <w:left w:val="single" w:color="auto" w:sz="4" w:space="0"/>
              <w:bottom w:val="single" w:color="auto" w:sz="4" w:space="0"/>
              <w:right w:val="single" w:color="auto" w:sz="4" w:space="0"/>
            </w:tcBorders>
            <w:vAlign w:val="center"/>
          </w:tcPr>
          <w:p w14:paraId="4F218707">
            <w:pPr>
              <w:widowControl/>
              <w:tabs>
                <w:tab w:val="decimal" w:pos="0"/>
              </w:tabs>
              <w:ind w:firstLine="0" w:firstLineChars="0"/>
              <w:jc w:val="center"/>
              <w:rPr>
                <w:kern w:val="0"/>
                <w:sz w:val="18"/>
                <w:szCs w:val="18"/>
              </w:rPr>
            </w:pPr>
            <w:r>
              <w:rPr>
                <w:kern w:val="0"/>
                <w:sz w:val="18"/>
                <w:szCs w:val="18"/>
              </w:rPr>
              <w:t>166</w:t>
            </w:r>
          </w:p>
        </w:tc>
        <w:tc>
          <w:tcPr>
            <w:tcW w:w="1068" w:type="dxa"/>
            <w:tcBorders>
              <w:top w:val="single" w:color="auto" w:sz="4" w:space="0"/>
              <w:left w:val="single" w:color="auto" w:sz="4" w:space="0"/>
              <w:bottom w:val="single" w:color="auto" w:sz="4" w:space="0"/>
              <w:right w:val="single" w:color="auto" w:sz="4" w:space="0"/>
            </w:tcBorders>
            <w:vAlign w:val="center"/>
          </w:tcPr>
          <w:p w14:paraId="0B75D3B1">
            <w:pPr>
              <w:widowControl/>
              <w:tabs>
                <w:tab w:val="decimal" w:pos="0"/>
              </w:tabs>
              <w:ind w:firstLine="0" w:firstLineChars="0"/>
              <w:jc w:val="center"/>
              <w:rPr>
                <w:kern w:val="0"/>
                <w:sz w:val="18"/>
                <w:szCs w:val="18"/>
              </w:rPr>
            </w:pPr>
            <w:r>
              <w:rPr>
                <w:kern w:val="0"/>
                <w:sz w:val="18"/>
                <w:szCs w:val="18"/>
              </w:rPr>
              <w:t>4.052734</w:t>
            </w:r>
          </w:p>
        </w:tc>
        <w:tc>
          <w:tcPr>
            <w:tcW w:w="426" w:type="dxa"/>
            <w:tcBorders>
              <w:top w:val="single" w:color="auto" w:sz="4" w:space="0"/>
              <w:left w:val="single" w:color="auto" w:sz="4" w:space="0"/>
              <w:bottom w:val="single" w:color="auto" w:sz="4" w:space="0"/>
              <w:right w:val="single" w:color="auto" w:sz="4" w:space="0"/>
            </w:tcBorders>
            <w:vAlign w:val="center"/>
          </w:tcPr>
          <w:p w14:paraId="5B61FA0C">
            <w:pPr>
              <w:widowControl/>
              <w:tabs>
                <w:tab w:val="decimal" w:pos="0"/>
              </w:tabs>
              <w:ind w:firstLine="0" w:firstLineChars="0"/>
              <w:jc w:val="center"/>
              <w:rPr>
                <w:kern w:val="0"/>
                <w:sz w:val="18"/>
                <w:szCs w:val="18"/>
              </w:rPr>
            </w:pPr>
            <w:r>
              <w:rPr>
                <w:kern w:val="0"/>
                <w:sz w:val="18"/>
                <w:szCs w:val="18"/>
              </w:rPr>
              <w:t>1</w:t>
            </w:r>
          </w:p>
        </w:tc>
        <w:tc>
          <w:tcPr>
            <w:tcW w:w="813" w:type="dxa"/>
            <w:tcBorders>
              <w:top w:val="single" w:color="auto" w:sz="4" w:space="0"/>
              <w:left w:val="single" w:color="auto" w:sz="4" w:space="0"/>
              <w:bottom w:val="single" w:color="auto" w:sz="4" w:space="0"/>
              <w:right w:val="single" w:color="auto" w:sz="4" w:space="0"/>
            </w:tcBorders>
            <w:vAlign w:val="center"/>
          </w:tcPr>
          <w:p w14:paraId="50DF107D">
            <w:pPr>
              <w:widowControl/>
              <w:tabs>
                <w:tab w:val="decimal" w:pos="0"/>
              </w:tabs>
              <w:ind w:firstLine="0" w:firstLineChars="0"/>
              <w:jc w:val="center"/>
              <w:rPr>
                <w:kern w:val="0"/>
                <w:sz w:val="18"/>
                <w:szCs w:val="18"/>
              </w:rPr>
            </w:pPr>
            <w:r>
              <w:rPr>
                <w:kern w:val="0"/>
                <w:sz w:val="18"/>
                <w:szCs w:val="18"/>
              </w:rPr>
              <w:t>294</w:t>
            </w:r>
          </w:p>
        </w:tc>
        <w:tc>
          <w:tcPr>
            <w:tcW w:w="1068" w:type="dxa"/>
            <w:tcBorders>
              <w:top w:val="single" w:color="auto" w:sz="4" w:space="0"/>
              <w:left w:val="single" w:color="auto" w:sz="4" w:space="0"/>
              <w:bottom w:val="single" w:color="auto" w:sz="4" w:space="0"/>
              <w:right w:val="single" w:color="auto" w:sz="4" w:space="0"/>
            </w:tcBorders>
            <w:vAlign w:val="center"/>
          </w:tcPr>
          <w:p w14:paraId="27AD35BD">
            <w:pPr>
              <w:widowControl/>
              <w:tabs>
                <w:tab w:val="decimal" w:pos="0"/>
              </w:tabs>
              <w:ind w:firstLine="0" w:firstLineChars="0"/>
              <w:jc w:val="center"/>
              <w:rPr>
                <w:kern w:val="0"/>
                <w:sz w:val="18"/>
                <w:szCs w:val="18"/>
              </w:rPr>
            </w:pPr>
            <w:r>
              <w:rPr>
                <w:kern w:val="0"/>
                <w:sz w:val="18"/>
                <w:szCs w:val="18"/>
              </w:rPr>
              <w:t>7.177734</w:t>
            </w:r>
          </w:p>
        </w:tc>
        <w:tc>
          <w:tcPr>
            <w:tcW w:w="426" w:type="dxa"/>
            <w:tcBorders>
              <w:top w:val="single" w:color="auto" w:sz="4" w:space="0"/>
              <w:left w:val="single" w:color="auto" w:sz="4" w:space="0"/>
              <w:bottom w:val="single" w:color="auto" w:sz="4" w:space="0"/>
              <w:right w:val="single" w:color="auto" w:sz="4" w:space="0"/>
            </w:tcBorders>
            <w:vAlign w:val="center"/>
          </w:tcPr>
          <w:p w14:paraId="0B5E95F9">
            <w:pPr>
              <w:widowControl/>
              <w:tabs>
                <w:tab w:val="decimal" w:pos="0"/>
              </w:tabs>
              <w:ind w:firstLine="0" w:firstLineChars="0"/>
              <w:jc w:val="center"/>
              <w:rPr>
                <w:kern w:val="0"/>
                <w:sz w:val="18"/>
                <w:szCs w:val="18"/>
              </w:rPr>
            </w:pPr>
            <w:r>
              <w:rPr>
                <w:kern w:val="0"/>
                <w:sz w:val="18"/>
                <w:szCs w:val="18"/>
              </w:rPr>
              <w:t>7</w:t>
            </w:r>
          </w:p>
        </w:tc>
        <w:tc>
          <w:tcPr>
            <w:tcW w:w="813" w:type="dxa"/>
            <w:tcBorders>
              <w:top w:val="single" w:color="auto" w:sz="4" w:space="0"/>
              <w:left w:val="single" w:color="auto" w:sz="4" w:space="0"/>
              <w:bottom w:val="single" w:color="auto" w:sz="4" w:space="0"/>
              <w:right w:val="single" w:color="auto" w:sz="4" w:space="0"/>
            </w:tcBorders>
            <w:vAlign w:val="center"/>
          </w:tcPr>
          <w:p w14:paraId="7C691AAD">
            <w:pPr>
              <w:widowControl/>
              <w:tabs>
                <w:tab w:val="decimal" w:pos="0"/>
              </w:tabs>
              <w:ind w:firstLine="0" w:firstLineChars="0"/>
              <w:jc w:val="center"/>
              <w:rPr>
                <w:kern w:val="0"/>
                <w:sz w:val="18"/>
                <w:szCs w:val="18"/>
              </w:rPr>
            </w:pPr>
            <w:r>
              <w:rPr>
                <w:kern w:val="0"/>
                <w:sz w:val="18"/>
                <w:szCs w:val="18"/>
              </w:rPr>
              <w:t>422</w:t>
            </w:r>
          </w:p>
        </w:tc>
        <w:tc>
          <w:tcPr>
            <w:tcW w:w="1109" w:type="dxa"/>
            <w:tcBorders>
              <w:top w:val="single" w:color="auto" w:sz="4" w:space="0"/>
              <w:left w:val="single" w:color="auto" w:sz="4" w:space="0"/>
              <w:bottom w:val="single" w:color="auto" w:sz="4" w:space="0"/>
              <w:right w:val="single" w:color="auto" w:sz="4" w:space="0"/>
            </w:tcBorders>
            <w:vAlign w:val="center"/>
          </w:tcPr>
          <w:p w14:paraId="38BF0F12">
            <w:pPr>
              <w:widowControl/>
              <w:tabs>
                <w:tab w:val="decimal" w:pos="0"/>
              </w:tabs>
              <w:ind w:firstLine="0" w:firstLineChars="0"/>
              <w:jc w:val="center"/>
              <w:rPr>
                <w:kern w:val="0"/>
                <w:sz w:val="18"/>
                <w:szCs w:val="18"/>
              </w:rPr>
            </w:pPr>
            <w:r>
              <w:rPr>
                <w:kern w:val="0"/>
                <w:sz w:val="18"/>
                <w:szCs w:val="18"/>
              </w:rPr>
              <w:t>10.302734</w:t>
            </w:r>
          </w:p>
        </w:tc>
        <w:tc>
          <w:tcPr>
            <w:tcW w:w="426" w:type="dxa"/>
            <w:tcBorders>
              <w:top w:val="single" w:color="auto" w:sz="4" w:space="0"/>
              <w:left w:val="single" w:color="auto" w:sz="4" w:space="0"/>
              <w:bottom w:val="single" w:color="auto" w:sz="4" w:space="0"/>
              <w:right w:val="single" w:color="auto" w:sz="4" w:space="0"/>
            </w:tcBorders>
            <w:vAlign w:val="center"/>
          </w:tcPr>
          <w:p w14:paraId="5D9DA705">
            <w:pPr>
              <w:widowControl/>
              <w:tabs>
                <w:tab w:val="decimal" w:pos="0"/>
              </w:tabs>
              <w:ind w:firstLine="0" w:firstLineChars="0"/>
              <w:jc w:val="center"/>
              <w:rPr>
                <w:kern w:val="0"/>
                <w:sz w:val="18"/>
                <w:szCs w:val="18"/>
              </w:rPr>
            </w:pPr>
            <w:r>
              <w:rPr>
                <w:kern w:val="0"/>
                <w:sz w:val="18"/>
                <w:szCs w:val="18"/>
              </w:rPr>
              <w:t>3</w:t>
            </w:r>
          </w:p>
        </w:tc>
      </w:tr>
      <w:tr w14:paraId="5BE991D4">
        <w:tblPrEx>
          <w:tblCellMar>
            <w:top w:w="0" w:type="dxa"/>
            <w:left w:w="108" w:type="dxa"/>
            <w:bottom w:w="0" w:type="dxa"/>
            <w:right w:w="108" w:type="dxa"/>
          </w:tblCellMar>
        </w:tblPrEx>
        <w:trPr>
          <w:trHeight w:val="270" w:hRule="atLeast"/>
          <w:jc w:val="center"/>
        </w:trPr>
        <w:tc>
          <w:tcPr>
            <w:tcW w:w="952" w:type="dxa"/>
            <w:tcBorders>
              <w:top w:val="single" w:color="auto" w:sz="4" w:space="0"/>
              <w:left w:val="single" w:color="auto" w:sz="4" w:space="0"/>
              <w:bottom w:val="single" w:color="auto" w:sz="4" w:space="0"/>
              <w:right w:val="single" w:color="auto" w:sz="4" w:space="0"/>
            </w:tcBorders>
            <w:vAlign w:val="center"/>
          </w:tcPr>
          <w:p w14:paraId="3ABC853C">
            <w:pPr>
              <w:widowControl/>
              <w:tabs>
                <w:tab w:val="decimal" w:pos="0"/>
              </w:tabs>
              <w:ind w:firstLine="0" w:firstLineChars="0"/>
              <w:jc w:val="center"/>
              <w:rPr>
                <w:kern w:val="0"/>
                <w:sz w:val="18"/>
                <w:szCs w:val="18"/>
              </w:rPr>
            </w:pPr>
            <w:r>
              <w:rPr>
                <w:kern w:val="0"/>
                <w:sz w:val="18"/>
                <w:szCs w:val="18"/>
              </w:rPr>
              <w:t>39</w:t>
            </w:r>
          </w:p>
        </w:tc>
        <w:tc>
          <w:tcPr>
            <w:tcW w:w="1068" w:type="dxa"/>
            <w:tcBorders>
              <w:top w:val="single" w:color="auto" w:sz="4" w:space="0"/>
              <w:left w:val="single" w:color="auto" w:sz="4" w:space="0"/>
              <w:bottom w:val="single" w:color="auto" w:sz="4" w:space="0"/>
              <w:right w:val="single" w:color="auto" w:sz="4" w:space="0"/>
            </w:tcBorders>
            <w:vAlign w:val="center"/>
          </w:tcPr>
          <w:p w14:paraId="7EC3BFD7">
            <w:pPr>
              <w:widowControl/>
              <w:tabs>
                <w:tab w:val="decimal" w:pos="0"/>
              </w:tabs>
              <w:ind w:firstLine="0" w:firstLineChars="0"/>
              <w:jc w:val="center"/>
              <w:rPr>
                <w:kern w:val="0"/>
                <w:sz w:val="18"/>
                <w:szCs w:val="18"/>
              </w:rPr>
            </w:pPr>
            <w:r>
              <w:rPr>
                <w:kern w:val="0"/>
                <w:sz w:val="18"/>
                <w:szCs w:val="18"/>
              </w:rPr>
              <w:t>0.952148</w:t>
            </w:r>
          </w:p>
        </w:tc>
        <w:tc>
          <w:tcPr>
            <w:tcW w:w="668" w:type="dxa"/>
            <w:tcBorders>
              <w:top w:val="single" w:color="auto" w:sz="4" w:space="0"/>
              <w:left w:val="single" w:color="auto" w:sz="4" w:space="0"/>
              <w:bottom w:val="single" w:color="auto" w:sz="4" w:space="0"/>
              <w:right w:val="single" w:color="auto" w:sz="4" w:space="0"/>
            </w:tcBorders>
          </w:tcPr>
          <w:p w14:paraId="672A69A9">
            <w:pPr>
              <w:widowControl/>
              <w:tabs>
                <w:tab w:val="decimal" w:pos="0"/>
              </w:tabs>
              <w:ind w:firstLine="0" w:firstLineChars="0"/>
              <w:jc w:val="center"/>
              <w:rPr>
                <w:kern w:val="0"/>
                <w:sz w:val="18"/>
                <w:szCs w:val="18"/>
              </w:rPr>
            </w:pPr>
            <w:r>
              <w:rPr>
                <w:kern w:val="0"/>
                <w:sz w:val="18"/>
                <w:szCs w:val="18"/>
              </w:rPr>
              <w:t>7</w:t>
            </w:r>
          </w:p>
        </w:tc>
        <w:tc>
          <w:tcPr>
            <w:tcW w:w="733" w:type="dxa"/>
            <w:tcBorders>
              <w:top w:val="single" w:color="auto" w:sz="4" w:space="0"/>
              <w:left w:val="single" w:color="auto" w:sz="4" w:space="0"/>
              <w:bottom w:val="single" w:color="auto" w:sz="4" w:space="0"/>
              <w:right w:val="single" w:color="auto" w:sz="4" w:space="0"/>
            </w:tcBorders>
            <w:vAlign w:val="center"/>
          </w:tcPr>
          <w:p w14:paraId="5BF1A532">
            <w:pPr>
              <w:widowControl/>
              <w:tabs>
                <w:tab w:val="decimal" w:pos="0"/>
              </w:tabs>
              <w:ind w:firstLine="0" w:firstLineChars="0"/>
              <w:jc w:val="center"/>
              <w:rPr>
                <w:kern w:val="0"/>
                <w:sz w:val="18"/>
                <w:szCs w:val="18"/>
              </w:rPr>
            </w:pPr>
            <w:r>
              <w:rPr>
                <w:kern w:val="0"/>
                <w:sz w:val="18"/>
                <w:szCs w:val="18"/>
              </w:rPr>
              <w:t>167</w:t>
            </w:r>
          </w:p>
        </w:tc>
        <w:tc>
          <w:tcPr>
            <w:tcW w:w="1068" w:type="dxa"/>
            <w:tcBorders>
              <w:top w:val="single" w:color="auto" w:sz="4" w:space="0"/>
              <w:left w:val="single" w:color="auto" w:sz="4" w:space="0"/>
              <w:bottom w:val="single" w:color="auto" w:sz="4" w:space="0"/>
              <w:right w:val="single" w:color="auto" w:sz="4" w:space="0"/>
            </w:tcBorders>
            <w:vAlign w:val="center"/>
          </w:tcPr>
          <w:p w14:paraId="45BF4103">
            <w:pPr>
              <w:widowControl/>
              <w:tabs>
                <w:tab w:val="decimal" w:pos="0"/>
              </w:tabs>
              <w:ind w:firstLine="0" w:firstLineChars="0"/>
              <w:jc w:val="center"/>
              <w:rPr>
                <w:kern w:val="0"/>
                <w:sz w:val="18"/>
                <w:szCs w:val="18"/>
              </w:rPr>
            </w:pPr>
            <w:r>
              <w:rPr>
                <w:kern w:val="0"/>
                <w:sz w:val="18"/>
                <w:szCs w:val="18"/>
              </w:rPr>
              <w:t>4.077148</w:t>
            </w:r>
          </w:p>
        </w:tc>
        <w:tc>
          <w:tcPr>
            <w:tcW w:w="426" w:type="dxa"/>
            <w:tcBorders>
              <w:top w:val="single" w:color="auto" w:sz="4" w:space="0"/>
              <w:left w:val="single" w:color="auto" w:sz="4" w:space="0"/>
              <w:bottom w:val="single" w:color="auto" w:sz="4" w:space="0"/>
              <w:right w:val="single" w:color="auto" w:sz="4" w:space="0"/>
            </w:tcBorders>
            <w:vAlign w:val="center"/>
          </w:tcPr>
          <w:p w14:paraId="179363C6">
            <w:pPr>
              <w:widowControl/>
              <w:tabs>
                <w:tab w:val="decimal" w:pos="0"/>
              </w:tabs>
              <w:ind w:firstLine="0" w:firstLineChars="0"/>
              <w:jc w:val="center"/>
              <w:rPr>
                <w:kern w:val="0"/>
                <w:sz w:val="18"/>
                <w:szCs w:val="18"/>
              </w:rPr>
            </w:pPr>
            <w:r>
              <w:rPr>
                <w:kern w:val="0"/>
                <w:sz w:val="18"/>
                <w:szCs w:val="18"/>
              </w:rPr>
              <w:t>3</w:t>
            </w:r>
          </w:p>
        </w:tc>
        <w:tc>
          <w:tcPr>
            <w:tcW w:w="813" w:type="dxa"/>
            <w:tcBorders>
              <w:top w:val="single" w:color="auto" w:sz="4" w:space="0"/>
              <w:left w:val="single" w:color="auto" w:sz="4" w:space="0"/>
              <w:bottom w:val="single" w:color="auto" w:sz="4" w:space="0"/>
              <w:right w:val="single" w:color="auto" w:sz="4" w:space="0"/>
            </w:tcBorders>
            <w:vAlign w:val="center"/>
          </w:tcPr>
          <w:p w14:paraId="44135998">
            <w:pPr>
              <w:widowControl/>
              <w:tabs>
                <w:tab w:val="decimal" w:pos="0"/>
              </w:tabs>
              <w:ind w:firstLine="0" w:firstLineChars="0"/>
              <w:jc w:val="center"/>
              <w:rPr>
                <w:kern w:val="0"/>
                <w:sz w:val="18"/>
                <w:szCs w:val="18"/>
              </w:rPr>
            </w:pPr>
            <w:r>
              <w:rPr>
                <w:kern w:val="0"/>
                <w:sz w:val="18"/>
                <w:szCs w:val="18"/>
              </w:rPr>
              <w:t>295</w:t>
            </w:r>
          </w:p>
        </w:tc>
        <w:tc>
          <w:tcPr>
            <w:tcW w:w="1068" w:type="dxa"/>
            <w:tcBorders>
              <w:top w:val="single" w:color="auto" w:sz="4" w:space="0"/>
              <w:left w:val="single" w:color="auto" w:sz="4" w:space="0"/>
              <w:bottom w:val="single" w:color="auto" w:sz="4" w:space="0"/>
              <w:right w:val="single" w:color="auto" w:sz="4" w:space="0"/>
            </w:tcBorders>
            <w:vAlign w:val="center"/>
          </w:tcPr>
          <w:p w14:paraId="16565B95">
            <w:pPr>
              <w:widowControl/>
              <w:tabs>
                <w:tab w:val="decimal" w:pos="0"/>
              </w:tabs>
              <w:ind w:firstLine="0" w:firstLineChars="0"/>
              <w:jc w:val="center"/>
              <w:rPr>
                <w:kern w:val="0"/>
                <w:sz w:val="18"/>
                <w:szCs w:val="18"/>
              </w:rPr>
            </w:pPr>
            <w:r>
              <w:rPr>
                <w:kern w:val="0"/>
                <w:sz w:val="18"/>
                <w:szCs w:val="18"/>
              </w:rPr>
              <w:t>7.202148</w:t>
            </w:r>
          </w:p>
        </w:tc>
        <w:tc>
          <w:tcPr>
            <w:tcW w:w="426" w:type="dxa"/>
            <w:tcBorders>
              <w:top w:val="single" w:color="auto" w:sz="4" w:space="0"/>
              <w:left w:val="single" w:color="auto" w:sz="4" w:space="0"/>
              <w:bottom w:val="single" w:color="auto" w:sz="4" w:space="0"/>
              <w:right w:val="single" w:color="auto" w:sz="4" w:space="0"/>
            </w:tcBorders>
            <w:vAlign w:val="center"/>
          </w:tcPr>
          <w:p w14:paraId="24A552B9">
            <w:pPr>
              <w:widowControl/>
              <w:tabs>
                <w:tab w:val="decimal" w:pos="0"/>
              </w:tabs>
              <w:ind w:firstLine="0" w:firstLineChars="0"/>
              <w:jc w:val="center"/>
              <w:rPr>
                <w:kern w:val="0"/>
                <w:sz w:val="18"/>
                <w:szCs w:val="18"/>
              </w:rPr>
            </w:pPr>
            <w:r>
              <w:rPr>
                <w:kern w:val="0"/>
                <w:sz w:val="18"/>
                <w:szCs w:val="18"/>
              </w:rPr>
              <w:t>1</w:t>
            </w:r>
          </w:p>
        </w:tc>
        <w:tc>
          <w:tcPr>
            <w:tcW w:w="813" w:type="dxa"/>
            <w:tcBorders>
              <w:top w:val="single" w:color="auto" w:sz="4" w:space="0"/>
              <w:left w:val="single" w:color="auto" w:sz="4" w:space="0"/>
              <w:bottom w:val="single" w:color="auto" w:sz="4" w:space="0"/>
              <w:right w:val="single" w:color="auto" w:sz="4" w:space="0"/>
            </w:tcBorders>
            <w:vAlign w:val="center"/>
          </w:tcPr>
          <w:p w14:paraId="5D7803CD">
            <w:pPr>
              <w:widowControl/>
              <w:tabs>
                <w:tab w:val="decimal" w:pos="0"/>
              </w:tabs>
              <w:ind w:firstLine="0" w:firstLineChars="0"/>
              <w:jc w:val="center"/>
              <w:rPr>
                <w:kern w:val="0"/>
                <w:sz w:val="18"/>
                <w:szCs w:val="18"/>
              </w:rPr>
            </w:pPr>
            <w:r>
              <w:rPr>
                <w:kern w:val="0"/>
                <w:sz w:val="18"/>
                <w:szCs w:val="18"/>
              </w:rPr>
              <w:t>423</w:t>
            </w:r>
          </w:p>
        </w:tc>
        <w:tc>
          <w:tcPr>
            <w:tcW w:w="1109" w:type="dxa"/>
            <w:tcBorders>
              <w:top w:val="single" w:color="auto" w:sz="4" w:space="0"/>
              <w:left w:val="single" w:color="auto" w:sz="4" w:space="0"/>
              <w:bottom w:val="single" w:color="auto" w:sz="4" w:space="0"/>
              <w:right w:val="single" w:color="auto" w:sz="4" w:space="0"/>
            </w:tcBorders>
            <w:vAlign w:val="center"/>
          </w:tcPr>
          <w:p w14:paraId="357056A3">
            <w:pPr>
              <w:widowControl/>
              <w:tabs>
                <w:tab w:val="decimal" w:pos="0"/>
              </w:tabs>
              <w:ind w:firstLine="0" w:firstLineChars="0"/>
              <w:jc w:val="center"/>
              <w:rPr>
                <w:kern w:val="0"/>
                <w:sz w:val="18"/>
                <w:szCs w:val="18"/>
              </w:rPr>
            </w:pPr>
            <w:r>
              <w:rPr>
                <w:kern w:val="0"/>
                <w:sz w:val="18"/>
                <w:szCs w:val="18"/>
              </w:rPr>
              <w:t>10.327148</w:t>
            </w:r>
          </w:p>
        </w:tc>
        <w:tc>
          <w:tcPr>
            <w:tcW w:w="426" w:type="dxa"/>
            <w:tcBorders>
              <w:top w:val="single" w:color="auto" w:sz="4" w:space="0"/>
              <w:left w:val="single" w:color="auto" w:sz="4" w:space="0"/>
              <w:bottom w:val="single" w:color="auto" w:sz="4" w:space="0"/>
              <w:right w:val="single" w:color="auto" w:sz="4" w:space="0"/>
            </w:tcBorders>
            <w:vAlign w:val="center"/>
          </w:tcPr>
          <w:p w14:paraId="3700E2B9">
            <w:pPr>
              <w:widowControl/>
              <w:tabs>
                <w:tab w:val="decimal" w:pos="0"/>
              </w:tabs>
              <w:ind w:firstLine="0" w:firstLineChars="0"/>
              <w:jc w:val="center"/>
              <w:rPr>
                <w:kern w:val="0"/>
                <w:sz w:val="18"/>
                <w:szCs w:val="18"/>
              </w:rPr>
            </w:pPr>
            <w:r>
              <w:rPr>
                <w:kern w:val="0"/>
                <w:sz w:val="18"/>
                <w:szCs w:val="18"/>
              </w:rPr>
              <w:t>2</w:t>
            </w:r>
          </w:p>
        </w:tc>
      </w:tr>
      <w:tr w14:paraId="795AA4BE">
        <w:tblPrEx>
          <w:tblCellMar>
            <w:top w:w="0" w:type="dxa"/>
            <w:left w:w="108" w:type="dxa"/>
            <w:bottom w:w="0" w:type="dxa"/>
            <w:right w:w="108" w:type="dxa"/>
          </w:tblCellMar>
        </w:tblPrEx>
        <w:trPr>
          <w:trHeight w:val="270" w:hRule="atLeast"/>
          <w:jc w:val="center"/>
        </w:trPr>
        <w:tc>
          <w:tcPr>
            <w:tcW w:w="952" w:type="dxa"/>
            <w:tcBorders>
              <w:top w:val="single" w:color="auto" w:sz="4" w:space="0"/>
              <w:left w:val="single" w:color="auto" w:sz="4" w:space="0"/>
              <w:bottom w:val="single" w:color="auto" w:sz="4" w:space="0"/>
              <w:right w:val="single" w:color="auto" w:sz="4" w:space="0"/>
            </w:tcBorders>
            <w:vAlign w:val="center"/>
          </w:tcPr>
          <w:p w14:paraId="7702F7C2">
            <w:pPr>
              <w:widowControl/>
              <w:tabs>
                <w:tab w:val="decimal" w:pos="0"/>
              </w:tabs>
              <w:ind w:firstLine="0" w:firstLineChars="0"/>
              <w:jc w:val="center"/>
              <w:rPr>
                <w:kern w:val="0"/>
                <w:sz w:val="18"/>
                <w:szCs w:val="18"/>
              </w:rPr>
            </w:pPr>
            <w:r>
              <w:rPr>
                <w:kern w:val="0"/>
                <w:sz w:val="18"/>
                <w:szCs w:val="18"/>
              </w:rPr>
              <w:t>40</w:t>
            </w:r>
          </w:p>
        </w:tc>
        <w:tc>
          <w:tcPr>
            <w:tcW w:w="1068" w:type="dxa"/>
            <w:tcBorders>
              <w:top w:val="single" w:color="auto" w:sz="4" w:space="0"/>
              <w:left w:val="single" w:color="auto" w:sz="4" w:space="0"/>
              <w:bottom w:val="single" w:color="auto" w:sz="4" w:space="0"/>
              <w:right w:val="single" w:color="auto" w:sz="4" w:space="0"/>
            </w:tcBorders>
            <w:vAlign w:val="center"/>
          </w:tcPr>
          <w:p w14:paraId="2E661FC5">
            <w:pPr>
              <w:widowControl/>
              <w:tabs>
                <w:tab w:val="decimal" w:pos="0"/>
              </w:tabs>
              <w:ind w:firstLine="0" w:firstLineChars="0"/>
              <w:jc w:val="center"/>
              <w:rPr>
                <w:kern w:val="0"/>
                <w:sz w:val="18"/>
                <w:szCs w:val="18"/>
              </w:rPr>
            </w:pPr>
            <w:r>
              <w:rPr>
                <w:kern w:val="0"/>
                <w:sz w:val="18"/>
                <w:szCs w:val="18"/>
              </w:rPr>
              <w:t>0.976563</w:t>
            </w:r>
          </w:p>
        </w:tc>
        <w:tc>
          <w:tcPr>
            <w:tcW w:w="668" w:type="dxa"/>
            <w:tcBorders>
              <w:top w:val="single" w:color="auto" w:sz="4" w:space="0"/>
              <w:left w:val="single" w:color="auto" w:sz="4" w:space="0"/>
              <w:bottom w:val="single" w:color="auto" w:sz="4" w:space="0"/>
              <w:right w:val="single" w:color="auto" w:sz="4" w:space="0"/>
            </w:tcBorders>
          </w:tcPr>
          <w:p w14:paraId="2F7A41C6">
            <w:pPr>
              <w:widowControl/>
              <w:tabs>
                <w:tab w:val="decimal" w:pos="0"/>
              </w:tabs>
              <w:ind w:firstLine="0" w:firstLineChars="0"/>
              <w:jc w:val="center"/>
              <w:rPr>
                <w:kern w:val="0"/>
                <w:sz w:val="18"/>
                <w:szCs w:val="18"/>
              </w:rPr>
            </w:pPr>
            <w:r>
              <w:rPr>
                <w:kern w:val="0"/>
                <w:sz w:val="18"/>
                <w:szCs w:val="18"/>
              </w:rPr>
              <w:t>6</w:t>
            </w:r>
          </w:p>
        </w:tc>
        <w:tc>
          <w:tcPr>
            <w:tcW w:w="733" w:type="dxa"/>
            <w:tcBorders>
              <w:top w:val="single" w:color="auto" w:sz="4" w:space="0"/>
              <w:left w:val="single" w:color="auto" w:sz="4" w:space="0"/>
              <w:bottom w:val="single" w:color="auto" w:sz="4" w:space="0"/>
              <w:right w:val="single" w:color="auto" w:sz="4" w:space="0"/>
            </w:tcBorders>
            <w:vAlign w:val="center"/>
          </w:tcPr>
          <w:p w14:paraId="4CF40EE8">
            <w:pPr>
              <w:widowControl/>
              <w:tabs>
                <w:tab w:val="decimal" w:pos="0"/>
              </w:tabs>
              <w:ind w:firstLine="0" w:firstLineChars="0"/>
              <w:jc w:val="center"/>
              <w:rPr>
                <w:kern w:val="0"/>
                <w:sz w:val="18"/>
                <w:szCs w:val="18"/>
              </w:rPr>
            </w:pPr>
            <w:r>
              <w:rPr>
                <w:kern w:val="0"/>
                <w:sz w:val="18"/>
                <w:szCs w:val="18"/>
              </w:rPr>
              <w:t>168</w:t>
            </w:r>
          </w:p>
        </w:tc>
        <w:tc>
          <w:tcPr>
            <w:tcW w:w="1068" w:type="dxa"/>
            <w:tcBorders>
              <w:top w:val="single" w:color="auto" w:sz="4" w:space="0"/>
              <w:left w:val="single" w:color="auto" w:sz="4" w:space="0"/>
              <w:bottom w:val="single" w:color="auto" w:sz="4" w:space="0"/>
              <w:right w:val="single" w:color="auto" w:sz="4" w:space="0"/>
            </w:tcBorders>
            <w:vAlign w:val="center"/>
          </w:tcPr>
          <w:p w14:paraId="78DE3DAF">
            <w:pPr>
              <w:widowControl/>
              <w:tabs>
                <w:tab w:val="decimal" w:pos="0"/>
              </w:tabs>
              <w:ind w:firstLine="0" w:firstLineChars="0"/>
              <w:jc w:val="center"/>
              <w:rPr>
                <w:kern w:val="0"/>
                <w:sz w:val="18"/>
                <w:szCs w:val="18"/>
              </w:rPr>
            </w:pPr>
            <w:r>
              <w:rPr>
                <w:kern w:val="0"/>
                <w:sz w:val="18"/>
                <w:szCs w:val="18"/>
              </w:rPr>
              <w:t>4.101563</w:t>
            </w:r>
          </w:p>
        </w:tc>
        <w:tc>
          <w:tcPr>
            <w:tcW w:w="426" w:type="dxa"/>
            <w:tcBorders>
              <w:top w:val="single" w:color="auto" w:sz="4" w:space="0"/>
              <w:left w:val="single" w:color="auto" w:sz="4" w:space="0"/>
              <w:bottom w:val="single" w:color="auto" w:sz="4" w:space="0"/>
              <w:right w:val="single" w:color="auto" w:sz="4" w:space="0"/>
            </w:tcBorders>
            <w:vAlign w:val="center"/>
          </w:tcPr>
          <w:p w14:paraId="4C3B6D3D">
            <w:pPr>
              <w:widowControl/>
              <w:tabs>
                <w:tab w:val="decimal" w:pos="0"/>
              </w:tabs>
              <w:ind w:firstLine="0" w:firstLineChars="0"/>
              <w:jc w:val="center"/>
              <w:rPr>
                <w:kern w:val="0"/>
                <w:sz w:val="18"/>
                <w:szCs w:val="18"/>
              </w:rPr>
            </w:pPr>
            <w:r>
              <w:rPr>
                <w:kern w:val="0"/>
                <w:sz w:val="18"/>
                <w:szCs w:val="18"/>
              </w:rPr>
              <w:t>6</w:t>
            </w:r>
          </w:p>
        </w:tc>
        <w:tc>
          <w:tcPr>
            <w:tcW w:w="813" w:type="dxa"/>
            <w:tcBorders>
              <w:top w:val="single" w:color="auto" w:sz="4" w:space="0"/>
              <w:left w:val="single" w:color="auto" w:sz="4" w:space="0"/>
              <w:bottom w:val="single" w:color="auto" w:sz="4" w:space="0"/>
              <w:right w:val="single" w:color="auto" w:sz="4" w:space="0"/>
            </w:tcBorders>
            <w:vAlign w:val="center"/>
          </w:tcPr>
          <w:p w14:paraId="720DB47B">
            <w:pPr>
              <w:widowControl/>
              <w:tabs>
                <w:tab w:val="decimal" w:pos="0"/>
              </w:tabs>
              <w:ind w:firstLine="0" w:firstLineChars="0"/>
              <w:jc w:val="center"/>
              <w:rPr>
                <w:kern w:val="0"/>
                <w:sz w:val="18"/>
                <w:szCs w:val="18"/>
              </w:rPr>
            </w:pPr>
            <w:r>
              <w:rPr>
                <w:kern w:val="0"/>
                <w:sz w:val="18"/>
                <w:szCs w:val="18"/>
              </w:rPr>
              <w:t>296</w:t>
            </w:r>
          </w:p>
        </w:tc>
        <w:tc>
          <w:tcPr>
            <w:tcW w:w="1068" w:type="dxa"/>
            <w:tcBorders>
              <w:top w:val="single" w:color="auto" w:sz="4" w:space="0"/>
              <w:left w:val="single" w:color="auto" w:sz="4" w:space="0"/>
              <w:bottom w:val="single" w:color="auto" w:sz="4" w:space="0"/>
              <w:right w:val="single" w:color="auto" w:sz="4" w:space="0"/>
            </w:tcBorders>
            <w:vAlign w:val="center"/>
          </w:tcPr>
          <w:p w14:paraId="344447A5">
            <w:pPr>
              <w:widowControl/>
              <w:tabs>
                <w:tab w:val="decimal" w:pos="0"/>
              </w:tabs>
              <w:ind w:firstLine="0" w:firstLineChars="0"/>
              <w:jc w:val="center"/>
              <w:rPr>
                <w:kern w:val="0"/>
                <w:sz w:val="18"/>
                <w:szCs w:val="18"/>
              </w:rPr>
            </w:pPr>
            <w:r>
              <w:rPr>
                <w:kern w:val="0"/>
                <w:sz w:val="18"/>
                <w:szCs w:val="18"/>
              </w:rPr>
              <w:t>7.226563</w:t>
            </w:r>
          </w:p>
        </w:tc>
        <w:tc>
          <w:tcPr>
            <w:tcW w:w="426" w:type="dxa"/>
            <w:tcBorders>
              <w:top w:val="single" w:color="auto" w:sz="4" w:space="0"/>
              <w:left w:val="single" w:color="auto" w:sz="4" w:space="0"/>
              <w:bottom w:val="single" w:color="auto" w:sz="4" w:space="0"/>
              <w:right w:val="single" w:color="auto" w:sz="4" w:space="0"/>
            </w:tcBorders>
            <w:vAlign w:val="center"/>
          </w:tcPr>
          <w:p w14:paraId="2265127F">
            <w:pPr>
              <w:widowControl/>
              <w:tabs>
                <w:tab w:val="decimal" w:pos="0"/>
              </w:tabs>
              <w:ind w:firstLine="0" w:firstLineChars="0"/>
              <w:jc w:val="center"/>
              <w:rPr>
                <w:kern w:val="0"/>
                <w:sz w:val="18"/>
                <w:szCs w:val="18"/>
              </w:rPr>
            </w:pPr>
            <w:r>
              <w:rPr>
                <w:kern w:val="0"/>
                <w:sz w:val="18"/>
                <w:szCs w:val="18"/>
              </w:rPr>
              <w:t>2</w:t>
            </w:r>
          </w:p>
        </w:tc>
        <w:tc>
          <w:tcPr>
            <w:tcW w:w="813" w:type="dxa"/>
            <w:tcBorders>
              <w:top w:val="single" w:color="auto" w:sz="4" w:space="0"/>
              <w:left w:val="single" w:color="auto" w:sz="4" w:space="0"/>
              <w:bottom w:val="single" w:color="auto" w:sz="4" w:space="0"/>
              <w:right w:val="single" w:color="auto" w:sz="4" w:space="0"/>
            </w:tcBorders>
            <w:vAlign w:val="center"/>
          </w:tcPr>
          <w:p w14:paraId="4D89E6B8">
            <w:pPr>
              <w:widowControl/>
              <w:tabs>
                <w:tab w:val="decimal" w:pos="0"/>
              </w:tabs>
              <w:ind w:firstLine="0" w:firstLineChars="0"/>
              <w:jc w:val="center"/>
              <w:rPr>
                <w:kern w:val="0"/>
                <w:sz w:val="18"/>
                <w:szCs w:val="18"/>
              </w:rPr>
            </w:pPr>
            <w:r>
              <w:rPr>
                <w:kern w:val="0"/>
                <w:sz w:val="18"/>
                <w:szCs w:val="18"/>
              </w:rPr>
              <w:t>424</w:t>
            </w:r>
          </w:p>
        </w:tc>
        <w:tc>
          <w:tcPr>
            <w:tcW w:w="1109" w:type="dxa"/>
            <w:tcBorders>
              <w:top w:val="single" w:color="auto" w:sz="4" w:space="0"/>
              <w:left w:val="single" w:color="auto" w:sz="4" w:space="0"/>
              <w:bottom w:val="single" w:color="auto" w:sz="4" w:space="0"/>
              <w:right w:val="single" w:color="auto" w:sz="4" w:space="0"/>
            </w:tcBorders>
            <w:vAlign w:val="center"/>
          </w:tcPr>
          <w:p w14:paraId="5064B557">
            <w:pPr>
              <w:widowControl/>
              <w:tabs>
                <w:tab w:val="decimal" w:pos="0"/>
              </w:tabs>
              <w:ind w:firstLine="0" w:firstLineChars="0"/>
              <w:jc w:val="center"/>
              <w:rPr>
                <w:kern w:val="0"/>
                <w:sz w:val="18"/>
                <w:szCs w:val="18"/>
              </w:rPr>
            </w:pPr>
            <w:r>
              <w:rPr>
                <w:kern w:val="0"/>
                <w:sz w:val="18"/>
                <w:szCs w:val="18"/>
              </w:rPr>
              <w:t>10.351563</w:t>
            </w:r>
          </w:p>
        </w:tc>
        <w:tc>
          <w:tcPr>
            <w:tcW w:w="426" w:type="dxa"/>
            <w:tcBorders>
              <w:top w:val="single" w:color="auto" w:sz="4" w:space="0"/>
              <w:left w:val="single" w:color="auto" w:sz="4" w:space="0"/>
              <w:bottom w:val="single" w:color="auto" w:sz="4" w:space="0"/>
              <w:right w:val="single" w:color="auto" w:sz="4" w:space="0"/>
            </w:tcBorders>
            <w:vAlign w:val="center"/>
          </w:tcPr>
          <w:p w14:paraId="16464045">
            <w:pPr>
              <w:widowControl/>
              <w:tabs>
                <w:tab w:val="decimal" w:pos="0"/>
              </w:tabs>
              <w:ind w:firstLine="0" w:firstLineChars="0"/>
              <w:jc w:val="center"/>
              <w:rPr>
                <w:kern w:val="0"/>
                <w:sz w:val="18"/>
                <w:szCs w:val="18"/>
              </w:rPr>
            </w:pPr>
            <w:r>
              <w:rPr>
                <w:kern w:val="0"/>
                <w:sz w:val="18"/>
                <w:szCs w:val="18"/>
              </w:rPr>
              <w:t>3</w:t>
            </w:r>
          </w:p>
        </w:tc>
      </w:tr>
      <w:tr w14:paraId="296BE830">
        <w:tblPrEx>
          <w:tblCellMar>
            <w:top w:w="0" w:type="dxa"/>
            <w:left w:w="108" w:type="dxa"/>
            <w:bottom w:w="0" w:type="dxa"/>
            <w:right w:w="108" w:type="dxa"/>
          </w:tblCellMar>
        </w:tblPrEx>
        <w:trPr>
          <w:trHeight w:val="270" w:hRule="atLeast"/>
          <w:jc w:val="center"/>
        </w:trPr>
        <w:tc>
          <w:tcPr>
            <w:tcW w:w="952" w:type="dxa"/>
            <w:tcBorders>
              <w:top w:val="single" w:color="auto" w:sz="4" w:space="0"/>
              <w:left w:val="single" w:color="auto" w:sz="4" w:space="0"/>
              <w:bottom w:val="single" w:color="auto" w:sz="4" w:space="0"/>
              <w:right w:val="single" w:color="auto" w:sz="4" w:space="0"/>
            </w:tcBorders>
            <w:vAlign w:val="center"/>
          </w:tcPr>
          <w:p w14:paraId="718153F1">
            <w:pPr>
              <w:widowControl/>
              <w:tabs>
                <w:tab w:val="decimal" w:pos="0"/>
              </w:tabs>
              <w:ind w:firstLine="0" w:firstLineChars="0"/>
              <w:jc w:val="center"/>
              <w:rPr>
                <w:kern w:val="0"/>
                <w:sz w:val="18"/>
                <w:szCs w:val="18"/>
              </w:rPr>
            </w:pPr>
            <w:r>
              <w:rPr>
                <w:kern w:val="0"/>
                <w:sz w:val="18"/>
                <w:szCs w:val="18"/>
              </w:rPr>
              <w:t>41</w:t>
            </w:r>
          </w:p>
        </w:tc>
        <w:tc>
          <w:tcPr>
            <w:tcW w:w="1068" w:type="dxa"/>
            <w:tcBorders>
              <w:top w:val="single" w:color="auto" w:sz="4" w:space="0"/>
              <w:left w:val="single" w:color="auto" w:sz="4" w:space="0"/>
              <w:bottom w:val="single" w:color="auto" w:sz="4" w:space="0"/>
              <w:right w:val="single" w:color="auto" w:sz="4" w:space="0"/>
            </w:tcBorders>
            <w:vAlign w:val="center"/>
          </w:tcPr>
          <w:p w14:paraId="13F8EC4A">
            <w:pPr>
              <w:widowControl/>
              <w:tabs>
                <w:tab w:val="decimal" w:pos="0"/>
              </w:tabs>
              <w:ind w:firstLine="0" w:firstLineChars="0"/>
              <w:jc w:val="center"/>
              <w:rPr>
                <w:kern w:val="0"/>
                <w:sz w:val="18"/>
                <w:szCs w:val="18"/>
              </w:rPr>
            </w:pPr>
            <w:r>
              <w:rPr>
                <w:kern w:val="0"/>
                <w:sz w:val="18"/>
                <w:szCs w:val="18"/>
              </w:rPr>
              <w:t>1.000977</w:t>
            </w:r>
          </w:p>
        </w:tc>
        <w:tc>
          <w:tcPr>
            <w:tcW w:w="668" w:type="dxa"/>
            <w:tcBorders>
              <w:top w:val="single" w:color="auto" w:sz="4" w:space="0"/>
              <w:left w:val="single" w:color="auto" w:sz="4" w:space="0"/>
              <w:bottom w:val="single" w:color="auto" w:sz="4" w:space="0"/>
              <w:right w:val="single" w:color="auto" w:sz="4" w:space="0"/>
            </w:tcBorders>
          </w:tcPr>
          <w:p w14:paraId="7B72D539">
            <w:pPr>
              <w:widowControl/>
              <w:tabs>
                <w:tab w:val="decimal" w:pos="0"/>
              </w:tabs>
              <w:ind w:firstLine="0" w:firstLineChars="0"/>
              <w:jc w:val="center"/>
              <w:rPr>
                <w:kern w:val="0"/>
                <w:sz w:val="18"/>
                <w:szCs w:val="18"/>
              </w:rPr>
            </w:pPr>
            <w:r>
              <w:rPr>
                <w:kern w:val="0"/>
                <w:sz w:val="18"/>
                <w:szCs w:val="18"/>
              </w:rPr>
              <w:t>5</w:t>
            </w:r>
          </w:p>
        </w:tc>
        <w:tc>
          <w:tcPr>
            <w:tcW w:w="733" w:type="dxa"/>
            <w:tcBorders>
              <w:top w:val="single" w:color="auto" w:sz="4" w:space="0"/>
              <w:left w:val="single" w:color="auto" w:sz="4" w:space="0"/>
              <w:bottom w:val="single" w:color="auto" w:sz="4" w:space="0"/>
              <w:right w:val="single" w:color="auto" w:sz="4" w:space="0"/>
            </w:tcBorders>
            <w:vAlign w:val="center"/>
          </w:tcPr>
          <w:p w14:paraId="61413A09">
            <w:pPr>
              <w:widowControl/>
              <w:tabs>
                <w:tab w:val="decimal" w:pos="0"/>
              </w:tabs>
              <w:ind w:firstLine="0" w:firstLineChars="0"/>
              <w:jc w:val="center"/>
              <w:rPr>
                <w:kern w:val="0"/>
                <w:sz w:val="18"/>
                <w:szCs w:val="18"/>
              </w:rPr>
            </w:pPr>
            <w:r>
              <w:rPr>
                <w:kern w:val="0"/>
                <w:sz w:val="18"/>
                <w:szCs w:val="18"/>
              </w:rPr>
              <w:t>169</w:t>
            </w:r>
          </w:p>
        </w:tc>
        <w:tc>
          <w:tcPr>
            <w:tcW w:w="1068" w:type="dxa"/>
            <w:tcBorders>
              <w:top w:val="single" w:color="auto" w:sz="4" w:space="0"/>
              <w:left w:val="single" w:color="auto" w:sz="4" w:space="0"/>
              <w:bottom w:val="single" w:color="auto" w:sz="4" w:space="0"/>
              <w:right w:val="single" w:color="auto" w:sz="4" w:space="0"/>
            </w:tcBorders>
            <w:vAlign w:val="center"/>
          </w:tcPr>
          <w:p w14:paraId="6334A21E">
            <w:pPr>
              <w:widowControl/>
              <w:tabs>
                <w:tab w:val="decimal" w:pos="0"/>
              </w:tabs>
              <w:ind w:firstLine="0" w:firstLineChars="0"/>
              <w:jc w:val="center"/>
              <w:rPr>
                <w:kern w:val="0"/>
                <w:sz w:val="18"/>
                <w:szCs w:val="18"/>
              </w:rPr>
            </w:pPr>
            <w:r>
              <w:rPr>
                <w:kern w:val="0"/>
                <w:sz w:val="18"/>
                <w:szCs w:val="18"/>
              </w:rPr>
              <w:t>4.125977</w:t>
            </w:r>
          </w:p>
        </w:tc>
        <w:tc>
          <w:tcPr>
            <w:tcW w:w="426" w:type="dxa"/>
            <w:tcBorders>
              <w:top w:val="single" w:color="auto" w:sz="4" w:space="0"/>
              <w:left w:val="single" w:color="auto" w:sz="4" w:space="0"/>
              <w:bottom w:val="single" w:color="auto" w:sz="4" w:space="0"/>
              <w:right w:val="single" w:color="auto" w:sz="4" w:space="0"/>
            </w:tcBorders>
            <w:vAlign w:val="center"/>
          </w:tcPr>
          <w:p w14:paraId="1D8996F6">
            <w:pPr>
              <w:widowControl/>
              <w:tabs>
                <w:tab w:val="decimal" w:pos="0"/>
              </w:tabs>
              <w:ind w:firstLine="0" w:firstLineChars="0"/>
              <w:jc w:val="center"/>
              <w:rPr>
                <w:kern w:val="0"/>
                <w:sz w:val="18"/>
                <w:szCs w:val="18"/>
              </w:rPr>
            </w:pPr>
            <w:r>
              <w:rPr>
                <w:kern w:val="0"/>
                <w:sz w:val="18"/>
                <w:szCs w:val="18"/>
              </w:rPr>
              <w:t>1</w:t>
            </w:r>
          </w:p>
        </w:tc>
        <w:tc>
          <w:tcPr>
            <w:tcW w:w="813" w:type="dxa"/>
            <w:tcBorders>
              <w:top w:val="single" w:color="auto" w:sz="4" w:space="0"/>
              <w:left w:val="single" w:color="auto" w:sz="4" w:space="0"/>
              <w:bottom w:val="single" w:color="auto" w:sz="4" w:space="0"/>
              <w:right w:val="single" w:color="auto" w:sz="4" w:space="0"/>
            </w:tcBorders>
            <w:vAlign w:val="center"/>
          </w:tcPr>
          <w:p w14:paraId="387374D3">
            <w:pPr>
              <w:widowControl/>
              <w:tabs>
                <w:tab w:val="decimal" w:pos="0"/>
              </w:tabs>
              <w:ind w:firstLine="0" w:firstLineChars="0"/>
              <w:jc w:val="center"/>
              <w:rPr>
                <w:kern w:val="0"/>
                <w:sz w:val="18"/>
                <w:szCs w:val="18"/>
              </w:rPr>
            </w:pPr>
            <w:r>
              <w:rPr>
                <w:kern w:val="0"/>
                <w:sz w:val="18"/>
                <w:szCs w:val="18"/>
              </w:rPr>
              <w:t>297</w:t>
            </w:r>
          </w:p>
        </w:tc>
        <w:tc>
          <w:tcPr>
            <w:tcW w:w="1068" w:type="dxa"/>
            <w:tcBorders>
              <w:top w:val="single" w:color="auto" w:sz="4" w:space="0"/>
              <w:left w:val="single" w:color="auto" w:sz="4" w:space="0"/>
              <w:bottom w:val="single" w:color="auto" w:sz="4" w:space="0"/>
              <w:right w:val="single" w:color="auto" w:sz="4" w:space="0"/>
            </w:tcBorders>
            <w:vAlign w:val="center"/>
          </w:tcPr>
          <w:p w14:paraId="247A953B">
            <w:pPr>
              <w:widowControl/>
              <w:tabs>
                <w:tab w:val="decimal" w:pos="0"/>
              </w:tabs>
              <w:ind w:firstLine="0" w:firstLineChars="0"/>
              <w:jc w:val="center"/>
              <w:rPr>
                <w:kern w:val="0"/>
                <w:sz w:val="18"/>
                <w:szCs w:val="18"/>
              </w:rPr>
            </w:pPr>
            <w:r>
              <w:rPr>
                <w:kern w:val="0"/>
                <w:sz w:val="18"/>
                <w:szCs w:val="18"/>
              </w:rPr>
              <w:t>7.250977</w:t>
            </w:r>
          </w:p>
        </w:tc>
        <w:tc>
          <w:tcPr>
            <w:tcW w:w="426" w:type="dxa"/>
            <w:tcBorders>
              <w:top w:val="single" w:color="auto" w:sz="4" w:space="0"/>
              <w:left w:val="single" w:color="auto" w:sz="4" w:space="0"/>
              <w:bottom w:val="single" w:color="auto" w:sz="4" w:space="0"/>
              <w:right w:val="single" w:color="auto" w:sz="4" w:space="0"/>
            </w:tcBorders>
            <w:vAlign w:val="center"/>
          </w:tcPr>
          <w:p w14:paraId="4C77660F">
            <w:pPr>
              <w:widowControl/>
              <w:tabs>
                <w:tab w:val="decimal" w:pos="0"/>
              </w:tabs>
              <w:ind w:firstLine="0" w:firstLineChars="0"/>
              <w:jc w:val="center"/>
              <w:rPr>
                <w:kern w:val="0"/>
                <w:sz w:val="18"/>
                <w:szCs w:val="18"/>
              </w:rPr>
            </w:pPr>
            <w:r>
              <w:rPr>
                <w:kern w:val="0"/>
                <w:sz w:val="18"/>
                <w:szCs w:val="18"/>
              </w:rPr>
              <w:t>7</w:t>
            </w:r>
          </w:p>
        </w:tc>
        <w:tc>
          <w:tcPr>
            <w:tcW w:w="813" w:type="dxa"/>
            <w:tcBorders>
              <w:top w:val="single" w:color="auto" w:sz="4" w:space="0"/>
              <w:left w:val="single" w:color="auto" w:sz="4" w:space="0"/>
              <w:bottom w:val="single" w:color="auto" w:sz="4" w:space="0"/>
              <w:right w:val="single" w:color="auto" w:sz="4" w:space="0"/>
            </w:tcBorders>
            <w:vAlign w:val="center"/>
          </w:tcPr>
          <w:p w14:paraId="182C1E99">
            <w:pPr>
              <w:widowControl/>
              <w:tabs>
                <w:tab w:val="decimal" w:pos="0"/>
              </w:tabs>
              <w:ind w:firstLine="0" w:firstLineChars="0"/>
              <w:jc w:val="center"/>
              <w:rPr>
                <w:kern w:val="0"/>
                <w:sz w:val="18"/>
                <w:szCs w:val="18"/>
              </w:rPr>
            </w:pPr>
            <w:r>
              <w:rPr>
                <w:kern w:val="0"/>
                <w:sz w:val="18"/>
                <w:szCs w:val="18"/>
              </w:rPr>
              <w:t>425</w:t>
            </w:r>
          </w:p>
        </w:tc>
        <w:tc>
          <w:tcPr>
            <w:tcW w:w="1109" w:type="dxa"/>
            <w:tcBorders>
              <w:top w:val="single" w:color="auto" w:sz="4" w:space="0"/>
              <w:left w:val="single" w:color="auto" w:sz="4" w:space="0"/>
              <w:bottom w:val="single" w:color="auto" w:sz="4" w:space="0"/>
              <w:right w:val="single" w:color="auto" w:sz="4" w:space="0"/>
            </w:tcBorders>
            <w:vAlign w:val="center"/>
          </w:tcPr>
          <w:p w14:paraId="00EDD861">
            <w:pPr>
              <w:widowControl/>
              <w:tabs>
                <w:tab w:val="decimal" w:pos="0"/>
              </w:tabs>
              <w:ind w:firstLine="0" w:firstLineChars="0"/>
              <w:jc w:val="center"/>
              <w:rPr>
                <w:kern w:val="0"/>
                <w:sz w:val="18"/>
                <w:szCs w:val="18"/>
              </w:rPr>
            </w:pPr>
            <w:r>
              <w:rPr>
                <w:kern w:val="0"/>
                <w:sz w:val="18"/>
                <w:szCs w:val="18"/>
              </w:rPr>
              <w:t>10.375977</w:t>
            </w:r>
          </w:p>
        </w:tc>
        <w:tc>
          <w:tcPr>
            <w:tcW w:w="426" w:type="dxa"/>
            <w:tcBorders>
              <w:top w:val="single" w:color="auto" w:sz="4" w:space="0"/>
              <w:left w:val="single" w:color="auto" w:sz="4" w:space="0"/>
              <w:bottom w:val="single" w:color="auto" w:sz="4" w:space="0"/>
              <w:right w:val="single" w:color="auto" w:sz="4" w:space="0"/>
            </w:tcBorders>
            <w:vAlign w:val="center"/>
          </w:tcPr>
          <w:p w14:paraId="06EEC18C">
            <w:pPr>
              <w:widowControl/>
              <w:tabs>
                <w:tab w:val="decimal" w:pos="0"/>
              </w:tabs>
              <w:ind w:firstLine="0" w:firstLineChars="0"/>
              <w:jc w:val="center"/>
              <w:rPr>
                <w:kern w:val="0"/>
                <w:sz w:val="18"/>
                <w:szCs w:val="18"/>
              </w:rPr>
            </w:pPr>
            <w:r>
              <w:rPr>
                <w:kern w:val="0"/>
                <w:sz w:val="18"/>
                <w:szCs w:val="18"/>
              </w:rPr>
              <w:t>4</w:t>
            </w:r>
          </w:p>
        </w:tc>
      </w:tr>
      <w:tr w14:paraId="573CE373">
        <w:tblPrEx>
          <w:tblCellMar>
            <w:top w:w="0" w:type="dxa"/>
            <w:left w:w="108" w:type="dxa"/>
            <w:bottom w:w="0" w:type="dxa"/>
            <w:right w:w="108" w:type="dxa"/>
          </w:tblCellMar>
        </w:tblPrEx>
        <w:trPr>
          <w:trHeight w:val="270" w:hRule="atLeast"/>
          <w:jc w:val="center"/>
        </w:trPr>
        <w:tc>
          <w:tcPr>
            <w:tcW w:w="952" w:type="dxa"/>
            <w:tcBorders>
              <w:top w:val="single" w:color="auto" w:sz="4" w:space="0"/>
              <w:left w:val="single" w:color="auto" w:sz="4" w:space="0"/>
              <w:bottom w:val="single" w:color="auto" w:sz="4" w:space="0"/>
              <w:right w:val="single" w:color="auto" w:sz="4" w:space="0"/>
            </w:tcBorders>
            <w:vAlign w:val="center"/>
          </w:tcPr>
          <w:p w14:paraId="55DD2A56">
            <w:pPr>
              <w:widowControl/>
              <w:tabs>
                <w:tab w:val="decimal" w:pos="0"/>
              </w:tabs>
              <w:ind w:firstLine="0" w:firstLineChars="0"/>
              <w:jc w:val="center"/>
              <w:rPr>
                <w:kern w:val="0"/>
                <w:sz w:val="18"/>
                <w:szCs w:val="18"/>
              </w:rPr>
            </w:pPr>
            <w:r>
              <w:rPr>
                <w:kern w:val="0"/>
                <w:sz w:val="18"/>
                <w:szCs w:val="18"/>
              </w:rPr>
              <w:t>42</w:t>
            </w:r>
          </w:p>
        </w:tc>
        <w:tc>
          <w:tcPr>
            <w:tcW w:w="1068" w:type="dxa"/>
            <w:tcBorders>
              <w:top w:val="single" w:color="auto" w:sz="4" w:space="0"/>
              <w:left w:val="single" w:color="auto" w:sz="4" w:space="0"/>
              <w:bottom w:val="single" w:color="auto" w:sz="4" w:space="0"/>
              <w:right w:val="single" w:color="auto" w:sz="4" w:space="0"/>
            </w:tcBorders>
            <w:vAlign w:val="center"/>
          </w:tcPr>
          <w:p w14:paraId="606A00E7">
            <w:pPr>
              <w:widowControl/>
              <w:tabs>
                <w:tab w:val="decimal" w:pos="0"/>
              </w:tabs>
              <w:ind w:firstLine="0" w:firstLineChars="0"/>
              <w:jc w:val="center"/>
              <w:rPr>
                <w:kern w:val="0"/>
                <w:sz w:val="18"/>
                <w:szCs w:val="18"/>
              </w:rPr>
            </w:pPr>
            <w:r>
              <w:rPr>
                <w:kern w:val="0"/>
                <w:sz w:val="18"/>
                <w:szCs w:val="18"/>
              </w:rPr>
              <w:t>1.025391</w:t>
            </w:r>
          </w:p>
        </w:tc>
        <w:tc>
          <w:tcPr>
            <w:tcW w:w="668" w:type="dxa"/>
            <w:tcBorders>
              <w:top w:val="single" w:color="auto" w:sz="4" w:space="0"/>
              <w:left w:val="single" w:color="auto" w:sz="4" w:space="0"/>
              <w:bottom w:val="single" w:color="auto" w:sz="4" w:space="0"/>
              <w:right w:val="single" w:color="auto" w:sz="4" w:space="0"/>
            </w:tcBorders>
          </w:tcPr>
          <w:p w14:paraId="4F1EAA33">
            <w:pPr>
              <w:widowControl/>
              <w:tabs>
                <w:tab w:val="decimal" w:pos="0"/>
              </w:tabs>
              <w:ind w:firstLine="0" w:firstLineChars="0"/>
              <w:jc w:val="center"/>
              <w:rPr>
                <w:kern w:val="0"/>
                <w:sz w:val="18"/>
                <w:szCs w:val="18"/>
              </w:rPr>
            </w:pPr>
            <w:r>
              <w:rPr>
                <w:kern w:val="0"/>
                <w:sz w:val="18"/>
                <w:szCs w:val="18"/>
              </w:rPr>
              <w:t>3</w:t>
            </w:r>
          </w:p>
        </w:tc>
        <w:tc>
          <w:tcPr>
            <w:tcW w:w="733" w:type="dxa"/>
            <w:tcBorders>
              <w:top w:val="single" w:color="auto" w:sz="4" w:space="0"/>
              <w:left w:val="single" w:color="auto" w:sz="4" w:space="0"/>
              <w:bottom w:val="single" w:color="auto" w:sz="4" w:space="0"/>
              <w:right w:val="single" w:color="auto" w:sz="4" w:space="0"/>
            </w:tcBorders>
            <w:vAlign w:val="center"/>
          </w:tcPr>
          <w:p w14:paraId="2E84F1B6">
            <w:pPr>
              <w:widowControl/>
              <w:tabs>
                <w:tab w:val="decimal" w:pos="0"/>
              </w:tabs>
              <w:ind w:firstLine="0" w:firstLineChars="0"/>
              <w:jc w:val="center"/>
              <w:rPr>
                <w:kern w:val="0"/>
                <w:sz w:val="18"/>
                <w:szCs w:val="18"/>
              </w:rPr>
            </w:pPr>
            <w:r>
              <w:rPr>
                <w:kern w:val="0"/>
                <w:sz w:val="18"/>
                <w:szCs w:val="18"/>
              </w:rPr>
              <w:t>170</w:t>
            </w:r>
          </w:p>
        </w:tc>
        <w:tc>
          <w:tcPr>
            <w:tcW w:w="1068" w:type="dxa"/>
            <w:tcBorders>
              <w:top w:val="single" w:color="auto" w:sz="4" w:space="0"/>
              <w:left w:val="single" w:color="auto" w:sz="4" w:space="0"/>
              <w:bottom w:val="single" w:color="auto" w:sz="4" w:space="0"/>
              <w:right w:val="single" w:color="auto" w:sz="4" w:space="0"/>
            </w:tcBorders>
            <w:vAlign w:val="center"/>
          </w:tcPr>
          <w:p w14:paraId="46E91432">
            <w:pPr>
              <w:widowControl/>
              <w:tabs>
                <w:tab w:val="decimal" w:pos="0"/>
              </w:tabs>
              <w:ind w:firstLine="0" w:firstLineChars="0"/>
              <w:jc w:val="center"/>
              <w:rPr>
                <w:kern w:val="0"/>
                <w:sz w:val="18"/>
                <w:szCs w:val="18"/>
              </w:rPr>
            </w:pPr>
            <w:r>
              <w:rPr>
                <w:kern w:val="0"/>
                <w:sz w:val="18"/>
                <w:szCs w:val="18"/>
              </w:rPr>
              <w:t>4.150391</w:t>
            </w:r>
          </w:p>
        </w:tc>
        <w:tc>
          <w:tcPr>
            <w:tcW w:w="426" w:type="dxa"/>
            <w:tcBorders>
              <w:top w:val="single" w:color="auto" w:sz="4" w:space="0"/>
              <w:left w:val="single" w:color="auto" w:sz="4" w:space="0"/>
              <w:bottom w:val="single" w:color="auto" w:sz="4" w:space="0"/>
              <w:right w:val="single" w:color="auto" w:sz="4" w:space="0"/>
            </w:tcBorders>
            <w:vAlign w:val="center"/>
          </w:tcPr>
          <w:p w14:paraId="485BA358">
            <w:pPr>
              <w:widowControl/>
              <w:tabs>
                <w:tab w:val="decimal" w:pos="0"/>
              </w:tabs>
              <w:ind w:firstLine="0" w:firstLineChars="0"/>
              <w:jc w:val="center"/>
              <w:rPr>
                <w:kern w:val="0"/>
                <w:sz w:val="18"/>
                <w:szCs w:val="18"/>
              </w:rPr>
            </w:pPr>
            <w:r>
              <w:rPr>
                <w:kern w:val="0"/>
                <w:sz w:val="18"/>
                <w:szCs w:val="18"/>
              </w:rPr>
              <w:t>7</w:t>
            </w:r>
          </w:p>
        </w:tc>
        <w:tc>
          <w:tcPr>
            <w:tcW w:w="813" w:type="dxa"/>
            <w:tcBorders>
              <w:top w:val="single" w:color="auto" w:sz="4" w:space="0"/>
              <w:left w:val="single" w:color="auto" w:sz="4" w:space="0"/>
              <w:bottom w:val="single" w:color="auto" w:sz="4" w:space="0"/>
              <w:right w:val="single" w:color="auto" w:sz="4" w:space="0"/>
            </w:tcBorders>
            <w:vAlign w:val="center"/>
          </w:tcPr>
          <w:p w14:paraId="6F17B22F">
            <w:pPr>
              <w:widowControl/>
              <w:tabs>
                <w:tab w:val="decimal" w:pos="0"/>
              </w:tabs>
              <w:ind w:firstLine="0" w:firstLineChars="0"/>
              <w:jc w:val="center"/>
              <w:rPr>
                <w:kern w:val="0"/>
                <w:sz w:val="18"/>
                <w:szCs w:val="18"/>
              </w:rPr>
            </w:pPr>
            <w:r>
              <w:rPr>
                <w:kern w:val="0"/>
                <w:sz w:val="18"/>
                <w:szCs w:val="18"/>
              </w:rPr>
              <w:t>298</w:t>
            </w:r>
          </w:p>
        </w:tc>
        <w:tc>
          <w:tcPr>
            <w:tcW w:w="1068" w:type="dxa"/>
            <w:tcBorders>
              <w:top w:val="single" w:color="auto" w:sz="4" w:space="0"/>
              <w:left w:val="single" w:color="auto" w:sz="4" w:space="0"/>
              <w:bottom w:val="single" w:color="auto" w:sz="4" w:space="0"/>
              <w:right w:val="single" w:color="auto" w:sz="4" w:space="0"/>
            </w:tcBorders>
            <w:vAlign w:val="center"/>
          </w:tcPr>
          <w:p w14:paraId="042BEB39">
            <w:pPr>
              <w:widowControl/>
              <w:tabs>
                <w:tab w:val="decimal" w:pos="0"/>
              </w:tabs>
              <w:ind w:firstLine="0" w:firstLineChars="0"/>
              <w:jc w:val="center"/>
              <w:rPr>
                <w:kern w:val="0"/>
                <w:sz w:val="18"/>
                <w:szCs w:val="18"/>
              </w:rPr>
            </w:pPr>
            <w:r>
              <w:rPr>
                <w:kern w:val="0"/>
                <w:sz w:val="18"/>
                <w:szCs w:val="18"/>
              </w:rPr>
              <w:t>7.275391</w:t>
            </w:r>
          </w:p>
        </w:tc>
        <w:tc>
          <w:tcPr>
            <w:tcW w:w="426" w:type="dxa"/>
            <w:tcBorders>
              <w:top w:val="single" w:color="auto" w:sz="4" w:space="0"/>
              <w:left w:val="single" w:color="auto" w:sz="4" w:space="0"/>
              <w:bottom w:val="single" w:color="auto" w:sz="4" w:space="0"/>
              <w:right w:val="single" w:color="auto" w:sz="4" w:space="0"/>
            </w:tcBorders>
            <w:vAlign w:val="center"/>
          </w:tcPr>
          <w:p w14:paraId="780CCAD8">
            <w:pPr>
              <w:widowControl/>
              <w:tabs>
                <w:tab w:val="decimal" w:pos="0"/>
              </w:tabs>
              <w:ind w:firstLine="0" w:firstLineChars="0"/>
              <w:jc w:val="center"/>
              <w:rPr>
                <w:kern w:val="0"/>
                <w:sz w:val="18"/>
                <w:szCs w:val="18"/>
              </w:rPr>
            </w:pPr>
            <w:r>
              <w:rPr>
                <w:kern w:val="0"/>
                <w:sz w:val="18"/>
                <w:szCs w:val="18"/>
              </w:rPr>
              <w:t>1</w:t>
            </w:r>
          </w:p>
        </w:tc>
        <w:tc>
          <w:tcPr>
            <w:tcW w:w="813" w:type="dxa"/>
            <w:tcBorders>
              <w:top w:val="single" w:color="auto" w:sz="4" w:space="0"/>
              <w:left w:val="single" w:color="auto" w:sz="4" w:space="0"/>
              <w:bottom w:val="single" w:color="auto" w:sz="4" w:space="0"/>
              <w:right w:val="single" w:color="auto" w:sz="4" w:space="0"/>
            </w:tcBorders>
            <w:vAlign w:val="center"/>
          </w:tcPr>
          <w:p w14:paraId="3643F5A9">
            <w:pPr>
              <w:widowControl/>
              <w:tabs>
                <w:tab w:val="decimal" w:pos="0"/>
              </w:tabs>
              <w:ind w:firstLine="0" w:firstLineChars="0"/>
              <w:jc w:val="center"/>
              <w:rPr>
                <w:kern w:val="0"/>
                <w:sz w:val="18"/>
                <w:szCs w:val="18"/>
              </w:rPr>
            </w:pPr>
            <w:r>
              <w:rPr>
                <w:kern w:val="0"/>
                <w:sz w:val="18"/>
                <w:szCs w:val="18"/>
              </w:rPr>
              <w:t>426</w:t>
            </w:r>
          </w:p>
        </w:tc>
        <w:tc>
          <w:tcPr>
            <w:tcW w:w="1109" w:type="dxa"/>
            <w:tcBorders>
              <w:top w:val="single" w:color="auto" w:sz="4" w:space="0"/>
              <w:left w:val="single" w:color="auto" w:sz="4" w:space="0"/>
              <w:bottom w:val="single" w:color="auto" w:sz="4" w:space="0"/>
              <w:right w:val="single" w:color="auto" w:sz="4" w:space="0"/>
            </w:tcBorders>
            <w:vAlign w:val="center"/>
          </w:tcPr>
          <w:p w14:paraId="2BA928BE">
            <w:pPr>
              <w:widowControl/>
              <w:tabs>
                <w:tab w:val="decimal" w:pos="0"/>
              </w:tabs>
              <w:ind w:firstLine="0" w:firstLineChars="0"/>
              <w:jc w:val="center"/>
              <w:rPr>
                <w:kern w:val="0"/>
                <w:sz w:val="18"/>
                <w:szCs w:val="18"/>
              </w:rPr>
            </w:pPr>
            <w:r>
              <w:rPr>
                <w:kern w:val="0"/>
                <w:sz w:val="18"/>
                <w:szCs w:val="18"/>
              </w:rPr>
              <w:t>10.400391</w:t>
            </w:r>
          </w:p>
        </w:tc>
        <w:tc>
          <w:tcPr>
            <w:tcW w:w="426" w:type="dxa"/>
            <w:tcBorders>
              <w:top w:val="single" w:color="auto" w:sz="4" w:space="0"/>
              <w:left w:val="single" w:color="auto" w:sz="4" w:space="0"/>
              <w:bottom w:val="single" w:color="auto" w:sz="4" w:space="0"/>
              <w:right w:val="single" w:color="auto" w:sz="4" w:space="0"/>
            </w:tcBorders>
            <w:vAlign w:val="center"/>
          </w:tcPr>
          <w:p w14:paraId="24D20153">
            <w:pPr>
              <w:widowControl/>
              <w:tabs>
                <w:tab w:val="decimal" w:pos="0"/>
              </w:tabs>
              <w:ind w:firstLine="0" w:firstLineChars="0"/>
              <w:jc w:val="center"/>
              <w:rPr>
                <w:kern w:val="0"/>
                <w:sz w:val="18"/>
                <w:szCs w:val="18"/>
              </w:rPr>
            </w:pPr>
            <w:r>
              <w:rPr>
                <w:kern w:val="0"/>
                <w:sz w:val="18"/>
                <w:szCs w:val="18"/>
              </w:rPr>
              <w:t>2</w:t>
            </w:r>
          </w:p>
        </w:tc>
      </w:tr>
      <w:tr w14:paraId="5848A4EF">
        <w:tblPrEx>
          <w:tblCellMar>
            <w:top w:w="0" w:type="dxa"/>
            <w:left w:w="108" w:type="dxa"/>
            <w:bottom w:w="0" w:type="dxa"/>
            <w:right w:w="108" w:type="dxa"/>
          </w:tblCellMar>
        </w:tblPrEx>
        <w:trPr>
          <w:trHeight w:val="270" w:hRule="atLeast"/>
          <w:jc w:val="center"/>
        </w:trPr>
        <w:tc>
          <w:tcPr>
            <w:tcW w:w="952" w:type="dxa"/>
            <w:tcBorders>
              <w:top w:val="single" w:color="auto" w:sz="4" w:space="0"/>
              <w:left w:val="single" w:color="auto" w:sz="4" w:space="0"/>
              <w:bottom w:val="single" w:color="auto" w:sz="4" w:space="0"/>
              <w:right w:val="single" w:color="auto" w:sz="4" w:space="0"/>
            </w:tcBorders>
            <w:vAlign w:val="center"/>
          </w:tcPr>
          <w:p w14:paraId="15888FB2">
            <w:pPr>
              <w:widowControl/>
              <w:tabs>
                <w:tab w:val="decimal" w:pos="0"/>
              </w:tabs>
              <w:ind w:firstLine="0" w:firstLineChars="0"/>
              <w:jc w:val="center"/>
              <w:rPr>
                <w:kern w:val="0"/>
                <w:sz w:val="18"/>
                <w:szCs w:val="18"/>
              </w:rPr>
            </w:pPr>
            <w:r>
              <w:rPr>
                <w:kern w:val="0"/>
                <w:sz w:val="18"/>
                <w:szCs w:val="18"/>
              </w:rPr>
              <w:t>43</w:t>
            </w:r>
          </w:p>
        </w:tc>
        <w:tc>
          <w:tcPr>
            <w:tcW w:w="1068" w:type="dxa"/>
            <w:tcBorders>
              <w:top w:val="single" w:color="auto" w:sz="4" w:space="0"/>
              <w:left w:val="single" w:color="auto" w:sz="4" w:space="0"/>
              <w:bottom w:val="single" w:color="auto" w:sz="4" w:space="0"/>
              <w:right w:val="single" w:color="auto" w:sz="4" w:space="0"/>
            </w:tcBorders>
            <w:vAlign w:val="center"/>
          </w:tcPr>
          <w:p w14:paraId="75D5A0D9">
            <w:pPr>
              <w:widowControl/>
              <w:tabs>
                <w:tab w:val="decimal" w:pos="0"/>
              </w:tabs>
              <w:ind w:firstLine="0" w:firstLineChars="0"/>
              <w:jc w:val="center"/>
              <w:rPr>
                <w:kern w:val="0"/>
                <w:sz w:val="18"/>
                <w:szCs w:val="18"/>
              </w:rPr>
            </w:pPr>
            <w:r>
              <w:rPr>
                <w:kern w:val="0"/>
                <w:sz w:val="18"/>
                <w:szCs w:val="18"/>
              </w:rPr>
              <w:t>1.049805</w:t>
            </w:r>
          </w:p>
        </w:tc>
        <w:tc>
          <w:tcPr>
            <w:tcW w:w="668" w:type="dxa"/>
            <w:tcBorders>
              <w:top w:val="single" w:color="auto" w:sz="4" w:space="0"/>
              <w:left w:val="single" w:color="auto" w:sz="4" w:space="0"/>
              <w:bottom w:val="single" w:color="auto" w:sz="4" w:space="0"/>
              <w:right w:val="single" w:color="auto" w:sz="4" w:space="0"/>
            </w:tcBorders>
          </w:tcPr>
          <w:p w14:paraId="37C7180F">
            <w:pPr>
              <w:widowControl/>
              <w:tabs>
                <w:tab w:val="decimal" w:pos="0"/>
              </w:tabs>
              <w:ind w:firstLine="0" w:firstLineChars="0"/>
              <w:jc w:val="center"/>
              <w:rPr>
                <w:kern w:val="0"/>
                <w:sz w:val="18"/>
                <w:szCs w:val="18"/>
              </w:rPr>
            </w:pPr>
            <w:r>
              <w:rPr>
                <w:kern w:val="0"/>
                <w:sz w:val="18"/>
                <w:szCs w:val="18"/>
              </w:rPr>
              <w:t>2</w:t>
            </w:r>
          </w:p>
        </w:tc>
        <w:tc>
          <w:tcPr>
            <w:tcW w:w="733" w:type="dxa"/>
            <w:tcBorders>
              <w:top w:val="single" w:color="auto" w:sz="4" w:space="0"/>
              <w:left w:val="single" w:color="auto" w:sz="4" w:space="0"/>
              <w:bottom w:val="single" w:color="auto" w:sz="4" w:space="0"/>
              <w:right w:val="single" w:color="auto" w:sz="4" w:space="0"/>
            </w:tcBorders>
            <w:vAlign w:val="center"/>
          </w:tcPr>
          <w:p w14:paraId="3FD17106">
            <w:pPr>
              <w:widowControl/>
              <w:tabs>
                <w:tab w:val="decimal" w:pos="0"/>
              </w:tabs>
              <w:ind w:firstLine="0" w:firstLineChars="0"/>
              <w:jc w:val="center"/>
              <w:rPr>
                <w:kern w:val="0"/>
                <w:sz w:val="18"/>
                <w:szCs w:val="18"/>
              </w:rPr>
            </w:pPr>
            <w:r>
              <w:rPr>
                <w:kern w:val="0"/>
                <w:sz w:val="18"/>
                <w:szCs w:val="18"/>
              </w:rPr>
              <w:t>171</w:t>
            </w:r>
          </w:p>
        </w:tc>
        <w:tc>
          <w:tcPr>
            <w:tcW w:w="1068" w:type="dxa"/>
            <w:tcBorders>
              <w:top w:val="single" w:color="auto" w:sz="4" w:space="0"/>
              <w:left w:val="single" w:color="auto" w:sz="4" w:space="0"/>
              <w:bottom w:val="single" w:color="auto" w:sz="4" w:space="0"/>
              <w:right w:val="single" w:color="auto" w:sz="4" w:space="0"/>
            </w:tcBorders>
            <w:vAlign w:val="center"/>
          </w:tcPr>
          <w:p w14:paraId="51D1C7C1">
            <w:pPr>
              <w:widowControl/>
              <w:tabs>
                <w:tab w:val="decimal" w:pos="0"/>
              </w:tabs>
              <w:ind w:firstLine="0" w:firstLineChars="0"/>
              <w:jc w:val="center"/>
              <w:rPr>
                <w:kern w:val="0"/>
                <w:sz w:val="18"/>
                <w:szCs w:val="18"/>
              </w:rPr>
            </w:pPr>
            <w:r>
              <w:rPr>
                <w:kern w:val="0"/>
                <w:sz w:val="18"/>
                <w:szCs w:val="18"/>
              </w:rPr>
              <w:t>4.174805</w:t>
            </w:r>
          </w:p>
        </w:tc>
        <w:tc>
          <w:tcPr>
            <w:tcW w:w="426" w:type="dxa"/>
            <w:tcBorders>
              <w:top w:val="single" w:color="auto" w:sz="4" w:space="0"/>
              <w:left w:val="single" w:color="auto" w:sz="4" w:space="0"/>
              <w:bottom w:val="single" w:color="auto" w:sz="4" w:space="0"/>
              <w:right w:val="single" w:color="auto" w:sz="4" w:space="0"/>
            </w:tcBorders>
            <w:vAlign w:val="center"/>
          </w:tcPr>
          <w:p w14:paraId="2F19A2F3">
            <w:pPr>
              <w:widowControl/>
              <w:tabs>
                <w:tab w:val="decimal" w:pos="0"/>
              </w:tabs>
              <w:ind w:firstLine="0" w:firstLineChars="0"/>
              <w:jc w:val="center"/>
              <w:rPr>
                <w:kern w:val="0"/>
                <w:sz w:val="18"/>
                <w:szCs w:val="18"/>
              </w:rPr>
            </w:pPr>
            <w:r>
              <w:rPr>
                <w:kern w:val="0"/>
                <w:sz w:val="18"/>
                <w:szCs w:val="18"/>
              </w:rPr>
              <w:t>6</w:t>
            </w:r>
          </w:p>
        </w:tc>
        <w:tc>
          <w:tcPr>
            <w:tcW w:w="813" w:type="dxa"/>
            <w:tcBorders>
              <w:top w:val="single" w:color="auto" w:sz="4" w:space="0"/>
              <w:left w:val="single" w:color="auto" w:sz="4" w:space="0"/>
              <w:bottom w:val="single" w:color="auto" w:sz="4" w:space="0"/>
              <w:right w:val="single" w:color="auto" w:sz="4" w:space="0"/>
            </w:tcBorders>
            <w:vAlign w:val="center"/>
          </w:tcPr>
          <w:p w14:paraId="02F5C6BE">
            <w:pPr>
              <w:widowControl/>
              <w:tabs>
                <w:tab w:val="decimal" w:pos="0"/>
              </w:tabs>
              <w:ind w:firstLine="0" w:firstLineChars="0"/>
              <w:jc w:val="center"/>
              <w:rPr>
                <w:kern w:val="0"/>
                <w:sz w:val="18"/>
                <w:szCs w:val="18"/>
              </w:rPr>
            </w:pPr>
            <w:r>
              <w:rPr>
                <w:kern w:val="0"/>
                <w:sz w:val="18"/>
                <w:szCs w:val="18"/>
              </w:rPr>
              <w:t>299</w:t>
            </w:r>
          </w:p>
        </w:tc>
        <w:tc>
          <w:tcPr>
            <w:tcW w:w="1068" w:type="dxa"/>
            <w:tcBorders>
              <w:top w:val="single" w:color="auto" w:sz="4" w:space="0"/>
              <w:left w:val="single" w:color="auto" w:sz="4" w:space="0"/>
              <w:bottom w:val="single" w:color="auto" w:sz="4" w:space="0"/>
              <w:right w:val="single" w:color="auto" w:sz="4" w:space="0"/>
            </w:tcBorders>
            <w:vAlign w:val="center"/>
          </w:tcPr>
          <w:p w14:paraId="21B1280A">
            <w:pPr>
              <w:widowControl/>
              <w:tabs>
                <w:tab w:val="decimal" w:pos="0"/>
              </w:tabs>
              <w:ind w:firstLine="0" w:firstLineChars="0"/>
              <w:jc w:val="center"/>
              <w:rPr>
                <w:kern w:val="0"/>
                <w:sz w:val="18"/>
                <w:szCs w:val="18"/>
              </w:rPr>
            </w:pPr>
            <w:r>
              <w:rPr>
                <w:kern w:val="0"/>
                <w:sz w:val="18"/>
                <w:szCs w:val="18"/>
              </w:rPr>
              <w:t>7.299805</w:t>
            </w:r>
          </w:p>
        </w:tc>
        <w:tc>
          <w:tcPr>
            <w:tcW w:w="426" w:type="dxa"/>
            <w:tcBorders>
              <w:top w:val="single" w:color="auto" w:sz="4" w:space="0"/>
              <w:left w:val="single" w:color="auto" w:sz="4" w:space="0"/>
              <w:bottom w:val="single" w:color="auto" w:sz="4" w:space="0"/>
              <w:right w:val="single" w:color="auto" w:sz="4" w:space="0"/>
            </w:tcBorders>
            <w:vAlign w:val="center"/>
          </w:tcPr>
          <w:p w14:paraId="634A5CD7">
            <w:pPr>
              <w:widowControl/>
              <w:tabs>
                <w:tab w:val="decimal" w:pos="0"/>
              </w:tabs>
              <w:ind w:firstLine="0" w:firstLineChars="0"/>
              <w:jc w:val="center"/>
              <w:rPr>
                <w:kern w:val="0"/>
                <w:sz w:val="18"/>
                <w:szCs w:val="18"/>
              </w:rPr>
            </w:pPr>
            <w:r>
              <w:rPr>
                <w:kern w:val="0"/>
                <w:sz w:val="18"/>
                <w:szCs w:val="18"/>
              </w:rPr>
              <w:t>4</w:t>
            </w:r>
          </w:p>
        </w:tc>
        <w:tc>
          <w:tcPr>
            <w:tcW w:w="813" w:type="dxa"/>
            <w:tcBorders>
              <w:top w:val="single" w:color="auto" w:sz="4" w:space="0"/>
              <w:left w:val="single" w:color="auto" w:sz="4" w:space="0"/>
              <w:bottom w:val="single" w:color="auto" w:sz="4" w:space="0"/>
              <w:right w:val="single" w:color="auto" w:sz="4" w:space="0"/>
            </w:tcBorders>
            <w:vAlign w:val="center"/>
          </w:tcPr>
          <w:p w14:paraId="7978C052">
            <w:pPr>
              <w:widowControl/>
              <w:tabs>
                <w:tab w:val="decimal" w:pos="0"/>
              </w:tabs>
              <w:ind w:firstLine="0" w:firstLineChars="0"/>
              <w:jc w:val="center"/>
              <w:rPr>
                <w:kern w:val="0"/>
                <w:sz w:val="18"/>
                <w:szCs w:val="18"/>
              </w:rPr>
            </w:pPr>
            <w:r>
              <w:rPr>
                <w:kern w:val="0"/>
                <w:sz w:val="18"/>
                <w:szCs w:val="18"/>
              </w:rPr>
              <w:t>427</w:t>
            </w:r>
          </w:p>
        </w:tc>
        <w:tc>
          <w:tcPr>
            <w:tcW w:w="1109" w:type="dxa"/>
            <w:tcBorders>
              <w:top w:val="single" w:color="auto" w:sz="4" w:space="0"/>
              <w:left w:val="single" w:color="auto" w:sz="4" w:space="0"/>
              <w:bottom w:val="single" w:color="auto" w:sz="4" w:space="0"/>
              <w:right w:val="single" w:color="auto" w:sz="4" w:space="0"/>
            </w:tcBorders>
            <w:vAlign w:val="center"/>
          </w:tcPr>
          <w:p w14:paraId="6467988E">
            <w:pPr>
              <w:widowControl/>
              <w:tabs>
                <w:tab w:val="decimal" w:pos="0"/>
              </w:tabs>
              <w:ind w:firstLine="0" w:firstLineChars="0"/>
              <w:jc w:val="center"/>
              <w:rPr>
                <w:kern w:val="0"/>
                <w:sz w:val="18"/>
                <w:szCs w:val="18"/>
              </w:rPr>
            </w:pPr>
            <w:r>
              <w:rPr>
                <w:kern w:val="0"/>
                <w:sz w:val="18"/>
                <w:szCs w:val="18"/>
              </w:rPr>
              <w:t>10.424805</w:t>
            </w:r>
          </w:p>
        </w:tc>
        <w:tc>
          <w:tcPr>
            <w:tcW w:w="426" w:type="dxa"/>
            <w:tcBorders>
              <w:top w:val="single" w:color="auto" w:sz="4" w:space="0"/>
              <w:left w:val="single" w:color="auto" w:sz="4" w:space="0"/>
              <w:bottom w:val="single" w:color="auto" w:sz="4" w:space="0"/>
              <w:right w:val="single" w:color="auto" w:sz="4" w:space="0"/>
            </w:tcBorders>
            <w:vAlign w:val="center"/>
          </w:tcPr>
          <w:p w14:paraId="5A3F1475">
            <w:pPr>
              <w:widowControl/>
              <w:tabs>
                <w:tab w:val="decimal" w:pos="0"/>
              </w:tabs>
              <w:ind w:firstLine="0" w:firstLineChars="0"/>
              <w:jc w:val="center"/>
              <w:rPr>
                <w:kern w:val="0"/>
                <w:sz w:val="18"/>
                <w:szCs w:val="18"/>
              </w:rPr>
            </w:pPr>
            <w:r>
              <w:rPr>
                <w:kern w:val="0"/>
                <w:sz w:val="18"/>
                <w:szCs w:val="18"/>
              </w:rPr>
              <w:t>3</w:t>
            </w:r>
          </w:p>
        </w:tc>
      </w:tr>
      <w:tr w14:paraId="4F6197AA">
        <w:tblPrEx>
          <w:tblCellMar>
            <w:top w:w="0" w:type="dxa"/>
            <w:left w:w="108" w:type="dxa"/>
            <w:bottom w:w="0" w:type="dxa"/>
            <w:right w:w="108" w:type="dxa"/>
          </w:tblCellMar>
        </w:tblPrEx>
        <w:trPr>
          <w:trHeight w:val="270" w:hRule="atLeast"/>
          <w:jc w:val="center"/>
        </w:trPr>
        <w:tc>
          <w:tcPr>
            <w:tcW w:w="952" w:type="dxa"/>
            <w:tcBorders>
              <w:top w:val="single" w:color="auto" w:sz="4" w:space="0"/>
              <w:left w:val="single" w:color="auto" w:sz="4" w:space="0"/>
              <w:bottom w:val="single" w:color="auto" w:sz="4" w:space="0"/>
              <w:right w:val="single" w:color="auto" w:sz="4" w:space="0"/>
            </w:tcBorders>
            <w:vAlign w:val="center"/>
          </w:tcPr>
          <w:p w14:paraId="369143BC">
            <w:pPr>
              <w:widowControl/>
              <w:tabs>
                <w:tab w:val="decimal" w:pos="0"/>
              </w:tabs>
              <w:ind w:firstLine="0" w:firstLineChars="0"/>
              <w:jc w:val="center"/>
              <w:rPr>
                <w:kern w:val="0"/>
                <w:sz w:val="18"/>
                <w:szCs w:val="18"/>
              </w:rPr>
            </w:pPr>
            <w:r>
              <w:rPr>
                <w:kern w:val="0"/>
                <w:sz w:val="18"/>
                <w:szCs w:val="18"/>
              </w:rPr>
              <w:t>44</w:t>
            </w:r>
          </w:p>
        </w:tc>
        <w:tc>
          <w:tcPr>
            <w:tcW w:w="1068" w:type="dxa"/>
            <w:tcBorders>
              <w:top w:val="single" w:color="auto" w:sz="4" w:space="0"/>
              <w:left w:val="single" w:color="auto" w:sz="4" w:space="0"/>
              <w:bottom w:val="single" w:color="auto" w:sz="4" w:space="0"/>
              <w:right w:val="single" w:color="auto" w:sz="4" w:space="0"/>
            </w:tcBorders>
            <w:vAlign w:val="center"/>
          </w:tcPr>
          <w:p w14:paraId="511EDBDF">
            <w:pPr>
              <w:widowControl/>
              <w:tabs>
                <w:tab w:val="decimal" w:pos="0"/>
              </w:tabs>
              <w:ind w:firstLine="0" w:firstLineChars="0"/>
              <w:jc w:val="center"/>
              <w:rPr>
                <w:kern w:val="0"/>
                <w:sz w:val="18"/>
                <w:szCs w:val="18"/>
              </w:rPr>
            </w:pPr>
            <w:r>
              <w:rPr>
                <w:kern w:val="0"/>
                <w:sz w:val="18"/>
                <w:szCs w:val="18"/>
              </w:rPr>
              <w:t>1.074219</w:t>
            </w:r>
          </w:p>
        </w:tc>
        <w:tc>
          <w:tcPr>
            <w:tcW w:w="668" w:type="dxa"/>
            <w:tcBorders>
              <w:top w:val="single" w:color="auto" w:sz="4" w:space="0"/>
              <w:left w:val="single" w:color="auto" w:sz="4" w:space="0"/>
              <w:bottom w:val="single" w:color="auto" w:sz="4" w:space="0"/>
              <w:right w:val="single" w:color="auto" w:sz="4" w:space="0"/>
            </w:tcBorders>
          </w:tcPr>
          <w:p w14:paraId="41891F6D">
            <w:pPr>
              <w:widowControl/>
              <w:tabs>
                <w:tab w:val="decimal" w:pos="0"/>
              </w:tabs>
              <w:ind w:firstLine="0" w:firstLineChars="0"/>
              <w:jc w:val="center"/>
              <w:rPr>
                <w:kern w:val="0"/>
                <w:sz w:val="18"/>
                <w:szCs w:val="18"/>
              </w:rPr>
            </w:pPr>
            <w:r>
              <w:rPr>
                <w:kern w:val="0"/>
                <w:sz w:val="18"/>
                <w:szCs w:val="18"/>
              </w:rPr>
              <w:t>1</w:t>
            </w:r>
          </w:p>
        </w:tc>
        <w:tc>
          <w:tcPr>
            <w:tcW w:w="733" w:type="dxa"/>
            <w:tcBorders>
              <w:top w:val="single" w:color="auto" w:sz="4" w:space="0"/>
              <w:left w:val="single" w:color="auto" w:sz="4" w:space="0"/>
              <w:bottom w:val="single" w:color="auto" w:sz="4" w:space="0"/>
              <w:right w:val="single" w:color="auto" w:sz="4" w:space="0"/>
            </w:tcBorders>
            <w:vAlign w:val="center"/>
          </w:tcPr>
          <w:p w14:paraId="44A4965D">
            <w:pPr>
              <w:widowControl/>
              <w:tabs>
                <w:tab w:val="decimal" w:pos="0"/>
              </w:tabs>
              <w:ind w:firstLine="0" w:firstLineChars="0"/>
              <w:jc w:val="center"/>
              <w:rPr>
                <w:kern w:val="0"/>
                <w:sz w:val="18"/>
                <w:szCs w:val="18"/>
              </w:rPr>
            </w:pPr>
            <w:r>
              <w:rPr>
                <w:kern w:val="0"/>
                <w:sz w:val="18"/>
                <w:szCs w:val="18"/>
              </w:rPr>
              <w:t>172</w:t>
            </w:r>
          </w:p>
        </w:tc>
        <w:tc>
          <w:tcPr>
            <w:tcW w:w="1068" w:type="dxa"/>
            <w:tcBorders>
              <w:top w:val="single" w:color="auto" w:sz="4" w:space="0"/>
              <w:left w:val="single" w:color="auto" w:sz="4" w:space="0"/>
              <w:bottom w:val="single" w:color="auto" w:sz="4" w:space="0"/>
              <w:right w:val="single" w:color="auto" w:sz="4" w:space="0"/>
            </w:tcBorders>
            <w:vAlign w:val="center"/>
          </w:tcPr>
          <w:p w14:paraId="4E8264BC">
            <w:pPr>
              <w:widowControl/>
              <w:tabs>
                <w:tab w:val="decimal" w:pos="0"/>
              </w:tabs>
              <w:ind w:firstLine="0" w:firstLineChars="0"/>
              <w:jc w:val="center"/>
              <w:rPr>
                <w:kern w:val="0"/>
                <w:sz w:val="18"/>
                <w:szCs w:val="18"/>
              </w:rPr>
            </w:pPr>
            <w:r>
              <w:rPr>
                <w:kern w:val="0"/>
                <w:sz w:val="18"/>
                <w:szCs w:val="18"/>
              </w:rPr>
              <w:t>4.199219</w:t>
            </w:r>
          </w:p>
        </w:tc>
        <w:tc>
          <w:tcPr>
            <w:tcW w:w="426" w:type="dxa"/>
            <w:tcBorders>
              <w:top w:val="single" w:color="auto" w:sz="4" w:space="0"/>
              <w:left w:val="single" w:color="auto" w:sz="4" w:space="0"/>
              <w:bottom w:val="single" w:color="auto" w:sz="4" w:space="0"/>
              <w:right w:val="single" w:color="auto" w:sz="4" w:space="0"/>
            </w:tcBorders>
            <w:vAlign w:val="center"/>
          </w:tcPr>
          <w:p w14:paraId="7814EF4F">
            <w:pPr>
              <w:widowControl/>
              <w:tabs>
                <w:tab w:val="decimal" w:pos="0"/>
              </w:tabs>
              <w:ind w:firstLine="0" w:firstLineChars="0"/>
              <w:jc w:val="center"/>
              <w:rPr>
                <w:kern w:val="0"/>
                <w:sz w:val="18"/>
                <w:szCs w:val="18"/>
              </w:rPr>
            </w:pPr>
            <w:r>
              <w:rPr>
                <w:kern w:val="0"/>
                <w:sz w:val="18"/>
                <w:szCs w:val="18"/>
              </w:rPr>
              <w:t>1</w:t>
            </w:r>
          </w:p>
        </w:tc>
        <w:tc>
          <w:tcPr>
            <w:tcW w:w="813" w:type="dxa"/>
            <w:tcBorders>
              <w:top w:val="single" w:color="auto" w:sz="4" w:space="0"/>
              <w:left w:val="single" w:color="auto" w:sz="4" w:space="0"/>
              <w:bottom w:val="single" w:color="auto" w:sz="4" w:space="0"/>
              <w:right w:val="single" w:color="auto" w:sz="4" w:space="0"/>
            </w:tcBorders>
            <w:vAlign w:val="center"/>
          </w:tcPr>
          <w:p w14:paraId="2A70FD7F">
            <w:pPr>
              <w:widowControl/>
              <w:tabs>
                <w:tab w:val="decimal" w:pos="0"/>
              </w:tabs>
              <w:ind w:firstLine="0" w:firstLineChars="0"/>
              <w:jc w:val="center"/>
              <w:rPr>
                <w:kern w:val="0"/>
                <w:sz w:val="18"/>
                <w:szCs w:val="18"/>
              </w:rPr>
            </w:pPr>
            <w:r>
              <w:rPr>
                <w:kern w:val="0"/>
                <w:sz w:val="18"/>
                <w:szCs w:val="18"/>
              </w:rPr>
              <w:t>300</w:t>
            </w:r>
          </w:p>
        </w:tc>
        <w:tc>
          <w:tcPr>
            <w:tcW w:w="1068" w:type="dxa"/>
            <w:tcBorders>
              <w:top w:val="single" w:color="auto" w:sz="4" w:space="0"/>
              <w:left w:val="single" w:color="auto" w:sz="4" w:space="0"/>
              <w:bottom w:val="single" w:color="auto" w:sz="4" w:space="0"/>
              <w:right w:val="single" w:color="auto" w:sz="4" w:space="0"/>
            </w:tcBorders>
            <w:vAlign w:val="center"/>
          </w:tcPr>
          <w:p w14:paraId="3AD5619B">
            <w:pPr>
              <w:widowControl/>
              <w:tabs>
                <w:tab w:val="decimal" w:pos="0"/>
              </w:tabs>
              <w:ind w:firstLine="0" w:firstLineChars="0"/>
              <w:jc w:val="center"/>
              <w:rPr>
                <w:kern w:val="0"/>
                <w:sz w:val="18"/>
                <w:szCs w:val="18"/>
              </w:rPr>
            </w:pPr>
            <w:r>
              <w:rPr>
                <w:kern w:val="0"/>
                <w:sz w:val="18"/>
                <w:szCs w:val="18"/>
              </w:rPr>
              <w:t>7.324219</w:t>
            </w:r>
          </w:p>
        </w:tc>
        <w:tc>
          <w:tcPr>
            <w:tcW w:w="426" w:type="dxa"/>
            <w:tcBorders>
              <w:top w:val="single" w:color="auto" w:sz="4" w:space="0"/>
              <w:left w:val="single" w:color="auto" w:sz="4" w:space="0"/>
              <w:bottom w:val="single" w:color="auto" w:sz="4" w:space="0"/>
              <w:right w:val="single" w:color="auto" w:sz="4" w:space="0"/>
            </w:tcBorders>
            <w:vAlign w:val="center"/>
          </w:tcPr>
          <w:p w14:paraId="6BE7996A">
            <w:pPr>
              <w:widowControl/>
              <w:tabs>
                <w:tab w:val="decimal" w:pos="0"/>
              </w:tabs>
              <w:ind w:firstLine="0" w:firstLineChars="0"/>
              <w:jc w:val="center"/>
              <w:rPr>
                <w:kern w:val="0"/>
                <w:sz w:val="18"/>
                <w:szCs w:val="18"/>
              </w:rPr>
            </w:pPr>
            <w:r>
              <w:rPr>
                <w:kern w:val="0"/>
                <w:sz w:val="18"/>
                <w:szCs w:val="18"/>
              </w:rPr>
              <w:t>5</w:t>
            </w:r>
          </w:p>
        </w:tc>
        <w:tc>
          <w:tcPr>
            <w:tcW w:w="813" w:type="dxa"/>
            <w:tcBorders>
              <w:top w:val="single" w:color="auto" w:sz="4" w:space="0"/>
              <w:left w:val="single" w:color="auto" w:sz="4" w:space="0"/>
              <w:bottom w:val="single" w:color="auto" w:sz="4" w:space="0"/>
              <w:right w:val="single" w:color="auto" w:sz="4" w:space="0"/>
            </w:tcBorders>
            <w:vAlign w:val="center"/>
          </w:tcPr>
          <w:p w14:paraId="600CECF8">
            <w:pPr>
              <w:widowControl/>
              <w:tabs>
                <w:tab w:val="decimal" w:pos="0"/>
              </w:tabs>
              <w:ind w:firstLine="0" w:firstLineChars="0"/>
              <w:jc w:val="center"/>
              <w:rPr>
                <w:kern w:val="0"/>
                <w:sz w:val="18"/>
                <w:szCs w:val="18"/>
              </w:rPr>
            </w:pPr>
            <w:r>
              <w:rPr>
                <w:kern w:val="0"/>
                <w:sz w:val="18"/>
                <w:szCs w:val="18"/>
              </w:rPr>
              <w:t>428</w:t>
            </w:r>
          </w:p>
        </w:tc>
        <w:tc>
          <w:tcPr>
            <w:tcW w:w="1109" w:type="dxa"/>
            <w:tcBorders>
              <w:top w:val="single" w:color="auto" w:sz="4" w:space="0"/>
              <w:left w:val="single" w:color="auto" w:sz="4" w:space="0"/>
              <w:bottom w:val="single" w:color="auto" w:sz="4" w:space="0"/>
              <w:right w:val="single" w:color="auto" w:sz="4" w:space="0"/>
            </w:tcBorders>
            <w:vAlign w:val="center"/>
          </w:tcPr>
          <w:p w14:paraId="6B748116">
            <w:pPr>
              <w:widowControl/>
              <w:tabs>
                <w:tab w:val="decimal" w:pos="0"/>
              </w:tabs>
              <w:ind w:firstLine="0" w:firstLineChars="0"/>
              <w:jc w:val="center"/>
              <w:rPr>
                <w:kern w:val="0"/>
                <w:sz w:val="18"/>
                <w:szCs w:val="18"/>
              </w:rPr>
            </w:pPr>
            <w:r>
              <w:rPr>
                <w:kern w:val="0"/>
                <w:sz w:val="18"/>
                <w:szCs w:val="18"/>
              </w:rPr>
              <w:t>10.449219</w:t>
            </w:r>
          </w:p>
        </w:tc>
        <w:tc>
          <w:tcPr>
            <w:tcW w:w="426" w:type="dxa"/>
            <w:tcBorders>
              <w:top w:val="single" w:color="auto" w:sz="4" w:space="0"/>
              <w:left w:val="single" w:color="auto" w:sz="4" w:space="0"/>
              <w:bottom w:val="single" w:color="auto" w:sz="4" w:space="0"/>
              <w:right w:val="single" w:color="auto" w:sz="4" w:space="0"/>
            </w:tcBorders>
            <w:vAlign w:val="center"/>
          </w:tcPr>
          <w:p w14:paraId="1023ADC1">
            <w:pPr>
              <w:widowControl/>
              <w:tabs>
                <w:tab w:val="decimal" w:pos="0"/>
              </w:tabs>
              <w:ind w:firstLine="0" w:firstLineChars="0"/>
              <w:jc w:val="center"/>
              <w:rPr>
                <w:kern w:val="0"/>
                <w:sz w:val="18"/>
                <w:szCs w:val="18"/>
              </w:rPr>
            </w:pPr>
            <w:r>
              <w:rPr>
                <w:kern w:val="0"/>
                <w:sz w:val="18"/>
                <w:szCs w:val="18"/>
              </w:rPr>
              <w:t>6</w:t>
            </w:r>
          </w:p>
        </w:tc>
      </w:tr>
      <w:tr w14:paraId="7D2065EF">
        <w:tblPrEx>
          <w:tblCellMar>
            <w:top w:w="0" w:type="dxa"/>
            <w:left w:w="108" w:type="dxa"/>
            <w:bottom w:w="0" w:type="dxa"/>
            <w:right w:w="108" w:type="dxa"/>
          </w:tblCellMar>
        </w:tblPrEx>
        <w:trPr>
          <w:trHeight w:val="270" w:hRule="atLeast"/>
          <w:jc w:val="center"/>
        </w:trPr>
        <w:tc>
          <w:tcPr>
            <w:tcW w:w="952" w:type="dxa"/>
            <w:tcBorders>
              <w:top w:val="single" w:color="auto" w:sz="4" w:space="0"/>
              <w:left w:val="single" w:color="auto" w:sz="4" w:space="0"/>
              <w:bottom w:val="single" w:color="auto" w:sz="4" w:space="0"/>
              <w:right w:val="single" w:color="auto" w:sz="4" w:space="0"/>
            </w:tcBorders>
            <w:vAlign w:val="center"/>
          </w:tcPr>
          <w:p w14:paraId="1962449B">
            <w:pPr>
              <w:widowControl/>
              <w:tabs>
                <w:tab w:val="decimal" w:pos="0"/>
              </w:tabs>
              <w:ind w:firstLine="0" w:firstLineChars="0"/>
              <w:jc w:val="center"/>
              <w:rPr>
                <w:kern w:val="0"/>
                <w:sz w:val="18"/>
                <w:szCs w:val="18"/>
              </w:rPr>
            </w:pPr>
            <w:r>
              <w:rPr>
                <w:kern w:val="0"/>
                <w:sz w:val="18"/>
                <w:szCs w:val="18"/>
              </w:rPr>
              <w:t>45</w:t>
            </w:r>
          </w:p>
        </w:tc>
        <w:tc>
          <w:tcPr>
            <w:tcW w:w="1068" w:type="dxa"/>
            <w:tcBorders>
              <w:top w:val="single" w:color="auto" w:sz="4" w:space="0"/>
              <w:left w:val="single" w:color="auto" w:sz="4" w:space="0"/>
              <w:bottom w:val="single" w:color="auto" w:sz="4" w:space="0"/>
              <w:right w:val="single" w:color="auto" w:sz="4" w:space="0"/>
            </w:tcBorders>
            <w:vAlign w:val="center"/>
          </w:tcPr>
          <w:p w14:paraId="21F5E3DD">
            <w:pPr>
              <w:widowControl/>
              <w:tabs>
                <w:tab w:val="decimal" w:pos="0"/>
              </w:tabs>
              <w:ind w:firstLine="0" w:firstLineChars="0"/>
              <w:jc w:val="center"/>
              <w:rPr>
                <w:kern w:val="0"/>
                <w:sz w:val="18"/>
                <w:szCs w:val="18"/>
              </w:rPr>
            </w:pPr>
            <w:r>
              <w:rPr>
                <w:kern w:val="0"/>
                <w:sz w:val="18"/>
                <w:szCs w:val="18"/>
              </w:rPr>
              <w:t>1.098633</w:t>
            </w:r>
          </w:p>
        </w:tc>
        <w:tc>
          <w:tcPr>
            <w:tcW w:w="668" w:type="dxa"/>
            <w:tcBorders>
              <w:top w:val="single" w:color="auto" w:sz="4" w:space="0"/>
              <w:left w:val="single" w:color="auto" w:sz="4" w:space="0"/>
              <w:bottom w:val="single" w:color="auto" w:sz="4" w:space="0"/>
              <w:right w:val="single" w:color="auto" w:sz="4" w:space="0"/>
            </w:tcBorders>
          </w:tcPr>
          <w:p w14:paraId="241024F1">
            <w:pPr>
              <w:widowControl/>
              <w:tabs>
                <w:tab w:val="decimal" w:pos="0"/>
              </w:tabs>
              <w:ind w:firstLine="0" w:firstLineChars="0"/>
              <w:jc w:val="center"/>
              <w:rPr>
                <w:kern w:val="0"/>
                <w:sz w:val="18"/>
                <w:szCs w:val="18"/>
              </w:rPr>
            </w:pPr>
            <w:r>
              <w:rPr>
                <w:kern w:val="0"/>
                <w:sz w:val="18"/>
                <w:szCs w:val="18"/>
              </w:rPr>
              <w:t>4</w:t>
            </w:r>
          </w:p>
        </w:tc>
        <w:tc>
          <w:tcPr>
            <w:tcW w:w="733" w:type="dxa"/>
            <w:tcBorders>
              <w:top w:val="single" w:color="auto" w:sz="4" w:space="0"/>
              <w:left w:val="single" w:color="auto" w:sz="4" w:space="0"/>
              <w:bottom w:val="single" w:color="auto" w:sz="4" w:space="0"/>
              <w:right w:val="single" w:color="auto" w:sz="4" w:space="0"/>
            </w:tcBorders>
            <w:vAlign w:val="center"/>
          </w:tcPr>
          <w:p w14:paraId="137A4054">
            <w:pPr>
              <w:widowControl/>
              <w:tabs>
                <w:tab w:val="decimal" w:pos="0"/>
              </w:tabs>
              <w:ind w:firstLine="0" w:firstLineChars="0"/>
              <w:jc w:val="center"/>
              <w:rPr>
                <w:kern w:val="0"/>
                <w:sz w:val="18"/>
                <w:szCs w:val="18"/>
              </w:rPr>
            </w:pPr>
            <w:r>
              <w:rPr>
                <w:kern w:val="0"/>
                <w:sz w:val="18"/>
                <w:szCs w:val="18"/>
              </w:rPr>
              <w:t>173</w:t>
            </w:r>
          </w:p>
        </w:tc>
        <w:tc>
          <w:tcPr>
            <w:tcW w:w="1068" w:type="dxa"/>
            <w:tcBorders>
              <w:top w:val="single" w:color="auto" w:sz="4" w:space="0"/>
              <w:left w:val="single" w:color="auto" w:sz="4" w:space="0"/>
              <w:bottom w:val="single" w:color="auto" w:sz="4" w:space="0"/>
              <w:right w:val="single" w:color="auto" w:sz="4" w:space="0"/>
            </w:tcBorders>
            <w:vAlign w:val="center"/>
          </w:tcPr>
          <w:p w14:paraId="3E66677D">
            <w:pPr>
              <w:widowControl/>
              <w:tabs>
                <w:tab w:val="decimal" w:pos="0"/>
              </w:tabs>
              <w:ind w:firstLine="0" w:firstLineChars="0"/>
              <w:jc w:val="center"/>
              <w:rPr>
                <w:kern w:val="0"/>
                <w:sz w:val="18"/>
                <w:szCs w:val="18"/>
              </w:rPr>
            </w:pPr>
            <w:r>
              <w:rPr>
                <w:kern w:val="0"/>
                <w:sz w:val="18"/>
                <w:szCs w:val="18"/>
              </w:rPr>
              <w:t>4.223633</w:t>
            </w:r>
          </w:p>
        </w:tc>
        <w:tc>
          <w:tcPr>
            <w:tcW w:w="426" w:type="dxa"/>
            <w:tcBorders>
              <w:top w:val="single" w:color="auto" w:sz="4" w:space="0"/>
              <w:left w:val="single" w:color="auto" w:sz="4" w:space="0"/>
              <w:bottom w:val="single" w:color="auto" w:sz="4" w:space="0"/>
              <w:right w:val="single" w:color="auto" w:sz="4" w:space="0"/>
            </w:tcBorders>
            <w:vAlign w:val="center"/>
          </w:tcPr>
          <w:p w14:paraId="73869174">
            <w:pPr>
              <w:widowControl/>
              <w:tabs>
                <w:tab w:val="decimal" w:pos="0"/>
              </w:tabs>
              <w:ind w:firstLine="0" w:firstLineChars="0"/>
              <w:jc w:val="center"/>
              <w:rPr>
                <w:kern w:val="0"/>
                <w:sz w:val="18"/>
                <w:szCs w:val="18"/>
              </w:rPr>
            </w:pPr>
            <w:r>
              <w:rPr>
                <w:kern w:val="0"/>
                <w:sz w:val="18"/>
                <w:szCs w:val="18"/>
              </w:rPr>
              <w:t>3</w:t>
            </w:r>
          </w:p>
        </w:tc>
        <w:tc>
          <w:tcPr>
            <w:tcW w:w="813" w:type="dxa"/>
            <w:tcBorders>
              <w:top w:val="single" w:color="auto" w:sz="4" w:space="0"/>
              <w:left w:val="single" w:color="auto" w:sz="4" w:space="0"/>
              <w:bottom w:val="single" w:color="auto" w:sz="4" w:space="0"/>
              <w:right w:val="single" w:color="auto" w:sz="4" w:space="0"/>
            </w:tcBorders>
            <w:vAlign w:val="center"/>
          </w:tcPr>
          <w:p w14:paraId="67B8B363">
            <w:pPr>
              <w:widowControl/>
              <w:tabs>
                <w:tab w:val="decimal" w:pos="0"/>
              </w:tabs>
              <w:ind w:firstLine="0" w:firstLineChars="0"/>
              <w:jc w:val="center"/>
              <w:rPr>
                <w:kern w:val="0"/>
                <w:sz w:val="18"/>
                <w:szCs w:val="18"/>
              </w:rPr>
            </w:pPr>
            <w:r>
              <w:rPr>
                <w:kern w:val="0"/>
                <w:sz w:val="18"/>
                <w:szCs w:val="18"/>
              </w:rPr>
              <w:t>301</w:t>
            </w:r>
          </w:p>
        </w:tc>
        <w:tc>
          <w:tcPr>
            <w:tcW w:w="1068" w:type="dxa"/>
            <w:tcBorders>
              <w:top w:val="single" w:color="auto" w:sz="4" w:space="0"/>
              <w:left w:val="single" w:color="auto" w:sz="4" w:space="0"/>
              <w:bottom w:val="single" w:color="auto" w:sz="4" w:space="0"/>
              <w:right w:val="single" w:color="auto" w:sz="4" w:space="0"/>
            </w:tcBorders>
            <w:vAlign w:val="center"/>
          </w:tcPr>
          <w:p w14:paraId="65344E6C">
            <w:pPr>
              <w:widowControl/>
              <w:tabs>
                <w:tab w:val="decimal" w:pos="0"/>
              </w:tabs>
              <w:ind w:firstLine="0" w:firstLineChars="0"/>
              <w:jc w:val="center"/>
              <w:rPr>
                <w:kern w:val="0"/>
                <w:sz w:val="18"/>
                <w:szCs w:val="18"/>
              </w:rPr>
            </w:pPr>
            <w:r>
              <w:rPr>
                <w:kern w:val="0"/>
                <w:sz w:val="18"/>
                <w:szCs w:val="18"/>
              </w:rPr>
              <w:t>7.348633</w:t>
            </w:r>
          </w:p>
        </w:tc>
        <w:tc>
          <w:tcPr>
            <w:tcW w:w="426" w:type="dxa"/>
            <w:tcBorders>
              <w:top w:val="single" w:color="auto" w:sz="4" w:space="0"/>
              <w:left w:val="single" w:color="auto" w:sz="4" w:space="0"/>
              <w:bottom w:val="single" w:color="auto" w:sz="4" w:space="0"/>
              <w:right w:val="single" w:color="auto" w:sz="4" w:space="0"/>
            </w:tcBorders>
            <w:vAlign w:val="center"/>
          </w:tcPr>
          <w:p w14:paraId="327D5774">
            <w:pPr>
              <w:widowControl/>
              <w:tabs>
                <w:tab w:val="decimal" w:pos="0"/>
              </w:tabs>
              <w:ind w:firstLine="0" w:firstLineChars="0"/>
              <w:jc w:val="center"/>
              <w:rPr>
                <w:kern w:val="0"/>
                <w:sz w:val="18"/>
                <w:szCs w:val="18"/>
              </w:rPr>
            </w:pPr>
            <w:r>
              <w:rPr>
                <w:kern w:val="0"/>
                <w:sz w:val="18"/>
                <w:szCs w:val="18"/>
              </w:rPr>
              <w:t>7</w:t>
            </w:r>
          </w:p>
        </w:tc>
        <w:tc>
          <w:tcPr>
            <w:tcW w:w="813" w:type="dxa"/>
            <w:tcBorders>
              <w:top w:val="single" w:color="auto" w:sz="4" w:space="0"/>
              <w:left w:val="single" w:color="auto" w:sz="4" w:space="0"/>
              <w:bottom w:val="single" w:color="auto" w:sz="4" w:space="0"/>
              <w:right w:val="single" w:color="auto" w:sz="4" w:space="0"/>
            </w:tcBorders>
            <w:vAlign w:val="center"/>
          </w:tcPr>
          <w:p w14:paraId="50D136F7">
            <w:pPr>
              <w:widowControl/>
              <w:tabs>
                <w:tab w:val="decimal" w:pos="0"/>
              </w:tabs>
              <w:ind w:firstLine="0" w:firstLineChars="0"/>
              <w:jc w:val="center"/>
              <w:rPr>
                <w:kern w:val="0"/>
                <w:sz w:val="18"/>
                <w:szCs w:val="18"/>
              </w:rPr>
            </w:pPr>
            <w:r>
              <w:rPr>
                <w:kern w:val="0"/>
                <w:sz w:val="18"/>
                <w:szCs w:val="18"/>
              </w:rPr>
              <w:t>429</w:t>
            </w:r>
          </w:p>
        </w:tc>
        <w:tc>
          <w:tcPr>
            <w:tcW w:w="1109" w:type="dxa"/>
            <w:tcBorders>
              <w:top w:val="single" w:color="auto" w:sz="4" w:space="0"/>
              <w:left w:val="single" w:color="auto" w:sz="4" w:space="0"/>
              <w:bottom w:val="single" w:color="auto" w:sz="4" w:space="0"/>
              <w:right w:val="single" w:color="auto" w:sz="4" w:space="0"/>
            </w:tcBorders>
            <w:vAlign w:val="center"/>
          </w:tcPr>
          <w:p w14:paraId="3E9EBB6F">
            <w:pPr>
              <w:widowControl/>
              <w:tabs>
                <w:tab w:val="decimal" w:pos="0"/>
              </w:tabs>
              <w:ind w:firstLine="0" w:firstLineChars="0"/>
              <w:jc w:val="center"/>
              <w:rPr>
                <w:kern w:val="0"/>
                <w:sz w:val="18"/>
                <w:szCs w:val="18"/>
              </w:rPr>
            </w:pPr>
            <w:r>
              <w:rPr>
                <w:kern w:val="0"/>
                <w:sz w:val="18"/>
                <w:szCs w:val="18"/>
              </w:rPr>
              <w:t>10.473633</w:t>
            </w:r>
          </w:p>
        </w:tc>
        <w:tc>
          <w:tcPr>
            <w:tcW w:w="426" w:type="dxa"/>
            <w:tcBorders>
              <w:top w:val="single" w:color="auto" w:sz="4" w:space="0"/>
              <w:left w:val="single" w:color="auto" w:sz="4" w:space="0"/>
              <w:bottom w:val="single" w:color="auto" w:sz="4" w:space="0"/>
              <w:right w:val="single" w:color="auto" w:sz="4" w:space="0"/>
            </w:tcBorders>
            <w:vAlign w:val="center"/>
          </w:tcPr>
          <w:p w14:paraId="0532AA52">
            <w:pPr>
              <w:widowControl/>
              <w:tabs>
                <w:tab w:val="decimal" w:pos="0"/>
              </w:tabs>
              <w:ind w:firstLine="0" w:firstLineChars="0"/>
              <w:jc w:val="center"/>
              <w:rPr>
                <w:kern w:val="0"/>
                <w:sz w:val="18"/>
                <w:szCs w:val="18"/>
              </w:rPr>
            </w:pPr>
            <w:r>
              <w:rPr>
                <w:kern w:val="0"/>
                <w:sz w:val="18"/>
                <w:szCs w:val="18"/>
              </w:rPr>
              <w:t>2</w:t>
            </w:r>
          </w:p>
        </w:tc>
      </w:tr>
      <w:tr w14:paraId="51C6FC19">
        <w:tblPrEx>
          <w:tblCellMar>
            <w:top w:w="0" w:type="dxa"/>
            <w:left w:w="108" w:type="dxa"/>
            <w:bottom w:w="0" w:type="dxa"/>
            <w:right w:w="108" w:type="dxa"/>
          </w:tblCellMar>
        </w:tblPrEx>
        <w:trPr>
          <w:trHeight w:val="270" w:hRule="atLeast"/>
          <w:jc w:val="center"/>
        </w:trPr>
        <w:tc>
          <w:tcPr>
            <w:tcW w:w="952" w:type="dxa"/>
            <w:tcBorders>
              <w:top w:val="single" w:color="auto" w:sz="4" w:space="0"/>
              <w:left w:val="single" w:color="auto" w:sz="4" w:space="0"/>
              <w:bottom w:val="single" w:color="auto" w:sz="4" w:space="0"/>
              <w:right w:val="single" w:color="auto" w:sz="4" w:space="0"/>
            </w:tcBorders>
            <w:vAlign w:val="center"/>
          </w:tcPr>
          <w:p w14:paraId="7326DC0A">
            <w:pPr>
              <w:widowControl/>
              <w:tabs>
                <w:tab w:val="decimal" w:pos="0"/>
              </w:tabs>
              <w:ind w:firstLine="0" w:firstLineChars="0"/>
              <w:jc w:val="center"/>
              <w:rPr>
                <w:kern w:val="0"/>
                <w:sz w:val="18"/>
                <w:szCs w:val="18"/>
              </w:rPr>
            </w:pPr>
            <w:r>
              <w:rPr>
                <w:kern w:val="0"/>
                <w:sz w:val="18"/>
                <w:szCs w:val="18"/>
              </w:rPr>
              <w:t>46</w:t>
            </w:r>
          </w:p>
        </w:tc>
        <w:tc>
          <w:tcPr>
            <w:tcW w:w="1068" w:type="dxa"/>
            <w:tcBorders>
              <w:top w:val="single" w:color="auto" w:sz="4" w:space="0"/>
              <w:left w:val="single" w:color="auto" w:sz="4" w:space="0"/>
              <w:bottom w:val="single" w:color="auto" w:sz="4" w:space="0"/>
              <w:right w:val="single" w:color="auto" w:sz="4" w:space="0"/>
            </w:tcBorders>
            <w:vAlign w:val="center"/>
          </w:tcPr>
          <w:p w14:paraId="30A66C66">
            <w:pPr>
              <w:widowControl/>
              <w:tabs>
                <w:tab w:val="decimal" w:pos="0"/>
              </w:tabs>
              <w:ind w:firstLine="0" w:firstLineChars="0"/>
              <w:jc w:val="center"/>
              <w:rPr>
                <w:kern w:val="0"/>
                <w:sz w:val="18"/>
                <w:szCs w:val="18"/>
              </w:rPr>
            </w:pPr>
            <w:r>
              <w:rPr>
                <w:kern w:val="0"/>
                <w:sz w:val="18"/>
                <w:szCs w:val="18"/>
              </w:rPr>
              <w:t>1.123047</w:t>
            </w:r>
          </w:p>
        </w:tc>
        <w:tc>
          <w:tcPr>
            <w:tcW w:w="668" w:type="dxa"/>
            <w:tcBorders>
              <w:top w:val="single" w:color="auto" w:sz="4" w:space="0"/>
              <w:left w:val="single" w:color="auto" w:sz="4" w:space="0"/>
              <w:bottom w:val="single" w:color="auto" w:sz="4" w:space="0"/>
              <w:right w:val="single" w:color="auto" w:sz="4" w:space="0"/>
            </w:tcBorders>
          </w:tcPr>
          <w:p w14:paraId="7EC00771">
            <w:pPr>
              <w:widowControl/>
              <w:tabs>
                <w:tab w:val="decimal" w:pos="0"/>
              </w:tabs>
              <w:ind w:firstLine="0" w:firstLineChars="0"/>
              <w:jc w:val="center"/>
              <w:rPr>
                <w:kern w:val="0"/>
                <w:sz w:val="18"/>
                <w:szCs w:val="18"/>
              </w:rPr>
            </w:pPr>
            <w:r>
              <w:rPr>
                <w:kern w:val="0"/>
                <w:sz w:val="18"/>
                <w:szCs w:val="18"/>
              </w:rPr>
              <w:t>2</w:t>
            </w:r>
          </w:p>
        </w:tc>
        <w:tc>
          <w:tcPr>
            <w:tcW w:w="733" w:type="dxa"/>
            <w:tcBorders>
              <w:top w:val="single" w:color="auto" w:sz="4" w:space="0"/>
              <w:left w:val="single" w:color="auto" w:sz="4" w:space="0"/>
              <w:bottom w:val="single" w:color="auto" w:sz="4" w:space="0"/>
              <w:right w:val="single" w:color="auto" w:sz="4" w:space="0"/>
            </w:tcBorders>
            <w:vAlign w:val="center"/>
          </w:tcPr>
          <w:p w14:paraId="7CDA509B">
            <w:pPr>
              <w:widowControl/>
              <w:tabs>
                <w:tab w:val="decimal" w:pos="0"/>
              </w:tabs>
              <w:ind w:firstLine="0" w:firstLineChars="0"/>
              <w:jc w:val="center"/>
              <w:rPr>
                <w:kern w:val="0"/>
                <w:sz w:val="18"/>
                <w:szCs w:val="18"/>
              </w:rPr>
            </w:pPr>
            <w:r>
              <w:rPr>
                <w:kern w:val="0"/>
                <w:sz w:val="18"/>
                <w:szCs w:val="18"/>
              </w:rPr>
              <w:t>174</w:t>
            </w:r>
          </w:p>
        </w:tc>
        <w:tc>
          <w:tcPr>
            <w:tcW w:w="1068" w:type="dxa"/>
            <w:tcBorders>
              <w:top w:val="single" w:color="auto" w:sz="4" w:space="0"/>
              <w:left w:val="single" w:color="auto" w:sz="4" w:space="0"/>
              <w:bottom w:val="single" w:color="auto" w:sz="4" w:space="0"/>
              <w:right w:val="single" w:color="auto" w:sz="4" w:space="0"/>
            </w:tcBorders>
            <w:vAlign w:val="center"/>
          </w:tcPr>
          <w:p w14:paraId="162A284F">
            <w:pPr>
              <w:widowControl/>
              <w:tabs>
                <w:tab w:val="decimal" w:pos="0"/>
              </w:tabs>
              <w:ind w:firstLine="0" w:firstLineChars="0"/>
              <w:jc w:val="center"/>
              <w:rPr>
                <w:kern w:val="0"/>
                <w:sz w:val="18"/>
                <w:szCs w:val="18"/>
              </w:rPr>
            </w:pPr>
            <w:r>
              <w:rPr>
                <w:kern w:val="0"/>
                <w:sz w:val="18"/>
                <w:szCs w:val="18"/>
              </w:rPr>
              <w:t>4.248047</w:t>
            </w:r>
          </w:p>
        </w:tc>
        <w:tc>
          <w:tcPr>
            <w:tcW w:w="426" w:type="dxa"/>
            <w:tcBorders>
              <w:top w:val="single" w:color="auto" w:sz="4" w:space="0"/>
              <w:left w:val="single" w:color="auto" w:sz="4" w:space="0"/>
              <w:bottom w:val="single" w:color="auto" w:sz="4" w:space="0"/>
              <w:right w:val="single" w:color="auto" w:sz="4" w:space="0"/>
            </w:tcBorders>
            <w:vAlign w:val="center"/>
          </w:tcPr>
          <w:p w14:paraId="7B2F1936">
            <w:pPr>
              <w:widowControl/>
              <w:tabs>
                <w:tab w:val="decimal" w:pos="0"/>
              </w:tabs>
              <w:ind w:firstLine="0" w:firstLineChars="0"/>
              <w:jc w:val="center"/>
              <w:rPr>
                <w:kern w:val="0"/>
                <w:sz w:val="18"/>
                <w:szCs w:val="18"/>
              </w:rPr>
            </w:pPr>
            <w:r>
              <w:rPr>
                <w:kern w:val="0"/>
                <w:sz w:val="18"/>
                <w:szCs w:val="18"/>
              </w:rPr>
              <w:t>7</w:t>
            </w:r>
          </w:p>
        </w:tc>
        <w:tc>
          <w:tcPr>
            <w:tcW w:w="813" w:type="dxa"/>
            <w:tcBorders>
              <w:top w:val="single" w:color="auto" w:sz="4" w:space="0"/>
              <w:left w:val="single" w:color="auto" w:sz="4" w:space="0"/>
              <w:bottom w:val="single" w:color="auto" w:sz="4" w:space="0"/>
              <w:right w:val="single" w:color="auto" w:sz="4" w:space="0"/>
            </w:tcBorders>
            <w:vAlign w:val="center"/>
          </w:tcPr>
          <w:p w14:paraId="347E4946">
            <w:pPr>
              <w:widowControl/>
              <w:tabs>
                <w:tab w:val="decimal" w:pos="0"/>
              </w:tabs>
              <w:ind w:firstLine="0" w:firstLineChars="0"/>
              <w:jc w:val="center"/>
              <w:rPr>
                <w:kern w:val="0"/>
                <w:sz w:val="18"/>
                <w:szCs w:val="18"/>
              </w:rPr>
            </w:pPr>
            <w:r>
              <w:rPr>
                <w:kern w:val="0"/>
                <w:sz w:val="18"/>
                <w:szCs w:val="18"/>
              </w:rPr>
              <w:t>302</w:t>
            </w:r>
          </w:p>
        </w:tc>
        <w:tc>
          <w:tcPr>
            <w:tcW w:w="1068" w:type="dxa"/>
            <w:tcBorders>
              <w:top w:val="single" w:color="auto" w:sz="4" w:space="0"/>
              <w:left w:val="single" w:color="auto" w:sz="4" w:space="0"/>
              <w:bottom w:val="single" w:color="auto" w:sz="4" w:space="0"/>
              <w:right w:val="single" w:color="auto" w:sz="4" w:space="0"/>
            </w:tcBorders>
            <w:vAlign w:val="center"/>
          </w:tcPr>
          <w:p w14:paraId="624C7556">
            <w:pPr>
              <w:widowControl/>
              <w:tabs>
                <w:tab w:val="decimal" w:pos="0"/>
              </w:tabs>
              <w:ind w:firstLine="0" w:firstLineChars="0"/>
              <w:jc w:val="center"/>
              <w:rPr>
                <w:kern w:val="0"/>
                <w:sz w:val="18"/>
                <w:szCs w:val="18"/>
              </w:rPr>
            </w:pPr>
            <w:r>
              <w:rPr>
                <w:kern w:val="0"/>
                <w:sz w:val="18"/>
                <w:szCs w:val="18"/>
              </w:rPr>
              <w:t>7.373047</w:t>
            </w:r>
          </w:p>
        </w:tc>
        <w:tc>
          <w:tcPr>
            <w:tcW w:w="426" w:type="dxa"/>
            <w:tcBorders>
              <w:top w:val="single" w:color="auto" w:sz="4" w:space="0"/>
              <w:left w:val="single" w:color="auto" w:sz="4" w:space="0"/>
              <w:bottom w:val="single" w:color="auto" w:sz="4" w:space="0"/>
              <w:right w:val="single" w:color="auto" w:sz="4" w:space="0"/>
            </w:tcBorders>
            <w:vAlign w:val="center"/>
          </w:tcPr>
          <w:p w14:paraId="1F5BC04A">
            <w:pPr>
              <w:widowControl/>
              <w:tabs>
                <w:tab w:val="decimal" w:pos="0"/>
              </w:tabs>
              <w:ind w:firstLine="0" w:firstLineChars="0"/>
              <w:jc w:val="center"/>
              <w:rPr>
                <w:kern w:val="0"/>
                <w:sz w:val="18"/>
                <w:szCs w:val="18"/>
              </w:rPr>
            </w:pPr>
            <w:r>
              <w:rPr>
                <w:kern w:val="0"/>
                <w:sz w:val="18"/>
                <w:szCs w:val="18"/>
              </w:rPr>
              <w:t>2</w:t>
            </w:r>
          </w:p>
        </w:tc>
        <w:tc>
          <w:tcPr>
            <w:tcW w:w="813" w:type="dxa"/>
            <w:tcBorders>
              <w:top w:val="single" w:color="auto" w:sz="4" w:space="0"/>
              <w:left w:val="single" w:color="auto" w:sz="4" w:space="0"/>
              <w:bottom w:val="single" w:color="auto" w:sz="4" w:space="0"/>
              <w:right w:val="single" w:color="auto" w:sz="4" w:space="0"/>
            </w:tcBorders>
            <w:vAlign w:val="center"/>
          </w:tcPr>
          <w:p w14:paraId="29BA2B32">
            <w:pPr>
              <w:widowControl/>
              <w:tabs>
                <w:tab w:val="decimal" w:pos="0"/>
              </w:tabs>
              <w:ind w:firstLine="0" w:firstLineChars="0"/>
              <w:jc w:val="center"/>
              <w:rPr>
                <w:kern w:val="0"/>
                <w:sz w:val="18"/>
                <w:szCs w:val="18"/>
              </w:rPr>
            </w:pPr>
            <w:r>
              <w:rPr>
                <w:kern w:val="0"/>
                <w:sz w:val="18"/>
                <w:szCs w:val="18"/>
              </w:rPr>
              <w:t>430</w:t>
            </w:r>
          </w:p>
        </w:tc>
        <w:tc>
          <w:tcPr>
            <w:tcW w:w="1109" w:type="dxa"/>
            <w:tcBorders>
              <w:top w:val="single" w:color="auto" w:sz="4" w:space="0"/>
              <w:left w:val="single" w:color="auto" w:sz="4" w:space="0"/>
              <w:bottom w:val="single" w:color="auto" w:sz="4" w:space="0"/>
              <w:right w:val="single" w:color="auto" w:sz="4" w:space="0"/>
            </w:tcBorders>
            <w:vAlign w:val="center"/>
          </w:tcPr>
          <w:p w14:paraId="24E5EF80">
            <w:pPr>
              <w:widowControl/>
              <w:tabs>
                <w:tab w:val="decimal" w:pos="0"/>
              </w:tabs>
              <w:ind w:firstLine="0" w:firstLineChars="0"/>
              <w:jc w:val="center"/>
              <w:rPr>
                <w:kern w:val="0"/>
                <w:sz w:val="18"/>
                <w:szCs w:val="18"/>
              </w:rPr>
            </w:pPr>
            <w:r>
              <w:rPr>
                <w:kern w:val="0"/>
                <w:sz w:val="18"/>
                <w:szCs w:val="18"/>
              </w:rPr>
              <w:t>10.498047</w:t>
            </w:r>
          </w:p>
        </w:tc>
        <w:tc>
          <w:tcPr>
            <w:tcW w:w="426" w:type="dxa"/>
            <w:tcBorders>
              <w:top w:val="single" w:color="auto" w:sz="4" w:space="0"/>
              <w:left w:val="single" w:color="auto" w:sz="4" w:space="0"/>
              <w:bottom w:val="single" w:color="auto" w:sz="4" w:space="0"/>
              <w:right w:val="single" w:color="auto" w:sz="4" w:space="0"/>
            </w:tcBorders>
            <w:vAlign w:val="center"/>
          </w:tcPr>
          <w:p w14:paraId="4FD2AEC4">
            <w:pPr>
              <w:widowControl/>
              <w:tabs>
                <w:tab w:val="decimal" w:pos="0"/>
              </w:tabs>
              <w:ind w:firstLine="0" w:firstLineChars="0"/>
              <w:jc w:val="center"/>
              <w:rPr>
                <w:kern w:val="0"/>
                <w:sz w:val="18"/>
                <w:szCs w:val="18"/>
              </w:rPr>
            </w:pPr>
            <w:r>
              <w:rPr>
                <w:kern w:val="0"/>
                <w:sz w:val="18"/>
                <w:szCs w:val="18"/>
              </w:rPr>
              <w:t>5</w:t>
            </w:r>
          </w:p>
        </w:tc>
      </w:tr>
      <w:tr w14:paraId="26E41F85">
        <w:tblPrEx>
          <w:tblCellMar>
            <w:top w:w="0" w:type="dxa"/>
            <w:left w:w="108" w:type="dxa"/>
            <w:bottom w:w="0" w:type="dxa"/>
            <w:right w:w="108" w:type="dxa"/>
          </w:tblCellMar>
        </w:tblPrEx>
        <w:trPr>
          <w:trHeight w:val="270" w:hRule="atLeast"/>
          <w:jc w:val="center"/>
        </w:trPr>
        <w:tc>
          <w:tcPr>
            <w:tcW w:w="952" w:type="dxa"/>
            <w:tcBorders>
              <w:top w:val="single" w:color="auto" w:sz="4" w:space="0"/>
              <w:left w:val="single" w:color="auto" w:sz="4" w:space="0"/>
              <w:bottom w:val="single" w:color="auto" w:sz="4" w:space="0"/>
              <w:right w:val="single" w:color="auto" w:sz="4" w:space="0"/>
            </w:tcBorders>
            <w:vAlign w:val="center"/>
          </w:tcPr>
          <w:p w14:paraId="389196E3">
            <w:pPr>
              <w:widowControl/>
              <w:tabs>
                <w:tab w:val="decimal" w:pos="0"/>
              </w:tabs>
              <w:ind w:firstLine="0" w:firstLineChars="0"/>
              <w:jc w:val="center"/>
              <w:rPr>
                <w:kern w:val="0"/>
                <w:sz w:val="18"/>
                <w:szCs w:val="18"/>
              </w:rPr>
            </w:pPr>
            <w:r>
              <w:rPr>
                <w:kern w:val="0"/>
                <w:sz w:val="18"/>
                <w:szCs w:val="18"/>
              </w:rPr>
              <w:t>47</w:t>
            </w:r>
          </w:p>
        </w:tc>
        <w:tc>
          <w:tcPr>
            <w:tcW w:w="1068" w:type="dxa"/>
            <w:tcBorders>
              <w:top w:val="single" w:color="auto" w:sz="4" w:space="0"/>
              <w:left w:val="single" w:color="auto" w:sz="4" w:space="0"/>
              <w:bottom w:val="single" w:color="auto" w:sz="4" w:space="0"/>
              <w:right w:val="single" w:color="auto" w:sz="4" w:space="0"/>
            </w:tcBorders>
            <w:vAlign w:val="center"/>
          </w:tcPr>
          <w:p w14:paraId="5211054E">
            <w:pPr>
              <w:widowControl/>
              <w:tabs>
                <w:tab w:val="decimal" w:pos="0"/>
              </w:tabs>
              <w:ind w:firstLine="0" w:firstLineChars="0"/>
              <w:jc w:val="center"/>
              <w:rPr>
                <w:kern w:val="0"/>
                <w:sz w:val="18"/>
                <w:szCs w:val="18"/>
              </w:rPr>
            </w:pPr>
            <w:r>
              <w:rPr>
                <w:kern w:val="0"/>
                <w:sz w:val="18"/>
                <w:szCs w:val="18"/>
              </w:rPr>
              <w:t>1.147461</w:t>
            </w:r>
          </w:p>
        </w:tc>
        <w:tc>
          <w:tcPr>
            <w:tcW w:w="668" w:type="dxa"/>
            <w:tcBorders>
              <w:top w:val="single" w:color="auto" w:sz="4" w:space="0"/>
              <w:left w:val="single" w:color="auto" w:sz="4" w:space="0"/>
              <w:bottom w:val="single" w:color="auto" w:sz="4" w:space="0"/>
              <w:right w:val="single" w:color="auto" w:sz="4" w:space="0"/>
            </w:tcBorders>
          </w:tcPr>
          <w:p w14:paraId="011B183A">
            <w:pPr>
              <w:widowControl/>
              <w:tabs>
                <w:tab w:val="decimal" w:pos="0"/>
              </w:tabs>
              <w:ind w:firstLine="0" w:firstLineChars="0"/>
              <w:jc w:val="center"/>
              <w:rPr>
                <w:kern w:val="0"/>
                <w:sz w:val="18"/>
                <w:szCs w:val="18"/>
              </w:rPr>
            </w:pPr>
            <w:r>
              <w:rPr>
                <w:kern w:val="0"/>
                <w:sz w:val="18"/>
                <w:szCs w:val="18"/>
              </w:rPr>
              <w:t>0</w:t>
            </w:r>
          </w:p>
        </w:tc>
        <w:tc>
          <w:tcPr>
            <w:tcW w:w="733" w:type="dxa"/>
            <w:tcBorders>
              <w:top w:val="single" w:color="auto" w:sz="4" w:space="0"/>
              <w:left w:val="single" w:color="auto" w:sz="4" w:space="0"/>
              <w:bottom w:val="single" w:color="auto" w:sz="4" w:space="0"/>
              <w:right w:val="single" w:color="auto" w:sz="4" w:space="0"/>
            </w:tcBorders>
            <w:vAlign w:val="center"/>
          </w:tcPr>
          <w:p w14:paraId="63FBFC08">
            <w:pPr>
              <w:widowControl/>
              <w:tabs>
                <w:tab w:val="decimal" w:pos="0"/>
              </w:tabs>
              <w:ind w:firstLine="0" w:firstLineChars="0"/>
              <w:jc w:val="center"/>
              <w:rPr>
                <w:kern w:val="0"/>
                <w:sz w:val="18"/>
                <w:szCs w:val="18"/>
              </w:rPr>
            </w:pPr>
            <w:r>
              <w:rPr>
                <w:kern w:val="0"/>
                <w:sz w:val="18"/>
                <w:szCs w:val="18"/>
              </w:rPr>
              <w:t>175</w:t>
            </w:r>
          </w:p>
        </w:tc>
        <w:tc>
          <w:tcPr>
            <w:tcW w:w="1068" w:type="dxa"/>
            <w:tcBorders>
              <w:top w:val="single" w:color="auto" w:sz="4" w:space="0"/>
              <w:left w:val="single" w:color="auto" w:sz="4" w:space="0"/>
              <w:bottom w:val="single" w:color="auto" w:sz="4" w:space="0"/>
              <w:right w:val="single" w:color="auto" w:sz="4" w:space="0"/>
            </w:tcBorders>
            <w:vAlign w:val="center"/>
          </w:tcPr>
          <w:p w14:paraId="20BC913E">
            <w:pPr>
              <w:widowControl/>
              <w:tabs>
                <w:tab w:val="decimal" w:pos="0"/>
              </w:tabs>
              <w:ind w:firstLine="0" w:firstLineChars="0"/>
              <w:jc w:val="center"/>
              <w:rPr>
                <w:kern w:val="0"/>
                <w:sz w:val="18"/>
                <w:szCs w:val="18"/>
              </w:rPr>
            </w:pPr>
            <w:r>
              <w:rPr>
                <w:kern w:val="0"/>
                <w:sz w:val="18"/>
                <w:szCs w:val="18"/>
              </w:rPr>
              <w:t>4.272461</w:t>
            </w:r>
          </w:p>
        </w:tc>
        <w:tc>
          <w:tcPr>
            <w:tcW w:w="426" w:type="dxa"/>
            <w:tcBorders>
              <w:top w:val="single" w:color="auto" w:sz="4" w:space="0"/>
              <w:left w:val="single" w:color="auto" w:sz="4" w:space="0"/>
              <w:bottom w:val="single" w:color="auto" w:sz="4" w:space="0"/>
              <w:right w:val="single" w:color="auto" w:sz="4" w:space="0"/>
            </w:tcBorders>
            <w:vAlign w:val="center"/>
          </w:tcPr>
          <w:p w14:paraId="29678D91">
            <w:pPr>
              <w:widowControl/>
              <w:tabs>
                <w:tab w:val="decimal" w:pos="0"/>
              </w:tabs>
              <w:ind w:firstLine="0" w:firstLineChars="0"/>
              <w:jc w:val="center"/>
              <w:rPr>
                <w:kern w:val="0"/>
                <w:sz w:val="18"/>
                <w:szCs w:val="18"/>
              </w:rPr>
            </w:pPr>
            <w:r>
              <w:rPr>
                <w:kern w:val="0"/>
                <w:sz w:val="18"/>
                <w:szCs w:val="18"/>
              </w:rPr>
              <w:t>7</w:t>
            </w:r>
          </w:p>
        </w:tc>
        <w:tc>
          <w:tcPr>
            <w:tcW w:w="813" w:type="dxa"/>
            <w:tcBorders>
              <w:top w:val="single" w:color="auto" w:sz="4" w:space="0"/>
              <w:left w:val="single" w:color="auto" w:sz="4" w:space="0"/>
              <w:bottom w:val="single" w:color="auto" w:sz="4" w:space="0"/>
              <w:right w:val="single" w:color="auto" w:sz="4" w:space="0"/>
            </w:tcBorders>
            <w:vAlign w:val="center"/>
          </w:tcPr>
          <w:p w14:paraId="5A7F287F">
            <w:pPr>
              <w:widowControl/>
              <w:tabs>
                <w:tab w:val="decimal" w:pos="0"/>
              </w:tabs>
              <w:ind w:firstLine="0" w:firstLineChars="0"/>
              <w:jc w:val="center"/>
              <w:rPr>
                <w:kern w:val="0"/>
                <w:sz w:val="18"/>
                <w:szCs w:val="18"/>
              </w:rPr>
            </w:pPr>
            <w:r>
              <w:rPr>
                <w:kern w:val="0"/>
                <w:sz w:val="18"/>
                <w:szCs w:val="18"/>
              </w:rPr>
              <w:t>303</w:t>
            </w:r>
          </w:p>
        </w:tc>
        <w:tc>
          <w:tcPr>
            <w:tcW w:w="1068" w:type="dxa"/>
            <w:tcBorders>
              <w:top w:val="single" w:color="auto" w:sz="4" w:space="0"/>
              <w:left w:val="single" w:color="auto" w:sz="4" w:space="0"/>
              <w:bottom w:val="single" w:color="auto" w:sz="4" w:space="0"/>
              <w:right w:val="single" w:color="auto" w:sz="4" w:space="0"/>
            </w:tcBorders>
            <w:vAlign w:val="center"/>
          </w:tcPr>
          <w:p w14:paraId="712B8F4B">
            <w:pPr>
              <w:widowControl/>
              <w:tabs>
                <w:tab w:val="decimal" w:pos="0"/>
              </w:tabs>
              <w:ind w:firstLine="0" w:firstLineChars="0"/>
              <w:jc w:val="center"/>
              <w:rPr>
                <w:kern w:val="0"/>
                <w:sz w:val="18"/>
                <w:szCs w:val="18"/>
              </w:rPr>
            </w:pPr>
            <w:r>
              <w:rPr>
                <w:kern w:val="0"/>
                <w:sz w:val="18"/>
                <w:szCs w:val="18"/>
              </w:rPr>
              <w:t>7.397461</w:t>
            </w:r>
          </w:p>
        </w:tc>
        <w:tc>
          <w:tcPr>
            <w:tcW w:w="426" w:type="dxa"/>
            <w:tcBorders>
              <w:top w:val="single" w:color="auto" w:sz="4" w:space="0"/>
              <w:left w:val="single" w:color="auto" w:sz="4" w:space="0"/>
              <w:bottom w:val="single" w:color="auto" w:sz="4" w:space="0"/>
              <w:right w:val="single" w:color="auto" w:sz="4" w:space="0"/>
            </w:tcBorders>
            <w:vAlign w:val="center"/>
          </w:tcPr>
          <w:p w14:paraId="5D07565B">
            <w:pPr>
              <w:widowControl/>
              <w:tabs>
                <w:tab w:val="decimal" w:pos="0"/>
              </w:tabs>
              <w:ind w:firstLine="0" w:firstLineChars="0"/>
              <w:jc w:val="center"/>
              <w:rPr>
                <w:kern w:val="0"/>
                <w:sz w:val="18"/>
                <w:szCs w:val="18"/>
              </w:rPr>
            </w:pPr>
            <w:r>
              <w:rPr>
                <w:kern w:val="0"/>
                <w:sz w:val="18"/>
                <w:szCs w:val="18"/>
              </w:rPr>
              <w:t>3</w:t>
            </w:r>
          </w:p>
        </w:tc>
        <w:tc>
          <w:tcPr>
            <w:tcW w:w="813" w:type="dxa"/>
            <w:tcBorders>
              <w:top w:val="single" w:color="auto" w:sz="4" w:space="0"/>
              <w:left w:val="single" w:color="auto" w:sz="4" w:space="0"/>
              <w:bottom w:val="single" w:color="auto" w:sz="4" w:space="0"/>
              <w:right w:val="single" w:color="auto" w:sz="4" w:space="0"/>
            </w:tcBorders>
            <w:vAlign w:val="center"/>
          </w:tcPr>
          <w:p w14:paraId="1D316650">
            <w:pPr>
              <w:widowControl/>
              <w:tabs>
                <w:tab w:val="decimal" w:pos="0"/>
              </w:tabs>
              <w:ind w:firstLine="0" w:firstLineChars="0"/>
              <w:jc w:val="center"/>
              <w:rPr>
                <w:kern w:val="0"/>
                <w:sz w:val="18"/>
                <w:szCs w:val="18"/>
              </w:rPr>
            </w:pPr>
            <w:r>
              <w:rPr>
                <w:kern w:val="0"/>
                <w:sz w:val="18"/>
                <w:szCs w:val="18"/>
              </w:rPr>
              <w:t>431</w:t>
            </w:r>
          </w:p>
        </w:tc>
        <w:tc>
          <w:tcPr>
            <w:tcW w:w="1109" w:type="dxa"/>
            <w:tcBorders>
              <w:top w:val="single" w:color="auto" w:sz="4" w:space="0"/>
              <w:left w:val="single" w:color="auto" w:sz="4" w:space="0"/>
              <w:bottom w:val="single" w:color="auto" w:sz="4" w:space="0"/>
              <w:right w:val="single" w:color="auto" w:sz="4" w:space="0"/>
            </w:tcBorders>
            <w:vAlign w:val="center"/>
          </w:tcPr>
          <w:p w14:paraId="45201E12">
            <w:pPr>
              <w:widowControl/>
              <w:tabs>
                <w:tab w:val="decimal" w:pos="0"/>
              </w:tabs>
              <w:ind w:firstLine="0" w:firstLineChars="0"/>
              <w:jc w:val="center"/>
              <w:rPr>
                <w:kern w:val="0"/>
                <w:sz w:val="18"/>
                <w:szCs w:val="18"/>
              </w:rPr>
            </w:pPr>
            <w:r>
              <w:rPr>
                <w:kern w:val="0"/>
                <w:sz w:val="18"/>
                <w:szCs w:val="18"/>
              </w:rPr>
              <w:t>10.522461</w:t>
            </w:r>
          </w:p>
        </w:tc>
        <w:tc>
          <w:tcPr>
            <w:tcW w:w="426" w:type="dxa"/>
            <w:tcBorders>
              <w:top w:val="single" w:color="auto" w:sz="4" w:space="0"/>
              <w:left w:val="single" w:color="auto" w:sz="4" w:space="0"/>
              <w:bottom w:val="single" w:color="auto" w:sz="4" w:space="0"/>
              <w:right w:val="single" w:color="auto" w:sz="4" w:space="0"/>
            </w:tcBorders>
            <w:vAlign w:val="center"/>
          </w:tcPr>
          <w:p w14:paraId="7957901A">
            <w:pPr>
              <w:widowControl/>
              <w:tabs>
                <w:tab w:val="decimal" w:pos="0"/>
              </w:tabs>
              <w:ind w:firstLine="0" w:firstLineChars="0"/>
              <w:jc w:val="center"/>
              <w:rPr>
                <w:kern w:val="0"/>
                <w:sz w:val="18"/>
                <w:szCs w:val="18"/>
              </w:rPr>
            </w:pPr>
            <w:r>
              <w:rPr>
                <w:kern w:val="0"/>
                <w:sz w:val="18"/>
                <w:szCs w:val="18"/>
              </w:rPr>
              <w:t>6</w:t>
            </w:r>
          </w:p>
        </w:tc>
      </w:tr>
      <w:tr w14:paraId="33120639">
        <w:tblPrEx>
          <w:tblCellMar>
            <w:top w:w="0" w:type="dxa"/>
            <w:left w:w="108" w:type="dxa"/>
            <w:bottom w:w="0" w:type="dxa"/>
            <w:right w:w="108" w:type="dxa"/>
          </w:tblCellMar>
        </w:tblPrEx>
        <w:trPr>
          <w:trHeight w:val="270" w:hRule="atLeast"/>
          <w:jc w:val="center"/>
        </w:trPr>
        <w:tc>
          <w:tcPr>
            <w:tcW w:w="952" w:type="dxa"/>
            <w:tcBorders>
              <w:top w:val="single" w:color="auto" w:sz="4" w:space="0"/>
              <w:left w:val="single" w:color="auto" w:sz="4" w:space="0"/>
              <w:bottom w:val="single" w:color="auto" w:sz="4" w:space="0"/>
              <w:right w:val="single" w:color="auto" w:sz="4" w:space="0"/>
            </w:tcBorders>
            <w:vAlign w:val="center"/>
          </w:tcPr>
          <w:p w14:paraId="64FE8F7E">
            <w:pPr>
              <w:widowControl/>
              <w:tabs>
                <w:tab w:val="decimal" w:pos="0"/>
              </w:tabs>
              <w:ind w:firstLine="0" w:firstLineChars="0"/>
              <w:jc w:val="center"/>
              <w:rPr>
                <w:kern w:val="0"/>
                <w:sz w:val="18"/>
                <w:szCs w:val="18"/>
              </w:rPr>
            </w:pPr>
            <w:r>
              <w:rPr>
                <w:kern w:val="0"/>
                <w:sz w:val="18"/>
                <w:szCs w:val="18"/>
              </w:rPr>
              <w:t>48</w:t>
            </w:r>
          </w:p>
        </w:tc>
        <w:tc>
          <w:tcPr>
            <w:tcW w:w="1068" w:type="dxa"/>
            <w:tcBorders>
              <w:top w:val="single" w:color="auto" w:sz="4" w:space="0"/>
              <w:left w:val="single" w:color="auto" w:sz="4" w:space="0"/>
              <w:bottom w:val="single" w:color="auto" w:sz="4" w:space="0"/>
              <w:right w:val="single" w:color="auto" w:sz="4" w:space="0"/>
            </w:tcBorders>
            <w:vAlign w:val="center"/>
          </w:tcPr>
          <w:p w14:paraId="335F5B61">
            <w:pPr>
              <w:widowControl/>
              <w:tabs>
                <w:tab w:val="decimal" w:pos="0"/>
              </w:tabs>
              <w:ind w:firstLine="0" w:firstLineChars="0"/>
              <w:jc w:val="center"/>
              <w:rPr>
                <w:kern w:val="0"/>
                <w:sz w:val="18"/>
                <w:szCs w:val="18"/>
              </w:rPr>
            </w:pPr>
            <w:r>
              <w:rPr>
                <w:kern w:val="0"/>
                <w:sz w:val="18"/>
                <w:szCs w:val="18"/>
              </w:rPr>
              <w:t>1.171875</w:t>
            </w:r>
          </w:p>
        </w:tc>
        <w:tc>
          <w:tcPr>
            <w:tcW w:w="668" w:type="dxa"/>
            <w:tcBorders>
              <w:top w:val="single" w:color="auto" w:sz="4" w:space="0"/>
              <w:left w:val="single" w:color="auto" w:sz="4" w:space="0"/>
              <w:bottom w:val="single" w:color="auto" w:sz="4" w:space="0"/>
              <w:right w:val="single" w:color="auto" w:sz="4" w:space="0"/>
            </w:tcBorders>
          </w:tcPr>
          <w:p w14:paraId="5B46E3CD">
            <w:pPr>
              <w:widowControl/>
              <w:tabs>
                <w:tab w:val="decimal" w:pos="0"/>
              </w:tabs>
              <w:ind w:firstLine="0" w:firstLineChars="0"/>
              <w:jc w:val="center"/>
              <w:rPr>
                <w:kern w:val="0"/>
                <w:sz w:val="18"/>
                <w:szCs w:val="18"/>
              </w:rPr>
            </w:pPr>
            <w:r>
              <w:rPr>
                <w:kern w:val="0"/>
                <w:sz w:val="18"/>
                <w:szCs w:val="18"/>
              </w:rPr>
              <w:t>7</w:t>
            </w:r>
          </w:p>
        </w:tc>
        <w:tc>
          <w:tcPr>
            <w:tcW w:w="733" w:type="dxa"/>
            <w:tcBorders>
              <w:top w:val="single" w:color="auto" w:sz="4" w:space="0"/>
              <w:left w:val="single" w:color="auto" w:sz="4" w:space="0"/>
              <w:bottom w:val="single" w:color="auto" w:sz="4" w:space="0"/>
              <w:right w:val="single" w:color="auto" w:sz="4" w:space="0"/>
            </w:tcBorders>
            <w:vAlign w:val="center"/>
          </w:tcPr>
          <w:p w14:paraId="57764739">
            <w:pPr>
              <w:widowControl/>
              <w:tabs>
                <w:tab w:val="decimal" w:pos="0"/>
              </w:tabs>
              <w:ind w:firstLine="0" w:firstLineChars="0"/>
              <w:jc w:val="center"/>
              <w:rPr>
                <w:kern w:val="0"/>
                <w:sz w:val="18"/>
                <w:szCs w:val="18"/>
              </w:rPr>
            </w:pPr>
            <w:r>
              <w:rPr>
                <w:kern w:val="0"/>
                <w:sz w:val="18"/>
                <w:szCs w:val="18"/>
              </w:rPr>
              <w:t>176</w:t>
            </w:r>
          </w:p>
        </w:tc>
        <w:tc>
          <w:tcPr>
            <w:tcW w:w="1068" w:type="dxa"/>
            <w:tcBorders>
              <w:top w:val="single" w:color="auto" w:sz="4" w:space="0"/>
              <w:left w:val="single" w:color="auto" w:sz="4" w:space="0"/>
              <w:bottom w:val="single" w:color="auto" w:sz="4" w:space="0"/>
              <w:right w:val="single" w:color="auto" w:sz="4" w:space="0"/>
            </w:tcBorders>
            <w:vAlign w:val="center"/>
          </w:tcPr>
          <w:p w14:paraId="46816DF4">
            <w:pPr>
              <w:widowControl/>
              <w:tabs>
                <w:tab w:val="decimal" w:pos="0"/>
              </w:tabs>
              <w:ind w:firstLine="0" w:firstLineChars="0"/>
              <w:jc w:val="center"/>
              <w:rPr>
                <w:kern w:val="0"/>
                <w:sz w:val="18"/>
                <w:szCs w:val="18"/>
              </w:rPr>
            </w:pPr>
            <w:r>
              <w:rPr>
                <w:kern w:val="0"/>
                <w:sz w:val="18"/>
                <w:szCs w:val="18"/>
              </w:rPr>
              <w:t>4.296875</w:t>
            </w:r>
          </w:p>
        </w:tc>
        <w:tc>
          <w:tcPr>
            <w:tcW w:w="426" w:type="dxa"/>
            <w:tcBorders>
              <w:top w:val="single" w:color="auto" w:sz="4" w:space="0"/>
              <w:left w:val="single" w:color="auto" w:sz="4" w:space="0"/>
              <w:bottom w:val="single" w:color="auto" w:sz="4" w:space="0"/>
              <w:right w:val="single" w:color="auto" w:sz="4" w:space="0"/>
            </w:tcBorders>
            <w:vAlign w:val="center"/>
          </w:tcPr>
          <w:p w14:paraId="5138BA1F">
            <w:pPr>
              <w:widowControl/>
              <w:tabs>
                <w:tab w:val="decimal" w:pos="0"/>
              </w:tabs>
              <w:ind w:firstLine="0" w:firstLineChars="0"/>
              <w:jc w:val="center"/>
              <w:rPr>
                <w:kern w:val="0"/>
                <w:sz w:val="18"/>
                <w:szCs w:val="18"/>
              </w:rPr>
            </w:pPr>
            <w:r>
              <w:rPr>
                <w:kern w:val="0"/>
                <w:sz w:val="18"/>
                <w:szCs w:val="18"/>
              </w:rPr>
              <w:t>4</w:t>
            </w:r>
          </w:p>
        </w:tc>
        <w:tc>
          <w:tcPr>
            <w:tcW w:w="813" w:type="dxa"/>
            <w:tcBorders>
              <w:top w:val="single" w:color="auto" w:sz="4" w:space="0"/>
              <w:left w:val="single" w:color="auto" w:sz="4" w:space="0"/>
              <w:bottom w:val="single" w:color="auto" w:sz="4" w:space="0"/>
              <w:right w:val="single" w:color="auto" w:sz="4" w:space="0"/>
            </w:tcBorders>
            <w:vAlign w:val="center"/>
          </w:tcPr>
          <w:p w14:paraId="7261CD18">
            <w:pPr>
              <w:widowControl/>
              <w:tabs>
                <w:tab w:val="decimal" w:pos="0"/>
              </w:tabs>
              <w:ind w:firstLine="0" w:firstLineChars="0"/>
              <w:jc w:val="center"/>
              <w:rPr>
                <w:kern w:val="0"/>
                <w:sz w:val="18"/>
                <w:szCs w:val="18"/>
              </w:rPr>
            </w:pPr>
            <w:r>
              <w:rPr>
                <w:kern w:val="0"/>
                <w:sz w:val="18"/>
                <w:szCs w:val="18"/>
              </w:rPr>
              <w:t>304</w:t>
            </w:r>
          </w:p>
        </w:tc>
        <w:tc>
          <w:tcPr>
            <w:tcW w:w="1068" w:type="dxa"/>
            <w:tcBorders>
              <w:top w:val="single" w:color="auto" w:sz="4" w:space="0"/>
              <w:left w:val="single" w:color="auto" w:sz="4" w:space="0"/>
              <w:bottom w:val="single" w:color="auto" w:sz="4" w:space="0"/>
              <w:right w:val="single" w:color="auto" w:sz="4" w:space="0"/>
            </w:tcBorders>
            <w:vAlign w:val="center"/>
          </w:tcPr>
          <w:p w14:paraId="0BEC3C35">
            <w:pPr>
              <w:widowControl/>
              <w:tabs>
                <w:tab w:val="decimal" w:pos="0"/>
              </w:tabs>
              <w:ind w:firstLine="0" w:firstLineChars="0"/>
              <w:jc w:val="center"/>
              <w:rPr>
                <w:kern w:val="0"/>
                <w:sz w:val="18"/>
                <w:szCs w:val="18"/>
              </w:rPr>
            </w:pPr>
            <w:r>
              <w:rPr>
                <w:kern w:val="0"/>
                <w:sz w:val="18"/>
                <w:szCs w:val="18"/>
              </w:rPr>
              <w:t>7.421875</w:t>
            </w:r>
          </w:p>
        </w:tc>
        <w:tc>
          <w:tcPr>
            <w:tcW w:w="426" w:type="dxa"/>
            <w:tcBorders>
              <w:top w:val="single" w:color="auto" w:sz="4" w:space="0"/>
              <w:left w:val="single" w:color="auto" w:sz="4" w:space="0"/>
              <w:bottom w:val="single" w:color="auto" w:sz="4" w:space="0"/>
              <w:right w:val="single" w:color="auto" w:sz="4" w:space="0"/>
            </w:tcBorders>
            <w:vAlign w:val="center"/>
          </w:tcPr>
          <w:p w14:paraId="6C71313F">
            <w:pPr>
              <w:widowControl/>
              <w:tabs>
                <w:tab w:val="decimal" w:pos="0"/>
              </w:tabs>
              <w:ind w:firstLine="0" w:firstLineChars="0"/>
              <w:jc w:val="center"/>
              <w:rPr>
                <w:kern w:val="0"/>
                <w:sz w:val="18"/>
                <w:szCs w:val="18"/>
              </w:rPr>
            </w:pPr>
            <w:r>
              <w:rPr>
                <w:kern w:val="0"/>
                <w:sz w:val="18"/>
                <w:szCs w:val="18"/>
              </w:rPr>
              <w:t>6</w:t>
            </w:r>
          </w:p>
        </w:tc>
        <w:tc>
          <w:tcPr>
            <w:tcW w:w="813" w:type="dxa"/>
            <w:tcBorders>
              <w:top w:val="single" w:color="auto" w:sz="4" w:space="0"/>
              <w:left w:val="single" w:color="auto" w:sz="4" w:space="0"/>
              <w:bottom w:val="single" w:color="auto" w:sz="4" w:space="0"/>
              <w:right w:val="single" w:color="auto" w:sz="4" w:space="0"/>
            </w:tcBorders>
            <w:vAlign w:val="center"/>
          </w:tcPr>
          <w:p w14:paraId="0862BD4C">
            <w:pPr>
              <w:widowControl/>
              <w:tabs>
                <w:tab w:val="decimal" w:pos="0"/>
              </w:tabs>
              <w:ind w:firstLine="0" w:firstLineChars="0"/>
              <w:jc w:val="center"/>
              <w:rPr>
                <w:kern w:val="0"/>
                <w:sz w:val="18"/>
                <w:szCs w:val="18"/>
              </w:rPr>
            </w:pPr>
            <w:r>
              <w:rPr>
                <w:kern w:val="0"/>
                <w:sz w:val="18"/>
                <w:szCs w:val="18"/>
              </w:rPr>
              <w:t>432</w:t>
            </w:r>
          </w:p>
        </w:tc>
        <w:tc>
          <w:tcPr>
            <w:tcW w:w="1109" w:type="dxa"/>
            <w:tcBorders>
              <w:top w:val="single" w:color="auto" w:sz="4" w:space="0"/>
              <w:left w:val="single" w:color="auto" w:sz="4" w:space="0"/>
              <w:bottom w:val="single" w:color="auto" w:sz="4" w:space="0"/>
              <w:right w:val="single" w:color="auto" w:sz="4" w:space="0"/>
            </w:tcBorders>
            <w:vAlign w:val="center"/>
          </w:tcPr>
          <w:p w14:paraId="7C90A1E3">
            <w:pPr>
              <w:widowControl/>
              <w:tabs>
                <w:tab w:val="decimal" w:pos="0"/>
              </w:tabs>
              <w:ind w:firstLine="0" w:firstLineChars="0"/>
              <w:jc w:val="center"/>
              <w:rPr>
                <w:kern w:val="0"/>
                <w:sz w:val="18"/>
                <w:szCs w:val="18"/>
              </w:rPr>
            </w:pPr>
            <w:r>
              <w:rPr>
                <w:kern w:val="0"/>
                <w:sz w:val="18"/>
                <w:szCs w:val="18"/>
              </w:rPr>
              <w:t>10.546875</w:t>
            </w:r>
          </w:p>
        </w:tc>
        <w:tc>
          <w:tcPr>
            <w:tcW w:w="426" w:type="dxa"/>
            <w:tcBorders>
              <w:top w:val="single" w:color="auto" w:sz="4" w:space="0"/>
              <w:left w:val="single" w:color="auto" w:sz="4" w:space="0"/>
              <w:bottom w:val="single" w:color="auto" w:sz="4" w:space="0"/>
              <w:right w:val="single" w:color="auto" w:sz="4" w:space="0"/>
            </w:tcBorders>
            <w:vAlign w:val="center"/>
          </w:tcPr>
          <w:p w14:paraId="0B445701">
            <w:pPr>
              <w:widowControl/>
              <w:tabs>
                <w:tab w:val="decimal" w:pos="0"/>
              </w:tabs>
              <w:ind w:firstLine="0" w:firstLineChars="0"/>
              <w:jc w:val="center"/>
              <w:rPr>
                <w:kern w:val="0"/>
                <w:sz w:val="18"/>
                <w:szCs w:val="18"/>
              </w:rPr>
            </w:pPr>
            <w:r>
              <w:rPr>
                <w:kern w:val="0"/>
                <w:sz w:val="18"/>
                <w:szCs w:val="18"/>
              </w:rPr>
              <w:t>0</w:t>
            </w:r>
          </w:p>
        </w:tc>
      </w:tr>
      <w:tr w14:paraId="311492B1">
        <w:tblPrEx>
          <w:tblCellMar>
            <w:top w:w="0" w:type="dxa"/>
            <w:left w:w="108" w:type="dxa"/>
            <w:bottom w:w="0" w:type="dxa"/>
            <w:right w:w="108" w:type="dxa"/>
          </w:tblCellMar>
        </w:tblPrEx>
        <w:trPr>
          <w:trHeight w:val="270" w:hRule="atLeast"/>
          <w:jc w:val="center"/>
        </w:trPr>
        <w:tc>
          <w:tcPr>
            <w:tcW w:w="952" w:type="dxa"/>
            <w:tcBorders>
              <w:top w:val="single" w:color="auto" w:sz="4" w:space="0"/>
              <w:left w:val="single" w:color="auto" w:sz="4" w:space="0"/>
              <w:bottom w:val="single" w:color="auto" w:sz="4" w:space="0"/>
              <w:right w:val="single" w:color="auto" w:sz="4" w:space="0"/>
            </w:tcBorders>
            <w:vAlign w:val="center"/>
          </w:tcPr>
          <w:p w14:paraId="06243BBB">
            <w:pPr>
              <w:widowControl/>
              <w:tabs>
                <w:tab w:val="decimal" w:pos="0"/>
              </w:tabs>
              <w:ind w:firstLine="0" w:firstLineChars="0"/>
              <w:jc w:val="center"/>
              <w:rPr>
                <w:kern w:val="0"/>
                <w:sz w:val="18"/>
                <w:szCs w:val="18"/>
              </w:rPr>
            </w:pPr>
            <w:r>
              <w:rPr>
                <w:kern w:val="0"/>
                <w:sz w:val="18"/>
                <w:szCs w:val="18"/>
              </w:rPr>
              <w:t>49</w:t>
            </w:r>
          </w:p>
        </w:tc>
        <w:tc>
          <w:tcPr>
            <w:tcW w:w="1068" w:type="dxa"/>
            <w:tcBorders>
              <w:top w:val="single" w:color="auto" w:sz="4" w:space="0"/>
              <w:left w:val="single" w:color="auto" w:sz="4" w:space="0"/>
              <w:bottom w:val="single" w:color="auto" w:sz="4" w:space="0"/>
              <w:right w:val="single" w:color="auto" w:sz="4" w:space="0"/>
            </w:tcBorders>
            <w:vAlign w:val="center"/>
          </w:tcPr>
          <w:p w14:paraId="2F323D35">
            <w:pPr>
              <w:widowControl/>
              <w:tabs>
                <w:tab w:val="decimal" w:pos="0"/>
              </w:tabs>
              <w:ind w:firstLine="0" w:firstLineChars="0"/>
              <w:jc w:val="center"/>
              <w:rPr>
                <w:kern w:val="0"/>
                <w:sz w:val="18"/>
                <w:szCs w:val="18"/>
              </w:rPr>
            </w:pPr>
            <w:r>
              <w:rPr>
                <w:kern w:val="0"/>
                <w:sz w:val="18"/>
                <w:szCs w:val="18"/>
              </w:rPr>
              <w:t>1.196289</w:t>
            </w:r>
          </w:p>
        </w:tc>
        <w:tc>
          <w:tcPr>
            <w:tcW w:w="668" w:type="dxa"/>
            <w:tcBorders>
              <w:top w:val="single" w:color="auto" w:sz="4" w:space="0"/>
              <w:left w:val="single" w:color="auto" w:sz="4" w:space="0"/>
              <w:bottom w:val="single" w:color="auto" w:sz="4" w:space="0"/>
              <w:right w:val="single" w:color="auto" w:sz="4" w:space="0"/>
            </w:tcBorders>
          </w:tcPr>
          <w:p w14:paraId="3719A4D9">
            <w:pPr>
              <w:widowControl/>
              <w:tabs>
                <w:tab w:val="decimal" w:pos="0"/>
              </w:tabs>
              <w:ind w:firstLine="0" w:firstLineChars="0"/>
              <w:jc w:val="center"/>
              <w:rPr>
                <w:kern w:val="0"/>
                <w:sz w:val="18"/>
                <w:szCs w:val="18"/>
              </w:rPr>
            </w:pPr>
            <w:r>
              <w:rPr>
                <w:kern w:val="0"/>
                <w:sz w:val="18"/>
                <w:szCs w:val="18"/>
              </w:rPr>
              <w:t>5</w:t>
            </w:r>
          </w:p>
        </w:tc>
        <w:tc>
          <w:tcPr>
            <w:tcW w:w="733" w:type="dxa"/>
            <w:tcBorders>
              <w:top w:val="single" w:color="auto" w:sz="4" w:space="0"/>
              <w:left w:val="single" w:color="auto" w:sz="4" w:space="0"/>
              <w:bottom w:val="single" w:color="auto" w:sz="4" w:space="0"/>
              <w:right w:val="single" w:color="auto" w:sz="4" w:space="0"/>
            </w:tcBorders>
            <w:vAlign w:val="center"/>
          </w:tcPr>
          <w:p w14:paraId="72B22923">
            <w:pPr>
              <w:widowControl/>
              <w:tabs>
                <w:tab w:val="decimal" w:pos="0"/>
              </w:tabs>
              <w:ind w:firstLine="0" w:firstLineChars="0"/>
              <w:jc w:val="center"/>
              <w:rPr>
                <w:kern w:val="0"/>
                <w:sz w:val="18"/>
                <w:szCs w:val="18"/>
              </w:rPr>
            </w:pPr>
            <w:r>
              <w:rPr>
                <w:kern w:val="0"/>
                <w:sz w:val="18"/>
                <w:szCs w:val="18"/>
              </w:rPr>
              <w:t>177</w:t>
            </w:r>
          </w:p>
        </w:tc>
        <w:tc>
          <w:tcPr>
            <w:tcW w:w="1068" w:type="dxa"/>
            <w:tcBorders>
              <w:top w:val="single" w:color="auto" w:sz="4" w:space="0"/>
              <w:left w:val="single" w:color="auto" w:sz="4" w:space="0"/>
              <w:bottom w:val="single" w:color="auto" w:sz="4" w:space="0"/>
              <w:right w:val="single" w:color="auto" w:sz="4" w:space="0"/>
            </w:tcBorders>
            <w:vAlign w:val="center"/>
          </w:tcPr>
          <w:p w14:paraId="1FF3EAD2">
            <w:pPr>
              <w:widowControl/>
              <w:tabs>
                <w:tab w:val="decimal" w:pos="0"/>
              </w:tabs>
              <w:ind w:firstLine="0" w:firstLineChars="0"/>
              <w:jc w:val="center"/>
              <w:rPr>
                <w:kern w:val="0"/>
                <w:sz w:val="18"/>
                <w:szCs w:val="18"/>
              </w:rPr>
            </w:pPr>
            <w:r>
              <w:rPr>
                <w:kern w:val="0"/>
                <w:sz w:val="18"/>
                <w:szCs w:val="18"/>
              </w:rPr>
              <w:t>4.321289</w:t>
            </w:r>
          </w:p>
        </w:tc>
        <w:tc>
          <w:tcPr>
            <w:tcW w:w="426" w:type="dxa"/>
            <w:tcBorders>
              <w:top w:val="single" w:color="auto" w:sz="4" w:space="0"/>
              <w:left w:val="single" w:color="auto" w:sz="4" w:space="0"/>
              <w:bottom w:val="single" w:color="auto" w:sz="4" w:space="0"/>
              <w:right w:val="single" w:color="auto" w:sz="4" w:space="0"/>
            </w:tcBorders>
            <w:vAlign w:val="center"/>
          </w:tcPr>
          <w:p w14:paraId="35693FA3">
            <w:pPr>
              <w:widowControl/>
              <w:tabs>
                <w:tab w:val="decimal" w:pos="0"/>
              </w:tabs>
              <w:ind w:firstLine="0" w:firstLineChars="0"/>
              <w:jc w:val="center"/>
              <w:rPr>
                <w:kern w:val="0"/>
                <w:sz w:val="18"/>
                <w:szCs w:val="18"/>
              </w:rPr>
            </w:pPr>
            <w:r>
              <w:rPr>
                <w:kern w:val="0"/>
                <w:sz w:val="18"/>
                <w:szCs w:val="18"/>
              </w:rPr>
              <w:t>1</w:t>
            </w:r>
          </w:p>
        </w:tc>
        <w:tc>
          <w:tcPr>
            <w:tcW w:w="813" w:type="dxa"/>
            <w:tcBorders>
              <w:top w:val="single" w:color="auto" w:sz="4" w:space="0"/>
              <w:left w:val="single" w:color="auto" w:sz="4" w:space="0"/>
              <w:bottom w:val="single" w:color="auto" w:sz="4" w:space="0"/>
              <w:right w:val="single" w:color="auto" w:sz="4" w:space="0"/>
            </w:tcBorders>
            <w:vAlign w:val="center"/>
          </w:tcPr>
          <w:p w14:paraId="466C820E">
            <w:pPr>
              <w:widowControl/>
              <w:tabs>
                <w:tab w:val="decimal" w:pos="0"/>
              </w:tabs>
              <w:ind w:firstLine="0" w:firstLineChars="0"/>
              <w:jc w:val="center"/>
              <w:rPr>
                <w:kern w:val="0"/>
                <w:sz w:val="18"/>
                <w:szCs w:val="18"/>
              </w:rPr>
            </w:pPr>
            <w:r>
              <w:rPr>
                <w:kern w:val="0"/>
                <w:sz w:val="18"/>
                <w:szCs w:val="18"/>
              </w:rPr>
              <w:t>305</w:t>
            </w:r>
          </w:p>
        </w:tc>
        <w:tc>
          <w:tcPr>
            <w:tcW w:w="1068" w:type="dxa"/>
            <w:tcBorders>
              <w:top w:val="single" w:color="auto" w:sz="4" w:space="0"/>
              <w:left w:val="single" w:color="auto" w:sz="4" w:space="0"/>
              <w:bottom w:val="single" w:color="auto" w:sz="4" w:space="0"/>
              <w:right w:val="single" w:color="auto" w:sz="4" w:space="0"/>
            </w:tcBorders>
            <w:vAlign w:val="center"/>
          </w:tcPr>
          <w:p w14:paraId="0584F3DB">
            <w:pPr>
              <w:widowControl/>
              <w:tabs>
                <w:tab w:val="decimal" w:pos="0"/>
              </w:tabs>
              <w:ind w:firstLine="0" w:firstLineChars="0"/>
              <w:jc w:val="center"/>
              <w:rPr>
                <w:kern w:val="0"/>
                <w:sz w:val="18"/>
                <w:szCs w:val="18"/>
              </w:rPr>
            </w:pPr>
            <w:r>
              <w:rPr>
                <w:kern w:val="0"/>
                <w:sz w:val="18"/>
                <w:szCs w:val="18"/>
              </w:rPr>
              <w:t>7.446289</w:t>
            </w:r>
          </w:p>
        </w:tc>
        <w:tc>
          <w:tcPr>
            <w:tcW w:w="426" w:type="dxa"/>
            <w:tcBorders>
              <w:top w:val="single" w:color="auto" w:sz="4" w:space="0"/>
              <w:left w:val="single" w:color="auto" w:sz="4" w:space="0"/>
              <w:bottom w:val="single" w:color="auto" w:sz="4" w:space="0"/>
              <w:right w:val="single" w:color="auto" w:sz="4" w:space="0"/>
            </w:tcBorders>
            <w:vAlign w:val="center"/>
          </w:tcPr>
          <w:p w14:paraId="08D133E3">
            <w:pPr>
              <w:widowControl/>
              <w:tabs>
                <w:tab w:val="decimal" w:pos="0"/>
              </w:tabs>
              <w:ind w:firstLine="0" w:firstLineChars="0"/>
              <w:jc w:val="center"/>
              <w:rPr>
                <w:kern w:val="0"/>
                <w:sz w:val="18"/>
                <w:szCs w:val="18"/>
              </w:rPr>
            </w:pPr>
            <w:r>
              <w:rPr>
                <w:kern w:val="0"/>
                <w:sz w:val="18"/>
                <w:szCs w:val="18"/>
              </w:rPr>
              <w:t>1</w:t>
            </w:r>
          </w:p>
        </w:tc>
        <w:tc>
          <w:tcPr>
            <w:tcW w:w="813" w:type="dxa"/>
            <w:tcBorders>
              <w:top w:val="single" w:color="auto" w:sz="4" w:space="0"/>
              <w:left w:val="single" w:color="auto" w:sz="4" w:space="0"/>
              <w:bottom w:val="single" w:color="auto" w:sz="4" w:space="0"/>
              <w:right w:val="single" w:color="auto" w:sz="4" w:space="0"/>
            </w:tcBorders>
            <w:vAlign w:val="center"/>
          </w:tcPr>
          <w:p w14:paraId="19CDB4F8">
            <w:pPr>
              <w:widowControl/>
              <w:tabs>
                <w:tab w:val="decimal" w:pos="0"/>
              </w:tabs>
              <w:ind w:firstLine="0" w:firstLineChars="0"/>
              <w:jc w:val="center"/>
              <w:rPr>
                <w:kern w:val="0"/>
                <w:sz w:val="18"/>
                <w:szCs w:val="18"/>
              </w:rPr>
            </w:pPr>
            <w:r>
              <w:rPr>
                <w:kern w:val="0"/>
                <w:sz w:val="18"/>
                <w:szCs w:val="18"/>
              </w:rPr>
              <w:t>433</w:t>
            </w:r>
          </w:p>
        </w:tc>
        <w:tc>
          <w:tcPr>
            <w:tcW w:w="1109" w:type="dxa"/>
            <w:tcBorders>
              <w:top w:val="single" w:color="auto" w:sz="4" w:space="0"/>
              <w:left w:val="single" w:color="auto" w:sz="4" w:space="0"/>
              <w:bottom w:val="single" w:color="auto" w:sz="4" w:space="0"/>
              <w:right w:val="single" w:color="auto" w:sz="4" w:space="0"/>
            </w:tcBorders>
            <w:vAlign w:val="center"/>
          </w:tcPr>
          <w:p w14:paraId="34EC89A2">
            <w:pPr>
              <w:widowControl/>
              <w:tabs>
                <w:tab w:val="decimal" w:pos="0"/>
              </w:tabs>
              <w:ind w:firstLine="0" w:firstLineChars="0"/>
              <w:jc w:val="center"/>
              <w:rPr>
                <w:kern w:val="0"/>
                <w:sz w:val="18"/>
                <w:szCs w:val="18"/>
              </w:rPr>
            </w:pPr>
            <w:r>
              <w:rPr>
                <w:kern w:val="0"/>
                <w:sz w:val="18"/>
                <w:szCs w:val="18"/>
              </w:rPr>
              <w:t>10.571289</w:t>
            </w:r>
          </w:p>
        </w:tc>
        <w:tc>
          <w:tcPr>
            <w:tcW w:w="426" w:type="dxa"/>
            <w:tcBorders>
              <w:top w:val="single" w:color="auto" w:sz="4" w:space="0"/>
              <w:left w:val="single" w:color="auto" w:sz="4" w:space="0"/>
              <w:bottom w:val="single" w:color="auto" w:sz="4" w:space="0"/>
              <w:right w:val="single" w:color="auto" w:sz="4" w:space="0"/>
            </w:tcBorders>
            <w:vAlign w:val="center"/>
          </w:tcPr>
          <w:p w14:paraId="76B97283">
            <w:pPr>
              <w:widowControl/>
              <w:tabs>
                <w:tab w:val="decimal" w:pos="0"/>
              </w:tabs>
              <w:ind w:firstLine="0" w:firstLineChars="0"/>
              <w:jc w:val="center"/>
              <w:rPr>
                <w:kern w:val="0"/>
                <w:sz w:val="18"/>
                <w:szCs w:val="18"/>
              </w:rPr>
            </w:pPr>
            <w:r>
              <w:rPr>
                <w:kern w:val="0"/>
                <w:sz w:val="18"/>
                <w:szCs w:val="18"/>
              </w:rPr>
              <w:t>5</w:t>
            </w:r>
          </w:p>
        </w:tc>
      </w:tr>
      <w:tr w14:paraId="03C81C8C">
        <w:tblPrEx>
          <w:tblCellMar>
            <w:top w:w="0" w:type="dxa"/>
            <w:left w:w="108" w:type="dxa"/>
            <w:bottom w:w="0" w:type="dxa"/>
            <w:right w:w="108" w:type="dxa"/>
          </w:tblCellMar>
        </w:tblPrEx>
        <w:trPr>
          <w:trHeight w:val="270" w:hRule="atLeast"/>
          <w:jc w:val="center"/>
        </w:trPr>
        <w:tc>
          <w:tcPr>
            <w:tcW w:w="952" w:type="dxa"/>
            <w:tcBorders>
              <w:top w:val="single" w:color="auto" w:sz="4" w:space="0"/>
              <w:left w:val="single" w:color="auto" w:sz="4" w:space="0"/>
              <w:bottom w:val="single" w:color="auto" w:sz="4" w:space="0"/>
              <w:right w:val="single" w:color="auto" w:sz="4" w:space="0"/>
            </w:tcBorders>
            <w:vAlign w:val="center"/>
          </w:tcPr>
          <w:p w14:paraId="57741F37">
            <w:pPr>
              <w:widowControl/>
              <w:tabs>
                <w:tab w:val="decimal" w:pos="0"/>
              </w:tabs>
              <w:ind w:firstLine="0" w:firstLineChars="0"/>
              <w:jc w:val="center"/>
              <w:rPr>
                <w:kern w:val="0"/>
                <w:sz w:val="18"/>
                <w:szCs w:val="18"/>
              </w:rPr>
            </w:pPr>
            <w:r>
              <w:rPr>
                <w:kern w:val="0"/>
                <w:sz w:val="18"/>
                <w:szCs w:val="18"/>
              </w:rPr>
              <w:t>50</w:t>
            </w:r>
          </w:p>
        </w:tc>
        <w:tc>
          <w:tcPr>
            <w:tcW w:w="1068" w:type="dxa"/>
            <w:tcBorders>
              <w:top w:val="single" w:color="auto" w:sz="4" w:space="0"/>
              <w:left w:val="single" w:color="auto" w:sz="4" w:space="0"/>
              <w:bottom w:val="single" w:color="auto" w:sz="4" w:space="0"/>
              <w:right w:val="single" w:color="auto" w:sz="4" w:space="0"/>
            </w:tcBorders>
            <w:vAlign w:val="center"/>
          </w:tcPr>
          <w:p w14:paraId="5109FB7B">
            <w:pPr>
              <w:widowControl/>
              <w:tabs>
                <w:tab w:val="decimal" w:pos="0"/>
              </w:tabs>
              <w:ind w:firstLine="0" w:firstLineChars="0"/>
              <w:jc w:val="center"/>
              <w:rPr>
                <w:kern w:val="0"/>
                <w:sz w:val="18"/>
                <w:szCs w:val="18"/>
              </w:rPr>
            </w:pPr>
            <w:r>
              <w:rPr>
                <w:kern w:val="0"/>
                <w:sz w:val="18"/>
                <w:szCs w:val="18"/>
              </w:rPr>
              <w:t>1.220703</w:t>
            </w:r>
          </w:p>
        </w:tc>
        <w:tc>
          <w:tcPr>
            <w:tcW w:w="668" w:type="dxa"/>
            <w:tcBorders>
              <w:top w:val="single" w:color="auto" w:sz="4" w:space="0"/>
              <w:left w:val="single" w:color="auto" w:sz="4" w:space="0"/>
              <w:bottom w:val="single" w:color="auto" w:sz="4" w:space="0"/>
              <w:right w:val="single" w:color="auto" w:sz="4" w:space="0"/>
            </w:tcBorders>
          </w:tcPr>
          <w:p w14:paraId="4529865C">
            <w:pPr>
              <w:widowControl/>
              <w:tabs>
                <w:tab w:val="decimal" w:pos="0"/>
              </w:tabs>
              <w:ind w:firstLine="0" w:firstLineChars="0"/>
              <w:jc w:val="center"/>
              <w:rPr>
                <w:kern w:val="0"/>
                <w:sz w:val="18"/>
                <w:szCs w:val="18"/>
              </w:rPr>
            </w:pPr>
            <w:r>
              <w:rPr>
                <w:kern w:val="0"/>
                <w:sz w:val="18"/>
                <w:szCs w:val="18"/>
              </w:rPr>
              <w:t>3</w:t>
            </w:r>
          </w:p>
        </w:tc>
        <w:tc>
          <w:tcPr>
            <w:tcW w:w="733" w:type="dxa"/>
            <w:tcBorders>
              <w:top w:val="single" w:color="auto" w:sz="4" w:space="0"/>
              <w:left w:val="single" w:color="auto" w:sz="4" w:space="0"/>
              <w:bottom w:val="single" w:color="auto" w:sz="4" w:space="0"/>
              <w:right w:val="single" w:color="auto" w:sz="4" w:space="0"/>
            </w:tcBorders>
            <w:vAlign w:val="center"/>
          </w:tcPr>
          <w:p w14:paraId="5B5AE71B">
            <w:pPr>
              <w:widowControl/>
              <w:tabs>
                <w:tab w:val="decimal" w:pos="0"/>
              </w:tabs>
              <w:ind w:firstLine="0" w:firstLineChars="0"/>
              <w:jc w:val="center"/>
              <w:rPr>
                <w:kern w:val="0"/>
                <w:sz w:val="18"/>
                <w:szCs w:val="18"/>
              </w:rPr>
            </w:pPr>
            <w:r>
              <w:rPr>
                <w:kern w:val="0"/>
                <w:sz w:val="18"/>
                <w:szCs w:val="18"/>
              </w:rPr>
              <w:t>178</w:t>
            </w:r>
          </w:p>
        </w:tc>
        <w:tc>
          <w:tcPr>
            <w:tcW w:w="1068" w:type="dxa"/>
            <w:tcBorders>
              <w:top w:val="single" w:color="auto" w:sz="4" w:space="0"/>
              <w:left w:val="single" w:color="auto" w:sz="4" w:space="0"/>
              <w:bottom w:val="single" w:color="auto" w:sz="4" w:space="0"/>
              <w:right w:val="single" w:color="auto" w:sz="4" w:space="0"/>
            </w:tcBorders>
            <w:vAlign w:val="center"/>
          </w:tcPr>
          <w:p w14:paraId="1F173855">
            <w:pPr>
              <w:widowControl/>
              <w:tabs>
                <w:tab w:val="decimal" w:pos="0"/>
              </w:tabs>
              <w:ind w:firstLine="0" w:firstLineChars="0"/>
              <w:jc w:val="center"/>
              <w:rPr>
                <w:kern w:val="0"/>
                <w:sz w:val="18"/>
                <w:szCs w:val="18"/>
              </w:rPr>
            </w:pPr>
            <w:r>
              <w:rPr>
                <w:kern w:val="0"/>
                <w:sz w:val="18"/>
                <w:szCs w:val="18"/>
              </w:rPr>
              <w:t>4.345703</w:t>
            </w:r>
          </w:p>
        </w:tc>
        <w:tc>
          <w:tcPr>
            <w:tcW w:w="426" w:type="dxa"/>
            <w:tcBorders>
              <w:top w:val="single" w:color="auto" w:sz="4" w:space="0"/>
              <w:left w:val="single" w:color="auto" w:sz="4" w:space="0"/>
              <w:bottom w:val="single" w:color="auto" w:sz="4" w:space="0"/>
              <w:right w:val="single" w:color="auto" w:sz="4" w:space="0"/>
            </w:tcBorders>
            <w:vAlign w:val="center"/>
          </w:tcPr>
          <w:p w14:paraId="1610A8E4">
            <w:pPr>
              <w:widowControl/>
              <w:tabs>
                <w:tab w:val="decimal" w:pos="0"/>
              </w:tabs>
              <w:ind w:firstLine="0" w:firstLineChars="0"/>
              <w:jc w:val="center"/>
              <w:rPr>
                <w:kern w:val="0"/>
                <w:sz w:val="18"/>
                <w:szCs w:val="18"/>
              </w:rPr>
            </w:pPr>
            <w:r>
              <w:rPr>
                <w:kern w:val="0"/>
                <w:sz w:val="18"/>
                <w:szCs w:val="18"/>
              </w:rPr>
              <w:t>0</w:t>
            </w:r>
          </w:p>
        </w:tc>
        <w:tc>
          <w:tcPr>
            <w:tcW w:w="813" w:type="dxa"/>
            <w:tcBorders>
              <w:top w:val="single" w:color="auto" w:sz="4" w:space="0"/>
              <w:left w:val="single" w:color="auto" w:sz="4" w:space="0"/>
              <w:bottom w:val="single" w:color="auto" w:sz="4" w:space="0"/>
              <w:right w:val="single" w:color="auto" w:sz="4" w:space="0"/>
            </w:tcBorders>
            <w:vAlign w:val="center"/>
          </w:tcPr>
          <w:p w14:paraId="36BEB83C">
            <w:pPr>
              <w:widowControl/>
              <w:tabs>
                <w:tab w:val="decimal" w:pos="0"/>
              </w:tabs>
              <w:ind w:firstLine="0" w:firstLineChars="0"/>
              <w:jc w:val="center"/>
              <w:rPr>
                <w:kern w:val="0"/>
                <w:sz w:val="18"/>
                <w:szCs w:val="18"/>
              </w:rPr>
            </w:pPr>
            <w:r>
              <w:rPr>
                <w:kern w:val="0"/>
                <w:sz w:val="18"/>
                <w:szCs w:val="18"/>
              </w:rPr>
              <w:t>306</w:t>
            </w:r>
          </w:p>
        </w:tc>
        <w:tc>
          <w:tcPr>
            <w:tcW w:w="1068" w:type="dxa"/>
            <w:tcBorders>
              <w:top w:val="single" w:color="auto" w:sz="4" w:space="0"/>
              <w:left w:val="single" w:color="auto" w:sz="4" w:space="0"/>
              <w:bottom w:val="single" w:color="auto" w:sz="4" w:space="0"/>
              <w:right w:val="single" w:color="auto" w:sz="4" w:space="0"/>
            </w:tcBorders>
            <w:vAlign w:val="center"/>
          </w:tcPr>
          <w:p w14:paraId="43BA9FEA">
            <w:pPr>
              <w:widowControl/>
              <w:tabs>
                <w:tab w:val="decimal" w:pos="0"/>
              </w:tabs>
              <w:ind w:firstLine="0" w:firstLineChars="0"/>
              <w:jc w:val="center"/>
              <w:rPr>
                <w:kern w:val="0"/>
                <w:sz w:val="18"/>
                <w:szCs w:val="18"/>
              </w:rPr>
            </w:pPr>
            <w:r>
              <w:rPr>
                <w:kern w:val="0"/>
                <w:sz w:val="18"/>
                <w:szCs w:val="18"/>
              </w:rPr>
              <w:t>7.470703</w:t>
            </w:r>
          </w:p>
        </w:tc>
        <w:tc>
          <w:tcPr>
            <w:tcW w:w="426" w:type="dxa"/>
            <w:tcBorders>
              <w:top w:val="single" w:color="auto" w:sz="4" w:space="0"/>
              <w:left w:val="single" w:color="auto" w:sz="4" w:space="0"/>
              <w:bottom w:val="single" w:color="auto" w:sz="4" w:space="0"/>
              <w:right w:val="single" w:color="auto" w:sz="4" w:space="0"/>
            </w:tcBorders>
            <w:vAlign w:val="center"/>
          </w:tcPr>
          <w:p w14:paraId="134C46B7">
            <w:pPr>
              <w:widowControl/>
              <w:tabs>
                <w:tab w:val="decimal" w:pos="0"/>
              </w:tabs>
              <w:ind w:firstLine="0" w:firstLineChars="0"/>
              <w:jc w:val="center"/>
              <w:rPr>
                <w:kern w:val="0"/>
                <w:sz w:val="18"/>
                <w:szCs w:val="18"/>
              </w:rPr>
            </w:pPr>
            <w:r>
              <w:rPr>
                <w:kern w:val="0"/>
                <w:sz w:val="18"/>
                <w:szCs w:val="18"/>
              </w:rPr>
              <w:t>1</w:t>
            </w:r>
          </w:p>
        </w:tc>
        <w:tc>
          <w:tcPr>
            <w:tcW w:w="813" w:type="dxa"/>
            <w:tcBorders>
              <w:top w:val="single" w:color="auto" w:sz="4" w:space="0"/>
              <w:left w:val="single" w:color="auto" w:sz="4" w:space="0"/>
              <w:bottom w:val="single" w:color="auto" w:sz="4" w:space="0"/>
              <w:right w:val="single" w:color="auto" w:sz="4" w:space="0"/>
            </w:tcBorders>
            <w:vAlign w:val="center"/>
          </w:tcPr>
          <w:p w14:paraId="0050CCE9">
            <w:pPr>
              <w:widowControl/>
              <w:tabs>
                <w:tab w:val="decimal" w:pos="0"/>
              </w:tabs>
              <w:ind w:firstLine="0" w:firstLineChars="0"/>
              <w:jc w:val="center"/>
              <w:rPr>
                <w:kern w:val="0"/>
                <w:sz w:val="18"/>
                <w:szCs w:val="18"/>
              </w:rPr>
            </w:pPr>
            <w:r>
              <w:rPr>
                <w:kern w:val="0"/>
                <w:sz w:val="18"/>
                <w:szCs w:val="18"/>
              </w:rPr>
              <w:t>434</w:t>
            </w:r>
          </w:p>
        </w:tc>
        <w:tc>
          <w:tcPr>
            <w:tcW w:w="1109" w:type="dxa"/>
            <w:tcBorders>
              <w:top w:val="single" w:color="auto" w:sz="4" w:space="0"/>
              <w:left w:val="single" w:color="auto" w:sz="4" w:space="0"/>
              <w:bottom w:val="single" w:color="auto" w:sz="4" w:space="0"/>
              <w:right w:val="single" w:color="auto" w:sz="4" w:space="0"/>
            </w:tcBorders>
            <w:vAlign w:val="center"/>
          </w:tcPr>
          <w:p w14:paraId="6591802E">
            <w:pPr>
              <w:widowControl/>
              <w:tabs>
                <w:tab w:val="decimal" w:pos="0"/>
              </w:tabs>
              <w:ind w:firstLine="0" w:firstLineChars="0"/>
              <w:jc w:val="center"/>
              <w:rPr>
                <w:kern w:val="0"/>
                <w:sz w:val="18"/>
                <w:szCs w:val="18"/>
              </w:rPr>
            </w:pPr>
            <w:r>
              <w:rPr>
                <w:kern w:val="0"/>
                <w:sz w:val="18"/>
                <w:szCs w:val="18"/>
              </w:rPr>
              <w:t>10.595703</w:t>
            </w:r>
          </w:p>
        </w:tc>
        <w:tc>
          <w:tcPr>
            <w:tcW w:w="426" w:type="dxa"/>
            <w:tcBorders>
              <w:top w:val="single" w:color="auto" w:sz="4" w:space="0"/>
              <w:left w:val="single" w:color="auto" w:sz="4" w:space="0"/>
              <w:bottom w:val="single" w:color="auto" w:sz="4" w:space="0"/>
              <w:right w:val="single" w:color="auto" w:sz="4" w:space="0"/>
            </w:tcBorders>
            <w:vAlign w:val="center"/>
          </w:tcPr>
          <w:p w14:paraId="7DC392E9">
            <w:pPr>
              <w:widowControl/>
              <w:tabs>
                <w:tab w:val="decimal" w:pos="0"/>
              </w:tabs>
              <w:ind w:firstLine="0" w:firstLineChars="0"/>
              <w:jc w:val="center"/>
              <w:rPr>
                <w:kern w:val="0"/>
                <w:sz w:val="18"/>
                <w:szCs w:val="18"/>
              </w:rPr>
            </w:pPr>
            <w:r>
              <w:rPr>
                <w:kern w:val="0"/>
                <w:sz w:val="18"/>
                <w:szCs w:val="18"/>
              </w:rPr>
              <w:t>1</w:t>
            </w:r>
          </w:p>
        </w:tc>
      </w:tr>
      <w:tr w14:paraId="5CF1847F">
        <w:tblPrEx>
          <w:tblCellMar>
            <w:top w:w="0" w:type="dxa"/>
            <w:left w:w="108" w:type="dxa"/>
            <w:bottom w:w="0" w:type="dxa"/>
            <w:right w:w="108" w:type="dxa"/>
          </w:tblCellMar>
        </w:tblPrEx>
        <w:trPr>
          <w:trHeight w:val="270" w:hRule="atLeast"/>
          <w:jc w:val="center"/>
        </w:trPr>
        <w:tc>
          <w:tcPr>
            <w:tcW w:w="952" w:type="dxa"/>
            <w:tcBorders>
              <w:top w:val="single" w:color="auto" w:sz="4" w:space="0"/>
              <w:left w:val="single" w:color="auto" w:sz="4" w:space="0"/>
              <w:bottom w:val="single" w:color="auto" w:sz="4" w:space="0"/>
              <w:right w:val="single" w:color="auto" w:sz="4" w:space="0"/>
            </w:tcBorders>
            <w:vAlign w:val="center"/>
          </w:tcPr>
          <w:p w14:paraId="5F408483">
            <w:pPr>
              <w:widowControl/>
              <w:tabs>
                <w:tab w:val="decimal" w:pos="0"/>
              </w:tabs>
              <w:ind w:firstLine="0" w:firstLineChars="0"/>
              <w:jc w:val="center"/>
              <w:rPr>
                <w:kern w:val="0"/>
                <w:sz w:val="18"/>
                <w:szCs w:val="18"/>
              </w:rPr>
            </w:pPr>
            <w:r>
              <w:rPr>
                <w:kern w:val="0"/>
                <w:sz w:val="18"/>
                <w:szCs w:val="18"/>
              </w:rPr>
              <w:t>51</w:t>
            </w:r>
          </w:p>
        </w:tc>
        <w:tc>
          <w:tcPr>
            <w:tcW w:w="1068" w:type="dxa"/>
            <w:tcBorders>
              <w:top w:val="single" w:color="auto" w:sz="4" w:space="0"/>
              <w:left w:val="single" w:color="auto" w:sz="4" w:space="0"/>
              <w:bottom w:val="single" w:color="auto" w:sz="4" w:space="0"/>
              <w:right w:val="single" w:color="auto" w:sz="4" w:space="0"/>
            </w:tcBorders>
            <w:vAlign w:val="center"/>
          </w:tcPr>
          <w:p w14:paraId="448ACCDE">
            <w:pPr>
              <w:widowControl/>
              <w:tabs>
                <w:tab w:val="decimal" w:pos="0"/>
              </w:tabs>
              <w:ind w:firstLine="0" w:firstLineChars="0"/>
              <w:jc w:val="center"/>
              <w:rPr>
                <w:kern w:val="0"/>
                <w:sz w:val="18"/>
                <w:szCs w:val="18"/>
              </w:rPr>
            </w:pPr>
            <w:r>
              <w:rPr>
                <w:kern w:val="0"/>
                <w:sz w:val="18"/>
                <w:szCs w:val="18"/>
              </w:rPr>
              <w:t>1.245117</w:t>
            </w:r>
          </w:p>
        </w:tc>
        <w:tc>
          <w:tcPr>
            <w:tcW w:w="668" w:type="dxa"/>
            <w:tcBorders>
              <w:top w:val="single" w:color="auto" w:sz="4" w:space="0"/>
              <w:left w:val="single" w:color="auto" w:sz="4" w:space="0"/>
              <w:bottom w:val="single" w:color="auto" w:sz="4" w:space="0"/>
              <w:right w:val="single" w:color="auto" w:sz="4" w:space="0"/>
            </w:tcBorders>
          </w:tcPr>
          <w:p w14:paraId="2E1D7704">
            <w:pPr>
              <w:widowControl/>
              <w:tabs>
                <w:tab w:val="decimal" w:pos="0"/>
              </w:tabs>
              <w:ind w:firstLine="0" w:firstLineChars="0"/>
              <w:jc w:val="center"/>
              <w:rPr>
                <w:kern w:val="0"/>
                <w:sz w:val="18"/>
                <w:szCs w:val="18"/>
              </w:rPr>
            </w:pPr>
            <w:r>
              <w:rPr>
                <w:kern w:val="0"/>
                <w:sz w:val="18"/>
                <w:szCs w:val="18"/>
              </w:rPr>
              <w:t>2</w:t>
            </w:r>
          </w:p>
        </w:tc>
        <w:tc>
          <w:tcPr>
            <w:tcW w:w="733" w:type="dxa"/>
            <w:tcBorders>
              <w:top w:val="single" w:color="auto" w:sz="4" w:space="0"/>
              <w:left w:val="single" w:color="auto" w:sz="4" w:space="0"/>
              <w:bottom w:val="single" w:color="auto" w:sz="4" w:space="0"/>
              <w:right w:val="single" w:color="auto" w:sz="4" w:space="0"/>
            </w:tcBorders>
            <w:vAlign w:val="center"/>
          </w:tcPr>
          <w:p w14:paraId="6B565398">
            <w:pPr>
              <w:widowControl/>
              <w:tabs>
                <w:tab w:val="decimal" w:pos="0"/>
              </w:tabs>
              <w:ind w:firstLine="0" w:firstLineChars="0"/>
              <w:jc w:val="center"/>
              <w:rPr>
                <w:kern w:val="0"/>
                <w:sz w:val="18"/>
                <w:szCs w:val="18"/>
              </w:rPr>
            </w:pPr>
            <w:r>
              <w:rPr>
                <w:kern w:val="0"/>
                <w:sz w:val="18"/>
                <w:szCs w:val="18"/>
              </w:rPr>
              <w:t>179</w:t>
            </w:r>
          </w:p>
        </w:tc>
        <w:tc>
          <w:tcPr>
            <w:tcW w:w="1068" w:type="dxa"/>
            <w:tcBorders>
              <w:top w:val="single" w:color="auto" w:sz="4" w:space="0"/>
              <w:left w:val="single" w:color="auto" w:sz="4" w:space="0"/>
              <w:bottom w:val="single" w:color="auto" w:sz="4" w:space="0"/>
              <w:right w:val="single" w:color="auto" w:sz="4" w:space="0"/>
            </w:tcBorders>
            <w:vAlign w:val="center"/>
          </w:tcPr>
          <w:p w14:paraId="1CBAC821">
            <w:pPr>
              <w:widowControl/>
              <w:tabs>
                <w:tab w:val="decimal" w:pos="0"/>
              </w:tabs>
              <w:ind w:firstLine="0" w:firstLineChars="0"/>
              <w:jc w:val="center"/>
              <w:rPr>
                <w:kern w:val="0"/>
                <w:sz w:val="18"/>
                <w:szCs w:val="18"/>
              </w:rPr>
            </w:pPr>
            <w:r>
              <w:rPr>
                <w:kern w:val="0"/>
                <w:sz w:val="18"/>
                <w:szCs w:val="18"/>
              </w:rPr>
              <w:t>4.370117</w:t>
            </w:r>
          </w:p>
        </w:tc>
        <w:tc>
          <w:tcPr>
            <w:tcW w:w="426" w:type="dxa"/>
            <w:tcBorders>
              <w:top w:val="single" w:color="auto" w:sz="4" w:space="0"/>
              <w:left w:val="single" w:color="auto" w:sz="4" w:space="0"/>
              <w:bottom w:val="single" w:color="auto" w:sz="4" w:space="0"/>
              <w:right w:val="single" w:color="auto" w:sz="4" w:space="0"/>
            </w:tcBorders>
            <w:vAlign w:val="center"/>
          </w:tcPr>
          <w:p w14:paraId="6A42E70E">
            <w:pPr>
              <w:widowControl/>
              <w:tabs>
                <w:tab w:val="decimal" w:pos="0"/>
              </w:tabs>
              <w:ind w:firstLine="0" w:firstLineChars="0"/>
              <w:jc w:val="center"/>
              <w:rPr>
                <w:kern w:val="0"/>
                <w:sz w:val="18"/>
                <w:szCs w:val="18"/>
              </w:rPr>
            </w:pPr>
            <w:r>
              <w:rPr>
                <w:kern w:val="0"/>
                <w:sz w:val="18"/>
                <w:szCs w:val="18"/>
              </w:rPr>
              <w:t>6</w:t>
            </w:r>
          </w:p>
        </w:tc>
        <w:tc>
          <w:tcPr>
            <w:tcW w:w="813" w:type="dxa"/>
            <w:tcBorders>
              <w:top w:val="single" w:color="auto" w:sz="4" w:space="0"/>
              <w:left w:val="single" w:color="auto" w:sz="4" w:space="0"/>
              <w:bottom w:val="single" w:color="auto" w:sz="4" w:space="0"/>
              <w:right w:val="single" w:color="auto" w:sz="4" w:space="0"/>
            </w:tcBorders>
            <w:vAlign w:val="center"/>
          </w:tcPr>
          <w:p w14:paraId="11348140">
            <w:pPr>
              <w:widowControl/>
              <w:tabs>
                <w:tab w:val="decimal" w:pos="0"/>
              </w:tabs>
              <w:ind w:firstLine="0" w:firstLineChars="0"/>
              <w:jc w:val="center"/>
              <w:rPr>
                <w:kern w:val="0"/>
                <w:sz w:val="18"/>
                <w:szCs w:val="18"/>
              </w:rPr>
            </w:pPr>
            <w:r>
              <w:rPr>
                <w:kern w:val="0"/>
                <w:sz w:val="18"/>
                <w:szCs w:val="18"/>
              </w:rPr>
              <w:t>307</w:t>
            </w:r>
          </w:p>
        </w:tc>
        <w:tc>
          <w:tcPr>
            <w:tcW w:w="1068" w:type="dxa"/>
            <w:tcBorders>
              <w:top w:val="single" w:color="auto" w:sz="4" w:space="0"/>
              <w:left w:val="single" w:color="auto" w:sz="4" w:space="0"/>
              <w:bottom w:val="single" w:color="auto" w:sz="4" w:space="0"/>
              <w:right w:val="single" w:color="auto" w:sz="4" w:space="0"/>
            </w:tcBorders>
            <w:vAlign w:val="center"/>
          </w:tcPr>
          <w:p w14:paraId="04E19BEA">
            <w:pPr>
              <w:widowControl/>
              <w:tabs>
                <w:tab w:val="decimal" w:pos="0"/>
              </w:tabs>
              <w:ind w:firstLine="0" w:firstLineChars="0"/>
              <w:jc w:val="center"/>
              <w:rPr>
                <w:kern w:val="0"/>
                <w:sz w:val="18"/>
                <w:szCs w:val="18"/>
              </w:rPr>
            </w:pPr>
            <w:r>
              <w:rPr>
                <w:kern w:val="0"/>
                <w:sz w:val="18"/>
                <w:szCs w:val="18"/>
              </w:rPr>
              <w:t>7.495117</w:t>
            </w:r>
          </w:p>
        </w:tc>
        <w:tc>
          <w:tcPr>
            <w:tcW w:w="426" w:type="dxa"/>
            <w:tcBorders>
              <w:top w:val="single" w:color="auto" w:sz="4" w:space="0"/>
              <w:left w:val="single" w:color="auto" w:sz="4" w:space="0"/>
              <w:bottom w:val="single" w:color="auto" w:sz="4" w:space="0"/>
              <w:right w:val="single" w:color="auto" w:sz="4" w:space="0"/>
            </w:tcBorders>
            <w:vAlign w:val="center"/>
          </w:tcPr>
          <w:p w14:paraId="11E78F97">
            <w:pPr>
              <w:widowControl/>
              <w:tabs>
                <w:tab w:val="decimal" w:pos="0"/>
              </w:tabs>
              <w:ind w:firstLine="0" w:firstLineChars="0"/>
              <w:jc w:val="center"/>
              <w:rPr>
                <w:kern w:val="0"/>
                <w:sz w:val="18"/>
                <w:szCs w:val="18"/>
              </w:rPr>
            </w:pPr>
            <w:r>
              <w:rPr>
                <w:kern w:val="0"/>
                <w:sz w:val="18"/>
                <w:szCs w:val="18"/>
              </w:rPr>
              <w:t>4</w:t>
            </w:r>
          </w:p>
        </w:tc>
        <w:tc>
          <w:tcPr>
            <w:tcW w:w="813" w:type="dxa"/>
            <w:tcBorders>
              <w:top w:val="single" w:color="auto" w:sz="4" w:space="0"/>
              <w:left w:val="single" w:color="auto" w:sz="4" w:space="0"/>
              <w:bottom w:val="single" w:color="auto" w:sz="4" w:space="0"/>
              <w:right w:val="single" w:color="auto" w:sz="4" w:space="0"/>
            </w:tcBorders>
            <w:vAlign w:val="center"/>
          </w:tcPr>
          <w:p w14:paraId="58D646AB">
            <w:pPr>
              <w:widowControl/>
              <w:tabs>
                <w:tab w:val="decimal" w:pos="0"/>
              </w:tabs>
              <w:ind w:firstLine="0" w:firstLineChars="0"/>
              <w:jc w:val="center"/>
              <w:rPr>
                <w:kern w:val="0"/>
                <w:sz w:val="18"/>
                <w:szCs w:val="18"/>
              </w:rPr>
            </w:pPr>
            <w:r>
              <w:rPr>
                <w:kern w:val="0"/>
                <w:sz w:val="18"/>
                <w:szCs w:val="18"/>
              </w:rPr>
              <w:t>435</w:t>
            </w:r>
          </w:p>
        </w:tc>
        <w:tc>
          <w:tcPr>
            <w:tcW w:w="1109" w:type="dxa"/>
            <w:tcBorders>
              <w:top w:val="single" w:color="auto" w:sz="4" w:space="0"/>
              <w:left w:val="single" w:color="auto" w:sz="4" w:space="0"/>
              <w:bottom w:val="single" w:color="auto" w:sz="4" w:space="0"/>
              <w:right w:val="single" w:color="auto" w:sz="4" w:space="0"/>
            </w:tcBorders>
            <w:vAlign w:val="center"/>
          </w:tcPr>
          <w:p w14:paraId="746EAE5D">
            <w:pPr>
              <w:widowControl/>
              <w:tabs>
                <w:tab w:val="decimal" w:pos="0"/>
              </w:tabs>
              <w:ind w:firstLine="0" w:firstLineChars="0"/>
              <w:jc w:val="center"/>
              <w:rPr>
                <w:kern w:val="0"/>
                <w:sz w:val="18"/>
                <w:szCs w:val="18"/>
              </w:rPr>
            </w:pPr>
            <w:r>
              <w:rPr>
                <w:kern w:val="0"/>
                <w:sz w:val="18"/>
                <w:szCs w:val="18"/>
              </w:rPr>
              <w:t>10.620117</w:t>
            </w:r>
          </w:p>
        </w:tc>
        <w:tc>
          <w:tcPr>
            <w:tcW w:w="426" w:type="dxa"/>
            <w:tcBorders>
              <w:top w:val="single" w:color="auto" w:sz="4" w:space="0"/>
              <w:left w:val="single" w:color="auto" w:sz="4" w:space="0"/>
              <w:bottom w:val="single" w:color="auto" w:sz="4" w:space="0"/>
              <w:right w:val="single" w:color="auto" w:sz="4" w:space="0"/>
            </w:tcBorders>
            <w:vAlign w:val="center"/>
          </w:tcPr>
          <w:p w14:paraId="3A5318EA">
            <w:pPr>
              <w:widowControl/>
              <w:tabs>
                <w:tab w:val="decimal" w:pos="0"/>
              </w:tabs>
              <w:ind w:firstLine="0" w:firstLineChars="0"/>
              <w:jc w:val="center"/>
              <w:rPr>
                <w:kern w:val="0"/>
                <w:sz w:val="18"/>
                <w:szCs w:val="18"/>
              </w:rPr>
            </w:pPr>
            <w:r>
              <w:rPr>
                <w:kern w:val="0"/>
                <w:sz w:val="18"/>
                <w:szCs w:val="18"/>
              </w:rPr>
              <w:t>0</w:t>
            </w:r>
          </w:p>
        </w:tc>
      </w:tr>
      <w:tr w14:paraId="17A1C612">
        <w:tblPrEx>
          <w:tblCellMar>
            <w:top w:w="0" w:type="dxa"/>
            <w:left w:w="108" w:type="dxa"/>
            <w:bottom w:w="0" w:type="dxa"/>
            <w:right w:w="108" w:type="dxa"/>
          </w:tblCellMar>
        </w:tblPrEx>
        <w:trPr>
          <w:trHeight w:val="270" w:hRule="atLeast"/>
          <w:jc w:val="center"/>
        </w:trPr>
        <w:tc>
          <w:tcPr>
            <w:tcW w:w="952" w:type="dxa"/>
            <w:tcBorders>
              <w:top w:val="single" w:color="auto" w:sz="4" w:space="0"/>
              <w:left w:val="single" w:color="auto" w:sz="4" w:space="0"/>
              <w:bottom w:val="single" w:color="auto" w:sz="4" w:space="0"/>
              <w:right w:val="single" w:color="auto" w:sz="4" w:space="0"/>
            </w:tcBorders>
            <w:vAlign w:val="center"/>
          </w:tcPr>
          <w:p w14:paraId="1E579DB5">
            <w:pPr>
              <w:widowControl/>
              <w:tabs>
                <w:tab w:val="decimal" w:pos="0"/>
              </w:tabs>
              <w:ind w:firstLine="0" w:firstLineChars="0"/>
              <w:jc w:val="center"/>
              <w:rPr>
                <w:kern w:val="0"/>
                <w:sz w:val="18"/>
                <w:szCs w:val="18"/>
              </w:rPr>
            </w:pPr>
            <w:r>
              <w:rPr>
                <w:kern w:val="0"/>
                <w:sz w:val="18"/>
                <w:szCs w:val="18"/>
              </w:rPr>
              <w:t>52</w:t>
            </w:r>
          </w:p>
        </w:tc>
        <w:tc>
          <w:tcPr>
            <w:tcW w:w="1068" w:type="dxa"/>
            <w:tcBorders>
              <w:top w:val="single" w:color="auto" w:sz="4" w:space="0"/>
              <w:left w:val="single" w:color="auto" w:sz="4" w:space="0"/>
              <w:bottom w:val="single" w:color="auto" w:sz="4" w:space="0"/>
              <w:right w:val="single" w:color="auto" w:sz="4" w:space="0"/>
            </w:tcBorders>
            <w:vAlign w:val="center"/>
          </w:tcPr>
          <w:p w14:paraId="64015056">
            <w:pPr>
              <w:widowControl/>
              <w:tabs>
                <w:tab w:val="decimal" w:pos="0"/>
              </w:tabs>
              <w:ind w:firstLine="0" w:firstLineChars="0"/>
              <w:jc w:val="center"/>
              <w:rPr>
                <w:kern w:val="0"/>
                <w:sz w:val="18"/>
                <w:szCs w:val="18"/>
              </w:rPr>
            </w:pPr>
            <w:r>
              <w:rPr>
                <w:kern w:val="0"/>
                <w:sz w:val="18"/>
                <w:szCs w:val="18"/>
              </w:rPr>
              <w:t>1.269531</w:t>
            </w:r>
          </w:p>
        </w:tc>
        <w:tc>
          <w:tcPr>
            <w:tcW w:w="668" w:type="dxa"/>
            <w:tcBorders>
              <w:top w:val="single" w:color="auto" w:sz="4" w:space="0"/>
              <w:left w:val="single" w:color="auto" w:sz="4" w:space="0"/>
              <w:bottom w:val="single" w:color="auto" w:sz="4" w:space="0"/>
              <w:right w:val="single" w:color="auto" w:sz="4" w:space="0"/>
            </w:tcBorders>
          </w:tcPr>
          <w:p w14:paraId="30257EBE">
            <w:pPr>
              <w:widowControl/>
              <w:tabs>
                <w:tab w:val="decimal" w:pos="0"/>
              </w:tabs>
              <w:ind w:firstLine="0" w:firstLineChars="0"/>
              <w:jc w:val="center"/>
              <w:rPr>
                <w:kern w:val="0"/>
                <w:sz w:val="18"/>
                <w:szCs w:val="18"/>
              </w:rPr>
            </w:pPr>
            <w:r>
              <w:rPr>
                <w:kern w:val="0"/>
                <w:sz w:val="18"/>
                <w:szCs w:val="18"/>
              </w:rPr>
              <w:t>0</w:t>
            </w:r>
          </w:p>
        </w:tc>
        <w:tc>
          <w:tcPr>
            <w:tcW w:w="733" w:type="dxa"/>
            <w:tcBorders>
              <w:top w:val="single" w:color="auto" w:sz="4" w:space="0"/>
              <w:left w:val="single" w:color="auto" w:sz="4" w:space="0"/>
              <w:bottom w:val="single" w:color="auto" w:sz="4" w:space="0"/>
              <w:right w:val="single" w:color="auto" w:sz="4" w:space="0"/>
            </w:tcBorders>
            <w:vAlign w:val="center"/>
          </w:tcPr>
          <w:p w14:paraId="42BEF070">
            <w:pPr>
              <w:widowControl/>
              <w:tabs>
                <w:tab w:val="decimal" w:pos="0"/>
              </w:tabs>
              <w:ind w:firstLine="0" w:firstLineChars="0"/>
              <w:jc w:val="center"/>
              <w:rPr>
                <w:kern w:val="0"/>
                <w:sz w:val="18"/>
                <w:szCs w:val="18"/>
              </w:rPr>
            </w:pPr>
            <w:r>
              <w:rPr>
                <w:kern w:val="0"/>
                <w:sz w:val="18"/>
                <w:szCs w:val="18"/>
              </w:rPr>
              <w:t>180</w:t>
            </w:r>
          </w:p>
        </w:tc>
        <w:tc>
          <w:tcPr>
            <w:tcW w:w="1068" w:type="dxa"/>
            <w:tcBorders>
              <w:top w:val="single" w:color="auto" w:sz="4" w:space="0"/>
              <w:left w:val="single" w:color="auto" w:sz="4" w:space="0"/>
              <w:bottom w:val="single" w:color="auto" w:sz="4" w:space="0"/>
              <w:right w:val="single" w:color="auto" w:sz="4" w:space="0"/>
            </w:tcBorders>
            <w:vAlign w:val="center"/>
          </w:tcPr>
          <w:p w14:paraId="41F6E1F1">
            <w:pPr>
              <w:widowControl/>
              <w:tabs>
                <w:tab w:val="decimal" w:pos="0"/>
              </w:tabs>
              <w:ind w:firstLine="0" w:firstLineChars="0"/>
              <w:jc w:val="center"/>
              <w:rPr>
                <w:kern w:val="0"/>
                <w:sz w:val="18"/>
                <w:szCs w:val="18"/>
              </w:rPr>
            </w:pPr>
            <w:r>
              <w:rPr>
                <w:kern w:val="0"/>
                <w:sz w:val="18"/>
                <w:szCs w:val="18"/>
              </w:rPr>
              <w:t>4.394531</w:t>
            </w:r>
          </w:p>
        </w:tc>
        <w:tc>
          <w:tcPr>
            <w:tcW w:w="426" w:type="dxa"/>
            <w:tcBorders>
              <w:top w:val="single" w:color="auto" w:sz="4" w:space="0"/>
              <w:left w:val="single" w:color="auto" w:sz="4" w:space="0"/>
              <w:bottom w:val="single" w:color="auto" w:sz="4" w:space="0"/>
              <w:right w:val="single" w:color="auto" w:sz="4" w:space="0"/>
            </w:tcBorders>
            <w:vAlign w:val="center"/>
          </w:tcPr>
          <w:p w14:paraId="674DF939">
            <w:pPr>
              <w:widowControl/>
              <w:tabs>
                <w:tab w:val="decimal" w:pos="0"/>
              </w:tabs>
              <w:ind w:firstLine="0" w:firstLineChars="0"/>
              <w:jc w:val="center"/>
              <w:rPr>
                <w:kern w:val="0"/>
                <w:sz w:val="18"/>
                <w:szCs w:val="18"/>
              </w:rPr>
            </w:pPr>
            <w:r>
              <w:rPr>
                <w:kern w:val="0"/>
                <w:sz w:val="18"/>
                <w:szCs w:val="18"/>
              </w:rPr>
              <w:t>2</w:t>
            </w:r>
          </w:p>
        </w:tc>
        <w:tc>
          <w:tcPr>
            <w:tcW w:w="813" w:type="dxa"/>
            <w:tcBorders>
              <w:top w:val="single" w:color="auto" w:sz="4" w:space="0"/>
              <w:left w:val="single" w:color="auto" w:sz="4" w:space="0"/>
              <w:bottom w:val="single" w:color="auto" w:sz="4" w:space="0"/>
              <w:right w:val="single" w:color="auto" w:sz="4" w:space="0"/>
            </w:tcBorders>
            <w:vAlign w:val="center"/>
          </w:tcPr>
          <w:p w14:paraId="0E88F1F1">
            <w:pPr>
              <w:widowControl/>
              <w:tabs>
                <w:tab w:val="decimal" w:pos="0"/>
              </w:tabs>
              <w:ind w:firstLine="0" w:firstLineChars="0"/>
              <w:jc w:val="center"/>
              <w:rPr>
                <w:kern w:val="0"/>
                <w:sz w:val="18"/>
                <w:szCs w:val="18"/>
              </w:rPr>
            </w:pPr>
            <w:r>
              <w:rPr>
                <w:kern w:val="0"/>
                <w:sz w:val="18"/>
                <w:szCs w:val="18"/>
              </w:rPr>
              <w:t>308</w:t>
            </w:r>
          </w:p>
        </w:tc>
        <w:tc>
          <w:tcPr>
            <w:tcW w:w="1068" w:type="dxa"/>
            <w:tcBorders>
              <w:top w:val="single" w:color="auto" w:sz="4" w:space="0"/>
              <w:left w:val="single" w:color="auto" w:sz="4" w:space="0"/>
              <w:bottom w:val="single" w:color="auto" w:sz="4" w:space="0"/>
              <w:right w:val="single" w:color="auto" w:sz="4" w:space="0"/>
            </w:tcBorders>
            <w:vAlign w:val="center"/>
          </w:tcPr>
          <w:p w14:paraId="64AAF4FC">
            <w:pPr>
              <w:widowControl/>
              <w:tabs>
                <w:tab w:val="decimal" w:pos="0"/>
              </w:tabs>
              <w:ind w:firstLine="0" w:firstLineChars="0"/>
              <w:jc w:val="center"/>
              <w:rPr>
                <w:kern w:val="0"/>
                <w:sz w:val="18"/>
                <w:szCs w:val="18"/>
              </w:rPr>
            </w:pPr>
            <w:r>
              <w:rPr>
                <w:kern w:val="0"/>
                <w:sz w:val="18"/>
                <w:szCs w:val="18"/>
              </w:rPr>
              <w:t>7.519531</w:t>
            </w:r>
          </w:p>
        </w:tc>
        <w:tc>
          <w:tcPr>
            <w:tcW w:w="426" w:type="dxa"/>
            <w:tcBorders>
              <w:top w:val="single" w:color="auto" w:sz="4" w:space="0"/>
              <w:left w:val="single" w:color="auto" w:sz="4" w:space="0"/>
              <w:bottom w:val="single" w:color="auto" w:sz="4" w:space="0"/>
              <w:right w:val="single" w:color="auto" w:sz="4" w:space="0"/>
            </w:tcBorders>
            <w:vAlign w:val="center"/>
          </w:tcPr>
          <w:p w14:paraId="050E8DD4">
            <w:pPr>
              <w:widowControl/>
              <w:tabs>
                <w:tab w:val="decimal" w:pos="0"/>
              </w:tabs>
              <w:ind w:firstLine="0" w:firstLineChars="0"/>
              <w:jc w:val="center"/>
              <w:rPr>
                <w:kern w:val="0"/>
                <w:sz w:val="18"/>
                <w:szCs w:val="18"/>
              </w:rPr>
            </w:pPr>
            <w:r>
              <w:rPr>
                <w:kern w:val="0"/>
                <w:sz w:val="18"/>
                <w:szCs w:val="18"/>
              </w:rPr>
              <w:t>2</w:t>
            </w:r>
          </w:p>
        </w:tc>
        <w:tc>
          <w:tcPr>
            <w:tcW w:w="813" w:type="dxa"/>
            <w:tcBorders>
              <w:top w:val="single" w:color="auto" w:sz="4" w:space="0"/>
              <w:left w:val="single" w:color="auto" w:sz="4" w:space="0"/>
              <w:bottom w:val="single" w:color="auto" w:sz="4" w:space="0"/>
              <w:right w:val="single" w:color="auto" w:sz="4" w:space="0"/>
            </w:tcBorders>
            <w:vAlign w:val="center"/>
          </w:tcPr>
          <w:p w14:paraId="5BA1F6BE">
            <w:pPr>
              <w:widowControl/>
              <w:tabs>
                <w:tab w:val="decimal" w:pos="0"/>
              </w:tabs>
              <w:ind w:firstLine="0" w:firstLineChars="0"/>
              <w:jc w:val="center"/>
              <w:rPr>
                <w:kern w:val="0"/>
                <w:sz w:val="18"/>
                <w:szCs w:val="18"/>
              </w:rPr>
            </w:pPr>
            <w:r>
              <w:rPr>
                <w:kern w:val="0"/>
                <w:sz w:val="18"/>
                <w:szCs w:val="18"/>
              </w:rPr>
              <w:t>436</w:t>
            </w:r>
          </w:p>
        </w:tc>
        <w:tc>
          <w:tcPr>
            <w:tcW w:w="1109" w:type="dxa"/>
            <w:tcBorders>
              <w:top w:val="single" w:color="auto" w:sz="4" w:space="0"/>
              <w:left w:val="single" w:color="auto" w:sz="4" w:space="0"/>
              <w:bottom w:val="single" w:color="auto" w:sz="4" w:space="0"/>
              <w:right w:val="single" w:color="auto" w:sz="4" w:space="0"/>
            </w:tcBorders>
            <w:vAlign w:val="center"/>
          </w:tcPr>
          <w:p w14:paraId="2F8C76ED">
            <w:pPr>
              <w:widowControl/>
              <w:tabs>
                <w:tab w:val="decimal" w:pos="0"/>
              </w:tabs>
              <w:ind w:firstLine="0" w:firstLineChars="0"/>
              <w:jc w:val="center"/>
              <w:rPr>
                <w:kern w:val="0"/>
                <w:sz w:val="18"/>
                <w:szCs w:val="18"/>
              </w:rPr>
            </w:pPr>
            <w:r>
              <w:rPr>
                <w:kern w:val="0"/>
                <w:sz w:val="18"/>
                <w:szCs w:val="18"/>
              </w:rPr>
              <w:t>10.644531</w:t>
            </w:r>
          </w:p>
        </w:tc>
        <w:tc>
          <w:tcPr>
            <w:tcW w:w="426" w:type="dxa"/>
            <w:tcBorders>
              <w:top w:val="single" w:color="auto" w:sz="4" w:space="0"/>
              <w:left w:val="single" w:color="auto" w:sz="4" w:space="0"/>
              <w:bottom w:val="single" w:color="auto" w:sz="4" w:space="0"/>
              <w:right w:val="single" w:color="auto" w:sz="4" w:space="0"/>
            </w:tcBorders>
            <w:vAlign w:val="center"/>
          </w:tcPr>
          <w:p w14:paraId="790342A1">
            <w:pPr>
              <w:widowControl/>
              <w:tabs>
                <w:tab w:val="decimal" w:pos="0"/>
              </w:tabs>
              <w:ind w:firstLine="0" w:firstLineChars="0"/>
              <w:jc w:val="center"/>
              <w:rPr>
                <w:kern w:val="0"/>
                <w:sz w:val="18"/>
                <w:szCs w:val="18"/>
              </w:rPr>
            </w:pPr>
            <w:r>
              <w:rPr>
                <w:kern w:val="0"/>
                <w:sz w:val="18"/>
                <w:szCs w:val="18"/>
              </w:rPr>
              <w:t>3</w:t>
            </w:r>
          </w:p>
        </w:tc>
      </w:tr>
      <w:tr w14:paraId="42369708">
        <w:tblPrEx>
          <w:tblCellMar>
            <w:top w:w="0" w:type="dxa"/>
            <w:left w:w="108" w:type="dxa"/>
            <w:bottom w:w="0" w:type="dxa"/>
            <w:right w:w="108" w:type="dxa"/>
          </w:tblCellMar>
        </w:tblPrEx>
        <w:trPr>
          <w:trHeight w:val="270" w:hRule="atLeast"/>
          <w:jc w:val="center"/>
        </w:trPr>
        <w:tc>
          <w:tcPr>
            <w:tcW w:w="952" w:type="dxa"/>
            <w:tcBorders>
              <w:top w:val="single" w:color="auto" w:sz="4" w:space="0"/>
              <w:left w:val="single" w:color="auto" w:sz="4" w:space="0"/>
              <w:bottom w:val="single" w:color="auto" w:sz="4" w:space="0"/>
              <w:right w:val="single" w:color="auto" w:sz="4" w:space="0"/>
            </w:tcBorders>
            <w:vAlign w:val="center"/>
          </w:tcPr>
          <w:p w14:paraId="7256A83E">
            <w:pPr>
              <w:widowControl/>
              <w:tabs>
                <w:tab w:val="decimal" w:pos="0"/>
              </w:tabs>
              <w:ind w:firstLine="0" w:firstLineChars="0"/>
              <w:jc w:val="center"/>
              <w:rPr>
                <w:kern w:val="0"/>
                <w:sz w:val="18"/>
                <w:szCs w:val="18"/>
              </w:rPr>
            </w:pPr>
            <w:r>
              <w:rPr>
                <w:kern w:val="0"/>
                <w:sz w:val="18"/>
                <w:szCs w:val="18"/>
              </w:rPr>
              <w:t>53</w:t>
            </w:r>
          </w:p>
        </w:tc>
        <w:tc>
          <w:tcPr>
            <w:tcW w:w="1068" w:type="dxa"/>
            <w:tcBorders>
              <w:top w:val="single" w:color="auto" w:sz="4" w:space="0"/>
              <w:left w:val="single" w:color="auto" w:sz="4" w:space="0"/>
              <w:bottom w:val="single" w:color="auto" w:sz="4" w:space="0"/>
              <w:right w:val="single" w:color="auto" w:sz="4" w:space="0"/>
            </w:tcBorders>
            <w:vAlign w:val="center"/>
          </w:tcPr>
          <w:p w14:paraId="6D899F28">
            <w:pPr>
              <w:widowControl/>
              <w:tabs>
                <w:tab w:val="decimal" w:pos="0"/>
              </w:tabs>
              <w:ind w:firstLine="0" w:firstLineChars="0"/>
              <w:jc w:val="center"/>
              <w:rPr>
                <w:kern w:val="0"/>
                <w:sz w:val="18"/>
                <w:szCs w:val="18"/>
              </w:rPr>
            </w:pPr>
            <w:r>
              <w:rPr>
                <w:kern w:val="0"/>
                <w:sz w:val="18"/>
                <w:szCs w:val="18"/>
              </w:rPr>
              <w:t>1.293945</w:t>
            </w:r>
          </w:p>
        </w:tc>
        <w:tc>
          <w:tcPr>
            <w:tcW w:w="668" w:type="dxa"/>
            <w:tcBorders>
              <w:top w:val="single" w:color="auto" w:sz="4" w:space="0"/>
              <w:left w:val="single" w:color="auto" w:sz="4" w:space="0"/>
              <w:bottom w:val="single" w:color="auto" w:sz="4" w:space="0"/>
              <w:right w:val="single" w:color="auto" w:sz="4" w:space="0"/>
            </w:tcBorders>
          </w:tcPr>
          <w:p w14:paraId="2031D05A">
            <w:pPr>
              <w:widowControl/>
              <w:tabs>
                <w:tab w:val="decimal" w:pos="0"/>
              </w:tabs>
              <w:ind w:firstLine="0" w:firstLineChars="0"/>
              <w:jc w:val="center"/>
              <w:rPr>
                <w:kern w:val="0"/>
                <w:sz w:val="18"/>
                <w:szCs w:val="18"/>
              </w:rPr>
            </w:pPr>
            <w:r>
              <w:rPr>
                <w:kern w:val="0"/>
                <w:sz w:val="18"/>
                <w:szCs w:val="18"/>
              </w:rPr>
              <w:t>7</w:t>
            </w:r>
          </w:p>
        </w:tc>
        <w:tc>
          <w:tcPr>
            <w:tcW w:w="733" w:type="dxa"/>
            <w:tcBorders>
              <w:top w:val="single" w:color="auto" w:sz="4" w:space="0"/>
              <w:left w:val="single" w:color="auto" w:sz="4" w:space="0"/>
              <w:bottom w:val="single" w:color="auto" w:sz="4" w:space="0"/>
              <w:right w:val="single" w:color="auto" w:sz="4" w:space="0"/>
            </w:tcBorders>
            <w:vAlign w:val="center"/>
          </w:tcPr>
          <w:p w14:paraId="7DFCA636">
            <w:pPr>
              <w:widowControl/>
              <w:tabs>
                <w:tab w:val="decimal" w:pos="0"/>
              </w:tabs>
              <w:ind w:firstLine="0" w:firstLineChars="0"/>
              <w:jc w:val="center"/>
              <w:rPr>
                <w:kern w:val="0"/>
                <w:sz w:val="18"/>
                <w:szCs w:val="18"/>
              </w:rPr>
            </w:pPr>
            <w:r>
              <w:rPr>
                <w:kern w:val="0"/>
                <w:sz w:val="18"/>
                <w:szCs w:val="18"/>
              </w:rPr>
              <w:t>181</w:t>
            </w:r>
          </w:p>
        </w:tc>
        <w:tc>
          <w:tcPr>
            <w:tcW w:w="1068" w:type="dxa"/>
            <w:tcBorders>
              <w:top w:val="single" w:color="auto" w:sz="4" w:space="0"/>
              <w:left w:val="single" w:color="auto" w:sz="4" w:space="0"/>
              <w:bottom w:val="single" w:color="auto" w:sz="4" w:space="0"/>
              <w:right w:val="single" w:color="auto" w:sz="4" w:space="0"/>
            </w:tcBorders>
            <w:vAlign w:val="center"/>
          </w:tcPr>
          <w:p w14:paraId="2F111146">
            <w:pPr>
              <w:widowControl/>
              <w:tabs>
                <w:tab w:val="decimal" w:pos="0"/>
              </w:tabs>
              <w:ind w:firstLine="0" w:firstLineChars="0"/>
              <w:jc w:val="center"/>
              <w:rPr>
                <w:kern w:val="0"/>
                <w:sz w:val="18"/>
                <w:szCs w:val="18"/>
              </w:rPr>
            </w:pPr>
            <w:r>
              <w:rPr>
                <w:kern w:val="0"/>
                <w:sz w:val="18"/>
                <w:szCs w:val="18"/>
              </w:rPr>
              <w:t>4.418945</w:t>
            </w:r>
          </w:p>
        </w:tc>
        <w:tc>
          <w:tcPr>
            <w:tcW w:w="426" w:type="dxa"/>
            <w:tcBorders>
              <w:top w:val="single" w:color="auto" w:sz="4" w:space="0"/>
              <w:left w:val="single" w:color="auto" w:sz="4" w:space="0"/>
              <w:bottom w:val="single" w:color="auto" w:sz="4" w:space="0"/>
              <w:right w:val="single" w:color="auto" w:sz="4" w:space="0"/>
            </w:tcBorders>
            <w:vAlign w:val="center"/>
          </w:tcPr>
          <w:p w14:paraId="176B5E80">
            <w:pPr>
              <w:widowControl/>
              <w:tabs>
                <w:tab w:val="decimal" w:pos="0"/>
              </w:tabs>
              <w:ind w:firstLine="0" w:firstLineChars="0"/>
              <w:jc w:val="center"/>
              <w:rPr>
                <w:kern w:val="0"/>
                <w:sz w:val="18"/>
                <w:szCs w:val="18"/>
              </w:rPr>
            </w:pPr>
            <w:r>
              <w:rPr>
                <w:kern w:val="0"/>
                <w:sz w:val="18"/>
                <w:szCs w:val="18"/>
              </w:rPr>
              <w:t>2</w:t>
            </w:r>
          </w:p>
        </w:tc>
        <w:tc>
          <w:tcPr>
            <w:tcW w:w="813" w:type="dxa"/>
            <w:tcBorders>
              <w:top w:val="single" w:color="auto" w:sz="4" w:space="0"/>
              <w:left w:val="single" w:color="auto" w:sz="4" w:space="0"/>
              <w:bottom w:val="single" w:color="auto" w:sz="4" w:space="0"/>
              <w:right w:val="single" w:color="auto" w:sz="4" w:space="0"/>
            </w:tcBorders>
            <w:vAlign w:val="center"/>
          </w:tcPr>
          <w:p w14:paraId="56C6A48C">
            <w:pPr>
              <w:widowControl/>
              <w:tabs>
                <w:tab w:val="decimal" w:pos="0"/>
              </w:tabs>
              <w:ind w:firstLine="0" w:firstLineChars="0"/>
              <w:jc w:val="center"/>
              <w:rPr>
                <w:kern w:val="0"/>
                <w:sz w:val="18"/>
                <w:szCs w:val="18"/>
              </w:rPr>
            </w:pPr>
            <w:r>
              <w:rPr>
                <w:kern w:val="0"/>
                <w:sz w:val="18"/>
                <w:szCs w:val="18"/>
              </w:rPr>
              <w:t>309</w:t>
            </w:r>
          </w:p>
        </w:tc>
        <w:tc>
          <w:tcPr>
            <w:tcW w:w="1068" w:type="dxa"/>
            <w:tcBorders>
              <w:top w:val="single" w:color="auto" w:sz="4" w:space="0"/>
              <w:left w:val="single" w:color="auto" w:sz="4" w:space="0"/>
              <w:bottom w:val="single" w:color="auto" w:sz="4" w:space="0"/>
              <w:right w:val="single" w:color="auto" w:sz="4" w:space="0"/>
            </w:tcBorders>
            <w:vAlign w:val="center"/>
          </w:tcPr>
          <w:p w14:paraId="4E144D69">
            <w:pPr>
              <w:widowControl/>
              <w:tabs>
                <w:tab w:val="decimal" w:pos="0"/>
              </w:tabs>
              <w:ind w:firstLine="0" w:firstLineChars="0"/>
              <w:jc w:val="center"/>
              <w:rPr>
                <w:kern w:val="0"/>
                <w:sz w:val="18"/>
                <w:szCs w:val="18"/>
              </w:rPr>
            </w:pPr>
            <w:r>
              <w:rPr>
                <w:kern w:val="0"/>
                <w:sz w:val="18"/>
                <w:szCs w:val="18"/>
              </w:rPr>
              <w:t>7.543945</w:t>
            </w:r>
          </w:p>
        </w:tc>
        <w:tc>
          <w:tcPr>
            <w:tcW w:w="426" w:type="dxa"/>
            <w:tcBorders>
              <w:top w:val="single" w:color="auto" w:sz="4" w:space="0"/>
              <w:left w:val="single" w:color="auto" w:sz="4" w:space="0"/>
              <w:bottom w:val="single" w:color="auto" w:sz="4" w:space="0"/>
              <w:right w:val="single" w:color="auto" w:sz="4" w:space="0"/>
            </w:tcBorders>
            <w:vAlign w:val="center"/>
          </w:tcPr>
          <w:p w14:paraId="6222F40E">
            <w:pPr>
              <w:widowControl/>
              <w:tabs>
                <w:tab w:val="decimal" w:pos="0"/>
              </w:tabs>
              <w:ind w:firstLine="0" w:firstLineChars="0"/>
              <w:jc w:val="center"/>
              <w:rPr>
                <w:kern w:val="0"/>
                <w:sz w:val="18"/>
                <w:szCs w:val="18"/>
              </w:rPr>
            </w:pPr>
            <w:r>
              <w:rPr>
                <w:kern w:val="0"/>
                <w:sz w:val="18"/>
                <w:szCs w:val="18"/>
              </w:rPr>
              <w:t>6</w:t>
            </w:r>
          </w:p>
        </w:tc>
        <w:tc>
          <w:tcPr>
            <w:tcW w:w="813" w:type="dxa"/>
            <w:tcBorders>
              <w:top w:val="single" w:color="auto" w:sz="4" w:space="0"/>
              <w:left w:val="single" w:color="auto" w:sz="4" w:space="0"/>
              <w:bottom w:val="single" w:color="auto" w:sz="4" w:space="0"/>
              <w:right w:val="single" w:color="auto" w:sz="4" w:space="0"/>
            </w:tcBorders>
            <w:vAlign w:val="center"/>
          </w:tcPr>
          <w:p w14:paraId="567958AB">
            <w:pPr>
              <w:widowControl/>
              <w:tabs>
                <w:tab w:val="decimal" w:pos="0"/>
              </w:tabs>
              <w:ind w:firstLine="0" w:firstLineChars="0"/>
              <w:jc w:val="center"/>
              <w:rPr>
                <w:kern w:val="0"/>
                <w:sz w:val="18"/>
                <w:szCs w:val="18"/>
              </w:rPr>
            </w:pPr>
            <w:r>
              <w:rPr>
                <w:kern w:val="0"/>
                <w:sz w:val="18"/>
                <w:szCs w:val="18"/>
              </w:rPr>
              <w:t>437</w:t>
            </w:r>
          </w:p>
        </w:tc>
        <w:tc>
          <w:tcPr>
            <w:tcW w:w="1109" w:type="dxa"/>
            <w:tcBorders>
              <w:top w:val="single" w:color="auto" w:sz="4" w:space="0"/>
              <w:left w:val="single" w:color="auto" w:sz="4" w:space="0"/>
              <w:bottom w:val="single" w:color="auto" w:sz="4" w:space="0"/>
              <w:right w:val="single" w:color="auto" w:sz="4" w:space="0"/>
            </w:tcBorders>
            <w:vAlign w:val="center"/>
          </w:tcPr>
          <w:p w14:paraId="7220643A">
            <w:pPr>
              <w:widowControl/>
              <w:tabs>
                <w:tab w:val="decimal" w:pos="0"/>
              </w:tabs>
              <w:ind w:firstLine="0" w:firstLineChars="0"/>
              <w:jc w:val="center"/>
              <w:rPr>
                <w:kern w:val="0"/>
                <w:sz w:val="18"/>
                <w:szCs w:val="18"/>
              </w:rPr>
            </w:pPr>
            <w:r>
              <w:rPr>
                <w:kern w:val="0"/>
                <w:sz w:val="18"/>
                <w:szCs w:val="18"/>
              </w:rPr>
              <w:t>10.668945</w:t>
            </w:r>
          </w:p>
        </w:tc>
        <w:tc>
          <w:tcPr>
            <w:tcW w:w="426" w:type="dxa"/>
            <w:tcBorders>
              <w:top w:val="single" w:color="auto" w:sz="4" w:space="0"/>
              <w:left w:val="single" w:color="auto" w:sz="4" w:space="0"/>
              <w:bottom w:val="single" w:color="auto" w:sz="4" w:space="0"/>
              <w:right w:val="single" w:color="auto" w:sz="4" w:space="0"/>
            </w:tcBorders>
            <w:vAlign w:val="center"/>
          </w:tcPr>
          <w:p w14:paraId="3AC4D851">
            <w:pPr>
              <w:widowControl/>
              <w:tabs>
                <w:tab w:val="decimal" w:pos="0"/>
              </w:tabs>
              <w:ind w:firstLine="0" w:firstLineChars="0"/>
              <w:jc w:val="center"/>
              <w:rPr>
                <w:kern w:val="0"/>
                <w:sz w:val="18"/>
                <w:szCs w:val="18"/>
              </w:rPr>
            </w:pPr>
            <w:r>
              <w:rPr>
                <w:kern w:val="0"/>
                <w:sz w:val="18"/>
                <w:szCs w:val="18"/>
              </w:rPr>
              <w:t>3</w:t>
            </w:r>
          </w:p>
        </w:tc>
      </w:tr>
      <w:tr w14:paraId="6E12D6AF">
        <w:tblPrEx>
          <w:tblCellMar>
            <w:top w:w="0" w:type="dxa"/>
            <w:left w:w="108" w:type="dxa"/>
            <w:bottom w:w="0" w:type="dxa"/>
            <w:right w:w="108" w:type="dxa"/>
          </w:tblCellMar>
        </w:tblPrEx>
        <w:trPr>
          <w:trHeight w:val="270" w:hRule="atLeast"/>
          <w:jc w:val="center"/>
        </w:trPr>
        <w:tc>
          <w:tcPr>
            <w:tcW w:w="952" w:type="dxa"/>
            <w:tcBorders>
              <w:top w:val="single" w:color="auto" w:sz="4" w:space="0"/>
              <w:left w:val="single" w:color="auto" w:sz="4" w:space="0"/>
              <w:bottom w:val="single" w:color="auto" w:sz="4" w:space="0"/>
              <w:right w:val="single" w:color="auto" w:sz="4" w:space="0"/>
            </w:tcBorders>
            <w:vAlign w:val="center"/>
          </w:tcPr>
          <w:p w14:paraId="318AA6ED">
            <w:pPr>
              <w:widowControl/>
              <w:tabs>
                <w:tab w:val="decimal" w:pos="0"/>
              </w:tabs>
              <w:ind w:firstLine="0" w:firstLineChars="0"/>
              <w:jc w:val="center"/>
              <w:rPr>
                <w:kern w:val="0"/>
                <w:sz w:val="18"/>
                <w:szCs w:val="18"/>
              </w:rPr>
            </w:pPr>
            <w:r>
              <w:rPr>
                <w:kern w:val="0"/>
                <w:sz w:val="18"/>
                <w:szCs w:val="18"/>
              </w:rPr>
              <w:t>54</w:t>
            </w:r>
          </w:p>
        </w:tc>
        <w:tc>
          <w:tcPr>
            <w:tcW w:w="1068" w:type="dxa"/>
            <w:tcBorders>
              <w:top w:val="single" w:color="auto" w:sz="4" w:space="0"/>
              <w:left w:val="single" w:color="auto" w:sz="4" w:space="0"/>
              <w:bottom w:val="single" w:color="auto" w:sz="4" w:space="0"/>
              <w:right w:val="single" w:color="auto" w:sz="4" w:space="0"/>
            </w:tcBorders>
            <w:vAlign w:val="center"/>
          </w:tcPr>
          <w:p w14:paraId="7B984777">
            <w:pPr>
              <w:widowControl/>
              <w:tabs>
                <w:tab w:val="decimal" w:pos="0"/>
              </w:tabs>
              <w:ind w:firstLine="0" w:firstLineChars="0"/>
              <w:jc w:val="center"/>
              <w:rPr>
                <w:kern w:val="0"/>
                <w:sz w:val="18"/>
                <w:szCs w:val="18"/>
              </w:rPr>
            </w:pPr>
            <w:r>
              <w:rPr>
                <w:kern w:val="0"/>
                <w:sz w:val="18"/>
                <w:szCs w:val="18"/>
              </w:rPr>
              <w:t>1.318359</w:t>
            </w:r>
          </w:p>
        </w:tc>
        <w:tc>
          <w:tcPr>
            <w:tcW w:w="668" w:type="dxa"/>
            <w:tcBorders>
              <w:top w:val="single" w:color="auto" w:sz="4" w:space="0"/>
              <w:left w:val="single" w:color="auto" w:sz="4" w:space="0"/>
              <w:bottom w:val="single" w:color="auto" w:sz="4" w:space="0"/>
              <w:right w:val="single" w:color="auto" w:sz="4" w:space="0"/>
            </w:tcBorders>
          </w:tcPr>
          <w:p w14:paraId="2791B014">
            <w:pPr>
              <w:widowControl/>
              <w:tabs>
                <w:tab w:val="decimal" w:pos="0"/>
              </w:tabs>
              <w:ind w:firstLine="0" w:firstLineChars="0"/>
              <w:jc w:val="center"/>
              <w:rPr>
                <w:kern w:val="0"/>
                <w:sz w:val="18"/>
                <w:szCs w:val="18"/>
              </w:rPr>
            </w:pPr>
            <w:r>
              <w:rPr>
                <w:kern w:val="0"/>
                <w:sz w:val="18"/>
                <w:szCs w:val="18"/>
              </w:rPr>
              <w:t>6</w:t>
            </w:r>
          </w:p>
        </w:tc>
        <w:tc>
          <w:tcPr>
            <w:tcW w:w="733" w:type="dxa"/>
            <w:tcBorders>
              <w:top w:val="single" w:color="auto" w:sz="4" w:space="0"/>
              <w:left w:val="single" w:color="auto" w:sz="4" w:space="0"/>
              <w:bottom w:val="single" w:color="auto" w:sz="4" w:space="0"/>
              <w:right w:val="single" w:color="auto" w:sz="4" w:space="0"/>
            </w:tcBorders>
            <w:vAlign w:val="center"/>
          </w:tcPr>
          <w:p w14:paraId="2B0540AF">
            <w:pPr>
              <w:widowControl/>
              <w:tabs>
                <w:tab w:val="decimal" w:pos="0"/>
              </w:tabs>
              <w:ind w:firstLine="0" w:firstLineChars="0"/>
              <w:jc w:val="center"/>
              <w:rPr>
                <w:kern w:val="0"/>
                <w:sz w:val="18"/>
                <w:szCs w:val="18"/>
              </w:rPr>
            </w:pPr>
            <w:r>
              <w:rPr>
                <w:kern w:val="0"/>
                <w:sz w:val="18"/>
                <w:szCs w:val="18"/>
              </w:rPr>
              <w:t>182</w:t>
            </w:r>
          </w:p>
        </w:tc>
        <w:tc>
          <w:tcPr>
            <w:tcW w:w="1068" w:type="dxa"/>
            <w:tcBorders>
              <w:top w:val="single" w:color="auto" w:sz="4" w:space="0"/>
              <w:left w:val="single" w:color="auto" w:sz="4" w:space="0"/>
              <w:bottom w:val="single" w:color="auto" w:sz="4" w:space="0"/>
              <w:right w:val="single" w:color="auto" w:sz="4" w:space="0"/>
            </w:tcBorders>
            <w:vAlign w:val="center"/>
          </w:tcPr>
          <w:p w14:paraId="12C62C71">
            <w:pPr>
              <w:widowControl/>
              <w:tabs>
                <w:tab w:val="decimal" w:pos="0"/>
              </w:tabs>
              <w:ind w:firstLine="0" w:firstLineChars="0"/>
              <w:jc w:val="center"/>
              <w:rPr>
                <w:kern w:val="0"/>
                <w:sz w:val="18"/>
                <w:szCs w:val="18"/>
              </w:rPr>
            </w:pPr>
            <w:r>
              <w:rPr>
                <w:kern w:val="0"/>
                <w:sz w:val="18"/>
                <w:szCs w:val="18"/>
              </w:rPr>
              <w:t>4.443359</w:t>
            </w:r>
          </w:p>
        </w:tc>
        <w:tc>
          <w:tcPr>
            <w:tcW w:w="426" w:type="dxa"/>
            <w:tcBorders>
              <w:top w:val="single" w:color="auto" w:sz="4" w:space="0"/>
              <w:left w:val="single" w:color="auto" w:sz="4" w:space="0"/>
              <w:bottom w:val="single" w:color="auto" w:sz="4" w:space="0"/>
              <w:right w:val="single" w:color="auto" w:sz="4" w:space="0"/>
            </w:tcBorders>
            <w:vAlign w:val="center"/>
          </w:tcPr>
          <w:p w14:paraId="58AC7B82">
            <w:pPr>
              <w:widowControl/>
              <w:tabs>
                <w:tab w:val="decimal" w:pos="0"/>
              </w:tabs>
              <w:ind w:firstLine="0" w:firstLineChars="0"/>
              <w:jc w:val="center"/>
              <w:rPr>
                <w:kern w:val="0"/>
                <w:sz w:val="18"/>
                <w:szCs w:val="18"/>
              </w:rPr>
            </w:pPr>
            <w:r>
              <w:rPr>
                <w:kern w:val="0"/>
                <w:sz w:val="18"/>
                <w:szCs w:val="18"/>
              </w:rPr>
              <w:t>3</w:t>
            </w:r>
          </w:p>
        </w:tc>
        <w:tc>
          <w:tcPr>
            <w:tcW w:w="813" w:type="dxa"/>
            <w:tcBorders>
              <w:top w:val="single" w:color="auto" w:sz="4" w:space="0"/>
              <w:left w:val="single" w:color="auto" w:sz="4" w:space="0"/>
              <w:bottom w:val="single" w:color="auto" w:sz="4" w:space="0"/>
              <w:right w:val="single" w:color="auto" w:sz="4" w:space="0"/>
            </w:tcBorders>
            <w:vAlign w:val="center"/>
          </w:tcPr>
          <w:p w14:paraId="77E37BA1">
            <w:pPr>
              <w:widowControl/>
              <w:tabs>
                <w:tab w:val="decimal" w:pos="0"/>
              </w:tabs>
              <w:ind w:firstLine="0" w:firstLineChars="0"/>
              <w:jc w:val="center"/>
              <w:rPr>
                <w:kern w:val="0"/>
                <w:sz w:val="18"/>
                <w:szCs w:val="18"/>
              </w:rPr>
            </w:pPr>
            <w:r>
              <w:rPr>
                <w:kern w:val="0"/>
                <w:sz w:val="18"/>
                <w:szCs w:val="18"/>
              </w:rPr>
              <w:t>310</w:t>
            </w:r>
          </w:p>
        </w:tc>
        <w:tc>
          <w:tcPr>
            <w:tcW w:w="1068" w:type="dxa"/>
            <w:tcBorders>
              <w:top w:val="single" w:color="auto" w:sz="4" w:space="0"/>
              <w:left w:val="single" w:color="auto" w:sz="4" w:space="0"/>
              <w:bottom w:val="single" w:color="auto" w:sz="4" w:space="0"/>
              <w:right w:val="single" w:color="auto" w:sz="4" w:space="0"/>
            </w:tcBorders>
            <w:vAlign w:val="center"/>
          </w:tcPr>
          <w:p w14:paraId="65095D0C">
            <w:pPr>
              <w:widowControl/>
              <w:tabs>
                <w:tab w:val="decimal" w:pos="0"/>
              </w:tabs>
              <w:ind w:firstLine="0" w:firstLineChars="0"/>
              <w:jc w:val="center"/>
              <w:rPr>
                <w:kern w:val="0"/>
                <w:sz w:val="18"/>
                <w:szCs w:val="18"/>
              </w:rPr>
            </w:pPr>
            <w:r>
              <w:rPr>
                <w:kern w:val="0"/>
                <w:sz w:val="18"/>
                <w:szCs w:val="18"/>
              </w:rPr>
              <w:t>7.568359</w:t>
            </w:r>
          </w:p>
        </w:tc>
        <w:tc>
          <w:tcPr>
            <w:tcW w:w="426" w:type="dxa"/>
            <w:tcBorders>
              <w:top w:val="single" w:color="auto" w:sz="4" w:space="0"/>
              <w:left w:val="single" w:color="auto" w:sz="4" w:space="0"/>
              <w:bottom w:val="single" w:color="auto" w:sz="4" w:space="0"/>
              <w:right w:val="single" w:color="auto" w:sz="4" w:space="0"/>
            </w:tcBorders>
            <w:vAlign w:val="center"/>
          </w:tcPr>
          <w:p w14:paraId="57A3C98D">
            <w:pPr>
              <w:widowControl/>
              <w:tabs>
                <w:tab w:val="decimal" w:pos="0"/>
              </w:tabs>
              <w:ind w:firstLine="0" w:firstLineChars="0"/>
              <w:jc w:val="center"/>
              <w:rPr>
                <w:kern w:val="0"/>
                <w:sz w:val="18"/>
                <w:szCs w:val="18"/>
              </w:rPr>
            </w:pPr>
            <w:r>
              <w:rPr>
                <w:kern w:val="0"/>
                <w:sz w:val="18"/>
                <w:szCs w:val="18"/>
              </w:rPr>
              <w:t>0</w:t>
            </w:r>
          </w:p>
        </w:tc>
        <w:tc>
          <w:tcPr>
            <w:tcW w:w="813" w:type="dxa"/>
            <w:tcBorders>
              <w:top w:val="single" w:color="auto" w:sz="4" w:space="0"/>
              <w:left w:val="single" w:color="auto" w:sz="4" w:space="0"/>
              <w:bottom w:val="single" w:color="auto" w:sz="4" w:space="0"/>
              <w:right w:val="single" w:color="auto" w:sz="4" w:space="0"/>
            </w:tcBorders>
            <w:vAlign w:val="center"/>
          </w:tcPr>
          <w:p w14:paraId="34392844">
            <w:pPr>
              <w:widowControl/>
              <w:tabs>
                <w:tab w:val="decimal" w:pos="0"/>
              </w:tabs>
              <w:ind w:firstLine="0" w:firstLineChars="0"/>
              <w:jc w:val="center"/>
              <w:rPr>
                <w:kern w:val="0"/>
                <w:sz w:val="18"/>
                <w:szCs w:val="18"/>
              </w:rPr>
            </w:pPr>
            <w:r>
              <w:rPr>
                <w:kern w:val="0"/>
                <w:sz w:val="18"/>
                <w:szCs w:val="18"/>
              </w:rPr>
              <w:t>438</w:t>
            </w:r>
          </w:p>
        </w:tc>
        <w:tc>
          <w:tcPr>
            <w:tcW w:w="1109" w:type="dxa"/>
            <w:tcBorders>
              <w:top w:val="single" w:color="auto" w:sz="4" w:space="0"/>
              <w:left w:val="single" w:color="auto" w:sz="4" w:space="0"/>
              <w:bottom w:val="single" w:color="auto" w:sz="4" w:space="0"/>
              <w:right w:val="single" w:color="auto" w:sz="4" w:space="0"/>
            </w:tcBorders>
            <w:vAlign w:val="center"/>
          </w:tcPr>
          <w:p w14:paraId="77A80237">
            <w:pPr>
              <w:widowControl/>
              <w:tabs>
                <w:tab w:val="decimal" w:pos="0"/>
              </w:tabs>
              <w:ind w:firstLine="0" w:firstLineChars="0"/>
              <w:jc w:val="center"/>
              <w:rPr>
                <w:kern w:val="0"/>
                <w:sz w:val="18"/>
                <w:szCs w:val="18"/>
              </w:rPr>
            </w:pPr>
            <w:r>
              <w:rPr>
                <w:kern w:val="0"/>
                <w:sz w:val="18"/>
                <w:szCs w:val="18"/>
              </w:rPr>
              <w:t>10.693359</w:t>
            </w:r>
          </w:p>
        </w:tc>
        <w:tc>
          <w:tcPr>
            <w:tcW w:w="426" w:type="dxa"/>
            <w:tcBorders>
              <w:top w:val="single" w:color="auto" w:sz="4" w:space="0"/>
              <w:left w:val="single" w:color="auto" w:sz="4" w:space="0"/>
              <w:bottom w:val="single" w:color="auto" w:sz="4" w:space="0"/>
              <w:right w:val="single" w:color="auto" w:sz="4" w:space="0"/>
            </w:tcBorders>
            <w:vAlign w:val="center"/>
          </w:tcPr>
          <w:p w14:paraId="7FB7072E">
            <w:pPr>
              <w:widowControl/>
              <w:tabs>
                <w:tab w:val="decimal" w:pos="0"/>
              </w:tabs>
              <w:ind w:firstLine="0" w:firstLineChars="0"/>
              <w:jc w:val="center"/>
              <w:rPr>
                <w:kern w:val="0"/>
                <w:sz w:val="18"/>
                <w:szCs w:val="18"/>
              </w:rPr>
            </w:pPr>
            <w:r>
              <w:rPr>
                <w:kern w:val="0"/>
                <w:sz w:val="18"/>
                <w:szCs w:val="18"/>
              </w:rPr>
              <w:t>3</w:t>
            </w:r>
          </w:p>
        </w:tc>
      </w:tr>
      <w:tr w14:paraId="2D5739E3">
        <w:tblPrEx>
          <w:tblCellMar>
            <w:top w:w="0" w:type="dxa"/>
            <w:left w:w="108" w:type="dxa"/>
            <w:bottom w:w="0" w:type="dxa"/>
            <w:right w:w="108" w:type="dxa"/>
          </w:tblCellMar>
        </w:tblPrEx>
        <w:trPr>
          <w:trHeight w:val="270" w:hRule="atLeast"/>
          <w:jc w:val="center"/>
        </w:trPr>
        <w:tc>
          <w:tcPr>
            <w:tcW w:w="952" w:type="dxa"/>
            <w:tcBorders>
              <w:top w:val="single" w:color="auto" w:sz="4" w:space="0"/>
              <w:left w:val="single" w:color="auto" w:sz="4" w:space="0"/>
              <w:bottom w:val="single" w:color="auto" w:sz="4" w:space="0"/>
              <w:right w:val="single" w:color="auto" w:sz="4" w:space="0"/>
            </w:tcBorders>
            <w:vAlign w:val="center"/>
          </w:tcPr>
          <w:p w14:paraId="35CA8053">
            <w:pPr>
              <w:widowControl/>
              <w:tabs>
                <w:tab w:val="decimal" w:pos="0"/>
              </w:tabs>
              <w:ind w:firstLine="0" w:firstLineChars="0"/>
              <w:jc w:val="center"/>
              <w:rPr>
                <w:kern w:val="0"/>
                <w:sz w:val="18"/>
                <w:szCs w:val="18"/>
              </w:rPr>
            </w:pPr>
            <w:r>
              <w:rPr>
                <w:kern w:val="0"/>
                <w:sz w:val="18"/>
                <w:szCs w:val="18"/>
              </w:rPr>
              <w:t>55</w:t>
            </w:r>
          </w:p>
        </w:tc>
        <w:tc>
          <w:tcPr>
            <w:tcW w:w="1068" w:type="dxa"/>
            <w:tcBorders>
              <w:top w:val="single" w:color="auto" w:sz="4" w:space="0"/>
              <w:left w:val="single" w:color="auto" w:sz="4" w:space="0"/>
              <w:bottom w:val="single" w:color="auto" w:sz="4" w:space="0"/>
              <w:right w:val="single" w:color="auto" w:sz="4" w:space="0"/>
            </w:tcBorders>
            <w:vAlign w:val="center"/>
          </w:tcPr>
          <w:p w14:paraId="6C5C26B4">
            <w:pPr>
              <w:widowControl/>
              <w:tabs>
                <w:tab w:val="decimal" w:pos="0"/>
              </w:tabs>
              <w:ind w:firstLine="0" w:firstLineChars="0"/>
              <w:jc w:val="center"/>
              <w:rPr>
                <w:kern w:val="0"/>
                <w:sz w:val="18"/>
                <w:szCs w:val="18"/>
              </w:rPr>
            </w:pPr>
            <w:r>
              <w:rPr>
                <w:kern w:val="0"/>
                <w:sz w:val="18"/>
                <w:szCs w:val="18"/>
              </w:rPr>
              <w:t>1.342773</w:t>
            </w:r>
          </w:p>
        </w:tc>
        <w:tc>
          <w:tcPr>
            <w:tcW w:w="668" w:type="dxa"/>
            <w:tcBorders>
              <w:top w:val="single" w:color="auto" w:sz="4" w:space="0"/>
              <w:left w:val="single" w:color="auto" w:sz="4" w:space="0"/>
              <w:bottom w:val="single" w:color="auto" w:sz="4" w:space="0"/>
              <w:right w:val="single" w:color="auto" w:sz="4" w:space="0"/>
            </w:tcBorders>
          </w:tcPr>
          <w:p w14:paraId="55D562C7">
            <w:pPr>
              <w:widowControl/>
              <w:tabs>
                <w:tab w:val="decimal" w:pos="0"/>
              </w:tabs>
              <w:ind w:firstLine="0" w:firstLineChars="0"/>
              <w:jc w:val="center"/>
              <w:rPr>
                <w:kern w:val="0"/>
                <w:sz w:val="18"/>
                <w:szCs w:val="18"/>
              </w:rPr>
            </w:pPr>
            <w:r>
              <w:rPr>
                <w:kern w:val="0"/>
                <w:sz w:val="18"/>
                <w:szCs w:val="18"/>
              </w:rPr>
              <w:t>5</w:t>
            </w:r>
          </w:p>
        </w:tc>
        <w:tc>
          <w:tcPr>
            <w:tcW w:w="733" w:type="dxa"/>
            <w:tcBorders>
              <w:top w:val="single" w:color="auto" w:sz="4" w:space="0"/>
              <w:left w:val="single" w:color="auto" w:sz="4" w:space="0"/>
              <w:bottom w:val="single" w:color="auto" w:sz="4" w:space="0"/>
              <w:right w:val="single" w:color="auto" w:sz="4" w:space="0"/>
            </w:tcBorders>
            <w:vAlign w:val="center"/>
          </w:tcPr>
          <w:p w14:paraId="7CD6117D">
            <w:pPr>
              <w:widowControl/>
              <w:tabs>
                <w:tab w:val="decimal" w:pos="0"/>
              </w:tabs>
              <w:ind w:firstLine="0" w:firstLineChars="0"/>
              <w:jc w:val="center"/>
              <w:rPr>
                <w:kern w:val="0"/>
                <w:sz w:val="18"/>
                <w:szCs w:val="18"/>
              </w:rPr>
            </w:pPr>
            <w:r>
              <w:rPr>
                <w:kern w:val="0"/>
                <w:sz w:val="18"/>
                <w:szCs w:val="18"/>
              </w:rPr>
              <w:t>183</w:t>
            </w:r>
          </w:p>
        </w:tc>
        <w:tc>
          <w:tcPr>
            <w:tcW w:w="1068" w:type="dxa"/>
            <w:tcBorders>
              <w:top w:val="single" w:color="auto" w:sz="4" w:space="0"/>
              <w:left w:val="single" w:color="auto" w:sz="4" w:space="0"/>
              <w:bottom w:val="single" w:color="auto" w:sz="4" w:space="0"/>
              <w:right w:val="single" w:color="auto" w:sz="4" w:space="0"/>
            </w:tcBorders>
            <w:vAlign w:val="center"/>
          </w:tcPr>
          <w:p w14:paraId="594597D6">
            <w:pPr>
              <w:widowControl/>
              <w:tabs>
                <w:tab w:val="decimal" w:pos="0"/>
              </w:tabs>
              <w:ind w:firstLine="0" w:firstLineChars="0"/>
              <w:jc w:val="center"/>
              <w:rPr>
                <w:kern w:val="0"/>
                <w:sz w:val="18"/>
                <w:szCs w:val="18"/>
              </w:rPr>
            </w:pPr>
            <w:r>
              <w:rPr>
                <w:kern w:val="0"/>
                <w:sz w:val="18"/>
                <w:szCs w:val="18"/>
              </w:rPr>
              <w:t>4.467773</w:t>
            </w:r>
          </w:p>
        </w:tc>
        <w:tc>
          <w:tcPr>
            <w:tcW w:w="426" w:type="dxa"/>
            <w:tcBorders>
              <w:top w:val="single" w:color="auto" w:sz="4" w:space="0"/>
              <w:left w:val="single" w:color="auto" w:sz="4" w:space="0"/>
              <w:bottom w:val="single" w:color="auto" w:sz="4" w:space="0"/>
              <w:right w:val="single" w:color="auto" w:sz="4" w:space="0"/>
            </w:tcBorders>
            <w:vAlign w:val="center"/>
          </w:tcPr>
          <w:p w14:paraId="1D214F76">
            <w:pPr>
              <w:widowControl/>
              <w:tabs>
                <w:tab w:val="decimal" w:pos="0"/>
              </w:tabs>
              <w:ind w:firstLine="0" w:firstLineChars="0"/>
              <w:jc w:val="center"/>
              <w:rPr>
                <w:kern w:val="0"/>
                <w:sz w:val="18"/>
                <w:szCs w:val="18"/>
              </w:rPr>
            </w:pPr>
            <w:r>
              <w:rPr>
                <w:kern w:val="0"/>
                <w:sz w:val="18"/>
                <w:szCs w:val="18"/>
              </w:rPr>
              <w:t>5</w:t>
            </w:r>
          </w:p>
        </w:tc>
        <w:tc>
          <w:tcPr>
            <w:tcW w:w="813" w:type="dxa"/>
            <w:tcBorders>
              <w:top w:val="single" w:color="auto" w:sz="4" w:space="0"/>
              <w:left w:val="single" w:color="auto" w:sz="4" w:space="0"/>
              <w:bottom w:val="single" w:color="auto" w:sz="4" w:space="0"/>
              <w:right w:val="single" w:color="auto" w:sz="4" w:space="0"/>
            </w:tcBorders>
            <w:vAlign w:val="center"/>
          </w:tcPr>
          <w:p w14:paraId="522235FC">
            <w:pPr>
              <w:widowControl/>
              <w:tabs>
                <w:tab w:val="decimal" w:pos="0"/>
              </w:tabs>
              <w:ind w:firstLine="0" w:firstLineChars="0"/>
              <w:jc w:val="center"/>
              <w:rPr>
                <w:kern w:val="0"/>
                <w:sz w:val="18"/>
                <w:szCs w:val="18"/>
              </w:rPr>
            </w:pPr>
            <w:r>
              <w:rPr>
                <w:kern w:val="0"/>
                <w:sz w:val="18"/>
                <w:szCs w:val="18"/>
              </w:rPr>
              <w:t>311</w:t>
            </w:r>
          </w:p>
        </w:tc>
        <w:tc>
          <w:tcPr>
            <w:tcW w:w="1068" w:type="dxa"/>
            <w:tcBorders>
              <w:top w:val="single" w:color="auto" w:sz="4" w:space="0"/>
              <w:left w:val="single" w:color="auto" w:sz="4" w:space="0"/>
              <w:bottom w:val="single" w:color="auto" w:sz="4" w:space="0"/>
              <w:right w:val="single" w:color="auto" w:sz="4" w:space="0"/>
            </w:tcBorders>
            <w:vAlign w:val="center"/>
          </w:tcPr>
          <w:p w14:paraId="39DB317E">
            <w:pPr>
              <w:widowControl/>
              <w:tabs>
                <w:tab w:val="decimal" w:pos="0"/>
              </w:tabs>
              <w:ind w:firstLine="0" w:firstLineChars="0"/>
              <w:jc w:val="center"/>
              <w:rPr>
                <w:kern w:val="0"/>
                <w:sz w:val="18"/>
                <w:szCs w:val="18"/>
              </w:rPr>
            </w:pPr>
            <w:r>
              <w:rPr>
                <w:kern w:val="0"/>
                <w:sz w:val="18"/>
                <w:szCs w:val="18"/>
              </w:rPr>
              <w:t>7.592773</w:t>
            </w:r>
          </w:p>
        </w:tc>
        <w:tc>
          <w:tcPr>
            <w:tcW w:w="426" w:type="dxa"/>
            <w:tcBorders>
              <w:top w:val="single" w:color="auto" w:sz="4" w:space="0"/>
              <w:left w:val="single" w:color="auto" w:sz="4" w:space="0"/>
              <w:bottom w:val="single" w:color="auto" w:sz="4" w:space="0"/>
              <w:right w:val="single" w:color="auto" w:sz="4" w:space="0"/>
            </w:tcBorders>
            <w:vAlign w:val="center"/>
          </w:tcPr>
          <w:p w14:paraId="7E334A64">
            <w:pPr>
              <w:widowControl/>
              <w:tabs>
                <w:tab w:val="decimal" w:pos="0"/>
              </w:tabs>
              <w:ind w:firstLine="0" w:firstLineChars="0"/>
              <w:jc w:val="center"/>
              <w:rPr>
                <w:kern w:val="0"/>
                <w:sz w:val="18"/>
                <w:szCs w:val="18"/>
              </w:rPr>
            </w:pPr>
            <w:r>
              <w:rPr>
                <w:kern w:val="0"/>
                <w:sz w:val="18"/>
                <w:szCs w:val="18"/>
              </w:rPr>
              <w:t>6</w:t>
            </w:r>
          </w:p>
        </w:tc>
        <w:tc>
          <w:tcPr>
            <w:tcW w:w="813" w:type="dxa"/>
            <w:tcBorders>
              <w:top w:val="single" w:color="auto" w:sz="4" w:space="0"/>
              <w:left w:val="single" w:color="auto" w:sz="4" w:space="0"/>
              <w:bottom w:val="single" w:color="auto" w:sz="4" w:space="0"/>
              <w:right w:val="single" w:color="auto" w:sz="4" w:space="0"/>
            </w:tcBorders>
            <w:vAlign w:val="center"/>
          </w:tcPr>
          <w:p w14:paraId="61594AC9">
            <w:pPr>
              <w:widowControl/>
              <w:tabs>
                <w:tab w:val="decimal" w:pos="0"/>
              </w:tabs>
              <w:ind w:firstLine="0" w:firstLineChars="0"/>
              <w:jc w:val="center"/>
              <w:rPr>
                <w:kern w:val="0"/>
                <w:sz w:val="18"/>
                <w:szCs w:val="18"/>
              </w:rPr>
            </w:pPr>
            <w:r>
              <w:rPr>
                <w:kern w:val="0"/>
                <w:sz w:val="18"/>
                <w:szCs w:val="18"/>
              </w:rPr>
              <w:t>439</w:t>
            </w:r>
          </w:p>
        </w:tc>
        <w:tc>
          <w:tcPr>
            <w:tcW w:w="1109" w:type="dxa"/>
            <w:tcBorders>
              <w:top w:val="single" w:color="auto" w:sz="4" w:space="0"/>
              <w:left w:val="single" w:color="auto" w:sz="4" w:space="0"/>
              <w:bottom w:val="single" w:color="auto" w:sz="4" w:space="0"/>
              <w:right w:val="single" w:color="auto" w:sz="4" w:space="0"/>
            </w:tcBorders>
            <w:vAlign w:val="center"/>
          </w:tcPr>
          <w:p w14:paraId="44A659D5">
            <w:pPr>
              <w:widowControl/>
              <w:tabs>
                <w:tab w:val="decimal" w:pos="0"/>
              </w:tabs>
              <w:ind w:firstLine="0" w:firstLineChars="0"/>
              <w:jc w:val="center"/>
              <w:rPr>
                <w:kern w:val="0"/>
                <w:sz w:val="18"/>
                <w:szCs w:val="18"/>
              </w:rPr>
            </w:pPr>
            <w:r>
              <w:rPr>
                <w:kern w:val="0"/>
                <w:sz w:val="18"/>
                <w:szCs w:val="18"/>
              </w:rPr>
              <w:t>10.717773</w:t>
            </w:r>
          </w:p>
        </w:tc>
        <w:tc>
          <w:tcPr>
            <w:tcW w:w="426" w:type="dxa"/>
            <w:tcBorders>
              <w:top w:val="single" w:color="auto" w:sz="4" w:space="0"/>
              <w:left w:val="single" w:color="auto" w:sz="4" w:space="0"/>
              <w:bottom w:val="single" w:color="auto" w:sz="4" w:space="0"/>
              <w:right w:val="single" w:color="auto" w:sz="4" w:space="0"/>
            </w:tcBorders>
            <w:vAlign w:val="center"/>
          </w:tcPr>
          <w:p w14:paraId="09FE2EE5">
            <w:pPr>
              <w:widowControl/>
              <w:tabs>
                <w:tab w:val="decimal" w:pos="0"/>
              </w:tabs>
              <w:ind w:firstLine="0" w:firstLineChars="0"/>
              <w:jc w:val="center"/>
              <w:rPr>
                <w:kern w:val="0"/>
                <w:sz w:val="18"/>
                <w:szCs w:val="18"/>
              </w:rPr>
            </w:pPr>
            <w:r>
              <w:rPr>
                <w:kern w:val="0"/>
                <w:sz w:val="18"/>
                <w:szCs w:val="18"/>
              </w:rPr>
              <w:t>5</w:t>
            </w:r>
          </w:p>
        </w:tc>
      </w:tr>
      <w:tr w14:paraId="5E03C4BD">
        <w:tblPrEx>
          <w:tblCellMar>
            <w:top w:w="0" w:type="dxa"/>
            <w:left w:w="108" w:type="dxa"/>
            <w:bottom w:w="0" w:type="dxa"/>
            <w:right w:w="108" w:type="dxa"/>
          </w:tblCellMar>
        </w:tblPrEx>
        <w:trPr>
          <w:trHeight w:val="270" w:hRule="atLeast"/>
          <w:jc w:val="center"/>
        </w:trPr>
        <w:tc>
          <w:tcPr>
            <w:tcW w:w="952" w:type="dxa"/>
            <w:tcBorders>
              <w:top w:val="single" w:color="auto" w:sz="4" w:space="0"/>
              <w:left w:val="single" w:color="auto" w:sz="4" w:space="0"/>
              <w:bottom w:val="single" w:color="auto" w:sz="4" w:space="0"/>
              <w:right w:val="single" w:color="auto" w:sz="4" w:space="0"/>
            </w:tcBorders>
            <w:vAlign w:val="center"/>
          </w:tcPr>
          <w:p w14:paraId="5A94F55D">
            <w:pPr>
              <w:widowControl/>
              <w:tabs>
                <w:tab w:val="decimal" w:pos="0"/>
              </w:tabs>
              <w:ind w:firstLine="0" w:firstLineChars="0"/>
              <w:jc w:val="center"/>
              <w:rPr>
                <w:kern w:val="0"/>
                <w:sz w:val="18"/>
                <w:szCs w:val="18"/>
              </w:rPr>
            </w:pPr>
            <w:r>
              <w:rPr>
                <w:kern w:val="0"/>
                <w:sz w:val="18"/>
                <w:szCs w:val="18"/>
              </w:rPr>
              <w:t>56</w:t>
            </w:r>
          </w:p>
        </w:tc>
        <w:tc>
          <w:tcPr>
            <w:tcW w:w="1068" w:type="dxa"/>
            <w:tcBorders>
              <w:top w:val="single" w:color="auto" w:sz="4" w:space="0"/>
              <w:left w:val="single" w:color="auto" w:sz="4" w:space="0"/>
              <w:bottom w:val="single" w:color="auto" w:sz="4" w:space="0"/>
              <w:right w:val="single" w:color="auto" w:sz="4" w:space="0"/>
            </w:tcBorders>
            <w:vAlign w:val="center"/>
          </w:tcPr>
          <w:p w14:paraId="3A7755DA">
            <w:pPr>
              <w:widowControl/>
              <w:tabs>
                <w:tab w:val="decimal" w:pos="0"/>
              </w:tabs>
              <w:ind w:firstLine="0" w:firstLineChars="0"/>
              <w:jc w:val="center"/>
              <w:rPr>
                <w:kern w:val="0"/>
                <w:sz w:val="18"/>
                <w:szCs w:val="18"/>
              </w:rPr>
            </w:pPr>
            <w:r>
              <w:rPr>
                <w:kern w:val="0"/>
                <w:sz w:val="18"/>
                <w:szCs w:val="18"/>
              </w:rPr>
              <w:t>1.367188</w:t>
            </w:r>
          </w:p>
        </w:tc>
        <w:tc>
          <w:tcPr>
            <w:tcW w:w="668" w:type="dxa"/>
            <w:tcBorders>
              <w:top w:val="single" w:color="auto" w:sz="4" w:space="0"/>
              <w:left w:val="single" w:color="auto" w:sz="4" w:space="0"/>
              <w:bottom w:val="single" w:color="auto" w:sz="4" w:space="0"/>
              <w:right w:val="single" w:color="auto" w:sz="4" w:space="0"/>
            </w:tcBorders>
          </w:tcPr>
          <w:p w14:paraId="30147ACD">
            <w:pPr>
              <w:widowControl/>
              <w:tabs>
                <w:tab w:val="decimal" w:pos="0"/>
              </w:tabs>
              <w:ind w:firstLine="0" w:firstLineChars="0"/>
              <w:jc w:val="center"/>
              <w:rPr>
                <w:kern w:val="0"/>
                <w:sz w:val="18"/>
                <w:szCs w:val="18"/>
              </w:rPr>
            </w:pPr>
            <w:r>
              <w:rPr>
                <w:kern w:val="0"/>
                <w:sz w:val="18"/>
                <w:szCs w:val="18"/>
              </w:rPr>
              <w:t>4</w:t>
            </w:r>
          </w:p>
        </w:tc>
        <w:tc>
          <w:tcPr>
            <w:tcW w:w="733" w:type="dxa"/>
            <w:tcBorders>
              <w:top w:val="single" w:color="auto" w:sz="4" w:space="0"/>
              <w:left w:val="single" w:color="auto" w:sz="4" w:space="0"/>
              <w:bottom w:val="single" w:color="auto" w:sz="4" w:space="0"/>
              <w:right w:val="single" w:color="auto" w:sz="4" w:space="0"/>
            </w:tcBorders>
            <w:vAlign w:val="center"/>
          </w:tcPr>
          <w:p w14:paraId="6C304FBA">
            <w:pPr>
              <w:widowControl/>
              <w:tabs>
                <w:tab w:val="decimal" w:pos="0"/>
              </w:tabs>
              <w:ind w:firstLine="0" w:firstLineChars="0"/>
              <w:jc w:val="center"/>
              <w:rPr>
                <w:kern w:val="0"/>
                <w:sz w:val="18"/>
                <w:szCs w:val="18"/>
              </w:rPr>
            </w:pPr>
            <w:r>
              <w:rPr>
                <w:kern w:val="0"/>
                <w:sz w:val="18"/>
                <w:szCs w:val="18"/>
              </w:rPr>
              <w:t>184</w:t>
            </w:r>
          </w:p>
        </w:tc>
        <w:tc>
          <w:tcPr>
            <w:tcW w:w="1068" w:type="dxa"/>
            <w:tcBorders>
              <w:top w:val="single" w:color="auto" w:sz="4" w:space="0"/>
              <w:left w:val="single" w:color="auto" w:sz="4" w:space="0"/>
              <w:bottom w:val="single" w:color="auto" w:sz="4" w:space="0"/>
              <w:right w:val="single" w:color="auto" w:sz="4" w:space="0"/>
            </w:tcBorders>
            <w:vAlign w:val="center"/>
          </w:tcPr>
          <w:p w14:paraId="041134AA">
            <w:pPr>
              <w:widowControl/>
              <w:tabs>
                <w:tab w:val="decimal" w:pos="0"/>
              </w:tabs>
              <w:ind w:firstLine="0" w:firstLineChars="0"/>
              <w:jc w:val="center"/>
              <w:rPr>
                <w:kern w:val="0"/>
                <w:sz w:val="18"/>
                <w:szCs w:val="18"/>
              </w:rPr>
            </w:pPr>
            <w:r>
              <w:rPr>
                <w:kern w:val="0"/>
                <w:sz w:val="18"/>
                <w:szCs w:val="18"/>
              </w:rPr>
              <w:t>4.492188</w:t>
            </w:r>
          </w:p>
        </w:tc>
        <w:tc>
          <w:tcPr>
            <w:tcW w:w="426" w:type="dxa"/>
            <w:tcBorders>
              <w:top w:val="single" w:color="auto" w:sz="4" w:space="0"/>
              <w:left w:val="single" w:color="auto" w:sz="4" w:space="0"/>
              <w:bottom w:val="single" w:color="auto" w:sz="4" w:space="0"/>
              <w:right w:val="single" w:color="auto" w:sz="4" w:space="0"/>
            </w:tcBorders>
            <w:vAlign w:val="center"/>
          </w:tcPr>
          <w:p w14:paraId="207C0205">
            <w:pPr>
              <w:widowControl/>
              <w:tabs>
                <w:tab w:val="decimal" w:pos="0"/>
              </w:tabs>
              <w:ind w:firstLine="0" w:firstLineChars="0"/>
              <w:jc w:val="center"/>
              <w:rPr>
                <w:kern w:val="0"/>
                <w:sz w:val="18"/>
                <w:szCs w:val="18"/>
              </w:rPr>
            </w:pPr>
            <w:r>
              <w:rPr>
                <w:kern w:val="0"/>
                <w:sz w:val="18"/>
                <w:szCs w:val="18"/>
              </w:rPr>
              <w:t>1</w:t>
            </w:r>
          </w:p>
        </w:tc>
        <w:tc>
          <w:tcPr>
            <w:tcW w:w="813" w:type="dxa"/>
            <w:tcBorders>
              <w:top w:val="single" w:color="auto" w:sz="4" w:space="0"/>
              <w:left w:val="single" w:color="auto" w:sz="4" w:space="0"/>
              <w:bottom w:val="single" w:color="auto" w:sz="4" w:space="0"/>
              <w:right w:val="single" w:color="auto" w:sz="4" w:space="0"/>
            </w:tcBorders>
            <w:vAlign w:val="center"/>
          </w:tcPr>
          <w:p w14:paraId="4FB74CBD">
            <w:pPr>
              <w:widowControl/>
              <w:tabs>
                <w:tab w:val="decimal" w:pos="0"/>
              </w:tabs>
              <w:ind w:firstLine="0" w:firstLineChars="0"/>
              <w:jc w:val="center"/>
              <w:rPr>
                <w:kern w:val="0"/>
                <w:sz w:val="18"/>
                <w:szCs w:val="18"/>
              </w:rPr>
            </w:pPr>
            <w:r>
              <w:rPr>
                <w:kern w:val="0"/>
                <w:sz w:val="18"/>
                <w:szCs w:val="18"/>
              </w:rPr>
              <w:t>312</w:t>
            </w:r>
          </w:p>
        </w:tc>
        <w:tc>
          <w:tcPr>
            <w:tcW w:w="1068" w:type="dxa"/>
            <w:tcBorders>
              <w:top w:val="single" w:color="auto" w:sz="4" w:space="0"/>
              <w:left w:val="single" w:color="auto" w:sz="4" w:space="0"/>
              <w:bottom w:val="single" w:color="auto" w:sz="4" w:space="0"/>
              <w:right w:val="single" w:color="auto" w:sz="4" w:space="0"/>
            </w:tcBorders>
            <w:vAlign w:val="center"/>
          </w:tcPr>
          <w:p w14:paraId="206775F2">
            <w:pPr>
              <w:widowControl/>
              <w:tabs>
                <w:tab w:val="decimal" w:pos="0"/>
              </w:tabs>
              <w:ind w:firstLine="0" w:firstLineChars="0"/>
              <w:jc w:val="center"/>
              <w:rPr>
                <w:kern w:val="0"/>
                <w:sz w:val="18"/>
                <w:szCs w:val="18"/>
              </w:rPr>
            </w:pPr>
            <w:r>
              <w:rPr>
                <w:kern w:val="0"/>
                <w:sz w:val="18"/>
                <w:szCs w:val="18"/>
              </w:rPr>
              <w:t>7.617188</w:t>
            </w:r>
          </w:p>
        </w:tc>
        <w:tc>
          <w:tcPr>
            <w:tcW w:w="426" w:type="dxa"/>
            <w:tcBorders>
              <w:top w:val="single" w:color="auto" w:sz="4" w:space="0"/>
              <w:left w:val="single" w:color="auto" w:sz="4" w:space="0"/>
              <w:bottom w:val="single" w:color="auto" w:sz="4" w:space="0"/>
              <w:right w:val="single" w:color="auto" w:sz="4" w:space="0"/>
            </w:tcBorders>
            <w:vAlign w:val="center"/>
          </w:tcPr>
          <w:p w14:paraId="669A2355">
            <w:pPr>
              <w:widowControl/>
              <w:tabs>
                <w:tab w:val="decimal" w:pos="0"/>
              </w:tabs>
              <w:ind w:firstLine="0" w:firstLineChars="0"/>
              <w:jc w:val="center"/>
              <w:rPr>
                <w:kern w:val="0"/>
                <w:sz w:val="18"/>
                <w:szCs w:val="18"/>
              </w:rPr>
            </w:pPr>
            <w:r>
              <w:rPr>
                <w:kern w:val="0"/>
                <w:sz w:val="18"/>
                <w:szCs w:val="18"/>
              </w:rPr>
              <w:t>5</w:t>
            </w:r>
          </w:p>
        </w:tc>
        <w:tc>
          <w:tcPr>
            <w:tcW w:w="813" w:type="dxa"/>
            <w:tcBorders>
              <w:top w:val="single" w:color="auto" w:sz="4" w:space="0"/>
              <w:left w:val="single" w:color="auto" w:sz="4" w:space="0"/>
              <w:bottom w:val="single" w:color="auto" w:sz="4" w:space="0"/>
              <w:right w:val="single" w:color="auto" w:sz="4" w:space="0"/>
            </w:tcBorders>
            <w:vAlign w:val="center"/>
          </w:tcPr>
          <w:p w14:paraId="57565204">
            <w:pPr>
              <w:widowControl/>
              <w:tabs>
                <w:tab w:val="decimal" w:pos="0"/>
              </w:tabs>
              <w:ind w:firstLine="0" w:firstLineChars="0"/>
              <w:jc w:val="center"/>
              <w:rPr>
                <w:kern w:val="0"/>
                <w:sz w:val="18"/>
                <w:szCs w:val="18"/>
              </w:rPr>
            </w:pPr>
            <w:r>
              <w:rPr>
                <w:kern w:val="0"/>
                <w:sz w:val="18"/>
                <w:szCs w:val="18"/>
              </w:rPr>
              <w:t>440</w:t>
            </w:r>
          </w:p>
        </w:tc>
        <w:tc>
          <w:tcPr>
            <w:tcW w:w="1109" w:type="dxa"/>
            <w:tcBorders>
              <w:top w:val="single" w:color="auto" w:sz="4" w:space="0"/>
              <w:left w:val="single" w:color="auto" w:sz="4" w:space="0"/>
              <w:bottom w:val="single" w:color="auto" w:sz="4" w:space="0"/>
              <w:right w:val="single" w:color="auto" w:sz="4" w:space="0"/>
            </w:tcBorders>
            <w:vAlign w:val="center"/>
          </w:tcPr>
          <w:p w14:paraId="79CEC893">
            <w:pPr>
              <w:widowControl/>
              <w:tabs>
                <w:tab w:val="decimal" w:pos="0"/>
              </w:tabs>
              <w:ind w:firstLine="0" w:firstLineChars="0"/>
              <w:jc w:val="center"/>
              <w:rPr>
                <w:kern w:val="0"/>
                <w:sz w:val="18"/>
                <w:szCs w:val="18"/>
              </w:rPr>
            </w:pPr>
            <w:r>
              <w:rPr>
                <w:kern w:val="0"/>
                <w:sz w:val="18"/>
                <w:szCs w:val="18"/>
              </w:rPr>
              <w:t>10.742188</w:t>
            </w:r>
          </w:p>
        </w:tc>
        <w:tc>
          <w:tcPr>
            <w:tcW w:w="426" w:type="dxa"/>
            <w:tcBorders>
              <w:top w:val="single" w:color="auto" w:sz="4" w:space="0"/>
              <w:left w:val="single" w:color="auto" w:sz="4" w:space="0"/>
              <w:bottom w:val="single" w:color="auto" w:sz="4" w:space="0"/>
              <w:right w:val="single" w:color="auto" w:sz="4" w:space="0"/>
            </w:tcBorders>
            <w:vAlign w:val="center"/>
          </w:tcPr>
          <w:p w14:paraId="026CCB82">
            <w:pPr>
              <w:widowControl/>
              <w:tabs>
                <w:tab w:val="decimal" w:pos="0"/>
              </w:tabs>
              <w:ind w:firstLine="0" w:firstLineChars="0"/>
              <w:jc w:val="center"/>
              <w:rPr>
                <w:kern w:val="0"/>
                <w:sz w:val="18"/>
                <w:szCs w:val="18"/>
              </w:rPr>
            </w:pPr>
            <w:r>
              <w:rPr>
                <w:kern w:val="0"/>
                <w:sz w:val="18"/>
                <w:szCs w:val="18"/>
              </w:rPr>
              <w:t>1</w:t>
            </w:r>
          </w:p>
        </w:tc>
      </w:tr>
      <w:tr w14:paraId="650F0281">
        <w:tblPrEx>
          <w:tblCellMar>
            <w:top w:w="0" w:type="dxa"/>
            <w:left w:w="108" w:type="dxa"/>
            <w:bottom w:w="0" w:type="dxa"/>
            <w:right w:w="108" w:type="dxa"/>
          </w:tblCellMar>
        </w:tblPrEx>
        <w:trPr>
          <w:trHeight w:val="270" w:hRule="atLeast"/>
          <w:jc w:val="center"/>
        </w:trPr>
        <w:tc>
          <w:tcPr>
            <w:tcW w:w="952" w:type="dxa"/>
            <w:tcBorders>
              <w:top w:val="single" w:color="auto" w:sz="4" w:space="0"/>
              <w:left w:val="single" w:color="auto" w:sz="4" w:space="0"/>
              <w:bottom w:val="single" w:color="auto" w:sz="4" w:space="0"/>
              <w:right w:val="single" w:color="auto" w:sz="4" w:space="0"/>
            </w:tcBorders>
            <w:vAlign w:val="center"/>
          </w:tcPr>
          <w:p w14:paraId="4208822D">
            <w:pPr>
              <w:widowControl/>
              <w:tabs>
                <w:tab w:val="decimal" w:pos="0"/>
              </w:tabs>
              <w:ind w:firstLine="0" w:firstLineChars="0"/>
              <w:jc w:val="center"/>
              <w:rPr>
                <w:kern w:val="0"/>
                <w:sz w:val="18"/>
                <w:szCs w:val="18"/>
              </w:rPr>
            </w:pPr>
            <w:r>
              <w:rPr>
                <w:kern w:val="0"/>
                <w:sz w:val="18"/>
                <w:szCs w:val="18"/>
              </w:rPr>
              <w:t>57</w:t>
            </w:r>
          </w:p>
        </w:tc>
        <w:tc>
          <w:tcPr>
            <w:tcW w:w="1068" w:type="dxa"/>
            <w:tcBorders>
              <w:top w:val="single" w:color="auto" w:sz="4" w:space="0"/>
              <w:left w:val="single" w:color="auto" w:sz="4" w:space="0"/>
              <w:bottom w:val="single" w:color="auto" w:sz="4" w:space="0"/>
              <w:right w:val="single" w:color="auto" w:sz="4" w:space="0"/>
            </w:tcBorders>
            <w:vAlign w:val="center"/>
          </w:tcPr>
          <w:p w14:paraId="3AC7A445">
            <w:pPr>
              <w:widowControl/>
              <w:tabs>
                <w:tab w:val="decimal" w:pos="0"/>
              </w:tabs>
              <w:ind w:firstLine="0" w:firstLineChars="0"/>
              <w:jc w:val="center"/>
              <w:rPr>
                <w:kern w:val="0"/>
                <w:sz w:val="18"/>
                <w:szCs w:val="18"/>
              </w:rPr>
            </w:pPr>
            <w:r>
              <w:rPr>
                <w:kern w:val="0"/>
                <w:sz w:val="18"/>
                <w:szCs w:val="18"/>
              </w:rPr>
              <w:t>1.391602</w:t>
            </w:r>
          </w:p>
        </w:tc>
        <w:tc>
          <w:tcPr>
            <w:tcW w:w="668" w:type="dxa"/>
            <w:tcBorders>
              <w:top w:val="single" w:color="auto" w:sz="4" w:space="0"/>
              <w:left w:val="single" w:color="auto" w:sz="4" w:space="0"/>
              <w:bottom w:val="single" w:color="auto" w:sz="4" w:space="0"/>
              <w:right w:val="single" w:color="auto" w:sz="4" w:space="0"/>
            </w:tcBorders>
          </w:tcPr>
          <w:p w14:paraId="6C22C6B5">
            <w:pPr>
              <w:widowControl/>
              <w:tabs>
                <w:tab w:val="decimal" w:pos="0"/>
              </w:tabs>
              <w:ind w:firstLine="0" w:firstLineChars="0"/>
              <w:jc w:val="center"/>
              <w:rPr>
                <w:kern w:val="0"/>
                <w:sz w:val="18"/>
                <w:szCs w:val="18"/>
              </w:rPr>
            </w:pPr>
            <w:r>
              <w:rPr>
                <w:kern w:val="0"/>
                <w:sz w:val="18"/>
                <w:szCs w:val="18"/>
              </w:rPr>
              <w:t>3</w:t>
            </w:r>
          </w:p>
        </w:tc>
        <w:tc>
          <w:tcPr>
            <w:tcW w:w="733" w:type="dxa"/>
            <w:tcBorders>
              <w:top w:val="single" w:color="auto" w:sz="4" w:space="0"/>
              <w:left w:val="single" w:color="auto" w:sz="4" w:space="0"/>
              <w:bottom w:val="single" w:color="auto" w:sz="4" w:space="0"/>
              <w:right w:val="single" w:color="auto" w:sz="4" w:space="0"/>
            </w:tcBorders>
            <w:vAlign w:val="center"/>
          </w:tcPr>
          <w:p w14:paraId="0E4EB7E6">
            <w:pPr>
              <w:widowControl/>
              <w:tabs>
                <w:tab w:val="decimal" w:pos="0"/>
              </w:tabs>
              <w:ind w:firstLine="0" w:firstLineChars="0"/>
              <w:jc w:val="center"/>
              <w:rPr>
                <w:kern w:val="0"/>
                <w:sz w:val="18"/>
                <w:szCs w:val="18"/>
              </w:rPr>
            </w:pPr>
            <w:r>
              <w:rPr>
                <w:kern w:val="0"/>
                <w:sz w:val="18"/>
                <w:szCs w:val="18"/>
              </w:rPr>
              <w:t>185</w:t>
            </w:r>
          </w:p>
        </w:tc>
        <w:tc>
          <w:tcPr>
            <w:tcW w:w="1068" w:type="dxa"/>
            <w:tcBorders>
              <w:top w:val="single" w:color="auto" w:sz="4" w:space="0"/>
              <w:left w:val="single" w:color="auto" w:sz="4" w:space="0"/>
              <w:bottom w:val="single" w:color="auto" w:sz="4" w:space="0"/>
              <w:right w:val="single" w:color="auto" w:sz="4" w:space="0"/>
            </w:tcBorders>
            <w:vAlign w:val="center"/>
          </w:tcPr>
          <w:p w14:paraId="658577B7">
            <w:pPr>
              <w:widowControl/>
              <w:tabs>
                <w:tab w:val="decimal" w:pos="0"/>
              </w:tabs>
              <w:ind w:firstLine="0" w:firstLineChars="0"/>
              <w:jc w:val="center"/>
              <w:rPr>
                <w:kern w:val="0"/>
                <w:sz w:val="18"/>
                <w:szCs w:val="18"/>
              </w:rPr>
            </w:pPr>
            <w:r>
              <w:rPr>
                <w:kern w:val="0"/>
                <w:sz w:val="18"/>
                <w:szCs w:val="18"/>
              </w:rPr>
              <w:t>4.516602</w:t>
            </w:r>
          </w:p>
        </w:tc>
        <w:tc>
          <w:tcPr>
            <w:tcW w:w="426" w:type="dxa"/>
            <w:tcBorders>
              <w:top w:val="single" w:color="auto" w:sz="4" w:space="0"/>
              <w:left w:val="single" w:color="auto" w:sz="4" w:space="0"/>
              <w:bottom w:val="single" w:color="auto" w:sz="4" w:space="0"/>
              <w:right w:val="single" w:color="auto" w:sz="4" w:space="0"/>
            </w:tcBorders>
            <w:vAlign w:val="center"/>
          </w:tcPr>
          <w:p w14:paraId="290875D1">
            <w:pPr>
              <w:widowControl/>
              <w:tabs>
                <w:tab w:val="decimal" w:pos="0"/>
              </w:tabs>
              <w:ind w:firstLine="0" w:firstLineChars="0"/>
              <w:jc w:val="center"/>
              <w:rPr>
                <w:kern w:val="0"/>
                <w:sz w:val="18"/>
                <w:szCs w:val="18"/>
              </w:rPr>
            </w:pPr>
            <w:r>
              <w:rPr>
                <w:kern w:val="0"/>
                <w:sz w:val="18"/>
                <w:szCs w:val="18"/>
              </w:rPr>
              <w:t>6</w:t>
            </w:r>
          </w:p>
        </w:tc>
        <w:tc>
          <w:tcPr>
            <w:tcW w:w="813" w:type="dxa"/>
            <w:tcBorders>
              <w:top w:val="single" w:color="auto" w:sz="4" w:space="0"/>
              <w:left w:val="single" w:color="auto" w:sz="4" w:space="0"/>
              <w:bottom w:val="single" w:color="auto" w:sz="4" w:space="0"/>
              <w:right w:val="single" w:color="auto" w:sz="4" w:space="0"/>
            </w:tcBorders>
            <w:vAlign w:val="center"/>
          </w:tcPr>
          <w:p w14:paraId="6C1F3068">
            <w:pPr>
              <w:widowControl/>
              <w:tabs>
                <w:tab w:val="decimal" w:pos="0"/>
              </w:tabs>
              <w:ind w:firstLine="0" w:firstLineChars="0"/>
              <w:jc w:val="center"/>
              <w:rPr>
                <w:kern w:val="0"/>
                <w:sz w:val="18"/>
                <w:szCs w:val="18"/>
              </w:rPr>
            </w:pPr>
            <w:r>
              <w:rPr>
                <w:kern w:val="0"/>
                <w:sz w:val="18"/>
                <w:szCs w:val="18"/>
              </w:rPr>
              <w:t>313</w:t>
            </w:r>
          </w:p>
        </w:tc>
        <w:tc>
          <w:tcPr>
            <w:tcW w:w="1068" w:type="dxa"/>
            <w:tcBorders>
              <w:top w:val="single" w:color="auto" w:sz="4" w:space="0"/>
              <w:left w:val="single" w:color="auto" w:sz="4" w:space="0"/>
              <w:bottom w:val="single" w:color="auto" w:sz="4" w:space="0"/>
              <w:right w:val="single" w:color="auto" w:sz="4" w:space="0"/>
            </w:tcBorders>
            <w:vAlign w:val="center"/>
          </w:tcPr>
          <w:p w14:paraId="68B0DA08">
            <w:pPr>
              <w:widowControl/>
              <w:tabs>
                <w:tab w:val="decimal" w:pos="0"/>
              </w:tabs>
              <w:ind w:firstLine="0" w:firstLineChars="0"/>
              <w:jc w:val="center"/>
              <w:rPr>
                <w:kern w:val="0"/>
                <w:sz w:val="18"/>
                <w:szCs w:val="18"/>
              </w:rPr>
            </w:pPr>
            <w:r>
              <w:rPr>
                <w:kern w:val="0"/>
                <w:sz w:val="18"/>
                <w:szCs w:val="18"/>
              </w:rPr>
              <w:t>7.641602</w:t>
            </w:r>
          </w:p>
        </w:tc>
        <w:tc>
          <w:tcPr>
            <w:tcW w:w="426" w:type="dxa"/>
            <w:tcBorders>
              <w:top w:val="single" w:color="auto" w:sz="4" w:space="0"/>
              <w:left w:val="single" w:color="auto" w:sz="4" w:space="0"/>
              <w:bottom w:val="single" w:color="auto" w:sz="4" w:space="0"/>
              <w:right w:val="single" w:color="auto" w:sz="4" w:space="0"/>
            </w:tcBorders>
            <w:vAlign w:val="center"/>
          </w:tcPr>
          <w:p w14:paraId="247DCF78">
            <w:pPr>
              <w:widowControl/>
              <w:tabs>
                <w:tab w:val="decimal" w:pos="0"/>
              </w:tabs>
              <w:ind w:firstLine="0" w:firstLineChars="0"/>
              <w:jc w:val="center"/>
              <w:rPr>
                <w:kern w:val="0"/>
                <w:sz w:val="18"/>
                <w:szCs w:val="18"/>
              </w:rPr>
            </w:pPr>
            <w:r>
              <w:rPr>
                <w:kern w:val="0"/>
                <w:sz w:val="18"/>
                <w:szCs w:val="18"/>
              </w:rPr>
              <w:t>4</w:t>
            </w:r>
          </w:p>
        </w:tc>
        <w:tc>
          <w:tcPr>
            <w:tcW w:w="813" w:type="dxa"/>
            <w:tcBorders>
              <w:top w:val="single" w:color="auto" w:sz="4" w:space="0"/>
              <w:left w:val="single" w:color="auto" w:sz="4" w:space="0"/>
              <w:bottom w:val="single" w:color="auto" w:sz="4" w:space="0"/>
              <w:right w:val="single" w:color="auto" w:sz="4" w:space="0"/>
            </w:tcBorders>
            <w:vAlign w:val="center"/>
          </w:tcPr>
          <w:p w14:paraId="27D0E128">
            <w:pPr>
              <w:widowControl/>
              <w:tabs>
                <w:tab w:val="decimal" w:pos="0"/>
              </w:tabs>
              <w:ind w:firstLine="0" w:firstLineChars="0"/>
              <w:jc w:val="center"/>
              <w:rPr>
                <w:kern w:val="0"/>
                <w:sz w:val="18"/>
                <w:szCs w:val="18"/>
              </w:rPr>
            </w:pPr>
            <w:r>
              <w:rPr>
                <w:kern w:val="0"/>
                <w:sz w:val="18"/>
                <w:szCs w:val="18"/>
              </w:rPr>
              <w:t>441</w:t>
            </w:r>
          </w:p>
        </w:tc>
        <w:tc>
          <w:tcPr>
            <w:tcW w:w="1109" w:type="dxa"/>
            <w:tcBorders>
              <w:top w:val="single" w:color="auto" w:sz="4" w:space="0"/>
              <w:left w:val="single" w:color="auto" w:sz="4" w:space="0"/>
              <w:bottom w:val="single" w:color="auto" w:sz="4" w:space="0"/>
              <w:right w:val="single" w:color="auto" w:sz="4" w:space="0"/>
            </w:tcBorders>
            <w:vAlign w:val="center"/>
          </w:tcPr>
          <w:p w14:paraId="0CABAB7D">
            <w:pPr>
              <w:widowControl/>
              <w:tabs>
                <w:tab w:val="decimal" w:pos="0"/>
              </w:tabs>
              <w:ind w:firstLine="0" w:firstLineChars="0"/>
              <w:jc w:val="center"/>
              <w:rPr>
                <w:kern w:val="0"/>
                <w:sz w:val="18"/>
                <w:szCs w:val="18"/>
              </w:rPr>
            </w:pPr>
            <w:r>
              <w:rPr>
                <w:kern w:val="0"/>
                <w:sz w:val="18"/>
                <w:szCs w:val="18"/>
              </w:rPr>
              <w:t>10.766602</w:t>
            </w:r>
          </w:p>
        </w:tc>
        <w:tc>
          <w:tcPr>
            <w:tcW w:w="426" w:type="dxa"/>
            <w:tcBorders>
              <w:top w:val="single" w:color="auto" w:sz="4" w:space="0"/>
              <w:left w:val="single" w:color="auto" w:sz="4" w:space="0"/>
              <w:bottom w:val="single" w:color="auto" w:sz="4" w:space="0"/>
              <w:right w:val="single" w:color="auto" w:sz="4" w:space="0"/>
            </w:tcBorders>
            <w:vAlign w:val="center"/>
          </w:tcPr>
          <w:p w14:paraId="7DD2433D">
            <w:pPr>
              <w:widowControl/>
              <w:tabs>
                <w:tab w:val="decimal" w:pos="0"/>
              </w:tabs>
              <w:ind w:firstLine="0" w:firstLineChars="0"/>
              <w:jc w:val="center"/>
              <w:rPr>
                <w:kern w:val="0"/>
                <w:sz w:val="18"/>
                <w:szCs w:val="18"/>
              </w:rPr>
            </w:pPr>
            <w:r>
              <w:rPr>
                <w:kern w:val="0"/>
                <w:sz w:val="18"/>
                <w:szCs w:val="18"/>
              </w:rPr>
              <w:t>3</w:t>
            </w:r>
          </w:p>
        </w:tc>
      </w:tr>
      <w:tr w14:paraId="60BB595C">
        <w:tblPrEx>
          <w:tblCellMar>
            <w:top w:w="0" w:type="dxa"/>
            <w:left w:w="108" w:type="dxa"/>
            <w:bottom w:w="0" w:type="dxa"/>
            <w:right w:w="108" w:type="dxa"/>
          </w:tblCellMar>
        </w:tblPrEx>
        <w:trPr>
          <w:trHeight w:val="270" w:hRule="atLeast"/>
          <w:jc w:val="center"/>
        </w:trPr>
        <w:tc>
          <w:tcPr>
            <w:tcW w:w="952" w:type="dxa"/>
            <w:tcBorders>
              <w:top w:val="single" w:color="auto" w:sz="4" w:space="0"/>
              <w:left w:val="single" w:color="auto" w:sz="4" w:space="0"/>
              <w:bottom w:val="single" w:color="auto" w:sz="4" w:space="0"/>
              <w:right w:val="single" w:color="auto" w:sz="4" w:space="0"/>
            </w:tcBorders>
            <w:vAlign w:val="center"/>
          </w:tcPr>
          <w:p w14:paraId="6088F33B">
            <w:pPr>
              <w:widowControl/>
              <w:tabs>
                <w:tab w:val="decimal" w:pos="0"/>
              </w:tabs>
              <w:ind w:firstLine="0" w:firstLineChars="0"/>
              <w:jc w:val="center"/>
              <w:rPr>
                <w:kern w:val="0"/>
                <w:sz w:val="18"/>
                <w:szCs w:val="18"/>
              </w:rPr>
            </w:pPr>
            <w:r>
              <w:rPr>
                <w:kern w:val="0"/>
                <w:sz w:val="18"/>
                <w:szCs w:val="18"/>
              </w:rPr>
              <w:t>58</w:t>
            </w:r>
          </w:p>
        </w:tc>
        <w:tc>
          <w:tcPr>
            <w:tcW w:w="1068" w:type="dxa"/>
            <w:tcBorders>
              <w:top w:val="single" w:color="auto" w:sz="4" w:space="0"/>
              <w:left w:val="single" w:color="auto" w:sz="4" w:space="0"/>
              <w:bottom w:val="single" w:color="auto" w:sz="4" w:space="0"/>
              <w:right w:val="single" w:color="auto" w:sz="4" w:space="0"/>
            </w:tcBorders>
            <w:vAlign w:val="center"/>
          </w:tcPr>
          <w:p w14:paraId="35A1A6BB">
            <w:pPr>
              <w:widowControl/>
              <w:tabs>
                <w:tab w:val="decimal" w:pos="0"/>
              </w:tabs>
              <w:ind w:firstLine="0" w:firstLineChars="0"/>
              <w:jc w:val="center"/>
              <w:rPr>
                <w:kern w:val="0"/>
                <w:sz w:val="18"/>
                <w:szCs w:val="18"/>
              </w:rPr>
            </w:pPr>
            <w:r>
              <w:rPr>
                <w:kern w:val="0"/>
                <w:sz w:val="18"/>
                <w:szCs w:val="18"/>
              </w:rPr>
              <w:t>1.416016</w:t>
            </w:r>
          </w:p>
        </w:tc>
        <w:tc>
          <w:tcPr>
            <w:tcW w:w="668" w:type="dxa"/>
            <w:tcBorders>
              <w:top w:val="single" w:color="auto" w:sz="4" w:space="0"/>
              <w:left w:val="single" w:color="auto" w:sz="4" w:space="0"/>
              <w:bottom w:val="single" w:color="auto" w:sz="4" w:space="0"/>
              <w:right w:val="single" w:color="auto" w:sz="4" w:space="0"/>
            </w:tcBorders>
          </w:tcPr>
          <w:p w14:paraId="4FF3DADB">
            <w:pPr>
              <w:widowControl/>
              <w:tabs>
                <w:tab w:val="decimal" w:pos="0"/>
              </w:tabs>
              <w:ind w:firstLine="0" w:firstLineChars="0"/>
              <w:jc w:val="center"/>
              <w:rPr>
                <w:kern w:val="0"/>
                <w:sz w:val="18"/>
                <w:szCs w:val="18"/>
              </w:rPr>
            </w:pPr>
            <w:r>
              <w:rPr>
                <w:kern w:val="0"/>
                <w:sz w:val="18"/>
                <w:szCs w:val="18"/>
              </w:rPr>
              <w:t>2</w:t>
            </w:r>
          </w:p>
        </w:tc>
        <w:tc>
          <w:tcPr>
            <w:tcW w:w="733" w:type="dxa"/>
            <w:tcBorders>
              <w:top w:val="single" w:color="auto" w:sz="4" w:space="0"/>
              <w:left w:val="single" w:color="auto" w:sz="4" w:space="0"/>
              <w:bottom w:val="single" w:color="auto" w:sz="4" w:space="0"/>
              <w:right w:val="single" w:color="auto" w:sz="4" w:space="0"/>
            </w:tcBorders>
            <w:vAlign w:val="center"/>
          </w:tcPr>
          <w:p w14:paraId="6F5B26C4">
            <w:pPr>
              <w:widowControl/>
              <w:tabs>
                <w:tab w:val="decimal" w:pos="0"/>
              </w:tabs>
              <w:ind w:firstLine="0" w:firstLineChars="0"/>
              <w:jc w:val="center"/>
              <w:rPr>
                <w:kern w:val="0"/>
                <w:sz w:val="18"/>
                <w:szCs w:val="18"/>
              </w:rPr>
            </w:pPr>
            <w:r>
              <w:rPr>
                <w:kern w:val="0"/>
                <w:sz w:val="18"/>
                <w:szCs w:val="18"/>
              </w:rPr>
              <w:t>186</w:t>
            </w:r>
          </w:p>
        </w:tc>
        <w:tc>
          <w:tcPr>
            <w:tcW w:w="1068" w:type="dxa"/>
            <w:tcBorders>
              <w:top w:val="single" w:color="auto" w:sz="4" w:space="0"/>
              <w:left w:val="single" w:color="auto" w:sz="4" w:space="0"/>
              <w:bottom w:val="single" w:color="auto" w:sz="4" w:space="0"/>
              <w:right w:val="single" w:color="auto" w:sz="4" w:space="0"/>
            </w:tcBorders>
            <w:vAlign w:val="center"/>
          </w:tcPr>
          <w:p w14:paraId="1173677B">
            <w:pPr>
              <w:widowControl/>
              <w:tabs>
                <w:tab w:val="decimal" w:pos="0"/>
              </w:tabs>
              <w:ind w:firstLine="0" w:firstLineChars="0"/>
              <w:jc w:val="center"/>
              <w:rPr>
                <w:kern w:val="0"/>
                <w:sz w:val="18"/>
                <w:szCs w:val="18"/>
              </w:rPr>
            </w:pPr>
            <w:r>
              <w:rPr>
                <w:kern w:val="0"/>
                <w:sz w:val="18"/>
                <w:szCs w:val="18"/>
              </w:rPr>
              <w:t>4.541016</w:t>
            </w:r>
          </w:p>
        </w:tc>
        <w:tc>
          <w:tcPr>
            <w:tcW w:w="426" w:type="dxa"/>
            <w:tcBorders>
              <w:top w:val="single" w:color="auto" w:sz="4" w:space="0"/>
              <w:left w:val="single" w:color="auto" w:sz="4" w:space="0"/>
              <w:bottom w:val="single" w:color="auto" w:sz="4" w:space="0"/>
              <w:right w:val="single" w:color="auto" w:sz="4" w:space="0"/>
            </w:tcBorders>
            <w:vAlign w:val="center"/>
          </w:tcPr>
          <w:p w14:paraId="06ED69E3">
            <w:pPr>
              <w:widowControl/>
              <w:tabs>
                <w:tab w:val="decimal" w:pos="0"/>
              </w:tabs>
              <w:ind w:firstLine="0" w:firstLineChars="0"/>
              <w:jc w:val="center"/>
              <w:rPr>
                <w:kern w:val="0"/>
                <w:sz w:val="18"/>
                <w:szCs w:val="18"/>
              </w:rPr>
            </w:pPr>
            <w:r>
              <w:rPr>
                <w:kern w:val="0"/>
                <w:sz w:val="18"/>
                <w:szCs w:val="18"/>
              </w:rPr>
              <w:t>4</w:t>
            </w:r>
          </w:p>
        </w:tc>
        <w:tc>
          <w:tcPr>
            <w:tcW w:w="813" w:type="dxa"/>
            <w:tcBorders>
              <w:top w:val="single" w:color="auto" w:sz="4" w:space="0"/>
              <w:left w:val="single" w:color="auto" w:sz="4" w:space="0"/>
              <w:bottom w:val="single" w:color="auto" w:sz="4" w:space="0"/>
              <w:right w:val="single" w:color="auto" w:sz="4" w:space="0"/>
            </w:tcBorders>
            <w:vAlign w:val="center"/>
          </w:tcPr>
          <w:p w14:paraId="568F0308">
            <w:pPr>
              <w:widowControl/>
              <w:tabs>
                <w:tab w:val="decimal" w:pos="0"/>
              </w:tabs>
              <w:ind w:firstLine="0" w:firstLineChars="0"/>
              <w:jc w:val="center"/>
              <w:rPr>
                <w:kern w:val="0"/>
                <w:sz w:val="18"/>
                <w:szCs w:val="18"/>
              </w:rPr>
            </w:pPr>
            <w:r>
              <w:rPr>
                <w:kern w:val="0"/>
                <w:sz w:val="18"/>
                <w:szCs w:val="18"/>
              </w:rPr>
              <w:t>314</w:t>
            </w:r>
          </w:p>
        </w:tc>
        <w:tc>
          <w:tcPr>
            <w:tcW w:w="1068" w:type="dxa"/>
            <w:tcBorders>
              <w:top w:val="single" w:color="auto" w:sz="4" w:space="0"/>
              <w:left w:val="single" w:color="auto" w:sz="4" w:space="0"/>
              <w:bottom w:val="single" w:color="auto" w:sz="4" w:space="0"/>
              <w:right w:val="single" w:color="auto" w:sz="4" w:space="0"/>
            </w:tcBorders>
            <w:vAlign w:val="center"/>
          </w:tcPr>
          <w:p w14:paraId="180E6AA4">
            <w:pPr>
              <w:widowControl/>
              <w:tabs>
                <w:tab w:val="decimal" w:pos="0"/>
              </w:tabs>
              <w:ind w:firstLine="0" w:firstLineChars="0"/>
              <w:jc w:val="center"/>
              <w:rPr>
                <w:kern w:val="0"/>
                <w:sz w:val="18"/>
                <w:szCs w:val="18"/>
              </w:rPr>
            </w:pPr>
            <w:r>
              <w:rPr>
                <w:kern w:val="0"/>
                <w:sz w:val="18"/>
                <w:szCs w:val="18"/>
              </w:rPr>
              <w:t>7.666016</w:t>
            </w:r>
          </w:p>
        </w:tc>
        <w:tc>
          <w:tcPr>
            <w:tcW w:w="426" w:type="dxa"/>
            <w:tcBorders>
              <w:top w:val="single" w:color="auto" w:sz="4" w:space="0"/>
              <w:left w:val="single" w:color="auto" w:sz="4" w:space="0"/>
              <w:bottom w:val="single" w:color="auto" w:sz="4" w:space="0"/>
              <w:right w:val="single" w:color="auto" w:sz="4" w:space="0"/>
            </w:tcBorders>
            <w:vAlign w:val="center"/>
          </w:tcPr>
          <w:p w14:paraId="2401FCA4">
            <w:pPr>
              <w:widowControl/>
              <w:tabs>
                <w:tab w:val="decimal" w:pos="0"/>
              </w:tabs>
              <w:ind w:firstLine="0" w:firstLineChars="0"/>
              <w:jc w:val="center"/>
              <w:rPr>
                <w:kern w:val="0"/>
                <w:sz w:val="18"/>
                <w:szCs w:val="18"/>
              </w:rPr>
            </w:pPr>
            <w:r>
              <w:rPr>
                <w:kern w:val="0"/>
                <w:sz w:val="18"/>
                <w:szCs w:val="18"/>
              </w:rPr>
              <w:t>1</w:t>
            </w:r>
          </w:p>
        </w:tc>
        <w:tc>
          <w:tcPr>
            <w:tcW w:w="813" w:type="dxa"/>
            <w:tcBorders>
              <w:top w:val="single" w:color="auto" w:sz="4" w:space="0"/>
              <w:left w:val="single" w:color="auto" w:sz="4" w:space="0"/>
              <w:bottom w:val="single" w:color="auto" w:sz="4" w:space="0"/>
              <w:right w:val="single" w:color="auto" w:sz="4" w:space="0"/>
            </w:tcBorders>
            <w:vAlign w:val="center"/>
          </w:tcPr>
          <w:p w14:paraId="1B517AB5">
            <w:pPr>
              <w:widowControl/>
              <w:tabs>
                <w:tab w:val="decimal" w:pos="0"/>
              </w:tabs>
              <w:ind w:firstLine="0" w:firstLineChars="0"/>
              <w:jc w:val="center"/>
              <w:rPr>
                <w:kern w:val="0"/>
                <w:sz w:val="18"/>
                <w:szCs w:val="18"/>
              </w:rPr>
            </w:pPr>
            <w:r>
              <w:rPr>
                <w:kern w:val="0"/>
                <w:sz w:val="18"/>
                <w:szCs w:val="18"/>
              </w:rPr>
              <w:t>442</w:t>
            </w:r>
          </w:p>
        </w:tc>
        <w:tc>
          <w:tcPr>
            <w:tcW w:w="1109" w:type="dxa"/>
            <w:tcBorders>
              <w:top w:val="single" w:color="auto" w:sz="4" w:space="0"/>
              <w:left w:val="single" w:color="auto" w:sz="4" w:space="0"/>
              <w:bottom w:val="single" w:color="auto" w:sz="4" w:space="0"/>
              <w:right w:val="single" w:color="auto" w:sz="4" w:space="0"/>
            </w:tcBorders>
            <w:vAlign w:val="center"/>
          </w:tcPr>
          <w:p w14:paraId="2F07D32B">
            <w:pPr>
              <w:widowControl/>
              <w:tabs>
                <w:tab w:val="decimal" w:pos="0"/>
              </w:tabs>
              <w:ind w:firstLine="0" w:firstLineChars="0"/>
              <w:jc w:val="center"/>
              <w:rPr>
                <w:kern w:val="0"/>
                <w:sz w:val="18"/>
                <w:szCs w:val="18"/>
              </w:rPr>
            </w:pPr>
            <w:r>
              <w:rPr>
                <w:kern w:val="0"/>
                <w:sz w:val="18"/>
                <w:szCs w:val="18"/>
              </w:rPr>
              <w:t>10.791016</w:t>
            </w:r>
          </w:p>
        </w:tc>
        <w:tc>
          <w:tcPr>
            <w:tcW w:w="426" w:type="dxa"/>
            <w:tcBorders>
              <w:top w:val="single" w:color="auto" w:sz="4" w:space="0"/>
              <w:left w:val="single" w:color="auto" w:sz="4" w:space="0"/>
              <w:bottom w:val="single" w:color="auto" w:sz="4" w:space="0"/>
              <w:right w:val="single" w:color="auto" w:sz="4" w:space="0"/>
            </w:tcBorders>
            <w:vAlign w:val="center"/>
          </w:tcPr>
          <w:p w14:paraId="16EC77DF">
            <w:pPr>
              <w:widowControl/>
              <w:tabs>
                <w:tab w:val="decimal" w:pos="0"/>
              </w:tabs>
              <w:ind w:firstLine="0" w:firstLineChars="0"/>
              <w:jc w:val="center"/>
              <w:rPr>
                <w:kern w:val="0"/>
                <w:sz w:val="18"/>
                <w:szCs w:val="18"/>
              </w:rPr>
            </w:pPr>
            <w:r>
              <w:rPr>
                <w:kern w:val="0"/>
                <w:sz w:val="18"/>
                <w:szCs w:val="18"/>
              </w:rPr>
              <w:t>0</w:t>
            </w:r>
          </w:p>
        </w:tc>
      </w:tr>
      <w:tr w14:paraId="0A7EFC48">
        <w:tblPrEx>
          <w:tblCellMar>
            <w:top w:w="0" w:type="dxa"/>
            <w:left w:w="108" w:type="dxa"/>
            <w:bottom w:w="0" w:type="dxa"/>
            <w:right w:w="108" w:type="dxa"/>
          </w:tblCellMar>
        </w:tblPrEx>
        <w:trPr>
          <w:trHeight w:val="270" w:hRule="atLeast"/>
          <w:jc w:val="center"/>
        </w:trPr>
        <w:tc>
          <w:tcPr>
            <w:tcW w:w="952" w:type="dxa"/>
            <w:tcBorders>
              <w:top w:val="single" w:color="auto" w:sz="4" w:space="0"/>
              <w:left w:val="single" w:color="auto" w:sz="4" w:space="0"/>
              <w:bottom w:val="single" w:color="auto" w:sz="4" w:space="0"/>
              <w:right w:val="single" w:color="auto" w:sz="4" w:space="0"/>
            </w:tcBorders>
            <w:vAlign w:val="center"/>
          </w:tcPr>
          <w:p w14:paraId="26B50DA4">
            <w:pPr>
              <w:widowControl/>
              <w:tabs>
                <w:tab w:val="decimal" w:pos="0"/>
              </w:tabs>
              <w:ind w:firstLine="0" w:firstLineChars="0"/>
              <w:jc w:val="center"/>
              <w:rPr>
                <w:kern w:val="0"/>
                <w:sz w:val="18"/>
                <w:szCs w:val="18"/>
              </w:rPr>
            </w:pPr>
            <w:r>
              <w:rPr>
                <w:kern w:val="0"/>
                <w:sz w:val="18"/>
                <w:szCs w:val="18"/>
              </w:rPr>
              <w:t>59</w:t>
            </w:r>
          </w:p>
        </w:tc>
        <w:tc>
          <w:tcPr>
            <w:tcW w:w="1068" w:type="dxa"/>
            <w:tcBorders>
              <w:top w:val="single" w:color="auto" w:sz="4" w:space="0"/>
              <w:left w:val="single" w:color="auto" w:sz="4" w:space="0"/>
              <w:bottom w:val="single" w:color="auto" w:sz="4" w:space="0"/>
              <w:right w:val="single" w:color="auto" w:sz="4" w:space="0"/>
            </w:tcBorders>
            <w:vAlign w:val="center"/>
          </w:tcPr>
          <w:p w14:paraId="0EBB9323">
            <w:pPr>
              <w:widowControl/>
              <w:tabs>
                <w:tab w:val="decimal" w:pos="0"/>
              </w:tabs>
              <w:ind w:firstLine="0" w:firstLineChars="0"/>
              <w:jc w:val="center"/>
              <w:rPr>
                <w:kern w:val="0"/>
                <w:sz w:val="18"/>
                <w:szCs w:val="18"/>
              </w:rPr>
            </w:pPr>
            <w:r>
              <w:rPr>
                <w:kern w:val="0"/>
                <w:sz w:val="18"/>
                <w:szCs w:val="18"/>
              </w:rPr>
              <w:t>1.440430</w:t>
            </w:r>
          </w:p>
        </w:tc>
        <w:tc>
          <w:tcPr>
            <w:tcW w:w="668" w:type="dxa"/>
            <w:tcBorders>
              <w:top w:val="single" w:color="auto" w:sz="4" w:space="0"/>
              <w:left w:val="single" w:color="auto" w:sz="4" w:space="0"/>
              <w:bottom w:val="single" w:color="auto" w:sz="4" w:space="0"/>
              <w:right w:val="single" w:color="auto" w:sz="4" w:space="0"/>
            </w:tcBorders>
          </w:tcPr>
          <w:p w14:paraId="66052521">
            <w:pPr>
              <w:widowControl/>
              <w:tabs>
                <w:tab w:val="decimal" w:pos="0"/>
              </w:tabs>
              <w:ind w:firstLine="0" w:firstLineChars="0"/>
              <w:jc w:val="center"/>
              <w:rPr>
                <w:kern w:val="0"/>
                <w:sz w:val="18"/>
                <w:szCs w:val="18"/>
              </w:rPr>
            </w:pPr>
            <w:r>
              <w:rPr>
                <w:kern w:val="0"/>
                <w:sz w:val="18"/>
                <w:szCs w:val="18"/>
              </w:rPr>
              <w:t>1</w:t>
            </w:r>
          </w:p>
        </w:tc>
        <w:tc>
          <w:tcPr>
            <w:tcW w:w="733" w:type="dxa"/>
            <w:tcBorders>
              <w:top w:val="single" w:color="auto" w:sz="4" w:space="0"/>
              <w:left w:val="single" w:color="auto" w:sz="4" w:space="0"/>
              <w:bottom w:val="single" w:color="auto" w:sz="4" w:space="0"/>
              <w:right w:val="single" w:color="auto" w:sz="4" w:space="0"/>
            </w:tcBorders>
            <w:vAlign w:val="center"/>
          </w:tcPr>
          <w:p w14:paraId="413C33F3">
            <w:pPr>
              <w:widowControl/>
              <w:tabs>
                <w:tab w:val="decimal" w:pos="0"/>
              </w:tabs>
              <w:ind w:firstLine="0" w:firstLineChars="0"/>
              <w:jc w:val="center"/>
              <w:rPr>
                <w:kern w:val="0"/>
                <w:sz w:val="18"/>
                <w:szCs w:val="18"/>
              </w:rPr>
            </w:pPr>
            <w:r>
              <w:rPr>
                <w:kern w:val="0"/>
                <w:sz w:val="18"/>
                <w:szCs w:val="18"/>
              </w:rPr>
              <w:t>187</w:t>
            </w:r>
          </w:p>
        </w:tc>
        <w:tc>
          <w:tcPr>
            <w:tcW w:w="1068" w:type="dxa"/>
            <w:tcBorders>
              <w:top w:val="single" w:color="auto" w:sz="4" w:space="0"/>
              <w:left w:val="single" w:color="auto" w:sz="4" w:space="0"/>
              <w:bottom w:val="single" w:color="auto" w:sz="4" w:space="0"/>
              <w:right w:val="single" w:color="auto" w:sz="4" w:space="0"/>
            </w:tcBorders>
            <w:vAlign w:val="center"/>
          </w:tcPr>
          <w:p w14:paraId="02D4EBD0">
            <w:pPr>
              <w:widowControl/>
              <w:tabs>
                <w:tab w:val="decimal" w:pos="0"/>
              </w:tabs>
              <w:ind w:firstLine="0" w:firstLineChars="0"/>
              <w:jc w:val="center"/>
              <w:rPr>
                <w:kern w:val="0"/>
                <w:sz w:val="18"/>
                <w:szCs w:val="18"/>
              </w:rPr>
            </w:pPr>
            <w:r>
              <w:rPr>
                <w:kern w:val="0"/>
                <w:sz w:val="18"/>
                <w:szCs w:val="18"/>
              </w:rPr>
              <w:t>4.565430</w:t>
            </w:r>
          </w:p>
        </w:tc>
        <w:tc>
          <w:tcPr>
            <w:tcW w:w="426" w:type="dxa"/>
            <w:tcBorders>
              <w:top w:val="single" w:color="auto" w:sz="4" w:space="0"/>
              <w:left w:val="single" w:color="auto" w:sz="4" w:space="0"/>
              <w:bottom w:val="single" w:color="auto" w:sz="4" w:space="0"/>
              <w:right w:val="single" w:color="auto" w:sz="4" w:space="0"/>
            </w:tcBorders>
            <w:vAlign w:val="center"/>
          </w:tcPr>
          <w:p w14:paraId="502AB7B2">
            <w:pPr>
              <w:widowControl/>
              <w:tabs>
                <w:tab w:val="decimal" w:pos="0"/>
              </w:tabs>
              <w:ind w:firstLine="0" w:firstLineChars="0"/>
              <w:jc w:val="center"/>
              <w:rPr>
                <w:kern w:val="0"/>
                <w:sz w:val="18"/>
                <w:szCs w:val="18"/>
              </w:rPr>
            </w:pPr>
            <w:r>
              <w:rPr>
                <w:kern w:val="0"/>
                <w:sz w:val="18"/>
                <w:szCs w:val="18"/>
              </w:rPr>
              <w:t>5</w:t>
            </w:r>
          </w:p>
        </w:tc>
        <w:tc>
          <w:tcPr>
            <w:tcW w:w="813" w:type="dxa"/>
            <w:tcBorders>
              <w:top w:val="single" w:color="auto" w:sz="4" w:space="0"/>
              <w:left w:val="single" w:color="auto" w:sz="4" w:space="0"/>
              <w:bottom w:val="single" w:color="auto" w:sz="4" w:space="0"/>
              <w:right w:val="single" w:color="auto" w:sz="4" w:space="0"/>
            </w:tcBorders>
            <w:vAlign w:val="center"/>
          </w:tcPr>
          <w:p w14:paraId="0FC361DE">
            <w:pPr>
              <w:widowControl/>
              <w:tabs>
                <w:tab w:val="decimal" w:pos="0"/>
              </w:tabs>
              <w:ind w:firstLine="0" w:firstLineChars="0"/>
              <w:jc w:val="center"/>
              <w:rPr>
                <w:kern w:val="0"/>
                <w:sz w:val="18"/>
                <w:szCs w:val="18"/>
              </w:rPr>
            </w:pPr>
            <w:r>
              <w:rPr>
                <w:kern w:val="0"/>
                <w:sz w:val="18"/>
                <w:szCs w:val="18"/>
              </w:rPr>
              <w:t>315</w:t>
            </w:r>
          </w:p>
        </w:tc>
        <w:tc>
          <w:tcPr>
            <w:tcW w:w="1068" w:type="dxa"/>
            <w:tcBorders>
              <w:top w:val="single" w:color="auto" w:sz="4" w:space="0"/>
              <w:left w:val="single" w:color="auto" w:sz="4" w:space="0"/>
              <w:bottom w:val="single" w:color="auto" w:sz="4" w:space="0"/>
              <w:right w:val="single" w:color="auto" w:sz="4" w:space="0"/>
            </w:tcBorders>
            <w:vAlign w:val="center"/>
          </w:tcPr>
          <w:p w14:paraId="6A9DA963">
            <w:pPr>
              <w:widowControl/>
              <w:tabs>
                <w:tab w:val="decimal" w:pos="0"/>
              </w:tabs>
              <w:ind w:firstLine="0" w:firstLineChars="0"/>
              <w:jc w:val="center"/>
              <w:rPr>
                <w:kern w:val="0"/>
                <w:sz w:val="18"/>
                <w:szCs w:val="18"/>
              </w:rPr>
            </w:pPr>
            <w:r>
              <w:rPr>
                <w:kern w:val="0"/>
                <w:sz w:val="18"/>
                <w:szCs w:val="18"/>
              </w:rPr>
              <w:t>7.690430</w:t>
            </w:r>
          </w:p>
        </w:tc>
        <w:tc>
          <w:tcPr>
            <w:tcW w:w="426" w:type="dxa"/>
            <w:tcBorders>
              <w:top w:val="single" w:color="auto" w:sz="4" w:space="0"/>
              <w:left w:val="single" w:color="auto" w:sz="4" w:space="0"/>
              <w:bottom w:val="single" w:color="auto" w:sz="4" w:space="0"/>
              <w:right w:val="single" w:color="auto" w:sz="4" w:space="0"/>
            </w:tcBorders>
            <w:vAlign w:val="center"/>
          </w:tcPr>
          <w:p w14:paraId="27D2E442">
            <w:pPr>
              <w:widowControl/>
              <w:tabs>
                <w:tab w:val="decimal" w:pos="0"/>
              </w:tabs>
              <w:ind w:firstLine="0" w:firstLineChars="0"/>
              <w:jc w:val="center"/>
              <w:rPr>
                <w:kern w:val="0"/>
                <w:sz w:val="18"/>
                <w:szCs w:val="18"/>
              </w:rPr>
            </w:pPr>
            <w:r>
              <w:rPr>
                <w:kern w:val="0"/>
                <w:sz w:val="18"/>
                <w:szCs w:val="18"/>
              </w:rPr>
              <w:t>7</w:t>
            </w:r>
          </w:p>
        </w:tc>
        <w:tc>
          <w:tcPr>
            <w:tcW w:w="813" w:type="dxa"/>
            <w:tcBorders>
              <w:top w:val="single" w:color="auto" w:sz="4" w:space="0"/>
              <w:left w:val="single" w:color="auto" w:sz="4" w:space="0"/>
              <w:bottom w:val="single" w:color="auto" w:sz="4" w:space="0"/>
              <w:right w:val="single" w:color="auto" w:sz="4" w:space="0"/>
            </w:tcBorders>
            <w:vAlign w:val="center"/>
          </w:tcPr>
          <w:p w14:paraId="27A92DA3">
            <w:pPr>
              <w:widowControl/>
              <w:tabs>
                <w:tab w:val="decimal" w:pos="0"/>
              </w:tabs>
              <w:ind w:firstLine="0" w:firstLineChars="0"/>
              <w:jc w:val="center"/>
              <w:rPr>
                <w:kern w:val="0"/>
                <w:sz w:val="18"/>
                <w:szCs w:val="18"/>
              </w:rPr>
            </w:pPr>
            <w:r>
              <w:rPr>
                <w:kern w:val="0"/>
                <w:sz w:val="18"/>
                <w:szCs w:val="18"/>
              </w:rPr>
              <w:t>443</w:t>
            </w:r>
          </w:p>
        </w:tc>
        <w:tc>
          <w:tcPr>
            <w:tcW w:w="1109" w:type="dxa"/>
            <w:tcBorders>
              <w:top w:val="single" w:color="auto" w:sz="4" w:space="0"/>
              <w:left w:val="single" w:color="auto" w:sz="4" w:space="0"/>
              <w:bottom w:val="single" w:color="auto" w:sz="4" w:space="0"/>
              <w:right w:val="single" w:color="auto" w:sz="4" w:space="0"/>
            </w:tcBorders>
            <w:vAlign w:val="center"/>
          </w:tcPr>
          <w:p w14:paraId="4AB1E7B0">
            <w:pPr>
              <w:widowControl/>
              <w:tabs>
                <w:tab w:val="decimal" w:pos="0"/>
              </w:tabs>
              <w:ind w:firstLine="0" w:firstLineChars="0"/>
              <w:jc w:val="center"/>
              <w:rPr>
                <w:kern w:val="0"/>
                <w:sz w:val="18"/>
                <w:szCs w:val="18"/>
              </w:rPr>
            </w:pPr>
            <w:r>
              <w:rPr>
                <w:kern w:val="0"/>
                <w:sz w:val="18"/>
                <w:szCs w:val="18"/>
              </w:rPr>
              <w:t>10.815430</w:t>
            </w:r>
          </w:p>
        </w:tc>
        <w:tc>
          <w:tcPr>
            <w:tcW w:w="426" w:type="dxa"/>
            <w:tcBorders>
              <w:top w:val="single" w:color="auto" w:sz="4" w:space="0"/>
              <w:left w:val="single" w:color="auto" w:sz="4" w:space="0"/>
              <w:bottom w:val="single" w:color="auto" w:sz="4" w:space="0"/>
              <w:right w:val="single" w:color="auto" w:sz="4" w:space="0"/>
            </w:tcBorders>
            <w:vAlign w:val="center"/>
          </w:tcPr>
          <w:p w14:paraId="420041BD">
            <w:pPr>
              <w:widowControl/>
              <w:tabs>
                <w:tab w:val="decimal" w:pos="0"/>
              </w:tabs>
              <w:ind w:firstLine="0" w:firstLineChars="0"/>
              <w:jc w:val="center"/>
              <w:rPr>
                <w:kern w:val="0"/>
                <w:sz w:val="18"/>
                <w:szCs w:val="18"/>
              </w:rPr>
            </w:pPr>
            <w:r>
              <w:rPr>
                <w:kern w:val="0"/>
                <w:sz w:val="18"/>
                <w:szCs w:val="18"/>
              </w:rPr>
              <w:t>6</w:t>
            </w:r>
          </w:p>
        </w:tc>
      </w:tr>
      <w:tr w14:paraId="1578DA47">
        <w:tblPrEx>
          <w:tblCellMar>
            <w:top w:w="0" w:type="dxa"/>
            <w:left w:w="108" w:type="dxa"/>
            <w:bottom w:w="0" w:type="dxa"/>
            <w:right w:w="108" w:type="dxa"/>
          </w:tblCellMar>
        </w:tblPrEx>
        <w:trPr>
          <w:trHeight w:val="270" w:hRule="atLeast"/>
          <w:jc w:val="center"/>
        </w:trPr>
        <w:tc>
          <w:tcPr>
            <w:tcW w:w="952" w:type="dxa"/>
            <w:tcBorders>
              <w:top w:val="single" w:color="auto" w:sz="4" w:space="0"/>
              <w:left w:val="single" w:color="auto" w:sz="4" w:space="0"/>
              <w:bottom w:val="single" w:color="auto" w:sz="4" w:space="0"/>
              <w:right w:val="single" w:color="auto" w:sz="4" w:space="0"/>
            </w:tcBorders>
            <w:vAlign w:val="center"/>
          </w:tcPr>
          <w:p w14:paraId="7AC72400">
            <w:pPr>
              <w:widowControl/>
              <w:tabs>
                <w:tab w:val="decimal" w:pos="0"/>
              </w:tabs>
              <w:ind w:firstLine="0" w:firstLineChars="0"/>
              <w:jc w:val="center"/>
              <w:rPr>
                <w:kern w:val="0"/>
                <w:sz w:val="18"/>
                <w:szCs w:val="18"/>
              </w:rPr>
            </w:pPr>
            <w:r>
              <w:rPr>
                <w:kern w:val="0"/>
                <w:sz w:val="18"/>
                <w:szCs w:val="18"/>
              </w:rPr>
              <w:t>60</w:t>
            </w:r>
          </w:p>
        </w:tc>
        <w:tc>
          <w:tcPr>
            <w:tcW w:w="1068" w:type="dxa"/>
            <w:tcBorders>
              <w:top w:val="single" w:color="auto" w:sz="4" w:space="0"/>
              <w:left w:val="single" w:color="auto" w:sz="4" w:space="0"/>
              <w:bottom w:val="single" w:color="auto" w:sz="4" w:space="0"/>
              <w:right w:val="single" w:color="auto" w:sz="4" w:space="0"/>
            </w:tcBorders>
            <w:vAlign w:val="center"/>
          </w:tcPr>
          <w:p w14:paraId="1A3C74C3">
            <w:pPr>
              <w:widowControl/>
              <w:tabs>
                <w:tab w:val="decimal" w:pos="0"/>
              </w:tabs>
              <w:ind w:firstLine="0" w:firstLineChars="0"/>
              <w:jc w:val="center"/>
              <w:rPr>
                <w:kern w:val="0"/>
                <w:sz w:val="18"/>
                <w:szCs w:val="18"/>
              </w:rPr>
            </w:pPr>
            <w:r>
              <w:rPr>
                <w:kern w:val="0"/>
                <w:sz w:val="18"/>
                <w:szCs w:val="18"/>
              </w:rPr>
              <w:t>1.464844</w:t>
            </w:r>
          </w:p>
        </w:tc>
        <w:tc>
          <w:tcPr>
            <w:tcW w:w="668" w:type="dxa"/>
            <w:tcBorders>
              <w:top w:val="single" w:color="auto" w:sz="4" w:space="0"/>
              <w:left w:val="single" w:color="auto" w:sz="4" w:space="0"/>
              <w:bottom w:val="single" w:color="auto" w:sz="4" w:space="0"/>
              <w:right w:val="single" w:color="auto" w:sz="4" w:space="0"/>
            </w:tcBorders>
          </w:tcPr>
          <w:p w14:paraId="44B76FB4">
            <w:pPr>
              <w:widowControl/>
              <w:tabs>
                <w:tab w:val="decimal" w:pos="0"/>
              </w:tabs>
              <w:ind w:firstLine="0" w:firstLineChars="0"/>
              <w:jc w:val="center"/>
              <w:rPr>
                <w:kern w:val="0"/>
                <w:sz w:val="18"/>
                <w:szCs w:val="18"/>
              </w:rPr>
            </w:pPr>
            <w:r>
              <w:rPr>
                <w:kern w:val="0"/>
                <w:sz w:val="18"/>
                <w:szCs w:val="18"/>
              </w:rPr>
              <w:t>0</w:t>
            </w:r>
          </w:p>
        </w:tc>
        <w:tc>
          <w:tcPr>
            <w:tcW w:w="733" w:type="dxa"/>
            <w:tcBorders>
              <w:top w:val="single" w:color="auto" w:sz="4" w:space="0"/>
              <w:left w:val="single" w:color="auto" w:sz="4" w:space="0"/>
              <w:bottom w:val="single" w:color="auto" w:sz="4" w:space="0"/>
              <w:right w:val="single" w:color="auto" w:sz="4" w:space="0"/>
            </w:tcBorders>
            <w:vAlign w:val="center"/>
          </w:tcPr>
          <w:p w14:paraId="1628ECE3">
            <w:pPr>
              <w:widowControl/>
              <w:tabs>
                <w:tab w:val="decimal" w:pos="0"/>
              </w:tabs>
              <w:ind w:firstLine="0" w:firstLineChars="0"/>
              <w:jc w:val="center"/>
              <w:rPr>
                <w:kern w:val="0"/>
                <w:sz w:val="18"/>
                <w:szCs w:val="18"/>
              </w:rPr>
            </w:pPr>
            <w:r>
              <w:rPr>
                <w:kern w:val="0"/>
                <w:sz w:val="18"/>
                <w:szCs w:val="18"/>
              </w:rPr>
              <w:t>188</w:t>
            </w:r>
          </w:p>
        </w:tc>
        <w:tc>
          <w:tcPr>
            <w:tcW w:w="1068" w:type="dxa"/>
            <w:tcBorders>
              <w:top w:val="single" w:color="auto" w:sz="4" w:space="0"/>
              <w:left w:val="single" w:color="auto" w:sz="4" w:space="0"/>
              <w:bottom w:val="single" w:color="auto" w:sz="4" w:space="0"/>
              <w:right w:val="single" w:color="auto" w:sz="4" w:space="0"/>
            </w:tcBorders>
            <w:vAlign w:val="center"/>
          </w:tcPr>
          <w:p w14:paraId="3CBDF448">
            <w:pPr>
              <w:widowControl/>
              <w:tabs>
                <w:tab w:val="decimal" w:pos="0"/>
              </w:tabs>
              <w:ind w:firstLine="0" w:firstLineChars="0"/>
              <w:jc w:val="center"/>
              <w:rPr>
                <w:kern w:val="0"/>
                <w:sz w:val="18"/>
                <w:szCs w:val="18"/>
              </w:rPr>
            </w:pPr>
            <w:r>
              <w:rPr>
                <w:kern w:val="0"/>
                <w:sz w:val="18"/>
                <w:szCs w:val="18"/>
              </w:rPr>
              <w:t>4.589844</w:t>
            </w:r>
          </w:p>
        </w:tc>
        <w:tc>
          <w:tcPr>
            <w:tcW w:w="426" w:type="dxa"/>
            <w:tcBorders>
              <w:top w:val="single" w:color="auto" w:sz="4" w:space="0"/>
              <w:left w:val="single" w:color="auto" w:sz="4" w:space="0"/>
              <w:bottom w:val="single" w:color="auto" w:sz="4" w:space="0"/>
              <w:right w:val="single" w:color="auto" w:sz="4" w:space="0"/>
            </w:tcBorders>
            <w:vAlign w:val="center"/>
          </w:tcPr>
          <w:p w14:paraId="0AAC627F">
            <w:pPr>
              <w:widowControl/>
              <w:tabs>
                <w:tab w:val="decimal" w:pos="0"/>
              </w:tabs>
              <w:ind w:firstLine="0" w:firstLineChars="0"/>
              <w:jc w:val="center"/>
              <w:rPr>
                <w:kern w:val="0"/>
                <w:sz w:val="18"/>
                <w:szCs w:val="18"/>
              </w:rPr>
            </w:pPr>
            <w:r>
              <w:rPr>
                <w:kern w:val="0"/>
                <w:sz w:val="18"/>
                <w:szCs w:val="18"/>
              </w:rPr>
              <w:t>7</w:t>
            </w:r>
          </w:p>
        </w:tc>
        <w:tc>
          <w:tcPr>
            <w:tcW w:w="813" w:type="dxa"/>
            <w:tcBorders>
              <w:top w:val="single" w:color="auto" w:sz="4" w:space="0"/>
              <w:left w:val="single" w:color="auto" w:sz="4" w:space="0"/>
              <w:bottom w:val="single" w:color="auto" w:sz="4" w:space="0"/>
              <w:right w:val="single" w:color="auto" w:sz="4" w:space="0"/>
            </w:tcBorders>
            <w:vAlign w:val="center"/>
          </w:tcPr>
          <w:p w14:paraId="2712848F">
            <w:pPr>
              <w:widowControl/>
              <w:tabs>
                <w:tab w:val="decimal" w:pos="0"/>
              </w:tabs>
              <w:ind w:firstLine="0" w:firstLineChars="0"/>
              <w:jc w:val="center"/>
              <w:rPr>
                <w:kern w:val="0"/>
                <w:sz w:val="18"/>
                <w:szCs w:val="18"/>
              </w:rPr>
            </w:pPr>
            <w:r>
              <w:rPr>
                <w:kern w:val="0"/>
                <w:sz w:val="18"/>
                <w:szCs w:val="18"/>
              </w:rPr>
              <w:t>316</w:t>
            </w:r>
          </w:p>
        </w:tc>
        <w:tc>
          <w:tcPr>
            <w:tcW w:w="1068" w:type="dxa"/>
            <w:tcBorders>
              <w:top w:val="single" w:color="auto" w:sz="4" w:space="0"/>
              <w:left w:val="single" w:color="auto" w:sz="4" w:space="0"/>
              <w:bottom w:val="single" w:color="auto" w:sz="4" w:space="0"/>
              <w:right w:val="single" w:color="auto" w:sz="4" w:space="0"/>
            </w:tcBorders>
            <w:vAlign w:val="center"/>
          </w:tcPr>
          <w:p w14:paraId="46F04B62">
            <w:pPr>
              <w:widowControl/>
              <w:tabs>
                <w:tab w:val="decimal" w:pos="0"/>
              </w:tabs>
              <w:ind w:firstLine="0" w:firstLineChars="0"/>
              <w:jc w:val="center"/>
              <w:rPr>
                <w:kern w:val="0"/>
                <w:sz w:val="18"/>
                <w:szCs w:val="18"/>
              </w:rPr>
            </w:pPr>
            <w:r>
              <w:rPr>
                <w:kern w:val="0"/>
                <w:sz w:val="18"/>
                <w:szCs w:val="18"/>
              </w:rPr>
              <w:t>7.714844</w:t>
            </w:r>
          </w:p>
        </w:tc>
        <w:tc>
          <w:tcPr>
            <w:tcW w:w="426" w:type="dxa"/>
            <w:tcBorders>
              <w:top w:val="single" w:color="auto" w:sz="4" w:space="0"/>
              <w:left w:val="single" w:color="auto" w:sz="4" w:space="0"/>
              <w:bottom w:val="single" w:color="auto" w:sz="4" w:space="0"/>
              <w:right w:val="single" w:color="auto" w:sz="4" w:space="0"/>
            </w:tcBorders>
            <w:vAlign w:val="center"/>
          </w:tcPr>
          <w:p w14:paraId="1CE66127">
            <w:pPr>
              <w:widowControl/>
              <w:tabs>
                <w:tab w:val="decimal" w:pos="0"/>
              </w:tabs>
              <w:ind w:firstLine="0" w:firstLineChars="0"/>
              <w:jc w:val="center"/>
              <w:rPr>
                <w:kern w:val="0"/>
                <w:sz w:val="18"/>
                <w:szCs w:val="18"/>
              </w:rPr>
            </w:pPr>
            <w:r>
              <w:rPr>
                <w:kern w:val="0"/>
                <w:sz w:val="18"/>
                <w:szCs w:val="18"/>
              </w:rPr>
              <w:t>1</w:t>
            </w:r>
          </w:p>
        </w:tc>
        <w:tc>
          <w:tcPr>
            <w:tcW w:w="813" w:type="dxa"/>
            <w:tcBorders>
              <w:top w:val="single" w:color="auto" w:sz="4" w:space="0"/>
              <w:left w:val="single" w:color="auto" w:sz="4" w:space="0"/>
              <w:bottom w:val="single" w:color="auto" w:sz="4" w:space="0"/>
              <w:right w:val="single" w:color="auto" w:sz="4" w:space="0"/>
            </w:tcBorders>
            <w:vAlign w:val="center"/>
          </w:tcPr>
          <w:p w14:paraId="2663F489">
            <w:pPr>
              <w:widowControl/>
              <w:tabs>
                <w:tab w:val="decimal" w:pos="0"/>
              </w:tabs>
              <w:ind w:firstLine="0" w:firstLineChars="0"/>
              <w:jc w:val="center"/>
              <w:rPr>
                <w:kern w:val="0"/>
                <w:sz w:val="18"/>
                <w:szCs w:val="18"/>
              </w:rPr>
            </w:pPr>
            <w:r>
              <w:rPr>
                <w:kern w:val="0"/>
                <w:sz w:val="18"/>
                <w:szCs w:val="18"/>
              </w:rPr>
              <w:t>444</w:t>
            </w:r>
          </w:p>
        </w:tc>
        <w:tc>
          <w:tcPr>
            <w:tcW w:w="1109" w:type="dxa"/>
            <w:tcBorders>
              <w:top w:val="single" w:color="auto" w:sz="4" w:space="0"/>
              <w:left w:val="single" w:color="auto" w:sz="4" w:space="0"/>
              <w:bottom w:val="single" w:color="auto" w:sz="4" w:space="0"/>
              <w:right w:val="single" w:color="auto" w:sz="4" w:space="0"/>
            </w:tcBorders>
            <w:vAlign w:val="center"/>
          </w:tcPr>
          <w:p w14:paraId="2FB3F372">
            <w:pPr>
              <w:widowControl/>
              <w:tabs>
                <w:tab w:val="decimal" w:pos="0"/>
              </w:tabs>
              <w:ind w:firstLine="0" w:firstLineChars="0"/>
              <w:jc w:val="center"/>
              <w:rPr>
                <w:kern w:val="0"/>
                <w:sz w:val="18"/>
                <w:szCs w:val="18"/>
              </w:rPr>
            </w:pPr>
            <w:r>
              <w:rPr>
                <w:kern w:val="0"/>
                <w:sz w:val="18"/>
                <w:szCs w:val="18"/>
              </w:rPr>
              <w:t>10.839844</w:t>
            </w:r>
          </w:p>
        </w:tc>
        <w:tc>
          <w:tcPr>
            <w:tcW w:w="426" w:type="dxa"/>
            <w:tcBorders>
              <w:top w:val="single" w:color="auto" w:sz="4" w:space="0"/>
              <w:left w:val="single" w:color="auto" w:sz="4" w:space="0"/>
              <w:bottom w:val="single" w:color="auto" w:sz="4" w:space="0"/>
              <w:right w:val="single" w:color="auto" w:sz="4" w:space="0"/>
            </w:tcBorders>
            <w:vAlign w:val="center"/>
          </w:tcPr>
          <w:p w14:paraId="052858B9">
            <w:pPr>
              <w:widowControl/>
              <w:tabs>
                <w:tab w:val="decimal" w:pos="0"/>
              </w:tabs>
              <w:ind w:firstLine="0" w:firstLineChars="0"/>
              <w:jc w:val="center"/>
              <w:rPr>
                <w:kern w:val="0"/>
                <w:sz w:val="18"/>
                <w:szCs w:val="18"/>
              </w:rPr>
            </w:pPr>
            <w:r>
              <w:rPr>
                <w:kern w:val="0"/>
                <w:sz w:val="18"/>
                <w:szCs w:val="18"/>
              </w:rPr>
              <w:t>1</w:t>
            </w:r>
          </w:p>
        </w:tc>
      </w:tr>
      <w:tr w14:paraId="2F74DCD1">
        <w:tblPrEx>
          <w:tblCellMar>
            <w:top w:w="0" w:type="dxa"/>
            <w:left w:w="108" w:type="dxa"/>
            <w:bottom w:w="0" w:type="dxa"/>
            <w:right w:w="108" w:type="dxa"/>
          </w:tblCellMar>
        </w:tblPrEx>
        <w:trPr>
          <w:trHeight w:val="270" w:hRule="atLeast"/>
          <w:jc w:val="center"/>
        </w:trPr>
        <w:tc>
          <w:tcPr>
            <w:tcW w:w="952" w:type="dxa"/>
            <w:tcBorders>
              <w:top w:val="single" w:color="auto" w:sz="4" w:space="0"/>
              <w:left w:val="single" w:color="auto" w:sz="4" w:space="0"/>
              <w:bottom w:val="single" w:color="auto" w:sz="4" w:space="0"/>
              <w:right w:val="single" w:color="auto" w:sz="4" w:space="0"/>
            </w:tcBorders>
            <w:vAlign w:val="center"/>
          </w:tcPr>
          <w:p w14:paraId="7F04E7D9">
            <w:pPr>
              <w:widowControl/>
              <w:tabs>
                <w:tab w:val="decimal" w:pos="0"/>
              </w:tabs>
              <w:ind w:firstLine="0" w:firstLineChars="0"/>
              <w:jc w:val="center"/>
              <w:rPr>
                <w:kern w:val="0"/>
                <w:sz w:val="18"/>
                <w:szCs w:val="18"/>
              </w:rPr>
            </w:pPr>
            <w:r>
              <w:rPr>
                <w:kern w:val="0"/>
                <w:sz w:val="18"/>
                <w:szCs w:val="18"/>
              </w:rPr>
              <w:t>61</w:t>
            </w:r>
          </w:p>
        </w:tc>
        <w:tc>
          <w:tcPr>
            <w:tcW w:w="1068" w:type="dxa"/>
            <w:tcBorders>
              <w:top w:val="single" w:color="auto" w:sz="4" w:space="0"/>
              <w:left w:val="single" w:color="auto" w:sz="4" w:space="0"/>
              <w:bottom w:val="single" w:color="auto" w:sz="4" w:space="0"/>
              <w:right w:val="single" w:color="auto" w:sz="4" w:space="0"/>
            </w:tcBorders>
            <w:vAlign w:val="center"/>
          </w:tcPr>
          <w:p w14:paraId="4186EB73">
            <w:pPr>
              <w:widowControl/>
              <w:tabs>
                <w:tab w:val="decimal" w:pos="0"/>
              </w:tabs>
              <w:ind w:firstLine="0" w:firstLineChars="0"/>
              <w:jc w:val="center"/>
              <w:rPr>
                <w:kern w:val="0"/>
                <w:sz w:val="18"/>
                <w:szCs w:val="18"/>
              </w:rPr>
            </w:pPr>
            <w:r>
              <w:rPr>
                <w:kern w:val="0"/>
                <w:sz w:val="18"/>
                <w:szCs w:val="18"/>
              </w:rPr>
              <w:t>1.489258</w:t>
            </w:r>
          </w:p>
        </w:tc>
        <w:tc>
          <w:tcPr>
            <w:tcW w:w="668" w:type="dxa"/>
            <w:tcBorders>
              <w:top w:val="single" w:color="auto" w:sz="4" w:space="0"/>
              <w:left w:val="single" w:color="auto" w:sz="4" w:space="0"/>
              <w:bottom w:val="single" w:color="auto" w:sz="4" w:space="0"/>
              <w:right w:val="single" w:color="auto" w:sz="4" w:space="0"/>
            </w:tcBorders>
          </w:tcPr>
          <w:p w14:paraId="088E7AEC">
            <w:pPr>
              <w:widowControl/>
              <w:tabs>
                <w:tab w:val="decimal" w:pos="0"/>
              </w:tabs>
              <w:ind w:firstLine="0" w:firstLineChars="0"/>
              <w:jc w:val="center"/>
              <w:rPr>
                <w:kern w:val="0"/>
                <w:sz w:val="18"/>
                <w:szCs w:val="18"/>
              </w:rPr>
            </w:pPr>
            <w:r>
              <w:rPr>
                <w:kern w:val="0"/>
                <w:sz w:val="18"/>
                <w:szCs w:val="18"/>
              </w:rPr>
              <w:t>6</w:t>
            </w:r>
          </w:p>
        </w:tc>
        <w:tc>
          <w:tcPr>
            <w:tcW w:w="733" w:type="dxa"/>
            <w:tcBorders>
              <w:top w:val="single" w:color="auto" w:sz="4" w:space="0"/>
              <w:left w:val="single" w:color="auto" w:sz="4" w:space="0"/>
              <w:bottom w:val="single" w:color="auto" w:sz="4" w:space="0"/>
              <w:right w:val="single" w:color="auto" w:sz="4" w:space="0"/>
            </w:tcBorders>
            <w:vAlign w:val="center"/>
          </w:tcPr>
          <w:p w14:paraId="258E7D09">
            <w:pPr>
              <w:widowControl/>
              <w:tabs>
                <w:tab w:val="decimal" w:pos="0"/>
              </w:tabs>
              <w:ind w:firstLine="0" w:firstLineChars="0"/>
              <w:jc w:val="center"/>
              <w:rPr>
                <w:kern w:val="0"/>
                <w:sz w:val="18"/>
                <w:szCs w:val="18"/>
              </w:rPr>
            </w:pPr>
            <w:r>
              <w:rPr>
                <w:kern w:val="0"/>
                <w:sz w:val="18"/>
                <w:szCs w:val="18"/>
              </w:rPr>
              <w:t>189</w:t>
            </w:r>
          </w:p>
        </w:tc>
        <w:tc>
          <w:tcPr>
            <w:tcW w:w="1068" w:type="dxa"/>
            <w:tcBorders>
              <w:top w:val="single" w:color="auto" w:sz="4" w:space="0"/>
              <w:left w:val="single" w:color="auto" w:sz="4" w:space="0"/>
              <w:bottom w:val="single" w:color="auto" w:sz="4" w:space="0"/>
              <w:right w:val="single" w:color="auto" w:sz="4" w:space="0"/>
            </w:tcBorders>
            <w:vAlign w:val="center"/>
          </w:tcPr>
          <w:p w14:paraId="38C5DAA5">
            <w:pPr>
              <w:widowControl/>
              <w:tabs>
                <w:tab w:val="decimal" w:pos="0"/>
              </w:tabs>
              <w:ind w:firstLine="0" w:firstLineChars="0"/>
              <w:jc w:val="center"/>
              <w:rPr>
                <w:kern w:val="0"/>
                <w:sz w:val="18"/>
                <w:szCs w:val="18"/>
              </w:rPr>
            </w:pPr>
            <w:r>
              <w:rPr>
                <w:kern w:val="0"/>
                <w:sz w:val="18"/>
                <w:szCs w:val="18"/>
              </w:rPr>
              <w:t>4.614258</w:t>
            </w:r>
          </w:p>
        </w:tc>
        <w:tc>
          <w:tcPr>
            <w:tcW w:w="426" w:type="dxa"/>
            <w:tcBorders>
              <w:top w:val="single" w:color="auto" w:sz="4" w:space="0"/>
              <w:left w:val="single" w:color="auto" w:sz="4" w:space="0"/>
              <w:bottom w:val="single" w:color="auto" w:sz="4" w:space="0"/>
              <w:right w:val="single" w:color="auto" w:sz="4" w:space="0"/>
            </w:tcBorders>
            <w:vAlign w:val="center"/>
          </w:tcPr>
          <w:p w14:paraId="461F3520">
            <w:pPr>
              <w:widowControl/>
              <w:tabs>
                <w:tab w:val="decimal" w:pos="0"/>
              </w:tabs>
              <w:ind w:firstLine="0" w:firstLineChars="0"/>
              <w:jc w:val="center"/>
              <w:rPr>
                <w:kern w:val="0"/>
                <w:sz w:val="18"/>
                <w:szCs w:val="18"/>
              </w:rPr>
            </w:pPr>
            <w:r>
              <w:rPr>
                <w:kern w:val="0"/>
                <w:sz w:val="18"/>
                <w:szCs w:val="18"/>
              </w:rPr>
              <w:t>0</w:t>
            </w:r>
          </w:p>
        </w:tc>
        <w:tc>
          <w:tcPr>
            <w:tcW w:w="813" w:type="dxa"/>
            <w:tcBorders>
              <w:top w:val="single" w:color="auto" w:sz="4" w:space="0"/>
              <w:left w:val="single" w:color="auto" w:sz="4" w:space="0"/>
              <w:bottom w:val="single" w:color="auto" w:sz="4" w:space="0"/>
              <w:right w:val="single" w:color="auto" w:sz="4" w:space="0"/>
            </w:tcBorders>
            <w:vAlign w:val="center"/>
          </w:tcPr>
          <w:p w14:paraId="0B14ED44">
            <w:pPr>
              <w:widowControl/>
              <w:tabs>
                <w:tab w:val="decimal" w:pos="0"/>
              </w:tabs>
              <w:ind w:firstLine="0" w:firstLineChars="0"/>
              <w:jc w:val="center"/>
              <w:rPr>
                <w:kern w:val="0"/>
                <w:sz w:val="18"/>
                <w:szCs w:val="18"/>
              </w:rPr>
            </w:pPr>
            <w:r>
              <w:rPr>
                <w:kern w:val="0"/>
                <w:sz w:val="18"/>
                <w:szCs w:val="18"/>
              </w:rPr>
              <w:t>317</w:t>
            </w:r>
          </w:p>
        </w:tc>
        <w:tc>
          <w:tcPr>
            <w:tcW w:w="1068" w:type="dxa"/>
            <w:tcBorders>
              <w:top w:val="single" w:color="auto" w:sz="4" w:space="0"/>
              <w:left w:val="single" w:color="auto" w:sz="4" w:space="0"/>
              <w:bottom w:val="single" w:color="auto" w:sz="4" w:space="0"/>
              <w:right w:val="single" w:color="auto" w:sz="4" w:space="0"/>
            </w:tcBorders>
            <w:vAlign w:val="center"/>
          </w:tcPr>
          <w:p w14:paraId="1DF4B313">
            <w:pPr>
              <w:widowControl/>
              <w:tabs>
                <w:tab w:val="decimal" w:pos="0"/>
              </w:tabs>
              <w:ind w:firstLine="0" w:firstLineChars="0"/>
              <w:jc w:val="center"/>
              <w:rPr>
                <w:kern w:val="0"/>
                <w:sz w:val="18"/>
                <w:szCs w:val="18"/>
              </w:rPr>
            </w:pPr>
            <w:r>
              <w:rPr>
                <w:kern w:val="0"/>
                <w:sz w:val="18"/>
                <w:szCs w:val="18"/>
              </w:rPr>
              <w:t>7.739258</w:t>
            </w:r>
          </w:p>
        </w:tc>
        <w:tc>
          <w:tcPr>
            <w:tcW w:w="426" w:type="dxa"/>
            <w:tcBorders>
              <w:top w:val="single" w:color="auto" w:sz="4" w:space="0"/>
              <w:left w:val="single" w:color="auto" w:sz="4" w:space="0"/>
              <w:bottom w:val="single" w:color="auto" w:sz="4" w:space="0"/>
              <w:right w:val="single" w:color="auto" w:sz="4" w:space="0"/>
            </w:tcBorders>
            <w:vAlign w:val="center"/>
          </w:tcPr>
          <w:p w14:paraId="0B38DCB3">
            <w:pPr>
              <w:widowControl/>
              <w:tabs>
                <w:tab w:val="decimal" w:pos="0"/>
              </w:tabs>
              <w:ind w:firstLine="0" w:firstLineChars="0"/>
              <w:jc w:val="center"/>
              <w:rPr>
                <w:kern w:val="0"/>
                <w:sz w:val="18"/>
                <w:szCs w:val="18"/>
              </w:rPr>
            </w:pPr>
            <w:r>
              <w:rPr>
                <w:kern w:val="0"/>
                <w:sz w:val="18"/>
                <w:szCs w:val="18"/>
              </w:rPr>
              <w:t>6</w:t>
            </w:r>
          </w:p>
        </w:tc>
        <w:tc>
          <w:tcPr>
            <w:tcW w:w="813" w:type="dxa"/>
            <w:tcBorders>
              <w:top w:val="single" w:color="auto" w:sz="4" w:space="0"/>
              <w:left w:val="single" w:color="auto" w:sz="4" w:space="0"/>
              <w:bottom w:val="single" w:color="auto" w:sz="4" w:space="0"/>
              <w:right w:val="single" w:color="auto" w:sz="4" w:space="0"/>
            </w:tcBorders>
            <w:vAlign w:val="center"/>
          </w:tcPr>
          <w:p w14:paraId="24B0B6A3">
            <w:pPr>
              <w:widowControl/>
              <w:tabs>
                <w:tab w:val="decimal" w:pos="0"/>
              </w:tabs>
              <w:ind w:firstLine="0" w:firstLineChars="0"/>
              <w:jc w:val="center"/>
              <w:rPr>
                <w:kern w:val="0"/>
                <w:sz w:val="18"/>
                <w:szCs w:val="18"/>
              </w:rPr>
            </w:pPr>
            <w:r>
              <w:rPr>
                <w:kern w:val="0"/>
                <w:sz w:val="18"/>
                <w:szCs w:val="18"/>
              </w:rPr>
              <w:t>445</w:t>
            </w:r>
          </w:p>
        </w:tc>
        <w:tc>
          <w:tcPr>
            <w:tcW w:w="1109" w:type="dxa"/>
            <w:tcBorders>
              <w:top w:val="single" w:color="auto" w:sz="4" w:space="0"/>
              <w:left w:val="single" w:color="auto" w:sz="4" w:space="0"/>
              <w:bottom w:val="single" w:color="auto" w:sz="4" w:space="0"/>
              <w:right w:val="single" w:color="auto" w:sz="4" w:space="0"/>
            </w:tcBorders>
            <w:vAlign w:val="center"/>
          </w:tcPr>
          <w:p w14:paraId="65948276">
            <w:pPr>
              <w:widowControl/>
              <w:tabs>
                <w:tab w:val="decimal" w:pos="0"/>
              </w:tabs>
              <w:ind w:firstLine="0" w:firstLineChars="0"/>
              <w:jc w:val="center"/>
              <w:rPr>
                <w:kern w:val="0"/>
                <w:sz w:val="18"/>
                <w:szCs w:val="18"/>
              </w:rPr>
            </w:pPr>
            <w:r>
              <w:rPr>
                <w:kern w:val="0"/>
                <w:sz w:val="18"/>
                <w:szCs w:val="18"/>
              </w:rPr>
              <w:t>10.864258</w:t>
            </w:r>
          </w:p>
        </w:tc>
        <w:tc>
          <w:tcPr>
            <w:tcW w:w="426" w:type="dxa"/>
            <w:tcBorders>
              <w:top w:val="single" w:color="auto" w:sz="4" w:space="0"/>
              <w:left w:val="single" w:color="auto" w:sz="4" w:space="0"/>
              <w:bottom w:val="single" w:color="auto" w:sz="4" w:space="0"/>
              <w:right w:val="single" w:color="auto" w:sz="4" w:space="0"/>
            </w:tcBorders>
            <w:vAlign w:val="center"/>
          </w:tcPr>
          <w:p w14:paraId="4EBF9A74">
            <w:pPr>
              <w:widowControl/>
              <w:tabs>
                <w:tab w:val="decimal" w:pos="0"/>
              </w:tabs>
              <w:ind w:firstLine="0" w:firstLineChars="0"/>
              <w:jc w:val="center"/>
              <w:rPr>
                <w:kern w:val="0"/>
                <w:sz w:val="18"/>
                <w:szCs w:val="18"/>
              </w:rPr>
            </w:pPr>
            <w:r>
              <w:rPr>
                <w:kern w:val="0"/>
                <w:sz w:val="18"/>
                <w:szCs w:val="18"/>
              </w:rPr>
              <w:t>6</w:t>
            </w:r>
          </w:p>
        </w:tc>
      </w:tr>
      <w:tr w14:paraId="25C7947B">
        <w:tblPrEx>
          <w:tblCellMar>
            <w:top w:w="0" w:type="dxa"/>
            <w:left w:w="108" w:type="dxa"/>
            <w:bottom w:w="0" w:type="dxa"/>
            <w:right w:w="108" w:type="dxa"/>
          </w:tblCellMar>
        </w:tblPrEx>
        <w:trPr>
          <w:trHeight w:val="270" w:hRule="atLeast"/>
          <w:jc w:val="center"/>
        </w:trPr>
        <w:tc>
          <w:tcPr>
            <w:tcW w:w="952" w:type="dxa"/>
            <w:tcBorders>
              <w:top w:val="single" w:color="auto" w:sz="4" w:space="0"/>
              <w:left w:val="single" w:color="auto" w:sz="4" w:space="0"/>
              <w:bottom w:val="single" w:color="auto" w:sz="4" w:space="0"/>
              <w:right w:val="single" w:color="auto" w:sz="4" w:space="0"/>
            </w:tcBorders>
            <w:vAlign w:val="center"/>
          </w:tcPr>
          <w:p w14:paraId="3B219DFB">
            <w:pPr>
              <w:widowControl/>
              <w:tabs>
                <w:tab w:val="decimal" w:pos="0"/>
              </w:tabs>
              <w:ind w:firstLine="0" w:firstLineChars="0"/>
              <w:jc w:val="center"/>
              <w:rPr>
                <w:kern w:val="0"/>
                <w:sz w:val="18"/>
                <w:szCs w:val="18"/>
              </w:rPr>
            </w:pPr>
            <w:r>
              <w:rPr>
                <w:kern w:val="0"/>
                <w:sz w:val="18"/>
                <w:szCs w:val="18"/>
              </w:rPr>
              <w:t>62</w:t>
            </w:r>
          </w:p>
        </w:tc>
        <w:tc>
          <w:tcPr>
            <w:tcW w:w="1068" w:type="dxa"/>
            <w:tcBorders>
              <w:top w:val="single" w:color="auto" w:sz="4" w:space="0"/>
              <w:left w:val="single" w:color="auto" w:sz="4" w:space="0"/>
              <w:bottom w:val="single" w:color="auto" w:sz="4" w:space="0"/>
              <w:right w:val="single" w:color="auto" w:sz="4" w:space="0"/>
            </w:tcBorders>
            <w:vAlign w:val="center"/>
          </w:tcPr>
          <w:p w14:paraId="1B374F44">
            <w:pPr>
              <w:widowControl/>
              <w:tabs>
                <w:tab w:val="decimal" w:pos="0"/>
              </w:tabs>
              <w:ind w:firstLine="0" w:firstLineChars="0"/>
              <w:jc w:val="center"/>
              <w:rPr>
                <w:kern w:val="0"/>
                <w:sz w:val="18"/>
                <w:szCs w:val="18"/>
              </w:rPr>
            </w:pPr>
            <w:r>
              <w:rPr>
                <w:kern w:val="0"/>
                <w:sz w:val="18"/>
                <w:szCs w:val="18"/>
              </w:rPr>
              <w:t>1.513672</w:t>
            </w:r>
          </w:p>
        </w:tc>
        <w:tc>
          <w:tcPr>
            <w:tcW w:w="668" w:type="dxa"/>
            <w:tcBorders>
              <w:top w:val="single" w:color="auto" w:sz="4" w:space="0"/>
              <w:left w:val="single" w:color="auto" w:sz="4" w:space="0"/>
              <w:bottom w:val="single" w:color="auto" w:sz="4" w:space="0"/>
              <w:right w:val="single" w:color="auto" w:sz="4" w:space="0"/>
            </w:tcBorders>
          </w:tcPr>
          <w:p w14:paraId="4F716A80">
            <w:pPr>
              <w:widowControl/>
              <w:tabs>
                <w:tab w:val="decimal" w:pos="0"/>
              </w:tabs>
              <w:ind w:firstLine="0" w:firstLineChars="0"/>
              <w:jc w:val="center"/>
              <w:rPr>
                <w:kern w:val="0"/>
                <w:sz w:val="18"/>
                <w:szCs w:val="18"/>
              </w:rPr>
            </w:pPr>
            <w:r>
              <w:rPr>
                <w:kern w:val="0"/>
                <w:sz w:val="18"/>
                <w:szCs w:val="18"/>
              </w:rPr>
              <w:t>5</w:t>
            </w:r>
          </w:p>
        </w:tc>
        <w:tc>
          <w:tcPr>
            <w:tcW w:w="733" w:type="dxa"/>
            <w:tcBorders>
              <w:top w:val="single" w:color="auto" w:sz="4" w:space="0"/>
              <w:left w:val="single" w:color="auto" w:sz="4" w:space="0"/>
              <w:bottom w:val="single" w:color="auto" w:sz="4" w:space="0"/>
              <w:right w:val="single" w:color="auto" w:sz="4" w:space="0"/>
            </w:tcBorders>
            <w:vAlign w:val="center"/>
          </w:tcPr>
          <w:p w14:paraId="43796EA8">
            <w:pPr>
              <w:widowControl/>
              <w:tabs>
                <w:tab w:val="decimal" w:pos="0"/>
              </w:tabs>
              <w:ind w:firstLine="0" w:firstLineChars="0"/>
              <w:jc w:val="center"/>
              <w:rPr>
                <w:kern w:val="0"/>
                <w:sz w:val="18"/>
                <w:szCs w:val="18"/>
              </w:rPr>
            </w:pPr>
            <w:r>
              <w:rPr>
                <w:kern w:val="0"/>
                <w:sz w:val="18"/>
                <w:szCs w:val="18"/>
              </w:rPr>
              <w:t>190</w:t>
            </w:r>
          </w:p>
        </w:tc>
        <w:tc>
          <w:tcPr>
            <w:tcW w:w="1068" w:type="dxa"/>
            <w:tcBorders>
              <w:top w:val="single" w:color="auto" w:sz="4" w:space="0"/>
              <w:left w:val="single" w:color="auto" w:sz="4" w:space="0"/>
              <w:bottom w:val="single" w:color="auto" w:sz="4" w:space="0"/>
              <w:right w:val="single" w:color="auto" w:sz="4" w:space="0"/>
            </w:tcBorders>
            <w:vAlign w:val="center"/>
          </w:tcPr>
          <w:p w14:paraId="6028DA7F">
            <w:pPr>
              <w:widowControl/>
              <w:tabs>
                <w:tab w:val="decimal" w:pos="0"/>
              </w:tabs>
              <w:ind w:firstLine="0" w:firstLineChars="0"/>
              <w:jc w:val="center"/>
              <w:rPr>
                <w:kern w:val="0"/>
                <w:sz w:val="18"/>
                <w:szCs w:val="18"/>
              </w:rPr>
            </w:pPr>
            <w:r>
              <w:rPr>
                <w:kern w:val="0"/>
                <w:sz w:val="18"/>
                <w:szCs w:val="18"/>
              </w:rPr>
              <w:t>4.638672</w:t>
            </w:r>
          </w:p>
        </w:tc>
        <w:tc>
          <w:tcPr>
            <w:tcW w:w="426" w:type="dxa"/>
            <w:tcBorders>
              <w:top w:val="single" w:color="auto" w:sz="4" w:space="0"/>
              <w:left w:val="single" w:color="auto" w:sz="4" w:space="0"/>
              <w:bottom w:val="single" w:color="auto" w:sz="4" w:space="0"/>
              <w:right w:val="single" w:color="auto" w:sz="4" w:space="0"/>
            </w:tcBorders>
            <w:vAlign w:val="center"/>
          </w:tcPr>
          <w:p w14:paraId="79A24E85">
            <w:pPr>
              <w:widowControl/>
              <w:tabs>
                <w:tab w:val="decimal" w:pos="0"/>
              </w:tabs>
              <w:ind w:firstLine="0" w:firstLineChars="0"/>
              <w:jc w:val="center"/>
              <w:rPr>
                <w:kern w:val="0"/>
                <w:sz w:val="18"/>
                <w:szCs w:val="18"/>
              </w:rPr>
            </w:pPr>
            <w:r>
              <w:rPr>
                <w:kern w:val="0"/>
                <w:sz w:val="18"/>
                <w:szCs w:val="18"/>
              </w:rPr>
              <w:t>6</w:t>
            </w:r>
          </w:p>
        </w:tc>
        <w:tc>
          <w:tcPr>
            <w:tcW w:w="813" w:type="dxa"/>
            <w:tcBorders>
              <w:top w:val="single" w:color="auto" w:sz="4" w:space="0"/>
              <w:left w:val="single" w:color="auto" w:sz="4" w:space="0"/>
              <w:bottom w:val="single" w:color="auto" w:sz="4" w:space="0"/>
              <w:right w:val="single" w:color="auto" w:sz="4" w:space="0"/>
            </w:tcBorders>
            <w:vAlign w:val="center"/>
          </w:tcPr>
          <w:p w14:paraId="230D9E3D">
            <w:pPr>
              <w:widowControl/>
              <w:tabs>
                <w:tab w:val="decimal" w:pos="0"/>
              </w:tabs>
              <w:ind w:firstLine="0" w:firstLineChars="0"/>
              <w:jc w:val="center"/>
              <w:rPr>
                <w:kern w:val="0"/>
                <w:sz w:val="18"/>
                <w:szCs w:val="18"/>
              </w:rPr>
            </w:pPr>
            <w:r>
              <w:rPr>
                <w:kern w:val="0"/>
                <w:sz w:val="18"/>
                <w:szCs w:val="18"/>
              </w:rPr>
              <w:t>318</w:t>
            </w:r>
          </w:p>
        </w:tc>
        <w:tc>
          <w:tcPr>
            <w:tcW w:w="1068" w:type="dxa"/>
            <w:tcBorders>
              <w:top w:val="single" w:color="auto" w:sz="4" w:space="0"/>
              <w:left w:val="single" w:color="auto" w:sz="4" w:space="0"/>
              <w:bottom w:val="single" w:color="auto" w:sz="4" w:space="0"/>
              <w:right w:val="single" w:color="auto" w:sz="4" w:space="0"/>
            </w:tcBorders>
            <w:vAlign w:val="center"/>
          </w:tcPr>
          <w:p w14:paraId="4B7839F2">
            <w:pPr>
              <w:widowControl/>
              <w:tabs>
                <w:tab w:val="decimal" w:pos="0"/>
              </w:tabs>
              <w:ind w:firstLine="0" w:firstLineChars="0"/>
              <w:jc w:val="center"/>
              <w:rPr>
                <w:kern w:val="0"/>
                <w:sz w:val="18"/>
                <w:szCs w:val="18"/>
              </w:rPr>
            </w:pPr>
            <w:r>
              <w:rPr>
                <w:kern w:val="0"/>
                <w:sz w:val="18"/>
                <w:szCs w:val="18"/>
              </w:rPr>
              <w:t>7.763672</w:t>
            </w:r>
          </w:p>
        </w:tc>
        <w:tc>
          <w:tcPr>
            <w:tcW w:w="426" w:type="dxa"/>
            <w:tcBorders>
              <w:top w:val="single" w:color="auto" w:sz="4" w:space="0"/>
              <w:left w:val="single" w:color="auto" w:sz="4" w:space="0"/>
              <w:bottom w:val="single" w:color="auto" w:sz="4" w:space="0"/>
              <w:right w:val="single" w:color="auto" w:sz="4" w:space="0"/>
            </w:tcBorders>
            <w:vAlign w:val="center"/>
          </w:tcPr>
          <w:p w14:paraId="0881A9AB">
            <w:pPr>
              <w:widowControl/>
              <w:tabs>
                <w:tab w:val="decimal" w:pos="0"/>
              </w:tabs>
              <w:ind w:firstLine="0" w:firstLineChars="0"/>
              <w:jc w:val="center"/>
              <w:rPr>
                <w:kern w:val="0"/>
                <w:sz w:val="18"/>
                <w:szCs w:val="18"/>
              </w:rPr>
            </w:pPr>
            <w:r>
              <w:rPr>
                <w:kern w:val="0"/>
                <w:sz w:val="18"/>
                <w:szCs w:val="18"/>
              </w:rPr>
              <w:t>7</w:t>
            </w:r>
          </w:p>
        </w:tc>
        <w:tc>
          <w:tcPr>
            <w:tcW w:w="813" w:type="dxa"/>
            <w:tcBorders>
              <w:top w:val="single" w:color="auto" w:sz="4" w:space="0"/>
              <w:left w:val="single" w:color="auto" w:sz="4" w:space="0"/>
              <w:bottom w:val="single" w:color="auto" w:sz="4" w:space="0"/>
              <w:right w:val="single" w:color="auto" w:sz="4" w:space="0"/>
            </w:tcBorders>
            <w:vAlign w:val="center"/>
          </w:tcPr>
          <w:p w14:paraId="42AE31F3">
            <w:pPr>
              <w:widowControl/>
              <w:tabs>
                <w:tab w:val="decimal" w:pos="0"/>
              </w:tabs>
              <w:ind w:firstLine="0" w:firstLineChars="0"/>
              <w:jc w:val="center"/>
              <w:rPr>
                <w:kern w:val="0"/>
                <w:sz w:val="18"/>
                <w:szCs w:val="18"/>
              </w:rPr>
            </w:pPr>
            <w:r>
              <w:rPr>
                <w:kern w:val="0"/>
                <w:sz w:val="18"/>
                <w:szCs w:val="18"/>
              </w:rPr>
              <w:t>446</w:t>
            </w:r>
          </w:p>
        </w:tc>
        <w:tc>
          <w:tcPr>
            <w:tcW w:w="1109" w:type="dxa"/>
            <w:tcBorders>
              <w:top w:val="single" w:color="auto" w:sz="4" w:space="0"/>
              <w:left w:val="single" w:color="auto" w:sz="4" w:space="0"/>
              <w:bottom w:val="single" w:color="auto" w:sz="4" w:space="0"/>
              <w:right w:val="single" w:color="auto" w:sz="4" w:space="0"/>
            </w:tcBorders>
            <w:vAlign w:val="center"/>
          </w:tcPr>
          <w:p w14:paraId="7A374A00">
            <w:pPr>
              <w:widowControl/>
              <w:tabs>
                <w:tab w:val="decimal" w:pos="0"/>
              </w:tabs>
              <w:ind w:firstLine="0" w:firstLineChars="0"/>
              <w:jc w:val="center"/>
              <w:rPr>
                <w:kern w:val="0"/>
                <w:sz w:val="18"/>
                <w:szCs w:val="18"/>
              </w:rPr>
            </w:pPr>
            <w:r>
              <w:rPr>
                <w:kern w:val="0"/>
                <w:sz w:val="18"/>
                <w:szCs w:val="18"/>
              </w:rPr>
              <w:t>10.888672</w:t>
            </w:r>
          </w:p>
        </w:tc>
        <w:tc>
          <w:tcPr>
            <w:tcW w:w="426" w:type="dxa"/>
            <w:tcBorders>
              <w:top w:val="single" w:color="auto" w:sz="4" w:space="0"/>
              <w:left w:val="single" w:color="auto" w:sz="4" w:space="0"/>
              <w:bottom w:val="single" w:color="auto" w:sz="4" w:space="0"/>
              <w:right w:val="single" w:color="auto" w:sz="4" w:space="0"/>
            </w:tcBorders>
            <w:vAlign w:val="center"/>
          </w:tcPr>
          <w:p w14:paraId="35641E63">
            <w:pPr>
              <w:widowControl/>
              <w:tabs>
                <w:tab w:val="decimal" w:pos="0"/>
              </w:tabs>
              <w:ind w:firstLine="0" w:firstLineChars="0"/>
              <w:jc w:val="center"/>
              <w:rPr>
                <w:kern w:val="0"/>
                <w:sz w:val="18"/>
                <w:szCs w:val="18"/>
              </w:rPr>
            </w:pPr>
            <w:r>
              <w:rPr>
                <w:kern w:val="0"/>
                <w:sz w:val="18"/>
                <w:szCs w:val="18"/>
              </w:rPr>
              <w:t>3</w:t>
            </w:r>
          </w:p>
        </w:tc>
      </w:tr>
      <w:tr w14:paraId="0BC3D0D3">
        <w:tblPrEx>
          <w:tblCellMar>
            <w:top w:w="0" w:type="dxa"/>
            <w:left w:w="108" w:type="dxa"/>
            <w:bottom w:w="0" w:type="dxa"/>
            <w:right w:w="108" w:type="dxa"/>
          </w:tblCellMar>
        </w:tblPrEx>
        <w:trPr>
          <w:trHeight w:val="270" w:hRule="atLeast"/>
          <w:jc w:val="center"/>
        </w:trPr>
        <w:tc>
          <w:tcPr>
            <w:tcW w:w="952" w:type="dxa"/>
            <w:tcBorders>
              <w:top w:val="single" w:color="auto" w:sz="4" w:space="0"/>
              <w:left w:val="single" w:color="auto" w:sz="4" w:space="0"/>
              <w:bottom w:val="single" w:color="auto" w:sz="4" w:space="0"/>
              <w:right w:val="single" w:color="auto" w:sz="4" w:space="0"/>
            </w:tcBorders>
            <w:vAlign w:val="center"/>
          </w:tcPr>
          <w:p w14:paraId="0F7DB53F">
            <w:pPr>
              <w:widowControl/>
              <w:tabs>
                <w:tab w:val="decimal" w:pos="0"/>
              </w:tabs>
              <w:ind w:firstLine="0" w:firstLineChars="0"/>
              <w:jc w:val="center"/>
              <w:rPr>
                <w:kern w:val="0"/>
                <w:sz w:val="18"/>
                <w:szCs w:val="18"/>
              </w:rPr>
            </w:pPr>
            <w:r>
              <w:rPr>
                <w:kern w:val="0"/>
                <w:sz w:val="18"/>
                <w:szCs w:val="18"/>
              </w:rPr>
              <w:t>63</w:t>
            </w:r>
          </w:p>
        </w:tc>
        <w:tc>
          <w:tcPr>
            <w:tcW w:w="1068" w:type="dxa"/>
            <w:tcBorders>
              <w:top w:val="single" w:color="auto" w:sz="4" w:space="0"/>
              <w:left w:val="single" w:color="auto" w:sz="4" w:space="0"/>
              <w:bottom w:val="single" w:color="auto" w:sz="4" w:space="0"/>
              <w:right w:val="single" w:color="auto" w:sz="4" w:space="0"/>
            </w:tcBorders>
            <w:vAlign w:val="center"/>
          </w:tcPr>
          <w:p w14:paraId="1A828DE4">
            <w:pPr>
              <w:widowControl/>
              <w:tabs>
                <w:tab w:val="decimal" w:pos="0"/>
              </w:tabs>
              <w:ind w:firstLine="0" w:firstLineChars="0"/>
              <w:jc w:val="center"/>
              <w:rPr>
                <w:kern w:val="0"/>
                <w:sz w:val="18"/>
                <w:szCs w:val="18"/>
              </w:rPr>
            </w:pPr>
            <w:r>
              <w:rPr>
                <w:kern w:val="0"/>
                <w:sz w:val="18"/>
                <w:szCs w:val="18"/>
              </w:rPr>
              <w:t>1.538086</w:t>
            </w:r>
          </w:p>
        </w:tc>
        <w:tc>
          <w:tcPr>
            <w:tcW w:w="668" w:type="dxa"/>
            <w:tcBorders>
              <w:top w:val="single" w:color="auto" w:sz="4" w:space="0"/>
              <w:left w:val="single" w:color="auto" w:sz="4" w:space="0"/>
              <w:bottom w:val="single" w:color="auto" w:sz="4" w:space="0"/>
              <w:right w:val="single" w:color="auto" w:sz="4" w:space="0"/>
            </w:tcBorders>
          </w:tcPr>
          <w:p w14:paraId="7A86AF55">
            <w:pPr>
              <w:widowControl/>
              <w:tabs>
                <w:tab w:val="decimal" w:pos="0"/>
              </w:tabs>
              <w:ind w:firstLine="0" w:firstLineChars="0"/>
              <w:jc w:val="center"/>
              <w:rPr>
                <w:kern w:val="0"/>
                <w:sz w:val="18"/>
                <w:szCs w:val="18"/>
              </w:rPr>
            </w:pPr>
            <w:r>
              <w:rPr>
                <w:kern w:val="0"/>
                <w:sz w:val="18"/>
                <w:szCs w:val="18"/>
              </w:rPr>
              <w:t>4</w:t>
            </w:r>
          </w:p>
        </w:tc>
        <w:tc>
          <w:tcPr>
            <w:tcW w:w="733" w:type="dxa"/>
            <w:tcBorders>
              <w:top w:val="single" w:color="auto" w:sz="4" w:space="0"/>
              <w:left w:val="single" w:color="auto" w:sz="4" w:space="0"/>
              <w:bottom w:val="single" w:color="auto" w:sz="4" w:space="0"/>
              <w:right w:val="single" w:color="auto" w:sz="4" w:space="0"/>
            </w:tcBorders>
            <w:vAlign w:val="center"/>
          </w:tcPr>
          <w:p w14:paraId="6A0C3C97">
            <w:pPr>
              <w:widowControl/>
              <w:tabs>
                <w:tab w:val="decimal" w:pos="0"/>
              </w:tabs>
              <w:ind w:firstLine="0" w:firstLineChars="0"/>
              <w:jc w:val="center"/>
              <w:rPr>
                <w:kern w:val="0"/>
                <w:sz w:val="18"/>
                <w:szCs w:val="18"/>
              </w:rPr>
            </w:pPr>
            <w:r>
              <w:rPr>
                <w:kern w:val="0"/>
                <w:sz w:val="18"/>
                <w:szCs w:val="18"/>
              </w:rPr>
              <w:t>191</w:t>
            </w:r>
          </w:p>
        </w:tc>
        <w:tc>
          <w:tcPr>
            <w:tcW w:w="1068" w:type="dxa"/>
            <w:tcBorders>
              <w:top w:val="single" w:color="auto" w:sz="4" w:space="0"/>
              <w:left w:val="single" w:color="auto" w:sz="4" w:space="0"/>
              <w:bottom w:val="single" w:color="auto" w:sz="4" w:space="0"/>
              <w:right w:val="single" w:color="auto" w:sz="4" w:space="0"/>
            </w:tcBorders>
            <w:vAlign w:val="center"/>
          </w:tcPr>
          <w:p w14:paraId="71699DF3">
            <w:pPr>
              <w:widowControl/>
              <w:tabs>
                <w:tab w:val="decimal" w:pos="0"/>
              </w:tabs>
              <w:ind w:firstLine="0" w:firstLineChars="0"/>
              <w:jc w:val="center"/>
              <w:rPr>
                <w:kern w:val="0"/>
                <w:sz w:val="18"/>
                <w:szCs w:val="18"/>
              </w:rPr>
            </w:pPr>
            <w:r>
              <w:rPr>
                <w:kern w:val="0"/>
                <w:sz w:val="18"/>
                <w:szCs w:val="18"/>
              </w:rPr>
              <w:t>4.663086</w:t>
            </w:r>
          </w:p>
        </w:tc>
        <w:tc>
          <w:tcPr>
            <w:tcW w:w="426" w:type="dxa"/>
            <w:tcBorders>
              <w:top w:val="single" w:color="auto" w:sz="4" w:space="0"/>
              <w:left w:val="single" w:color="auto" w:sz="4" w:space="0"/>
              <w:bottom w:val="single" w:color="auto" w:sz="4" w:space="0"/>
              <w:right w:val="single" w:color="auto" w:sz="4" w:space="0"/>
            </w:tcBorders>
            <w:vAlign w:val="center"/>
          </w:tcPr>
          <w:p w14:paraId="3A477079">
            <w:pPr>
              <w:widowControl/>
              <w:tabs>
                <w:tab w:val="decimal" w:pos="0"/>
              </w:tabs>
              <w:ind w:firstLine="0" w:firstLineChars="0"/>
              <w:jc w:val="center"/>
              <w:rPr>
                <w:kern w:val="0"/>
                <w:sz w:val="18"/>
                <w:szCs w:val="18"/>
              </w:rPr>
            </w:pPr>
            <w:r>
              <w:rPr>
                <w:kern w:val="0"/>
                <w:sz w:val="18"/>
                <w:szCs w:val="18"/>
              </w:rPr>
              <w:t>0</w:t>
            </w:r>
          </w:p>
        </w:tc>
        <w:tc>
          <w:tcPr>
            <w:tcW w:w="813" w:type="dxa"/>
            <w:tcBorders>
              <w:top w:val="single" w:color="auto" w:sz="4" w:space="0"/>
              <w:left w:val="single" w:color="auto" w:sz="4" w:space="0"/>
              <w:bottom w:val="single" w:color="auto" w:sz="4" w:space="0"/>
              <w:right w:val="single" w:color="auto" w:sz="4" w:space="0"/>
            </w:tcBorders>
            <w:vAlign w:val="center"/>
          </w:tcPr>
          <w:p w14:paraId="0DF67C33">
            <w:pPr>
              <w:widowControl/>
              <w:tabs>
                <w:tab w:val="decimal" w:pos="0"/>
              </w:tabs>
              <w:ind w:firstLine="0" w:firstLineChars="0"/>
              <w:jc w:val="center"/>
              <w:rPr>
                <w:kern w:val="0"/>
                <w:sz w:val="18"/>
                <w:szCs w:val="18"/>
              </w:rPr>
            </w:pPr>
            <w:r>
              <w:rPr>
                <w:kern w:val="0"/>
                <w:sz w:val="18"/>
                <w:szCs w:val="18"/>
              </w:rPr>
              <w:t>319</w:t>
            </w:r>
          </w:p>
        </w:tc>
        <w:tc>
          <w:tcPr>
            <w:tcW w:w="1068" w:type="dxa"/>
            <w:tcBorders>
              <w:top w:val="single" w:color="auto" w:sz="4" w:space="0"/>
              <w:left w:val="single" w:color="auto" w:sz="4" w:space="0"/>
              <w:bottom w:val="single" w:color="auto" w:sz="4" w:space="0"/>
              <w:right w:val="single" w:color="auto" w:sz="4" w:space="0"/>
            </w:tcBorders>
            <w:vAlign w:val="center"/>
          </w:tcPr>
          <w:p w14:paraId="157F457F">
            <w:pPr>
              <w:widowControl/>
              <w:tabs>
                <w:tab w:val="decimal" w:pos="0"/>
              </w:tabs>
              <w:ind w:firstLine="0" w:firstLineChars="0"/>
              <w:jc w:val="center"/>
              <w:rPr>
                <w:kern w:val="0"/>
                <w:sz w:val="18"/>
                <w:szCs w:val="18"/>
              </w:rPr>
            </w:pPr>
            <w:r>
              <w:rPr>
                <w:kern w:val="0"/>
                <w:sz w:val="18"/>
                <w:szCs w:val="18"/>
              </w:rPr>
              <w:t>7.788086</w:t>
            </w:r>
          </w:p>
        </w:tc>
        <w:tc>
          <w:tcPr>
            <w:tcW w:w="426" w:type="dxa"/>
            <w:tcBorders>
              <w:top w:val="single" w:color="auto" w:sz="4" w:space="0"/>
              <w:left w:val="single" w:color="auto" w:sz="4" w:space="0"/>
              <w:bottom w:val="single" w:color="auto" w:sz="4" w:space="0"/>
              <w:right w:val="single" w:color="auto" w:sz="4" w:space="0"/>
            </w:tcBorders>
            <w:vAlign w:val="center"/>
          </w:tcPr>
          <w:p w14:paraId="6C4E347B">
            <w:pPr>
              <w:widowControl/>
              <w:tabs>
                <w:tab w:val="decimal" w:pos="0"/>
              </w:tabs>
              <w:ind w:firstLine="0" w:firstLineChars="0"/>
              <w:jc w:val="center"/>
              <w:rPr>
                <w:kern w:val="0"/>
                <w:sz w:val="18"/>
                <w:szCs w:val="18"/>
              </w:rPr>
            </w:pPr>
            <w:r>
              <w:rPr>
                <w:kern w:val="0"/>
                <w:sz w:val="18"/>
                <w:szCs w:val="18"/>
              </w:rPr>
              <w:t>7</w:t>
            </w:r>
          </w:p>
        </w:tc>
        <w:tc>
          <w:tcPr>
            <w:tcW w:w="813" w:type="dxa"/>
            <w:tcBorders>
              <w:top w:val="single" w:color="auto" w:sz="4" w:space="0"/>
              <w:left w:val="single" w:color="auto" w:sz="4" w:space="0"/>
              <w:bottom w:val="single" w:color="auto" w:sz="4" w:space="0"/>
              <w:right w:val="single" w:color="auto" w:sz="4" w:space="0"/>
            </w:tcBorders>
            <w:vAlign w:val="center"/>
          </w:tcPr>
          <w:p w14:paraId="211EEF08">
            <w:pPr>
              <w:widowControl/>
              <w:tabs>
                <w:tab w:val="decimal" w:pos="0"/>
              </w:tabs>
              <w:ind w:firstLine="0" w:firstLineChars="0"/>
              <w:jc w:val="center"/>
              <w:rPr>
                <w:kern w:val="0"/>
                <w:sz w:val="18"/>
                <w:szCs w:val="18"/>
              </w:rPr>
            </w:pPr>
            <w:r>
              <w:rPr>
                <w:kern w:val="0"/>
                <w:sz w:val="18"/>
                <w:szCs w:val="18"/>
              </w:rPr>
              <w:t>447</w:t>
            </w:r>
          </w:p>
        </w:tc>
        <w:tc>
          <w:tcPr>
            <w:tcW w:w="1109" w:type="dxa"/>
            <w:tcBorders>
              <w:top w:val="single" w:color="auto" w:sz="4" w:space="0"/>
              <w:left w:val="single" w:color="auto" w:sz="4" w:space="0"/>
              <w:bottom w:val="single" w:color="auto" w:sz="4" w:space="0"/>
              <w:right w:val="single" w:color="auto" w:sz="4" w:space="0"/>
            </w:tcBorders>
            <w:vAlign w:val="center"/>
          </w:tcPr>
          <w:p w14:paraId="316D944E">
            <w:pPr>
              <w:widowControl/>
              <w:tabs>
                <w:tab w:val="decimal" w:pos="0"/>
              </w:tabs>
              <w:ind w:firstLine="0" w:firstLineChars="0"/>
              <w:jc w:val="center"/>
              <w:rPr>
                <w:kern w:val="0"/>
                <w:sz w:val="18"/>
                <w:szCs w:val="18"/>
              </w:rPr>
            </w:pPr>
            <w:r>
              <w:rPr>
                <w:kern w:val="0"/>
                <w:sz w:val="18"/>
                <w:szCs w:val="18"/>
              </w:rPr>
              <w:t>10.913086</w:t>
            </w:r>
          </w:p>
        </w:tc>
        <w:tc>
          <w:tcPr>
            <w:tcW w:w="426" w:type="dxa"/>
            <w:tcBorders>
              <w:top w:val="single" w:color="auto" w:sz="4" w:space="0"/>
              <w:left w:val="single" w:color="auto" w:sz="4" w:space="0"/>
              <w:bottom w:val="single" w:color="auto" w:sz="4" w:space="0"/>
              <w:right w:val="single" w:color="auto" w:sz="4" w:space="0"/>
            </w:tcBorders>
            <w:vAlign w:val="center"/>
          </w:tcPr>
          <w:p w14:paraId="6449F9D5">
            <w:pPr>
              <w:widowControl/>
              <w:tabs>
                <w:tab w:val="decimal" w:pos="0"/>
              </w:tabs>
              <w:ind w:firstLine="0" w:firstLineChars="0"/>
              <w:jc w:val="center"/>
              <w:rPr>
                <w:kern w:val="0"/>
                <w:sz w:val="18"/>
                <w:szCs w:val="18"/>
              </w:rPr>
            </w:pPr>
            <w:r>
              <w:rPr>
                <w:kern w:val="0"/>
                <w:sz w:val="18"/>
                <w:szCs w:val="18"/>
              </w:rPr>
              <w:t>1</w:t>
            </w:r>
          </w:p>
        </w:tc>
      </w:tr>
      <w:tr w14:paraId="07915EF9">
        <w:tblPrEx>
          <w:tblCellMar>
            <w:top w:w="0" w:type="dxa"/>
            <w:left w:w="108" w:type="dxa"/>
            <w:bottom w:w="0" w:type="dxa"/>
            <w:right w:w="108" w:type="dxa"/>
          </w:tblCellMar>
        </w:tblPrEx>
        <w:trPr>
          <w:trHeight w:val="270" w:hRule="atLeast"/>
          <w:jc w:val="center"/>
        </w:trPr>
        <w:tc>
          <w:tcPr>
            <w:tcW w:w="952" w:type="dxa"/>
            <w:tcBorders>
              <w:top w:val="single" w:color="auto" w:sz="4" w:space="0"/>
              <w:left w:val="single" w:color="auto" w:sz="4" w:space="0"/>
              <w:bottom w:val="single" w:color="auto" w:sz="4" w:space="0"/>
              <w:right w:val="single" w:color="auto" w:sz="4" w:space="0"/>
            </w:tcBorders>
            <w:vAlign w:val="center"/>
          </w:tcPr>
          <w:p w14:paraId="2A61F6B5">
            <w:pPr>
              <w:widowControl/>
              <w:tabs>
                <w:tab w:val="decimal" w:pos="0"/>
              </w:tabs>
              <w:ind w:firstLine="0" w:firstLineChars="0"/>
              <w:jc w:val="center"/>
              <w:rPr>
                <w:kern w:val="0"/>
                <w:sz w:val="18"/>
                <w:szCs w:val="18"/>
              </w:rPr>
            </w:pPr>
            <w:r>
              <w:rPr>
                <w:kern w:val="0"/>
                <w:sz w:val="18"/>
                <w:szCs w:val="18"/>
              </w:rPr>
              <w:t>64</w:t>
            </w:r>
          </w:p>
        </w:tc>
        <w:tc>
          <w:tcPr>
            <w:tcW w:w="1068" w:type="dxa"/>
            <w:tcBorders>
              <w:top w:val="single" w:color="auto" w:sz="4" w:space="0"/>
              <w:left w:val="single" w:color="auto" w:sz="4" w:space="0"/>
              <w:bottom w:val="single" w:color="auto" w:sz="4" w:space="0"/>
              <w:right w:val="single" w:color="auto" w:sz="4" w:space="0"/>
            </w:tcBorders>
            <w:vAlign w:val="center"/>
          </w:tcPr>
          <w:p w14:paraId="5D27E128">
            <w:pPr>
              <w:widowControl/>
              <w:tabs>
                <w:tab w:val="decimal" w:pos="0"/>
              </w:tabs>
              <w:ind w:firstLine="0" w:firstLineChars="0"/>
              <w:jc w:val="center"/>
              <w:rPr>
                <w:kern w:val="0"/>
                <w:sz w:val="18"/>
                <w:szCs w:val="18"/>
              </w:rPr>
            </w:pPr>
            <w:r>
              <w:rPr>
                <w:kern w:val="0"/>
                <w:sz w:val="18"/>
                <w:szCs w:val="18"/>
              </w:rPr>
              <w:t>1.562500</w:t>
            </w:r>
          </w:p>
        </w:tc>
        <w:tc>
          <w:tcPr>
            <w:tcW w:w="668" w:type="dxa"/>
            <w:tcBorders>
              <w:top w:val="single" w:color="auto" w:sz="4" w:space="0"/>
              <w:left w:val="single" w:color="auto" w:sz="4" w:space="0"/>
              <w:bottom w:val="single" w:color="auto" w:sz="4" w:space="0"/>
              <w:right w:val="single" w:color="auto" w:sz="4" w:space="0"/>
            </w:tcBorders>
          </w:tcPr>
          <w:p w14:paraId="38C90557">
            <w:pPr>
              <w:widowControl/>
              <w:tabs>
                <w:tab w:val="decimal" w:pos="0"/>
              </w:tabs>
              <w:ind w:firstLine="0" w:firstLineChars="0"/>
              <w:jc w:val="center"/>
              <w:rPr>
                <w:kern w:val="0"/>
                <w:sz w:val="18"/>
                <w:szCs w:val="18"/>
              </w:rPr>
            </w:pPr>
            <w:r>
              <w:rPr>
                <w:kern w:val="0"/>
                <w:sz w:val="18"/>
                <w:szCs w:val="18"/>
              </w:rPr>
              <w:t>2</w:t>
            </w:r>
          </w:p>
        </w:tc>
        <w:tc>
          <w:tcPr>
            <w:tcW w:w="733" w:type="dxa"/>
            <w:tcBorders>
              <w:top w:val="single" w:color="auto" w:sz="4" w:space="0"/>
              <w:left w:val="single" w:color="auto" w:sz="4" w:space="0"/>
              <w:bottom w:val="single" w:color="auto" w:sz="4" w:space="0"/>
              <w:right w:val="single" w:color="auto" w:sz="4" w:space="0"/>
            </w:tcBorders>
            <w:vAlign w:val="center"/>
          </w:tcPr>
          <w:p w14:paraId="1B735619">
            <w:pPr>
              <w:widowControl/>
              <w:tabs>
                <w:tab w:val="decimal" w:pos="0"/>
              </w:tabs>
              <w:ind w:firstLine="0" w:firstLineChars="0"/>
              <w:jc w:val="center"/>
              <w:rPr>
                <w:kern w:val="0"/>
                <w:sz w:val="18"/>
                <w:szCs w:val="18"/>
              </w:rPr>
            </w:pPr>
            <w:r>
              <w:rPr>
                <w:kern w:val="0"/>
                <w:sz w:val="18"/>
                <w:szCs w:val="18"/>
              </w:rPr>
              <w:t>192</w:t>
            </w:r>
          </w:p>
        </w:tc>
        <w:tc>
          <w:tcPr>
            <w:tcW w:w="1068" w:type="dxa"/>
            <w:tcBorders>
              <w:top w:val="single" w:color="auto" w:sz="4" w:space="0"/>
              <w:left w:val="single" w:color="auto" w:sz="4" w:space="0"/>
              <w:bottom w:val="single" w:color="auto" w:sz="4" w:space="0"/>
              <w:right w:val="single" w:color="auto" w:sz="4" w:space="0"/>
            </w:tcBorders>
            <w:vAlign w:val="center"/>
          </w:tcPr>
          <w:p w14:paraId="51A20825">
            <w:pPr>
              <w:widowControl/>
              <w:tabs>
                <w:tab w:val="decimal" w:pos="0"/>
              </w:tabs>
              <w:ind w:firstLine="0" w:firstLineChars="0"/>
              <w:jc w:val="center"/>
              <w:rPr>
                <w:kern w:val="0"/>
                <w:sz w:val="18"/>
                <w:szCs w:val="18"/>
              </w:rPr>
            </w:pPr>
            <w:r>
              <w:rPr>
                <w:kern w:val="0"/>
                <w:sz w:val="18"/>
                <w:szCs w:val="18"/>
              </w:rPr>
              <w:t>4.687500</w:t>
            </w:r>
          </w:p>
        </w:tc>
        <w:tc>
          <w:tcPr>
            <w:tcW w:w="426" w:type="dxa"/>
            <w:tcBorders>
              <w:top w:val="single" w:color="auto" w:sz="4" w:space="0"/>
              <w:left w:val="single" w:color="auto" w:sz="4" w:space="0"/>
              <w:bottom w:val="single" w:color="auto" w:sz="4" w:space="0"/>
              <w:right w:val="single" w:color="auto" w:sz="4" w:space="0"/>
            </w:tcBorders>
            <w:vAlign w:val="center"/>
          </w:tcPr>
          <w:p w14:paraId="769E84EF">
            <w:pPr>
              <w:widowControl/>
              <w:tabs>
                <w:tab w:val="decimal" w:pos="0"/>
              </w:tabs>
              <w:ind w:firstLine="0" w:firstLineChars="0"/>
              <w:jc w:val="center"/>
              <w:rPr>
                <w:kern w:val="0"/>
                <w:sz w:val="18"/>
                <w:szCs w:val="18"/>
              </w:rPr>
            </w:pPr>
            <w:r>
              <w:rPr>
                <w:kern w:val="0"/>
                <w:sz w:val="18"/>
                <w:szCs w:val="18"/>
              </w:rPr>
              <w:t>4</w:t>
            </w:r>
          </w:p>
        </w:tc>
        <w:tc>
          <w:tcPr>
            <w:tcW w:w="813" w:type="dxa"/>
            <w:tcBorders>
              <w:top w:val="single" w:color="auto" w:sz="4" w:space="0"/>
              <w:left w:val="single" w:color="auto" w:sz="4" w:space="0"/>
              <w:bottom w:val="single" w:color="auto" w:sz="4" w:space="0"/>
              <w:right w:val="single" w:color="auto" w:sz="4" w:space="0"/>
            </w:tcBorders>
            <w:vAlign w:val="center"/>
          </w:tcPr>
          <w:p w14:paraId="4069A41B">
            <w:pPr>
              <w:widowControl/>
              <w:tabs>
                <w:tab w:val="decimal" w:pos="0"/>
              </w:tabs>
              <w:ind w:firstLine="0" w:firstLineChars="0"/>
              <w:jc w:val="center"/>
              <w:rPr>
                <w:kern w:val="0"/>
                <w:sz w:val="18"/>
                <w:szCs w:val="18"/>
              </w:rPr>
            </w:pPr>
            <w:r>
              <w:rPr>
                <w:kern w:val="0"/>
                <w:sz w:val="18"/>
                <w:szCs w:val="18"/>
              </w:rPr>
              <w:t>320</w:t>
            </w:r>
          </w:p>
        </w:tc>
        <w:tc>
          <w:tcPr>
            <w:tcW w:w="1068" w:type="dxa"/>
            <w:tcBorders>
              <w:top w:val="single" w:color="auto" w:sz="4" w:space="0"/>
              <w:left w:val="single" w:color="auto" w:sz="4" w:space="0"/>
              <w:bottom w:val="single" w:color="auto" w:sz="4" w:space="0"/>
              <w:right w:val="single" w:color="auto" w:sz="4" w:space="0"/>
            </w:tcBorders>
            <w:vAlign w:val="center"/>
          </w:tcPr>
          <w:p w14:paraId="3EBAD4AF">
            <w:pPr>
              <w:widowControl/>
              <w:tabs>
                <w:tab w:val="decimal" w:pos="0"/>
              </w:tabs>
              <w:ind w:firstLine="0" w:firstLineChars="0"/>
              <w:jc w:val="center"/>
              <w:rPr>
                <w:kern w:val="0"/>
                <w:sz w:val="18"/>
                <w:szCs w:val="18"/>
              </w:rPr>
            </w:pPr>
            <w:r>
              <w:rPr>
                <w:kern w:val="0"/>
                <w:sz w:val="18"/>
                <w:szCs w:val="18"/>
              </w:rPr>
              <w:t>7.812500</w:t>
            </w:r>
          </w:p>
        </w:tc>
        <w:tc>
          <w:tcPr>
            <w:tcW w:w="426" w:type="dxa"/>
            <w:tcBorders>
              <w:top w:val="single" w:color="auto" w:sz="4" w:space="0"/>
              <w:left w:val="single" w:color="auto" w:sz="4" w:space="0"/>
              <w:bottom w:val="single" w:color="auto" w:sz="4" w:space="0"/>
              <w:right w:val="single" w:color="auto" w:sz="4" w:space="0"/>
            </w:tcBorders>
            <w:vAlign w:val="center"/>
          </w:tcPr>
          <w:p w14:paraId="405FA7BD">
            <w:pPr>
              <w:widowControl/>
              <w:tabs>
                <w:tab w:val="decimal" w:pos="0"/>
              </w:tabs>
              <w:ind w:firstLine="0" w:firstLineChars="0"/>
              <w:jc w:val="center"/>
              <w:rPr>
                <w:kern w:val="0"/>
                <w:sz w:val="18"/>
                <w:szCs w:val="18"/>
              </w:rPr>
            </w:pPr>
            <w:r>
              <w:rPr>
                <w:kern w:val="0"/>
                <w:sz w:val="18"/>
                <w:szCs w:val="18"/>
              </w:rPr>
              <w:t>7</w:t>
            </w:r>
          </w:p>
        </w:tc>
        <w:tc>
          <w:tcPr>
            <w:tcW w:w="813" w:type="dxa"/>
            <w:tcBorders>
              <w:top w:val="single" w:color="auto" w:sz="4" w:space="0"/>
              <w:left w:val="single" w:color="auto" w:sz="4" w:space="0"/>
              <w:bottom w:val="single" w:color="auto" w:sz="4" w:space="0"/>
              <w:right w:val="single" w:color="auto" w:sz="4" w:space="0"/>
            </w:tcBorders>
            <w:vAlign w:val="center"/>
          </w:tcPr>
          <w:p w14:paraId="1AEE97B3">
            <w:pPr>
              <w:widowControl/>
              <w:tabs>
                <w:tab w:val="decimal" w:pos="0"/>
              </w:tabs>
              <w:ind w:firstLine="0" w:firstLineChars="0"/>
              <w:jc w:val="center"/>
              <w:rPr>
                <w:kern w:val="0"/>
                <w:sz w:val="18"/>
                <w:szCs w:val="18"/>
              </w:rPr>
            </w:pPr>
            <w:r>
              <w:rPr>
                <w:kern w:val="0"/>
                <w:sz w:val="18"/>
                <w:szCs w:val="18"/>
              </w:rPr>
              <w:t>448</w:t>
            </w:r>
          </w:p>
        </w:tc>
        <w:tc>
          <w:tcPr>
            <w:tcW w:w="1109" w:type="dxa"/>
            <w:tcBorders>
              <w:top w:val="single" w:color="auto" w:sz="4" w:space="0"/>
              <w:left w:val="single" w:color="auto" w:sz="4" w:space="0"/>
              <w:bottom w:val="single" w:color="auto" w:sz="4" w:space="0"/>
              <w:right w:val="single" w:color="auto" w:sz="4" w:space="0"/>
            </w:tcBorders>
            <w:vAlign w:val="center"/>
          </w:tcPr>
          <w:p w14:paraId="234496F4">
            <w:pPr>
              <w:widowControl/>
              <w:tabs>
                <w:tab w:val="decimal" w:pos="0"/>
              </w:tabs>
              <w:ind w:firstLine="0" w:firstLineChars="0"/>
              <w:jc w:val="center"/>
              <w:rPr>
                <w:kern w:val="0"/>
                <w:sz w:val="18"/>
                <w:szCs w:val="18"/>
              </w:rPr>
            </w:pPr>
            <w:r>
              <w:rPr>
                <w:kern w:val="0"/>
                <w:sz w:val="18"/>
                <w:szCs w:val="18"/>
              </w:rPr>
              <w:t>10.937500</w:t>
            </w:r>
          </w:p>
        </w:tc>
        <w:tc>
          <w:tcPr>
            <w:tcW w:w="426" w:type="dxa"/>
            <w:tcBorders>
              <w:top w:val="single" w:color="auto" w:sz="4" w:space="0"/>
              <w:left w:val="single" w:color="auto" w:sz="4" w:space="0"/>
              <w:bottom w:val="single" w:color="auto" w:sz="4" w:space="0"/>
              <w:right w:val="single" w:color="auto" w:sz="4" w:space="0"/>
            </w:tcBorders>
            <w:vAlign w:val="center"/>
          </w:tcPr>
          <w:p w14:paraId="104FC91E">
            <w:pPr>
              <w:widowControl/>
              <w:tabs>
                <w:tab w:val="decimal" w:pos="0"/>
              </w:tabs>
              <w:ind w:firstLine="0" w:firstLineChars="0"/>
              <w:jc w:val="center"/>
              <w:rPr>
                <w:kern w:val="0"/>
                <w:sz w:val="18"/>
                <w:szCs w:val="18"/>
              </w:rPr>
            </w:pPr>
            <w:r>
              <w:rPr>
                <w:kern w:val="0"/>
                <w:sz w:val="18"/>
                <w:szCs w:val="18"/>
              </w:rPr>
              <w:t>6</w:t>
            </w:r>
          </w:p>
        </w:tc>
      </w:tr>
      <w:tr w14:paraId="2DA8E8F1">
        <w:tblPrEx>
          <w:tblCellMar>
            <w:top w:w="0" w:type="dxa"/>
            <w:left w:w="108" w:type="dxa"/>
            <w:bottom w:w="0" w:type="dxa"/>
            <w:right w:w="108" w:type="dxa"/>
          </w:tblCellMar>
        </w:tblPrEx>
        <w:trPr>
          <w:trHeight w:val="270" w:hRule="atLeast"/>
          <w:jc w:val="center"/>
        </w:trPr>
        <w:tc>
          <w:tcPr>
            <w:tcW w:w="952" w:type="dxa"/>
            <w:tcBorders>
              <w:top w:val="single" w:color="auto" w:sz="4" w:space="0"/>
              <w:left w:val="single" w:color="auto" w:sz="4" w:space="0"/>
              <w:bottom w:val="single" w:color="auto" w:sz="4" w:space="0"/>
              <w:right w:val="single" w:color="auto" w:sz="4" w:space="0"/>
            </w:tcBorders>
            <w:vAlign w:val="center"/>
          </w:tcPr>
          <w:p w14:paraId="5705F186">
            <w:pPr>
              <w:widowControl/>
              <w:tabs>
                <w:tab w:val="decimal" w:pos="0"/>
              </w:tabs>
              <w:ind w:firstLine="0" w:firstLineChars="0"/>
              <w:jc w:val="center"/>
              <w:rPr>
                <w:kern w:val="0"/>
                <w:sz w:val="18"/>
                <w:szCs w:val="18"/>
              </w:rPr>
            </w:pPr>
            <w:r>
              <w:rPr>
                <w:kern w:val="0"/>
                <w:sz w:val="18"/>
                <w:szCs w:val="18"/>
              </w:rPr>
              <w:t>65</w:t>
            </w:r>
          </w:p>
        </w:tc>
        <w:tc>
          <w:tcPr>
            <w:tcW w:w="1068" w:type="dxa"/>
            <w:tcBorders>
              <w:top w:val="single" w:color="auto" w:sz="4" w:space="0"/>
              <w:left w:val="single" w:color="auto" w:sz="4" w:space="0"/>
              <w:bottom w:val="single" w:color="auto" w:sz="4" w:space="0"/>
              <w:right w:val="single" w:color="auto" w:sz="4" w:space="0"/>
            </w:tcBorders>
            <w:vAlign w:val="center"/>
          </w:tcPr>
          <w:p w14:paraId="67CE6E5B">
            <w:pPr>
              <w:widowControl/>
              <w:tabs>
                <w:tab w:val="decimal" w:pos="0"/>
              </w:tabs>
              <w:ind w:firstLine="0" w:firstLineChars="0"/>
              <w:jc w:val="center"/>
              <w:rPr>
                <w:kern w:val="0"/>
                <w:sz w:val="18"/>
                <w:szCs w:val="18"/>
              </w:rPr>
            </w:pPr>
            <w:r>
              <w:rPr>
                <w:kern w:val="0"/>
                <w:sz w:val="18"/>
                <w:szCs w:val="18"/>
              </w:rPr>
              <w:t>1.586914</w:t>
            </w:r>
          </w:p>
        </w:tc>
        <w:tc>
          <w:tcPr>
            <w:tcW w:w="668" w:type="dxa"/>
            <w:tcBorders>
              <w:top w:val="single" w:color="auto" w:sz="4" w:space="0"/>
              <w:left w:val="single" w:color="auto" w:sz="4" w:space="0"/>
              <w:bottom w:val="single" w:color="auto" w:sz="4" w:space="0"/>
              <w:right w:val="single" w:color="auto" w:sz="4" w:space="0"/>
            </w:tcBorders>
          </w:tcPr>
          <w:p w14:paraId="24EDF590">
            <w:pPr>
              <w:widowControl/>
              <w:tabs>
                <w:tab w:val="decimal" w:pos="0"/>
              </w:tabs>
              <w:ind w:firstLine="0" w:firstLineChars="0"/>
              <w:jc w:val="center"/>
              <w:rPr>
                <w:kern w:val="0"/>
                <w:sz w:val="18"/>
                <w:szCs w:val="18"/>
              </w:rPr>
            </w:pPr>
            <w:r>
              <w:rPr>
                <w:kern w:val="0"/>
                <w:sz w:val="18"/>
                <w:szCs w:val="18"/>
              </w:rPr>
              <w:t>1</w:t>
            </w:r>
          </w:p>
        </w:tc>
        <w:tc>
          <w:tcPr>
            <w:tcW w:w="733" w:type="dxa"/>
            <w:tcBorders>
              <w:top w:val="single" w:color="auto" w:sz="4" w:space="0"/>
              <w:left w:val="single" w:color="auto" w:sz="4" w:space="0"/>
              <w:bottom w:val="single" w:color="auto" w:sz="4" w:space="0"/>
              <w:right w:val="single" w:color="auto" w:sz="4" w:space="0"/>
            </w:tcBorders>
            <w:vAlign w:val="center"/>
          </w:tcPr>
          <w:p w14:paraId="1CE20DC1">
            <w:pPr>
              <w:widowControl/>
              <w:tabs>
                <w:tab w:val="decimal" w:pos="0"/>
              </w:tabs>
              <w:ind w:firstLine="0" w:firstLineChars="0"/>
              <w:jc w:val="center"/>
              <w:rPr>
                <w:kern w:val="0"/>
                <w:sz w:val="18"/>
                <w:szCs w:val="18"/>
              </w:rPr>
            </w:pPr>
            <w:r>
              <w:rPr>
                <w:kern w:val="0"/>
                <w:sz w:val="18"/>
                <w:szCs w:val="18"/>
              </w:rPr>
              <w:t>193</w:t>
            </w:r>
          </w:p>
        </w:tc>
        <w:tc>
          <w:tcPr>
            <w:tcW w:w="1068" w:type="dxa"/>
            <w:tcBorders>
              <w:top w:val="single" w:color="auto" w:sz="4" w:space="0"/>
              <w:left w:val="single" w:color="auto" w:sz="4" w:space="0"/>
              <w:bottom w:val="single" w:color="auto" w:sz="4" w:space="0"/>
              <w:right w:val="single" w:color="auto" w:sz="4" w:space="0"/>
            </w:tcBorders>
            <w:vAlign w:val="center"/>
          </w:tcPr>
          <w:p w14:paraId="43CE5659">
            <w:pPr>
              <w:widowControl/>
              <w:tabs>
                <w:tab w:val="decimal" w:pos="0"/>
              </w:tabs>
              <w:ind w:firstLine="0" w:firstLineChars="0"/>
              <w:jc w:val="center"/>
              <w:rPr>
                <w:kern w:val="0"/>
                <w:sz w:val="18"/>
                <w:szCs w:val="18"/>
              </w:rPr>
            </w:pPr>
            <w:r>
              <w:rPr>
                <w:kern w:val="0"/>
                <w:sz w:val="18"/>
                <w:szCs w:val="18"/>
              </w:rPr>
              <w:t>4.711914</w:t>
            </w:r>
          </w:p>
        </w:tc>
        <w:tc>
          <w:tcPr>
            <w:tcW w:w="426" w:type="dxa"/>
            <w:tcBorders>
              <w:top w:val="single" w:color="auto" w:sz="4" w:space="0"/>
              <w:left w:val="single" w:color="auto" w:sz="4" w:space="0"/>
              <w:bottom w:val="single" w:color="auto" w:sz="4" w:space="0"/>
              <w:right w:val="single" w:color="auto" w:sz="4" w:space="0"/>
            </w:tcBorders>
            <w:vAlign w:val="center"/>
          </w:tcPr>
          <w:p w14:paraId="6755BEC2">
            <w:pPr>
              <w:widowControl/>
              <w:tabs>
                <w:tab w:val="decimal" w:pos="0"/>
              </w:tabs>
              <w:ind w:firstLine="0" w:firstLineChars="0"/>
              <w:jc w:val="center"/>
              <w:rPr>
                <w:kern w:val="0"/>
                <w:sz w:val="18"/>
                <w:szCs w:val="18"/>
              </w:rPr>
            </w:pPr>
            <w:r>
              <w:rPr>
                <w:kern w:val="0"/>
                <w:sz w:val="18"/>
                <w:szCs w:val="18"/>
              </w:rPr>
              <w:t>1</w:t>
            </w:r>
          </w:p>
        </w:tc>
        <w:tc>
          <w:tcPr>
            <w:tcW w:w="813" w:type="dxa"/>
            <w:tcBorders>
              <w:top w:val="single" w:color="auto" w:sz="4" w:space="0"/>
              <w:left w:val="single" w:color="auto" w:sz="4" w:space="0"/>
              <w:bottom w:val="single" w:color="auto" w:sz="4" w:space="0"/>
              <w:right w:val="single" w:color="auto" w:sz="4" w:space="0"/>
            </w:tcBorders>
            <w:vAlign w:val="center"/>
          </w:tcPr>
          <w:p w14:paraId="57EF0944">
            <w:pPr>
              <w:widowControl/>
              <w:tabs>
                <w:tab w:val="decimal" w:pos="0"/>
              </w:tabs>
              <w:ind w:firstLine="0" w:firstLineChars="0"/>
              <w:jc w:val="center"/>
              <w:rPr>
                <w:kern w:val="0"/>
                <w:sz w:val="18"/>
                <w:szCs w:val="18"/>
              </w:rPr>
            </w:pPr>
            <w:r>
              <w:rPr>
                <w:kern w:val="0"/>
                <w:sz w:val="18"/>
                <w:szCs w:val="18"/>
              </w:rPr>
              <w:t>321</w:t>
            </w:r>
          </w:p>
        </w:tc>
        <w:tc>
          <w:tcPr>
            <w:tcW w:w="1068" w:type="dxa"/>
            <w:tcBorders>
              <w:top w:val="single" w:color="auto" w:sz="4" w:space="0"/>
              <w:left w:val="single" w:color="auto" w:sz="4" w:space="0"/>
              <w:bottom w:val="single" w:color="auto" w:sz="4" w:space="0"/>
              <w:right w:val="single" w:color="auto" w:sz="4" w:space="0"/>
            </w:tcBorders>
            <w:vAlign w:val="center"/>
          </w:tcPr>
          <w:p w14:paraId="7AA8DC91">
            <w:pPr>
              <w:widowControl/>
              <w:tabs>
                <w:tab w:val="decimal" w:pos="0"/>
              </w:tabs>
              <w:ind w:firstLine="0" w:firstLineChars="0"/>
              <w:jc w:val="center"/>
              <w:rPr>
                <w:kern w:val="0"/>
                <w:sz w:val="18"/>
                <w:szCs w:val="18"/>
              </w:rPr>
            </w:pPr>
            <w:r>
              <w:rPr>
                <w:kern w:val="0"/>
                <w:sz w:val="18"/>
                <w:szCs w:val="18"/>
              </w:rPr>
              <w:t>7.836914</w:t>
            </w:r>
          </w:p>
        </w:tc>
        <w:tc>
          <w:tcPr>
            <w:tcW w:w="426" w:type="dxa"/>
            <w:tcBorders>
              <w:top w:val="single" w:color="auto" w:sz="4" w:space="0"/>
              <w:left w:val="single" w:color="auto" w:sz="4" w:space="0"/>
              <w:bottom w:val="single" w:color="auto" w:sz="4" w:space="0"/>
              <w:right w:val="single" w:color="auto" w:sz="4" w:space="0"/>
            </w:tcBorders>
            <w:vAlign w:val="center"/>
          </w:tcPr>
          <w:p w14:paraId="22B7045B">
            <w:pPr>
              <w:widowControl/>
              <w:tabs>
                <w:tab w:val="decimal" w:pos="0"/>
              </w:tabs>
              <w:ind w:firstLine="0" w:firstLineChars="0"/>
              <w:jc w:val="center"/>
              <w:rPr>
                <w:kern w:val="0"/>
                <w:sz w:val="18"/>
                <w:szCs w:val="18"/>
              </w:rPr>
            </w:pPr>
            <w:r>
              <w:rPr>
                <w:kern w:val="0"/>
                <w:sz w:val="18"/>
                <w:szCs w:val="18"/>
              </w:rPr>
              <w:t>3</w:t>
            </w:r>
          </w:p>
        </w:tc>
        <w:tc>
          <w:tcPr>
            <w:tcW w:w="813" w:type="dxa"/>
            <w:tcBorders>
              <w:top w:val="single" w:color="auto" w:sz="4" w:space="0"/>
              <w:left w:val="single" w:color="auto" w:sz="4" w:space="0"/>
              <w:bottom w:val="single" w:color="auto" w:sz="4" w:space="0"/>
              <w:right w:val="single" w:color="auto" w:sz="4" w:space="0"/>
            </w:tcBorders>
            <w:vAlign w:val="center"/>
          </w:tcPr>
          <w:p w14:paraId="1331EF1C">
            <w:pPr>
              <w:widowControl/>
              <w:tabs>
                <w:tab w:val="decimal" w:pos="0"/>
              </w:tabs>
              <w:ind w:firstLine="0" w:firstLineChars="0"/>
              <w:jc w:val="center"/>
              <w:rPr>
                <w:kern w:val="0"/>
                <w:sz w:val="18"/>
                <w:szCs w:val="18"/>
              </w:rPr>
            </w:pPr>
            <w:r>
              <w:rPr>
                <w:kern w:val="0"/>
                <w:sz w:val="18"/>
                <w:szCs w:val="18"/>
              </w:rPr>
              <w:t>449</w:t>
            </w:r>
          </w:p>
        </w:tc>
        <w:tc>
          <w:tcPr>
            <w:tcW w:w="1109" w:type="dxa"/>
            <w:tcBorders>
              <w:top w:val="single" w:color="auto" w:sz="4" w:space="0"/>
              <w:left w:val="single" w:color="auto" w:sz="4" w:space="0"/>
              <w:bottom w:val="single" w:color="auto" w:sz="4" w:space="0"/>
              <w:right w:val="single" w:color="auto" w:sz="4" w:space="0"/>
            </w:tcBorders>
            <w:vAlign w:val="center"/>
          </w:tcPr>
          <w:p w14:paraId="397FEC52">
            <w:pPr>
              <w:widowControl/>
              <w:tabs>
                <w:tab w:val="decimal" w:pos="0"/>
              </w:tabs>
              <w:ind w:firstLine="0" w:firstLineChars="0"/>
              <w:jc w:val="center"/>
              <w:rPr>
                <w:kern w:val="0"/>
                <w:sz w:val="18"/>
                <w:szCs w:val="18"/>
              </w:rPr>
            </w:pPr>
            <w:r>
              <w:rPr>
                <w:kern w:val="0"/>
                <w:sz w:val="18"/>
                <w:szCs w:val="18"/>
              </w:rPr>
              <w:t>10.961914</w:t>
            </w:r>
          </w:p>
        </w:tc>
        <w:tc>
          <w:tcPr>
            <w:tcW w:w="426" w:type="dxa"/>
            <w:tcBorders>
              <w:top w:val="single" w:color="auto" w:sz="4" w:space="0"/>
              <w:left w:val="single" w:color="auto" w:sz="4" w:space="0"/>
              <w:bottom w:val="single" w:color="auto" w:sz="4" w:space="0"/>
              <w:right w:val="single" w:color="auto" w:sz="4" w:space="0"/>
            </w:tcBorders>
            <w:vAlign w:val="center"/>
          </w:tcPr>
          <w:p w14:paraId="115F24FB">
            <w:pPr>
              <w:widowControl/>
              <w:tabs>
                <w:tab w:val="decimal" w:pos="0"/>
              </w:tabs>
              <w:ind w:firstLine="0" w:firstLineChars="0"/>
              <w:jc w:val="center"/>
              <w:rPr>
                <w:kern w:val="0"/>
                <w:sz w:val="18"/>
                <w:szCs w:val="18"/>
              </w:rPr>
            </w:pPr>
            <w:r>
              <w:rPr>
                <w:kern w:val="0"/>
                <w:sz w:val="18"/>
                <w:szCs w:val="18"/>
              </w:rPr>
              <w:t>7</w:t>
            </w:r>
          </w:p>
        </w:tc>
      </w:tr>
      <w:tr w14:paraId="4FE17629">
        <w:tblPrEx>
          <w:tblCellMar>
            <w:top w:w="0" w:type="dxa"/>
            <w:left w:w="108" w:type="dxa"/>
            <w:bottom w:w="0" w:type="dxa"/>
            <w:right w:w="108" w:type="dxa"/>
          </w:tblCellMar>
        </w:tblPrEx>
        <w:trPr>
          <w:trHeight w:val="270" w:hRule="atLeast"/>
          <w:jc w:val="center"/>
        </w:trPr>
        <w:tc>
          <w:tcPr>
            <w:tcW w:w="952" w:type="dxa"/>
            <w:tcBorders>
              <w:top w:val="single" w:color="auto" w:sz="4" w:space="0"/>
              <w:left w:val="single" w:color="auto" w:sz="4" w:space="0"/>
              <w:bottom w:val="single" w:color="auto" w:sz="4" w:space="0"/>
              <w:right w:val="single" w:color="auto" w:sz="4" w:space="0"/>
            </w:tcBorders>
            <w:vAlign w:val="center"/>
          </w:tcPr>
          <w:p w14:paraId="440AEDB7">
            <w:pPr>
              <w:widowControl/>
              <w:tabs>
                <w:tab w:val="decimal" w:pos="0"/>
              </w:tabs>
              <w:ind w:firstLine="0" w:firstLineChars="0"/>
              <w:jc w:val="center"/>
              <w:rPr>
                <w:kern w:val="0"/>
                <w:sz w:val="18"/>
                <w:szCs w:val="18"/>
              </w:rPr>
            </w:pPr>
            <w:r>
              <w:rPr>
                <w:kern w:val="0"/>
                <w:sz w:val="18"/>
                <w:szCs w:val="18"/>
              </w:rPr>
              <w:t>66</w:t>
            </w:r>
          </w:p>
        </w:tc>
        <w:tc>
          <w:tcPr>
            <w:tcW w:w="1068" w:type="dxa"/>
            <w:tcBorders>
              <w:top w:val="single" w:color="auto" w:sz="4" w:space="0"/>
              <w:left w:val="single" w:color="auto" w:sz="4" w:space="0"/>
              <w:bottom w:val="single" w:color="auto" w:sz="4" w:space="0"/>
              <w:right w:val="single" w:color="auto" w:sz="4" w:space="0"/>
            </w:tcBorders>
            <w:vAlign w:val="center"/>
          </w:tcPr>
          <w:p w14:paraId="54529605">
            <w:pPr>
              <w:widowControl/>
              <w:tabs>
                <w:tab w:val="decimal" w:pos="0"/>
              </w:tabs>
              <w:ind w:firstLine="0" w:firstLineChars="0"/>
              <w:jc w:val="center"/>
              <w:rPr>
                <w:kern w:val="0"/>
                <w:sz w:val="18"/>
                <w:szCs w:val="18"/>
              </w:rPr>
            </w:pPr>
            <w:r>
              <w:rPr>
                <w:kern w:val="0"/>
                <w:sz w:val="18"/>
                <w:szCs w:val="18"/>
              </w:rPr>
              <w:t>1.611328</w:t>
            </w:r>
          </w:p>
        </w:tc>
        <w:tc>
          <w:tcPr>
            <w:tcW w:w="668" w:type="dxa"/>
            <w:tcBorders>
              <w:top w:val="single" w:color="auto" w:sz="4" w:space="0"/>
              <w:left w:val="single" w:color="auto" w:sz="4" w:space="0"/>
              <w:bottom w:val="single" w:color="auto" w:sz="4" w:space="0"/>
              <w:right w:val="single" w:color="auto" w:sz="4" w:space="0"/>
            </w:tcBorders>
          </w:tcPr>
          <w:p w14:paraId="28693325">
            <w:pPr>
              <w:widowControl/>
              <w:tabs>
                <w:tab w:val="decimal" w:pos="0"/>
              </w:tabs>
              <w:ind w:firstLine="0" w:firstLineChars="0"/>
              <w:jc w:val="center"/>
              <w:rPr>
                <w:kern w:val="0"/>
                <w:sz w:val="18"/>
                <w:szCs w:val="18"/>
              </w:rPr>
            </w:pPr>
            <w:r>
              <w:rPr>
                <w:kern w:val="0"/>
                <w:sz w:val="18"/>
                <w:szCs w:val="18"/>
              </w:rPr>
              <w:t>7</w:t>
            </w:r>
          </w:p>
        </w:tc>
        <w:tc>
          <w:tcPr>
            <w:tcW w:w="733" w:type="dxa"/>
            <w:tcBorders>
              <w:top w:val="single" w:color="auto" w:sz="4" w:space="0"/>
              <w:left w:val="single" w:color="auto" w:sz="4" w:space="0"/>
              <w:bottom w:val="single" w:color="auto" w:sz="4" w:space="0"/>
              <w:right w:val="single" w:color="auto" w:sz="4" w:space="0"/>
            </w:tcBorders>
            <w:vAlign w:val="center"/>
          </w:tcPr>
          <w:p w14:paraId="22CBAFC8">
            <w:pPr>
              <w:widowControl/>
              <w:tabs>
                <w:tab w:val="decimal" w:pos="0"/>
              </w:tabs>
              <w:ind w:firstLine="0" w:firstLineChars="0"/>
              <w:jc w:val="center"/>
              <w:rPr>
                <w:kern w:val="0"/>
                <w:sz w:val="18"/>
                <w:szCs w:val="18"/>
              </w:rPr>
            </w:pPr>
            <w:r>
              <w:rPr>
                <w:kern w:val="0"/>
                <w:sz w:val="18"/>
                <w:szCs w:val="18"/>
              </w:rPr>
              <w:t>194</w:t>
            </w:r>
          </w:p>
        </w:tc>
        <w:tc>
          <w:tcPr>
            <w:tcW w:w="1068" w:type="dxa"/>
            <w:tcBorders>
              <w:top w:val="single" w:color="auto" w:sz="4" w:space="0"/>
              <w:left w:val="single" w:color="auto" w:sz="4" w:space="0"/>
              <w:bottom w:val="single" w:color="auto" w:sz="4" w:space="0"/>
              <w:right w:val="single" w:color="auto" w:sz="4" w:space="0"/>
            </w:tcBorders>
            <w:vAlign w:val="center"/>
          </w:tcPr>
          <w:p w14:paraId="0BA07A47">
            <w:pPr>
              <w:widowControl/>
              <w:tabs>
                <w:tab w:val="decimal" w:pos="0"/>
              </w:tabs>
              <w:ind w:firstLine="0" w:firstLineChars="0"/>
              <w:jc w:val="center"/>
              <w:rPr>
                <w:kern w:val="0"/>
                <w:sz w:val="18"/>
                <w:szCs w:val="18"/>
              </w:rPr>
            </w:pPr>
            <w:r>
              <w:rPr>
                <w:kern w:val="0"/>
                <w:sz w:val="18"/>
                <w:szCs w:val="18"/>
              </w:rPr>
              <w:t>4.736328</w:t>
            </w:r>
          </w:p>
        </w:tc>
        <w:tc>
          <w:tcPr>
            <w:tcW w:w="426" w:type="dxa"/>
            <w:tcBorders>
              <w:top w:val="single" w:color="auto" w:sz="4" w:space="0"/>
              <w:left w:val="single" w:color="auto" w:sz="4" w:space="0"/>
              <w:bottom w:val="single" w:color="auto" w:sz="4" w:space="0"/>
              <w:right w:val="single" w:color="auto" w:sz="4" w:space="0"/>
            </w:tcBorders>
            <w:vAlign w:val="center"/>
          </w:tcPr>
          <w:p w14:paraId="188116DB">
            <w:pPr>
              <w:widowControl/>
              <w:tabs>
                <w:tab w:val="decimal" w:pos="0"/>
              </w:tabs>
              <w:ind w:firstLine="0" w:firstLineChars="0"/>
              <w:jc w:val="center"/>
              <w:rPr>
                <w:kern w:val="0"/>
                <w:sz w:val="18"/>
                <w:szCs w:val="18"/>
              </w:rPr>
            </w:pPr>
            <w:r>
              <w:rPr>
                <w:kern w:val="0"/>
                <w:sz w:val="18"/>
                <w:szCs w:val="18"/>
              </w:rPr>
              <w:t>4</w:t>
            </w:r>
          </w:p>
        </w:tc>
        <w:tc>
          <w:tcPr>
            <w:tcW w:w="813" w:type="dxa"/>
            <w:tcBorders>
              <w:top w:val="single" w:color="auto" w:sz="4" w:space="0"/>
              <w:left w:val="single" w:color="auto" w:sz="4" w:space="0"/>
              <w:bottom w:val="single" w:color="auto" w:sz="4" w:space="0"/>
              <w:right w:val="single" w:color="auto" w:sz="4" w:space="0"/>
            </w:tcBorders>
            <w:vAlign w:val="center"/>
          </w:tcPr>
          <w:p w14:paraId="573FD68F">
            <w:pPr>
              <w:widowControl/>
              <w:tabs>
                <w:tab w:val="decimal" w:pos="0"/>
              </w:tabs>
              <w:ind w:firstLine="0" w:firstLineChars="0"/>
              <w:jc w:val="center"/>
              <w:rPr>
                <w:kern w:val="0"/>
                <w:sz w:val="18"/>
                <w:szCs w:val="18"/>
              </w:rPr>
            </w:pPr>
            <w:r>
              <w:rPr>
                <w:kern w:val="0"/>
                <w:sz w:val="18"/>
                <w:szCs w:val="18"/>
              </w:rPr>
              <w:t>322</w:t>
            </w:r>
          </w:p>
        </w:tc>
        <w:tc>
          <w:tcPr>
            <w:tcW w:w="1068" w:type="dxa"/>
            <w:tcBorders>
              <w:top w:val="single" w:color="auto" w:sz="4" w:space="0"/>
              <w:left w:val="single" w:color="auto" w:sz="4" w:space="0"/>
              <w:bottom w:val="single" w:color="auto" w:sz="4" w:space="0"/>
              <w:right w:val="single" w:color="auto" w:sz="4" w:space="0"/>
            </w:tcBorders>
            <w:vAlign w:val="center"/>
          </w:tcPr>
          <w:p w14:paraId="36C5D6BF">
            <w:pPr>
              <w:widowControl/>
              <w:tabs>
                <w:tab w:val="decimal" w:pos="0"/>
              </w:tabs>
              <w:ind w:firstLine="0" w:firstLineChars="0"/>
              <w:jc w:val="center"/>
              <w:rPr>
                <w:kern w:val="0"/>
                <w:sz w:val="18"/>
                <w:szCs w:val="18"/>
              </w:rPr>
            </w:pPr>
            <w:r>
              <w:rPr>
                <w:kern w:val="0"/>
                <w:sz w:val="18"/>
                <w:szCs w:val="18"/>
              </w:rPr>
              <w:t>7.861328</w:t>
            </w:r>
          </w:p>
        </w:tc>
        <w:tc>
          <w:tcPr>
            <w:tcW w:w="426" w:type="dxa"/>
            <w:tcBorders>
              <w:top w:val="single" w:color="auto" w:sz="4" w:space="0"/>
              <w:left w:val="single" w:color="auto" w:sz="4" w:space="0"/>
              <w:bottom w:val="single" w:color="auto" w:sz="4" w:space="0"/>
              <w:right w:val="single" w:color="auto" w:sz="4" w:space="0"/>
            </w:tcBorders>
            <w:vAlign w:val="center"/>
          </w:tcPr>
          <w:p w14:paraId="11B687A2">
            <w:pPr>
              <w:widowControl/>
              <w:tabs>
                <w:tab w:val="decimal" w:pos="0"/>
              </w:tabs>
              <w:ind w:firstLine="0" w:firstLineChars="0"/>
              <w:jc w:val="center"/>
              <w:rPr>
                <w:kern w:val="0"/>
                <w:sz w:val="18"/>
                <w:szCs w:val="18"/>
              </w:rPr>
            </w:pPr>
            <w:r>
              <w:rPr>
                <w:kern w:val="0"/>
                <w:sz w:val="18"/>
                <w:szCs w:val="18"/>
              </w:rPr>
              <w:t>3</w:t>
            </w:r>
          </w:p>
        </w:tc>
        <w:tc>
          <w:tcPr>
            <w:tcW w:w="813" w:type="dxa"/>
            <w:tcBorders>
              <w:top w:val="single" w:color="auto" w:sz="4" w:space="0"/>
              <w:left w:val="single" w:color="auto" w:sz="4" w:space="0"/>
              <w:bottom w:val="single" w:color="auto" w:sz="4" w:space="0"/>
              <w:right w:val="single" w:color="auto" w:sz="4" w:space="0"/>
            </w:tcBorders>
            <w:vAlign w:val="center"/>
          </w:tcPr>
          <w:p w14:paraId="3F63DFE7">
            <w:pPr>
              <w:widowControl/>
              <w:tabs>
                <w:tab w:val="decimal" w:pos="0"/>
              </w:tabs>
              <w:ind w:firstLine="0" w:firstLineChars="0"/>
              <w:jc w:val="center"/>
              <w:rPr>
                <w:kern w:val="0"/>
                <w:sz w:val="18"/>
                <w:szCs w:val="18"/>
              </w:rPr>
            </w:pPr>
            <w:r>
              <w:rPr>
                <w:kern w:val="0"/>
                <w:sz w:val="18"/>
                <w:szCs w:val="18"/>
              </w:rPr>
              <w:t>450</w:t>
            </w:r>
          </w:p>
        </w:tc>
        <w:tc>
          <w:tcPr>
            <w:tcW w:w="1109" w:type="dxa"/>
            <w:tcBorders>
              <w:top w:val="single" w:color="auto" w:sz="4" w:space="0"/>
              <w:left w:val="single" w:color="auto" w:sz="4" w:space="0"/>
              <w:bottom w:val="single" w:color="auto" w:sz="4" w:space="0"/>
              <w:right w:val="single" w:color="auto" w:sz="4" w:space="0"/>
            </w:tcBorders>
            <w:vAlign w:val="center"/>
          </w:tcPr>
          <w:p w14:paraId="2B533BD8">
            <w:pPr>
              <w:widowControl/>
              <w:tabs>
                <w:tab w:val="decimal" w:pos="0"/>
              </w:tabs>
              <w:ind w:firstLine="0" w:firstLineChars="0"/>
              <w:jc w:val="center"/>
              <w:rPr>
                <w:kern w:val="0"/>
                <w:sz w:val="18"/>
                <w:szCs w:val="18"/>
              </w:rPr>
            </w:pPr>
            <w:r>
              <w:rPr>
                <w:kern w:val="0"/>
                <w:sz w:val="18"/>
                <w:szCs w:val="18"/>
              </w:rPr>
              <w:t>10.986328</w:t>
            </w:r>
          </w:p>
        </w:tc>
        <w:tc>
          <w:tcPr>
            <w:tcW w:w="426" w:type="dxa"/>
            <w:tcBorders>
              <w:top w:val="single" w:color="auto" w:sz="4" w:space="0"/>
              <w:left w:val="single" w:color="auto" w:sz="4" w:space="0"/>
              <w:bottom w:val="single" w:color="auto" w:sz="4" w:space="0"/>
              <w:right w:val="single" w:color="auto" w:sz="4" w:space="0"/>
            </w:tcBorders>
            <w:vAlign w:val="center"/>
          </w:tcPr>
          <w:p w14:paraId="667FEDA9">
            <w:pPr>
              <w:widowControl/>
              <w:tabs>
                <w:tab w:val="decimal" w:pos="0"/>
              </w:tabs>
              <w:ind w:firstLine="0" w:firstLineChars="0"/>
              <w:jc w:val="center"/>
              <w:rPr>
                <w:kern w:val="0"/>
                <w:sz w:val="18"/>
                <w:szCs w:val="18"/>
              </w:rPr>
            </w:pPr>
            <w:r>
              <w:rPr>
                <w:kern w:val="0"/>
                <w:sz w:val="18"/>
                <w:szCs w:val="18"/>
              </w:rPr>
              <w:t>6</w:t>
            </w:r>
          </w:p>
        </w:tc>
      </w:tr>
      <w:tr w14:paraId="542F0FB1">
        <w:tblPrEx>
          <w:tblCellMar>
            <w:top w:w="0" w:type="dxa"/>
            <w:left w:w="108" w:type="dxa"/>
            <w:bottom w:w="0" w:type="dxa"/>
            <w:right w:w="108" w:type="dxa"/>
          </w:tblCellMar>
        </w:tblPrEx>
        <w:trPr>
          <w:trHeight w:val="270" w:hRule="atLeast"/>
          <w:jc w:val="center"/>
        </w:trPr>
        <w:tc>
          <w:tcPr>
            <w:tcW w:w="952" w:type="dxa"/>
            <w:tcBorders>
              <w:top w:val="single" w:color="auto" w:sz="4" w:space="0"/>
              <w:left w:val="single" w:color="auto" w:sz="4" w:space="0"/>
              <w:bottom w:val="single" w:color="auto" w:sz="4" w:space="0"/>
              <w:right w:val="single" w:color="auto" w:sz="4" w:space="0"/>
            </w:tcBorders>
            <w:vAlign w:val="center"/>
          </w:tcPr>
          <w:p w14:paraId="06ED0FF2">
            <w:pPr>
              <w:widowControl/>
              <w:tabs>
                <w:tab w:val="decimal" w:pos="0"/>
              </w:tabs>
              <w:ind w:firstLine="0" w:firstLineChars="0"/>
              <w:jc w:val="center"/>
              <w:rPr>
                <w:kern w:val="0"/>
                <w:sz w:val="18"/>
                <w:szCs w:val="18"/>
              </w:rPr>
            </w:pPr>
            <w:r>
              <w:rPr>
                <w:kern w:val="0"/>
                <w:sz w:val="18"/>
                <w:szCs w:val="18"/>
              </w:rPr>
              <w:t>67</w:t>
            </w:r>
          </w:p>
        </w:tc>
        <w:tc>
          <w:tcPr>
            <w:tcW w:w="1068" w:type="dxa"/>
            <w:tcBorders>
              <w:top w:val="single" w:color="auto" w:sz="4" w:space="0"/>
              <w:left w:val="single" w:color="auto" w:sz="4" w:space="0"/>
              <w:bottom w:val="single" w:color="auto" w:sz="4" w:space="0"/>
              <w:right w:val="single" w:color="auto" w:sz="4" w:space="0"/>
            </w:tcBorders>
            <w:vAlign w:val="center"/>
          </w:tcPr>
          <w:p w14:paraId="27C49B7C">
            <w:pPr>
              <w:widowControl/>
              <w:tabs>
                <w:tab w:val="decimal" w:pos="0"/>
              </w:tabs>
              <w:ind w:firstLine="0" w:firstLineChars="0"/>
              <w:jc w:val="center"/>
              <w:rPr>
                <w:kern w:val="0"/>
                <w:sz w:val="18"/>
                <w:szCs w:val="18"/>
              </w:rPr>
            </w:pPr>
            <w:r>
              <w:rPr>
                <w:kern w:val="0"/>
                <w:sz w:val="18"/>
                <w:szCs w:val="18"/>
              </w:rPr>
              <w:t>1.635742</w:t>
            </w:r>
          </w:p>
        </w:tc>
        <w:tc>
          <w:tcPr>
            <w:tcW w:w="668" w:type="dxa"/>
            <w:tcBorders>
              <w:top w:val="single" w:color="auto" w:sz="4" w:space="0"/>
              <w:left w:val="single" w:color="auto" w:sz="4" w:space="0"/>
              <w:bottom w:val="single" w:color="auto" w:sz="4" w:space="0"/>
              <w:right w:val="single" w:color="auto" w:sz="4" w:space="0"/>
            </w:tcBorders>
          </w:tcPr>
          <w:p w14:paraId="3B3AE749">
            <w:pPr>
              <w:widowControl/>
              <w:tabs>
                <w:tab w:val="decimal" w:pos="0"/>
              </w:tabs>
              <w:ind w:firstLine="0" w:firstLineChars="0"/>
              <w:jc w:val="center"/>
              <w:rPr>
                <w:kern w:val="0"/>
                <w:sz w:val="18"/>
                <w:szCs w:val="18"/>
              </w:rPr>
            </w:pPr>
            <w:r>
              <w:rPr>
                <w:kern w:val="0"/>
                <w:sz w:val="18"/>
                <w:szCs w:val="18"/>
              </w:rPr>
              <w:t>6</w:t>
            </w:r>
          </w:p>
        </w:tc>
        <w:tc>
          <w:tcPr>
            <w:tcW w:w="733" w:type="dxa"/>
            <w:tcBorders>
              <w:top w:val="single" w:color="auto" w:sz="4" w:space="0"/>
              <w:left w:val="single" w:color="auto" w:sz="4" w:space="0"/>
              <w:bottom w:val="single" w:color="auto" w:sz="4" w:space="0"/>
              <w:right w:val="single" w:color="auto" w:sz="4" w:space="0"/>
            </w:tcBorders>
            <w:vAlign w:val="center"/>
          </w:tcPr>
          <w:p w14:paraId="09E6E764">
            <w:pPr>
              <w:widowControl/>
              <w:tabs>
                <w:tab w:val="decimal" w:pos="0"/>
              </w:tabs>
              <w:ind w:firstLine="0" w:firstLineChars="0"/>
              <w:jc w:val="center"/>
              <w:rPr>
                <w:kern w:val="0"/>
                <w:sz w:val="18"/>
                <w:szCs w:val="18"/>
              </w:rPr>
            </w:pPr>
            <w:r>
              <w:rPr>
                <w:kern w:val="0"/>
                <w:sz w:val="18"/>
                <w:szCs w:val="18"/>
              </w:rPr>
              <w:t>195</w:t>
            </w:r>
          </w:p>
        </w:tc>
        <w:tc>
          <w:tcPr>
            <w:tcW w:w="1068" w:type="dxa"/>
            <w:tcBorders>
              <w:top w:val="single" w:color="auto" w:sz="4" w:space="0"/>
              <w:left w:val="single" w:color="auto" w:sz="4" w:space="0"/>
              <w:bottom w:val="single" w:color="auto" w:sz="4" w:space="0"/>
              <w:right w:val="single" w:color="auto" w:sz="4" w:space="0"/>
            </w:tcBorders>
            <w:vAlign w:val="center"/>
          </w:tcPr>
          <w:p w14:paraId="0684EE27">
            <w:pPr>
              <w:widowControl/>
              <w:tabs>
                <w:tab w:val="decimal" w:pos="0"/>
              </w:tabs>
              <w:ind w:firstLine="0" w:firstLineChars="0"/>
              <w:jc w:val="center"/>
              <w:rPr>
                <w:kern w:val="0"/>
                <w:sz w:val="18"/>
                <w:szCs w:val="18"/>
              </w:rPr>
            </w:pPr>
            <w:r>
              <w:rPr>
                <w:kern w:val="0"/>
                <w:sz w:val="18"/>
                <w:szCs w:val="18"/>
              </w:rPr>
              <w:t>4.760742</w:t>
            </w:r>
          </w:p>
        </w:tc>
        <w:tc>
          <w:tcPr>
            <w:tcW w:w="426" w:type="dxa"/>
            <w:tcBorders>
              <w:top w:val="single" w:color="auto" w:sz="4" w:space="0"/>
              <w:left w:val="single" w:color="auto" w:sz="4" w:space="0"/>
              <w:bottom w:val="single" w:color="auto" w:sz="4" w:space="0"/>
              <w:right w:val="single" w:color="auto" w:sz="4" w:space="0"/>
            </w:tcBorders>
            <w:vAlign w:val="center"/>
          </w:tcPr>
          <w:p w14:paraId="7F1925C8">
            <w:pPr>
              <w:widowControl/>
              <w:tabs>
                <w:tab w:val="decimal" w:pos="0"/>
              </w:tabs>
              <w:ind w:firstLine="0" w:firstLineChars="0"/>
              <w:jc w:val="center"/>
              <w:rPr>
                <w:kern w:val="0"/>
                <w:sz w:val="18"/>
                <w:szCs w:val="18"/>
              </w:rPr>
            </w:pPr>
            <w:r>
              <w:rPr>
                <w:kern w:val="0"/>
                <w:sz w:val="18"/>
                <w:szCs w:val="18"/>
              </w:rPr>
              <w:t>4</w:t>
            </w:r>
          </w:p>
        </w:tc>
        <w:tc>
          <w:tcPr>
            <w:tcW w:w="813" w:type="dxa"/>
            <w:tcBorders>
              <w:top w:val="single" w:color="auto" w:sz="4" w:space="0"/>
              <w:left w:val="single" w:color="auto" w:sz="4" w:space="0"/>
              <w:bottom w:val="single" w:color="auto" w:sz="4" w:space="0"/>
              <w:right w:val="single" w:color="auto" w:sz="4" w:space="0"/>
            </w:tcBorders>
            <w:vAlign w:val="center"/>
          </w:tcPr>
          <w:p w14:paraId="177534B5">
            <w:pPr>
              <w:widowControl/>
              <w:tabs>
                <w:tab w:val="decimal" w:pos="0"/>
              </w:tabs>
              <w:ind w:firstLine="0" w:firstLineChars="0"/>
              <w:jc w:val="center"/>
              <w:rPr>
                <w:kern w:val="0"/>
                <w:sz w:val="18"/>
                <w:szCs w:val="18"/>
              </w:rPr>
            </w:pPr>
            <w:r>
              <w:rPr>
                <w:kern w:val="0"/>
                <w:sz w:val="18"/>
                <w:szCs w:val="18"/>
              </w:rPr>
              <w:t>323</w:t>
            </w:r>
          </w:p>
        </w:tc>
        <w:tc>
          <w:tcPr>
            <w:tcW w:w="1068" w:type="dxa"/>
            <w:tcBorders>
              <w:top w:val="single" w:color="auto" w:sz="4" w:space="0"/>
              <w:left w:val="single" w:color="auto" w:sz="4" w:space="0"/>
              <w:bottom w:val="single" w:color="auto" w:sz="4" w:space="0"/>
              <w:right w:val="single" w:color="auto" w:sz="4" w:space="0"/>
            </w:tcBorders>
            <w:vAlign w:val="center"/>
          </w:tcPr>
          <w:p w14:paraId="2C68CA09">
            <w:pPr>
              <w:widowControl/>
              <w:tabs>
                <w:tab w:val="decimal" w:pos="0"/>
              </w:tabs>
              <w:ind w:firstLine="0" w:firstLineChars="0"/>
              <w:jc w:val="center"/>
              <w:rPr>
                <w:kern w:val="0"/>
                <w:sz w:val="18"/>
                <w:szCs w:val="18"/>
              </w:rPr>
            </w:pPr>
            <w:r>
              <w:rPr>
                <w:kern w:val="0"/>
                <w:sz w:val="18"/>
                <w:szCs w:val="18"/>
              </w:rPr>
              <w:t>7.885742</w:t>
            </w:r>
          </w:p>
        </w:tc>
        <w:tc>
          <w:tcPr>
            <w:tcW w:w="426" w:type="dxa"/>
            <w:tcBorders>
              <w:top w:val="single" w:color="auto" w:sz="4" w:space="0"/>
              <w:left w:val="single" w:color="auto" w:sz="4" w:space="0"/>
              <w:bottom w:val="single" w:color="auto" w:sz="4" w:space="0"/>
              <w:right w:val="single" w:color="auto" w:sz="4" w:space="0"/>
            </w:tcBorders>
            <w:vAlign w:val="center"/>
          </w:tcPr>
          <w:p w14:paraId="7C0B1DA7">
            <w:pPr>
              <w:widowControl/>
              <w:tabs>
                <w:tab w:val="decimal" w:pos="0"/>
              </w:tabs>
              <w:ind w:firstLine="0" w:firstLineChars="0"/>
              <w:jc w:val="center"/>
              <w:rPr>
                <w:kern w:val="0"/>
                <w:sz w:val="18"/>
                <w:szCs w:val="18"/>
              </w:rPr>
            </w:pPr>
            <w:r>
              <w:rPr>
                <w:kern w:val="0"/>
                <w:sz w:val="18"/>
                <w:szCs w:val="18"/>
              </w:rPr>
              <w:t>0</w:t>
            </w:r>
          </w:p>
        </w:tc>
        <w:tc>
          <w:tcPr>
            <w:tcW w:w="813" w:type="dxa"/>
            <w:tcBorders>
              <w:top w:val="single" w:color="auto" w:sz="4" w:space="0"/>
              <w:left w:val="single" w:color="auto" w:sz="4" w:space="0"/>
              <w:bottom w:val="single" w:color="auto" w:sz="4" w:space="0"/>
              <w:right w:val="single" w:color="auto" w:sz="4" w:space="0"/>
            </w:tcBorders>
            <w:vAlign w:val="center"/>
          </w:tcPr>
          <w:p w14:paraId="0394B328">
            <w:pPr>
              <w:widowControl/>
              <w:tabs>
                <w:tab w:val="decimal" w:pos="0"/>
              </w:tabs>
              <w:ind w:firstLine="0" w:firstLineChars="0"/>
              <w:jc w:val="center"/>
              <w:rPr>
                <w:kern w:val="0"/>
                <w:sz w:val="18"/>
                <w:szCs w:val="18"/>
              </w:rPr>
            </w:pPr>
            <w:r>
              <w:rPr>
                <w:kern w:val="0"/>
                <w:sz w:val="18"/>
                <w:szCs w:val="18"/>
              </w:rPr>
              <w:t>451</w:t>
            </w:r>
          </w:p>
        </w:tc>
        <w:tc>
          <w:tcPr>
            <w:tcW w:w="1109" w:type="dxa"/>
            <w:tcBorders>
              <w:top w:val="single" w:color="auto" w:sz="4" w:space="0"/>
              <w:left w:val="single" w:color="auto" w:sz="4" w:space="0"/>
              <w:bottom w:val="single" w:color="auto" w:sz="4" w:space="0"/>
              <w:right w:val="single" w:color="auto" w:sz="4" w:space="0"/>
            </w:tcBorders>
            <w:vAlign w:val="center"/>
          </w:tcPr>
          <w:p w14:paraId="492B89F3">
            <w:pPr>
              <w:widowControl/>
              <w:tabs>
                <w:tab w:val="decimal" w:pos="0"/>
              </w:tabs>
              <w:ind w:firstLine="0" w:firstLineChars="0"/>
              <w:jc w:val="center"/>
              <w:rPr>
                <w:kern w:val="0"/>
                <w:sz w:val="18"/>
                <w:szCs w:val="18"/>
              </w:rPr>
            </w:pPr>
            <w:r>
              <w:rPr>
                <w:kern w:val="0"/>
                <w:sz w:val="18"/>
                <w:szCs w:val="18"/>
              </w:rPr>
              <w:t>11.010742</w:t>
            </w:r>
          </w:p>
        </w:tc>
        <w:tc>
          <w:tcPr>
            <w:tcW w:w="426" w:type="dxa"/>
            <w:tcBorders>
              <w:top w:val="single" w:color="auto" w:sz="4" w:space="0"/>
              <w:left w:val="single" w:color="auto" w:sz="4" w:space="0"/>
              <w:bottom w:val="single" w:color="auto" w:sz="4" w:space="0"/>
              <w:right w:val="single" w:color="auto" w:sz="4" w:space="0"/>
            </w:tcBorders>
            <w:vAlign w:val="center"/>
          </w:tcPr>
          <w:p w14:paraId="07CE9BF1">
            <w:pPr>
              <w:widowControl/>
              <w:tabs>
                <w:tab w:val="decimal" w:pos="0"/>
              </w:tabs>
              <w:ind w:firstLine="0" w:firstLineChars="0"/>
              <w:jc w:val="center"/>
              <w:rPr>
                <w:kern w:val="0"/>
                <w:sz w:val="18"/>
                <w:szCs w:val="18"/>
              </w:rPr>
            </w:pPr>
            <w:r>
              <w:rPr>
                <w:kern w:val="0"/>
                <w:sz w:val="18"/>
                <w:szCs w:val="18"/>
              </w:rPr>
              <w:t>1</w:t>
            </w:r>
          </w:p>
        </w:tc>
      </w:tr>
      <w:tr w14:paraId="4D63AE8A">
        <w:tblPrEx>
          <w:tblCellMar>
            <w:top w:w="0" w:type="dxa"/>
            <w:left w:w="108" w:type="dxa"/>
            <w:bottom w:w="0" w:type="dxa"/>
            <w:right w:w="108" w:type="dxa"/>
          </w:tblCellMar>
        </w:tblPrEx>
        <w:trPr>
          <w:trHeight w:val="270" w:hRule="atLeast"/>
          <w:jc w:val="center"/>
        </w:trPr>
        <w:tc>
          <w:tcPr>
            <w:tcW w:w="952" w:type="dxa"/>
            <w:tcBorders>
              <w:top w:val="single" w:color="auto" w:sz="4" w:space="0"/>
              <w:left w:val="single" w:color="auto" w:sz="4" w:space="0"/>
              <w:bottom w:val="single" w:color="auto" w:sz="4" w:space="0"/>
              <w:right w:val="single" w:color="auto" w:sz="4" w:space="0"/>
            </w:tcBorders>
            <w:vAlign w:val="center"/>
          </w:tcPr>
          <w:p w14:paraId="7F5FBA29">
            <w:pPr>
              <w:widowControl/>
              <w:tabs>
                <w:tab w:val="decimal" w:pos="0"/>
              </w:tabs>
              <w:ind w:firstLine="0" w:firstLineChars="0"/>
              <w:jc w:val="center"/>
              <w:rPr>
                <w:kern w:val="0"/>
                <w:sz w:val="18"/>
                <w:szCs w:val="18"/>
              </w:rPr>
            </w:pPr>
            <w:r>
              <w:rPr>
                <w:kern w:val="0"/>
                <w:sz w:val="18"/>
                <w:szCs w:val="18"/>
              </w:rPr>
              <w:t>68</w:t>
            </w:r>
          </w:p>
        </w:tc>
        <w:tc>
          <w:tcPr>
            <w:tcW w:w="1068" w:type="dxa"/>
            <w:tcBorders>
              <w:top w:val="single" w:color="auto" w:sz="4" w:space="0"/>
              <w:left w:val="single" w:color="auto" w:sz="4" w:space="0"/>
              <w:bottom w:val="single" w:color="auto" w:sz="4" w:space="0"/>
              <w:right w:val="single" w:color="auto" w:sz="4" w:space="0"/>
            </w:tcBorders>
            <w:vAlign w:val="center"/>
          </w:tcPr>
          <w:p w14:paraId="0BBDCA71">
            <w:pPr>
              <w:widowControl/>
              <w:tabs>
                <w:tab w:val="decimal" w:pos="0"/>
              </w:tabs>
              <w:ind w:firstLine="0" w:firstLineChars="0"/>
              <w:jc w:val="center"/>
              <w:rPr>
                <w:kern w:val="0"/>
                <w:sz w:val="18"/>
                <w:szCs w:val="18"/>
              </w:rPr>
            </w:pPr>
            <w:r>
              <w:rPr>
                <w:kern w:val="0"/>
                <w:sz w:val="18"/>
                <w:szCs w:val="18"/>
              </w:rPr>
              <w:t>1.660156</w:t>
            </w:r>
          </w:p>
        </w:tc>
        <w:tc>
          <w:tcPr>
            <w:tcW w:w="668" w:type="dxa"/>
            <w:tcBorders>
              <w:top w:val="single" w:color="auto" w:sz="4" w:space="0"/>
              <w:left w:val="single" w:color="auto" w:sz="4" w:space="0"/>
              <w:bottom w:val="single" w:color="auto" w:sz="4" w:space="0"/>
              <w:right w:val="single" w:color="auto" w:sz="4" w:space="0"/>
            </w:tcBorders>
          </w:tcPr>
          <w:p w14:paraId="0284A556">
            <w:pPr>
              <w:widowControl/>
              <w:tabs>
                <w:tab w:val="decimal" w:pos="0"/>
              </w:tabs>
              <w:ind w:firstLine="0" w:firstLineChars="0"/>
              <w:jc w:val="center"/>
              <w:rPr>
                <w:kern w:val="0"/>
                <w:sz w:val="18"/>
                <w:szCs w:val="18"/>
              </w:rPr>
            </w:pPr>
            <w:r>
              <w:rPr>
                <w:kern w:val="0"/>
                <w:sz w:val="18"/>
                <w:szCs w:val="18"/>
              </w:rPr>
              <w:t>5</w:t>
            </w:r>
          </w:p>
        </w:tc>
        <w:tc>
          <w:tcPr>
            <w:tcW w:w="733" w:type="dxa"/>
            <w:tcBorders>
              <w:top w:val="single" w:color="auto" w:sz="4" w:space="0"/>
              <w:left w:val="single" w:color="auto" w:sz="4" w:space="0"/>
              <w:bottom w:val="single" w:color="auto" w:sz="4" w:space="0"/>
              <w:right w:val="single" w:color="auto" w:sz="4" w:space="0"/>
            </w:tcBorders>
            <w:vAlign w:val="center"/>
          </w:tcPr>
          <w:p w14:paraId="5968F30C">
            <w:pPr>
              <w:widowControl/>
              <w:tabs>
                <w:tab w:val="decimal" w:pos="0"/>
              </w:tabs>
              <w:ind w:firstLine="0" w:firstLineChars="0"/>
              <w:jc w:val="center"/>
              <w:rPr>
                <w:kern w:val="0"/>
                <w:sz w:val="18"/>
                <w:szCs w:val="18"/>
              </w:rPr>
            </w:pPr>
            <w:r>
              <w:rPr>
                <w:kern w:val="0"/>
                <w:sz w:val="18"/>
                <w:szCs w:val="18"/>
              </w:rPr>
              <w:t>196</w:t>
            </w:r>
          </w:p>
        </w:tc>
        <w:tc>
          <w:tcPr>
            <w:tcW w:w="1068" w:type="dxa"/>
            <w:tcBorders>
              <w:top w:val="single" w:color="auto" w:sz="4" w:space="0"/>
              <w:left w:val="single" w:color="auto" w:sz="4" w:space="0"/>
              <w:bottom w:val="single" w:color="auto" w:sz="4" w:space="0"/>
              <w:right w:val="single" w:color="auto" w:sz="4" w:space="0"/>
            </w:tcBorders>
            <w:vAlign w:val="center"/>
          </w:tcPr>
          <w:p w14:paraId="4CD98312">
            <w:pPr>
              <w:widowControl/>
              <w:tabs>
                <w:tab w:val="decimal" w:pos="0"/>
              </w:tabs>
              <w:ind w:firstLine="0" w:firstLineChars="0"/>
              <w:jc w:val="center"/>
              <w:rPr>
                <w:kern w:val="0"/>
                <w:sz w:val="18"/>
                <w:szCs w:val="18"/>
              </w:rPr>
            </w:pPr>
            <w:r>
              <w:rPr>
                <w:kern w:val="0"/>
                <w:sz w:val="18"/>
                <w:szCs w:val="18"/>
              </w:rPr>
              <w:t>4.785156</w:t>
            </w:r>
          </w:p>
        </w:tc>
        <w:tc>
          <w:tcPr>
            <w:tcW w:w="426" w:type="dxa"/>
            <w:tcBorders>
              <w:top w:val="single" w:color="auto" w:sz="4" w:space="0"/>
              <w:left w:val="single" w:color="auto" w:sz="4" w:space="0"/>
              <w:bottom w:val="single" w:color="auto" w:sz="4" w:space="0"/>
              <w:right w:val="single" w:color="auto" w:sz="4" w:space="0"/>
            </w:tcBorders>
            <w:vAlign w:val="center"/>
          </w:tcPr>
          <w:p w14:paraId="7F34D748">
            <w:pPr>
              <w:widowControl/>
              <w:tabs>
                <w:tab w:val="decimal" w:pos="0"/>
              </w:tabs>
              <w:ind w:firstLine="0" w:firstLineChars="0"/>
              <w:jc w:val="center"/>
              <w:rPr>
                <w:kern w:val="0"/>
                <w:sz w:val="18"/>
                <w:szCs w:val="18"/>
              </w:rPr>
            </w:pPr>
            <w:r>
              <w:rPr>
                <w:kern w:val="0"/>
                <w:sz w:val="18"/>
                <w:szCs w:val="18"/>
              </w:rPr>
              <w:t>1</w:t>
            </w:r>
          </w:p>
        </w:tc>
        <w:tc>
          <w:tcPr>
            <w:tcW w:w="813" w:type="dxa"/>
            <w:tcBorders>
              <w:top w:val="single" w:color="auto" w:sz="4" w:space="0"/>
              <w:left w:val="single" w:color="auto" w:sz="4" w:space="0"/>
              <w:bottom w:val="single" w:color="auto" w:sz="4" w:space="0"/>
              <w:right w:val="single" w:color="auto" w:sz="4" w:space="0"/>
            </w:tcBorders>
            <w:vAlign w:val="center"/>
          </w:tcPr>
          <w:p w14:paraId="643083F4">
            <w:pPr>
              <w:widowControl/>
              <w:tabs>
                <w:tab w:val="decimal" w:pos="0"/>
              </w:tabs>
              <w:ind w:firstLine="0" w:firstLineChars="0"/>
              <w:jc w:val="center"/>
              <w:rPr>
                <w:kern w:val="0"/>
                <w:sz w:val="18"/>
                <w:szCs w:val="18"/>
              </w:rPr>
            </w:pPr>
            <w:r>
              <w:rPr>
                <w:kern w:val="0"/>
                <w:sz w:val="18"/>
                <w:szCs w:val="18"/>
              </w:rPr>
              <w:t>324</w:t>
            </w:r>
          </w:p>
        </w:tc>
        <w:tc>
          <w:tcPr>
            <w:tcW w:w="1068" w:type="dxa"/>
            <w:tcBorders>
              <w:top w:val="single" w:color="auto" w:sz="4" w:space="0"/>
              <w:left w:val="single" w:color="auto" w:sz="4" w:space="0"/>
              <w:bottom w:val="single" w:color="auto" w:sz="4" w:space="0"/>
              <w:right w:val="single" w:color="auto" w:sz="4" w:space="0"/>
            </w:tcBorders>
            <w:vAlign w:val="center"/>
          </w:tcPr>
          <w:p w14:paraId="4AF0F213">
            <w:pPr>
              <w:widowControl/>
              <w:tabs>
                <w:tab w:val="decimal" w:pos="0"/>
              </w:tabs>
              <w:ind w:firstLine="0" w:firstLineChars="0"/>
              <w:jc w:val="center"/>
              <w:rPr>
                <w:kern w:val="0"/>
                <w:sz w:val="18"/>
                <w:szCs w:val="18"/>
              </w:rPr>
            </w:pPr>
            <w:r>
              <w:rPr>
                <w:kern w:val="0"/>
                <w:sz w:val="18"/>
                <w:szCs w:val="18"/>
              </w:rPr>
              <w:t>7.910156</w:t>
            </w:r>
          </w:p>
        </w:tc>
        <w:tc>
          <w:tcPr>
            <w:tcW w:w="426" w:type="dxa"/>
            <w:tcBorders>
              <w:top w:val="single" w:color="auto" w:sz="4" w:space="0"/>
              <w:left w:val="single" w:color="auto" w:sz="4" w:space="0"/>
              <w:bottom w:val="single" w:color="auto" w:sz="4" w:space="0"/>
              <w:right w:val="single" w:color="auto" w:sz="4" w:space="0"/>
            </w:tcBorders>
            <w:vAlign w:val="center"/>
          </w:tcPr>
          <w:p w14:paraId="5F1BFF42">
            <w:pPr>
              <w:widowControl/>
              <w:tabs>
                <w:tab w:val="decimal" w:pos="0"/>
              </w:tabs>
              <w:ind w:firstLine="0" w:firstLineChars="0"/>
              <w:jc w:val="center"/>
              <w:rPr>
                <w:kern w:val="0"/>
                <w:sz w:val="18"/>
                <w:szCs w:val="18"/>
              </w:rPr>
            </w:pPr>
            <w:r>
              <w:rPr>
                <w:kern w:val="0"/>
                <w:sz w:val="18"/>
                <w:szCs w:val="18"/>
              </w:rPr>
              <w:t>6</w:t>
            </w:r>
          </w:p>
        </w:tc>
        <w:tc>
          <w:tcPr>
            <w:tcW w:w="813" w:type="dxa"/>
            <w:tcBorders>
              <w:top w:val="single" w:color="auto" w:sz="4" w:space="0"/>
              <w:left w:val="single" w:color="auto" w:sz="4" w:space="0"/>
              <w:bottom w:val="single" w:color="auto" w:sz="4" w:space="0"/>
              <w:right w:val="single" w:color="auto" w:sz="4" w:space="0"/>
            </w:tcBorders>
            <w:vAlign w:val="center"/>
          </w:tcPr>
          <w:p w14:paraId="11C041A7">
            <w:pPr>
              <w:widowControl/>
              <w:tabs>
                <w:tab w:val="decimal" w:pos="0"/>
              </w:tabs>
              <w:ind w:firstLine="0" w:firstLineChars="0"/>
              <w:jc w:val="center"/>
              <w:rPr>
                <w:kern w:val="0"/>
                <w:sz w:val="18"/>
                <w:szCs w:val="18"/>
              </w:rPr>
            </w:pPr>
            <w:r>
              <w:rPr>
                <w:kern w:val="0"/>
                <w:sz w:val="18"/>
                <w:szCs w:val="18"/>
              </w:rPr>
              <w:t>452</w:t>
            </w:r>
          </w:p>
        </w:tc>
        <w:tc>
          <w:tcPr>
            <w:tcW w:w="1109" w:type="dxa"/>
            <w:tcBorders>
              <w:top w:val="single" w:color="auto" w:sz="4" w:space="0"/>
              <w:left w:val="single" w:color="auto" w:sz="4" w:space="0"/>
              <w:bottom w:val="single" w:color="auto" w:sz="4" w:space="0"/>
              <w:right w:val="single" w:color="auto" w:sz="4" w:space="0"/>
            </w:tcBorders>
            <w:vAlign w:val="center"/>
          </w:tcPr>
          <w:p w14:paraId="3F76E091">
            <w:pPr>
              <w:widowControl/>
              <w:tabs>
                <w:tab w:val="decimal" w:pos="0"/>
              </w:tabs>
              <w:ind w:firstLine="0" w:firstLineChars="0"/>
              <w:jc w:val="center"/>
              <w:rPr>
                <w:kern w:val="0"/>
                <w:sz w:val="18"/>
                <w:szCs w:val="18"/>
              </w:rPr>
            </w:pPr>
            <w:r>
              <w:rPr>
                <w:kern w:val="0"/>
                <w:sz w:val="18"/>
                <w:szCs w:val="18"/>
              </w:rPr>
              <w:t>11.035156</w:t>
            </w:r>
          </w:p>
        </w:tc>
        <w:tc>
          <w:tcPr>
            <w:tcW w:w="426" w:type="dxa"/>
            <w:tcBorders>
              <w:top w:val="single" w:color="auto" w:sz="4" w:space="0"/>
              <w:left w:val="single" w:color="auto" w:sz="4" w:space="0"/>
              <w:bottom w:val="single" w:color="auto" w:sz="4" w:space="0"/>
              <w:right w:val="single" w:color="auto" w:sz="4" w:space="0"/>
            </w:tcBorders>
            <w:vAlign w:val="center"/>
          </w:tcPr>
          <w:p w14:paraId="72512FF5">
            <w:pPr>
              <w:widowControl/>
              <w:tabs>
                <w:tab w:val="decimal" w:pos="0"/>
              </w:tabs>
              <w:ind w:firstLine="0" w:firstLineChars="0"/>
              <w:jc w:val="center"/>
              <w:rPr>
                <w:kern w:val="0"/>
                <w:sz w:val="18"/>
                <w:szCs w:val="18"/>
              </w:rPr>
            </w:pPr>
            <w:r>
              <w:rPr>
                <w:kern w:val="0"/>
                <w:sz w:val="18"/>
                <w:szCs w:val="18"/>
              </w:rPr>
              <w:t>4</w:t>
            </w:r>
          </w:p>
        </w:tc>
      </w:tr>
      <w:tr w14:paraId="01249CB5">
        <w:tblPrEx>
          <w:tblCellMar>
            <w:top w:w="0" w:type="dxa"/>
            <w:left w:w="108" w:type="dxa"/>
            <w:bottom w:w="0" w:type="dxa"/>
            <w:right w:w="108" w:type="dxa"/>
          </w:tblCellMar>
        </w:tblPrEx>
        <w:trPr>
          <w:trHeight w:val="270" w:hRule="atLeast"/>
          <w:jc w:val="center"/>
        </w:trPr>
        <w:tc>
          <w:tcPr>
            <w:tcW w:w="952" w:type="dxa"/>
            <w:tcBorders>
              <w:top w:val="single" w:color="auto" w:sz="4" w:space="0"/>
              <w:left w:val="single" w:color="auto" w:sz="4" w:space="0"/>
              <w:bottom w:val="single" w:color="auto" w:sz="4" w:space="0"/>
              <w:right w:val="single" w:color="auto" w:sz="4" w:space="0"/>
            </w:tcBorders>
            <w:vAlign w:val="center"/>
          </w:tcPr>
          <w:p w14:paraId="6C6EDF11">
            <w:pPr>
              <w:widowControl/>
              <w:tabs>
                <w:tab w:val="decimal" w:pos="0"/>
              </w:tabs>
              <w:ind w:firstLine="0" w:firstLineChars="0"/>
              <w:jc w:val="center"/>
              <w:rPr>
                <w:kern w:val="0"/>
                <w:sz w:val="18"/>
                <w:szCs w:val="18"/>
              </w:rPr>
            </w:pPr>
            <w:r>
              <w:rPr>
                <w:kern w:val="0"/>
                <w:sz w:val="18"/>
                <w:szCs w:val="18"/>
              </w:rPr>
              <w:t>69</w:t>
            </w:r>
          </w:p>
        </w:tc>
        <w:tc>
          <w:tcPr>
            <w:tcW w:w="1068" w:type="dxa"/>
            <w:tcBorders>
              <w:top w:val="single" w:color="auto" w:sz="4" w:space="0"/>
              <w:left w:val="single" w:color="auto" w:sz="4" w:space="0"/>
              <w:bottom w:val="single" w:color="auto" w:sz="4" w:space="0"/>
              <w:right w:val="single" w:color="auto" w:sz="4" w:space="0"/>
            </w:tcBorders>
            <w:vAlign w:val="center"/>
          </w:tcPr>
          <w:p w14:paraId="1CAFD621">
            <w:pPr>
              <w:widowControl/>
              <w:tabs>
                <w:tab w:val="decimal" w:pos="0"/>
              </w:tabs>
              <w:ind w:firstLine="0" w:firstLineChars="0"/>
              <w:jc w:val="center"/>
              <w:rPr>
                <w:kern w:val="0"/>
                <w:sz w:val="18"/>
                <w:szCs w:val="18"/>
              </w:rPr>
            </w:pPr>
            <w:r>
              <w:rPr>
                <w:kern w:val="0"/>
                <w:sz w:val="18"/>
                <w:szCs w:val="18"/>
              </w:rPr>
              <w:t>1.684570</w:t>
            </w:r>
          </w:p>
        </w:tc>
        <w:tc>
          <w:tcPr>
            <w:tcW w:w="668" w:type="dxa"/>
            <w:tcBorders>
              <w:top w:val="single" w:color="auto" w:sz="4" w:space="0"/>
              <w:left w:val="single" w:color="auto" w:sz="4" w:space="0"/>
              <w:bottom w:val="single" w:color="auto" w:sz="4" w:space="0"/>
              <w:right w:val="single" w:color="auto" w:sz="4" w:space="0"/>
            </w:tcBorders>
          </w:tcPr>
          <w:p w14:paraId="48CEBC26">
            <w:pPr>
              <w:widowControl/>
              <w:tabs>
                <w:tab w:val="decimal" w:pos="0"/>
              </w:tabs>
              <w:ind w:firstLine="0" w:firstLineChars="0"/>
              <w:jc w:val="center"/>
              <w:rPr>
                <w:kern w:val="0"/>
                <w:sz w:val="18"/>
                <w:szCs w:val="18"/>
              </w:rPr>
            </w:pPr>
            <w:r>
              <w:rPr>
                <w:kern w:val="0"/>
                <w:sz w:val="18"/>
                <w:szCs w:val="18"/>
              </w:rPr>
              <w:t>3</w:t>
            </w:r>
          </w:p>
        </w:tc>
        <w:tc>
          <w:tcPr>
            <w:tcW w:w="733" w:type="dxa"/>
            <w:tcBorders>
              <w:top w:val="single" w:color="auto" w:sz="4" w:space="0"/>
              <w:left w:val="single" w:color="auto" w:sz="4" w:space="0"/>
              <w:bottom w:val="single" w:color="auto" w:sz="4" w:space="0"/>
              <w:right w:val="single" w:color="auto" w:sz="4" w:space="0"/>
            </w:tcBorders>
            <w:vAlign w:val="center"/>
          </w:tcPr>
          <w:p w14:paraId="2F143D6B">
            <w:pPr>
              <w:widowControl/>
              <w:tabs>
                <w:tab w:val="decimal" w:pos="0"/>
              </w:tabs>
              <w:ind w:firstLine="0" w:firstLineChars="0"/>
              <w:jc w:val="center"/>
              <w:rPr>
                <w:kern w:val="0"/>
                <w:sz w:val="18"/>
                <w:szCs w:val="18"/>
              </w:rPr>
            </w:pPr>
            <w:r>
              <w:rPr>
                <w:kern w:val="0"/>
                <w:sz w:val="18"/>
                <w:szCs w:val="18"/>
              </w:rPr>
              <w:t>197</w:t>
            </w:r>
          </w:p>
        </w:tc>
        <w:tc>
          <w:tcPr>
            <w:tcW w:w="1068" w:type="dxa"/>
            <w:tcBorders>
              <w:top w:val="single" w:color="auto" w:sz="4" w:space="0"/>
              <w:left w:val="single" w:color="auto" w:sz="4" w:space="0"/>
              <w:bottom w:val="single" w:color="auto" w:sz="4" w:space="0"/>
              <w:right w:val="single" w:color="auto" w:sz="4" w:space="0"/>
            </w:tcBorders>
            <w:vAlign w:val="center"/>
          </w:tcPr>
          <w:p w14:paraId="3F290F41">
            <w:pPr>
              <w:widowControl/>
              <w:tabs>
                <w:tab w:val="decimal" w:pos="0"/>
              </w:tabs>
              <w:ind w:firstLine="0" w:firstLineChars="0"/>
              <w:jc w:val="center"/>
              <w:rPr>
                <w:kern w:val="0"/>
                <w:sz w:val="18"/>
                <w:szCs w:val="18"/>
              </w:rPr>
            </w:pPr>
            <w:r>
              <w:rPr>
                <w:kern w:val="0"/>
                <w:sz w:val="18"/>
                <w:szCs w:val="18"/>
              </w:rPr>
              <w:t>4.809570</w:t>
            </w:r>
          </w:p>
        </w:tc>
        <w:tc>
          <w:tcPr>
            <w:tcW w:w="426" w:type="dxa"/>
            <w:tcBorders>
              <w:top w:val="single" w:color="auto" w:sz="4" w:space="0"/>
              <w:left w:val="single" w:color="auto" w:sz="4" w:space="0"/>
              <w:bottom w:val="single" w:color="auto" w:sz="4" w:space="0"/>
              <w:right w:val="single" w:color="auto" w:sz="4" w:space="0"/>
            </w:tcBorders>
            <w:vAlign w:val="center"/>
          </w:tcPr>
          <w:p w14:paraId="67DA788C">
            <w:pPr>
              <w:widowControl/>
              <w:tabs>
                <w:tab w:val="decimal" w:pos="0"/>
              </w:tabs>
              <w:ind w:firstLine="0" w:firstLineChars="0"/>
              <w:jc w:val="center"/>
              <w:rPr>
                <w:kern w:val="0"/>
                <w:sz w:val="18"/>
                <w:szCs w:val="18"/>
              </w:rPr>
            </w:pPr>
            <w:r>
              <w:rPr>
                <w:kern w:val="0"/>
                <w:sz w:val="18"/>
                <w:szCs w:val="18"/>
              </w:rPr>
              <w:t>0</w:t>
            </w:r>
          </w:p>
        </w:tc>
        <w:tc>
          <w:tcPr>
            <w:tcW w:w="813" w:type="dxa"/>
            <w:tcBorders>
              <w:top w:val="single" w:color="auto" w:sz="4" w:space="0"/>
              <w:left w:val="single" w:color="auto" w:sz="4" w:space="0"/>
              <w:bottom w:val="single" w:color="auto" w:sz="4" w:space="0"/>
              <w:right w:val="single" w:color="auto" w:sz="4" w:space="0"/>
            </w:tcBorders>
            <w:vAlign w:val="center"/>
          </w:tcPr>
          <w:p w14:paraId="2833E2EB">
            <w:pPr>
              <w:widowControl/>
              <w:tabs>
                <w:tab w:val="decimal" w:pos="0"/>
              </w:tabs>
              <w:ind w:firstLine="0" w:firstLineChars="0"/>
              <w:jc w:val="center"/>
              <w:rPr>
                <w:kern w:val="0"/>
                <w:sz w:val="18"/>
                <w:szCs w:val="18"/>
              </w:rPr>
            </w:pPr>
            <w:r>
              <w:rPr>
                <w:kern w:val="0"/>
                <w:sz w:val="18"/>
                <w:szCs w:val="18"/>
              </w:rPr>
              <w:t>325</w:t>
            </w:r>
          </w:p>
        </w:tc>
        <w:tc>
          <w:tcPr>
            <w:tcW w:w="1068" w:type="dxa"/>
            <w:tcBorders>
              <w:top w:val="single" w:color="auto" w:sz="4" w:space="0"/>
              <w:left w:val="single" w:color="auto" w:sz="4" w:space="0"/>
              <w:bottom w:val="single" w:color="auto" w:sz="4" w:space="0"/>
              <w:right w:val="single" w:color="auto" w:sz="4" w:space="0"/>
            </w:tcBorders>
            <w:vAlign w:val="center"/>
          </w:tcPr>
          <w:p w14:paraId="2CE7655B">
            <w:pPr>
              <w:widowControl/>
              <w:tabs>
                <w:tab w:val="decimal" w:pos="0"/>
              </w:tabs>
              <w:ind w:firstLine="0" w:firstLineChars="0"/>
              <w:jc w:val="center"/>
              <w:rPr>
                <w:kern w:val="0"/>
                <w:sz w:val="18"/>
                <w:szCs w:val="18"/>
              </w:rPr>
            </w:pPr>
            <w:r>
              <w:rPr>
                <w:kern w:val="0"/>
                <w:sz w:val="18"/>
                <w:szCs w:val="18"/>
              </w:rPr>
              <w:t>7.934570</w:t>
            </w:r>
          </w:p>
        </w:tc>
        <w:tc>
          <w:tcPr>
            <w:tcW w:w="426" w:type="dxa"/>
            <w:tcBorders>
              <w:top w:val="single" w:color="auto" w:sz="4" w:space="0"/>
              <w:left w:val="single" w:color="auto" w:sz="4" w:space="0"/>
              <w:bottom w:val="single" w:color="auto" w:sz="4" w:space="0"/>
              <w:right w:val="single" w:color="auto" w:sz="4" w:space="0"/>
            </w:tcBorders>
            <w:vAlign w:val="center"/>
          </w:tcPr>
          <w:p w14:paraId="036EEE77">
            <w:pPr>
              <w:widowControl/>
              <w:tabs>
                <w:tab w:val="decimal" w:pos="0"/>
              </w:tabs>
              <w:ind w:firstLine="0" w:firstLineChars="0"/>
              <w:jc w:val="center"/>
              <w:rPr>
                <w:kern w:val="0"/>
                <w:sz w:val="18"/>
                <w:szCs w:val="18"/>
              </w:rPr>
            </w:pPr>
            <w:r>
              <w:rPr>
                <w:kern w:val="0"/>
                <w:sz w:val="18"/>
                <w:szCs w:val="18"/>
              </w:rPr>
              <w:t>4</w:t>
            </w:r>
          </w:p>
        </w:tc>
        <w:tc>
          <w:tcPr>
            <w:tcW w:w="813" w:type="dxa"/>
            <w:tcBorders>
              <w:top w:val="single" w:color="auto" w:sz="4" w:space="0"/>
              <w:left w:val="single" w:color="auto" w:sz="4" w:space="0"/>
              <w:bottom w:val="single" w:color="auto" w:sz="4" w:space="0"/>
              <w:right w:val="single" w:color="auto" w:sz="4" w:space="0"/>
            </w:tcBorders>
            <w:vAlign w:val="center"/>
          </w:tcPr>
          <w:p w14:paraId="1EAC903B">
            <w:pPr>
              <w:widowControl/>
              <w:tabs>
                <w:tab w:val="decimal" w:pos="0"/>
              </w:tabs>
              <w:ind w:firstLine="0" w:firstLineChars="0"/>
              <w:jc w:val="center"/>
              <w:rPr>
                <w:kern w:val="0"/>
                <w:sz w:val="18"/>
                <w:szCs w:val="18"/>
              </w:rPr>
            </w:pPr>
            <w:r>
              <w:rPr>
                <w:kern w:val="0"/>
                <w:sz w:val="18"/>
                <w:szCs w:val="18"/>
              </w:rPr>
              <w:t>453</w:t>
            </w:r>
          </w:p>
        </w:tc>
        <w:tc>
          <w:tcPr>
            <w:tcW w:w="1109" w:type="dxa"/>
            <w:tcBorders>
              <w:top w:val="single" w:color="auto" w:sz="4" w:space="0"/>
              <w:left w:val="single" w:color="auto" w:sz="4" w:space="0"/>
              <w:bottom w:val="single" w:color="auto" w:sz="4" w:space="0"/>
              <w:right w:val="single" w:color="auto" w:sz="4" w:space="0"/>
            </w:tcBorders>
            <w:vAlign w:val="center"/>
          </w:tcPr>
          <w:p w14:paraId="254381EE">
            <w:pPr>
              <w:widowControl/>
              <w:tabs>
                <w:tab w:val="decimal" w:pos="0"/>
              </w:tabs>
              <w:ind w:firstLine="0" w:firstLineChars="0"/>
              <w:jc w:val="center"/>
              <w:rPr>
                <w:kern w:val="0"/>
                <w:sz w:val="18"/>
                <w:szCs w:val="18"/>
              </w:rPr>
            </w:pPr>
            <w:r>
              <w:rPr>
                <w:kern w:val="0"/>
                <w:sz w:val="18"/>
                <w:szCs w:val="18"/>
              </w:rPr>
              <w:t>11.059570</w:t>
            </w:r>
          </w:p>
        </w:tc>
        <w:tc>
          <w:tcPr>
            <w:tcW w:w="426" w:type="dxa"/>
            <w:tcBorders>
              <w:top w:val="single" w:color="auto" w:sz="4" w:space="0"/>
              <w:left w:val="single" w:color="auto" w:sz="4" w:space="0"/>
              <w:bottom w:val="single" w:color="auto" w:sz="4" w:space="0"/>
              <w:right w:val="single" w:color="auto" w:sz="4" w:space="0"/>
            </w:tcBorders>
            <w:vAlign w:val="center"/>
          </w:tcPr>
          <w:p w14:paraId="3ECE788E">
            <w:pPr>
              <w:widowControl/>
              <w:tabs>
                <w:tab w:val="decimal" w:pos="0"/>
              </w:tabs>
              <w:ind w:firstLine="0" w:firstLineChars="0"/>
              <w:jc w:val="center"/>
              <w:rPr>
                <w:kern w:val="0"/>
                <w:sz w:val="18"/>
                <w:szCs w:val="18"/>
              </w:rPr>
            </w:pPr>
            <w:r>
              <w:rPr>
                <w:kern w:val="0"/>
                <w:sz w:val="18"/>
                <w:szCs w:val="18"/>
              </w:rPr>
              <w:t>0</w:t>
            </w:r>
          </w:p>
        </w:tc>
      </w:tr>
      <w:tr w14:paraId="1B78A633">
        <w:tblPrEx>
          <w:tblCellMar>
            <w:top w:w="0" w:type="dxa"/>
            <w:left w:w="108" w:type="dxa"/>
            <w:bottom w:w="0" w:type="dxa"/>
            <w:right w:w="108" w:type="dxa"/>
          </w:tblCellMar>
        </w:tblPrEx>
        <w:trPr>
          <w:trHeight w:val="270" w:hRule="atLeast"/>
          <w:jc w:val="center"/>
        </w:trPr>
        <w:tc>
          <w:tcPr>
            <w:tcW w:w="952" w:type="dxa"/>
            <w:tcBorders>
              <w:top w:val="single" w:color="auto" w:sz="4" w:space="0"/>
              <w:left w:val="single" w:color="auto" w:sz="4" w:space="0"/>
              <w:bottom w:val="single" w:color="auto" w:sz="4" w:space="0"/>
              <w:right w:val="single" w:color="auto" w:sz="4" w:space="0"/>
            </w:tcBorders>
            <w:vAlign w:val="center"/>
          </w:tcPr>
          <w:p w14:paraId="2979C771">
            <w:pPr>
              <w:widowControl/>
              <w:tabs>
                <w:tab w:val="decimal" w:pos="0"/>
              </w:tabs>
              <w:ind w:firstLine="0" w:firstLineChars="0"/>
              <w:jc w:val="center"/>
              <w:rPr>
                <w:kern w:val="0"/>
                <w:sz w:val="18"/>
                <w:szCs w:val="18"/>
              </w:rPr>
            </w:pPr>
            <w:r>
              <w:rPr>
                <w:kern w:val="0"/>
                <w:sz w:val="18"/>
                <w:szCs w:val="18"/>
              </w:rPr>
              <w:t>70</w:t>
            </w:r>
          </w:p>
        </w:tc>
        <w:tc>
          <w:tcPr>
            <w:tcW w:w="1068" w:type="dxa"/>
            <w:tcBorders>
              <w:top w:val="single" w:color="auto" w:sz="4" w:space="0"/>
              <w:left w:val="single" w:color="auto" w:sz="4" w:space="0"/>
              <w:bottom w:val="single" w:color="auto" w:sz="4" w:space="0"/>
              <w:right w:val="single" w:color="auto" w:sz="4" w:space="0"/>
            </w:tcBorders>
            <w:vAlign w:val="center"/>
          </w:tcPr>
          <w:p w14:paraId="2E161B09">
            <w:pPr>
              <w:widowControl/>
              <w:tabs>
                <w:tab w:val="decimal" w:pos="0"/>
              </w:tabs>
              <w:ind w:firstLine="0" w:firstLineChars="0"/>
              <w:jc w:val="center"/>
              <w:rPr>
                <w:kern w:val="0"/>
                <w:sz w:val="18"/>
                <w:szCs w:val="18"/>
              </w:rPr>
            </w:pPr>
            <w:r>
              <w:rPr>
                <w:kern w:val="0"/>
                <w:sz w:val="18"/>
                <w:szCs w:val="18"/>
              </w:rPr>
              <w:t>1.708984</w:t>
            </w:r>
          </w:p>
        </w:tc>
        <w:tc>
          <w:tcPr>
            <w:tcW w:w="668" w:type="dxa"/>
            <w:tcBorders>
              <w:top w:val="single" w:color="auto" w:sz="4" w:space="0"/>
              <w:left w:val="single" w:color="auto" w:sz="4" w:space="0"/>
              <w:bottom w:val="single" w:color="auto" w:sz="4" w:space="0"/>
              <w:right w:val="single" w:color="auto" w:sz="4" w:space="0"/>
            </w:tcBorders>
          </w:tcPr>
          <w:p w14:paraId="7EA3A289">
            <w:pPr>
              <w:widowControl/>
              <w:tabs>
                <w:tab w:val="decimal" w:pos="0"/>
              </w:tabs>
              <w:ind w:firstLine="0" w:firstLineChars="0"/>
              <w:jc w:val="center"/>
              <w:rPr>
                <w:kern w:val="0"/>
                <w:sz w:val="18"/>
                <w:szCs w:val="18"/>
              </w:rPr>
            </w:pPr>
            <w:r>
              <w:rPr>
                <w:kern w:val="0"/>
                <w:sz w:val="18"/>
                <w:szCs w:val="18"/>
              </w:rPr>
              <w:t>0</w:t>
            </w:r>
          </w:p>
        </w:tc>
        <w:tc>
          <w:tcPr>
            <w:tcW w:w="733" w:type="dxa"/>
            <w:tcBorders>
              <w:top w:val="single" w:color="auto" w:sz="4" w:space="0"/>
              <w:left w:val="single" w:color="auto" w:sz="4" w:space="0"/>
              <w:bottom w:val="single" w:color="auto" w:sz="4" w:space="0"/>
              <w:right w:val="single" w:color="auto" w:sz="4" w:space="0"/>
            </w:tcBorders>
            <w:vAlign w:val="center"/>
          </w:tcPr>
          <w:p w14:paraId="203ED461">
            <w:pPr>
              <w:widowControl/>
              <w:tabs>
                <w:tab w:val="decimal" w:pos="0"/>
              </w:tabs>
              <w:ind w:firstLine="0" w:firstLineChars="0"/>
              <w:jc w:val="center"/>
              <w:rPr>
                <w:kern w:val="0"/>
                <w:sz w:val="18"/>
                <w:szCs w:val="18"/>
              </w:rPr>
            </w:pPr>
            <w:r>
              <w:rPr>
                <w:kern w:val="0"/>
                <w:sz w:val="18"/>
                <w:szCs w:val="18"/>
              </w:rPr>
              <w:t>198</w:t>
            </w:r>
          </w:p>
        </w:tc>
        <w:tc>
          <w:tcPr>
            <w:tcW w:w="1068" w:type="dxa"/>
            <w:tcBorders>
              <w:top w:val="single" w:color="auto" w:sz="4" w:space="0"/>
              <w:left w:val="single" w:color="auto" w:sz="4" w:space="0"/>
              <w:bottom w:val="single" w:color="auto" w:sz="4" w:space="0"/>
              <w:right w:val="single" w:color="auto" w:sz="4" w:space="0"/>
            </w:tcBorders>
            <w:vAlign w:val="center"/>
          </w:tcPr>
          <w:p w14:paraId="4B194387">
            <w:pPr>
              <w:widowControl/>
              <w:tabs>
                <w:tab w:val="decimal" w:pos="0"/>
              </w:tabs>
              <w:ind w:firstLine="0" w:firstLineChars="0"/>
              <w:jc w:val="center"/>
              <w:rPr>
                <w:kern w:val="0"/>
                <w:sz w:val="18"/>
                <w:szCs w:val="18"/>
              </w:rPr>
            </w:pPr>
            <w:r>
              <w:rPr>
                <w:kern w:val="0"/>
                <w:sz w:val="18"/>
                <w:szCs w:val="18"/>
              </w:rPr>
              <w:t>4.833984</w:t>
            </w:r>
          </w:p>
        </w:tc>
        <w:tc>
          <w:tcPr>
            <w:tcW w:w="426" w:type="dxa"/>
            <w:tcBorders>
              <w:top w:val="single" w:color="auto" w:sz="4" w:space="0"/>
              <w:left w:val="single" w:color="auto" w:sz="4" w:space="0"/>
              <w:bottom w:val="single" w:color="auto" w:sz="4" w:space="0"/>
              <w:right w:val="single" w:color="auto" w:sz="4" w:space="0"/>
            </w:tcBorders>
            <w:vAlign w:val="center"/>
          </w:tcPr>
          <w:p w14:paraId="4BFC443E">
            <w:pPr>
              <w:widowControl/>
              <w:tabs>
                <w:tab w:val="decimal" w:pos="0"/>
              </w:tabs>
              <w:ind w:firstLine="0" w:firstLineChars="0"/>
              <w:jc w:val="center"/>
              <w:rPr>
                <w:kern w:val="0"/>
                <w:sz w:val="18"/>
                <w:szCs w:val="18"/>
              </w:rPr>
            </w:pPr>
            <w:r>
              <w:rPr>
                <w:kern w:val="0"/>
                <w:sz w:val="18"/>
                <w:szCs w:val="18"/>
              </w:rPr>
              <w:t>4</w:t>
            </w:r>
          </w:p>
        </w:tc>
        <w:tc>
          <w:tcPr>
            <w:tcW w:w="813" w:type="dxa"/>
            <w:tcBorders>
              <w:top w:val="single" w:color="auto" w:sz="4" w:space="0"/>
              <w:left w:val="single" w:color="auto" w:sz="4" w:space="0"/>
              <w:bottom w:val="single" w:color="auto" w:sz="4" w:space="0"/>
              <w:right w:val="single" w:color="auto" w:sz="4" w:space="0"/>
            </w:tcBorders>
            <w:vAlign w:val="center"/>
          </w:tcPr>
          <w:p w14:paraId="46CB326D">
            <w:pPr>
              <w:widowControl/>
              <w:tabs>
                <w:tab w:val="decimal" w:pos="0"/>
              </w:tabs>
              <w:ind w:firstLine="0" w:firstLineChars="0"/>
              <w:jc w:val="center"/>
              <w:rPr>
                <w:kern w:val="0"/>
                <w:sz w:val="18"/>
                <w:szCs w:val="18"/>
              </w:rPr>
            </w:pPr>
            <w:r>
              <w:rPr>
                <w:kern w:val="0"/>
                <w:sz w:val="18"/>
                <w:szCs w:val="18"/>
              </w:rPr>
              <w:t>326</w:t>
            </w:r>
          </w:p>
        </w:tc>
        <w:tc>
          <w:tcPr>
            <w:tcW w:w="1068" w:type="dxa"/>
            <w:tcBorders>
              <w:top w:val="single" w:color="auto" w:sz="4" w:space="0"/>
              <w:left w:val="single" w:color="auto" w:sz="4" w:space="0"/>
              <w:bottom w:val="single" w:color="auto" w:sz="4" w:space="0"/>
              <w:right w:val="single" w:color="auto" w:sz="4" w:space="0"/>
            </w:tcBorders>
            <w:vAlign w:val="center"/>
          </w:tcPr>
          <w:p w14:paraId="7C09392F">
            <w:pPr>
              <w:widowControl/>
              <w:tabs>
                <w:tab w:val="decimal" w:pos="0"/>
              </w:tabs>
              <w:ind w:firstLine="0" w:firstLineChars="0"/>
              <w:jc w:val="center"/>
              <w:rPr>
                <w:kern w:val="0"/>
                <w:sz w:val="18"/>
                <w:szCs w:val="18"/>
              </w:rPr>
            </w:pPr>
            <w:r>
              <w:rPr>
                <w:kern w:val="0"/>
                <w:sz w:val="18"/>
                <w:szCs w:val="18"/>
              </w:rPr>
              <w:t>7.958984</w:t>
            </w:r>
          </w:p>
        </w:tc>
        <w:tc>
          <w:tcPr>
            <w:tcW w:w="426" w:type="dxa"/>
            <w:tcBorders>
              <w:top w:val="single" w:color="auto" w:sz="4" w:space="0"/>
              <w:left w:val="single" w:color="auto" w:sz="4" w:space="0"/>
              <w:bottom w:val="single" w:color="auto" w:sz="4" w:space="0"/>
              <w:right w:val="single" w:color="auto" w:sz="4" w:space="0"/>
            </w:tcBorders>
            <w:vAlign w:val="center"/>
          </w:tcPr>
          <w:p w14:paraId="7836F36A">
            <w:pPr>
              <w:widowControl/>
              <w:tabs>
                <w:tab w:val="decimal" w:pos="0"/>
              </w:tabs>
              <w:ind w:firstLine="0" w:firstLineChars="0"/>
              <w:jc w:val="center"/>
              <w:rPr>
                <w:kern w:val="0"/>
                <w:sz w:val="18"/>
                <w:szCs w:val="18"/>
              </w:rPr>
            </w:pPr>
            <w:r>
              <w:rPr>
                <w:kern w:val="0"/>
                <w:sz w:val="18"/>
                <w:szCs w:val="18"/>
              </w:rPr>
              <w:t>1</w:t>
            </w:r>
          </w:p>
        </w:tc>
        <w:tc>
          <w:tcPr>
            <w:tcW w:w="813" w:type="dxa"/>
            <w:tcBorders>
              <w:top w:val="single" w:color="auto" w:sz="4" w:space="0"/>
              <w:left w:val="single" w:color="auto" w:sz="4" w:space="0"/>
              <w:bottom w:val="single" w:color="auto" w:sz="4" w:space="0"/>
              <w:right w:val="single" w:color="auto" w:sz="4" w:space="0"/>
            </w:tcBorders>
            <w:vAlign w:val="center"/>
          </w:tcPr>
          <w:p w14:paraId="3C15066F">
            <w:pPr>
              <w:widowControl/>
              <w:tabs>
                <w:tab w:val="decimal" w:pos="0"/>
              </w:tabs>
              <w:ind w:firstLine="0" w:firstLineChars="0"/>
              <w:jc w:val="center"/>
              <w:rPr>
                <w:kern w:val="0"/>
                <w:sz w:val="18"/>
                <w:szCs w:val="18"/>
              </w:rPr>
            </w:pPr>
            <w:r>
              <w:rPr>
                <w:kern w:val="0"/>
                <w:sz w:val="18"/>
                <w:szCs w:val="18"/>
              </w:rPr>
              <w:t>454</w:t>
            </w:r>
          </w:p>
        </w:tc>
        <w:tc>
          <w:tcPr>
            <w:tcW w:w="1109" w:type="dxa"/>
            <w:tcBorders>
              <w:top w:val="single" w:color="auto" w:sz="4" w:space="0"/>
              <w:left w:val="single" w:color="auto" w:sz="4" w:space="0"/>
              <w:bottom w:val="single" w:color="auto" w:sz="4" w:space="0"/>
              <w:right w:val="single" w:color="auto" w:sz="4" w:space="0"/>
            </w:tcBorders>
            <w:vAlign w:val="center"/>
          </w:tcPr>
          <w:p w14:paraId="74A06E90">
            <w:pPr>
              <w:widowControl/>
              <w:tabs>
                <w:tab w:val="decimal" w:pos="0"/>
              </w:tabs>
              <w:ind w:firstLine="0" w:firstLineChars="0"/>
              <w:jc w:val="center"/>
              <w:rPr>
                <w:kern w:val="0"/>
                <w:sz w:val="18"/>
                <w:szCs w:val="18"/>
              </w:rPr>
            </w:pPr>
            <w:r>
              <w:rPr>
                <w:kern w:val="0"/>
                <w:sz w:val="18"/>
                <w:szCs w:val="18"/>
              </w:rPr>
              <w:t>11.083984</w:t>
            </w:r>
          </w:p>
        </w:tc>
        <w:tc>
          <w:tcPr>
            <w:tcW w:w="426" w:type="dxa"/>
            <w:tcBorders>
              <w:top w:val="single" w:color="auto" w:sz="4" w:space="0"/>
              <w:left w:val="single" w:color="auto" w:sz="4" w:space="0"/>
              <w:bottom w:val="single" w:color="auto" w:sz="4" w:space="0"/>
              <w:right w:val="single" w:color="auto" w:sz="4" w:space="0"/>
            </w:tcBorders>
            <w:vAlign w:val="center"/>
          </w:tcPr>
          <w:p w14:paraId="563DB866">
            <w:pPr>
              <w:widowControl/>
              <w:tabs>
                <w:tab w:val="decimal" w:pos="0"/>
              </w:tabs>
              <w:ind w:firstLine="0" w:firstLineChars="0"/>
              <w:jc w:val="center"/>
              <w:rPr>
                <w:kern w:val="0"/>
                <w:sz w:val="18"/>
                <w:szCs w:val="18"/>
              </w:rPr>
            </w:pPr>
            <w:r>
              <w:rPr>
                <w:kern w:val="0"/>
                <w:sz w:val="18"/>
                <w:szCs w:val="18"/>
              </w:rPr>
              <w:t>4</w:t>
            </w:r>
          </w:p>
        </w:tc>
      </w:tr>
      <w:tr w14:paraId="729F9554">
        <w:tblPrEx>
          <w:tblCellMar>
            <w:top w:w="0" w:type="dxa"/>
            <w:left w:w="108" w:type="dxa"/>
            <w:bottom w:w="0" w:type="dxa"/>
            <w:right w:w="108" w:type="dxa"/>
          </w:tblCellMar>
        </w:tblPrEx>
        <w:trPr>
          <w:trHeight w:val="270" w:hRule="atLeast"/>
          <w:jc w:val="center"/>
        </w:trPr>
        <w:tc>
          <w:tcPr>
            <w:tcW w:w="952" w:type="dxa"/>
            <w:tcBorders>
              <w:top w:val="single" w:color="auto" w:sz="4" w:space="0"/>
              <w:left w:val="single" w:color="auto" w:sz="4" w:space="0"/>
              <w:bottom w:val="single" w:color="auto" w:sz="4" w:space="0"/>
              <w:right w:val="single" w:color="auto" w:sz="4" w:space="0"/>
            </w:tcBorders>
            <w:vAlign w:val="center"/>
          </w:tcPr>
          <w:p w14:paraId="5FB3A565">
            <w:pPr>
              <w:widowControl/>
              <w:tabs>
                <w:tab w:val="decimal" w:pos="0"/>
              </w:tabs>
              <w:ind w:firstLine="0" w:firstLineChars="0"/>
              <w:jc w:val="center"/>
              <w:rPr>
                <w:kern w:val="0"/>
                <w:sz w:val="18"/>
                <w:szCs w:val="18"/>
              </w:rPr>
            </w:pPr>
            <w:r>
              <w:rPr>
                <w:kern w:val="0"/>
                <w:sz w:val="18"/>
                <w:szCs w:val="18"/>
              </w:rPr>
              <w:t>71</w:t>
            </w:r>
          </w:p>
        </w:tc>
        <w:tc>
          <w:tcPr>
            <w:tcW w:w="1068" w:type="dxa"/>
            <w:tcBorders>
              <w:top w:val="single" w:color="auto" w:sz="4" w:space="0"/>
              <w:left w:val="single" w:color="auto" w:sz="4" w:space="0"/>
              <w:bottom w:val="single" w:color="auto" w:sz="4" w:space="0"/>
              <w:right w:val="single" w:color="auto" w:sz="4" w:space="0"/>
            </w:tcBorders>
            <w:vAlign w:val="center"/>
          </w:tcPr>
          <w:p w14:paraId="2247364E">
            <w:pPr>
              <w:widowControl/>
              <w:tabs>
                <w:tab w:val="decimal" w:pos="0"/>
              </w:tabs>
              <w:ind w:firstLine="0" w:firstLineChars="0"/>
              <w:jc w:val="center"/>
              <w:rPr>
                <w:kern w:val="0"/>
                <w:sz w:val="18"/>
                <w:szCs w:val="18"/>
              </w:rPr>
            </w:pPr>
            <w:r>
              <w:rPr>
                <w:kern w:val="0"/>
                <w:sz w:val="18"/>
                <w:szCs w:val="18"/>
              </w:rPr>
              <w:t>1.733398</w:t>
            </w:r>
          </w:p>
        </w:tc>
        <w:tc>
          <w:tcPr>
            <w:tcW w:w="668" w:type="dxa"/>
            <w:tcBorders>
              <w:top w:val="single" w:color="auto" w:sz="4" w:space="0"/>
              <w:left w:val="single" w:color="auto" w:sz="4" w:space="0"/>
              <w:bottom w:val="single" w:color="auto" w:sz="4" w:space="0"/>
              <w:right w:val="single" w:color="auto" w:sz="4" w:space="0"/>
            </w:tcBorders>
          </w:tcPr>
          <w:p w14:paraId="74D861C4">
            <w:pPr>
              <w:widowControl/>
              <w:tabs>
                <w:tab w:val="decimal" w:pos="0"/>
              </w:tabs>
              <w:ind w:firstLine="0" w:firstLineChars="0"/>
              <w:jc w:val="center"/>
              <w:rPr>
                <w:kern w:val="0"/>
                <w:sz w:val="18"/>
                <w:szCs w:val="18"/>
              </w:rPr>
            </w:pPr>
            <w:r>
              <w:rPr>
                <w:kern w:val="0"/>
                <w:sz w:val="18"/>
                <w:szCs w:val="18"/>
              </w:rPr>
              <w:t>7</w:t>
            </w:r>
          </w:p>
        </w:tc>
        <w:tc>
          <w:tcPr>
            <w:tcW w:w="733" w:type="dxa"/>
            <w:tcBorders>
              <w:top w:val="single" w:color="auto" w:sz="4" w:space="0"/>
              <w:left w:val="single" w:color="auto" w:sz="4" w:space="0"/>
              <w:bottom w:val="single" w:color="auto" w:sz="4" w:space="0"/>
              <w:right w:val="single" w:color="auto" w:sz="4" w:space="0"/>
            </w:tcBorders>
            <w:vAlign w:val="center"/>
          </w:tcPr>
          <w:p w14:paraId="6BDE2129">
            <w:pPr>
              <w:widowControl/>
              <w:tabs>
                <w:tab w:val="decimal" w:pos="0"/>
              </w:tabs>
              <w:ind w:firstLine="0" w:firstLineChars="0"/>
              <w:jc w:val="center"/>
              <w:rPr>
                <w:kern w:val="0"/>
                <w:sz w:val="18"/>
                <w:szCs w:val="18"/>
              </w:rPr>
            </w:pPr>
            <w:r>
              <w:rPr>
                <w:kern w:val="0"/>
                <w:sz w:val="18"/>
                <w:szCs w:val="18"/>
              </w:rPr>
              <w:t>199</w:t>
            </w:r>
          </w:p>
        </w:tc>
        <w:tc>
          <w:tcPr>
            <w:tcW w:w="1068" w:type="dxa"/>
            <w:tcBorders>
              <w:top w:val="single" w:color="auto" w:sz="4" w:space="0"/>
              <w:left w:val="single" w:color="auto" w:sz="4" w:space="0"/>
              <w:bottom w:val="single" w:color="auto" w:sz="4" w:space="0"/>
              <w:right w:val="single" w:color="auto" w:sz="4" w:space="0"/>
            </w:tcBorders>
            <w:vAlign w:val="center"/>
          </w:tcPr>
          <w:p w14:paraId="477A3B3E">
            <w:pPr>
              <w:widowControl/>
              <w:tabs>
                <w:tab w:val="decimal" w:pos="0"/>
              </w:tabs>
              <w:ind w:firstLine="0" w:firstLineChars="0"/>
              <w:jc w:val="center"/>
              <w:rPr>
                <w:kern w:val="0"/>
                <w:sz w:val="18"/>
                <w:szCs w:val="18"/>
              </w:rPr>
            </w:pPr>
            <w:r>
              <w:rPr>
                <w:kern w:val="0"/>
                <w:sz w:val="18"/>
                <w:szCs w:val="18"/>
              </w:rPr>
              <w:t>4.858398</w:t>
            </w:r>
          </w:p>
        </w:tc>
        <w:tc>
          <w:tcPr>
            <w:tcW w:w="426" w:type="dxa"/>
            <w:tcBorders>
              <w:top w:val="single" w:color="auto" w:sz="4" w:space="0"/>
              <w:left w:val="single" w:color="auto" w:sz="4" w:space="0"/>
              <w:bottom w:val="single" w:color="auto" w:sz="4" w:space="0"/>
              <w:right w:val="single" w:color="auto" w:sz="4" w:space="0"/>
            </w:tcBorders>
            <w:vAlign w:val="center"/>
          </w:tcPr>
          <w:p w14:paraId="395BB312">
            <w:pPr>
              <w:widowControl/>
              <w:tabs>
                <w:tab w:val="decimal" w:pos="0"/>
              </w:tabs>
              <w:ind w:firstLine="0" w:firstLineChars="0"/>
              <w:jc w:val="center"/>
              <w:rPr>
                <w:kern w:val="0"/>
                <w:sz w:val="18"/>
                <w:szCs w:val="18"/>
              </w:rPr>
            </w:pPr>
            <w:r>
              <w:rPr>
                <w:kern w:val="0"/>
                <w:sz w:val="18"/>
                <w:szCs w:val="18"/>
              </w:rPr>
              <w:t>2</w:t>
            </w:r>
          </w:p>
        </w:tc>
        <w:tc>
          <w:tcPr>
            <w:tcW w:w="813" w:type="dxa"/>
            <w:tcBorders>
              <w:top w:val="single" w:color="auto" w:sz="4" w:space="0"/>
              <w:left w:val="single" w:color="auto" w:sz="4" w:space="0"/>
              <w:bottom w:val="single" w:color="auto" w:sz="4" w:space="0"/>
              <w:right w:val="single" w:color="auto" w:sz="4" w:space="0"/>
            </w:tcBorders>
            <w:vAlign w:val="center"/>
          </w:tcPr>
          <w:p w14:paraId="283B3D57">
            <w:pPr>
              <w:widowControl/>
              <w:tabs>
                <w:tab w:val="decimal" w:pos="0"/>
              </w:tabs>
              <w:ind w:firstLine="0" w:firstLineChars="0"/>
              <w:jc w:val="center"/>
              <w:rPr>
                <w:kern w:val="0"/>
                <w:sz w:val="18"/>
                <w:szCs w:val="18"/>
              </w:rPr>
            </w:pPr>
            <w:r>
              <w:rPr>
                <w:kern w:val="0"/>
                <w:sz w:val="18"/>
                <w:szCs w:val="18"/>
              </w:rPr>
              <w:t>327</w:t>
            </w:r>
          </w:p>
        </w:tc>
        <w:tc>
          <w:tcPr>
            <w:tcW w:w="1068" w:type="dxa"/>
            <w:tcBorders>
              <w:top w:val="single" w:color="auto" w:sz="4" w:space="0"/>
              <w:left w:val="single" w:color="auto" w:sz="4" w:space="0"/>
              <w:bottom w:val="single" w:color="auto" w:sz="4" w:space="0"/>
              <w:right w:val="single" w:color="auto" w:sz="4" w:space="0"/>
            </w:tcBorders>
            <w:vAlign w:val="center"/>
          </w:tcPr>
          <w:p w14:paraId="3150110F">
            <w:pPr>
              <w:widowControl/>
              <w:tabs>
                <w:tab w:val="decimal" w:pos="0"/>
              </w:tabs>
              <w:ind w:firstLine="0" w:firstLineChars="0"/>
              <w:jc w:val="center"/>
              <w:rPr>
                <w:kern w:val="0"/>
                <w:sz w:val="18"/>
                <w:szCs w:val="18"/>
              </w:rPr>
            </w:pPr>
            <w:r>
              <w:rPr>
                <w:kern w:val="0"/>
                <w:sz w:val="18"/>
                <w:szCs w:val="18"/>
              </w:rPr>
              <w:t>7.983398</w:t>
            </w:r>
          </w:p>
        </w:tc>
        <w:tc>
          <w:tcPr>
            <w:tcW w:w="426" w:type="dxa"/>
            <w:tcBorders>
              <w:top w:val="single" w:color="auto" w:sz="4" w:space="0"/>
              <w:left w:val="single" w:color="auto" w:sz="4" w:space="0"/>
              <w:bottom w:val="single" w:color="auto" w:sz="4" w:space="0"/>
              <w:right w:val="single" w:color="auto" w:sz="4" w:space="0"/>
            </w:tcBorders>
            <w:vAlign w:val="center"/>
          </w:tcPr>
          <w:p w14:paraId="09D7A0DB">
            <w:pPr>
              <w:widowControl/>
              <w:tabs>
                <w:tab w:val="decimal" w:pos="0"/>
              </w:tabs>
              <w:ind w:firstLine="0" w:firstLineChars="0"/>
              <w:jc w:val="center"/>
              <w:rPr>
                <w:kern w:val="0"/>
                <w:sz w:val="18"/>
                <w:szCs w:val="18"/>
              </w:rPr>
            </w:pPr>
            <w:r>
              <w:rPr>
                <w:kern w:val="0"/>
                <w:sz w:val="18"/>
                <w:szCs w:val="18"/>
              </w:rPr>
              <w:t>7</w:t>
            </w:r>
          </w:p>
        </w:tc>
        <w:tc>
          <w:tcPr>
            <w:tcW w:w="813" w:type="dxa"/>
            <w:tcBorders>
              <w:top w:val="single" w:color="auto" w:sz="4" w:space="0"/>
              <w:left w:val="single" w:color="auto" w:sz="4" w:space="0"/>
              <w:bottom w:val="single" w:color="auto" w:sz="4" w:space="0"/>
              <w:right w:val="single" w:color="auto" w:sz="4" w:space="0"/>
            </w:tcBorders>
            <w:vAlign w:val="center"/>
          </w:tcPr>
          <w:p w14:paraId="773A3058">
            <w:pPr>
              <w:widowControl/>
              <w:tabs>
                <w:tab w:val="decimal" w:pos="0"/>
              </w:tabs>
              <w:ind w:firstLine="0" w:firstLineChars="0"/>
              <w:jc w:val="center"/>
              <w:rPr>
                <w:kern w:val="0"/>
                <w:sz w:val="18"/>
                <w:szCs w:val="18"/>
              </w:rPr>
            </w:pPr>
            <w:r>
              <w:rPr>
                <w:kern w:val="0"/>
                <w:sz w:val="18"/>
                <w:szCs w:val="18"/>
              </w:rPr>
              <w:t>455</w:t>
            </w:r>
          </w:p>
        </w:tc>
        <w:tc>
          <w:tcPr>
            <w:tcW w:w="1109" w:type="dxa"/>
            <w:tcBorders>
              <w:top w:val="single" w:color="auto" w:sz="4" w:space="0"/>
              <w:left w:val="single" w:color="auto" w:sz="4" w:space="0"/>
              <w:bottom w:val="single" w:color="auto" w:sz="4" w:space="0"/>
              <w:right w:val="single" w:color="auto" w:sz="4" w:space="0"/>
            </w:tcBorders>
            <w:vAlign w:val="center"/>
          </w:tcPr>
          <w:p w14:paraId="5CE3EDDE">
            <w:pPr>
              <w:widowControl/>
              <w:tabs>
                <w:tab w:val="decimal" w:pos="0"/>
              </w:tabs>
              <w:ind w:firstLine="0" w:firstLineChars="0"/>
              <w:jc w:val="center"/>
              <w:rPr>
                <w:kern w:val="0"/>
                <w:sz w:val="18"/>
                <w:szCs w:val="18"/>
              </w:rPr>
            </w:pPr>
            <w:r>
              <w:rPr>
                <w:kern w:val="0"/>
                <w:sz w:val="18"/>
                <w:szCs w:val="18"/>
              </w:rPr>
              <w:t>11.108398</w:t>
            </w:r>
          </w:p>
        </w:tc>
        <w:tc>
          <w:tcPr>
            <w:tcW w:w="426" w:type="dxa"/>
            <w:tcBorders>
              <w:top w:val="single" w:color="auto" w:sz="4" w:space="0"/>
              <w:left w:val="single" w:color="auto" w:sz="4" w:space="0"/>
              <w:bottom w:val="single" w:color="auto" w:sz="4" w:space="0"/>
              <w:right w:val="single" w:color="auto" w:sz="4" w:space="0"/>
            </w:tcBorders>
            <w:vAlign w:val="center"/>
          </w:tcPr>
          <w:p w14:paraId="178AD1F9">
            <w:pPr>
              <w:widowControl/>
              <w:tabs>
                <w:tab w:val="decimal" w:pos="0"/>
              </w:tabs>
              <w:ind w:firstLine="0" w:firstLineChars="0"/>
              <w:jc w:val="center"/>
              <w:rPr>
                <w:kern w:val="0"/>
                <w:sz w:val="18"/>
                <w:szCs w:val="18"/>
              </w:rPr>
            </w:pPr>
            <w:r>
              <w:rPr>
                <w:kern w:val="0"/>
                <w:sz w:val="18"/>
                <w:szCs w:val="18"/>
              </w:rPr>
              <w:t>4</w:t>
            </w:r>
          </w:p>
        </w:tc>
      </w:tr>
      <w:tr w14:paraId="56844491">
        <w:tblPrEx>
          <w:tblCellMar>
            <w:top w:w="0" w:type="dxa"/>
            <w:left w:w="108" w:type="dxa"/>
            <w:bottom w:w="0" w:type="dxa"/>
            <w:right w:w="108" w:type="dxa"/>
          </w:tblCellMar>
        </w:tblPrEx>
        <w:trPr>
          <w:trHeight w:val="270" w:hRule="atLeast"/>
          <w:jc w:val="center"/>
        </w:trPr>
        <w:tc>
          <w:tcPr>
            <w:tcW w:w="952" w:type="dxa"/>
            <w:tcBorders>
              <w:top w:val="single" w:color="auto" w:sz="4" w:space="0"/>
              <w:left w:val="single" w:color="auto" w:sz="4" w:space="0"/>
              <w:bottom w:val="single" w:color="auto" w:sz="4" w:space="0"/>
              <w:right w:val="single" w:color="auto" w:sz="4" w:space="0"/>
            </w:tcBorders>
            <w:vAlign w:val="center"/>
          </w:tcPr>
          <w:p w14:paraId="21EC6C84">
            <w:pPr>
              <w:widowControl/>
              <w:tabs>
                <w:tab w:val="decimal" w:pos="0"/>
              </w:tabs>
              <w:ind w:firstLine="0" w:firstLineChars="0"/>
              <w:jc w:val="center"/>
              <w:rPr>
                <w:kern w:val="0"/>
                <w:sz w:val="18"/>
                <w:szCs w:val="18"/>
              </w:rPr>
            </w:pPr>
            <w:r>
              <w:rPr>
                <w:kern w:val="0"/>
                <w:sz w:val="18"/>
                <w:szCs w:val="18"/>
              </w:rPr>
              <w:t>72</w:t>
            </w:r>
          </w:p>
        </w:tc>
        <w:tc>
          <w:tcPr>
            <w:tcW w:w="1068" w:type="dxa"/>
            <w:tcBorders>
              <w:top w:val="single" w:color="auto" w:sz="4" w:space="0"/>
              <w:left w:val="single" w:color="auto" w:sz="4" w:space="0"/>
              <w:bottom w:val="single" w:color="auto" w:sz="4" w:space="0"/>
              <w:right w:val="single" w:color="auto" w:sz="4" w:space="0"/>
            </w:tcBorders>
            <w:vAlign w:val="center"/>
          </w:tcPr>
          <w:p w14:paraId="03F178D4">
            <w:pPr>
              <w:widowControl/>
              <w:tabs>
                <w:tab w:val="decimal" w:pos="0"/>
              </w:tabs>
              <w:ind w:firstLine="0" w:firstLineChars="0"/>
              <w:jc w:val="center"/>
              <w:rPr>
                <w:kern w:val="0"/>
                <w:sz w:val="18"/>
                <w:szCs w:val="18"/>
              </w:rPr>
            </w:pPr>
            <w:r>
              <w:rPr>
                <w:kern w:val="0"/>
                <w:sz w:val="18"/>
                <w:szCs w:val="18"/>
              </w:rPr>
              <w:t>1.757813</w:t>
            </w:r>
          </w:p>
        </w:tc>
        <w:tc>
          <w:tcPr>
            <w:tcW w:w="668" w:type="dxa"/>
            <w:tcBorders>
              <w:top w:val="single" w:color="auto" w:sz="4" w:space="0"/>
              <w:left w:val="single" w:color="auto" w:sz="4" w:space="0"/>
              <w:bottom w:val="single" w:color="auto" w:sz="4" w:space="0"/>
              <w:right w:val="single" w:color="auto" w:sz="4" w:space="0"/>
            </w:tcBorders>
          </w:tcPr>
          <w:p w14:paraId="766D989B">
            <w:pPr>
              <w:widowControl/>
              <w:tabs>
                <w:tab w:val="decimal" w:pos="0"/>
              </w:tabs>
              <w:ind w:firstLine="0" w:firstLineChars="0"/>
              <w:jc w:val="center"/>
              <w:rPr>
                <w:kern w:val="0"/>
                <w:sz w:val="18"/>
                <w:szCs w:val="18"/>
              </w:rPr>
            </w:pPr>
            <w:r>
              <w:rPr>
                <w:kern w:val="0"/>
                <w:sz w:val="18"/>
                <w:szCs w:val="18"/>
              </w:rPr>
              <w:t>6</w:t>
            </w:r>
          </w:p>
        </w:tc>
        <w:tc>
          <w:tcPr>
            <w:tcW w:w="733" w:type="dxa"/>
            <w:tcBorders>
              <w:top w:val="single" w:color="auto" w:sz="4" w:space="0"/>
              <w:left w:val="single" w:color="auto" w:sz="4" w:space="0"/>
              <w:bottom w:val="single" w:color="auto" w:sz="4" w:space="0"/>
              <w:right w:val="single" w:color="auto" w:sz="4" w:space="0"/>
            </w:tcBorders>
            <w:vAlign w:val="center"/>
          </w:tcPr>
          <w:p w14:paraId="4C58A3CE">
            <w:pPr>
              <w:widowControl/>
              <w:tabs>
                <w:tab w:val="decimal" w:pos="0"/>
              </w:tabs>
              <w:ind w:firstLine="0" w:firstLineChars="0"/>
              <w:jc w:val="center"/>
              <w:rPr>
                <w:kern w:val="0"/>
                <w:sz w:val="18"/>
                <w:szCs w:val="18"/>
              </w:rPr>
            </w:pPr>
            <w:r>
              <w:rPr>
                <w:kern w:val="0"/>
                <w:sz w:val="18"/>
                <w:szCs w:val="18"/>
              </w:rPr>
              <w:t>200</w:t>
            </w:r>
          </w:p>
        </w:tc>
        <w:tc>
          <w:tcPr>
            <w:tcW w:w="1068" w:type="dxa"/>
            <w:tcBorders>
              <w:top w:val="single" w:color="auto" w:sz="4" w:space="0"/>
              <w:left w:val="single" w:color="auto" w:sz="4" w:space="0"/>
              <w:bottom w:val="single" w:color="auto" w:sz="4" w:space="0"/>
              <w:right w:val="single" w:color="auto" w:sz="4" w:space="0"/>
            </w:tcBorders>
            <w:vAlign w:val="center"/>
          </w:tcPr>
          <w:p w14:paraId="1BCC6D0F">
            <w:pPr>
              <w:widowControl/>
              <w:tabs>
                <w:tab w:val="decimal" w:pos="0"/>
              </w:tabs>
              <w:ind w:firstLine="0" w:firstLineChars="0"/>
              <w:jc w:val="center"/>
              <w:rPr>
                <w:kern w:val="0"/>
                <w:sz w:val="18"/>
                <w:szCs w:val="18"/>
              </w:rPr>
            </w:pPr>
            <w:r>
              <w:rPr>
                <w:kern w:val="0"/>
                <w:sz w:val="18"/>
                <w:szCs w:val="18"/>
              </w:rPr>
              <w:t>4.882813</w:t>
            </w:r>
          </w:p>
        </w:tc>
        <w:tc>
          <w:tcPr>
            <w:tcW w:w="426" w:type="dxa"/>
            <w:tcBorders>
              <w:top w:val="single" w:color="auto" w:sz="4" w:space="0"/>
              <w:left w:val="single" w:color="auto" w:sz="4" w:space="0"/>
              <w:bottom w:val="single" w:color="auto" w:sz="4" w:space="0"/>
              <w:right w:val="single" w:color="auto" w:sz="4" w:space="0"/>
            </w:tcBorders>
            <w:vAlign w:val="center"/>
          </w:tcPr>
          <w:p w14:paraId="179A21D7">
            <w:pPr>
              <w:widowControl/>
              <w:tabs>
                <w:tab w:val="decimal" w:pos="0"/>
              </w:tabs>
              <w:ind w:firstLine="0" w:firstLineChars="0"/>
              <w:jc w:val="center"/>
              <w:rPr>
                <w:kern w:val="0"/>
                <w:sz w:val="18"/>
                <w:szCs w:val="18"/>
              </w:rPr>
            </w:pPr>
            <w:r>
              <w:rPr>
                <w:kern w:val="0"/>
                <w:sz w:val="18"/>
                <w:szCs w:val="18"/>
              </w:rPr>
              <w:t>1</w:t>
            </w:r>
          </w:p>
        </w:tc>
        <w:tc>
          <w:tcPr>
            <w:tcW w:w="813" w:type="dxa"/>
            <w:tcBorders>
              <w:top w:val="single" w:color="auto" w:sz="4" w:space="0"/>
              <w:left w:val="single" w:color="auto" w:sz="4" w:space="0"/>
              <w:bottom w:val="single" w:color="auto" w:sz="4" w:space="0"/>
              <w:right w:val="single" w:color="auto" w:sz="4" w:space="0"/>
            </w:tcBorders>
            <w:vAlign w:val="center"/>
          </w:tcPr>
          <w:p w14:paraId="71F7CBB1">
            <w:pPr>
              <w:widowControl/>
              <w:tabs>
                <w:tab w:val="decimal" w:pos="0"/>
              </w:tabs>
              <w:ind w:firstLine="0" w:firstLineChars="0"/>
              <w:jc w:val="center"/>
              <w:rPr>
                <w:kern w:val="0"/>
                <w:sz w:val="18"/>
                <w:szCs w:val="18"/>
              </w:rPr>
            </w:pPr>
            <w:r>
              <w:rPr>
                <w:kern w:val="0"/>
                <w:sz w:val="18"/>
                <w:szCs w:val="18"/>
              </w:rPr>
              <w:t>328</w:t>
            </w:r>
          </w:p>
        </w:tc>
        <w:tc>
          <w:tcPr>
            <w:tcW w:w="1068" w:type="dxa"/>
            <w:tcBorders>
              <w:top w:val="single" w:color="auto" w:sz="4" w:space="0"/>
              <w:left w:val="single" w:color="auto" w:sz="4" w:space="0"/>
              <w:bottom w:val="single" w:color="auto" w:sz="4" w:space="0"/>
              <w:right w:val="single" w:color="auto" w:sz="4" w:space="0"/>
            </w:tcBorders>
            <w:vAlign w:val="center"/>
          </w:tcPr>
          <w:p w14:paraId="159FFE7B">
            <w:pPr>
              <w:widowControl/>
              <w:tabs>
                <w:tab w:val="decimal" w:pos="0"/>
              </w:tabs>
              <w:ind w:firstLine="0" w:firstLineChars="0"/>
              <w:jc w:val="center"/>
              <w:rPr>
                <w:kern w:val="0"/>
                <w:sz w:val="18"/>
                <w:szCs w:val="18"/>
              </w:rPr>
            </w:pPr>
            <w:r>
              <w:rPr>
                <w:kern w:val="0"/>
                <w:sz w:val="18"/>
                <w:szCs w:val="18"/>
              </w:rPr>
              <w:t>8.007813</w:t>
            </w:r>
          </w:p>
        </w:tc>
        <w:tc>
          <w:tcPr>
            <w:tcW w:w="426" w:type="dxa"/>
            <w:tcBorders>
              <w:top w:val="single" w:color="auto" w:sz="4" w:space="0"/>
              <w:left w:val="single" w:color="auto" w:sz="4" w:space="0"/>
              <w:bottom w:val="single" w:color="auto" w:sz="4" w:space="0"/>
              <w:right w:val="single" w:color="auto" w:sz="4" w:space="0"/>
            </w:tcBorders>
            <w:vAlign w:val="center"/>
          </w:tcPr>
          <w:p w14:paraId="63992804">
            <w:pPr>
              <w:widowControl/>
              <w:tabs>
                <w:tab w:val="decimal" w:pos="0"/>
              </w:tabs>
              <w:ind w:firstLine="0" w:firstLineChars="0"/>
              <w:jc w:val="center"/>
              <w:rPr>
                <w:kern w:val="0"/>
                <w:sz w:val="18"/>
                <w:szCs w:val="18"/>
              </w:rPr>
            </w:pPr>
            <w:r>
              <w:rPr>
                <w:kern w:val="0"/>
                <w:sz w:val="18"/>
                <w:szCs w:val="18"/>
              </w:rPr>
              <w:t>5</w:t>
            </w:r>
          </w:p>
        </w:tc>
        <w:tc>
          <w:tcPr>
            <w:tcW w:w="813" w:type="dxa"/>
            <w:tcBorders>
              <w:top w:val="single" w:color="auto" w:sz="4" w:space="0"/>
              <w:left w:val="single" w:color="auto" w:sz="4" w:space="0"/>
              <w:bottom w:val="single" w:color="auto" w:sz="4" w:space="0"/>
              <w:right w:val="single" w:color="auto" w:sz="4" w:space="0"/>
            </w:tcBorders>
            <w:vAlign w:val="center"/>
          </w:tcPr>
          <w:p w14:paraId="048B6F7E">
            <w:pPr>
              <w:widowControl/>
              <w:tabs>
                <w:tab w:val="decimal" w:pos="0"/>
              </w:tabs>
              <w:ind w:firstLine="0" w:firstLineChars="0"/>
              <w:jc w:val="center"/>
              <w:rPr>
                <w:kern w:val="0"/>
                <w:sz w:val="18"/>
                <w:szCs w:val="18"/>
              </w:rPr>
            </w:pPr>
            <w:r>
              <w:rPr>
                <w:kern w:val="0"/>
                <w:sz w:val="18"/>
                <w:szCs w:val="18"/>
              </w:rPr>
              <w:t>456</w:t>
            </w:r>
          </w:p>
        </w:tc>
        <w:tc>
          <w:tcPr>
            <w:tcW w:w="1109" w:type="dxa"/>
            <w:tcBorders>
              <w:top w:val="single" w:color="auto" w:sz="4" w:space="0"/>
              <w:left w:val="single" w:color="auto" w:sz="4" w:space="0"/>
              <w:bottom w:val="single" w:color="auto" w:sz="4" w:space="0"/>
              <w:right w:val="single" w:color="auto" w:sz="4" w:space="0"/>
            </w:tcBorders>
            <w:vAlign w:val="center"/>
          </w:tcPr>
          <w:p w14:paraId="36EE1BE2">
            <w:pPr>
              <w:widowControl/>
              <w:tabs>
                <w:tab w:val="decimal" w:pos="0"/>
              </w:tabs>
              <w:ind w:firstLine="0" w:firstLineChars="0"/>
              <w:jc w:val="center"/>
              <w:rPr>
                <w:kern w:val="0"/>
                <w:sz w:val="18"/>
                <w:szCs w:val="18"/>
              </w:rPr>
            </w:pPr>
            <w:r>
              <w:rPr>
                <w:kern w:val="0"/>
                <w:sz w:val="18"/>
                <w:szCs w:val="18"/>
              </w:rPr>
              <w:t>11.132813</w:t>
            </w:r>
          </w:p>
        </w:tc>
        <w:tc>
          <w:tcPr>
            <w:tcW w:w="426" w:type="dxa"/>
            <w:tcBorders>
              <w:top w:val="single" w:color="auto" w:sz="4" w:space="0"/>
              <w:left w:val="single" w:color="auto" w:sz="4" w:space="0"/>
              <w:bottom w:val="single" w:color="auto" w:sz="4" w:space="0"/>
              <w:right w:val="single" w:color="auto" w:sz="4" w:space="0"/>
            </w:tcBorders>
            <w:vAlign w:val="center"/>
          </w:tcPr>
          <w:p w14:paraId="4D78C382">
            <w:pPr>
              <w:widowControl/>
              <w:tabs>
                <w:tab w:val="decimal" w:pos="0"/>
              </w:tabs>
              <w:ind w:firstLine="0" w:firstLineChars="0"/>
              <w:jc w:val="center"/>
              <w:rPr>
                <w:kern w:val="0"/>
                <w:sz w:val="18"/>
                <w:szCs w:val="18"/>
              </w:rPr>
            </w:pPr>
            <w:r>
              <w:rPr>
                <w:kern w:val="0"/>
                <w:sz w:val="18"/>
                <w:szCs w:val="18"/>
              </w:rPr>
              <w:t>5</w:t>
            </w:r>
          </w:p>
        </w:tc>
      </w:tr>
      <w:tr w14:paraId="687E3FE5">
        <w:tblPrEx>
          <w:tblCellMar>
            <w:top w:w="0" w:type="dxa"/>
            <w:left w:w="108" w:type="dxa"/>
            <w:bottom w:w="0" w:type="dxa"/>
            <w:right w:w="108" w:type="dxa"/>
          </w:tblCellMar>
        </w:tblPrEx>
        <w:trPr>
          <w:trHeight w:val="270" w:hRule="atLeast"/>
          <w:jc w:val="center"/>
        </w:trPr>
        <w:tc>
          <w:tcPr>
            <w:tcW w:w="952" w:type="dxa"/>
            <w:tcBorders>
              <w:top w:val="single" w:color="auto" w:sz="4" w:space="0"/>
              <w:left w:val="single" w:color="auto" w:sz="4" w:space="0"/>
              <w:bottom w:val="single" w:color="auto" w:sz="4" w:space="0"/>
              <w:right w:val="single" w:color="auto" w:sz="4" w:space="0"/>
            </w:tcBorders>
            <w:vAlign w:val="center"/>
          </w:tcPr>
          <w:p w14:paraId="00E2C6F6">
            <w:pPr>
              <w:widowControl/>
              <w:tabs>
                <w:tab w:val="decimal" w:pos="0"/>
              </w:tabs>
              <w:ind w:firstLine="0" w:firstLineChars="0"/>
              <w:jc w:val="center"/>
              <w:rPr>
                <w:kern w:val="0"/>
                <w:sz w:val="18"/>
                <w:szCs w:val="18"/>
              </w:rPr>
            </w:pPr>
            <w:r>
              <w:rPr>
                <w:kern w:val="0"/>
                <w:sz w:val="18"/>
                <w:szCs w:val="18"/>
              </w:rPr>
              <w:t>73</w:t>
            </w:r>
          </w:p>
        </w:tc>
        <w:tc>
          <w:tcPr>
            <w:tcW w:w="1068" w:type="dxa"/>
            <w:tcBorders>
              <w:top w:val="single" w:color="auto" w:sz="4" w:space="0"/>
              <w:left w:val="single" w:color="auto" w:sz="4" w:space="0"/>
              <w:bottom w:val="single" w:color="auto" w:sz="4" w:space="0"/>
              <w:right w:val="single" w:color="auto" w:sz="4" w:space="0"/>
            </w:tcBorders>
            <w:vAlign w:val="center"/>
          </w:tcPr>
          <w:p w14:paraId="373F2745">
            <w:pPr>
              <w:widowControl/>
              <w:tabs>
                <w:tab w:val="decimal" w:pos="0"/>
              </w:tabs>
              <w:ind w:firstLine="0" w:firstLineChars="0"/>
              <w:jc w:val="center"/>
              <w:rPr>
                <w:kern w:val="0"/>
                <w:sz w:val="18"/>
                <w:szCs w:val="18"/>
              </w:rPr>
            </w:pPr>
            <w:r>
              <w:rPr>
                <w:kern w:val="0"/>
                <w:sz w:val="18"/>
                <w:szCs w:val="18"/>
              </w:rPr>
              <w:t>1.782227</w:t>
            </w:r>
          </w:p>
        </w:tc>
        <w:tc>
          <w:tcPr>
            <w:tcW w:w="668" w:type="dxa"/>
            <w:tcBorders>
              <w:top w:val="single" w:color="auto" w:sz="4" w:space="0"/>
              <w:left w:val="single" w:color="auto" w:sz="4" w:space="0"/>
              <w:bottom w:val="single" w:color="auto" w:sz="4" w:space="0"/>
              <w:right w:val="single" w:color="auto" w:sz="4" w:space="0"/>
            </w:tcBorders>
          </w:tcPr>
          <w:p w14:paraId="2DB1C220">
            <w:pPr>
              <w:widowControl/>
              <w:tabs>
                <w:tab w:val="decimal" w:pos="0"/>
              </w:tabs>
              <w:ind w:firstLine="0" w:firstLineChars="0"/>
              <w:jc w:val="center"/>
              <w:rPr>
                <w:kern w:val="0"/>
                <w:sz w:val="18"/>
                <w:szCs w:val="18"/>
              </w:rPr>
            </w:pPr>
            <w:r>
              <w:rPr>
                <w:kern w:val="0"/>
                <w:sz w:val="18"/>
                <w:szCs w:val="18"/>
              </w:rPr>
              <w:t>4</w:t>
            </w:r>
          </w:p>
        </w:tc>
        <w:tc>
          <w:tcPr>
            <w:tcW w:w="733" w:type="dxa"/>
            <w:tcBorders>
              <w:top w:val="single" w:color="auto" w:sz="4" w:space="0"/>
              <w:left w:val="single" w:color="auto" w:sz="4" w:space="0"/>
              <w:bottom w:val="single" w:color="auto" w:sz="4" w:space="0"/>
              <w:right w:val="single" w:color="auto" w:sz="4" w:space="0"/>
            </w:tcBorders>
            <w:vAlign w:val="center"/>
          </w:tcPr>
          <w:p w14:paraId="5B1A4B71">
            <w:pPr>
              <w:widowControl/>
              <w:tabs>
                <w:tab w:val="decimal" w:pos="0"/>
              </w:tabs>
              <w:ind w:firstLine="0" w:firstLineChars="0"/>
              <w:jc w:val="center"/>
              <w:rPr>
                <w:kern w:val="0"/>
                <w:sz w:val="18"/>
                <w:szCs w:val="18"/>
              </w:rPr>
            </w:pPr>
            <w:r>
              <w:rPr>
                <w:kern w:val="0"/>
                <w:sz w:val="18"/>
                <w:szCs w:val="18"/>
              </w:rPr>
              <w:t>201</w:t>
            </w:r>
          </w:p>
        </w:tc>
        <w:tc>
          <w:tcPr>
            <w:tcW w:w="1068" w:type="dxa"/>
            <w:tcBorders>
              <w:top w:val="single" w:color="auto" w:sz="4" w:space="0"/>
              <w:left w:val="single" w:color="auto" w:sz="4" w:space="0"/>
              <w:bottom w:val="single" w:color="auto" w:sz="4" w:space="0"/>
              <w:right w:val="single" w:color="auto" w:sz="4" w:space="0"/>
            </w:tcBorders>
            <w:vAlign w:val="center"/>
          </w:tcPr>
          <w:p w14:paraId="0469EC70">
            <w:pPr>
              <w:widowControl/>
              <w:tabs>
                <w:tab w:val="decimal" w:pos="0"/>
              </w:tabs>
              <w:ind w:firstLine="0" w:firstLineChars="0"/>
              <w:jc w:val="center"/>
              <w:rPr>
                <w:kern w:val="0"/>
                <w:sz w:val="18"/>
                <w:szCs w:val="18"/>
              </w:rPr>
            </w:pPr>
            <w:r>
              <w:rPr>
                <w:kern w:val="0"/>
                <w:sz w:val="18"/>
                <w:szCs w:val="18"/>
              </w:rPr>
              <w:t>4.907227</w:t>
            </w:r>
          </w:p>
        </w:tc>
        <w:tc>
          <w:tcPr>
            <w:tcW w:w="426" w:type="dxa"/>
            <w:tcBorders>
              <w:top w:val="single" w:color="auto" w:sz="4" w:space="0"/>
              <w:left w:val="single" w:color="auto" w:sz="4" w:space="0"/>
              <w:bottom w:val="single" w:color="auto" w:sz="4" w:space="0"/>
              <w:right w:val="single" w:color="auto" w:sz="4" w:space="0"/>
            </w:tcBorders>
            <w:vAlign w:val="center"/>
          </w:tcPr>
          <w:p w14:paraId="5ABBFAAC">
            <w:pPr>
              <w:widowControl/>
              <w:tabs>
                <w:tab w:val="decimal" w:pos="0"/>
              </w:tabs>
              <w:ind w:firstLine="0" w:firstLineChars="0"/>
              <w:jc w:val="center"/>
              <w:rPr>
                <w:kern w:val="0"/>
                <w:sz w:val="18"/>
                <w:szCs w:val="18"/>
              </w:rPr>
            </w:pPr>
            <w:r>
              <w:rPr>
                <w:kern w:val="0"/>
                <w:sz w:val="18"/>
                <w:szCs w:val="18"/>
              </w:rPr>
              <w:t>4</w:t>
            </w:r>
          </w:p>
        </w:tc>
        <w:tc>
          <w:tcPr>
            <w:tcW w:w="813" w:type="dxa"/>
            <w:tcBorders>
              <w:top w:val="single" w:color="auto" w:sz="4" w:space="0"/>
              <w:left w:val="single" w:color="auto" w:sz="4" w:space="0"/>
              <w:bottom w:val="single" w:color="auto" w:sz="4" w:space="0"/>
              <w:right w:val="single" w:color="auto" w:sz="4" w:space="0"/>
            </w:tcBorders>
            <w:vAlign w:val="center"/>
          </w:tcPr>
          <w:p w14:paraId="7CA5BE44">
            <w:pPr>
              <w:widowControl/>
              <w:tabs>
                <w:tab w:val="decimal" w:pos="0"/>
              </w:tabs>
              <w:ind w:firstLine="0" w:firstLineChars="0"/>
              <w:jc w:val="center"/>
              <w:rPr>
                <w:kern w:val="0"/>
                <w:sz w:val="18"/>
                <w:szCs w:val="18"/>
              </w:rPr>
            </w:pPr>
            <w:r>
              <w:rPr>
                <w:kern w:val="0"/>
                <w:sz w:val="18"/>
                <w:szCs w:val="18"/>
              </w:rPr>
              <w:t>329</w:t>
            </w:r>
          </w:p>
        </w:tc>
        <w:tc>
          <w:tcPr>
            <w:tcW w:w="1068" w:type="dxa"/>
            <w:tcBorders>
              <w:top w:val="single" w:color="auto" w:sz="4" w:space="0"/>
              <w:left w:val="single" w:color="auto" w:sz="4" w:space="0"/>
              <w:bottom w:val="single" w:color="auto" w:sz="4" w:space="0"/>
              <w:right w:val="single" w:color="auto" w:sz="4" w:space="0"/>
            </w:tcBorders>
            <w:vAlign w:val="center"/>
          </w:tcPr>
          <w:p w14:paraId="5AB75E15">
            <w:pPr>
              <w:widowControl/>
              <w:tabs>
                <w:tab w:val="decimal" w:pos="0"/>
              </w:tabs>
              <w:ind w:firstLine="0" w:firstLineChars="0"/>
              <w:jc w:val="center"/>
              <w:rPr>
                <w:kern w:val="0"/>
                <w:sz w:val="18"/>
                <w:szCs w:val="18"/>
              </w:rPr>
            </w:pPr>
            <w:r>
              <w:rPr>
                <w:kern w:val="0"/>
                <w:sz w:val="18"/>
                <w:szCs w:val="18"/>
              </w:rPr>
              <w:t>8.032227</w:t>
            </w:r>
          </w:p>
        </w:tc>
        <w:tc>
          <w:tcPr>
            <w:tcW w:w="426" w:type="dxa"/>
            <w:tcBorders>
              <w:top w:val="single" w:color="auto" w:sz="4" w:space="0"/>
              <w:left w:val="single" w:color="auto" w:sz="4" w:space="0"/>
              <w:bottom w:val="single" w:color="auto" w:sz="4" w:space="0"/>
              <w:right w:val="single" w:color="auto" w:sz="4" w:space="0"/>
            </w:tcBorders>
            <w:vAlign w:val="center"/>
          </w:tcPr>
          <w:p w14:paraId="1570A11A">
            <w:pPr>
              <w:widowControl/>
              <w:tabs>
                <w:tab w:val="decimal" w:pos="0"/>
              </w:tabs>
              <w:ind w:firstLine="0" w:firstLineChars="0"/>
              <w:jc w:val="center"/>
              <w:rPr>
                <w:kern w:val="0"/>
                <w:sz w:val="18"/>
                <w:szCs w:val="18"/>
              </w:rPr>
            </w:pPr>
            <w:r>
              <w:rPr>
                <w:kern w:val="0"/>
                <w:sz w:val="18"/>
                <w:szCs w:val="18"/>
              </w:rPr>
              <w:t>3</w:t>
            </w:r>
          </w:p>
        </w:tc>
        <w:tc>
          <w:tcPr>
            <w:tcW w:w="813" w:type="dxa"/>
            <w:tcBorders>
              <w:top w:val="single" w:color="auto" w:sz="4" w:space="0"/>
              <w:left w:val="single" w:color="auto" w:sz="4" w:space="0"/>
              <w:bottom w:val="single" w:color="auto" w:sz="4" w:space="0"/>
              <w:right w:val="single" w:color="auto" w:sz="4" w:space="0"/>
            </w:tcBorders>
            <w:vAlign w:val="center"/>
          </w:tcPr>
          <w:p w14:paraId="5BA25CA2">
            <w:pPr>
              <w:widowControl/>
              <w:tabs>
                <w:tab w:val="decimal" w:pos="0"/>
              </w:tabs>
              <w:ind w:firstLine="0" w:firstLineChars="0"/>
              <w:jc w:val="center"/>
              <w:rPr>
                <w:kern w:val="0"/>
                <w:sz w:val="18"/>
                <w:szCs w:val="18"/>
              </w:rPr>
            </w:pPr>
            <w:r>
              <w:rPr>
                <w:kern w:val="0"/>
                <w:sz w:val="18"/>
                <w:szCs w:val="18"/>
              </w:rPr>
              <w:t>457</w:t>
            </w:r>
          </w:p>
        </w:tc>
        <w:tc>
          <w:tcPr>
            <w:tcW w:w="1109" w:type="dxa"/>
            <w:tcBorders>
              <w:top w:val="single" w:color="auto" w:sz="4" w:space="0"/>
              <w:left w:val="single" w:color="auto" w:sz="4" w:space="0"/>
              <w:bottom w:val="single" w:color="auto" w:sz="4" w:space="0"/>
              <w:right w:val="single" w:color="auto" w:sz="4" w:space="0"/>
            </w:tcBorders>
            <w:vAlign w:val="center"/>
          </w:tcPr>
          <w:p w14:paraId="7C59C04B">
            <w:pPr>
              <w:widowControl/>
              <w:tabs>
                <w:tab w:val="decimal" w:pos="0"/>
              </w:tabs>
              <w:ind w:firstLine="0" w:firstLineChars="0"/>
              <w:jc w:val="center"/>
              <w:rPr>
                <w:kern w:val="0"/>
                <w:sz w:val="18"/>
                <w:szCs w:val="18"/>
              </w:rPr>
            </w:pPr>
            <w:r>
              <w:rPr>
                <w:kern w:val="0"/>
                <w:sz w:val="18"/>
                <w:szCs w:val="18"/>
              </w:rPr>
              <w:t>11.157227</w:t>
            </w:r>
          </w:p>
        </w:tc>
        <w:tc>
          <w:tcPr>
            <w:tcW w:w="426" w:type="dxa"/>
            <w:tcBorders>
              <w:top w:val="single" w:color="auto" w:sz="4" w:space="0"/>
              <w:left w:val="single" w:color="auto" w:sz="4" w:space="0"/>
              <w:bottom w:val="single" w:color="auto" w:sz="4" w:space="0"/>
              <w:right w:val="single" w:color="auto" w:sz="4" w:space="0"/>
            </w:tcBorders>
            <w:vAlign w:val="center"/>
          </w:tcPr>
          <w:p w14:paraId="3CBE954D">
            <w:pPr>
              <w:widowControl/>
              <w:tabs>
                <w:tab w:val="decimal" w:pos="0"/>
              </w:tabs>
              <w:ind w:firstLine="0" w:firstLineChars="0"/>
              <w:jc w:val="center"/>
              <w:rPr>
                <w:kern w:val="0"/>
                <w:sz w:val="18"/>
                <w:szCs w:val="18"/>
              </w:rPr>
            </w:pPr>
            <w:r>
              <w:rPr>
                <w:kern w:val="0"/>
                <w:sz w:val="18"/>
                <w:szCs w:val="18"/>
              </w:rPr>
              <w:t>6</w:t>
            </w:r>
          </w:p>
        </w:tc>
      </w:tr>
      <w:tr w14:paraId="3EFDE216">
        <w:tblPrEx>
          <w:tblCellMar>
            <w:top w:w="0" w:type="dxa"/>
            <w:left w:w="108" w:type="dxa"/>
            <w:bottom w:w="0" w:type="dxa"/>
            <w:right w:w="108" w:type="dxa"/>
          </w:tblCellMar>
        </w:tblPrEx>
        <w:trPr>
          <w:trHeight w:val="270" w:hRule="atLeast"/>
          <w:jc w:val="center"/>
        </w:trPr>
        <w:tc>
          <w:tcPr>
            <w:tcW w:w="952" w:type="dxa"/>
            <w:tcBorders>
              <w:top w:val="single" w:color="auto" w:sz="4" w:space="0"/>
              <w:left w:val="single" w:color="auto" w:sz="4" w:space="0"/>
              <w:bottom w:val="single" w:color="auto" w:sz="4" w:space="0"/>
              <w:right w:val="single" w:color="auto" w:sz="4" w:space="0"/>
            </w:tcBorders>
            <w:vAlign w:val="center"/>
          </w:tcPr>
          <w:p w14:paraId="2F84C718">
            <w:pPr>
              <w:widowControl/>
              <w:tabs>
                <w:tab w:val="decimal" w:pos="0"/>
              </w:tabs>
              <w:ind w:firstLine="0" w:firstLineChars="0"/>
              <w:jc w:val="center"/>
              <w:rPr>
                <w:kern w:val="0"/>
                <w:sz w:val="18"/>
                <w:szCs w:val="18"/>
              </w:rPr>
            </w:pPr>
            <w:r>
              <w:rPr>
                <w:kern w:val="0"/>
                <w:sz w:val="18"/>
                <w:szCs w:val="18"/>
              </w:rPr>
              <w:t>74</w:t>
            </w:r>
          </w:p>
        </w:tc>
        <w:tc>
          <w:tcPr>
            <w:tcW w:w="1068" w:type="dxa"/>
            <w:tcBorders>
              <w:top w:val="single" w:color="auto" w:sz="4" w:space="0"/>
              <w:left w:val="single" w:color="auto" w:sz="4" w:space="0"/>
              <w:bottom w:val="single" w:color="auto" w:sz="4" w:space="0"/>
              <w:right w:val="single" w:color="auto" w:sz="4" w:space="0"/>
            </w:tcBorders>
            <w:vAlign w:val="center"/>
          </w:tcPr>
          <w:p w14:paraId="0211BDFF">
            <w:pPr>
              <w:widowControl/>
              <w:tabs>
                <w:tab w:val="decimal" w:pos="0"/>
              </w:tabs>
              <w:ind w:firstLine="0" w:firstLineChars="0"/>
              <w:jc w:val="center"/>
              <w:rPr>
                <w:kern w:val="0"/>
                <w:sz w:val="18"/>
                <w:szCs w:val="18"/>
              </w:rPr>
            </w:pPr>
            <w:r>
              <w:rPr>
                <w:kern w:val="0"/>
                <w:sz w:val="18"/>
                <w:szCs w:val="18"/>
              </w:rPr>
              <w:t>1.806641</w:t>
            </w:r>
          </w:p>
        </w:tc>
        <w:tc>
          <w:tcPr>
            <w:tcW w:w="668" w:type="dxa"/>
            <w:tcBorders>
              <w:top w:val="single" w:color="auto" w:sz="4" w:space="0"/>
              <w:left w:val="single" w:color="auto" w:sz="4" w:space="0"/>
              <w:bottom w:val="single" w:color="auto" w:sz="4" w:space="0"/>
              <w:right w:val="single" w:color="auto" w:sz="4" w:space="0"/>
            </w:tcBorders>
          </w:tcPr>
          <w:p w14:paraId="6A7FF451">
            <w:pPr>
              <w:widowControl/>
              <w:tabs>
                <w:tab w:val="decimal" w:pos="0"/>
              </w:tabs>
              <w:ind w:firstLine="0" w:firstLineChars="0"/>
              <w:jc w:val="center"/>
              <w:rPr>
                <w:kern w:val="0"/>
                <w:sz w:val="18"/>
                <w:szCs w:val="18"/>
              </w:rPr>
            </w:pPr>
            <w:r>
              <w:rPr>
                <w:kern w:val="0"/>
                <w:sz w:val="18"/>
                <w:szCs w:val="18"/>
              </w:rPr>
              <w:t>1</w:t>
            </w:r>
          </w:p>
        </w:tc>
        <w:tc>
          <w:tcPr>
            <w:tcW w:w="733" w:type="dxa"/>
            <w:tcBorders>
              <w:top w:val="single" w:color="auto" w:sz="4" w:space="0"/>
              <w:left w:val="single" w:color="auto" w:sz="4" w:space="0"/>
              <w:bottom w:val="single" w:color="auto" w:sz="4" w:space="0"/>
              <w:right w:val="single" w:color="auto" w:sz="4" w:space="0"/>
            </w:tcBorders>
            <w:vAlign w:val="center"/>
          </w:tcPr>
          <w:p w14:paraId="1BD5CFA9">
            <w:pPr>
              <w:widowControl/>
              <w:tabs>
                <w:tab w:val="decimal" w:pos="0"/>
              </w:tabs>
              <w:ind w:firstLine="0" w:firstLineChars="0"/>
              <w:jc w:val="center"/>
              <w:rPr>
                <w:kern w:val="0"/>
                <w:sz w:val="18"/>
                <w:szCs w:val="18"/>
              </w:rPr>
            </w:pPr>
            <w:r>
              <w:rPr>
                <w:kern w:val="0"/>
                <w:sz w:val="18"/>
                <w:szCs w:val="18"/>
              </w:rPr>
              <w:t>202</w:t>
            </w:r>
          </w:p>
        </w:tc>
        <w:tc>
          <w:tcPr>
            <w:tcW w:w="1068" w:type="dxa"/>
            <w:tcBorders>
              <w:top w:val="single" w:color="auto" w:sz="4" w:space="0"/>
              <w:left w:val="single" w:color="auto" w:sz="4" w:space="0"/>
              <w:bottom w:val="single" w:color="auto" w:sz="4" w:space="0"/>
              <w:right w:val="single" w:color="auto" w:sz="4" w:space="0"/>
            </w:tcBorders>
            <w:vAlign w:val="center"/>
          </w:tcPr>
          <w:p w14:paraId="6D6C62FF">
            <w:pPr>
              <w:widowControl/>
              <w:tabs>
                <w:tab w:val="decimal" w:pos="0"/>
              </w:tabs>
              <w:ind w:firstLine="0" w:firstLineChars="0"/>
              <w:jc w:val="center"/>
              <w:rPr>
                <w:kern w:val="0"/>
                <w:sz w:val="18"/>
                <w:szCs w:val="18"/>
              </w:rPr>
            </w:pPr>
            <w:r>
              <w:rPr>
                <w:kern w:val="0"/>
                <w:sz w:val="18"/>
                <w:szCs w:val="18"/>
              </w:rPr>
              <w:t>4.931641</w:t>
            </w:r>
          </w:p>
        </w:tc>
        <w:tc>
          <w:tcPr>
            <w:tcW w:w="426" w:type="dxa"/>
            <w:tcBorders>
              <w:top w:val="single" w:color="auto" w:sz="4" w:space="0"/>
              <w:left w:val="single" w:color="auto" w:sz="4" w:space="0"/>
              <w:bottom w:val="single" w:color="auto" w:sz="4" w:space="0"/>
              <w:right w:val="single" w:color="auto" w:sz="4" w:space="0"/>
            </w:tcBorders>
            <w:vAlign w:val="center"/>
          </w:tcPr>
          <w:p w14:paraId="2A697FD9">
            <w:pPr>
              <w:widowControl/>
              <w:tabs>
                <w:tab w:val="decimal" w:pos="0"/>
              </w:tabs>
              <w:ind w:firstLine="0" w:firstLineChars="0"/>
              <w:jc w:val="center"/>
              <w:rPr>
                <w:kern w:val="0"/>
                <w:sz w:val="18"/>
                <w:szCs w:val="18"/>
              </w:rPr>
            </w:pPr>
            <w:r>
              <w:rPr>
                <w:kern w:val="0"/>
                <w:sz w:val="18"/>
                <w:szCs w:val="18"/>
              </w:rPr>
              <w:t>5</w:t>
            </w:r>
          </w:p>
        </w:tc>
        <w:tc>
          <w:tcPr>
            <w:tcW w:w="813" w:type="dxa"/>
            <w:tcBorders>
              <w:top w:val="single" w:color="auto" w:sz="4" w:space="0"/>
              <w:left w:val="single" w:color="auto" w:sz="4" w:space="0"/>
              <w:bottom w:val="single" w:color="auto" w:sz="4" w:space="0"/>
              <w:right w:val="single" w:color="auto" w:sz="4" w:space="0"/>
            </w:tcBorders>
            <w:vAlign w:val="center"/>
          </w:tcPr>
          <w:p w14:paraId="6B09A227">
            <w:pPr>
              <w:widowControl/>
              <w:tabs>
                <w:tab w:val="decimal" w:pos="0"/>
              </w:tabs>
              <w:ind w:firstLine="0" w:firstLineChars="0"/>
              <w:jc w:val="center"/>
              <w:rPr>
                <w:kern w:val="0"/>
                <w:sz w:val="18"/>
                <w:szCs w:val="18"/>
              </w:rPr>
            </w:pPr>
            <w:r>
              <w:rPr>
                <w:kern w:val="0"/>
                <w:sz w:val="18"/>
                <w:szCs w:val="18"/>
              </w:rPr>
              <w:t>330</w:t>
            </w:r>
          </w:p>
        </w:tc>
        <w:tc>
          <w:tcPr>
            <w:tcW w:w="1068" w:type="dxa"/>
            <w:tcBorders>
              <w:top w:val="single" w:color="auto" w:sz="4" w:space="0"/>
              <w:left w:val="single" w:color="auto" w:sz="4" w:space="0"/>
              <w:bottom w:val="single" w:color="auto" w:sz="4" w:space="0"/>
              <w:right w:val="single" w:color="auto" w:sz="4" w:space="0"/>
            </w:tcBorders>
            <w:vAlign w:val="center"/>
          </w:tcPr>
          <w:p w14:paraId="36EB8115">
            <w:pPr>
              <w:widowControl/>
              <w:tabs>
                <w:tab w:val="decimal" w:pos="0"/>
              </w:tabs>
              <w:ind w:firstLine="0" w:firstLineChars="0"/>
              <w:jc w:val="center"/>
              <w:rPr>
                <w:kern w:val="0"/>
                <w:sz w:val="18"/>
                <w:szCs w:val="18"/>
              </w:rPr>
            </w:pPr>
            <w:r>
              <w:rPr>
                <w:kern w:val="0"/>
                <w:sz w:val="18"/>
                <w:szCs w:val="18"/>
              </w:rPr>
              <w:t>8.056641</w:t>
            </w:r>
          </w:p>
        </w:tc>
        <w:tc>
          <w:tcPr>
            <w:tcW w:w="426" w:type="dxa"/>
            <w:tcBorders>
              <w:top w:val="single" w:color="auto" w:sz="4" w:space="0"/>
              <w:left w:val="single" w:color="auto" w:sz="4" w:space="0"/>
              <w:bottom w:val="single" w:color="auto" w:sz="4" w:space="0"/>
              <w:right w:val="single" w:color="auto" w:sz="4" w:space="0"/>
            </w:tcBorders>
            <w:vAlign w:val="center"/>
          </w:tcPr>
          <w:p w14:paraId="55845D43">
            <w:pPr>
              <w:widowControl/>
              <w:tabs>
                <w:tab w:val="decimal" w:pos="0"/>
              </w:tabs>
              <w:ind w:firstLine="0" w:firstLineChars="0"/>
              <w:jc w:val="center"/>
              <w:rPr>
                <w:kern w:val="0"/>
                <w:sz w:val="18"/>
                <w:szCs w:val="18"/>
              </w:rPr>
            </w:pPr>
            <w:r>
              <w:rPr>
                <w:kern w:val="0"/>
                <w:sz w:val="18"/>
                <w:szCs w:val="18"/>
              </w:rPr>
              <w:t>4</w:t>
            </w:r>
          </w:p>
        </w:tc>
        <w:tc>
          <w:tcPr>
            <w:tcW w:w="813" w:type="dxa"/>
            <w:tcBorders>
              <w:top w:val="single" w:color="auto" w:sz="4" w:space="0"/>
              <w:left w:val="single" w:color="auto" w:sz="4" w:space="0"/>
              <w:bottom w:val="single" w:color="auto" w:sz="4" w:space="0"/>
              <w:right w:val="single" w:color="auto" w:sz="4" w:space="0"/>
            </w:tcBorders>
            <w:vAlign w:val="center"/>
          </w:tcPr>
          <w:p w14:paraId="060C228B">
            <w:pPr>
              <w:widowControl/>
              <w:tabs>
                <w:tab w:val="decimal" w:pos="0"/>
              </w:tabs>
              <w:ind w:firstLine="0" w:firstLineChars="0"/>
              <w:jc w:val="center"/>
              <w:rPr>
                <w:kern w:val="0"/>
                <w:sz w:val="18"/>
                <w:szCs w:val="18"/>
              </w:rPr>
            </w:pPr>
            <w:r>
              <w:rPr>
                <w:kern w:val="0"/>
                <w:sz w:val="18"/>
                <w:szCs w:val="18"/>
              </w:rPr>
              <w:t>458</w:t>
            </w:r>
          </w:p>
        </w:tc>
        <w:tc>
          <w:tcPr>
            <w:tcW w:w="1109" w:type="dxa"/>
            <w:tcBorders>
              <w:top w:val="single" w:color="auto" w:sz="4" w:space="0"/>
              <w:left w:val="single" w:color="auto" w:sz="4" w:space="0"/>
              <w:bottom w:val="single" w:color="auto" w:sz="4" w:space="0"/>
              <w:right w:val="single" w:color="auto" w:sz="4" w:space="0"/>
            </w:tcBorders>
            <w:vAlign w:val="center"/>
          </w:tcPr>
          <w:p w14:paraId="0DFF5535">
            <w:pPr>
              <w:widowControl/>
              <w:tabs>
                <w:tab w:val="decimal" w:pos="0"/>
              </w:tabs>
              <w:ind w:firstLine="0" w:firstLineChars="0"/>
              <w:jc w:val="center"/>
              <w:rPr>
                <w:kern w:val="0"/>
                <w:sz w:val="18"/>
                <w:szCs w:val="18"/>
              </w:rPr>
            </w:pPr>
            <w:r>
              <w:rPr>
                <w:kern w:val="0"/>
                <w:sz w:val="18"/>
                <w:szCs w:val="18"/>
              </w:rPr>
              <w:t>11.181641</w:t>
            </w:r>
          </w:p>
        </w:tc>
        <w:tc>
          <w:tcPr>
            <w:tcW w:w="426" w:type="dxa"/>
            <w:tcBorders>
              <w:top w:val="single" w:color="auto" w:sz="4" w:space="0"/>
              <w:left w:val="single" w:color="auto" w:sz="4" w:space="0"/>
              <w:bottom w:val="single" w:color="auto" w:sz="4" w:space="0"/>
              <w:right w:val="single" w:color="auto" w:sz="4" w:space="0"/>
            </w:tcBorders>
            <w:vAlign w:val="center"/>
          </w:tcPr>
          <w:p w14:paraId="061B1B2B">
            <w:pPr>
              <w:widowControl/>
              <w:tabs>
                <w:tab w:val="decimal" w:pos="0"/>
              </w:tabs>
              <w:ind w:firstLine="0" w:firstLineChars="0"/>
              <w:jc w:val="center"/>
              <w:rPr>
                <w:kern w:val="0"/>
                <w:sz w:val="18"/>
                <w:szCs w:val="18"/>
              </w:rPr>
            </w:pPr>
            <w:r>
              <w:rPr>
                <w:kern w:val="0"/>
                <w:sz w:val="18"/>
                <w:szCs w:val="18"/>
              </w:rPr>
              <w:t>3</w:t>
            </w:r>
          </w:p>
        </w:tc>
      </w:tr>
      <w:tr w14:paraId="47B322F5">
        <w:tblPrEx>
          <w:tblCellMar>
            <w:top w:w="0" w:type="dxa"/>
            <w:left w:w="108" w:type="dxa"/>
            <w:bottom w:w="0" w:type="dxa"/>
            <w:right w:w="108" w:type="dxa"/>
          </w:tblCellMar>
        </w:tblPrEx>
        <w:trPr>
          <w:trHeight w:val="270" w:hRule="atLeast"/>
          <w:jc w:val="center"/>
        </w:trPr>
        <w:tc>
          <w:tcPr>
            <w:tcW w:w="952" w:type="dxa"/>
            <w:tcBorders>
              <w:top w:val="single" w:color="auto" w:sz="4" w:space="0"/>
              <w:left w:val="single" w:color="auto" w:sz="4" w:space="0"/>
              <w:bottom w:val="single" w:color="auto" w:sz="4" w:space="0"/>
              <w:right w:val="single" w:color="auto" w:sz="4" w:space="0"/>
            </w:tcBorders>
            <w:vAlign w:val="center"/>
          </w:tcPr>
          <w:p w14:paraId="5C08434F">
            <w:pPr>
              <w:widowControl/>
              <w:tabs>
                <w:tab w:val="decimal" w:pos="0"/>
              </w:tabs>
              <w:ind w:firstLine="0" w:firstLineChars="0"/>
              <w:jc w:val="center"/>
              <w:rPr>
                <w:kern w:val="0"/>
                <w:sz w:val="18"/>
                <w:szCs w:val="18"/>
              </w:rPr>
            </w:pPr>
            <w:r>
              <w:rPr>
                <w:kern w:val="0"/>
                <w:sz w:val="18"/>
                <w:szCs w:val="18"/>
              </w:rPr>
              <w:t>75</w:t>
            </w:r>
          </w:p>
        </w:tc>
        <w:tc>
          <w:tcPr>
            <w:tcW w:w="1068" w:type="dxa"/>
            <w:tcBorders>
              <w:top w:val="single" w:color="auto" w:sz="4" w:space="0"/>
              <w:left w:val="single" w:color="auto" w:sz="4" w:space="0"/>
              <w:bottom w:val="single" w:color="auto" w:sz="4" w:space="0"/>
              <w:right w:val="single" w:color="auto" w:sz="4" w:space="0"/>
            </w:tcBorders>
            <w:vAlign w:val="center"/>
          </w:tcPr>
          <w:p w14:paraId="2AC9335A">
            <w:pPr>
              <w:widowControl/>
              <w:tabs>
                <w:tab w:val="decimal" w:pos="0"/>
              </w:tabs>
              <w:ind w:firstLine="0" w:firstLineChars="0"/>
              <w:jc w:val="center"/>
              <w:rPr>
                <w:kern w:val="0"/>
                <w:sz w:val="18"/>
                <w:szCs w:val="18"/>
              </w:rPr>
            </w:pPr>
            <w:r>
              <w:rPr>
                <w:kern w:val="0"/>
                <w:sz w:val="18"/>
                <w:szCs w:val="18"/>
              </w:rPr>
              <w:t>1.831055</w:t>
            </w:r>
          </w:p>
        </w:tc>
        <w:tc>
          <w:tcPr>
            <w:tcW w:w="668" w:type="dxa"/>
            <w:tcBorders>
              <w:top w:val="single" w:color="auto" w:sz="4" w:space="0"/>
              <w:left w:val="single" w:color="auto" w:sz="4" w:space="0"/>
              <w:bottom w:val="single" w:color="auto" w:sz="4" w:space="0"/>
              <w:right w:val="single" w:color="auto" w:sz="4" w:space="0"/>
            </w:tcBorders>
            <w:vAlign w:val="center"/>
          </w:tcPr>
          <w:p w14:paraId="4814BE40">
            <w:pPr>
              <w:widowControl/>
              <w:tabs>
                <w:tab w:val="decimal" w:pos="0"/>
              </w:tabs>
              <w:ind w:firstLine="0" w:firstLineChars="0"/>
              <w:jc w:val="center"/>
              <w:rPr>
                <w:kern w:val="0"/>
                <w:sz w:val="18"/>
                <w:szCs w:val="18"/>
              </w:rPr>
            </w:pPr>
            <w:r>
              <w:rPr>
                <w:kern w:val="0"/>
                <w:sz w:val="18"/>
                <w:szCs w:val="18"/>
              </w:rPr>
              <w:t>3</w:t>
            </w:r>
          </w:p>
        </w:tc>
        <w:tc>
          <w:tcPr>
            <w:tcW w:w="733" w:type="dxa"/>
            <w:tcBorders>
              <w:top w:val="single" w:color="auto" w:sz="4" w:space="0"/>
              <w:left w:val="single" w:color="auto" w:sz="4" w:space="0"/>
              <w:bottom w:val="single" w:color="auto" w:sz="4" w:space="0"/>
              <w:right w:val="single" w:color="auto" w:sz="4" w:space="0"/>
            </w:tcBorders>
            <w:vAlign w:val="center"/>
          </w:tcPr>
          <w:p w14:paraId="0989523B">
            <w:pPr>
              <w:widowControl/>
              <w:tabs>
                <w:tab w:val="decimal" w:pos="0"/>
              </w:tabs>
              <w:ind w:firstLine="0" w:firstLineChars="0"/>
              <w:jc w:val="center"/>
              <w:rPr>
                <w:kern w:val="0"/>
                <w:sz w:val="18"/>
                <w:szCs w:val="18"/>
              </w:rPr>
            </w:pPr>
            <w:r>
              <w:rPr>
                <w:kern w:val="0"/>
                <w:sz w:val="18"/>
                <w:szCs w:val="18"/>
              </w:rPr>
              <w:t>203</w:t>
            </w:r>
          </w:p>
        </w:tc>
        <w:tc>
          <w:tcPr>
            <w:tcW w:w="1068" w:type="dxa"/>
            <w:tcBorders>
              <w:top w:val="single" w:color="auto" w:sz="4" w:space="0"/>
              <w:left w:val="single" w:color="auto" w:sz="4" w:space="0"/>
              <w:bottom w:val="single" w:color="auto" w:sz="4" w:space="0"/>
              <w:right w:val="single" w:color="auto" w:sz="4" w:space="0"/>
            </w:tcBorders>
            <w:vAlign w:val="center"/>
          </w:tcPr>
          <w:p w14:paraId="721E6108">
            <w:pPr>
              <w:widowControl/>
              <w:tabs>
                <w:tab w:val="decimal" w:pos="0"/>
              </w:tabs>
              <w:ind w:firstLine="0" w:firstLineChars="0"/>
              <w:jc w:val="center"/>
              <w:rPr>
                <w:kern w:val="0"/>
                <w:sz w:val="18"/>
                <w:szCs w:val="18"/>
              </w:rPr>
            </w:pPr>
            <w:r>
              <w:rPr>
                <w:kern w:val="0"/>
                <w:sz w:val="18"/>
                <w:szCs w:val="18"/>
              </w:rPr>
              <w:t>4.956055</w:t>
            </w:r>
          </w:p>
        </w:tc>
        <w:tc>
          <w:tcPr>
            <w:tcW w:w="426" w:type="dxa"/>
            <w:tcBorders>
              <w:top w:val="single" w:color="auto" w:sz="4" w:space="0"/>
              <w:left w:val="single" w:color="auto" w:sz="4" w:space="0"/>
              <w:bottom w:val="single" w:color="auto" w:sz="4" w:space="0"/>
              <w:right w:val="single" w:color="auto" w:sz="4" w:space="0"/>
            </w:tcBorders>
            <w:vAlign w:val="center"/>
          </w:tcPr>
          <w:p w14:paraId="53C96FE3">
            <w:pPr>
              <w:widowControl/>
              <w:tabs>
                <w:tab w:val="decimal" w:pos="0"/>
              </w:tabs>
              <w:ind w:firstLine="0" w:firstLineChars="0"/>
              <w:jc w:val="center"/>
              <w:rPr>
                <w:kern w:val="0"/>
                <w:sz w:val="18"/>
                <w:szCs w:val="18"/>
              </w:rPr>
            </w:pPr>
            <w:r>
              <w:rPr>
                <w:kern w:val="0"/>
                <w:sz w:val="18"/>
                <w:szCs w:val="18"/>
              </w:rPr>
              <w:t>6</w:t>
            </w:r>
          </w:p>
        </w:tc>
        <w:tc>
          <w:tcPr>
            <w:tcW w:w="813" w:type="dxa"/>
            <w:tcBorders>
              <w:top w:val="single" w:color="auto" w:sz="4" w:space="0"/>
              <w:left w:val="single" w:color="auto" w:sz="4" w:space="0"/>
              <w:bottom w:val="single" w:color="auto" w:sz="4" w:space="0"/>
              <w:right w:val="single" w:color="auto" w:sz="4" w:space="0"/>
            </w:tcBorders>
            <w:vAlign w:val="center"/>
          </w:tcPr>
          <w:p w14:paraId="398DDBB3">
            <w:pPr>
              <w:widowControl/>
              <w:tabs>
                <w:tab w:val="decimal" w:pos="0"/>
              </w:tabs>
              <w:ind w:firstLine="0" w:firstLineChars="0"/>
              <w:jc w:val="center"/>
              <w:rPr>
                <w:kern w:val="0"/>
                <w:sz w:val="18"/>
                <w:szCs w:val="18"/>
              </w:rPr>
            </w:pPr>
            <w:r>
              <w:rPr>
                <w:kern w:val="0"/>
                <w:sz w:val="18"/>
                <w:szCs w:val="18"/>
              </w:rPr>
              <w:t>331</w:t>
            </w:r>
          </w:p>
        </w:tc>
        <w:tc>
          <w:tcPr>
            <w:tcW w:w="1068" w:type="dxa"/>
            <w:tcBorders>
              <w:top w:val="single" w:color="auto" w:sz="4" w:space="0"/>
              <w:left w:val="single" w:color="auto" w:sz="4" w:space="0"/>
              <w:bottom w:val="single" w:color="auto" w:sz="4" w:space="0"/>
              <w:right w:val="single" w:color="auto" w:sz="4" w:space="0"/>
            </w:tcBorders>
            <w:vAlign w:val="center"/>
          </w:tcPr>
          <w:p w14:paraId="447CEB23">
            <w:pPr>
              <w:widowControl/>
              <w:tabs>
                <w:tab w:val="decimal" w:pos="0"/>
              </w:tabs>
              <w:ind w:firstLine="0" w:firstLineChars="0"/>
              <w:jc w:val="center"/>
              <w:rPr>
                <w:kern w:val="0"/>
                <w:sz w:val="18"/>
                <w:szCs w:val="18"/>
              </w:rPr>
            </w:pPr>
            <w:r>
              <w:rPr>
                <w:kern w:val="0"/>
                <w:sz w:val="18"/>
                <w:szCs w:val="18"/>
              </w:rPr>
              <w:t>8.081055</w:t>
            </w:r>
          </w:p>
        </w:tc>
        <w:tc>
          <w:tcPr>
            <w:tcW w:w="426" w:type="dxa"/>
            <w:tcBorders>
              <w:top w:val="single" w:color="auto" w:sz="4" w:space="0"/>
              <w:left w:val="single" w:color="auto" w:sz="4" w:space="0"/>
              <w:bottom w:val="single" w:color="auto" w:sz="4" w:space="0"/>
              <w:right w:val="single" w:color="auto" w:sz="4" w:space="0"/>
            </w:tcBorders>
            <w:vAlign w:val="center"/>
          </w:tcPr>
          <w:p w14:paraId="7FC0C410">
            <w:pPr>
              <w:widowControl/>
              <w:tabs>
                <w:tab w:val="decimal" w:pos="0"/>
              </w:tabs>
              <w:ind w:firstLine="0" w:firstLineChars="0"/>
              <w:jc w:val="center"/>
              <w:rPr>
                <w:kern w:val="0"/>
                <w:sz w:val="18"/>
                <w:szCs w:val="18"/>
              </w:rPr>
            </w:pPr>
            <w:r>
              <w:rPr>
                <w:kern w:val="0"/>
                <w:sz w:val="18"/>
                <w:szCs w:val="18"/>
              </w:rPr>
              <w:t>2</w:t>
            </w:r>
          </w:p>
        </w:tc>
        <w:tc>
          <w:tcPr>
            <w:tcW w:w="813" w:type="dxa"/>
            <w:tcBorders>
              <w:top w:val="single" w:color="auto" w:sz="4" w:space="0"/>
              <w:left w:val="single" w:color="auto" w:sz="4" w:space="0"/>
              <w:bottom w:val="single" w:color="auto" w:sz="4" w:space="0"/>
              <w:right w:val="single" w:color="auto" w:sz="4" w:space="0"/>
            </w:tcBorders>
            <w:vAlign w:val="center"/>
          </w:tcPr>
          <w:p w14:paraId="5687E163">
            <w:pPr>
              <w:widowControl/>
              <w:tabs>
                <w:tab w:val="decimal" w:pos="0"/>
              </w:tabs>
              <w:ind w:firstLine="0" w:firstLineChars="0"/>
              <w:jc w:val="center"/>
              <w:rPr>
                <w:kern w:val="0"/>
                <w:sz w:val="18"/>
                <w:szCs w:val="18"/>
              </w:rPr>
            </w:pPr>
            <w:r>
              <w:rPr>
                <w:kern w:val="0"/>
                <w:sz w:val="18"/>
                <w:szCs w:val="18"/>
              </w:rPr>
              <w:t>459</w:t>
            </w:r>
          </w:p>
        </w:tc>
        <w:tc>
          <w:tcPr>
            <w:tcW w:w="1109" w:type="dxa"/>
            <w:tcBorders>
              <w:top w:val="single" w:color="auto" w:sz="4" w:space="0"/>
              <w:left w:val="single" w:color="auto" w:sz="4" w:space="0"/>
              <w:bottom w:val="single" w:color="auto" w:sz="4" w:space="0"/>
              <w:right w:val="single" w:color="auto" w:sz="4" w:space="0"/>
            </w:tcBorders>
            <w:vAlign w:val="center"/>
          </w:tcPr>
          <w:p w14:paraId="1B39E6F2">
            <w:pPr>
              <w:widowControl/>
              <w:tabs>
                <w:tab w:val="decimal" w:pos="0"/>
              </w:tabs>
              <w:ind w:firstLine="0" w:firstLineChars="0"/>
              <w:jc w:val="center"/>
              <w:rPr>
                <w:kern w:val="0"/>
                <w:sz w:val="18"/>
                <w:szCs w:val="18"/>
              </w:rPr>
            </w:pPr>
            <w:r>
              <w:rPr>
                <w:kern w:val="0"/>
                <w:sz w:val="18"/>
                <w:szCs w:val="18"/>
              </w:rPr>
              <w:t>11.206055</w:t>
            </w:r>
          </w:p>
        </w:tc>
        <w:tc>
          <w:tcPr>
            <w:tcW w:w="426" w:type="dxa"/>
            <w:tcBorders>
              <w:top w:val="single" w:color="auto" w:sz="4" w:space="0"/>
              <w:left w:val="single" w:color="auto" w:sz="4" w:space="0"/>
              <w:bottom w:val="single" w:color="auto" w:sz="4" w:space="0"/>
              <w:right w:val="single" w:color="auto" w:sz="4" w:space="0"/>
            </w:tcBorders>
            <w:vAlign w:val="center"/>
          </w:tcPr>
          <w:p w14:paraId="224F2396">
            <w:pPr>
              <w:widowControl/>
              <w:tabs>
                <w:tab w:val="decimal" w:pos="0"/>
              </w:tabs>
              <w:ind w:firstLine="0" w:firstLineChars="0"/>
              <w:jc w:val="center"/>
              <w:rPr>
                <w:kern w:val="0"/>
                <w:sz w:val="18"/>
                <w:szCs w:val="18"/>
              </w:rPr>
            </w:pPr>
            <w:r>
              <w:rPr>
                <w:kern w:val="0"/>
                <w:sz w:val="18"/>
                <w:szCs w:val="18"/>
              </w:rPr>
              <w:t>2</w:t>
            </w:r>
          </w:p>
        </w:tc>
      </w:tr>
      <w:tr w14:paraId="34EC7AF9">
        <w:tblPrEx>
          <w:tblCellMar>
            <w:top w:w="0" w:type="dxa"/>
            <w:left w:w="108" w:type="dxa"/>
            <w:bottom w:w="0" w:type="dxa"/>
            <w:right w:w="108" w:type="dxa"/>
          </w:tblCellMar>
        </w:tblPrEx>
        <w:trPr>
          <w:trHeight w:val="270" w:hRule="atLeast"/>
          <w:jc w:val="center"/>
        </w:trPr>
        <w:tc>
          <w:tcPr>
            <w:tcW w:w="952" w:type="dxa"/>
            <w:tcBorders>
              <w:top w:val="single" w:color="auto" w:sz="4" w:space="0"/>
              <w:left w:val="single" w:color="auto" w:sz="4" w:space="0"/>
              <w:bottom w:val="single" w:color="auto" w:sz="4" w:space="0"/>
              <w:right w:val="single" w:color="auto" w:sz="4" w:space="0"/>
            </w:tcBorders>
            <w:vAlign w:val="center"/>
          </w:tcPr>
          <w:p w14:paraId="52019CE6">
            <w:pPr>
              <w:widowControl/>
              <w:tabs>
                <w:tab w:val="decimal" w:pos="0"/>
              </w:tabs>
              <w:ind w:firstLine="0" w:firstLineChars="0"/>
              <w:jc w:val="center"/>
              <w:rPr>
                <w:kern w:val="0"/>
                <w:sz w:val="18"/>
                <w:szCs w:val="18"/>
              </w:rPr>
            </w:pPr>
            <w:r>
              <w:rPr>
                <w:kern w:val="0"/>
                <w:sz w:val="18"/>
                <w:szCs w:val="18"/>
              </w:rPr>
              <w:t>76</w:t>
            </w:r>
          </w:p>
        </w:tc>
        <w:tc>
          <w:tcPr>
            <w:tcW w:w="1068" w:type="dxa"/>
            <w:tcBorders>
              <w:top w:val="single" w:color="auto" w:sz="4" w:space="0"/>
              <w:left w:val="single" w:color="auto" w:sz="4" w:space="0"/>
              <w:bottom w:val="single" w:color="auto" w:sz="4" w:space="0"/>
              <w:right w:val="single" w:color="auto" w:sz="4" w:space="0"/>
            </w:tcBorders>
            <w:vAlign w:val="center"/>
          </w:tcPr>
          <w:p w14:paraId="1C941C22">
            <w:pPr>
              <w:widowControl/>
              <w:tabs>
                <w:tab w:val="decimal" w:pos="0"/>
              </w:tabs>
              <w:ind w:firstLine="0" w:firstLineChars="0"/>
              <w:jc w:val="center"/>
              <w:rPr>
                <w:kern w:val="0"/>
                <w:sz w:val="18"/>
                <w:szCs w:val="18"/>
              </w:rPr>
            </w:pPr>
            <w:r>
              <w:rPr>
                <w:kern w:val="0"/>
                <w:sz w:val="18"/>
                <w:szCs w:val="18"/>
              </w:rPr>
              <w:t>1.855469</w:t>
            </w:r>
          </w:p>
        </w:tc>
        <w:tc>
          <w:tcPr>
            <w:tcW w:w="668" w:type="dxa"/>
            <w:tcBorders>
              <w:top w:val="single" w:color="auto" w:sz="4" w:space="0"/>
              <w:left w:val="single" w:color="auto" w:sz="4" w:space="0"/>
              <w:bottom w:val="single" w:color="auto" w:sz="4" w:space="0"/>
              <w:right w:val="single" w:color="auto" w:sz="4" w:space="0"/>
            </w:tcBorders>
            <w:vAlign w:val="center"/>
          </w:tcPr>
          <w:p w14:paraId="02DD1EA9">
            <w:pPr>
              <w:widowControl/>
              <w:tabs>
                <w:tab w:val="decimal" w:pos="0"/>
              </w:tabs>
              <w:ind w:firstLine="0" w:firstLineChars="0"/>
              <w:jc w:val="center"/>
              <w:rPr>
                <w:kern w:val="0"/>
                <w:sz w:val="18"/>
                <w:szCs w:val="18"/>
              </w:rPr>
            </w:pPr>
            <w:r>
              <w:rPr>
                <w:kern w:val="0"/>
                <w:sz w:val="18"/>
                <w:szCs w:val="18"/>
              </w:rPr>
              <w:t>4</w:t>
            </w:r>
          </w:p>
        </w:tc>
        <w:tc>
          <w:tcPr>
            <w:tcW w:w="733" w:type="dxa"/>
            <w:tcBorders>
              <w:top w:val="single" w:color="auto" w:sz="4" w:space="0"/>
              <w:left w:val="single" w:color="auto" w:sz="4" w:space="0"/>
              <w:bottom w:val="single" w:color="auto" w:sz="4" w:space="0"/>
              <w:right w:val="single" w:color="auto" w:sz="4" w:space="0"/>
            </w:tcBorders>
            <w:vAlign w:val="center"/>
          </w:tcPr>
          <w:p w14:paraId="5BE757D9">
            <w:pPr>
              <w:widowControl/>
              <w:tabs>
                <w:tab w:val="decimal" w:pos="0"/>
              </w:tabs>
              <w:ind w:firstLine="0" w:firstLineChars="0"/>
              <w:jc w:val="center"/>
              <w:rPr>
                <w:kern w:val="0"/>
                <w:sz w:val="18"/>
                <w:szCs w:val="18"/>
              </w:rPr>
            </w:pPr>
            <w:r>
              <w:rPr>
                <w:kern w:val="0"/>
                <w:sz w:val="18"/>
                <w:szCs w:val="18"/>
              </w:rPr>
              <w:t>204</w:t>
            </w:r>
          </w:p>
        </w:tc>
        <w:tc>
          <w:tcPr>
            <w:tcW w:w="1068" w:type="dxa"/>
            <w:tcBorders>
              <w:top w:val="single" w:color="auto" w:sz="4" w:space="0"/>
              <w:left w:val="single" w:color="auto" w:sz="4" w:space="0"/>
              <w:bottom w:val="single" w:color="auto" w:sz="4" w:space="0"/>
              <w:right w:val="single" w:color="auto" w:sz="4" w:space="0"/>
            </w:tcBorders>
            <w:vAlign w:val="center"/>
          </w:tcPr>
          <w:p w14:paraId="3E39B0F1">
            <w:pPr>
              <w:widowControl/>
              <w:tabs>
                <w:tab w:val="decimal" w:pos="0"/>
              </w:tabs>
              <w:ind w:firstLine="0" w:firstLineChars="0"/>
              <w:jc w:val="center"/>
              <w:rPr>
                <w:kern w:val="0"/>
                <w:sz w:val="18"/>
                <w:szCs w:val="18"/>
              </w:rPr>
            </w:pPr>
            <w:r>
              <w:rPr>
                <w:kern w:val="0"/>
                <w:sz w:val="18"/>
                <w:szCs w:val="18"/>
              </w:rPr>
              <w:t>4.980469</w:t>
            </w:r>
          </w:p>
        </w:tc>
        <w:tc>
          <w:tcPr>
            <w:tcW w:w="426" w:type="dxa"/>
            <w:tcBorders>
              <w:top w:val="single" w:color="auto" w:sz="4" w:space="0"/>
              <w:left w:val="single" w:color="auto" w:sz="4" w:space="0"/>
              <w:bottom w:val="single" w:color="auto" w:sz="4" w:space="0"/>
              <w:right w:val="single" w:color="auto" w:sz="4" w:space="0"/>
            </w:tcBorders>
            <w:vAlign w:val="center"/>
          </w:tcPr>
          <w:p w14:paraId="68257E27">
            <w:pPr>
              <w:widowControl/>
              <w:tabs>
                <w:tab w:val="decimal" w:pos="0"/>
              </w:tabs>
              <w:ind w:firstLine="0" w:firstLineChars="0"/>
              <w:jc w:val="center"/>
              <w:rPr>
                <w:kern w:val="0"/>
                <w:sz w:val="18"/>
                <w:szCs w:val="18"/>
              </w:rPr>
            </w:pPr>
            <w:r>
              <w:rPr>
                <w:kern w:val="0"/>
                <w:sz w:val="18"/>
                <w:szCs w:val="18"/>
              </w:rPr>
              <w:t>5</w:t>
            </w:r>
          </w:p>
        </w:tc>
        <w:tc>
          <w:tcPr>
            <w:tcW w:w="813" w:type="dxa"/>
            <w:tcBorders>
              <w:top w:val="single" w:color="auto" w:sz="4" w:space="0"/>
              <w:left w:val="single" w:color="auto" w:sz="4" w:space="0"/>
              <w:bottom w:val="single" w:color="auto" w:sz="4" w:space="0"/>
              <w:right w:val="single" w:color="auto" w:sz="4" w:space="0"/>
            </w:tcBorders>
            <w:vAlign w:val="center"/>
          </w:tcPr>
          <w:p w14:paraId="2B621FEC">
            <w:pPr>
              <w:widowControl/>
              <w:tabs>
                <w:tab w:val="decimal" w:pos="0"/>
              </w:tabs>
              <w:ind w:firstLine="0" w:firstLineChars="0"/>
              <w:jc w:val="center"/>
              <w:rPr>
                <w:kern w:val="0"/>
                <w:sz w:val="18"/>
                <w:szCs w:val="18"/>
              </w:rPr>
            </w:pPr>
            <w:r>
              <w:rPr>
                <w:kern w:val="0"/>
                <w:sz w:val="18"/>
                <w:szCs w:val="18"/>
              </w:rPr>
              <w:t>332</w:t>
            </w:r>
          </w:p>
        </w:tc>
        <w:tc>
          <w:tcPr>
            <w:tcW w:w="1068" w:type="dxa"/>
            <w:tcBorders>
              <w:top w:val="single" w:color="auto" w:sz="4" w:space="0"/>
              <w:left w:val="single" w:color="auto" w:sz="4" w:space="0"/>
              <w:bottom w:val="single" w:color="auto" w:sz="4" w:space="0"/>
              <w:right w:val="single" w:color="auto" w:sz="4" w:space="0"/>
            </w:tcBorders>
            <w:vAlign w:val="center"/>
          </w:tcPr>
          <w:p w14:paraId="0680F0D5">
            <w:pPr>
              <w:widowControl/>
              <w:tabs>
                <w:tab w:val="decimal" w:pos="0"/>
              </w:tabs>
              <w:ind w:firstLine="0" w:firstLineChars="0"/>
              <w:jc w:val="center"/>
              <w:rPr>
                <w:kern w:val="0"/>
                <w:sz w:val="18"/>
                <w:szCs w:val="18"/>
              </w:rPr>
            </w:pPr>
            <w:r>
              <w:rPr>
                <w:kern w:val="0"/>
                <w:sz w:val="18"/>
                <w:szCs w:val="18"/>
              </w:rPr>
              <w:t>8.105469</w:t>
            </w:r>
          </w:p>
        </w:tc>
        <w:tc>
          <w:tcPr>
            <w:tcW w:w="426" w:type="dxa"/>
            <w:tcBorders>
              <w:top w:val="single" w:color="auto" w:sz="4" w:space="0"/>
              <w:left w:val="single" w:color="auto" w:sz="4" w:space="0"/>
              <w:bottom w:val="single" w:color="auto" w:sz="4" w:space="0"/>
              <w:right w:val="single" w:color="auto" w:sz="4" w:space="0"/>
            </w:tcBorders>
            <w:vAlign w:val="center"/>
          </w:tcPr>
          <w:p w14:paraId="2B4C3E5D">
            <w:pPr>
              <w:widowControl/>
              <w:tabs>
                <w:tab w:val="decimal" w:pos="0"/>
              </w:tabs>
              <w:ind w:firstLine="0" w:firstLineChars="0"/>
              <w:jc w:val="center"/>
              <w:rPr>
                <w:kern w:val="0"/>
                <w:sz w:val="18"/>
                <w:szCs w:val="18"/>
              </w:rPr>
            </w:pPr>
            <w:r>
              <w:rPr>
                <w:kern w:val="0"/>
                <w:sz w:val="18"/>
                <w:szCs w:val="18"/>
              </w:rPr>
              <w:t>5</w:t>
            </w:r>
          </w:p>
        </w:tc>
        <w:tc>
          <w:tcPr>
            <w:tcW w:w="813" w:type="dxa"/>
            <w:tcBorders>
              <w:top w:val="single" w:color="auto" w:sz="4" w:space="0"/>
              <w:left w:val="single" w:color="auto" w:sz="4" w:space="0"/>
              <w:bottom w:val="single" w:color="auto" w:sz="4" w:space="0"/>
              <w:right w:val="single" w:color="auto" w:sz="4" w:space="0"/>
            </w:tcBorders>
            <w:vAlign w:val="center"/>
          </w:tcPr>
          <w:p w14:paraId="4AD2B12F">
            <w:pPr>
              <w:widowControl/>
              <w:tabs>
                <w:tab w:val="decimal" w:pos="0"/>
              </w:tabs>
              <w:ind w:firstLine="0" w:firstLineChars="0"/>
              <w:jc w:val="center"/>
              <w:rPr>
                <w:kern w:val="0"/>
                <w:sz w:val="18"/>
                <w:szCs w:val="18"/>
              </w:rPr>
            </w:pPr>
            <w:r>
              <w:rPr>
                <w:kern w:val="0"/>
                <w:sz w:val="18"/>
                <w:szCs w:val="18"/>
              </w:rPr>
              <w:t>460</w:t>
            </w:r>
          </w:p>
        </w:tc>
        <w:tc>
          <w:tcPr>
            <w:tcW w:w="1109" w:type="dxa"/>
            <w:tcBorders>
              <w:top w:val="single" w:color="auto" w:sz="4" w:space="0"/>
              <w:left w:val="single" w:color="auto" w:sz="4" w:space="0"/>
              <w:bottom w:val="single" w:color="auto" w:sz="4" w:space="0"/>
              <w:right w:val="single" w:color="auto" w:sz="4" w:space="0"/>
            </w:tcBorders>
            <w:vAlign w:val="center"/>
          </w:tcPr>
          <w:p w14:paraId="7A24B361">
            <w:pPr>
              <w:widowControl/>
              <w:tabs>
                <w:tab w:val="decimal" w:pos="0"/>
              </w:tabs>
              <w:ind w:firstLine="0" w:firstLineChars="0"/>
              <w:jc w:val="center"/>
              <w:rPr>
                <w:kern w:val="0"/>
                <w:sz w:val="18"/>
                <w:szCs w:val="18"/>
              </w:rPr>
            </w:pPr>
            <w:r>
              <w:rPr>
                <w:kern w:val="0"/>
                <w:sz w:val="18"/>
                <w:szCs w:val="18"/>
              </w:rPr>
              <w:t>11.230469</w:t>
            </w:r>
          </w:p>
        </w:tc>
        <w:tc>
          <w:tcPr>
            <w:tcW w:w="426" w:type="dxa"/>
            <w:tcBorders>
              <w:top w:val="single" w:color="auto" w:sz="4" w:space="0"/>
              <w:left w:val="single" w:color="auto" w:sz="4" w:space="0"/>
              <w:bottom w:val="single" w:color="auto" w:sz="4" w:space="0"/>
              <w:right w:val="single" w:color="auto" w:sz="4" w:space="0"/>
            </w:tcBorders>
            <w:vAlign w:val="center"/>
          </w:tcPr>
          <w:p w14:paraId="30BE3311">
            <w:pPr>
              <w:widowControl/>
              <w:tabs>
                <w:tab w:val="decimal" w:pos="0"/>
              </w:tabs>
              <w:ind w:firstLine="0" w:firstLineChars="0"/>
              <w:jc w:val="center"/>
              <w:rPr>
                <w:kern w:val="0"/>
                <w:sz w:val="18"/>
                <w:szCs w:val="18"/>
              </w:rPr>
            </w:pPr>
            <w:r>
              <w:rPr>
                <w:kern w:val="0"/>
                <w:sz w:val="18"/>
                <w:szCs w:val="18"/>
              </w:rPr>
              <w:t>6</w:t>
            </w:r>
          </w:p>
        </w:tc>
      </w:tr>
      <w:tr w14:paraId="6DBAD1F0">
        <w:tblPrEx>
          <w:tblCellMar>
            <w:top w:w="0" w:type="dxa"/>
            <w:left w:w="108" w:type="dxa"/>
            <w:bottom w:w="0" w:type="dxa"/>
            <w:right w:w="108" w:type="dxa"/>
          </w:tblCellMar>
        </w:tblPrEx>
        <w:trPr>
          <w:trHeight w:val="270" w:hRule="atLeast"/>
          <w:jc w:val="center"/>
        </w:trPr>
        <w:tc>
          <w:tcPr>
            <w:tcW w:w="952" w:type="dxa"/>
            <w:tcBorders>
              <w:top w:val="single" w:color="auto" w:sz="4" w:space="0"/>
              <w:left w:val="single" w:color="auto" w:sz="4" w:space="0"/>
              <w:bottom w:val="single" w:color="auto" w:sz="4" w:space="0"/>
              <w:right w:val="single" w:color="auto" w:sz="4" w:space="0"/>
            </w:tcBorders>
            <w:vAlign w:val="center"/>
          </w:tcPr>
          <w:p w14:paraId="433D27C7">
            <w:pPr>
              <w:widowControl/>
              <w:tabs>
                <w:tab w:val="decimal" w:pos="0"/>
              </w:tabs>
              <w:ind w:firstLine="0" w:firstLineChars="0"/>
              <w:jc w:val="center"/>
              <w:rPr>
                <w:kern w:val="0"/>
                <w:sz w:val="18"/>
                <w:szCs w:val="18"/>
              </w:rPr>
            </w:pPr>
            <w:r>
              <w:rPr>
                <w:kern w:val="0"/>
                <w:sz w:val="18"/>
                <w:szCs w:val="18"/>
              </w:rPr>
              <w:t>77</w:t>
            </w:r>
          </w:p>
        </w:tc>
        <w:tc>
          <w:tcPr>
            <w:tcW w:w="1068" w:type="dxa"/>
            <w:tcBorders>
              <w:top w:val="single" w:color="auto" w:sz="4" w:space="0"/>
              <w:left w:val="single" w:color="auto" w:sz="4" w:space="0"/>
              <w:bottom w:val="single" w:color="auto" w:sz="4" w:space="0"/>
              <w:right w:val="single" w:color="auto" w:sz="4" w:space="0"/>
            </w:tcBorders>
            <w:vAlign w:val="center"/>
          </w:tcPr>
          <w:p w14:paraId="64DFFE57">
            <w:pPr>
              <w:widowControl/>
              <w:tabs>
                <w:tab w:val="decimal" w:pos="0"/>
              </w:tabs>
              <w:ind w:firstLine="0" w:firstLineChars="0"/>
              <w:jc w:val="center"/>
              <w:rPr>
                <w:kern w:val="0"/>
                <w:sz w:val="18"/>
                <w:szCs w:val="18"/>
              </w:rPr>
            </w:pPr>
            <w:r>
              <w:rPr>
                <w:kern w:val="0"/>
                <w:sz w:val="18"/>
                <w:szCs w:val="18"/>
              </w:rPr>
              <w:t>1.879883</w:t>
            </w:r>
          </w:p>
        </w:tc>
        <w:tc>
          <w:tcPr>
            <w:tcW w:w="668" w:type="dxa"/>
            <w:tcBorders>
              <w:top w:val="single" w:color="auto" w:sz="4" w:space="0"/>
              <w:left w:val="single" w:color="auto" w:sz="4" w:space="0"/>
              <w:bottom w:val="single" w:color="auto" w:sz="4" w:space="0"/>
              <w:right w:val="single" w:color="auto" w:sz="4" w:space="0"/>
            </w:tcBorders>
            <w:vAlign w:val="center"/>
          </w:tcPr>
          <w:p w14:paraId="587933FC">
            <w:pPr>
              <w:widowControl/>
              <w:tabs>
                <w:tab w:val="decimal" w:pos="0"/>
              </w:tabs>
              <w:ind w:firstLine="0" w:firstLineChars="0"/>
              <w:jc w:val="center"/>
              <w:rPr>
                <w:kern w:val="0"/>
                <w:sz w:val="18"/>
                <w:szCs w:val="18"/>
              </w:rPr>
            </w:pPr>
            <w:r>
              <w:rPr>
                <w:kern w:val="0"/>
                <w:sz w:val="18"/>
                <w:szCs w:val="18"/>
              </w:rPr>
              <w:t>2</w:t>
            </w:r>
          </w:p>
        </w:tc>
        <w:tc>
          <w:tcPr>
            <w:tcW w:w="733" w:type="dxa"/>
            <w:tcBorders>
              <w:top w:val="single" w:color="auto" w:sz="4" w:space="0"/>
              <w:left w:val="single" w:color="auto" w:sz="4" w:space="0"/>
              <w:bottom w:val="single" w:color="auto" w:sz="4" w:space="0"/>
              <w:right w:val="single" w:color="auto" w:sz="4" w:space="0"/>
            </w:tcBorders>
            <w:vAlign w:val="center"/>
          </w:tcPr>
          <w:p w14:paraId="609280A0">
            <w:pPr>
              <w:widowControl/>
              <w:tabs>
                <w:tab w:val="decimal" w:pos="0"/>
              </w:tabs>
              <w:ind w:firstLine="0" w:firstLineChars="0"/>
              <w:jc w:val="center"/>
              <w:rPr>
                <w:kern w:val="0"/>
                <w:sz w:val="18"/>
                <w:szCs w:val="18"/>
              </w:rPr>
            </w:pPr>
            <w:r>
              <w:rPr>
                <w:kern w:val="0"/>
                <w:sz w:val="18"/>
                <w:szCs w:val="18"/>
              </w:rPr>
              <w:t>205</w:t>
            </w:r>
          </w:p>
        </w:tc>
        <w:tc>
          <w:tcPr>
            <w:tcW w:w="1068" w:type="dxa"/>
            <w:tcBorders>
              <w:top w:val="single" w:color="auto" w:sz="4" w:space="0"/>
              <w:left w:val="single" w:color="auto" w:sz="4" w:space="0"/>
              <w:bottom w:val="single" w:color="auto" w:sz="4" w:space="0"/>
              <w:right w:val="single" w:color="auto" w:sz="4" w:space="0"/>
            </w:tcBorders>
            <w:vAlign w:val="center"/>
          </w:tcPr>
          <w:p w14:paraId="02D5132F">
            <w:pPr>
              <w:widowControl/>
              <w:tabs>
                <w:tab w:val="decimal" w:pos="0"/>
              </w:tabs>
              <w:ind w:firstLine="0" w:firstLineChars="0"/>
              <w:jc w:val="center"/>
              <w:rPr>
                <w:kern w:val="0"/>
                <w:sz w:val="18"/>
                <w:szCs w:val="18"/>
              </w:rPr>
            </w:pPr>
            <w:r>
              <w:rPr>
                <w:kern w:val="0"/>
                <w:sz w:val="18"/>
                <w:szCs w:val="18"/>
              </w:rPr>
              <w:t>5.004883</w:t>
            </w:r>
          </w:p>
        </w:tc>
        <w:tc>
          <w:tcPr>
            <w:tcW w:w="426" w:type="dxa"/>
            <w:tcBorders>
              <w:top w:val="single" w:color="auto" w:sz="4" w:space="0"/>
              <w:left w:val="single" w:color="auto" w:sz="4" w:space="0"/>
              <w:bottom w:val="single" w:color="auto" w:sz="4" w:space="0"/>
              <w:right w:val="single" w:color="auto" w:sz="4" w:space="0"/>
            </w:tcBorders>
            <w:vAlign w:val="center"/>
          </w:tcPr>
          <w:p w14:paraId="28E2D759">
            <w:pPr>
              <w:widowControl/>
              <w:tabs>
                <w:tab w:val="decimal" w:pos="0"/>
              </w:tabs>
              <w:ind w:firstLine="0" w:firstLineChars="0"/>
              <w:jc w:val="center"/>
              <w:rPr>
                <w:kern w:val="0"/>
                <w:sz w:val="18"/>
                <w:szCs w:val="18"/>
              </w:rPr>
            </w:pPr>
            <w:r>
              <w:rPr>
                <w:kern w:val="0"/>
                <w:sz w:val="18"/>
                <w:szCs w:val="18"/>
              </w:rPr>
              <w:t>5</w:t>
            </w:r>
          </w:p>
        </w:tc>
        <w:tc>
          <w:tcPr>
            <w:tcW w:w="813" w:type="dxa"/>
            <w:tcBorders>
              <w:top w:val="single" w:color="auto" w:sz="4" w:space="0"/>
              <w:left w:val="single" w:color="auto" w:sz="4" w:space="0"/>
              <w:bottom w:val="single" w:color="auto" w:sz="4" w:space="0"/>
              <w:right w:val="single" w:color="auto" w:sz="4" w:space="0"/>
            </w:tcBorders>
            <w:vAlign w:val="center"/>
          </w:tcPr>
          <w:p w14:paraId="070CE935">
            <w:pPr>
              <w:widowControl/>
              <w:tabs>
                <w:tab w:val="decimal" w:pos="0"/>
              </w:tabs>
              <w:ind w:firstLine="0" w:firstLineChars="0"/>
              <w:jc w:val="center"/>
              <w:rPr>
                <w:kern w:val="0"/>
                <w:sz w:val="18"/>
                <w:szCs w:val="18"/>
              </w:rPr>
            </w:pPr>
            <w:r>
              <w:rPr>
                <w:kern w:val="0"/>
                <w:sz w:val="18"/>
                <w:szCs w:val="18"/>
              </w:rPr>
              <w:t>333</w:t>
            </w:r>
          </w:p>
        </w:tc>
        <w:tc>
          <w:tcPr>
            <w:tcW w:w="1068" w:type="dxa"/>
            <w:tcBorders>
              <w:top w:val="single" w:color="auto" w:sz="4" w:space="0"/>
              <w:left w:val="single" w:color="auto" w:sz="4" w:space="0"/>
              <w:bottom w:val="single" w:color="auto" w:sz="4" w:space="0"/>
              <w:right w:val="single" w:color="auto" w:sz="4" w:space="0"/>
            </w:tcBorders>
            <w:vAlign w:val="center"/>
          </w:tcPr>
          <w:p w14:paraId="56E7F2CA">
            <w:pPr>
              <w:widowControl/>
              <w:tabs>
                <w:tab w:val="decimal" w:pos="0"/>
              </w:tabs>
              <w:ind w:firstLine="0" w:firstLineChars="0"/>
              <w:jc w:val="center"/>
              <w:rPr>
                <w:kern w:val="0"/>
                <w:sz w:val="18"/>
                <w:szCs w:val="18"/>
              </w:rPr>
            </w:pPr>
            <w:r>
              <w:rPr>
                <w:kern w:val="0"/>
                <w:sz w:val="18"/>
                <w:szCs w:val="18"/>
              </w:rPr>
              <w:t>8.129883</w:t>
            </w:r>
          </w:p>
        </w:tc>
        <w:tc>
          <w:tcPr>
            <w:tcW w:w="426" w:type="dxa"/>
            <w:tcBorders>
              <w:top w:val="single" w:color="auto" w:sz="4" w:space="0"/>
              <w:left w:val="single" w:color="auto" w:sz="4" w:space="0"/>
              <w:bottom w:val="single" w:color="auto" w:sz="4" w:space="0"/>
              <w:right w:val="single" w:color="auto" w:sz="4" w:space="0"/>
            </w:tcBorders>
            <w:vAlign w:val="center"/>
          </w:tcPr>
          <w:p w14:paraId="083A6094">
            <w:pPr>
              <w:widowControl/>
              <w:tabs>
                <w:tab w:val="decimal" w:pos="0"/>
              </w:tabs>
              <w:ind w:firstLine="0" w:firstLineChars="0"/>
              <w:jc w:val="center"/>
              <w:rPr>
                <w:kern w:val="0"/>
                <w:sz w:val="18"/>
                <w:szCs w:val="18"/>
              </w:rPr>
            </w:pPr>
            <w:r>
              <w:rPr>
                <w:kern w:val="0"/>
                <w:sz w:val="18"/>
                <w:szCs w:val="18"/>
              </w:rPr>
              <w:t>1</w:t>
            </w:r>
          </w:p>
        </w:tc>
        <w:tc>
          <w:tcPr>
            <w:tcW w:w="813" w:type="dxa"/>
            <w:tcBorders>
              <w:top w:val="single" w:color="auto" w:sz="4" w:space="0"/>
              <w:left w:val="single" w:color="auto" w:sz="4" w:space="0"/>
              <w:bottom w:val="single" w:color="auto" w:sz="4" w:space="0"/>
              <w:right w:val="single" w:color="auto" w:sz="4" w:space="0"/>
            </w:tcBorders>
            <w:vAlign w:val="center"/>
          </w:tcPr>
          <w:p w14:paraId="3E12E0AE">
            <w:pPr>
              <w:widowControl/>
              <w:tabs>
                <w:tab w:val="decimal" w:pos="0"/>
              </w:tabs>
              <w:ind w:firstLine="0" w:firstLineChars="0"/>
              <w:jc w:val="center"/>
              <w:rPr>
                <w:kern w:val="0"/>
                <w:sz w:val="18"/>
                <w:szCs w:val="18"/>
              </w:rPr>
            </w:pPr>
            <w:r>
              <w:rPr>
                <w:kern w:val="0"/>
                <w:sz w:val="18"/>
                <w:szCs w:val="18"/>
              </w:rPr>
              <w:t>461</w:t>
            </w:r>
          </w:p>
        </w:tc>
        <w:tc>
          <w:tcPr>
            <w:tcW w:w="1109" w:type="dxa"/>
            <w:tcBorders>
              <w:top w:val="single" w:color="auto" w:sz="4" w:space="0"/>
              <w:left w:val="single" w:color="auto" w:sz="4" w:space="0"/>
              <w:bottom w:val="single" w:color="auto" w:sz="4" w:space="0"/>
              <w:right w:val="single" w:color="auto" w:sz="4" w:space="0"/>
            </w:tcBorders>
            <w:vAlign w:val="center"/>
          </w:tcPr>
          <w:p w14:paraId="2CC40003">
            <w:pPr>
              <w:widowControl/>
              <w:tabs>
                <w:tab w:val="decimal" w:pos="0"/>
              </w:tabs>
              <w:ind w:firstLine="0" w:firstLineChars="0"/>
              <w:jc w:val="center"/>
              <w:rPr>
                <w:kern w:val="0"/>
                <w:sz w:val="18"/>
                <w:szCs w:val="18"/>
              </w:rPr>
            </w:pPr>
            <w:r>
              <w:rPr>
                <w:kern w:val="0"/>
                <w:sz w:val="18"/>
                <w:szCs w:val="18"/>
              </w:rPr>
              <w:t>11.254883</w:t>
            </w:r>
          </w:p>
        </w:tc>
        <w:tc>
          <w:tcPr>
            <w:tcW w:w="426" w:type="dxa"/>
            <w:tcBorders>
              <w:top w:val="single" w:color="auto" w:sz="4" w:space="0"/>
              <w:left w:val="single" w:color="auto" w:sz="4" w:space="0"/>
              <w:bottom w:val="single" w:color="auto" w:sz="4" w:space="0"/>
              <w:right w:val="single" w:color="auto" w:sz="4" w:space="0"/>
            </w:tcBorders>
            <w:vAlign w:val="center"/>
          </w:tcPr>
          <w:p w14:paraId="5BD95A8B">
            <w:pPr>
              <w:widowControl/>
              <w:tabs>
                <w:tab w:val="decimal" w:pos="0"/>
              </w:tabs>
              <w:ind w:firstLine="0" w:firstLineChars="0"/>
              <w:jc w:val="center"/>
              <w:rPr>
                <w:kern w:val="0"/>
                <w:sz w:val="18"/>
                <w:szCs w:val="18"/>
              </w:rPr>
            </w:pPr>
            <w:r>
              <w:rPr>
                <w:kern w:val="0"/>
                <w:sz w:val="18"/>
                <w:szCs w:val="18"/>
              </w:rPr>
              <w:t>2</w:t>
            </w:r>
          </w:p>
        </w:tc>
      </w:tr>
      <w:tr w14:paraId="4BCC4E06">
        <w:tblPrEx>
          <w:tblCellMar>
            <w:top w:w="0" w:type="dxa"/>
            <w:left w:w="108" w:type="dxa"/>
            <w:bottom w:w="0" w:type="dxa"/>
            <w:right w:w="108" w:type="dxa"/>
          </w:tblCellMar>
        </w:tblPrEx>
        <w:trPr>
          <w:trHeight w:val="270" w:hRule="atLeast"/>
          <w:jc w:val="center"/>
        </w:trPr>
        <w:tc>
          <w:tcPr>
            <w:tcW w:w="952" w:type="dxa"/>
            <w:tcBorders>
              <w:top w:val="single" w:color="auto" w:sz="4" w:space="0"/>
              <w:left w:val="single" w:color="auto" w:sz="4" w:space="0"/>
              <w:bottom w:val="single" w:color="auto" w:sz="4" w:space="0"/>
              <w:right w:val="single" w:color="auto" w:sz="4" w:space="0"/>
            </w:tcBorders>
            <w:vAlign w:val="center"/>
          </w:tcPr>
          <w:p w14:paraId="376B60FC">
            <w:pPr>
              <w:widowControl/>
              <w:tabs>
                <w:tab w:val="decimal" w:pos="0"/>
              </w:tabs>
              <w:ind w:firstLine="0" w:firstLineChars="0"/>
              <w:jc w:val="center"/>
              <w:rPr>
                <w:kern w:val="0"/>
                <w:sz w:val="18"/>
                <w:szCs w:val="18"/>
              </w:rPr>
            </w:pPr>
            <w:r>
              <w:rPr>
                <w:kern w:val="0"/>
                <w:sz w:val="18"/>
                <w:szCs w:val="18"/>
              </w:rPr>
              <w:t>78</w:t>
            </w:r>
          </w:p>
        </w:tc>
        <w:tc>
          <w:tcPr>
            <w:tcW w:w="1068" w:type="dxa"/>
            <w:tcBorders>
              <w:top w:val="single" w:color="auto" w:sz="4" w:space="0"/>
              <w:left w:val="single" w:color="auto" w:sz="4" w:space="0"/>
              <w:bottom w:val="single" w:color="auto" w:sz="4" w:space="0"/>
              <w:right w:val="single" w:color="auto" w:sz="4" w:space="0"/>
            </w:tcBorders>
            <w:vAlign w:val="center"/>
          </w:tcPr>
          <w:p w14:paraId="0CCA88AF">
            <w:pPr>
              <w:widowControl/>
              <w:tabs>
                <w:tab w:val="decimal" w:pos="0"/>
              </w:tabs>
              <w:ind w:firstLine="0" w:firstLineChars="0"/>
              <w:jc w:val="center"/>
              <w:rPr>
                <w:kern w:val="0"/>
                <w:sz w:val="18"/>
                <w:szCs w:val="18"/>
              </w:rPr>
            </w:pPr>
            <w:r>
              <w:rPr>
                <w:kern w:val="0"/>
                <w:sz w:val="18"/>
                <w:szCs w:val="18"/>
              </w:rPr>
              <w:t>1.904297</w:t>
            </w:r>
          </w:p>
        </w:tc>
        <w:tc>
          <w:tcPr>
            <w:tcW w:w="668" w:type="dxa"/>
            <w:tcBorders>
              <w:top w:val="single" w:color="auto" w:sz="4" w:space="0"/>
              <w:left w:val="single" w:color="auto" w:sz="4" w:space="0"/>
              <w:bottom w:val="single" w:color="auto" w:sz="4" w:space="0"/>
              <w:right w:val="single" w:color="auto" w:sz="4" w:space="0"/>
            </w:tcBorders>
            <w:vAlign w:val="center"/>
          </w:tcPr>
          <w:p w14:paraId="6B6B030F">
            <w:pPr>
              <w:widowControl/>
              <w:tabs>
                <w:tab w:val="decimal" w:pos="0"/>
              </w:tabs>
              <w:ind w:firstLine="0" w:firstLineChars="0"/>
              <w:jc w:val="center"/>
              <w:rPr>
                <w:kern w:val="0"/>
                <w:sz w:val="18"/>
                <w:szCs w:val="18"/>
              </w:rPr>
            </w:pPr>
            <w:r>
              <w:rPr>
                <w:kern w:val="0"/>
                <w:sz w:val="18"/>
                <w:szCs w:val="18"/>
              </w:rPr>
              <w:t>5</w:t>
            </w:r>
          </w:p>
        </w:tc>
        <w:tc>
          <w:tcPr>
            <w:tcW w:w="733" w:type="dxa"/>
            <w:tcBorders>
              <w:top w:val="single" w:color="auto" w:sz="4" w:space="0"/>
              <w:left w:val="single" w:color="auto" w:sz="4" w:space="0"/>
              <w:bottom w:val="single" w:color="auto" w:sz="4" w:space="0"/>
              <w:right w:val="single" w:color="auto" w:sz="4" w:space="0"/>
            </w:tcBorders>
            <w:vAlign w:val="center"/>
          </w:tcPr>
          <w:p w14:paraId="0E27E0CA">
            <w:pPr>
              <w:widowControl/>
              <w:tabs>
                <w:tab w:val="decimal" w:pos="0"/>
              </w:tabs>
              <w:ind w:firstLine="0" w:firstLineChars="0"/>
              <w:jc w:val="center"/>
              <w:rPr>
                <w:kern w:val="0"/>
                <w:sz w:val="18"/>
                <w:szCs w:val="18"/>
              </w:rPr>
            </w:pPr>
            <w:r>
              <w:rPr>
                <w:kern w:val="0"/>
                <w:sz w:val="18"/>
                <w:szCs w:val="18"/>
              </w:rPr>
              <w:t>206</w:t>
            </w:r>
          </w:p>
        </w:tc>
        <w:tc>
          <w:tcPr>
            <w:tcW w:w="1068" w:type="dxa"/>
            <w:tcBorders>
              <w:top w:val="single" w:color="auto" w:sz="4" w:space="0"/>
              <w:left w:val="single" w:color="auto" w:sz="4" w:space="0"/>
              <w:bottom w:val="single" w:color="auto" w:sz="4" w:space="0"/>
              <w:right w:val="single" w:color="auto" w:sz="4" w:space="0"/>
            </w:tcBorders>
            <w:vAlign w:val="center"/>
          </w:tcPr>
          <w:p w14:paraId="29CE161B">
            <w:pPr>
              <w:widowControl/>
              <w:tabs>
                <w:tab w:val="decimal" w:pos="0"/>
              </w:tabs>
              <w:ind w:firstLine="0" w:firstLineChars="0"/>
              <w:jc w:val="center"/>
              <w:rPr>
                <w:kern w:val="0"/>
                <w:sz w:val="18"/>
                <w:szCs w:val="18"/>
              </w:rPr>
            </w:pPr>
            <w:r>
              <w:rPr>
                <w:kern w:val="0"/>
                <w:sz w:val="18"/>
                <w:szCs w:val="18"/>
              </w:rPr>
              <w:t>5.029297</w:t>
            </w:r>
          </w:p>
        </w:tc>
        <w:tc>
          <w:tcPr>
            <w:tcW w:w="426" w:type="dxa"/>
            <w:tcBorders>
              <w:top w:val="single" w:color="auto" w:sz="4" w:space="0"/>
              <w:left w:val="single" w:color="auto" w:sz="4" w:space="0"/>
              <w:bottom w:val="single" w:color="auto" w:sz="4" w:space="0"/>
              <w:right w:val="single" w:color="auto" w:sz="4" w:space="0"/>
            </w:tcBorders>
            <w:vAlign w:val="center"/>
          </w:tcPr>
          <w:p w14:paraId="6EFAB318">
            <w:pPr>
              <w:widowControl/>
              <w:tabs>
                <w:tab w:val="decimal" w:pos="0"/>
              </w:tabs>
              <w:ind w:firstLine="0" w:firstLineChars="0"/>
              <w:jc w:val="center"/>
              <w:rPr>
                <w:kern w:val="0"/>
                <w:sz w:val="18"/>
                <w:szCs w:val="18"/>
              </w:rPr>
            </w:pPr>
            <w:r>
              <w:rPr>
                <w:kern w:val="0"/>
                <w:sz w:val="18"/>
                <w:szCs w:val="18"/>
              </w:rPr>
              <w:t>5</w:t>
            </w:r>
          </w:p>
        </w:tc>
        <w:tc>
          <w:tcPr>
            <w:tcW w:w="813" w:type="dxa"/>
            <w:tcBorders>
              <w:top w:val="single" w:color="auto" w:sz="4" w:space="0"/>
              <w:left w:val="single" w:color="auto" w:sz="4" w:space="0"/>
              <w:bottom w:val="single" w:color="auto" w:sz="4" w:space="0"/>
              <w:right w:val="single" w:color="auto" w:sz="4" w:space="0"/>
            </w:tcBorders>
            <w:vAlign w:val="center"/>
          </w:tcPr>
          <w:p w14:paraId="65A8D5EA">
            <w:pPr>
              <w:widowControl/>
              <w:tabs>
                <w:tab w:val="decimal" w:pos="0"/>
              </w:tabs>
              <w:ind w:firstLine="0" w:firstLineChars="0"/>
              <w:jc w:val="center"/>
              <w:rPr>
                <w:kern w:val="0"/>
                <w:sz w:val="18"/>
                <w:szCs w:val="18"/>
              </w:rPr>
            </w:pPr>
            <w:r>
              <w:rPr>
                <w:kern w:val="0"/>
                <w:sz w:val="18"/>
                <w:szCs w:val="18"/>
              </w:rPr>
              <w:t>334</w:t>
            </w:r>
          </w:p>
        </w:tc>
        <w:tc>
          <w:tcPr>
            <w:tcW w:w="1068" w:type="dxa"/>
            <w:tcBorders>
              <w:top w:val="single" w:color="auto" w:sz="4" w:space="0"/>
              <w:left w:val="single" w:color="auto" w:sz="4" w:space="0"/>
              <w:bottom w:val="single" w:color="auto" w:sz="4" w:space="0"/>
              <w:right w:val="single" w:color="auto" w:sz="4" w:space="0"/>
            </w:tcBorders>
            <w:vAlign w:val="center"/>
          </w:tcPr>
          <w:p w14:paraId="1B207F24">
            <w:pPr>
              <w:widowControl/>
              <w:tabs>
                <w:tab w:val="decimal" w:pos="0"/>
              </w:tabs>
              <w:ind w:firstLine="0" w:firstLineChars="0"/>
              <w:jc w:val="center"/>
              <w:rPr>
                <w:kern w:val="0"/>
                <w:sz w:val="18"/>
                <w:szCs w:val="18"/>
              </w:rPr>
            </w:pPr>
            <w:r>
              <w:rPr>
                <w:kern w:val="0"/>
                <w:sz w:val="18"/>
                <w:szCs w:val="18"/>
              </w:rPr>
              <w:t>8.154297</w:t>
            </w:r>
          </w:p>
        </w:tc>
        <w:tc>
          <w:tcPr>
            <w:tcW w:w="426" w:type="dxa"/>
            <w:tcBorders>
              <w:top w:val="single" w:color="auto" w:sz="4" w:space="0"/>
              <w:left w:val="single" w:color="auto" w:sz="4" w:space="0"/>
              <w:bottom w:val="single" w:color="auto" w:sz="4" w:space="0"/>
              <w:right w:val="single" w:color="auto" w:sz="4" w:space="0"/>
            </w:tcBorders>
            <w:vAlign w:val="center"/>
          </w:tcPr>
          <w:p w14:paraId="2A528F05">
            <w:pPr>
              <w:widowControl/>
              <w:tabs>
                <w:tab w:val="decimal" w:pos="0"/>
              </w:tabs>
              <w:ind w:firstLine="0" w:firstLineChars="0"/>
              <w:jc w:val="center"/>
              <w:rPr>
                <w:kern w:val="0"/>
                <w:sz w:val="18"/>
                <w:szCs w:val="18"/>
              </w:rPr>
            </w:pPr>
            <w:r>
              <w:rPr>
                <w:kern w:val="0"/>
                <w:sz w:val="18"/>
                <w:szCs w:val="18"/>
              </w:rPr>
              <w:t>0</w:t>
            </w:r>
          </w:p>
        </w:tc>
        <w:tc>
          <w:tcPr>
            <w:tcW w:w="813" w:type="dxa"/>
            <w:tcBorders>
              <w:top w:val="single" w:color="auto" w:sz="4" w:space="0"/>
              <w:left w:val="single" w:color="auto" w:sz="4" w:space="0"/>
              <w:bottom w:val="single" w:color="auto" w:sz="4" w:space="0"/>
              <w:right w:val="single" w:color="auto" w:sz="4" w:space="0"/>
            </w:tcBorders>
            <w:vAlign w:val="center"/>
          </w:tcPr>
          <w:p w14:paraId="5863B72C">
            <w:pPr>
              <w:widowControl/>
              <w:tabs>
                <w:tab w:val="decimal" w:pos="0"/>
              </w:tabs>
              <w:ind w:firstLine="0" w:firstLineChars="0"/>
              <w:jc w:val="center"/>
              <w:rPr>
                <w:kern w:val="0"/>
                <w:sz w:val="18"/>
                <w:szCs w:val="18"/>
              </w:rPr>
            </w:pPr>
            <w:r>
              <w:rPr>
                <w:kern w:val="0"/>
                <w:sz w:val="18"/>
                <w:szCs w:val="18"/>
              </w:rPr>
              <w:t>462</w:t>
            </w:r>
          </w:p>
        </w:tc>
        <w:tc>
          <w:tcPr>
            <w:tcW w:w="1109" w:type="dxa"/>
            <w:tcBorders>
              <w:top w:val="single" w:color="auto" w:sz="4" w:space="0"/>
              <w:left w:val="single" w:color="auto" w:sz="4" w:space="0"/>
              <w:bottom w:val="single" w:color="auto" w:sz="4" w:space="0"/>
              <w:right w:val="single" w:color="auto" w:sz="4" w:space="0"/>
            </w:tcBorders>
            <w:vAlign w:val="center"/>
          </w:tcPr>
          <w:p w14:paraId="0F7F8F6B">
            <w:pPr>
              <w:widowControl/>
              <w:tabs>
                <w:tab w:val="decimal" w:pos="0"/>
              </w:tabs>
              <w:ind w:firstLine="0" w:firstLineChars="0"/>
              <w:jc w:val="center"/>
              <w:rPr>
                <w:kern w:val="0"/>
                <w:sz w:val="18"/>
                <w:szCs w:val="18"/>
              </w:rPr>
            </w:pPr>
            <w:r>
              <w:rPr>
                <w:kern w:val="0"/>
                <w:sz w:val="18"/>
                <w:szCs w:val="18"/>
              </w:rPr>
              <w:t>11.279297</w:t>
            </w:r>
          </w:p>
        </w:tc>
        <w:tc>
          <w:tcPr>
            <w:tcW w:w="426" w:type="dxa"/>
            <w:tcBorders>
              <w:top w:val="single" w:color="auto" w:sz="4" w:space="0"/>
              <w:left w:val="single" w:color="auto" w:sz="4" w:space="0"/>
              <w:bottom w:val="single" w:color="auto" w:sz="4" w:space="0"/>
              <w:right w:val="single" w:color="auto" w:sz="4" w:space="0"/>
            </w:tcBorders>
            <w:vAlign w:val="center"/>
          </w:tcPr>
          <w:p w14:paraId="5E6E971F">
            <w:pPr>
              <w:widowControl/>
              <w:tabs>
                <w:tab w:val="decimal" w:pos="0"/>
              </w:tabs>
              <w:ind w:firstLine="0" w:firstLineChars="0"/>
              <w:jc w:val="center"/>
              <w:rPr>
                <w:kern w:val="0"/>
                <w:sz w:val="18"/>
                <w:szCs w:val="18"/>
              </w:rPr>
            </w:pPr>
            <w:r>
              <w:rPr>
                <w:kern w:val="0"/>
                <w:sz w:val="18"/>
                <w:szCs w:val="18"/>
              </w:rPr>
              <w:t>3</w:t>
            </w:r>
          </w:p>
        </w:tc>
      </w:tr>
      <w:tr w14:paraId="393002F0">
        <w:tblPrEx>
          <w:tblCellMar>
            <w:top w:w="0" w:type="dxa"/>
            <w:left w:w="108" w:type="dxa"/>
            <w:bottom w:w="0" w:type="dxa"/>
            <w:right w:w="108" w:type="dxa"/>
          </w:tblCellMar>
        </w:tblPrEx>
        <w:trPr>
          <w:trHeight w:val="270" w:hRule="atLeast"/>
          <w:jc w:val="center"/>
        </w:trPr>
        <w:tc>
          <w:tcPr>
            <w:tcW w:w="952" w:type="dxa"/>
            <w:tcBorders>
              <w:top w:val="single" w:color="auto" w:sz="4" w:space="0"/>
              <w:left w:val="single" w:color="auto" w:sz="4" w:space="0"/>
              <w:bottom w:val="single" w:color="auto" w:sz="4" w:space="0"/>
              <w:right w:val="single" w:color="auto" w:sz="4" w:space="0"/>
            </w:tcBorders>
            <w:vAlign w:val="center"/>
          </w:tcPr>
          <w:p w14:paraId="1EADFFD7">
            <w:pPr>
              <w:widowControl/>
              <w:tabs>
                <w:tab w:val="decimal" w:pos="0"/>
              </w:tabs>
              <w:ind w:firstLine="0" w:firstLineChars="0"/>
              <w:jc w:val="center"/>
              <w:rPr>
                <w:kern w:val="0"/>
                <w:sz w:val="18"/>
                <w:szCs w:val="18"/>
              </w:rPr>
            </w:pPr>
            <w:r>
              <w:rPr>
                <w:kern w:val="0"/>
                <w:sz w:val="18"/>
                <w:szCs w:val="18"/>
              </w:rPr>
              <w:t>79</w:t>
            </w:r>
          </w:p>
        </w:tc>
        <w:tc>
          <w:tcPr>
            <w:tcW w:w="1068" w:type="dxa"/>
            <w:tcBorders>
              <w:top w:val="single" w:color="auto" w:sz="4" w:space="0"/>
              <w:left w:val="single" w:color="auto" w:sz="4" w:space="0"/>
              <w:bottom w:val="single" w:color="auto" w:sz="4" w:space="0"/>
              <w:right w:val="single" w:color="auto" w:sz="4" w:space="0"/>
            </w:tcBorders>
            <w:vAlign w:val="center"/>
          </w:tcPr>
          <w:p w14:paraId="2920A723">
            <w:pPr>
              <w:widowControl/>
              <w:tabs>
                <w:tab w:val="decimal" w:pos="0"/>
              </w:tabs>
              <w:ind w:firstLine="0" w:firstLineChars="0"/>
              <w:jc w:val="center"/>
              <w:rPr>
                <w:kern w:val="0"/>
                <w:sz w:val="18"/>
                <w:szCs w:val="18"/>
              </w:rPr>
            </w:pPr>
            <w:r>
              <w:rPr>
                <w:kern w:val="0"/>
                <w:sz w:val="18"/>
                <w:szCs w:val="18"/>
              </w:rPr>
              <w:t>1.928711</w:t>
            </w:r>
          </w:p>
        </w:tc>
        <w:tc>
          <w:tcPr>
            <w:tcW w:w="668" w:type="dxa"/>
            <w:tcBorders>
              <w:top w:val="single" w:color="auto" w:sz="4" w:space="0"/>
              <w:left w:val="single" w:color="auto" w:sz="4" w:space="0"/>
              <w:bottom w:val="single" w:color="auto" w:sz="4" w:space="0"/>
              <w:right w:val="single" w:color="auto" w:sz="4" w:space="0"/>
            </w:tcBorders>
            <w:vAlign w:val="center"/>
          </w:tcPr>
          <w:p w14:paraId="008D3209">
            <w:pPr>
              <w:widowControl/>
              <w:tabs>
                <w:tab w:val="decimal" w:pos="0"/>
              </w:tabs>
              <w:ind w:firstLine="0" w:firstLineChars="0"/>
              <w:jc w:val="center"/>
              <w:rPr>
                <w:kern w:val="0"/>
                <w:sz w:val="18"/>
                <w:szCs w:val="18"/>
              </w:rPr>
            </w:pPr>
            <w:r>
              <w:rPr>
                <w:kern w:val="0"/>
                <w:sz w:val="18"/>
                <w:szCs w:val="18"/>
              </w:rPr>
              <w:t>3</w:t>
            </w:r>
          </w:p>
        </w:tc>
        <w:tc>
          <w:tcPr>
            <w:tcW w:w="733" w:type="dxa"/>
            <w:tcBorders>
              <w:top w:val="single" w:color="auto" w:sz="4" w:space="0"/>
              <w:left w:val="single" w:color="auto" w:sz="4" w:space="0"/>
              <w:bottom w:val="single" w:color="auto" w:sz="4" w:space="0"/>
              <w:right w:val="single" w:color="auto" w:sz="4" w:space="0"/>
            </w:tcBorders>
            <w:vAlign w:val="center"/>
          </w:tcPr>
          <w:p w14:paraId="35098976">
            <w:pPr>
              <w:widowControl/>
              <w:tabs>
                <w:tab w:val="decimal" w:pos="0"/>
              </w:tabs>
              <w:ind w:firstLine="0" w:firstLineChars="0"/>
              <w:jc w:val="center"/>
              <w:rPr>
                <w:kern w:val="0"/>
                <w:sz w:val="18"/>
                <w:szCs w:val="18"/>
              </w:rPr>
            </w:pPr>
            <w:r>
              <w:rPr>
                <w:kern w:val="0"/>
                <w:sz w:val="18"/>
                <w:szCs w:val="18"/>
              </w:rPr>
              <w:t>207</w:t>
            </w:r>
          </w:p>
        </w:tc>
        <w:tc>
          <w:tcPr>
            <w:tcW w:w="1068" w:type="dxa"/>
            <w:tcBorders>
              <w:top w:val="single" w:color="auto" w:sz="4" w:space="0"/>
              <w:left w:val="single" w:color="auto" w:sz="4" w:space="0"/>
              <w:bottom w:val="single" w:color="auto" w:sz="4" w:space="0"/>
              <w:right w:val="single" w:color="auto" w:sz="4" w:space="0"/>
            </w:tcBorders>
            <w:vAlign w:val="center"/>
          </w:tcPr>
          <w:p w14:paraId="52718516">
            <w:pPr>
              <w:widowControl/>
              <w:tabs>
                <w:tab w:val="decimal" w:pos="0"/>
              </w:tabs>
              <w:ind w:firstLine="0" w:firstLineChars="0"/>
              <w:jc w:val="center"/>
              <w:rPr>
                <w:kern w:val="0"/>
                <w:sz w:val="18"/>
                <w:szCs w:val="18"/>
              </w:rPr>
            </w:pPr>
            <w:r>
              <w:rPr>
                <w:kern w:val="0"/>
                <w:sz w:val="18"/>
                <w:szCs w:val="18"/>
              </w:rPr>
              <w:t>5.053711</w:t>
            </w:r>
          </w:p>
        </w:tc>
        <w:tc>
          <w:tcPr>
            <w:tcW w:w="426" w:type="dxa"/>
            <w:tcBorders>
              <w:top w:val="single" w:color="auto" w:sz="4" w:space="0"/>
              <w:left w:val="single" w:color="auto" w:sz="4" w:space="0"/>
              <w:bottom w:val="single" w:color="auto" w:sz="4" w:space="0"/>
              <w:right w:val="single" w:color="auto" w:sz="4" w:space="0"/>
            </w:tcBorders>
            <w:vAlign w:val="center"/>
          </w:tcPr>
          <w:p w14:paraId="577467C3">
            <w:pPr>
              <w:widowControl/>
              <w:tabs>
                <w:tab w:val="decimal" w:pos="0"/>
              </w:tabs>
              <w:ind w:firstLine="0" w:firstLineChars="0"/>
              <w:jc w:val="center"/>
              <w:rPr>
                <w:kern w:val="0"/>
                <w:sz w:val="18"/>
                <w:szCs w:val="18"/>
              </w:rPr>
            </w:pPr>
            <w:r>
              <w:rPr>
                <w:kern w:val="0"/>
                <w:sz w:val="18"/>
                <w:szCs w:val="18"/>
              </w:rPr>
              <w:t>2</w:t>
            </w:r>
          </w:p>
        </w:tc>
        <w:tc>
          <w:tcPr>
            <w:tcW w:w="813" w:type="dxa"/>
            <w:tcBorders>
              <w:top w:val="single" w:color="auto" w:sz="4" w:space="0"/>
              <w:left w:val="single" w:color="auto" w:sz="4" w:space="0"/>
              <w:bottom w:val="single" w:color="auto" w:sz="4" w:space="0"/>
              <w:right w:val="single" w:color="auto" w:sz="4" w:space="0"/>
            </w:tcBorders>
            <w:vAlign w:val="center"/>
          </w:tcPr>
          <w:p w14:paraId="249FE805">
            <w:pPr>
              <w:widowControl/>
              <w:tabs>
                <w:tab w:val="decimal" w:pos="0"/>
              </w:tabs>
              <w:ind w:firstLine="0" w:firstLineChars="0"/>
              <w:jc w:val="center"/>
              <w:rPr>
                <w:kern w:val="0"/>
                <w:sz w:val="18"/>
                <w:szCs w:val="18"/>
              </w:rPr>
            </w:pPr>
            <w:r>
              <w:rPr>
                <w:kern w:val="0"/>
                <w:sz w:val="18"/>
                <w:szCs w:val="18"/>
              </w:rPr>
              <w:t>335</w:t>
            </w:r>
          </w:p>
        </w:tc>
        <w:tc>
          <w:tcPr>
            <w:tcW w:w="1068" w:type="dxa"/>
            <w:tcBorders>
              <w:top w:val="single" w:color="auto" w:sz="4" w:space="0"/>
              <w:left w:val="single" w:color="auto" w:sz="4" w:space="0"/>
              <w:bottom w:val="single" w:color="auto" w:sz="4" w:space="0"/>
              <w:right w:val="single" w:color="auto" w:sz="4" w:space="0"/>
            </w:tcBorders>
            <w:vAlign w:val="center"/>
          </w:tcPr>
          <w:p w14:paraId="4B7CACE6">
            <w:pPr>
              <w:widowControl/>
              <w:tabs>
                <w:tab w:val="decimal" w:pos="0"/>
              </w:tabs>
              <w:ind w:firstLine="0" w:firstLineChars="0"/>
              <w:jc w:val="center"/>
              <w:rPr>
                <w:kern w:val="0"/>
                <w:sz w:val="18"/>
                <w:szCs w:val="18"/>
              </w:rPr>
            </w:pPr>
            <w:r>
              <w:rPr>
                <w:kern w:val="0"/>
                <w:sz w:val="18"/>
                <w:szCs w:val="18"/>
              </w:rPr>
              <w:t>8.178711</w:t>
            </w:r>
          </w:p>
        </w:tc>
        <w:tc>
          <w:tcPr>
            <w:tcW w:w="426" w:type="dxa"/>
            <w:tcBorders>
              <w:top w:val="single" w:color="auto" w:sz="4" w:space="0"/>
              <w:left w:val="single" w:color="auto" w:sz="4" w:space="0"/>
              <w:bottom w:val="single" w:color="auto" w:sz="4" w:space="0"/>
              <w:right w:val="single" w:color="auto" w:sz="4" w:space="0"/>
            </w:tcBorders>
            <w:vAlign w:val="center"/>
          </w:tcPr>
          <w:p w14:paraId="565CDA5A">
            <w:pPr>
              <w:widowControl/>
              <w:tabs>
                <w:tab w:val="decimal" w:pos="0"/>
              </w:tabs>
              <w:ind w:firstLine="0" w:firstLineChars="0"/>
              <w:jc w:val="center"/>
              <w:rPr>
                <w:kern w:val="0"/>
                <w:sz w:val="18"/>
                <w:szCs w:val="18"/>
              </w:rPr>
            </w:pPr>
            <w:r>
              <w:rPr>
                <w:kern w:val="0"/>
                <w:sz w:val="18"/>
                <w:szCs w:val="18"/>
              </w:rPr>
              <w:t>3</w:t>
            </w:r>
          </w:p>
        </w:tc>
        <w:tc>
          <w:tcPr>
            <w:tcW w:w="813" w:type="dxa"/>
            <w:tcBorders>
              <w:top w:val="single" w:color="auto" w:sz="4" w:space="0"/>
              <w:left w:val="single" w:color="auto" w:sz="4" w:space="0"/>
              <w:bottom w:val="single" w:color="auto" w:sz="4" w:space="0"/>
              <w:right w:val="single" w:color="auto" w:sz="4" w:space="0"/>
            </w:tcBorders>
            <w:vAlign w:val="center"/>
          </w:tcPr>
          <w:p w14:paraId="3F9D6FDD">
            <w:pPr>
              <w:widowControl/>
              <w:tabs>
                <w:tab w:val="decimal" w:pos="0"/>
              </w:tabs>
              <w:ind w:firstLine="0" w:firstLineChars="0"/>
              <w:jc w:val="center"/>
              <w:rPr>
                <w:kern w:val="0"/>
                <w:sz w:val="18"/>
                <w:szCs w:val="18"/>
              </w:rPr>
            </w:pPr>
            <w:r>
              <w:rPr>
                <w:kern w:val="0"/>
                <w:sz w:val="18"/>
                <w:szCs w:val="18"/>
              </w:rPr>
              <w:t>463</w:t>
            </w:r>
          </w:p>
        </w:tc>
        <w:tc>
          <w:tcPr>
            <w:tcW w:w="1109" w:type="dxa"/>
            <w:tcBorders>
              <w:top w:val="single" w:color="auto" w:sz="4" w:space="0"/>
              <w:left w:val="single" w:color="auto" w:sz="4" w:space="0"/>
              <w:bottom w:val="single" w:color="auto" w:sz="4" w:space="0"/>
              <w:right w:val="single" w:color="auto" w:sz="4" w:space="0"/>
            </w:tcBorders>
            <w:vAlign w:val="center"/>
          </w:tcPr>
          <w:p w14:paraId="6E381682">
            <w:pPr>
              <w:widowControl/>
              <w:tabs>
                <w:tab w:val="decimal" w:pos="0"/>
              </w:tabs>
              <w:ind w:firstLine="0" w:firstLineChars="0"/>
              <w:jc w:val="center"/>
              <w:rPr>
                <w:kern w:val="0"/>
                <w:sz w:val="18"/>
                <w:szCs w:val="18"/>
              </w:rPr>
            </w:pPr>
            <w:r>
              <w:rPr>
                <w:kern w:val="0"/>
                <w:sz w:val="18"/>
                <w:szCs w:val="18"/>
              </w:rPr>
              <w:t>11.303711</w:t>
            </w:r>
          </w:p>
        </w:tc>
        <w:tc>
          <w:tcPr>
            <w:tcW w:w="426" w:type="dxa"/>
            <w:tcBorders>
              <w:top w:val="single" w:color="auto" w:sz="4" w:space="0"/>
              <w:left w:val="single" w:color="auto" w:sz="4" w:space="0"/>
              <w:bottom w:val="single" w:color="auto" w:sz="4" w:space="0"/>
              <w:right w:val="single" w:color="auto" w:sz="4" w:space="0"/>
            </w:tcBorders>
            <w:vAlign w:val="center"/>
          </w:tcPr>
          <w:p w14:paraId="61BC174D">
            <w:pPr>
              <w:widowControl/>
              <w:tabs>
                <w:tab w:val="decimal" w:pos="0"/>
              </w:tabs>
              <w:ind w:firstLine="0" w:firstLineChars="0"/>
              <w:jc w:val="center"/>
              <w:rPr>
                <w:kern w:val="0"/>
                <w:sz w:val="18"/>
                <w:szCs w:val="18"/>
              </w:rPr>
            </w:pPr>
            <w:r>
              <w:rPr>
                <w:kern w:val="0"/>
                <w:sz w:val="18"/>
                <w:szCs w:val="18"/>
              </w:rPr>
              <w:t>6</w:t>
            </w:r>
          </w:p>
        </w:tc>
      </w:tr>
      <w:tr w14:paraId="3C805ACA">
        <w:tblPrEx>
          <w:tblCellMar>
            <w:top w:w="0" w:type="dxa"/>
            <w:left w:w="108" w:type="dxa"/>
            <w:bottom w:w="0" w:type="dxa"/>
            <w:right w:w="108" w:type="dxa"/>
          </w:tblCellMar>
        </w:tblPrEx>
        <w:trPr>
          <w:trHeight w:val="270" w:hRule="atLeast"/>
          <w:jc w:val="center"/>
        </w:trPr>
        <w:tc>
          <w:tcPr>
            <w:tcW w:w="952" w:type="dxa"/>
            <w:tcBorders>
              <w:top w:val="single" w:color="auto" w:sz="4" w:space="0"/>
              <w:left w:val="single" w:color="auto" w:sz="4" w:space="0"/>
              <w:bottom w:val="single" w:color="auto" w:sz="4" w:space="0"/>
              <w:right w:val="single" w:color="auto" w:sz="4" w:space="0"/>
            </w:tcBorders>
            <w:vAlign w:val="center"/>
          </w:tcPr>
          <w:p w14:paraId="05302CEF">
            <w:pPr>
              <w:widowControl/>
              <w:tabs>
                <w:tab w:val="decimal" w:pos="0"/>
              </w:tabs>
              <w:ind w:firstLine="0" w:firstLineChars="0"/>
              <w:jc w:val="center"/>
              <w:rPr>
                <w:kern w:val="0"/>
                <w:sz w:val="18"/>
                <w:szCs w:val="18"/>
              </w:rPr>
            </w:pPr>
            <w:r>
              <w:rPr>
                <w:kern w:val="0"/>
                <w:sz w:val="18"/>
                <w:szCs w:val="18"/>
              </w:rPr>
              <w:t>80</w:t>
            </w:r>
          </w:p>
        </w:tc>
        <w:tc>
          <w:tcPr>
            <w:tcW w:w="1068" w:type="dxa"/>
            <w:tcBorders>
              <w:top w:val="single" w:color="auto" w:sz="4" w:space="0"/>
              <w:left w:val="single" w:color="auto" w:sz="4" w:space="0"/>
              <w:bottom w:val="single" w:color="auto" w:sz="4" w:space="0"/>
              <w:right w:val="single" w:color="auto" w:sz="4" w:space="0"/>
            </w:tcBorders>
            <w:vAlign w:val="center"/>
          </w:tcPr>
          <w:p w14:paraId="2BC4D146">
            <w:pPr>
              <w:widowControl/>
              <w:tabs>
                <w:tab w:val="decimal" w:pos="0"/>
              </w:tabs>
              <w:ind w:firstLine="0" w:firstLineChars="0"/>
              <w:jc w:val="center"/>
              <w:rPr>
                <w:kern w:val="0"/>
                <w:sz w:val="18"/>
                <w:szCs w:val="18"/>
              </w:rPr>
            </w:pPr>
            <w:r>
              <w:rPr>
                <w:kern w:val="0"/>
                <w:sz w:val="18"/>
                <w:szCs w:val="18"/>
              </w:rPr>
              <w:t>1.953125</w:t>
            </w:r>
          </w:p>
        </w:tc>
        <w:tc>
          <w:tcPr>
            <w:tcW w:w="668" w:type="dxa"/>
            <w:tcBorders>
              <w:top w:val="single" w:color="auto" w:sz="4" w:space="0"/>
              <w:left w:val="single" w:color="auto" w:sz="4" w:space="0"/>
              <w:bottom w:val="single" w:color="auto" w:sz="4" w:space="0"/>
              <w:right w:val="single" w:color="auto" w:sz="4" w:space="0"/>
            </w:tcBorders>
            <w:vAlign w:val="center"/>
          </w:tcPr>
          <w:p w14:paraId="1F93BB3C">
            <w:pPr>
              <w:widowControl/>
              <w:tabs>
                <w:tab w:val="decimal" w:pos="0"/>
              </w:tabs>
              <w:ind w:firstLine="0" w:firstLineChars="0"/>
              <w:jc w:val="center"/>
              <w:rPr>
                <w:kern w:val="0"/>
                <w:sz w:val="18"/>
                <w:szCs w:val="18"/>
              </w:rPr>
            </w:pPr>
            <w:r>
              <w:rPr>
                <w:kern w:val="0"/>
                <w:sz w:val="18"/>
                <w:szCs w:val="18"/>
              </w:rPr>
              <w:t>3</w:t>
            </w:r>
          </w:p>
        </w:tc>
        <w:tc>
          <w:tcPr>
            <w:tcW w:w="733" w:type="dxa"/>
            <w:tcBorders>
              <w:top w:val="single" w:color="auto" w:sz="4" w:space="0"/>
              <w:left w:val="single" w:color="auto" w:sz="4" w:space="0"/>
              <w:bottom w:val="single" w:color="auto" w:sz="4" w:space="0"/>
              <w:right w:val="single" w:color="auto" w:sz="4" w:space="0"/>
            </w:tcBorders>
            <w:vAlign w:val="center"/>
          </w:tcPr>
          <w:p w14:paraId="01F1BC71">
            <w:pPr>
              <w:widowControl/>
              <w:tabs>
                <w:tab w:val="decimal" w:pos="0"/>
              </w:tabs>
              <w:ind w:firstLine="0" w:firstLineChars="0"/>
              <w:jc w:val="center"/>
              <w:rPr>
                <w:kern w:val="0"/>
                <w:sz w:val="18"/>
                <w:szCs w:val="18"/>
              </w:rPr>
            </w:pPr>
            <w:r>
              <w:rPr>
                <w:kern w:val="0"/>
                <w:sz w:val="18"/>
                <w:szCs w:val="18"/>
              </w:rPr>
              <w:t>208</w:t>
            </w:r>
          </w:p>
        </w:tc>
        <w:tc>
          <w:tcPr>
            <w:tcW w:w="1068" w:type="dxa"/>
            <w:tcBorders>
              <w:top w:val="single" w:color="auto" w:sz="4" w:space="0"/>
              <w:left w:val="single" w:color="auto" w:sz="4" w:space="0"/>
              <w:bottom w:val="single" w:color="auto" w:sz="4" w:space="0"/>
              <w:right w:val="single" w:color="auto" w:sz="4" w:space="0"/>
            </w:tcBorders>
            <w:vAlign w:val="center"/>
          </w:tcPr>
          <w:p w14:paraId="31B10C34">
            <w:pPr>
              <w:widowControl/>
              <w:tabs>
                <w:tab w:val="decimal" w:pos="0"/>
              </w:tabs>
              <w:ind w:firstLine="0" w:firstLineChars="0"/>
              <w:jc w:val="center"/>
              <w:rPr>
                <w:kern w:val="0"/>
                <w:sz w:val="18"/>
                <w:szCs w:val="18"/>
              </w:rPr>
            </w:pPr>
            <w:r>
              <w:rPr>
                <w:kern w:val="0"/>
                <w:sz w:val="18"/>
                <w:szCs w:val="18"/>
              </w:rPr>
              <w:t>5.078125</w:t>
            </w:r>
          </w:p>
        </w:tc>
        <w:tc>
          <w:tcPr>
            <w:tcW w:w="426" w:type="dxa"/>
            <w:tcBorders>
              <w:top w:val="single" w:color="auto" w:sz="4" w:space="0"/>
              <w:left w:val="single" w:color="auto" w:sz="4" w:space="0"/>
              <w:bottom w:val="single" w:color="auto" w:sz="4" w:space="0"/>
              <w:right w:val="single" w:color="auto" w:sz="4" w:space="0"/>
            </w:tcBorders>
            <w:vAlign w:val="center"/>
          </w:tcPr>
          <w:p w14:paraId="54656D2E">
            <w:pPr>
              <w:widowControl/>
              <w:tabs>
                <w:tab w:val="decimal" w:pos="0"/>
              </w:tabs>
              <w:ind w:firstLine="0" w:firstLineChars="0"/>
              <w:jc w:val="center"/>
              <w:rPr>
                <w:kern w:val="0"/>
                <w:sz w:val="18"/>
                <w:szCs w:val="18"/>
              </w:rPr>
            </w:pPr>
            <w:r>
              <w:rPr>
                <w:kern w:val="0"/>
                <w:sz w:val="18"/>
                <w:szCs w:val="18"/>
              </w:rPr>
              <w:t>7</w:t>
            </w:r>
          </w:p>
        </w:tc>
        <w:tc>
          <w:tcPr>
            <w:tcW w:w="813" w:type="dxa"/>
            <w:tcBorders>
              <w:top w:val="single" w:color="auto" w:sz="4" w:space="0"/>
              <w:left w:val="single" w:color="auto" w:sz="4" w:space="0"/>
              <w:bottom w:val="single" w:color="auto" w:sz="4" w:space="0"/>
              <w:right w:val="single" w:color="auto" w:sz="4" w:space="0"/>
            </w:tcBorders>
            <w:vAlign w:val="center"/>
          </w:tcPr>
          <w:p w14:paraId="0F460754">
            <w:pPr>
              <w:widowControl/>
              <w:tabs>
                <w:tab w:val="decimal" w:pos="0"/>
              </w:tabs>
              <w:ind w:firstLine="0" w:firstLineChars="0"/>
              <w:jc w:val="center"/>
              <w:rPr>
                <w:kern w:val="0"/>
                <w:sz w:val="18"/>
                <w:szCs w:val="18"/>
              </w:rPr>
            </w:pPr>
            <w:r>
              <w:rPr>
                <w:kern w:val="0"/>
                <w:sz w:val="18"/>
                <w:szCs w:val="18"/>
              </w:rPr>
              <w:t>336</w:t>
            </w:r>
          </w:p>
        </w:tc>
        <w:tc>
          <w:tcPr>
            <w:tcW w:w="1068" w:type="dxa"/>
            <w:tcBorders>
              <w:top w:val="single" w:color="auto" w:sz="4" w:space="0"/>
              <w:left w:val="single" w:color="auto" w:sz="4" w:space="0"/>
              <w:bottom w:val="single" w:color="auto" w:sz="4" w:space="0"/>
              <w:right w:val="single" w:color="auto" w:sz="4" w:space="0"/>
            </w:tcBorders>
            <w:vAlign w:val="center"/>
          </w:tcPr>
          <w:p w14:paraId="053D9259">
            <w:pPr>
              <w:widowControl/>
              <w:tabs>
                <w:tab w:val="decimal" w:pos="0"/>
              </w:tabs>
              <w:ind w:firstLine="0" w:firstLineChars="0"/>
              <w:jc w:val="center"/>
              <w:rPr>
                <w:kern w:val="0"/>
                <w:sz w:val="18"/>
                <w:szCs w:val="18"/>
              </w:rPr>
            </w:pPr>
            <w:r>
              <w:rPr>
                <w:kern w:val="0"/>
                <w:sz w:val="18"/>
                <w:szCs w:val="18"/>
              </w:rPr>
              <w:t>8.203125</w:t>
            </w:r>
          </w:p>
        </w:tc>
        <w:tc>
          <w:tcPr>
            <w:tcW w:w="426" w:type="dxa"/>
            <w:tcBorders>
              <w:top w:val="single" w:color="auto" w:sz="4" w:space="0"/>
              <w:left w:val="single" w:color="auto" w:sz="4" w:space="0"/>
              <w:bottom w:val="single" w:color="auto" w:sz="4" w:space="0"/>
              <w:right w:val="single" w:color="auto" w:sz="4" w:space="0"/>
            </w:tcBorders>
            <w:vAlign w:val="center"/>
          </w:tcPr>
          <w:p w14:paraId="03F21E59">
            <w:pPr>
              <w:widowControl/>
              <w:tabs>
                <w:tab w:val="decimal" w:pos="0"/>
              </w:tabs>
              <w:ind w:firstLine="0" w:firstLineChars="0"/>
              <w:jc w:val="center"/>
              <w:rPr>
                <w:kern w:val="0"/>
                <w:sz w:val="18"/>
                <w:szCs w:val="18"/>
              </w:rPr>
            </w:pPr>
            <w:r>
              <w:rPr>
                <w:kern w:val="0"/>
                <w:sz w:val="18"/>
                <w:szCs w:val="18"/>
              </w:rPr>
              <w:t>4</w:t>
            </w:r>
          </w:p>
        </w:tc>
        <w:tc>
          <w:tcPr>
            <w:tcW w:w="813" w:type="dxa"/>
            <w:tcBorders>
              <w:top w:val="single" w:color="auto" w:sz="4" w:space="0"/>
              <w:left w:val="single" w:color="auto" w:sz="4" w:space="0"/>
              <w:bottom w:val="single" w:color="auto" w:sz="4" w:space="0"/>
              <w:right w:val="single" w:color="auto" w:sz="4" w:space="0"/>
            </w:tcBorders>
            <w:vAlign w:val="center"/>
          </w:tcPr>
          <w:p w14:paraId="020A73F0">
            <w:pPr>
              <w:widowControl/>
              <w:tabs>
                <w:tab w:val="decimal" w:pos="0"/>
              </w:tabs>
              <w:ind w:firstLine="0" w:firstLineChars="0"/>
              <w:jc w:val="center"/>
              <w:rPr>
                <w:kern w:val="0"/>
                <w:sz w:val="18"/>
                <w:szCs w:val="18"/>
              </w:rPr>
            </w:pPr>
            <w:r>
              <w:rPr>
                <w:kern w:val="0"/>
                <w:sz w:val="18"/>
                <w:szCs w:val="18"/>
              </w:rPr>
              <w:t>464</w:t>
            </w:r>
          </w:p>
        </w:tc>
        <w:tc>
          <w:tcPr>
            <w:tcW w:w="1109" w:type="dxa"/>
            <w:tcBorders>
              <w:top w:val="single" w:color="auto" w:sz="4" w:space="0"/>
              <w:left w:val="single" w:color="auto" w:sz="4" w:space="0"/>
              <w:bottom w:val="single" w:color="auto" w:sz="4" w:space="0"/>
              <w:right w:val="single" w:color="auto" w:sz="4" w:space="0"/>
            </w:tcBorders>
            <w:vAlign w:val="center"/>
          </w:tcPr>
          <w:p w14:paraId="67F81BE5">
            <w:pPr>
              <w:widowControl/>
              <w:tabs>
                <w:tab w:val="decimal" w:pos="0"/>
              </w:tabs>
              <w:ind w:firstLine="0" w:firstLineChars="0"/>
              <w:jc w:val="center"/>
              <w:rPr>
                <w:kern w:val="0"/>
                <w:sz w:val="18"/>
                <w:szCs w:val="18"/>
              </w:rPr>
            </w:pPr>
            <w:r>
              <w:rPr>
                <w:kern w:val="0"/>
                <w:sz w:val="18"/>
                <w:szCs w:val="18"/>
              </w:rPr>
              <w:t>11.328125</w:t>
            </w:r>
          </w:p>
        </w:tc>
        <w:tc>
          <w:tcPr>
            <w:tcW w:w="426" w:type="dxa"/>
            <w:tcBorders>
              <w:top w:val="single" w:color="auto" w:sz="4" w:space="0"/>
              <w:left w:val="single" w:color="auto" w:sz="4" w:space="0"/>
              <w:bottom w:val="single" w:color="auto" w:sz="4" w:space="0"/>
              <w:right w:val="single" w:color="auto" w:sz="4" w:space="0"/>
            </w:tcBorders>
            <w:vAlign w:val="center"/>
          </w:tcPr>
          <w:p w14:paraId="613B5C10">
            <w:pPr>
              <w:widowControl/>
              <w:tabs>
                <w:tab w:val="decimal" w:pos="0"/>
              </w:tabs>
              <w:ind w:firstLine="0" w:firstLineChars="0"/>
              <w:jc w:val="center"/>
              <w:rPr>
                <w:kern w:val="0"/>
                <w:sz w:val="18"/>
                <w:szCs w:val="18"/>
              </w:rPr>
            </w:pPr>
            <w:r>
              <w:rPr>
                <w:kern w:val="0"/>
                <w:sz w:val="18"/>
                <w:szCs w:val="18"/>
              </w:rPr>
              <w:t>2</w:t>
            </w:r>
          </w:p>
        </w:tc>
      </w:tr>
      <w:tr w14:paraId="32AF8B65">
        <w:tblPrEx>
          <w:tblCellMar>
            <w:top w:w="0" w:type="dxa"/>
            <w:left w:w="108" w:type="dxa"/>
            <w:bottom w:w="0" w:type="dxa"/>
            <w:right w:w="108" w:type="dxa"/>
          </w:tblCellMar>
        </w:tblPrEx>
        <w:trPr>
          <w:trHeight w:val="270" w:hRule="atLeast"/>
          <w:jc w:val="center"/>
        </w:trPr>
        <w:tc>
          <w:tcPr>
            <w:tcW w:w="952" w:type="dxa"/>
            <w:tcBorders>
              <w:top w:val="single" w:color="auto" w:sz="4" w:space="0"/>
              <w:left w:val="single" w:color="auto" w:sz="4" w:space="0"/>
              <w:bottom w:val="single" w:color="auto" w:sz="4" w:space="0"/>
              <w:right w:val="single" w:color="auto" w:sz="4" w:space="0"/>
            </w:tcBorders>
            <w:vAlign w:val="center"/>
          </w:tcPr>
          <w:p w14:paraId="7877849B">
            <w:pPr>
              <w:widowControl/>
              <w:tabs>
                <w:tab w:val="decimal" w:pos="0"/>
              </w:tabs>
              <w:ind w:firstLine="0" w:firstLineChars="0"/>
              <w:jc w:val="center"/>
              <w:rPr>
                <w:kern w:val="0"/>
                <w:sz w:val="18"/>
                <w:szCs w:val="18"/>
              </w:rPr>
            </w:pPr>
            <w:r>
              <w:rPr>
                <w:kern w:val="0"/>
                <w:sz w:val="18"/>
                <w:szCs w:val="18"/>
              </w:rPr>
              <w:t>81</w:t>
            </w:r>
          </w:p>
        </w:tc>
        <w:tc>
          <w:tcPr>
            <w:tcW w:w="1068" w:type="dxa"/>
            <w:tcBorders>
              <w:top w:val="single" w:color="auto" w:sz="4" w:space="0"/>
              <w:left w:val="single" w:color="auto" w:sz="4" w:space="0"/>
              <w:bottom w:val="single" w:color="auto" w:sz="4" w:space="0"/>
              <w:right w:val="single" w:color="auto" w:sz="4" w:space="0"/>
            </w:tcBorders>
            <w:vAlign w:val="center"/>
          </w:tcPr>
          <w:p w14:paraId="3F494AFD">
            <w:pPr>
              <w:widowControl/>
              <w:tabs>
                <w:tab w:val="decimal" w:pos="0"/>
              </w:tabs>
              <w:ind w:firstLine="0" w:firstLineChars="0"/>
              <w:jc w:val="center"/>
              <w:rPr>
                <w:kern w:val="0"/>
                <w:sz w:val="18"/>
                <w:szCs w:val="18"/>
              </w:rPr>
            </w:pPr>
            <w:r>
              <w:rPr>
                <w:kern w:val="0"/>
                <w:sz w:val="18"/>
                <w:szCs w:val="18"/>
              </w:rPr>
              <w:t>1.977539</w:t>
            </w:r>
          </w:p>
        </w:tc>
        <w:tc>
          <w:tcPr>
            <w:tcW w:w="668" w:type="dxa"/>
            <w:tcBorders>
              <w:top w:val="single" w:color="auto" w:sz="4" w:space="0"/>
              <w:left w:val="single" w:color="auto" w:sz="4" w:space="0"/>
              <w:bottom w:val="single" w:color="auto" w:sz="4" w:space="0"/>
              <w:right w:val="single" w:color="auto" w:sz="4" w:space="0"/>
            </w:tcBorders>
            <w:vAlign w:val="center"/>
          </w:tcPr>
          <w:p w14:paraId="0552F1E1">
            <w:pPr>
              <w:widowControl/>
              <w:tabs>
                <w:tab w:val="decimal" w:pos="0"/>
              </w:tabs>
              <w:ind w:firstLine="0" w:firstLineChars="0"/>
              <w:jc w:val="center"/>
              <w:rPr>
                <w:kern w:val="0"/>
                <w:sz w:val="18"/>
                <w:szCs w:val="18"/>
              </w:rPr>
            </w:pPr>
            <w:r>
              <w:rPr>
                <w:kern w:val="0"/>
                <w:sz w:val="18"/>
                <w:szCs w:val="18"/>
              </w:rPr>
              <w:t>7</w:t>
            </w:r>
          </w:p>
        </w:tc>
        <w:tc>
          <w:tcPr>
            <w:tcW w:w="733" w:type="dxa"/>
            <w:tcBorders>
              <w:top w:val="single" w:color="auto" w:sz="4" w:space="0"/>
              <w:left w:val="single" w:color="auto" w:sz="4" w:space="0"/>
              <w:bottom w:val="single" w:color="auto" w:sz="4" w:space="0"/>
              <w:right w:val="single" w:color="auto" w:sz="4" w:space="0"/>
            </w:tcBorders>
            <w:vAlign w:val="center"/>
          </w:tcPr>
          <w:p w14:paraId="13AE7A00">
            <w:pPr>
              <w:widowControl/>
              <w:tabs>
                <w:tab w:val="decimal" w:pos="0"/>
              </w:tabs>
              <w:ind w:firstLine="0" w:firstLineChars="0"/>
              <w:jc w:val="center"/>
              <w:rPr>
                <w:kern w:val="0"/>
                <w:sz w:val="18"/>
                <w:szCs w:val="18"/>
              </w:rPr>
            </w:pPr>
            <w:r>
              <w:rPr>
                <w:kern w:val="0"/>
                <w:sz w:val="18"/>
                <w:szCs w:val="18"/>
              </w:rPr>
              <w:t>209</w:t>
            </w:r>
          </w:p>
        </w:tc>
        <w:tc>
          <w:tcPr>
            <w:tcW w:w="1068" w:type="dxa"/>
            <w:tcBorders>
              <w:top w:val="single" w:color="auto" w:sz="4" w:space="0"/>
              <w:left w:val="single" w:color="auto" w:sz="4" w:space="0"/>
              <w:bottom w:val="single" w:color="auto" w:sz="4" w:space="0"/>
              <w:right w:val="single" w:color="auto" w:sz="4" w:space="0"/>
            </w:tcBorders>
            <w:vAlign w:val="center"/>
          </w:tcPr>
          <w:p w14:paraId="1BFCAAC1">
            <w:pPr>
              <w:widowControl/>
              <w:tabs>
                <w:tab w:val="decimal" w:pos="0"/>
              </w:tabs>
              <w:ind w:firstLine="0" w:firstLineChars="0"/>
              <w:jc w:val="center"/>
              <w:rPr>
                <w:kern w:val="0"/>
                <w:sz w:val="18"/>
                <w:szCs w:val="18"/>
              </w:rPr>
            </w:pPr>
            <w:r>
              <w:rPr>
                <w:kern w:val="0"/>
                <w:sz w:val="18"/>
                <w:szCs w:val="18"/>
              </w:rPr>
              <w:t>5.102539</w:t>
            </w:r>
          </w:p>
        </w:tc>
        <w:tc>
          <w:tcPr>
            <w:tcW w:w="426" w:type="dxa"/>
            <w:tcBorders>
              <w:top w:val="single" w:color="auto" w:sz="4" w:space="0"/>
              <w:left w:val="single" w:color="auto" w:sz="4" w:space="0"/>
              <w:bottom w:val="single" w:color="auto" w:sz="4" w:space="0"/>
              <w:right w:val="single" w:color="auto" w:sz="4" w:space="0"/>
            </w:tcBorders>
            <w:vAlign w:val="center"/>
          </w:tcPr>
          <w:p w14:paraId="52D5E26C">
            <w:pPr>
              <w:widowControl/>
              <w:tabs>
                <w:tab w:val="decimal" w:pos="0"/>
              </w:tabs>
              <w:ind w:firstLine="0" w:firstLineChars="0"/>
              <w:jc w:val="center"/>
              <w:rPr>
                <w:kern w:val="0"/>
                <w:sz w:val="18"/>
                <w:szCs w:val="18"/>
              </w:rPr>
            </w:pPr>
            <w:r>
              <w:rPr>
                <w:kern w:val="0"/>
                <w:sz w:val="18"/>
                <w:szCs w:val="18"/>
              </w:rPr>
              <w:t>6</w:t>
            </w:r>
          </w:p>
        </w:tc>
        <w:tc>
          <w:tcPr>
            <w:tcW w:w="813" w:type="dxa"/>
            <w:tcBorders>
              <w:top w:val="single" w:color="auto" w:sz="4" w:space="0"/>
              <w:left w:val="single" w:color="auto" w:sz="4" w:space="0"/>
              <w:bottom w:val="single" w:color="auto" w:sz="4" w:space="0"/>
              <w:right w:val="single" w:color="auto" w:sz="4" w:space="0"/>
            </w:tcBorders>
            <w:vAlign w:val="center"/>
          </w:tcPr>
          <w:p w14:paraId="012E8250">
            <w:pPr>
              <w:widowControl/>
              <w:tabs>
                <w:tab w:val="decimal" w:pos="0"/>
              </w:tabs>
              <w:ind w:firstLine="0" w:firstLineChars="0"/>
              <w:jc w:val="center"/>
              <w:rPr>
                <w:kern w:val="0"/>
                <w:sz w:val="18"/>
                <w:szCs w:val="18"/>
              </w:rPr>
            </w:pPr>
            <w:r>
              <w:rPr>
                <w:kern w:val="0"/>
                <w:sz w:val="18"/>
                <w:szCs w:val="18"/>
              </w:rPr>
              <w:t>337</w:t>
            </w:r>
          </w:p>
        </w:tc>
        <w:tc>
          <w:tcPr>
            <w:tcW w:w="1068" w:type="dxa"/>
            <w:tcBorders>
              <w:top w:val="single" w:color="auto" w:sz="4" w:space="0"/>
              <w:left w:val="single" w:color="auto" w:sz="4" w:space="0"/>
              <w:bottom w:val="single" w:color="auto" w:sz="4" w:space="0"/>
              <w:right w:val="single" w:color="auto" w:sz="4" w:space="0"/>
            </w:tcBorders>
            <w:vAlign w:val="center"/>
          </w:tcPr>
          <w:p w14:paraId="3B0E623D">
            <w:pPr>
              <w:widowControl/>
              <w:tabs>
                <w:tab w:val="decimal" w:pos="0"/>
              </w:tabs>
              <w:ind w:firstLine="0" w:firstLineChars="0"/>
              <w:jc w:val="center"/>
              <w:rPr>
                <w:kern w:val="0"/>
                <w:sz w:val="18"/>
                <w:szCs w:val="18"/>
              </w:rPr>
            </w:pPr>
            <w:r>
              <w:rPr>
                <w:kern w:val="0"/>
                <w:sz w:val="18"/>
                <w:szCs w:val="18"/>
              </w:rPr>
              <w:t>8.227539</w:t>
            </w:r>
          </w:p>
        </w:tc>
        <w:tc>
          <w:tcPr>
            <w:tcW w:w="426" w:type="dxa"/>
            <w:tcBorders>
              <w:top w:val="single" w:color="auto" w:sz="4" w:space="0"/>
              <w:left w:val="single" w:color="auto" w:sz="4" w:space="0"/>
              <w:bottom w:val="single" w:color="auto" w:sz="4" w:space="0"/>
              <w:right w:val="single" w:color="auto" w:sz="4" w:space="0"/>
            </w:tcBorders>
            <w:vAlign w:val="center"/>
          </w:tcPr>
          <w:p w14:paraId="0369EB14">
            <w:pPr>
              <w:widowControl/>
              <w:tabs>
                <w:tab w:val="decimal" w:pos="0"/>
              </w:tabs>
              <w:ind w:firstLine="0" w:firstLineChars="0"/>
              <w:jc w:val="center"/>
              <w:rPr>
                <w:kern w:val="0"/>
                <w:sz w:val="18"/>
                <w:szCs w:val="18"/>
              </w:rPr>
            </w:pPr>
            <w:r>
              <w:rPr>
                <w:kern w:val="0"/>
                <w:sz w:val="18"/>
                <w:szCs w:val="18"/>
              </w:rPr>
              <w:t>6</w:t>
            </w:r>
          </w:p>
        </w:tc>
        <w:tc>
          <w:tcPr>
            <w:tcW w:w="813" w:type="dxa"/>
            <w:tcBorders>
              <w:top w:val="single" w:color="auto" w:sz="4" w:space="0"/>
              <w:left w:val="single" w:color="auto" w:sz="4" w:space="0"/>
              <w:bottom w:val="single" w:color="auto" w:sz="4" w:space="0"/>
              <w:right w:val="single" w:color="auto" w:sz="4" w:space="0"/>
            </w:tcBorders>
            <w:vAlign w:val="center"/>
          </w:tcPr>
          <w:p w14:paraId="3EBD9EEA">
            <w:pPr>
              <w:widowControl/>
              <w:tabs>
                <w:tab w:val="decimal" w:pos="0"/>
              </w:tabs>
              <w:ind w:firstLine="0" w:firstLineChars="0"/>
              <w:jc w:val="center"/>
              <w:rPr>
                <w:kern w:val="0"/>
                <w:sz w:val="18"/>
                <w:szCs w:val="18"/>
              </w:rPr>
            </w:pPr>
            <w:r>
              <w:rPr>
                <w:kern w:val="0"/>
                <w:sz w:val="18"/>
                <w:szCs w:val="18"/>
              </w:rPr>
              <w:t>465</w:t>
            </w:r>
          </w:p>
        </w:tc>
        <w:tc>
          <w:tcPr>
            <w:tcW w:w="1109" w:type="dxa"/>
            <w:tcBorders>
              <w:top w:val="single" w:color="auto" w:sz="4" w:space="0"/>
              <w:left w:val="single" w:color="auto" w:sz="4" w:space="0"/>
              <w:bottom w:val="single" w:color="auto" w:sz="4" w:space="0"/>
              <w:right w:val="single" w:color="auto" w:sz="4" w:space="0"/>
            </w:tcBorders>
            <w:vAlign w:val="center"/>
          </w:tcPr>
          <w:p w14:paraId="29BDEA65">
            <w:pPr>
              <w:widowControl/>
              <w:tabs>
                <w:tab w:val="decimal" w:pos="0"/>
              </w:tabs>
              <w:ind w:firstLine="0" w:firstLineChars="0"/>
              <w:jc w:val="center"/>
              <w:rPr>
                <w:kern w:val="0"/>
                <w:sz w:val="18"/>
                <w:szCs w:val="18"/>
              </w:rPr>
            </w:pPr>
            <w:r>
              <w:rPr>
                <w:kern w:val="0"/>
                <w:sz w:val="18"/>
                <w:szCs w:val="18"/>
              </w:rPr>
              <w:t>11.352539</w:t>
            </w:r>
          </w:p>
        </w:tc>
        <w:tc>
          <w:tcPr>
            <w:tcW w:w="426" w:type="dxa"/>
            <w:tcBorders>
              <w:top w:val="single" w:color="auto" w:sz="4" w:space="0"/>
              <w:left w:val="single" w:color="auto" w:sz="4" w:space="0"/>
              <w:bottom w:val="single" w:color="auto" w:sz="4" w:space="0"/>
              <w:right w:val="single" w:color="auto" w:sz="4" w:space="0"/>
            </w:tcBorders>
            <w:vAlign w:val="center"/>
          </w:tcPr>
          <w:p w14:paraId="39C2532F">
            <w:pPr>
              <w:widowControl/>
              <w:tabs>
                <w:tab w:val="decimal" w:pos="0"/>
              </w:tabs>
              <w:ind w:firstLine="0" w:firstLineChars="0"/>
              <w:jc w:val="center"/>
              <w:rPr>
                <w:kern w:val="0"/>
                <w:sz w:val="18"/>
                <w:szCs w:val="18"/>
              </w:rPr>
            </w:pPr>
            <w:r>
              <w:rPr>
                <w:kern w:val="0"/>
                <w:sz w:val="18"/>
                <w:szCs w:val="18"/>
              </w:rPr>
              <w:t>7</w:t>
            </w:r>
          </w:p>
        </w:tc>
      </w:tr>
      <w:tr w14:paraId="71E6625E">
        <w:tblPrEx>
          <w:tblCellMar>
            <w:top w:w="0" w:type="dxa"/>
            <w:left w:w="108" w:type="dxa"/>
            <w:bottom w:w="0" w:type="dxa"/>
            <w:right w:w="108" w:type="dxa"/>
          </w:tblCellMar>
        </w:tblPrEx>
        <w:trPr>
          <w:trHeight w:val="270" w:hRule="atLeast"/>
          <w:jc w:val="center"/>
        </w:trPr>
        <w:tc>
          <w:tcPr>
            <w:tcW w:w="952" w:type="dxa"/>
            <w:tcBorders>
              <w:top w:val="single" w:color="auto" w:sz="4" w:space="0"/>
              <w:left w:val="single" w:color="auto" w:sz="4" w:space="0"/>
              <w:bottom w:val="single" w:color="auto" w:sz="4" w:space="0"/>
              <w:right w:val="single" w:color="auto" w:sz="4" w:space="0"/>
            </w:tcBorders>
            <w:vAlign w:val="center"/>
          </w:tcPr>
          <w:p w14:paraId="070595E8">
            <w:pPr>
              <w:widowControl/>
              <w:tabs>
                <w:tab w:val="decimal" w:pos="0"/>
              </w:tabs>
              <w:ind w:firstLine="0" w:firstLineChars="0"/>
              <w:jc w:val="center"/>
              <w:rPr>
                <w:kern w:val="0"/>
                <w:sz w:val="18"/>
                <w:szCs w:val="18"/>
              </w:rPr>
            </w:pPr>
            <w:r>
              <w:rPr>
                <w:kern w:val="0"/>
                <w:sz w:val="18"/>
                <w:szCs w:val="18"/>
              </w:rPr>
              <w:t>82</w:t>
            </w:r>
          </w:p>
        </w:tc>
        <w:tc>
          <w:tcPr>
            <w:tcW w:w="1068" w:type="dxa"/>
            <w:tcBorders>
              <w:top w:val="single" w:color="auto" w:sz="4" w:space="0"/>
              <w:left w:val="single" w:color="auto" w:sz="4" w:space="0"/>
              <w:bottom w:val="single" w:color="auto" w:sz="4" w:space="0"/>
              <w:right w:val="single" w:color="auto" w:sz="4" w:space="0"/>
            </w:tcBorders>
            <w:vAlign w:val="center"/>
          </w:tcPr>
          <w:p w14:paraId="00746286">
            <w:pPr>
              <w:widowControl/>
              <w:tabs>
                <w:tab w:val="decimal" w:pos="0"/>
              </w:tabs>
              <w:ind w:firstLine="0" w:firstLineChars="0"/>
              <w:jc w:val="center"/>
              <w:rPr>
                <w:kern w:val="0"/>
                <w:sz w:val="18"/>
                <w:szCs w:val="18"/>
              </w:rPr>
            </w:pPr>
            <w:r>
              <w:rPr>
                <w:kern w:val="0"/>
                <w:sz w:val="18"/>
                <w:szCs w:val="18"/>
              </w:rPr>
              <w:t>2.001953</w:t>
            </w:r>
          </w:p>
        </w:tc>
        <w:tc>
          <w:tcPr>
            <w:tcW w:w="668" w:type="dxa"/>
            <w:tcBorders>
              <w:top w:val="single" w:color="auto" w:sz="4" w:space="0"/>
              <w:left w:val="single" w:color="auto" w:sz="4" w:space="0"/>
              <w:bottom w:val="single" w:color="auto" w:sz="4" w:space="0"/>
              <w:right w:val="single" w:color="auto" w:sz="4" w:space="0"/>
            </w:tcBorders>
            <w:vAlign w:val="center"/>
          </w:tcPr>
          <w:p w14:paraId="1707F512">
            <w:pPr>
              <w:widowControl/>
              <w:tabs>
                <w:tab w:val="decimal" w:pos="0"/>
              </w:tabs>
              <w:ind w:firstLine="0" w:firstLineChars="0"/>
              <w:jc w:val="center"/>
              <w:rPr>
                <w:kern w:val="0"/>
                <w:sz w:val="18"/>
                <w:szCs w:val="18"/>
              </w:rPr>
            </w:pPr>
            <w:r>
              <w:rPr>
                <w:kern w:val="0"/>
                <w:sz w:val="18"/>
                <w:szCs w:val="18"/>
              </w:rPr>
              <w:t>6</w:t>
            </w:r>
          </w:p>
        </w:tc>
        <w:tc>
          <w:tcPr>
            <w:tcW w:w="733" w:type="dxa"/>
            <w:tcBorders>
              <w:top w:val="single" w:color="auto" w:sz="4" w:space="0"/>
              <w:left w:val="single" w:color="auto" w:sz="4" w:space="0"/>
              <w:bottom w:val="single" w:color="auto" w:sz="4" w:space="0"/>
              <w:right w:val="single" w:color="auto" w:sz="4" w:space="0"/>
            </w:tcBorders>
            <w:vAlign w:val="center"/>
          </w:tcPr>
          <w:p w14:paraId="71E3E537">
            <w:pPr>
              <w:widowControl/>
              <w:tabs>
                <w:tab w:val="decimal" w:pos="0"/>
              </w:tabs>
              <w:ind w:firstLine="0" w:firstLineChars="0"/>
              <w:jc w:val="center"/>
              <w:rPr>
                <w:kern w:val="0"/>
                <w:sz w:val="18"/>
                <w:szCs w:val="18"/>
              </w:rPr>
            </w:pPr>
            <w:r>
              <w:rPr>
                <w:kern w:val="0"/>
                <w:sz w:val="18"/>
                <w:szCs w:val="18"/>
              </w:rPr>
              <w:t>210</w:t>
            </w:r>
          </w:p>
        </w:tc>
        <w:tc>
          <w:tcPr>
            <w:tcW w:w="1068" w:type="dxa"/>
            <w:tcBorders>
              <w:top w:val="single" w:color="auto" w:sz="4" w:space="0"/>
              <w:left w:val="single" w:color="auto" w:sz="4" w:space="0"/>
              <w:bottom w:val="single" w:color="auto" w:sz="4" w:space="0"/>
              <w:right w:val="single" w:color="auto" w:sz="4" w:space="0"/>
            </w:tcBorders>
            <w:vAlign w:val="center"/>
          </w:tcPr>
          <w:p w14:paraId="19C0926D">
            <w:pPr>
              <w:widowControl/>
              <w:tabs>
                <w:tab w:val="decimal" w:pos="0"/>
              </w:tabs>
              <w:ind w:firstLine="0" w:firstLineChars="0"/>
              <w:jc w:val="center"/>
              <w:rPr>
                <w:kern w:val="0"/>
                <w:sz w:val="18"/>
                <w:szCs w:val="18"/>
              </w:rPr>
            </w:pPr>
            <w:r>
              <w:rPr>
                <w:kern w:val="0"/>
                <w:sz w:val="18"/>
                <w:szCs w:val="18"/>
              </w:rPr>
              <w:t>5.126953</w:t>
            </w:r>
          </w:p>
        </w:tc>
        <w:tc>
          <w:tcPr>
            <w:tcW w:w="426" w:type="dxa"/>
            <w:tcBorders>
              <w:top w:val="single" w:color="auto" w:sz="4" w:space="0"/>
              <w:left w:val="single" w:color="auto" w:sz="4" w:space="0"/>
              <w:bottom w:val="single" w:color="auto" w:sz="4" w:space="0"/>
              <w:right w:val="single" w:color="auto" w:sz="4" w:space="0"/>
            </w:tcBorders>
            <w:vAlign w:val="center"/>
          </w:tcPr>
          <w:p w14:paraId="15B4F0F3">
            <w:pPr>
              <w:widowControl/>
              <w:tabs>
                <w:tab w:val="decimal" w:pos="0"/>
              </w:tabs>
              <w:ind w:firstLine="0" w:firstLineChars="0"/>
              <w:jc w:val="center"/>
              <w:rPr>
                <w:kern w:val="0"/>
                <w:sz w:val="18"/>
                <w:szCs w:val="18"/>
              </w:rPr>
            </w:pPr>
            <w:r>
              <w:rPr>
                <w:kern w:val="0"/>
                <w:sz w:val="18"/>
                <w:szCs w:val="18"/>
              </w:rPr>
              <w:t>1</w:t>
            </w:r>
          </w:p>
        </w:tc>
        <w:tc>
          <w:tcPr>
            <w:tcW w:w="813" w:type="dxa"/>
            <w:tcBorders>
              <w:top w:val="single" w:color="auto" w:sz="4" w:space="0"/>
              <w:left w:val="single" w:color="auto" w:sz="4" w:space="0"/>
              <w:bottom w:val="single" w:color="auto" w:sz="4" w:space="0"/>
              <w:right w:val="single" w:color="auto" w:sz="4" w:space="0"/>
            </w:tcBorders>
            <w:vAlign w:val="center"/>
          </w:tcPr>
          <w:p w14:paraId="01324A0A">
            <w:pPr>
              <w:widowControl/>
              <w:tabs>
                <w:tab w:val="decimal" w:pos="0"/>
              </w:tabs>
              <w:ind w:firstLine="0" w:firstLineChars="0"/>
              <w:jc w:val="center"/>
              <w:rPr>
                <w:kern w:val="0"/>
                <w:sz w:val="18"/>
                <w:szCs w:val="18"/>
              </w:rPr>
            </w:pPr>
            <w:r>
              <w:rPr>
                <w:kern w:val="0"/>
                <w:sz w:val="18"/>
                <w:szCs w:val="18"/>
              </w:rPr>
              <w:t>338</w:t>
            </w:r>
          </w:p>
        </w:tc>
        <w:tc>
          <w:tcPr>
            <w:tcW w:w="1068" w:type="dxa"/>
            <w:tcBorders>
              <w:top w:val="single" w:color="auto" w:sz="4" w:space="0"/>
              <w:left w:val="single" w:color="auto" w:sz="4" w:space="0"/>
              <w:bottom w:val="single" w:color="auto" w:sz="4" w:space="0"/>
              <w:right w:val="single" w:color="auto" w:sz="4" w:space="0"/>
            </w:tcBorders>
            <w:vAlign w:val="center"/>
          </w:tcPr>
          <w:p w14:paraId="22766C71">
            <w:pPr>
              <w:widowControl/>
              <w:tabs>
                <w:tab w:val="decimal" w:pos="0"/>
              </w:tabs>
              <w:ind w:firstLine="0" w:firstLineChars="0"/>
              <w:jc w:val="center"/>
              <w:rPr>
                <w:kern w:val="0"/>
                <w:sz w:val="18"/>
                <w:szCs w:val="18"/>
              </w:rPr>
            </w:pPr>
            <w:r>
              <w:rPr>
                <w:kern w:val="0"/>
                <w:sz w:val="18"/>
                <w:szCs w:val="18"/>
              </w:rPr>
              <w:t>8.251953</w:t>
            </w:r>
          </w:p>
        </w:tc>
        <w:tc>
          <w:tcPr>
            <w:tcW w:w="426" w:type="dxa"/>
            <w:tcBorders>
              <w:top w:val="single" w:color="auto" w:sz="4" w:space="0"/>
              <w:left w:val="single" w:color="auto" w:sz="4" w:space="0"/>
              <w:bottom w:val="single" w:color="auto" w:sz="4" w:space="0"/>
              <w:right w:val="single" w:color="auto" w:sz="4" w:space="0"/>
            </w:tcBorders>
            <w:vAlign w:val="center"/>
          </w:tcPr>
          <w:p w14:paraId="578AC956">
            <w:pPr>
              <w:widowControl/>
              <w:tabs>
                <w:tab w:val="decimal" w:pos="0"/>
              </w:tabs>
              <w:ind w:firstLine="0" w:firstLineChars="0"/>
              <w:jc w:val="center"/>
              <w:rPr>
                <w:kern w:val="0"/>
                <w:sz w:val="18"/>
                <w:szCs w:val="18"/>
              </w:rPr>
            </w:pPr>
            <w:r>
              <w:rPr>
                <w:kern w:val="0"/>
                <w:sz w:val="18"/>
                <w:szCs w:val="18"/>
              </w:rPr>
              <w:t>3</w:t>
            </w:r>
          </w:p>
        </w:tc>
        <w:tc>
          <w:tcPr>
            <w:tcW w:w="813" w:type="dxa"/>
            <w:tcBorders>
              <w:top w:val="single" w:color="auto" w:sz="4" w:space="0"/>
              <w:left w:val="single" w:color="auto" w:sz="4" w:space="0"/>
              <w:bottom w:val="single" w:color="auto" w:sz="4" w:space="0"/>
              <w:right w:val="single" w:color="auto" w:sz="4" w:space="0"/>
            </w:tcBorders>
            <w:vAlign w:val="center"/>
          </w:tcPr>
          <w:p w14:paraId="63848A93">
            <w:pPr>
              <w:widowControl/>
              <w:tabs>
                <w:tab w:val="decimal" w:pos="0"/>
              </w:tabs>
              <w:ind w:firstLine="0" w:firstLineChars="0"/>
              <w:jc w:val="center"/>
              <w:rPr>
                <w:kern w:val="0"/>
                <w:sz w:val="18"/>
                <w:szCs w:val="18"/>
              </w:rPr>
            </w:pPr>
            <w:r>
              <w:rPr>
                <w:kern w:val="0"/>
                <w:sz w:val="18"/>
                <w:szCs w:val="18"/>
              </w:rPr>
              <w:t>466</w:t>
            </w:r>
          </w:p>
        </w:tc>
        <w:tc>
          <w:tcPr>
            <w:tcW w:w="1109" w:type="dxa"/>
            <w:tcBorders>
              <w:top w:val="single" w:color="auto" w:sz="4" w:space="0"/>
              <w:left w:val="single" w:color="auto" w:sz="4" w:space="0"/>
              <w:bottom w:val="single" w:color="auto" w:sz="4" w:space="0"/>
              <w:right w:val="single" w:color="auto" w:sz="4" w:space="0"/>
            </w:tcBorders>
            <w:vAlign w:val="center"/>
          </w:tcPr>
          <w:p w14:paraId="6091F521">
            <w:pPr>
              <w:widowControl/>
              <w:tabs>
                <w:tab w:val="decimal" w:pos="0"/>
              </w:tabs>
              <w:ind w:firstLine="0" w:firstLineChars="0"/>
              <w:jc w:val="center"/>
              <w:rPr>
                <w:kern w:val="0"/>
                <w:sz w:val="18"/>
                <w:szCs w:val="18"/>
              </w:rPr>
            </w:pPr>
            <w:r>
              <w:rPr>
                <w:kern w:val="0"/>
                <w:sz w:val="18"/>
                <w:szCs w:val="18"/>
              </w:rPr>
              <w:t>11.376953</w:t>
            </w:r>
          </w:p>
        </w:tc>
        <w:tc>
          <w:tcPr>
            <w:tcW w:w="426" w:type="dxa"/>
            <w:tcBorders>
              <w:top w:val="single" w:color="auto" w:sz="4" w:space="0"/>
              <w:left w:val="single" w:color="auto" w:sz="4" w:space="0"/>
              <w:bottom w:val="single" w:color="auto" w:sz="4" w:space="0"/>
              <w:right w:val="single" w:color="auto" w:sz="4" w:space="0"/>
            </w:tcBorders>
            <w:vAlign w:val="center"/>
          </w:tcPr>
          <w:p w14:paraId="5BAAA570">
            <w:pPr>
              <w:widowControl/>
              <w:tabs>
                <w:tab w:val="decimal" w:pos="0"/>
              </w:tabs>
              <w:ind w:firstLine="0" w:firstLineChars="0"/>
              <w:jc w:val="center"/>
              <w:rPr>
                <w:kern w:val="0"/>
                <w:sz w:val="18"/>
                <w:szCs w:val="18"/>
              </w:rPr>
            </w:pPr>
            <w:r>
              <w:rPr>
                <w:kern w:val="0"/>
                <w:sz w:val="18"/>
                <w:szCs w:val="18"/>
              </w:rPr>
              <w:t>1</w:t>
            </w:r>
          </w:p>
        </w:tc>
      </w:tr>
      <w:tr w14:paraId="0913050F">
        <w:tblPrEx>
          <w:tblCellMar>
            <w:top w:w="0" w:type="dxa"/>
            <w:left w:w="108" w:type="dxa"/>
            <w:bottom w:w="0" w:type="dxa"/>
            <w:right w:w="108" w:type="dxa"/>
          </w:tblCellMar>
        </w:tblPrEx>
        <w:trPr>
          <w:trHeight w:val="270" w:hRule="atLeast"/>
          <w:jc w:val="center"/>
        </w:trPr>
        <w:tc>
          <w:tcPr>
            <w:tcW w:w="952" w:type="dxa"/>
            <w:tcBorders>
              <w:top w:val="single" w:color="auto" w:sz="4" w:space="0"/>
              <w:left w:val="single" w:color="auto" w:sz="4" w:space="0"/>
              <w:bottom w:val="single" w:color="auto" w:sz="4" w:space="0"/>
              <w:right w:val="single" w:color="auto" w:sz="4" w:space="0"/>
            </w:tcBorders>
            <w:vAlign w:val="center"/>
          </w:tcPr>
          <w:p w14:paraId="0BE9BB3F">
            <w:pPr>
              <w:widowControl/>
              <w:tabs>
                <w:tab w:val="decimal" w:pos="0"/>
              </w:tabs>
              <w:ind w:firstLine="0" w:firstLineChars="0"/>
              <w:jc w:val="center"/>
              <w:rPr>
                <w:kern w:val="0"/>
                <w:sz w:val="18"/>
                <w:szCs w:val="18"/>
              </w:rPr>
            </w:pPr>
            <w:r>
              <w:rPr>
                <w:kern w:val="0"/>
                <w:sz w:val="18"/>
                <w:szCs w:val="18"/>
              </w:rPr>
              <w:t>83</w:t>
            </w:r>
          </w:p>
        </w:tc>
        <w:tc>
          <w:tcPr>
            <w:tcW w:w="1068" w:type="dxa"/>
            <w:tcBorders>
              <w:top w:val="single" w:color="auto" w:sz="4" w:space="0"/>
              <w:left w:val="single" w:color="auto" w:sz="4" w:space="0"/>
              <w:bottom w:val="single" w:color="auto" w:sz="4" w:space="0"/>
              <w:right w:val="single" w:color="auto" w:sz="4" w:space="0"/>
            </w:tcBorders>
            <w:vAlign w:val="center"/>
          </w:tcPr>
          <w:p w14:paraId="01CDD455">
            <w:pPr>
              <w:widowControl/>
              <w:tabs>
                <w:tab w:val="decimal" w:pos="0"/>
              </w:tabs>
              <w:ind w:firstLine="0" w:firstLineChars="0"/>
              <w:jc w:val="center"/>
              <w:rPr>
                <w:kern w:val="0"/>
                <w:sz w:val="18"/>
                <w:szCs w:val="18"/>
              </w:rPr>
            </w:pPr>
            <w:r>
              <w:rPr>
                <w:kern w:val="0"/>
                <w:sz w:val="18"/>
                <w:szCs w:val="18"/>
              </w:rPr>
              <w:t>2.026367</w:t>
            </w:r>
          </w:p>
        </w:tc>
        <w:tc>
          <w:tcPr>
            <w:tcW w:w="668" w:type="dxa"/>
            <w:tcBorders>
              <w:top w:val="single" w:color="auto" w:sz="4" w:space="0"/>
              <w:left w:val="single" w:color="auto" w:sz="4" w:space="0"/>
              <w:bottom w:val="single" w:color="auto" w:sz="4" w:space="0"/>
              <w:right w:val="single" w:color="auto" w:sz="4" w:space="0"/>
            </w:tcBorders>
            <w:vAlign w:val="center"/>
          </w:tcPr>
          <w:p w14:paraId="0CCD2FB5">
            <w:pPr>
              <w:widowControl/>
              <w:tabs>
                <w:tab w:val="decimal" w:pos="0"/>
              </w:tabs>
              <w:ind w:firstLine="0" w:firstLineChars="0"/>
              <w:jc w:val="center"/>
              <w:rPr>
                <w:kern w:val="0"/>
                <w:sz w:val="18"/>
                <w:szCs w:val="18"/>
              </w:rPr>
            </w:pPr>
            <w:r>
              <w:rPr>
                <w:kern w:val="0"/>
                <w:sz w:val="18"/>
                <w:szCs w:val="18"/>
              </w:rPr>
              <w:t>0</w:t>
            </w:r>
          </w:p>
        </w:tc>
        <w:tc>
          <w:tcPr>
            <w:tcW w:w="733" w:type="dxa"/>
            <w:tcBorders>
              <w:top w:val="single" w:color="auto" w:sz="4" w:space="0"/>
              <w:left w:val="single" w:color="auto" w:sz="4" w:space="0"/>
              <w:bottom w:val="single" w:color="auto" w:sz="4" w:space="0"/>
              <w:right w:val="single" w:color="auto" w:sz="4" w:space="0"/>
            </w:tcBorders>
            <w:vAlign w:val="center"/>
          </w:tcPr>
          <w:p w14:paraId="4E5DDFB0">
            <w:pPr>
              <w:widowControl/>
              <w:tabs>
                <w:tab w:val="decimal" w:pos="0"/>
              </w:tabs>
              <w:ind w:firstLine="0" w:firstLineChars="0"/>
              <w:jc w:val="center"/>
              <w:rPr>
                <w:kern w:val="0"/>
                <w:sz w:val="18"/>
                <w:szCs w:val="18"/>
              </w:rPr>
            </w:pPr>
            <w:r>
              <w:rPr>
                <w:kern w:val="0"/>
                <w:sz w:val="18"/>
                <w:szCs w:val="18"/>
              </w:rPr>
              <w:t>211</w:t>
            </w:r>
          </w:p>
        </w:tc>
        <w:tc>
          <w:tcPr>
            <w:tcW w:w="1068" w:type="dxa"/>
            <w:tcBorders>
              <w:top w:val="single" w:color="auto" w:sz="4" w:space="0"/>
              <w:left w:val="single" w:color="auto" w:sz="4" w:space="0"/>
              <w:bottom w:val="single" w:color="auto" w:sz="4" w:space="0"/>
              <w:right w:val="single" w:color="auto" w:sz="4" w:space="0"/>
            </w:tcBorders>
            <w:vAlign w:val="center"/>
          </w:tcPr>
          <w:p w14:paraId="2C94F07C">
            <w:pPr>
              <w:widowControl/>
              <w:tabs>
                <w:tab w:val="decimal" w:pos="0"/>
              </w:tabs>
              <w:ind w:firstLine="0" w:firstLineChars="0"/>
              <w:jc w:val="center"/>
              <w:rPr>
                <w:kern w:val="0"/>
                <w:sz w:val="18"/>
                <w:szCs w:val="18"/>
              </w:rPr>
            </w:pPr>
            <w:r>
              <w:rPr>
                <w:kern w:val="0"/>
                <w:sz w:val="18"/>
                <w:szCs w:val="18"/>
              </w:rPr>
              <w:t>5.151367</w:t>
            </w:r>
          </w:p>
        </w:tc>
        <w:tc>
          <w:tcPr>
            <w:tcW w:w="426" w:type="dxa"/>
            <w:tcBorders>
              <w:top w:val="single" w:color="auto" w:sz="4" w:space="0"/>
              <w:left w:val="single" w:color="auto" w:sz="4" w:space="0"/>
              <w:bottom w:val="single" w:color="auto" w:sz="4" w:space="0"/>
              <w:right w:val="single" w:color="auto" w:sz="4" w:space="0"/>
            </w:tcBorders>
            <w:vAlign w:val="center"/>
          </w:tcPr>
          <w:p w14:paraId="7C8347ED">
            <w:pPr>
              <w:widowControl/>
              <w:tabs>
                <w:tab w:val="decimal" w:pos="0"/>
              </w:tabs>
              <w:ind w:firstLine="0" w:firstLineChars="0"/>
              <w:jc w:val="center"/>
              <w:rPr>
                <w:kern w:val="0"/>
                <w:sz w:val="18"/>
                <w:szCs w:val="18"/>
              </w:rPr>
            </w:pPr>
            <w:r>
              <w:rPr>
                <w:kern w:val="0"/>
                <w:sz w:val="18"/>
                <w:szCs w:val="18"/>
              </w:rPr>
              <w:t>7</w:t>
            </w:r>
          </w:p>
        </w:tc>
        <w:tc>
          <w:tcPr>
            <w:tcW w:w="813" w:type="dxa"/>
            <w:tcBorders>
              <w:top w:val="single" w:color="auto" w:sz="4" w:space="0"/>
              <w:left w:val="single" w:color="auto" w:sz="4" w:space="0"/>
              <w:bottom w:val="single" w:color="auto" w:sz="4" w:space="0"/>
              <w:right w:val="single" w:color="auto" w:sz="4" w:space="0"/>
            </w:tcBorders>
            <w:vAlign w:val="center"/>
          </w:tcPr>
          <w:p w14:paraId="7544DA4C">
            <w:pPr>
              <w:widowControl/>
              <w:tabs>
                <w:tab w:val="decimal" w:pos="0"/>
              </w:tabs>
              <w:ind w:firstLine="0" w:firstLineChars="0"/>
              <w:jc w:val="center"/>
              <w:rPr>
                <w:kern w:val="0"/>
                <w:sz w:val="18"/>
                <w:szCs w:val="18"/>
              </w:rPr>
            </w:pPr>
            <w:r>
              <w:rPr>
                <w:kern w:val="0"/>
                <w:sz w:val="18"/>
                <w:szCs w:val="18"/>
              </w:rPr>
              <w:t>339</w:t>
            </w:r>
          </w:p>
        </w:tc>
        <w:tc>
          <w:tcPr>
            <w:tcW w:w="1068" w:type="dxa"/>
            <w:tcBorders>
              <w:top w:val="single" w:color="auto" w:sz="4" w:space="0"/>
              <w:left w:val="single" w:color="auto" w:sz="4" w:space="0"/>
              <w:bottom w:val="single" w:color="auto" w:sz="4" w:space="0"/>
              <w:right w:val="single" w:color="auto" w:sz="4" w:space="0"/>
            </w:tcBorders>
            <w:vAlign w:val="center"/>
          </w:tcPr>
          <w:p w14:paraId="506035FE">
            <w:pPr>
              <w:widowControl/>
              <w:tabs>
                <w:tab w:val="decimal" w:pos="0"/>
              </w:tabs>
              <w:ind w:firstLine="0" w:firstLineChars="0"/>
              <w:jc w:val="center"/>
              <w:rPr>
                <w:kern w:val="0"/>
                <w:sz w:val="18"/>
                <w:szCs w:val="18"/>
              </w:rPr>
            </w:pPr>
            <w:r>
              <w:rPr>
                <w:kern w:val="0"/>
                <w:sz w:val="18"/>
                <w:szCs w:val="18"/>
              </w:rPr>
              <w:t>8.276367</w:t>
            </w:r>
          </w:p>
        </w:tc>
        <w:tc>
          <w:tcPr>
            <w:tcW w:w="426" w:type="dxa"/>
            <w:tcBorders>
              <w:top w:val="single" w:color="auto" w:sz="4" w:space="0"/>
              <w:left w:val="single" w:color="auto" w:sz="4" w:space="0"/>
              <w:bottom w:val="single" w:color="auto" w:sz="4" w:space="0"/>
              <w:right w:val="single" w:color="auto" w:sz="4" w:space="0"/>
            </w:tcBorders>
            <w:vAlign w:val="center"/>
          </w:tcPr>
          <w:p w14:paraId="526917ED">
            <w:pPr>
              <w:widowControl/>
              <w:tabs>
                <w:tab w:val="decimal" w:pos="0"/>
              </w:tabs>
              <w:ind w:firstLine="0" w:firstLineChars="0"/>
              <w:jc w:val="center"/>
              <w:rPr>
                <w:kern w:val="0"/>
                <w:sz w:val="18"/>
                <w:szCs w:val="18"/>
              </w:rPr>
            </w:pPr>
            <w:r>
              <w:rPr>
                <w:kern w:val="0"/>
                <w:sz w:val="18"/>
                <w:szCs w:val="18"/>
              </w:rPr>
              <w:t>7</w:t>
            </w:r>
          </w:p>
        </w:tc>
        <w:tc>
          <w:tcPr>
            <w:tcW w:w="813" w:type="dxa"/>
            <w:tcBorders>
              <w:top w:val="single" w:color="auto" w:sz="4" w:space="0"/>
              <w:left w:val="single" w:color="auto" w:sz="4" w:space="0"/>
              <w:bottom w:val="single" w:color="auto" w:sz="4" w:space="0"/>
              <w:right w:val="single" w:color="auto" w:sz="4" w:space="0"/>
            </w:tcBorders>
            <w:vAlign w:val="center"/>
          </w:tcPr>
          <w:p w14:paraId="2DBE0F7E">
            <w:pPr>
              <w:widowControl/>
              <w:tabs>
                <w:tab w:val="decimal" w:pos="0"/>
              </w:tabs>
              <w:ind w:firstLine="0" w:firstLineChars="0"/>
              <w:jc w:val="center"/>
              <w:rPr>
                <w:kern w:val="0"/>
                <w:sz w:val="18"/>
                <w:szCs w:val="18"/>
              </w:rPr>
            </w:pPr>
            <w:r>
              <w:rPr>
                <w:kern w:val="0"/>
                <w:sz w:val="18"/>
                <w:szCs w:val="18"/>
              </w:rPr>
              <w:t>467</w:t>
            </w:r>
          </w:p>
        </w:tc>
        <w:tc>
          <w:tcPr>
            <w:tcW w:w="1109" w:type="dxa"/>
            <w:tcBorders>
              <w:top w:val="single" w:color="auto" w:sz="4" w:space="0"/>
              <w:left w:val="single" w:color="auto" w:sz="4" w:space="0"/>
              <w:bottom w:val="single" w:color="auto" w:sz="4" w:space="0"/>
              <w:right w:val="single" w:color="auto" w:sz="4" w:space="0"/>
            </w:tcBorders>
            <w:vAlign w:val="center"/>
          </w:tcPr>
          <w:p w14:paraId="1701A271">
            <w:pPr>
              <w:widowControl/>
              <w:tabs>
                <w:tab w:val="decimal" w:pos="0"/>
              </w:tabs>
              <w:ind w:firstLine="0" w:firstLineChars="0"/>
              <w:jc w:val="center"/>
              <w:rPr>
                <w:kern w:val="0"/>
                <w:sz w:val="18"/>
                <w:szCs w:val="18"/>
              </w:rPr>
            </w:pPr>
            <w:r>
              <w:rPr>
                <w:kern w:val="0"/>
                <w:sz w:val="18"/>
                <w:szCs w:val="18"/>
              </w:rPr>
              <w:t>11.401367</w:t>
            </w:r>
          </w:p>
        </w:tc>
        <w:tc>
          <w:tcPr>
            <w:tcW w:w="426" w:type="dxa"/>
            <w:tcBorders>
              <w:top w:val="single" w:color="auto" w:sz="4" w:space="0"/>
              <w:left w:val="single" w:color="auto" w:sz="4" w:space="0"/>
              <w:bottom w:val="single" w:color="auto" w:sz="4" w:space="0"/>
              <w:right w:val="single" w:color="auto" w:sz="4" w:space="0"/>
            </w:tcBorders>
            <w:vAlign w:val="center"/>
          </w:tcPr>
          <w:p w14:paraId="40FCF9D0">
            <w:pPr>
              <w:widowControl/>
              <w:tabs>
                <w:tab w:val="decimal" w:pos="0"/>
              </w:tabs>
              <w:ind w:firstLine="0" w:firstLineChars="0"/>
              <w:jc w:val="center"/>
              <w:rPr>
                <w:kern w:val="0"/>
                <w:sz w:val="18"/>
                <w:szCs w:val="18"/>
              </w:rPr>
            </w:pPr>
            <w:r>
              <w:rPr>
                <w:kern w:val="0"/>
                <w:sz w:val="18"/>
                <w:szCs w:val="18"/>
              </w:rPr>
              <w:t>1</w:t>
            </w:r>
          </w:p>
        </w:tc>
      </w:tr>
      <w:tr w14:paraId="233C7541">
        <w:tblPrEx>
          <w:tblCellMar>
            <w:top w:w="0" w:type="dxa"/>
            <w:left w:w="108" w:type="dxa"/>
            <w:bottom w:w="0" w:type="dxa"/>
            <w:right w:w="108" w:type="dxa"/>
          </w:tblCellMar>
        </w:tblPrEx>
        <w:trPr>
          <w:trHeight w:val="270" w:hRule="atLeast"/>
          <w:jc w:val="center"/>
        </w:trPr>
        <w:tc>
          <w:tcPr>
            <w:tcW w:w="952" w:type="dxa"/>
            <w:tcBorders>
              <w:top w:val="single" w:color="auto" w:sz="4" w:space="0"/>
              <w:left w:val="single" w:color="auto" w:sz="4" w:space="0"/>
              <w:bottom w:val="single" w:color="auto" w:sz="4" w:space="0"/>
              <w:right w:val="single" w:color="auto" w:sz="4" w:space="0"/>
            </w:tcBorders>
            <w:vAlign w:val="center"/>
          </w:tcPr>
          <w:p w14:paraId="471AE1E6">
            <w:pPr>
              <w:widowControl/>
              <w:tabs>
                <w:tab w:val="decimal" w:pos="0"/>
              </w:tabs>
              <w:ind w:firstLine="0" w:firstLineChars="0"/>
              <w:jc w:val="center"/>
              <w:rPr>
                <w:kern w:val="0"/>
                <w:sz w:val="18"/>
                <w:szCs w:val="18"/>
              </w:rPr>
            </w:pPr>
            <w:r>
              <w:rPr>
                <w:kern w:val="0"/>
                <w:sz w:val="18"/>
                <w:szCs w:val="18"/>
              </w:rPr>
              <w:t>84</w:t>
            </w:r>
          </w:p>
        </w:tc>
        <w:tc>
          <w:tcPr>
            <w:tcW w:w="1068" w:type="dxa"/>
            <w:tcBorders>
              <w:top w:val="single" w:color="auto" w:sz="4" w:space="0"/>
              <w:left w:val="single" w:color="auto" w:sz="4" w:space="0"/>
              <w:bottom w:val="single" w:color="auto" w:sz="4" w:space="0"/>
              <w:right w:val="single" w:color="auto" w:sz="4" w:space="0"/>
            </w:tcBorders>
            <w:vAlign w:val="center"/>
          </w:tcPr>
          <w:p w14:paraId="199E3F35">
            <w:pPr>
              <w:widowControl/>
              <w:tabs>
                <w:tab w:val="decimal" w:pos="0"/>
              </w:tabs>
              <w:ind w:firstLine="0" w:firstLineChars="0"/>
              <w:jc w:val="center"/>
              <w:rPr>
                <w:kern w:val="0"/>
                <w:sz w:val="18"/>
                <w:szCs w:val="18"/>
              </w:rPr>
            </w:pPr>
            <w:r>
              <w:rPr>
                <w:kern w:val="0"/>
                <w:sz w:val="18"/>
                <w:szCs w:val="18"/>
              </w:rPr>
              <w:t>2.050781</w:t>
            </w:r>
          </w:p>
        </w:tc>
        <w:tc>
          <w:tcPr>
            <w:tcW w:w="668" w:type="dxa"/>
            <w:tcBorders>
              <w:top w:val="single" w:color="auto" w:sz="4" w:space="0"/>
              <w:left w:val="single" w:color="auto" w:sz="4" w:space="0"/>
              <w:bottom w:val="single" w:color="auto" w:sz="4" w:space="0"/>
              <w:right w:val="single" w:color="auto" w:sz="4" w:space="0"/>
            </w:tcBorders>
            <w:vAlign w:val="center"/>
          </w:tcPr>
          <w:p w14:paraId="799BB88E">
            <w:pPr>
              <w:widowControl/>
              <w:tabs>
                <w:tab w:val="decimal" w:pos="0"/>
              </w:tabs>
              <w:ind w:firstLine="0" w:firstLineChars="0"/>
              <w:jc w:val="center"/>
              <w:rPr>
                <w:kern w:val="0"/>
                <w:sz w:val="18"/>
                <w:szCs w:val="18"/>
              </w:rPr>
            </w:pPr>
            <w:r>
              <w:rPr>
                <w:kern w:val="0"/>
                <w:sz w:val="18"/>
                <w:szCs w:val="18"/>
              </w:rPr>
              <w:t>6</w:t>
            </w:r>
          </w:p>
        </w:tc>
        <w:tc>
          <w:tcPr>
            <w:tcW w:w="733" w:type="dxa"/>
            <w:tcBorders>
              <w:top w:val="single" w:color="auto" w:sz="4" w:space="0"/>
              <w:left w:val="single" w:color="auto" w:sz="4" w:space="0"/>
              <w:bottom w:val="single" w:color="auto" w:sz="4" w:space="0"/>
              <w:right w:val="single" w:color="auto" w:sz="4" w:space="0"/>
            </w:tcBorders>
            <w:vAlign w:val="center"/>
          </w:tcPr>
          <w:p w14:paraId="634578B7">
            <w:pPr>
              <w:widowControl/>
              <w:tabs>
                <w:tab w:val="decimal" w:pos="0"/>
              </w:tabs>
              <w:ind w:firstLine="0" w:firstLineChars="0"/>
              <w:jc w:val="center"/>
              <w:rPr>
                <w:kern w:val="0"/>
                <w:sz w:val="18"/>
                <w:szCs w:val="18"/>
              </w:rPr>
            </w:pPr>
            <w:r>
              <w:rPr>
                <w:kern w:val="0"/>
                <w:sz w:val="18"/>
                <w:szCs w:val="18"/>
              </w:rPr>
              <w:t>212</w:t>
            </w:r>
          </w:p>
        </w:tc>
        <w:tc>
          <w:tcPr>
            <w:tcW w:w="1068" w:type="dxa"/>
            <w:tcBorders>
              <w:top w:val="single" w:color="auto" w:sz="4" w:space="0"/>
              <w:left w:val="single" w:color="auto" w:sz="4" w:space="0"/>
              <w:bottom w:val="single" w:color="auto" w:sz="4" w:space="0"/>
              <w:right w:val="single" w:color="auto" w:sz="4" w:space="0"/>
            </w:tcBorders>
            <w:vAlign w:val="center"/>
          </w:tcPr>
          <w:p w14:paraId="7A40B2C1">
            <w:pPr>
              <w:widowControl/>
              <w:tabs>
                <w:tab w:val="decimal" w:pos="0"/>
              </w:tabs>
              <w:ind w:firstLine="0" w:firstLineChars="0"/>
              <w:jc w:val="center"/>
              <w:rPr>
                <w:kern w:val="0"/>
                <w:sz w:val="18"/>
                <w:szCs w:val="18"/>
              </w:rPr>
            </w:pPr>
            <w:r>
              <w:rPr>
                <w:kern w:val="0"/>
                <w:sz w:val="18"/>
                <w:szCs w:val="18"/>
              </w:rPr>
              <w:t>5.175781</w:t>
            </w:r>
          </w:p>
        </w:tc>
        <w:tc>
          <w:tcPr>
            <w:tcW w:w="426" w:type="dxa"/>
            <w:tcBorders>
              <w:top w:val="single" w:color="auto" w:sz="4" w:space="0"/>
              <w:left w:val="single" w:color="auto" w:sz="4" w:space="0"/>
              <w:bottom w:val="single" w:color="auto" w:sz="4" w:space="0"/>
              <w:right w:val="single" w:color="auto" w:sz="4" w:space="0"/>
            </w:tcBorders>
            <w:vAlign w:val="center"/>
          </w:tcPr>
          <w:p w14:paraId="3916CC2C">
            <w:pPr>
              <w:widowControl/>
              <w:tabs>
                <w:tab w:val="decimal" w:pos="0"/>
              </w:tabs>
              <w:ind w:firstLine="0" w:firstLineChars="0"/>
              <w:jc w:val="center"/>
              <w:rPr>
                <w:kern w:val="0"/>
                <w:sz w:val="18"/>
                <w:szCs w:val="18"/>
              </w:rPr>
            </w:pPr>
            <w:r>
              <w:rPr>
                <w:kern w:val="0"/>
                <w:sz w:val="18"/>
                <w:szCs w:val="18"/>
              </w:rPr>
              <w:t>5</w:t>
            </w:r>
          </w:p>
        </w:tc>
        <w:tc>
          <w:tcPr>
            <w:tcW w:w="813" w:type="dxa"/>
            <w:tcBorders>
              <w:top w:val="single" w:color="auto" w:sz="4" w:space="0"/>
              <w:left w:val="single" w:color="auto" w:sz="4" w:space="0"/>
              <w:bottom w:val="single" w:color="auto" w:sz="4" w:space="0"/>
              <w:right w:val="single" w:color="auto" w:sz="4" w:space="0"/>
            </w:tcBorders>
            <w:vAlign w:val="center"/>
          </w:tcPr>
          <w:p w14:paraId="6348CEC5">
            <w:pPr>
              <w:widowControl/>
              <w:tabs>
                <w:tab w:val="decimal" w:pos="0"/>
              </w:tabs>
              <w:ind w:firstLine="0" w:firstLineChars="0"/>
              <w:jc w:val="center"/>
              <w:rPr>
                <w:kern w:val="0"/>
                <w:sz w:val="18"/>
                <w:szCs w:val="18"/>
              </w:rPr>
            </w:pPr>
            <w:r>
              <w:rPr>
                <w:kern w:val="0"/>
                <w:sz w:val="18"/>
                <w:szCs w:val="18"/>
              </w:rPr>
              <w:t>340</w:t>
            </w:r>
          </w:p>
        </w:tc>
        <w:tc>
          <w:tcPr>
            <w:tcW w:w="1068" w:type="dxa"/>
            <w:tcBorders>
              <w:top w:val="single" w:color="auto" w:sz="4" w:space="0"/>
              <w:left w:val="single" w:color="auto" w:sz="4" w:space="0"/>
              <w:bottom w:val="single" w:color="auto" w:sz="4" w:space="0"/>
              <w:right w:val="single" w:color="auto" w:sz="4" w:space="0"/>
            </w:tcBorders>
            <w:vAlign w:val="center"/>
          </w:tcPr>
          <w:p w14:paraId="4E2B3855">
            <w:pPr>
              <w:widowControl/>
              <w:tabs>
                <w:tab w:val="decimal" w:pos="0"/>
              </w:tabs>
              <w:ind w:firstLine="0" w:firstLineChars="0"/>
              <w:jc w:val="center"/>
              <w:rPr>
                <w:kern w:val="0"/>
                <w:sz w:val="18"/>
                <w:szCs w:val="18"/>
              </w:rPr>
            </w:pPr>
            <w:r>
              <w:rPr>
                <w:kern w:val="0"/>
                <w:sz w:val="18"/>
                <w:szCs w:val="18"/>
              </w:rPr>
              <w:t>8.300781</w:t>
            </w:r>
          </w:p>
        </w:tc>
        <w:tc>
          <w:tcPr>
            <w:tcW w:w="426" w:type="dxa"/>
            <w:tcBorders>
              <w:top w:val="single" w:color="auto" w:sz="4" w:space="0"/>
              <w:left w:val="single" w:color="auto" w:sz="4" w:space="0"/>
              <w:bottom w:val="single" w:color="auto" w:sz="4" w:space="0"/>
              <w:right w:val="single" w:color="auto" w:sz="4" w:space="0"/>
            </w:tcBorders>
            <w:vAlign w:val="center"/>
          </w:tcPr>
          <w:p w14:paraId="421C6416">
            <w:pPr>
              <w:widowControl/>
              <w:tabs>
                <w:tab w:val="decimal" w:pos="0"/>
              </w:tabs>
              <w:ind w:firstLine="0" w:firstLineChars="0"/>
              <w:jc w:val="center"/>
              <w:rPr>
                <w:kern w:val="0"/>
                <w:sz w:val="18"/>
                <w:szCs w:val="18"/>
              </w:rPr>
            </w:pPr>
            <w:r>
              <w:rPr>
                <w:kern w:val="0"/>
                <w:sz w:val="18"/>
                <w:szCs w:val="18"/>
              </w:rPr>
              <w:t>6</w:t>
            </w:r>
          </w:p>
        </w:tc>
        <w:tc>
          <w:tcPr>
            <w:tcW w:w="813" w:type="dxa"/>
            <w:tcBorders>
              <w:top w:val="single" w:color="auto" w:sz="4" w:space="0"/>
              <w:left w:val="single" w:color="auto" w:sz="4" w:space="0"/>
              <w:bottom w:val="single" w:color="auto" w:sz="4" w:space="0"/>
              <w:right w:val="single" w:color="auto" w:sz="4" w:space="0"/>
            </w:tcBorders>
            <w:vAlign w:val="center"/>
          </w:tcPr>
          <w:p w14:paraId="03D6C6B5">
            <w:pPr>
              <w:widowControl/>
              <w:tabs>
                <w:tab w:val="decimal" w:pos="0"/>
              </w:tabs>
              <w:ind w:firstLine="0" w:firstLineChars="0"/>
              <w:jc w:val="center"/>
              <w:rPr>
                <w:kern w:val="0"/>
                <w:sz w:val="18"/>
                <w:szCs w:val="18"/>
              </w:rPr>
            </w:pPr>
            <w:r>
              <w:rPr>
                <w:kern w:val="0"/>
                <w:sz w:val="18"/>
                <w:szCs w:val="18"/>
              </w:rPr>
              <w:t>468</w:t>
            </w:r>
          </w:p>
        </w:tc>
        <w:tc>
          <w:tcPr>
            <w:tcW w:w="1109" w:type="dxa"/>
            <w:tcBorders>
              <w:top w:val="single" w:color="auto" w:sz="4" w:space="0"/>
              <w:left w:val="single" w:color="auto" w:sz="4" w:space="0"/>
              <w:bottom w:val="single" w:color="auto" w:sz="4" w:space="0"/>
              <w:right w:val="single" w:color="auto" w:sz="4" w:space="0"/>
            </w:tcBorders>
            <w:vAlign w:val="center"/>
          </w:tcPr>
          <w:p w14:paraId="2CC578E4">
            <w:pPr>
              <w:widowControl/>
              <w:tabs>
                <w:tab w:val="decimal" w:pos="0"/>
              </w:tabs>
              <w:ind w:firstLine="0" w:firstLineChars="0"/>
              <w:jc w:val="center"/>
              <w:rPr>
                <w:kern w:val="0"/>
                <w:sz w:val="18"/>
                <w:szCs w:val="18"/>
              </w:rPr>
            </w:pPr>
            <w:r>
              <w:rPr>
                <w:kern w:val="0"/>
                <w:sz w:val="18"/>
                <w:szCs w:val="18"/>
              </w:rPr>
              <w:t>11.425781</w:t>
            </w:r>
          </w:p>
        </w:tc>
        <w:tc>
          <w:tcPr>
            <w:tcW w:w="426" w:type="dxa"/>
            <w:tcBorders>
              <w:top w:val="single" w:color="auto" w:sz="4" w:space="0"/>
              <w:left w:val="single" w:color="auto" w:sz="4" w:space="0"/>
              <w:bottom w:val="single" w:color="auto" w:sz="4" w:space="0"/>
              <w:right w:val="single" w:color="auto" w:sz="4" w:space="0"/>
            </w:tcBorders>
            <w:vAlign w:val="center"/>
          </w:tcPr>
          <w:p w14:paraId="71F70760">
            <w:pPr>
              <w:widowControl/>
              <w:tabs>
                <w:tab w:val="decimal" w:pos="0"/>
              </w:tabs>
              <w:ind w:firstLine="0" w:firstLineChars="0"/>
              <w:jc w:val="center"/>
              <w:rPr>
                <w:kern w:val="0"/>
                <w:sz w:val="18"/>
                <w:szCs w:val="18"/>
              </w:rPr>
            </w:pPr>
            <w:r>
              <w:rPr>
                <w:kern w:val="0"/>
                <w:sz w:val="18"/>
                <w:szCs w:val="18"/>
              </w:rPr>
              <w:t>4</w:t>
            </w:r>
          </w:p>
        </w:tc>
      </w:tr>
      <w:tr w14:paraId="1A6D4B32">
        <w:tblPrEx>
          <w:tblCellMar>
            <w:top w:w="0" w:type="dxa"/>
            <w:left w:w="108" w:type="dxa"/>
            <w:bottom w:w="0" w:type="dxa"/>
            <w:right w:w="108" w:type="dxa"/>
          </w:tblCellMar>
        </w:tblPrEx>
        <w:trPr>
          <w:trHeight w:val="270" w:hRule="atLeast"/>
          <w:jc w:val="center"/>
        </w:trPr>
        <w:tc>
          <w:tcPr>
            <w:tcW w:w="952" w:type="dxa"/>
            <w:tcBorders>
              <w:top w:val="single" w:color="auto" w:sz="4" w:space="0"/>
              <w:left w:val="single" w:color="auto" w:sz="4" w:space="0"/>
              <w:bottom w:val="single" w:color="auto" w:sz="4" w:space="0"/>
              <w:right w:val="single" w:color="auto" w:sz="4" w:space="0"/>
            </w:tcBorders>
            <w:vAlign w:val="center"/>
          </w:tcPr>
          <w:p w14:paraId="5D093E39">
            <w:pPr>
              <w:widowControl/>
              <w:tabs>
                <w:tab w:val="decimal" w:pos="0"/>
              </w:tabs>
              <w:ind w:firstLine="0" w:firstLineChars="0"/>
              <w:jc w:val="center"/>
              <w:rPr>
                <w:kern w:val="0"/>
                <w:sz w:val="18"/>
                <w:szCs w:val="18"/>
              </w:rPr>
            </w:pPr>
            <w:r>
              <w:rPr>
                <w:kern w:val="0"/>
                <w:sz w:val="18"/>
                <w:szCs w:val="18"/>
              </w:rPr>
              <w:t>85</w:t>
            </w:r>
          </w:p>
        </w:tc>
        <w:tc>
          <w:tcPr>
            <w:tcW w:w="1068" w:type="dxa"/>
            <w:tcBorders>
              <w:top w:val="single" w:color="auto" w:sz="4" w:space="0"/>
              <w:left w:val="single" w:color="auto" w:sz="4" w:space="0"/>
              <w:bottom w:val="single" w:color="auto" w:sz="4" w:space="0"/>
              <w:right w:val="single" w:color="auto" w:sz="4" w:space="0"/>
            </w:tcBorders>
            <w:vAlign w:val="center"/>
          </w:tcPr>
          <w:p w14:paraId="43C3900C">
            <w:pPr>
              <w:widowControl/>
              <w:tabs>
                <w:tab w:val="decimal" w:pos="0"/>
              </w:tabs>
              <w:ind w:firstLine="0" w:firstLineChars="0"/>
              <w:jc w:val="center"/>
              <w:rPr>
                <w:kern w:val="0"/>
                <w:sz w:val="18"/>
                <w:szCs w:val="18"/>
              </w:rPr>
            </w:pPr>
            <w:r>
              <w:rPr>
                <w:kern w:val="0"/>
                <w:sz w:val="18"/>
                <w:szCs w:val="18"/>
              </w:rPr>
              <w:t>2.075195</w:t>
            </w:r>
          </w:p>
        </w:tc>
        <w:tc>
          <w:tcPr>
            <w:tcW w:w="668" w:type="dxa"/>
            <w:tcBorders>
              <w:top w:val="single" w:color="auto" w:sz="4" w:space="0"/>
              <w:left w:val="single" w:color="auto" w:sz="4" w:space="0"/>
              <w:bottom w:val="single" w:color="auto" w:sz="4" w:space="0"/>
              <w:right w:val="single" w:color="auto" w:sz="4" w:space="0"/>
            </w:tcBorders>
            <w:vAlign w:val="center"/>
          </w:tcPr>
          <w:p w14:paraId="076084CE">
            <w:pPr>
              <w:widowControl/>
              <w:tabs>
                <w:tab w:val="decimal" w:pos="0"/>
              </w:tabs>
              <w:ind w:firstLine="0" w:firstLineChars="0"/>
              <w:jc w:val="center"/>
              <w:rPr>
                <w:kern w:val="0"/>
                <w:sz w:val="18"/>
                <w:szCs w:val="18"/>
              </w:rPr>
            </w:pPr>
            <w:r>
              <w:rPr>
                <w:kern w:val="0"/>
                <w:sz w:val="18"/>
                <w:szCs w:val="18"/>
              </w:rPr>
              <w:t>3</w:t>
            </w:r>
          </w:p>
        </w:tc>
        <w:tc>
          <w:tcPr>
            <w:tcW w:w="733" w:type="dxa"/>
            <w:tcBorders>
              <w:top w:val="single" w:color="auto" w:sz="4" w:space="0"/>
              <w:left w:val="single" w:color="auto" w:sz="4" w:space="0"/>
              <w:bottom w:val="single" w:color="auto" w:sz="4" w:space="0"/>
              <w:right w:val="single" w:color="auto" w:sz="4" w:space="0"/>
            </w:tcBorders>
            <w:vAlign w:val="center"/>
          </w:tcPr>
          <w:p w14:paraId="4079D9B1">
            <w:pPr>
              <w:widowControl/>
              <w:tabs>
                <w:tab w:val="decimal" w:pos="0"/>
              </w:tabs>
              <w:ind w:firstLine="0" w:firstLineChars="0"/>
              <w:jc w:val="center"/>
              <w:rPr>
                <w:kern w:val="0"/>
                <w:sz w:val="18"/>
                <w:szCs w:val="18"/>
              </w:rPr>
            </w:pPr>
            <w:r>
              <w:rPr>
                <w:kern w:val="0"/>
                <w:sz w:val="18"/>
                <w:szCs w:val="18"/>
              </w:rPr>
              <w:t>213</w:t>
            </w:r>
          </w:p>
        </w:tc>
        <w:tc>
          <w:tcPr>
            <w:tcW w:w="1068" w:type="dxa"/>
            <w:tcBorders>
              <w:top w:val="single" w:color="auto" w:sz="4" w:space="0"/>
              <w:left w:val="single" w:color="auto" w:sz="4" w:space="0"/>
              <w:bottom w:val="single" w:color="auto" w:sz="4" w:space="0"/>
              <w:right w:val="single" w:color="auto" w:sz="4" w:space="0"/>
            </w:tcBorders>
            <w:vAlign w:val="center"/>
          </w:tcPr>
          <w:p w14:paraId="69C3E987">
            <w:pPr>
              <w:widowControl/>
              <w:tabs>
                <w:tab w:val="decimal" w:pos="0"/>
              </w:tabs>
              <w:ind w:firstLine="0" w:firstLineChars="0"/>
              <w:jc w:val="center"/>
              <w:rPr>
                <w:kern w:val="0"/>
                <w:sz w:val="18"/>
                <w:szCs w:val="18"/>
              </w:rPr>
            </w:pPr>
            <w:r>
              <w:rPr>
                <w:kern w:val="0"/>
                <w:sz w:val="18"/>
                <w:szCs w:val="18"/>
              </w:rPr>
              <w:t>5.200195</w:t>
            </w:r>
          </w:p>
        </w:tc>
        <w:tc>
          <w:tcPr>
            <w:tcW w:w="426" w:type="dxa"/>
            <w:tcBorders>
              <w:top w:val="single" w:color="auto" w:sz="4" w:space="0"/>
              <w:left w:val="single" w:color="auto" w:sz="4" w:space="0"/>
              <w:bottom w:val="single" w:color="auto" w:sz="4" w:space="0"/>
              <w:right w:val="single" w:color="auto" w:sz="4" w:space="0"/>
            </w:tcBorders>
            <w:vAlign w:val="center"/>
          </w:tcPr>
          <w:p w14:paraId="1EA652EF">
            <w:pPr>
              <w:widowControl/>
              <w:tabs>
                <w:tab w:val="decimal" w:pos="0"/>
              </w:tabs>
              <w:ind w:firstLine="0" w:firstLineChars="0"/>
              <w:jc w:val="center"/>
              <w:rPr>
                <w:kern w:val="0"/>
                <w:sz w:val="18"/>
                <w:szCs w:val="18"/>
              </w:rPr>
            </w:pPr>
            <w:r>
              <w:rPr>
                <w:kern w:val="0"/>
                <w:sz w:val="18"/>
                <w:szCs w:val="18"/>
              </w:rPr>
              <w:t>3</w:t>
            </w:r>
          </w:p>
        </w:tc>
        <w:tc>
          <w:tcPr>
            <w:tcW w:w="813" w:type="dxa"/>
            <w:tcBorders>
              <w:top w:val="single" w:color="auto" w:sz="4" w:space="0"/>
              <w:left w:val="single" w:color="auto" w:sz="4" w:space="0"/>
              <w:bottom w:val="single" w:color="auto" w:sz="4" w:space="0"/>
              <w:right w:val="single" w:color="auto" w:sz="4" w:space="0"/>
            </w:tcBorders>
            <w:vAlign w:val="center"/>
          </w:tcPr>
          <w:p w14:paraId="2FD2DBD9">
            <w:pPr>
              <w:widowControl/>
              <w:tabs>
                <w:tab w:val="decimal" w:pos="0"/>
              </w:tabs>
              <w:ind w:firstLine="0" w:firstLineChars="0"/>
              <w:jc w:val="center"/>
              <w:rPr>
                <w:kern w:val="0"/>
                <w:sz w:val="18"/>
                <w:szCs w:val="18"/>
              </w:rPr>
            </w:pPr>
            <w:r>
              <w:rPr>
                <w:kern w:val="0"/>
                <w:sz w:val="18"/>
                <w:szCs w:val="18"/>
              </w:rPr>
              <w:t>341</w:t>
            </w:r>
          </w:p>
        </w:tc>
        <w:tc>
          <w:tcPr>
            <w:tcW w:w="1068" w:type="dxa"/>
            <w:tcBorders>
              <w:top w:val="single" w:color="auto" w:sz="4" w:space="0"/>
              <w:left w:val="single" w:color="auto" w:sz="4" w:space="0"/>
              <w:bottom w:val="single" w:color="auto" w:sz="4" w:space="0"/>
              <w:right w:val="single" w:color="auto" w:sz="4" w:space="0"/>
            </w:tcBorders>
            <w:vAlign w:val="center"/>
          </w:tcPr>
          <w:p w14:paraId="47C9B0C7">
            <w:pPr>
              <w:widowControl/>
              <w:tabs>
                <w:tab w:val="decimal" w:pos="0"/>
              </w:tabs>
              <w:ind w:firstLine="0" w:firstLineChars="0"/>
              <w:jc w:val="center"/>
              <w:rPr>
                <w:kern w:val="0"/>
                <w:sz w:val="18"/>
                <w:szCs w:val="18"/>
              </w:rPr>
            </w:pPr>
            <w:r>
              <w:rPr>
                <w:kern w:val="0"/>
                <w:sz w:val="18"/>
                <w:szCs w:val="18"/>
              </w:rPr>
              <w:t>8.325195</w:t>
            </w:r>
          </w:p>
        </w:tc>
        <w:tc>
          <w:tcPr>
            <w:tcW w:w="426" w:type="dxa"/>
            <w:tcBorders>
              <w:top w:val="single" w:color="auto" w:sz="4" w:space="0"/>
              <w:left w:val="single" w:color="auto" w:sz="4" w:space="0"/>
              <w:bottom w:val="single" w:color="auto" w:sz="4" w:space="0"/>
              <w:right w:val="single" w:color="auto" w:sz="4" w:space="0"/>
            </w:tcBorders>
            <w:vAlign w:val="center"/>
          </w:tcPr>
          <w:p w14:paraId="00EC26E4">
            <w:pPr>
              <w:widowControl/>
              <w:tabs>
                <w:tab w:val="decimal" w:pos="0"/>
              </w:tabs>
              <w:ind w:firstLine="0" w:firstLineChars="0"/>
              <w:jc w:val="center"/>
              <w:rPr>
                <w:kern w:val="0"/>
                <w:sz w:val="18"/>
                <w:szCs w:val="18"/>
              </w:rPr>
            </w:pPr>
            <w:r>
              <w:rPr>
                <w:kern w:val="0"/>
                <w:sz w:val="18"/>
                <w:szCs w:val="18"/>
              </w:rPr>
              <w:t>3</w:t>
            </w:r>
          </w:p>
        </w:tc>
        <w:tc>
          <w:tcPr>
            <w:tcW w:w="813" w:type="dxa"/>
            <w:tcBorders>
              <w:top w:val="single" w:color="auto" w:sz="4" w:space="0"/>
              <w:left w:val="single" w:color="auto" w:sz="4" w:space="0"/>
              <w:bottom w:val="single" w:color="auto" w:sz="4" w:space="0"/>
              <w:right w:val="single" w:color="auto" w:sz="4" w:space="0"/>
            </w:tcBorders>
            <w:vAlign w:val="center"/>
          </w:tcPr>
          <w:p w14:paraId="0DF0D8A1">
            <w:pPr>
              <w:widowControl/>
              <w:tabs>
                <w:tab w:val="decimal" w:pos="0"/>
              </w:tabs>
              <w:ind w:firstLine="0" w:firstLineChars="0"/>
              <w:jc w:val="center"/>
              <w:rPr>
                <w:kern w:val="0"/>
                <w:sz w:val="18"/>
                <w:szCs w:val="18"/>
              </w:rPr>
            </w:pPr>
            <w:r>
              <w:rPr>
                <w:kern w:val="0"/>
                <w:sz w:val="18"/>
                <w:szCs w:val="18"/>
              </w:rPr>
              <w:t>469</w:t>
            </w:r>
          </w:p>
        </w:tc>
        <w:tc>
          <w:tcPr>
            <w:tcW w:w="1109" w:type="dxa"/>
            <w:tcBorders>
              <w:top w:val="single" w:color="auto" w:sz="4" w:space="0"/>
              <w:left w:val="single" w:color="auto" w:sz="4" w:space="0"/>
              <w:bottom w:val="single" w:color="auto" w:sz="4" w:space="0"/>
              <w:right w:val="single" w:color="auto" w:sz="4" w:space="0"/>
            </w:tcBorders>
            <w:vAlign w:val="center"/>
          </w:tcPr>
          <w:p w14:paraId="221B63BD">
            <w:pPr>
              <w:widowControl/>
              <w:tabs>
                <w:tab w:val="decimal" w:pos="0"/>
              </w:tabs>
              <w:ind w:firstLine="0" w:firstLineChars="0"/>
              <w:jc w:val="center"/>
              <w:rPr>
                <w:kern w:val="0"/>
                <w:sz w:val="18"/>
                <w:szCs w:val="18"/>
              </w:rPr>
            </w:pPr>
            <w:r>
              <w:rPr>
                <w:kern w:val="0"/>
                <w:sz w:val="18"/>
                <w:szCs w:val="18"/>
              </w:rPr>
              <w:t>11.450195</w:t>
            </w:r>
          </w:p>
        </w:tc>
        <w:tc>
          <w:tcPr>
            <w:tcW w:w="426" w:type="dxa"/>
            <w:tcBorders>
              <w:top w:val="single" w:color="auto" w:sz="4" w:space="0"/>
              <w:left w:val="single" w:color="auto" w:sz="4" w:space="0"/>
              <w:bottom w:val="single" w:color="auto" w:sz="4" w:space="0"/>
              <w:right w:val="single" w:color="auto" w:sz="4" w:space="0"/>
            </w:tcBorders>
            <w:vAlign w:val="center"/>
          </w:tcPr>
          <w:p w14:paraId="1F8BA010">
            <w:pPr>
              <w:widowControl/>
              <w:tabs>
                <w:tab w:val="decimal" w:pos="0"/>
              </w:tabs>
              <w:ind w:firstLine="0" w:firstLineChars="0"/>
              <w:jc w:val="center"/>
              <w:rPr>
                <w:kern w:val="0"/>
                <w:sz w:val="18"/>
                <w:szCs w:val="18"/>
              </w:rPr>
            </w:pPr>
            <w:r>
              <w:rPr>
                <w:kern w:val="0"/>
                <w:sz w:val="18"/>
                <w:szCs w:val="18"/>
              </w:rPr>
              <w:t>5</w:t>
            </w:r>
          </w:p>
        </w:tc>
      </w:tr>
      <w:tr w14:paraId="5EAA3BD8">
        <w:tblPrEx>
          <w:tblCellMar>
            <w:top w:w="0" w:type="dxa"/>
            <w:left w:w="108" w:type="dxa"/>
            <w:bottom w:w="0" w:type="dxa"/>
            <w:right w:w="108" w:type="dxa"/>
          </w:tblCellMar>
        </w:tblPrEx>
        <w:trPr>
          <w:trHeight w:val="270" w:hRule="atLeast"/>
          <w:jc w:val="center"/>
        </w:trPr>
        <w:tc>
          <w:tcPr>
            <w:tcW w:w="952" w:type="dxa"/>
            <w:tcBorders>
              <w:top w:val="single" w:color="auto" w:sz="4" w:space="0"/>
              <w:left w:val="single" w:color="auto" w:sz="4" w:space="0"/>
              <w:bottom w:val="single" w:color="auto" w:sz="4" w:space="0"/>
              <w:right w:val="single" w:color="auto" w:sz="4" w:space="0"/>
            </w:tcBorders>
            <w:vAlign w:val="center"/>
          </w:tcPr>
          <w:p w14:paraId="650ABB43">
            <w:pPr>
              <w:widowControl/>
              <w:tabs>
                <w:tab w:val="decimal" w:pos="0"/>
              </w:tabs>
              <w:ind w:firstLine="0" w:firstLineChars="0"/>
              <w:jc w:val="center"/>
              <w:rPr>
                <w:kern w:val="0"/>
                <w:sz w:val="18"/>
                <w:szCs w:val="18"/>
              </w:rPr>
            </w:pPr>
            <w:r>
              <w:rPr>
                <w:kern w:val="0"/>
                <w:sz w:val="18"/>
                <w:szCs w:val="18"/>
              </w:rPr>
              <w:t>86</w:t>
            </w:r>
          </w:p>
        </w:tc>
        <w:tc>
          <w:tcPr>
            <w:tcW w:w="1068" w:type="dxa"/>
            <w:tcBorders>
              <w:top w:val="single" w:color="auto" w:sz="4" w:space="0"/>
              <w:left w:val="single" w:color="auto" w:sz="4" w:space="0"/>
              <w:bottom w:val="single" w:color="auto" w:sz="4" w:space="0"/>
              <w:right w:val="single" w:color="auto" w:sz="4" w:space="0"/>
            </w:tcBorders>
            <w:vAlign w:val="center"/>
          </w:tcPr>
          <w:p w14:paraId="03DA9483">
            <w:pPr>
              <w:widowControl/>
              <w:tabs>
                <w:tab w:val="decimal" w:pos="0"/>
              </w:tabs>
              <w:ind w:firstLine="0" w:firstLineChars="0"/>
              <w:jc w:val="center"/>
              <w:rPr>
                <w:kern w:val="0"/>
                <w:sz w:val="18"/>
                <w:szCs w:val="18"/>
              </w:rPr>
            </w:pPr>
            <w:r>
              <w:rPr>
                <w:kern w:val="0"/>
                <w:sz w:val="18"/>
                <w:szCs w:val="18"/>
              </w:rPr>
              <w:t>2.099609</w:t>
            </w:r>
          </w:p>
        </w:tc>
        <w:tc>
          <w:tcPr>
            <w:tcW w:w="668" w:type="dxa"/>
            <w:tcBorders>
              <w:top w:val="single" w:color="auto" w:sz="4" w:space="0"/>
              <w:left w:val="single" w:color="auto" w:sz="4" w:space="0"/>
              <w:bottom w:val="single" w:color="auto" w:sz="4" w:space="0"/>
              <w:right w:val="single" w:color="auto" w:sz="4" w:space="0"/>
            </w:tcBorders>
            <w:vAlign w:val="center"/>
          </w:tcPr>
          <w:p w14:paraId="29141C56">
            <w:pPr>
              <w:widowControl/>
              <w:tabs>
                <w:tab w:val="decimal" w:pos="0"/>
              </w:tabs>
              <w:ind w:firstLine="0" w:firstLineChars="0"/>
              <w:jc w:val="center"/>
              <w:rPr>
                <w:kern w:val="0"/>
                <w:sz w:val="18"/>
                <w:szCs w:val="18"/>
              </w:rPr>
            </w:pPr>
            <w:r>
              <w:rPr>
                <w:kern w:val="0"/>
                <w:sz w:val="18"/>
                <w:szCs w:val="18"/>
              </w:rPr>
              <w:t>0</w:t>
            </w:r>
          </w:p>
        </w:tc>
        <w:tc>
          <w:tcPr>
            <w:tcW w:w="733" w:type="dxa"/>
            <w:tcBorders>
              <w:top w:val="single" w:color="auto" w:sz="4" w:space="0"/>
              <w:left w:val="single" w:color="auto" w:sz="4" w:space="0"/>
              <w:bottom w:val="single" w:color="auto" w:sz="4" w:space="0"/>
              <w:right w:val="single" w:color="auto" w:sz="4" w:space="0"/>
            </w:tcBorders>
            <w:vAlign w:val="center"/>
          </w:tcPr>
          <w:p w14:paraId="04904599">
            <w:pPr>
              <w:widowControl/>
              <w:tabs>
                <w:tab w:val="decimal" w:pos="0"/>
              </w:tabs>
              <w:ind w:firstLine="0" w:firstLineChars="0"/>
              <w:jc w:val="center"/>
              <w:rPr>
                <w:kern w:val="0"/>
                <w:sz w:val="18"/>
                <w:szCs w:val="18"/>
              </w:rPr>
            </w:pPr>
            <w:r>
              <w:rPr>
                <w:kern w:val="0"/>
                <w:sz w:val="18"/>
                <w:szCs w:val="18"/>
              </w:rPr>
              <w:t>214</w:t>
            </w:r>
          </w:p>
        </w:tc>
        <w:tc>
          <w:tcPr>
            <w:tcW w:w="1068" w:type="dxa"/>
            <w:tcBorders>
              <w:top w:val="single" w:color="auto" w:sz="4" w:space="0"/>
              <w:left w:val="single" w:color="auto" w:sz="4" w:space="0"/>
              <w:bottom w:val="single" w:color="auto" w:sz="4" w:space="0"/>
              <w:right w:val="single" w:color="auto" w:sz="4" w:space="0"/>
            </w:tcBorders>
            <w:vAlign w:val="center"/>
          </w:tcPr>
          <w:p w14:paraId="6120D983">
            <w:pPr>
              <w:widowControl/>
              <w:tabs>
                <w:tab w:val="decimal" w:pos="0"/>
              </w:tabs>
              <w:ind w:firstLine="0" w:firstLineChars="0"/>
              <w:jc w:val="center"/>
              <w:rPr>
                <w:kern w:val="0"/>
                <w:sz w:val="18"/>
                <w:szCs w:val="18"/>
              </w:rPr>
            </w:pPr>
            <w:r>
              <w:rPr>
                <w:kern w:val="0"/>
                <w:sz w:val="18"/>
                <w:szCs w:val="18"/>
              </w:rPr>
              <w:t>5.224609</w:t>
            </w:r>
          </w:p>
        </w:tc>
        <w:tc>
          <w:tcPr>
            <w:tcW w:w="426" w:type="dxa"/>
            <w:tcBorders>
              <w:top w:val="single" w:color="auto" w:sz="4" w:space="0"/>
              <w:left w:val="single" w:color="auto" w:sz="4" w:space="0"/>
              <w:bottom w:val="single" w:color="auto" w:sz="4" w:space="0"/>
              <w:right w:val="single" w:color="auto" w:sz="4" w:space="0"/>
            </w:tcBorders>
            <w:vAlign w:val="center"/>
          </w:tcPr>
          <w:p w14:paraId="35C646FE">
            <w:pPr>
              <w:widowControl/>
              <w:tabs>
                <w:tab w:val="decimal" w:pos="0"/>
              </w:tabs>
              <w:ind w:firstLine="0" w:firstLineChars="0"/>
              <w:jc w:val="center"/>
              <w:rPr>
                <w:kern w:val="0"/>
                <w:sz w:val="18"/>
                <w:szCs w:val="18"/>
              </w:rPr>
            </w:pPr>
            <w:r>
              <w:rPr>
                <w:kern w:val="0"/>
                <w:sz w:val="18"/>
                <w:szCs w:val="18"/>
              </w:rPr>
              <w:t>6</w:t>
            </w:r>
          </w:p>
        </w:tc>
        <w:tc>
          <w:tcPr>
            <w:tcW w:w="813" w:type="dxa"/>
            <w:tcBorders>
              <w:top w:val="single" w:color="auto" w:sz="4" w:space="0"/>
              <w:left w:val="single" w:color="auto" w:sz="4" w:space="0"/>
              <w:bottom w:val="single" w:color="auto" w:sz="4" w:space="0"/>
              <w:right w:val="single" w:color="auto" w:sz="4" w:space="0"/>
            </w:tcBorders>
            <w:vAlign w:val="center"/>
          </w:tcPr>
          <w:p w14:paraId="59E48AE3">
            <w:pPr>
              <w:widowControl/>
              <w:tabs>
                <w:tab w:val="decimal" w:pos="0"/>
              </w:tabs>
              <w:ind w:firstLine="0" w:firstLineChars="0"/>
              <w:jc w:val="center"/>
              <w:rPr>
                <w:kern w:val="0"/>
                <w:sz w:val="18"/>
                <w:szCs w:val="18"/>
              </w:rPr>
            </w:pPr>
            <w:r>
              <w:rPr>
                <w:kern w:val="0"/>
                <w:sz w:val="18"/>
                <w:szCs w:val="18"/>
              </w:rPr>
              <w:t>342</w:t>
            </w:r>
          </w:p>
        </w:tc>
        <w:tc>
          <w:tcPr>
            <w:tcW w:w="1068" w:type="dxa"/>
            <w:tcBorders>
              <w:top w:val="single" w:color="auto" w:sz="4" w:space="0"/>
              <w:left w:val="single" w:color="auto" w:sz="4" w:space="0"/>
              <w:bottom w:val="single" w:color="auto" w:sz="4" w:space="0"/>
              <w:right w:val="single" w:color="auto" w:sz="4" w:space="0"/>
            </w:tcBorders>
            <w:vAlign w:val="center"/>
          </w:tcPr>
          <w:p w14:paraId="2021AF88">
            <w:pPr>
              <w:widowControl/>
              <w:tabs>
                <w:tab w:val="decimal" w:pos="0"/>
              </w:tabs>
              <w:ind w:firstLine="0" w:firstLineChars="0"/>
              <w:jc w:val="center"/>
              <w:rPr>
                <w:kern w:val="0"/>
                <w:sz w:val="18"/>
                <w:szCs w:val="18"/>
              </w:rPr>
            </w:pPr>
            <w:r>
              <w:rPr>
                <w:kern w:val="0"/>
                <w:sz w:val="18"/>
                <w:szCs w:val="18"/>
              </w:rPr>
              <w:t>8.349609</w:t>
            </w:r>
          </w:p>
        </w:tc>
        <w:tc>
          <w:tcPr>
            <w:tcW w:w="426" w:type="dxa"/>
            <w:tcBorders>
              <w:top w:val="single" w:color="auto" w:sz="4" w:space="0"/>
              <w:left w:val="single" w:color="auto" w:sz="4" w:space="0"/>
              <w:bottom w:val="single" w:color="auto" w:sz="4" w:space="0"/>
              <w:right w:val="single" w:color="auto" w:sz="4" w:space="0"/>
            </w:tcBorders>
            <w:vAlign w:val="center"/>
          </w:tcPr>
          <w:p w14:paraId="04828921">
            <w:pPr>
              <w:widowControl/>
              <w:tabs>
                <w:tab w:val="decimal" w:pos="0"/>
              </w:tabs>
              <w:ind w:firstLine="0" w:firstLineChars="0"/>
              <w:jc w:val="center"/>
              <w:rPr>
                <w:kern w:val="0"/>
                <w:sz w:val="18"/>
                <w:szCs w:val="18"/>
              </w:rPr>
            </w:pPr>
            <w:r>
              <w:rPr>
                <w:kern w:val="0"/>
                <w:sz w:val="18"/>
                <w:szCs w:val="18"/>
              </w:rPr>
              <w:t>4</w:t>
            </w:r>
          </w:p>
        </w:tc>
        <w:tc>
          <w:tcPr>
            <w:tcW w:w="813" w:type="dxa"/>
            <w:tcBorders>
              <w:top w:val="single" w:color="auto" w:sz="4" w:space="0"/>
              <w:left w:val="single" w:color="auto" w:sz="4" w:space="0"/>
              <w:bottom w:val="single" w:color="auto" w:sz="4" w:space="0"/>
              <w:right w:val="single" w:color="auto" w:sz="4" w:space="0"/>
            </w:tcBorders>
            <w:vAlign w:val="center"/>
          </w:tcPr>
          <w:p w14:paraId="3543B040">
            <w:pPr>
              <w:widowControl/>
              <w:tabs>
                <w:tab w:val="decimal" w:pos="0"/>
              </w:tabs>
              <w:ind w:firstLine="0" w:firstLineChars="0"/>
              <w:jc w:val="center"/>
              <w:rPr>
                <w:kern w:val="0"/>
                <w:sz w:val="18"/>
                <w:szCs w:val="18"/>
              </w:rPr>
            </w:pPr>
            <w:r>
              <w:rPr>
                <w:kern w:val="0"/>
                <w:sz w:val="18"/>
                <w:szCs w:val="18"/>
              </w:rPr>
              <w:t>470</w:t>
            </w:r>
          </w:p>
        </w:tc>
        <w:tc>
          <w:tcPr>
            <w:tcW w:w="1109" w:type="dxa"/>
            <w:tcBorders>
              <w:top w:val="single" w:color="auto" w:sz="4" w:space="0"/>
              <w:left w:val="single" w:color="auto" w:sz="4" w:space="0"/>
              <w:bottom w:val="single" w:color="auto" w:sz="4" w:space="0"/>
              <w:right w:val="single" w:color="auto" w:sz="4" w:space="0"/>
            </w:tcBorders>
            <w:vAlign w:val="center"/>
          </w:tcPr>
          <w:p w14:paraId="41CA28D5">
            <w:pPr>
              <w:widowControl/>
              <w:tabs>
                <w:tab w:val="decimal" w:pos="0"/>
              </w:tabs>
              <w:ind w:firstLine="0" w:firstLineChars="0"/>
              <w:jc w:val="center"/>
              <w:rPr>
                <w:kern w:val="0"/>
                <w:sz w:val="18"/>
                <w:szCs w:val="18"/>
              </w:rPr>
            </w:pPr>
            <w:r>
              <w:rPr>
                <w:kern w:val="0"/>
                <w:sz w:val="18"/>
                <w:szCs w:val="18"/>
              </w:rPr>
              <w:t>11.474609</w:t>
            </w:r>
          </w:p>
        </w:tc>
        <w:tc>
          <w:tcPr>
            <w:tcW w:w="426" w:type="dxa"/>
            <w:tcBorders>
              <w:top w:val="single" w:color="auto" w:sz="4" w:space="0"/>
              <w:left w:val="single" w:color="auto" w:sz="4" w:space="0"/>
              <w:bottom w:val="single" w:color="auto" w:sz="4" w:space="0"/>
              <w:right w:val="single" w:color="auto" w:sz="4" w:space="0"/>
            </w:tcBorders>
            <w:vAlign w:val="center"/>
          </w:tcPr>
          <w:p w14:paraId="404E1961">
            <w:pPr>
              <w:widowControl/>
              <w:tabs>
                <w:tab w:val="decimal" w:pos="0"/>
              </w:tabs>
              <w:ind w:firstLine="0" w:firstLineChars="0"/>
              <w:jc w:val="center"/>
              <w:rPr>
                <w:kern w:val="0"/>
                <w:sz w:val="18"/>
                <w:szCs w:val="18"/>
              </w:rPr>
            </w:pPr>
            <w:r>
              <w:rPr>
                <w:kern w:val="0"/>
                <w:sz w:val="18"/>
                <w:szCs w:val="18"/>
              </w:rPr>
              <w:t>3</w:t>
            </w:r>
          </w:p>
        </w:tc>
      </w:tr>
      <w:tr w14:paraId="68379049">
        <w:tblPrEx>
          <w:tblCellMar>
            <w:top w:w="0" w:type="dxa"/>
            <w:left w:w="108" w:type="dxa"/>
            <w:bottom w:w="0" w:type="dxa"/>
            <w:right w:w="108" w:type="dxa"/>
          </w:tblCellMar>
        </w:tblPrEx>
        <w:trPr>
          <w:trHeight w:val="270" w:hRule="atLeast"/>
          <w:jc w:val="center"/>
        </w:trPr>
        <w:tc>
          <w:tcPr>
            <w:tcW w:w="952" w:type="dxa"/>
            <w:tcBorders>
              <w:top w:val="single" w:color="auto" w:sz="4" w:space="0"/>
              <w:left w:val="single" w:color="auto" w:sz="4" w:space="0"/>
              <w:bottom w:val="single" w:color="auto" w:sz="4" w:space="0"/>
              <w:right w:val="single" w:color="auto" w:sz="4" w:space="0"/>
            </w:tcBorders>
            <w:vAlign w:val="center"/>
          </w:tcPr>
          <w:p w14:paraId="3622440C">
            <w:pPr>
              <w:widowControl/>
              <w:tabs>
                <w:tab w:val="decimal" w:pos="0"/>
              </w:tabs>
              <w:ind w:firstLine="0" w:firstLineChars="0"/>
              <w:jc w:val="center"/>
              <w:rPr>
                <w:kern w:val="0"/>
                <w:sz w:val="18"/>
                <w:szCs w:val="18"/>
              </w:rPr>
            </w:pPr>
            <w:r>
              <w:rPr>
                <w:kern w:val="0"/>
                <w:sz w:val="18"/>
                <w:szCs w:val="18"/>
              </w:rPr>
              <w:t>87</w:t>
            </w:r>
          </w:p>
        </w:tc>
        <w:tc>
          <w:tcPr>
            <w:tcW w:w="1068" w:type="dxa"/>
            <w:tcBorders>
              <w:top w:val="single" w:color="auto" w:sz="4" w:space="0"/>
              <w:left w:val="single" w:color="auto" w:sz="4" w:space="0"/>
              <w:bottom w:val="single" w:color="auto" w:sz="4" w:space="0"/>
              <w:right w:val="single" w:color="auto" w:sz="4" w:space="0"/>
            </w:tcBorders>
            <w:vAlign w:val="center"/>
          </w:tcPr>
          <w:p w14:paraId="2C1FCD8C">
            <w:pPr>
              <w:widowControl/>
              <w:tabs>
                <w:tab w:val="decimal" w:pos="0"/>
              </w:tabs>
              <w:ind w:firstLine="0" w:firstLineChars="0"/>
              <w:jc w:val="center"/>
              <w:rPr>
                <w:kern w:val="0"/>
                <w:sz w:val="18"/>
                <w:szCs w:val="18"/>
              </w:rPr>
            </w:pPr>
            <w:r>
              <w:rPr>
                <w:kern w:val="0"/>
                <w:sz w:val="18"/>
                <w:szCs w:val="18"/>
              </w:rPr>
              <w:t>2.124023</w:t>
            </w:r>
          </w:p>
        </w:tc>
        <w:tc>
          <w:tcPr>
            <w:tcW w:w="668" w:type="dxa"/>
            <w:tcBorders>
              <w:top w:val="single" w:color="auto" w:sz="4" w:space="0"/>
              <w:left w:val="single" w:color="auto" w:sz="4" w:space="0"/>
              <w:bottom w:val="single" w:color="auto" w:sz="4" w:space="0"/>
              <w:right w:val="single" w:color="auto" w:sz="4" w:space="0"/>
            </w:tcBorders>
            <w:vAlign w:val="center"/>
          </w:tcPr>
          <w:p w14:paraId="6A1BFE15">
            <w:pPr>
              <w:widowControl/>
              <w:tabs>
                <w:tab w:val="decimal" w:pos="0"/>
              </w:tabs>
              <w:ind w:firstLine="0" w:firstLineChars="0"/>
              <w:jc w:val="center"/>
              <w:rPr>
                <w:kern w:val="0"/>
                <w:sz w:val="18"/>
                <w:szCs w:val="18"/>
              </w:rPr>
            </w:pPr>
            <w:r>
              <w:rPr>
                <w:kern w:val="0"/>
                <w:sz w:val="18"/>
                <w:szCs w:val="18"/>
              </w:rPr>
              <w:t>5</w:t>
            </w:r>
          </w:p>
        </w:tc>
        <w:tc>
          <w:tcPr>
            <w:tcW w:w="733" w:type="dxa"/>
            <w:tcBorders>
              <w:top w:val="single" w:color="auto" w:sz="4" w:space="0"/>
              <w:left w:val="single" w:color="auto" w:sz="4" w:space="0"/>
              <w:bottom w:val="single" w:color="auto" w:sz="4" w:space="0"/>
              <w:right w:val="single" w:color="auto" w:sz="4" w:space="0"/>
            </w:tcBorders>
            <w:vAlign w:val="center"/>
          </w:tcPr>
          <w:p w14:paraId="12EDCD70">
            <w:pPr>
              <w:widowControl/>
              <w:tabs>
                <w:tab w:val="decimal" w:pos="0"/>
              </w:tabs>
              <w:ind w:firstLine="0" w:firstLineChars="0"/>
              <w:jc w:val="center"/>
              <w:rPr>
                <w:kern w:val="0"/>
                <w:sz w:val="18"/>
                <w:szCs w:val="18"/>
              </w:rPr>
            </w:pPr>
            <w:r>
              <w:rPr>
                <w:kern w:val="0"/>
                <w:sz w:val="18"/>
                <w:szCs w:val="18"/>
              </w:rPr>
              <w:t>215</w:t>
            </w:r>
          </w:p>
        </w:tc>
        <w:tc>
          <w:tcPr>
            <w:tcW w:w="1068" w:type="dxa"/>
            <w:tcBorders>
              <w:top w:val="single" w:color="auto" w:sz="4" w:space="0"/>
              <w:left w:val="single" w:color="auto" w:sz="4" w:space="0"/>
              <w:bottom w:val="single" w:color="auto" w:sz="4" w:space="0"/>
              <w:right w:val="single" w:color="auto" w:sz="4" w:space="0"/>
            </w:tcBorders>
            <w:vAlign w:val="center"/>
          </w:tcPr>
          <w:p w14:paraId="604C271E">
            <w:pPr>
              <w:widowControl/>
              <w:tabs>
                <w:tab w:val="decimal" w:pos="0"/>
              </w:tabs>
              <w:ind w:firstLine="0" w:firstLineChars="0"/>
              <w:jc w:val="center"/>
              <w:rPr>
                <w:kern w:val="0"/>
                <w:sz w:val="18"/>
                <w:szCs w:val="18"/>
              </w:rPr>
            </w:pPr>
            <w:r>
              <w:rPr>
                <w:kern w:val="0"/>
                <w:sz w:val="18"/>
                <w:szCs w:val="18"/>
              </w:rPr>
              <w:t>5.249023</w:t>
            </w:r>
          </w:p>
        </w:tc>
        <w:tc>
          <w:tcPr>
            <w:tcW w:w="426" w:type="dxa"/>
            <w:tcBorders>
              <w:top w:val="single" w:color="auto" w:sz="4" w:space="0"/>
              <w:left w:val="single" w:color="auto" w:sz="4" w:space="0"/>
              <w:bottom w:val="single" w:color="auto" w:sz="4" w:space="0"/>
              <w:right w:val="single" w:color="auto" w:sz="4" w:space="0"/>
            </w:tcBorders>
            <w:vAlign w:val="center"/>
          </w:tcPr>
          <w:p w14:paraId="74AF17E3">
            <w:pPr>
              <w:widowControl/>
              <w:tabs>
                <w:tab w:val="decimal" w:pos="0"/>
              </w:tabs>
              <w:ind w:firstLine="0" w:firstLineChars="0"/>
              <w:jc w:val="center"/>
              <w:rPr>
                <w:kern w:val="0"/>
                <w:sz w:val="18"/>
                <w:szCs w:val="18"/>
              </w:rPr>
            </w:pPr>
            <w:r>
              <w:rPr>
                <w:kern w:val="0"/>
                <w:sz w:val="18"/>
                <w:szCs w:val="18"/>
              </w:rPr>
              <w:t>4</w:t>
            </w:r>
          </w:p>
        </w:tc>
        <w:tc>
          <w:tcPr>
            <w:tcW w:w="813" w:type="dxa"/>
            <w:tcBorders>
              <w:top w:val="single" w:color="auto" w:sz="4" w:space="0"/>
              <w:left w:val="single" w:color="auto" w:sz="4" w:space="0"/>
              <w:bottom w:val="single" w:color="auto" w:sz="4" w:space="0"/>
              <w:right w:val="single" w:color="auto" w:sz="4" w:space="0"/>
            </w:tcBorders>
            <w:vAlign w:val="center"/>
          </w:tcPr>
          <w:p w14:paraId="4A0DA9FF">
            <w:pPr>
              <w:widowControl/>
              <w:tabs>
                <w:tab w:val="decimal" w:pos="0"/>
              </w:tabs>
              <w:ind w:firstLine="0" w:firstLineChars="0"/>
              <w:jc w:val="center"/>
              <w:rPr>
                <w:kern w:val="0"/>
                <w:sz w:val="18"/>
                <w:szCs w:val="18"/>
              </w:rPr>
            </w:pPr>
            <w:r>
              <w:rPr>
                <w:kern w:val="0"/>
                <w:sz w:val="18"/>
                <w:szCs w:val="18"/>
              </w:rPr>
              <w:t>343</w:t>
            </w:r>
          </w:p>
        </w:tc>
        <w:tc>
          <w:tcPr>
            <w:tcW w:w="1068" w:type="dxa"/>
            <w:tcBorders>
              <w:top w:val="single" w:color="auto" w:sz="4" w:space="0"/>
              <w:left w:val="single" w:color="auto" w:sz="4" w:space="0"/>
              <w:bottom w:val="single" w:color="auto" w:sz="4" w:space="0"/>
              <w:right w:val="single" w:color="auto" w:sz="4" w:space="0"/>
            </w:tcBorders>
            <w:vAlign w:val="center"/>
          </w:tcPr>
          <w:p w14:paraId="3CA8AF7D">
            <w:pPr>
              <w:widowControl/>
              <w:tabs>
                <w:tab w:val="decimal" w:pos="0"/>
              </w:tabs>
              <w:ind w:firstLine="0" w:firstLineChars="0"/>
              <w:jc w:val="center"/>
              <w:rPr>
                <w:kern w:val="0"/>
                <w:sz w:val="18"/>
                <w:szCs w:val="18"/>
              </w:rPr>
            </w:pPr>
            <w:r>
              <w:rPr>
                <w:kern w:val="0"/>
                <w:sz w:val="18"/>
                <w:szCs w:val="18"/>
              </w:rPr>
              <w:t>8.374023</w:t>
            </w:r>
          </w:p>
        </w:tc>
        <w:tc>
          <w:tcPr>
            <w:tcW w:w="426" w:type="dxa"/>
            <w:tcBorders>
              <w:top w:val="single" w:color="auto" w:sz="4" w:space="0"/>
              <w:left w:val="single" w:color="auto" w:sz="4" w:space="0"/>
              <w:bottom w:val="single" w:color="auto" w:sz="4" w:space="0"/>
              <w:right w:val="single" w:color="auto" w:sz="4" w:space="0"/>
            </w:tcBorders>
            <w:vAlign w:val="center"/>
          </w:tcPr>
          <w:p w14:paraId="1B462BE5">
            <w:pPr>
              <w:widowControl/>
              <w:tabs>
                <w:tab w:val="decimal" w:pos="0"/>
              </w:tabs>
              <w:ind w:firstLine="0" w:firstLineChars="0"/>
              <w:jc w:val="center"/>
              <w:rPr>
                <w:kern w:val="0"/>
                <w:sz w:val="18"/>
                <w:szCs w:val="18"/>
              </w:rPr>
            </w:pPr>
            <w:r>
              <w:rPr>
                <w:kern w:val="0"/>
                <w:sz w:val="18"/>
                <w:szCs w:val="18"/>
              </w:rPr>
              <w:t>7</w:t>
            </w:r>
          </w:p>
        </w:tc>
        <w:tc>
          <w:tcPr>
            <w:tcW w:w="813" w:type="dxa"/>
            <w:tcBorders>
              <w:top w:val="single" w:color="auto" w:sz="4" w:space="0"/>
              <w:left w:val="single" w:color="auto" w:sz="4" w:space="0"/>
              <w:bottom w:val="single" w:color="auto" w:sz="4" w:space="0"/>
              <w:right w:val="single" w:color="auto" w:sz="4" w:space="0"/>
            </w:tcBorders>
            <w:vAlign w:val="center"/>
          </w:tcPr>
          <w:p w14:paraId="0CD49959">
            <w:pPr>
              <w:widowControl/>
              <w:tabs>
                <w:tab w:val="decimal" w:pos="0"/>
              </w:tabs>
              <w:ind w:firstLine="0" w:firstLineChars="0"/>
              <w:jc w:val="center"/>
              <w:rPr>
                <w:kern w:val="0"/>
                <w:sz w:val="18"/>
                <w:szCs w:val="18"/>
              </w:rPr>
            </w:pPr>
            <w:r>
              <w:rPr>
                <w:kern w:val="0"/>
                <w:sz w:val="18"/>
                <w:szCs w:val="18"/>
              </w:rPr>
              <w:t>471</w:t>
            </w:r>
          </w:p>
        </w:tc>
        <w:tc>
          <w:tcPr>
            <w:tcW w:w="1109" w:type="dxa"/>
            <w:tcBorders>
              <w:top w:val="single" w:color="auto" w:sz="4" w:space="0"/>
              <w:left w:val="single" w:color="auto" w:sz="4" w:space="0"/>
              <w:bottom w:val="single" w:color="auto" w:sz="4" w:space="0"/>
              <w:right w:val="single" w:color="auto" w:sz="4" w:space="0"/>
            </w:tcBorders>
            <w:vAlign w:val="center"/>
          </w:tcPr>
          <w:p w14:paraId="365CDD12">
            <w:pPr>
              <w:widowControl/>
              <w:tabs>
                <w:tab w:val="decimal" w:pos="0"/>
              </w:tabs>
              <w:ind w:firstLine="0" w:firstLineChars="0"/>
              <w:jc w:val="center"/>
              <w:rPr>
                <w:kern w:val="0"/>
                <w:sz w:val="18"/>
                <w:szCs w:val="18"/>
              </w:rPr>
            </w:pPr>
            <w:r>
              <w:rPr>
                <w:kern w:val="0"/>
                <w:sz w:val="18"/>
                <w:szCs w:val="18"/>
              </w:rPr>
              <w:t>11.499023</w:t>
            </w:r>
          </w:p>
        </w:tc>
        <w:tc>
          <w:tcPr>
            <w:tcW w:w="426" w:type="dxa"/>
            <w:tcBorders>
              <w:top w:val="single" w:color="auto" w:sz="4" w:space="0"/>
              <w:left w:val="single" w:color="auto" w:sz="4" w:space="0"/>
              <w:bottom w:val="single" w:color="auto" w:sz="4" w:space="0"/>
              <w:right w:val="single" w:color="auto" w:sz="4" w:space="0"/>
            </w:tcBorders>
            <w:vAlign w:val="center"/>
          </w:tcPr>
          <w:p w14:paraId="04E111F0">
            <w:pPr>
              <w:widowControl/>
              <w:tabs>
                <w:tab w:val="decimal" w:pos="0"/>
              </w:tabs>
              <w:ind w:firstLine="0" w:firstLineChars="0"/>
              <w:jc w:val="center"/>
              <w:rPr>
                <w:kern w:val="0"/>
                <w:sz w:val="18"/>
                <w:szCs w:val="18"/>
              </w:rPr>
            </w:pPr>
            <w:r>
              <w:rPr>
                <w:kern w:val="0"/>
                <w:sz w:val="18"/>
                <w:szCs w:val="18"/>
              </w:rPr>
              <w:t>4</w:t>
            </w:r>
          </w:p>
        </w:tc>
      </w:tr>
      <w:tr w14:paraId="7E57478A">
        <w:tblPrEx>
          <w:tblCellMar>
            <w:top w:w="0" w:type="dxa"/>
            <w:left w:w="108" w:type="dxa"/>
            <w:bottom w:w="0" w:type="dxa"/>
            <w:right w:w="108" w:type="dxa"/>
          </w:tblCellMar>
        </w:tblPrEx>
        <w:trPr>
          <w:trHeight w:val="270" w:hRule="atLeast"/>
          <w:jc w:val="center"/>
        </w:trPr>
        <w:tc>
          <w:tcPr>
            <w:tcW w:w="952" w:type="dxa"/>
            <w:tcBorders>
              <w:top w:val="single" w:color="auto" w:sz="4" w:space="0"/>
              <w:left w:val="single" w:color="auto" w:sz="4" w:space="0"/>
              <w:bottom w:val="single" w:color="auto" w:sz="4" w:space="0"/>
              <w:right w:val="single" w:color="auto" w:sz="4" w:space="0"/>
            </w:tcBorders>
            <w:vAlign w:val="center"/>
          </w:tcPr>
          <w:p w14:paraId="23198A60">
            <w:pPr>
              <w:widowControl/>
              <w:tabs>
                <w:tab w:val="decimal" w:pos="0"/>
              </w:tabs>
              <w:ind w:firstLine="0" w:firstLineChars="0"/>
              <w:jc w:val="center"/>
              <w:rPr>
                <w:kern w:val="0"/>
                <w:sz w:val="18"/>
                <w:szCs w:val="18"/>
              </w:rPr>
            </w:pPr>
            <w:r>
              <w:rPr>
                <w:kern w:val="0"/>
                <w:sz w:val="18"/>
                <w:szCs w:val="18"/>
              </w:rPr>
              <w:t>88</w:t>
            </w:r>
          </w:p>
        </w:tc>
        <w:tc>
          <w:tcPr>
            <w:tcW w:w="1068" w:type="dxa"/>
            <w:tcBorders>
              <w:top w:val="single" w:color="auto" w:sz="4" w:space="0"/>
              <w:left w:val="single" w:color="auto" w:sz="4" w:space="0"/>
              <w:bottom w:val="single" w:color="auto" w:sz="4" w:space="0"/>
              <w:right w:val="single" w:color="auto" w:sz="4" w:space="0"/>
            </w:tcBorders>
            <w:vAlign w:val="center"/>
          </w:tcPr>
          <w:p w14:paraId="1604D79D">
            <w:pPr>
              <w:widowControl/>
              <w:tabs>
                <w:tab w:val="decimal" w:pos="0"/>
              </w:tabs>
              <w:ind w:firstLine="0" w:firstLineChars="0"/>
              <w:jc w:val="center"/>
              <w:rPr>
                <w:kern w:val="0"/>
                <w:sz w:val="18"/>
                <w:szCs w:val="18"/>
              </w:rPr>
            </w:pPr>
            <w:r>
              <w:rPr>
                <w:kern w:val="0"/>
                <w:sz w:val="18"/>
                <w:szCs w:val="18"/>
              </w:rPr>
              <w:t>2.148438</w:t>
            </w:r>
          </w:p>
        </w:tc>
        <w:tc>
          <w:tcPr>
            <w:tcW w:w="668" w:type="dxa"/>
            <w:tcBorders>
              <w:top w:val="single" w:color="auto" w:sz="4" w:space="0"/>
              <w:left w:val="single" w:color="auto" w:sz="4" w:space="0"/>
              <w:bottom w:val="single" w:color="auto" w:sz="4" w:space="0"/>
              <w:right w:val="single" w:color="auto" w:sz="4" w:space="0"/>
            </w:tcBorders>
            <w:vAlign w:val="center"/>
          </w:tcPr>
          <w:p w14:paraId="781E66C0">
            <w:pPr>
              <w:widowControl/>
              <w:tabs>
                <w:tab w:val="decimal" w:pos="0"/>
              </w:tabs>
              <w:ind w:firstLine="0" w:firstLineChars="0"/>
              <w:jc w:val="center"/>
              <w:rPr>
                <w:kern w:val="0"/>
                <w:sz w:val="18"/>
                <w:szCs w:val="18"/>
              </w:rPr>
            </w:pPr>
            <w:r>
              <w:rPr>
                <w:kern w:val="0"/>
                <w:sz w:val="18"/>
                <w:szCs w:val="18"/>
              </w:rPr>
              <w:t>1</w:t>
            </w:r>
          </w:p>
        </w:tc>
        <w:tc>
          <w:tcPr>
            <w:tcW w:w="733" w:type="dxa"/>
            <w:tcBorders>
              <w:top w:val="single" w:color="auto" w:sz="4" w:space="0"/>
              <w:left w:val="single" w:color="auto" w:sz="4" w:space="0"/>
              <w:bottom w:val="single" w:color="auto" w:sz="4" w:space="0"/>
              <w:right w:val="single" w:color="auto" w:sz="4" w:space="0"/>
            </w:tcBorders>
            <w:vAlign w:val="center"/>
          </w:tcPr>
          <w:p w14:paraId="4F642A98">
            <w:pPr>
              <w:widowControl/>
              <w:tabs>
                <w:tab w:val="decimal" w:pos="0"/>
              </w:tabs>
              <w:ind w:firstLine="0" w:firstLineChars="0"/>
              <w:jc w:val="center"/>
              <w:rPr>
                <w:kern w:val="0"/>
                <w:sz w:val="18"/>
                <w:szCs w:val="18"/>
              </w:rPr>
            </w:pPr>
            <w:r>
              <w:rPr>
                <w:kern w:val="0"/>
                <w:sz w:val="18"/>
                <w:szCs w:val="18"/>
              </w:rPr>
              <w:t>216</w:t>
            </w:r>
          </w:p>
        </w:tc>
        <w:tc>
          <w:tcPr>
            <w:tcW w:w="1068" w:type="dxa"/>
            <w:tcBorders>
              <w:top w:val="single" w:color="auto" w:sz="4" w:space="0"/>
              <w:left w:val="single" w:color="auto" w:sz="4" w:space="0"/>
              <w:bottom w:val="single" w:color="auto" w:sz="4" w:space="0"/>
              <w:right w:val="single" w:color="auto" w:sz="4" w:space="0"/>
            </w:tcBorders>
            <w:vAlign w:val="center"/>
          </w:tcPr>
          <w:p w14:paraId="3B874837">
            <w:pPr>
              <w:widowControl/>
              <w:tabs>
                <w:tab w:val="decimal" w:pos="0"/>
              </w:tabs>
              <w:ind w:firstLine="0" w:firstLineChars="0"/>
              <w:jc w:val="center"/>
              <w:rPr>
                <w:kern w:val="0"/>
                <w:sz w:val="18"/>
                <w:szCs w:val="18"/>
              </w:rPr>
            </w:pPr>
            <w:r>
              <w:rPr>
                <w:kern w:val="0"/>
                <w:sz w:val="18"/>
                <w:szCs w:val="18"/>
              </w:rPr>
              <w:t>5.273438</w:t>
            </w:r>
          </w:p>
        </w:tc>
        <w:tc>
          <w:tcPr>
            <w:tcW w:w="426" w:type="dxa"/>
            <w:tcBorders>
              <w:top w:val="single" w:color="auto" w:sz="4" w:space="0"/>
              <w:left w:val="single" w:color="auto" w:sz="4" w:space="0"/>
              <w:bottom w:val="single" w:color="auto" w:sz="4" w:space="0"/>
              <w:right w:val="single" w:color="auto" w:sz="4" w:space="0"/>
            </w:tcBorders>
            <w:vAlign w:val="center"/>
          </w:tcPr>
          <w:p w14:paraId="3CEB7FF3">
            <w:pPr>
              <w:widowControl/>
              <w:tabs>
                <w:tab w:val="decimal" w:pos="0"/>
              </w:tabs>
              <w:ind w:firstLine="0" w:firstLineChars="0"/>
              <w:jc w:val="center"/>
              <w:rPr>
                <w:kern w:val="0"/>
                <w:sz w:val="18"/>
                <w:szCs w:val="18"/>
              </w:rPr>
            </w:pPr>
            <w:r>
              <w:rPr>
                <w:kern w:val="0"/>
                <w:sz w:val="18"/>
                <w:szCs w:val="18"/>
              </w:rPr>
              <w:t>7</w:t>
            </w:r>
          </w:p>
        </w:tc>
        <w:tc>
          <w:tcPr>
            <w:tcW w:w="813" w:type="dxa"/>
            <w:tcBorders>
              <w:top w:val="single" w:color="auto" w:sz="4" w:space="0"/>
              <w:left w:val="single" w:color="auto" w:sz="4" w:space="0"/>
              <w:bottom w:val="single" w:color="auto" w:sz="4" w:space="0"/>
              <w:right w:val="single" w:color="auto" w:sz="4" w:space="0"/>
            </w:tcBorders>
            <w:vAlign w:val="center"/>
          </w:tcPr>
          <w:p w14:paraId="2DECD548">
            <w:pPr>
              <w:widowControl/>
              <w:tabs>
                <w:tab w:val="decimal" w:pos="0"/>
              </w:tabs>
              <w:ind w:firstLine="0" w:firstLineChars="0"/>
              <w:jc w:val="center"/>
              <w:rPr>
                <w:kern w:val="0"/>
                <w:sz w:val="18"/>
                <w:szCs w:val="18"/>
              </w:rPr>
            </w:pPr>
            <w:r>
              <w:rPr>
                <w:kern w:val="0"/>
                <w:sz w:val="18"/>
                <w:szCs w:val="18"/>
              </w:rPr>
              <w:t>344</w:t>
            </w:r>
          </w:p>
        </w:tc>
        <w:tc>
          <w:tcPr>
            <w:tcW w:w="1068" w:type="dxa"/>
            <w:tcBorders>
              <w:top w:val="single" w:color="auto" w:sz="4" w:space="0"/>
              <w:left w:val="single" w:color="auto" w:sz="4" w:space="0"/>
              <w:bottom w:val="single" w:color="auto" w:sz="4" w:space="0"/>
              <w:right w:val="single" w:color="auto" w:sz="4" w:space="0"/>
            </w:tcBorders>
            <w:vAlign w:val="center"/>
          </w:tcPr>
          <w:p w14:paraId="6B92D65D">
            <w:pPr>
              <w:widowControl/>
              <w:tabs>
                <w:tab w:val="decimal" w:pos="0"/>
              </w:tabs>
              <w:ind w:firstLine="0" w:firstLineChars="0"/>
              <w:jc w:val="center"/>
              <w:rPr>
                <w:kern w:val="0"/>
                <w:sz w:val="18"/>
                <w:szCs w:val="18"/>
              </w:rPr>
            </w:pPr>
            <w:r>
              <w:rPr>
                <w:kern w:val="0"/>
                <w:sz w:val="18"/>
                <w:szCs w:val="18"/>
              </w:rPr>
              <w:t>8.398438</w:t>
            </w:r>
          </w:p>
        </w:tc>
        <w:tc>
          <w:tcPr>
            <w:tcW w:w="426" w:type="dxa"/>
            <w:tcBorders>
              <w:top w:val="single" w:color="auto" w:sz="4" w:space="0"/>
              <w:left w:val="single" w:color="auto" w:sz="4" w:space="0"/>
              <w:bottom w:val="single" w:color="auto" w:sz="4" w:space="0"/>
              <w:right w:val="single" w:color="auto" w:sz="4" w:space="0"/>
            </w:tcBorders>
            <w:vAlign w:val="center"/>
          </w:tcPr>
          <w:p w14:paraId="26DF8E49">
            <w:pPr>
              <w:widowControl/>
              <w:tabs>
                <w:tab w:val="decimal" w:pos="0"/>
              </w:tabs>
              <w:ind w:firstLine="0" w:firstLineChars="0"/>
              <w:jc w:val="center"/>
              <w:rPr>
                <w:kern w:val="0"/>
                <w:sz w:val="18"/>
                <w:szCs w:val="18"/>
              </w:rPr>
            </w:pPr>
            <w:r>
              <w:rPr>
                <w:kern w:val="0"/>
                <w:sz w:val="18"/>
                <w:szCs w:val="18"/>
              </w:rPr>
              <w:t>1</w:t>
            </w:r>
          </w:p>
        </w:tc>
        <w:tc>
          <w:tcPr>
            <w:tcW w:w="813" w:type="dxa"/>
            <w:tcBorders>
              <w:top w:val="single" w:color="auto" w:sz="4" w:space="0"/>
              <w:left w:val="single" w:color="auto" w:sz="4" w:space="0"/>
              <w:bottom w:val="single" w:color="auto" w:sz="4" w:space="0"/>
              <w:right w:val="single" w:color="auto" w:sz="4" w:space="0"/>
            </w:tcBorders>
            <w:vAlign w:val="center"/>
          </w:tcPr>
          <w:p w14:paraId="0B1B6793">
            <w:pPr>
              <w:widowControl/>
              <w:tabs>
                <w:tab w:val="decimal" w:pos="0"/>
              </w:tabs>
              <w:ind w:firstLine="0" w:firstLineChars="0"/>
              <w:jc w:val="center"/>
              <w:rPr>
                <w:kern w:val="0"/>
                <w:sz w:val="18"/>
                <w:szCs w:val="18"/>
              </w:rPr>
            </w:pPr>
            <w:r>
              <w:rPr>
                <w:kern w:val="0"/>
                <w:sz w:val="18"/>
                <w:szCs w:val="18"/>
              </w:rPr>
              <w:t>472</w:t>
            </w:r>
          </w:p>
        </w:tc>
        <w:tc>
          <w:tcPr>
            <w:tcW w:w="1109" w:type="dxa"/>
            <w:tcBorders>
              <w:top w:val="single" w:color="auto" w:sz="4" w:space="0"/>
              <w:left w:val="single" w:color="auto" w:sz="4" w:space="0"/>
              <w:bottom w:val="single" w:color="auto" w:sz="4" w:space="0"/>
              <w:right w:val="single" w:color="auto" w:sz="4" w:space="0"/>
            </w:tcBorders>
            <w:vAlign w:val="center"/>
          </w:tcPr>
          <w:p w14:paraId="72775C37">
            <w:pPr>
              <w:widowControl/>
              <w:tabs>
                <w:tab w:val="decimal" w:pos="0"/>
              </w:tabs>
              <w:ind w:firstLine="0" w:firstLineChars="0"/>
              <w:jc w:val="center"/>
              <w:rPr>
                <w:kern w:val="0"/>
                <w:sz w:val="18"/>
                <w:szCs w:val="18"/>
              </w:rPr>
            </w:pPr>
            <w:r>
              <w:rPr>
                <w:kern w:val="0"/>
                <w:sz w:val="18"/>
                <w:szCs w:val="18"/>
              </w:rPr>
              <w:t>11.523438</w:t>
            </w:r>
          </w:p>
        </w:tc>
        <w:tc>
          <w:tcPr>
            <w:tcW w:w="426" w:type="dxa"/>
            <w:tcBorders>
              <w:top w:val="single" w:color="auto" w:sz="4" w:space="0"/>
              <w:left w:val="single" w:color="auto" w:sz="4" w:space="0"/>
              <w:bottom w:val="single" w:color="auto" w:sz="4" w:space="0"/>
              <w:right w:val="single" w:color="auto" w:sz="4" w:space="0"/>
            </w:tcBorders>
            <w:vAlign w:val="center"/>
          </w:tcPr>
          <w:p w14:paraId="4F62FD07">
            <w:pPr>
              <w:widowControl/>
              <w:tabs>
                <w:tab w:val="decimal" w:pos="0"/>
              </w:tabs>
              <w:ind w:firstLine="0" w:firstLineChars="0"/>
              <w:jc w:val="center"/>
              <w:rPr>
                <w:kern w:val="0"/>
                <w:sz w:val="18"/>
                <w:szCs w:val="18"/>
              </w:rPr>
            </w:pPr>
            <w:r>
              <w:rPr>
                <w:kern w:val="0"/>
                <w:sz w:val="18"/>
                <w:szCs w:val="18"/>
              </w:rPr>
              <w:t>2</w:t>
            </w:r>
          </w:p>
        </w:tc>
      </w:tr>
      <w:tr w14:paraId="08187D29">
        <w:tblPrEx>
          <w:tblCellMar>
            <w:top w:w="0" w:type="dxa"/>
            <w:left w:w="108" w:type="dxa"/>
            <w:bottom w:w="0" w:type="dxa"/>
            <w:right w:w="108" w:type="dxa"/>
          </w:tblCellMar>
        </w:tblPrEx>
        <w:trPr>
          <w:trHeight w:val="270" w:hRule="atLeast"/>
          <w:jc w:val="center"/>
        </w:trPr>
        <w:tc>
          <w:tcPr>
            <w:tcW w:w="952" w:type="dxa"/>
            <w:tcBorders>
              <w:top w:val="single" w:color="auto" w:sz="4" w:space="0"/>
              <w:left w:val="single" w:color="auto" w:sz="4" w:space="0"/>
              <w:bottom w:val="single" w:color="auto" w:sz="4" w:space="0"/>
              <w:right w:val="single" w:color="auto" w:sz="4" w:space="0"/>
            </w:tcBorders>
            <w:vAlign w:val="center"/>
          </w:tcPr>
          <w:p w14:paraId="33A4680C">
            <w:pPr>
              <w:widowControl/>
              <w:tabs>
                <w:tab w:val="decimal" w:pos="0"/>
              </w:tabs>
              <w:ind w:firstLine="0" w:firstLineChars="0"/>
              <w:jc w:val="center"/>
              <w:rPr>
                <w:kern w:val="0"/>
                <w:sz w:val="18"/>
                <w:szCs w:val="18"/>
              </w:rPr>
            </w:pPr>
            <w:r>
              <w:rPr>
                <w:kern w:val="0"/>
                <w:sz w:val="18"/>
                <w:szCs w:val="18"/>
              </w:rPr>
              <w:t>89</w:t>
            </w:r>
          </w:p>
        </w:tc>
        <w:tc>
          <w:tcPr>
            <w:tcW w:w="1068" w:type="dxa"/>
            <w:tcBorders>
              <w:top w:val="single" w:color="auto" w:sz="4" w:space="0"/>
              <w:left w:val="single" w:color="auto" w:sz="4" w:space="0"/>
              <w:bottom w:val="single" w:color="auto" w:sz="4" w:space="0"/>
              <w:right w:val="single" w:color="auto" w:sz="4" w:space="0"/>
            </w:tcBorders>
            <w:vAlign w:val="center"/>
          </w:tcPr>
          <w:p w14:paraId="20B80866">
            <w:pPr>
              <w:widowControl/>
              <w:tabs>
                <w:tab w:val="decimal" w:pos="0"/>
              </w:tabs>
              <w:ind w:firstLine="0" w:firstLineChars="0"/>
              <w:jc w:val="center"/>
              <w:rPr>
                <w:kern w:val="0"/>
                <w:sz w:val="18"/>
                <w:szCs w:val="18"/>
              </w:rPr>
            </w:pPr>
            <w:r>
              <w:rPr>
                <w:kern w:val="0"/>
                <w:sz w:val="18"/>
                <w:szCs w:val="18"/>
              </w:rPr>
              <w:t>2.172852</w:t>
            </w:r>
          </w:p>
        </w:tc>
        <w:tc>
          <w:tcPr>
            <w:tcW w:w="668" w:type="dxa"/>
            <w:tcBorders>
              <w:top w:val="single" w:color="auto" w:sz="4" w:space="0"/>
              <w:left w:val="single" w:color="auto" w:sz="4" w:space="0"/>
              <w:bottom w:val="single" w:color="auto" w:sz="4" w:space="0"/>
              <w:right w:val="single" w:color="auto" w:sz="4" w:space="0"/>
            </w:tcBorders>
            <w:vAlign w:val="center"/>
          </w:tcPr>
          <w:p w14:paraId="72E20944">
            <w:pPr>
              <w:widowControl/>
              <w:tabs>
                <w:tab w:val="decimal" w:pos="0"/>
              </w:tabs>
              <w:ind w:firstLine="0" w:firstLineChars="0"/>
              <w:jc w:val="center"/>
              <w:rPr>
                <w:kern w:val="0"/>
                <w:sz w:val="18"/>
                <w:szCs w:val="18"/>
              </w:rPr>
            </w:pPr>
            <w:r>
              <w:rPr>
                <w:kern w:val="0"/>
                <w:sz w:val="18"/>
                <w:szCs w:val="18"/>
              </w:rPr>
              <w:t>6</w:t>
            </w:r>
          </w:p>
        </w:tc>
        <w:tc>
          <w:tcPr>
            <w:tcW w:w="733" w:type="dxa"/>
            <w:tcBorders>
              <w:top w:val="single" w:color="auto" w:sz="4" w:space="0"/>
              <w:left w:val="single" w:color="auto" w:sz="4" w:space="0"/>
              <w:bottom w:val="single" w:color="auto" w:sz="4" w:space="0"/>
              <w:right w:val="single" w:color="auto" w:sz="4" w:space="0"/>
            </w:tcBorders>
            <w:vAlign w:val="center"/>
          </w:tcPr>
          <w:p w14:paraId="5C20DF00">
            <w:pPr>
              <w:widowControl/>
              <w:tabs>
                <w:tab w:val="decimal" w:pos="0"/>
              </w:tabs>
              <w:ind w:firstLine="0" w:firstLineChars="0"/>
              <w:jc w:val="center"/>
              <w:rPr>
                <w:kern w:val="0"/>
                <w:sz w:val="18"/>
                <w:szCs w:val="18"/>
              </w:rPr>
            </w:pPr>
            <w:r>
              <w:rPr>
                <w:kern w:val="0"/>
                <w:sz w:val="18"/>
                <w:szCs w:val="18"/>
              </w:rPr>
              <w:t>217</w:t>
            </w:r>
          </w:p>
        </w:tc>
        <w:tc>
          <w:tcPr>
            <w:tcW w:w="1068" w:type="dxa"/>
            <w:tcBorders>
              <w:top w:val="single" w:color="auto" w:sz="4" w:space="0"/>
              <w:left w:val="single" w:color="auto" w:sz="4" w:space="0"/>
              <w:bottom w:val="single" w:color="auto" w:sz="4" w:space="0"/>
              <w:right w:val="single" w:color="auto" w:sz="4" w:space="0"/>
            </w:tcBorders>
            <w:vAlign w:val="center"/>
          </w:tcPr>
          <w:p w14:paraId="5F0E2140">
            <w:pPr>
              <w:widowControl/>
              <w:tabs>
                <w:tab w:val="decimal" w:pos="0"/>
              </w:tabs>
              <w:ind w:firstLine="0" w:firstLineChars="0"/>
              <w:jc w:val="center"/>
              <w:rPr>
                <w:kern w:val="0"/>
                <w:sz w:val="18"/>
                <w:szCs w:val="18"/>
              </w:rPr>
            </w:pPr>
            <w:r>
              <w:rPr>
                <w:kern w:val="0"/>
                <w:sz w:val="18"/>
                <w:szCs w:val="18"/>
              </w:rPr>
              <w:t>5.297852</w:t>
            </w:r>
          </w:p>
        </w:tc>
        <w:tc>
          <w:tcPr>
            <w:tcW w:w="426" w:type="dxa"/>
            <w:tcBorders>
              <w:top w:val="single" w:color="auto" w:sz="4" w:space="0"/>
              <w:left w:val="single" w:color="auto" w:sz="4" w:space="0"/>
              <w:bottom w:val="single" w:color="auto" w:sz="4" w:space="0"/>
              <w:right w:val="single" w:color="auto" w:sz="4" w:space="0"/>
            </w:tcBorders>
            <w:vAlign w:val="center"/>
          </w:tcPr>
          <w:p w14:paraId="0C5C198C">
            <w:pPr>
              <w:widowControl/>
              <w:tabs>
                <w:tab w:val="decimal" w:pos="0"/>
              </w:tabs>
              <w:ind w:firstLine="0" w:firstLineChars="0"/>
              <w:jc w:val="center"/>
              <w:rPr>
                <w:kern w:val="0"/>
                <w:sz w:val="18"/>
                <w:szCs w:val="18"/>
              </w:rPr>
            </w:pPr>
            <w:r>
              <w:rPr>
                <w:kern w:val="0"/>
                <w:sz w:val="18"/>
                <w:szCs w:val="18"/>
              </w:rPr>
              <w:t>2</w:t>
            </w:r>
          </w:p>
        </w:tc>
        <w:tc>
          <w:tcPr>
            <w:tcW w:w="813" w:type="dxa"/>
            <w:tcBorders>
              <w:top w:val="single" w:color="auto" w:sz="4" w:space="0"/>
              <w:left w:val="single" w:color="auto" w:sz="4" w:space="0"/>
              <w:bottom w:val="single" w:color="auto" w:sz="4" w:space="0"/>
              <w:right w:val="single" w:color="auto" w:sz="4" w:space="0"/>
            </w:tcBorders>
            <w:vAlign w:val="center"/>
          </w:tcPr>
          <w:p w14:paraId="09C06937">
            <w:pPr>
              <w:widowControl/>
              <w:tabs>
                <w:tab w:val="decimal" w:pos="0"/>
              </w:tabs>
              <w:ind w:firstLine="0" w:firstLineChars="0"/>
              <w:jc w:val="center"/>
              <w:rPr>
                <w:kern w:val="0"/>
                <w:sz w:val="18"/>
                <w:szCs w:val="18"/>
              </w:rPr>
            </w:pPr>
            <w:r>
              <w:rPr>
                <w:kern w:val="0"/>
                <w:sz w:val="18"/>
                <w:szCs w:val="18"/>
              </w:rPr>
              <w:t>345</w:t>
            </w:r>
          </w:p>
        </w:tc>
        <w:tc>
          <w:tcPr>
            <w:tcW w:w="1068" w:type="dxa"/>
            <w:tcBorders>
              <w:top w:val="single" w:color="auto" w:sz="4" w:space="0"/>
              <w:left w:val="single" w:color="auto" w:sz="4" w:space="0"/>
              <w:bottom w:val="single" w:color="auto" w:sz="4" w:space="0"/>
              <w:right w:val="single" w:color="auto" w:sz="4" w:space="0"/>
            </w:tcBorders>
            <w:vAlign w:val="center"/>
          </w:tcPr>
          <w:p w14:paraId="3F56AAA0">
            <w:pPr>
              <w:widowControl/>
              <w:tabs>
                <w:tab w:val="decimal" w:pos="0"/>
              </w:tabs>
              <w:ind w:firstLine="0" w:firstLineChars="0"/>
              <w:jc w:val="center"/>
              <w:rPr>
                <w:kern w:val="0"/>
                <w:sz w:val="18"/>
                <w:szCs w:val="18"/>
              </w:rPr>
            </w:pPr>
            <w:r>
              <w:rPr>
                <w:kern w:val="0"/>
                <w:sz w:val="18"/>
                <w:szCs w:val="18"/>
              </w:rPr>
              <w:t>8.422852</w:t>
            </w:r>
          </w:p>
        </w:tc>
        <w:tc>
          <w:tcPr>
            <w:tcW w:w="426" w:type="dxa"/>
            <w:tcBorders>
              <w:top w:val="single" w:color="auto" w:sz="4" w:space="0"/>
              <w:left w:val="single" w:color="auto" w:sz="4" w:space="0"/>
              <w:bottom w:val="single" w:color="auto" w:sz="4" w:space="0"/>
              <w:right w:val="single" w:color="auto" w:sz="4" w:space="0"/>
            </w:tcBorders>
            <w:vAlign w:val="center"/>
          </w:tcPr>
          <w:p w14:paraId="3EECE463">
            <w:pPr>
              <w:widowControl/>
              <w:tabs>
                <w:tab w:val="decimal" w:pos="0"/>
              </w:tabs>
              <w:ind w:firstLine="0" w:firstLineChars="0"/>
              <w:jc w:val="center"/>
              <w:rPr>
                <w:kern w:val="0"/>
                <w:sz w:val="18"/>
                <w:szCs w:val="18"/>
              </w:rPr>
            </w:pPr>
            <w:r>
              <w:rPr>
                <w:kern w:val="0"/>
                <w:sz w:val="18"/>
                <w:szCs w:val="18"/>
              </w:rPr>
              <w:t>7</w:t>
            </w:r>
          </w:p>
        </w:tc>
        <w:tc>
          <w:tcPr>
            <w:tcW w:w="813" w:type="dxa"/>
            <w:tcBorders>
              <w:top w:val="single" w:color="auto" w:sz="4" w:space="0"/>
              <w:left w:val="single" w:color="auto" w:sz="4" w:space="0"/>
              <w:bottom w:val="single" w:color="auto" w:sz="4" w:space="0"/>
              <w:right w:val="single" w:color="auto" w:sz="4" w:space="0"/>
            </w:tcBorders>
            <w:vAlign w:val="center"/>
          </w:tcPr>
          <w:p w14:paraId="73C4BF76">
            <w:pPr>
              <w:widowControl/>
              <w:tabs>
                <w:tab w:val="decimal" w:pos="0"/>
              </w:tabs>
              <w:ind w:firstLine="0" w:firstLineChars="0"/>
              <w:jc w:val="center"/>
              <w:rPr>
                <w:kern w:val="0"/>
                <w:sz w:val="18"/>
                <w:szCs w:val="18"/>
              </w:rPr>
            </w:pPr>
            <w:r>
              <w:rPr>
                <w:kern w:val="0"/>
                <w:sz w:val="18"/>
                <w:szCs w:val="18"/>
              </w:rPr>
              <w:t>473</w:t>
            </w:r>
          </w:p>
        </w:tc>
        <w:tc>
          <w:tcPr>
            <w:tcW w:w="1109" w:type="dxa"/>
            <w:tcBorders>
              <w:top w:val="single" w:color="auto" w:sz="4" w:space="0"/>
              <w:left w:val="single" w:color="auto" w:sz="4" w:space="0"/>
              <w:bottom w:val="single" w:color="auto" w:sz="4" w:space="0"/>
              <w:right w:val="single" w:color="auto" w:sz="4" w:space="0"/>
            </w:tcBorders>
            <w:vAlign w:val="center"/>
          </w:tcPr>
          <w:p w14:paraId="2681018B">
            <w:pPr>
              <w:widowControl/>
              <w:tabs>
                <w:tab w:val="decimal" w:pos="0"/>
              </w:tabs>
              <w:ind w:firstLine="0" w:firstLineChars="0"/>
              <w:jc w:val="center"/>
              <w:rPr>
                <w:kern w:val="0"/>
                <w:sz w:val="18"/>
                <w:szCs w:val="18"/>
              </w:rPr>
            </w:pPr>
            <w:r>
              <w:rPr>
                <w:kern w:val="0"/>
                <w:sz w:val="18"/>
                <w:szCs w:val="18"/>
              </w:rPr>
              <w:t>11.547852</w:t>
            </w:r>
          </w:p>
        </w:tc>
        <w:tc>
          <w:tcPr>
            <w:tcW w:w="426" w:type="dxa"/>
            <w:tcBorders>
              <w:top w:val="single" w:color="auto" w:sz="4" w:space="0"/>
              <w:left w:val="single" w:color="auto" w:sz="4" w:space="0"/>
              <w:bottom w:val="single" w:color="auto" w:sz="4" w:space="0"/>
              <w:right w:val="single" w:color="auto" w:sz="4" w:space="0"/>
            </w:tcBorders>
            <w:vAlign w:val="center"/>
          </w:tcPr>
          <w:p w14:paraId="0CA74815">
            <w:pPr>
              <w:widowControl/>
              <w:tabs>
                <w:tab w:val="decimal" w:pos="0"/>
              </w:tabs>
              <w:ind w:firstLine="0" w:firstLineChars="0"/>
              <w:jc w:val="center"/>
              <w:rPr>
                <w:kern w:val="0"/>
                <w:sz w:val="18"/>
                <w:szCs w:val="18"/>
              </w:rPr>
            </w:pPr>
            <w:r>
              <w:rPr>
                <w:kern w:val="0"/>
                <w:sz w:val="18"/>
                <w:szCs w:val="18"/>
              </w:rPr>
              <w:t>7</w:t>
            </w:r>
          </w:p>
        </w:tc>
      </w:tr>
      <w:tr w14:paraId="13DFDA19">
        <w:tblPrEx>
          <w:tblCellMar>
            <w:top w:w="0" w:type="dxa"/>
            <w:left w:w="108" w:type="dxa"/>
            <w:bottom w:w="0" w:type="dxa"/>
            <w:right w:w="108" w:type="dxa"/>
          </w:tblCellMar>
        </w:tblPrEx>
        <w:trPr>
          <w:trHeight w:val="270" w:hRule="atLeast"/>
          <w:jc w:val="center"/>
        </w:trPr>
        <w:tc>
          <w:tcPr>
            <w:tcW w:w="952" w:type="dxa"/>
            <w:tcBorders>
              <w:top w:val="single" w:color="auto" w:sz="4" w:space="0"/>
              <w:left w:val="single" w:color="auto" w:sz="4" w:space="0"/>
              <w:bottom w:val="single" w:color="auto" w:sz="4" w:space="0"/>
              <w:right w:val="single" w:color="auto" w:sz="4" w:space="0"/>
            </w:tcBorders>
            <w:vAlign w:val="center"/>
          </w:tcPr>
          <w:p w14:paraId="61E6F0C5">
            <w:pPr>
              <w:widowControl/>
              <w:tabs>
                <w:tab w:val="decimal" w:pos="0"/>
              </w:tabs>
              <w:ind w:firstLine="0" w:firstLineChars="0"/>
              <w:jc w:val="center"/>
              <w:rPr>
                <w:kern w:val="0"/>
                <w:sz w:val="18"/>
                <w:szCs w:val="18"/>
              </w:rPr>
            </w:pPr>
            <w:r>
              <w:rPr>
                <w:kern w:val="0"/>
                <w:sz w:val="18"/>
                <w:szCs w:val="18"/>
              </w:rPr>
              <w:t>90</w:t>
            </w:r>
          </w:p>
        </w:tc>
        <w:tc>
          <w:tcPr>
            <w:tcW w:w="1068" w:type="dxa"/>
            <w:tcBorders>
              <w:top w:val="single" w:color="auto" w:sz="4" w:space="0"/>
              <w:left w:val="single" w:color="auto" w:sz="4" w:space="0"/>
              <w:bottom w:val="single" w:color="auto" w:sz="4" w:space="0"/>
              <w:right w:val="single" w:color="auto" w:sz="4" w:space="0"/>
            </w:tcBorders>
            <w:vAlign w:val="center"/>
          </w:tcPr>
          <w:p w14:paraId="1EABD174">
            <w:pPr>
              <w:widowControl/>
              <w:tabs>
                <w:tab w:val="decimal" w:pos="0"/>
              </w:tabs>
              <w:ind w:firstLine="0" w:firstLineChars="0"/>
              <w:jc w:val="center"/>
              <w:rPr>
                <w:kern w:val="0"/>
                <w:sz w:val="18"/>
                <w:szCs w:val="18"/>
              </w:rPr>
            </w:pPr>
            <w:r>
              <w:rPr>
                <w:kern w:val="0"/>
                <w:sz w:val="18"/>
                <w:szCs w:val="18"/>
              </w:rPr>
              <w:t>2.197266</w:t>
            </w:r>
          </w:p>
        </w:tc>
        <w:tc>
          <w:tcPr>
            <w:tcW w:w="668" w:type="dxa"/>
            <w:tcBorders>
              <w:top w:val="single" w:color="auto" w:sz="4" w:space="0"/>
              <w:left w:val="single" w:color="auto" w:sz="4" w:space="0"/>
              <w:bottom w:val="single" w:color="auto" w:sz="4" w:space="0"/>
              <w:right w:val="single" w:color="auto" w:sz="4" w:space="0"/>
            </w:tcBorders>
            <w:vAlign w:val="center"/>
          </w:tcPr>
          <w:p w14:paraId="2081A83D">
            <w:pPr>
              <w:widowControl/>
              <w:tabs>
                <w:tab w:val="decimal" w:pos="0"/>
              </w:tabs>
              <w:ind w:firstLine="0" w:firstLineChars="0"/>
              <w:jc w:val="center"/>
              <w:rPr>
                <w:kern w:val="0"/>
                <w:sz w:val="18"/>
                <w:szCs w:val="18"/>
              </w:rPr>
            </w:pPr>
            <w:r>
              <w:rPr>
                <w:kern w:val="0"/>
                <w:sz w:val="18"/>
                <w:szCs w:val="18"/>
              </w:rPr>
              <w:t>7</w:t>
            </w:r>
          </w:p>
        </w:tc>
        <w:tc>
          <w:tcPr>
            <w:tcW w:w="733" w:type="dxa"/>
            <w:tcBorders>
              <w:top w:val="single" w:color="auto" w:sz="4" w:space="0"/>
              <w:left w:val="single" w:color="auto" w:sz="4" w:space="0"/>
              <w:bottom w:val="single" w:color="auto" w:sz="4" w:space="0"/>
              <w:right w:val="single" w:color="auto" w:sz="4" w:space="0"/>
            </w:tcBorders>
            <w:vAlign w:val="center"/>
          </w:tcPr>
          <w:p w14:paraId="18A585DB">
            <w:pPr>
              <w:widowControl/>
              <w:tabs>
                <w:tab w:val="decimal" w:pos="0"/>
              </w:tabs>
              <w:ind w:firstLine="0" w:firstLineChars="0"/>
              <w:jc w:val="center"/>
              <w:rPr>
                <w:kern w:val="0"/>
                <w:sz w:val="18"/>
                <w:szCs w:val="18"/>
              </w:rPr>
            </w:pPr>
            <w:r>
              <w:rPr>
                <w:kern w:val="0"/>
                <w:sz w:val="18"/>
                <w:szCs w:val="18"/>
              </w:rPr>
              <w:t>218</w:t>
            </w:r>
          </w:p>
        </w:tc>
        <w:tc>
          <w:tcPr>
            <w:tcW w:w="1068" w:type="dxa"/>
            <w:tcBorders>
              <w:top w:val="single" w:color="auto" w:sz="4" w:space="0"/>
              <w:left w:val="single" w:color="auto" w:sz="4" w:space="0"/>
              <w:bottom w:val="single" w:color="auto" w:sz="4" w:space="0"/>
              <w:right w:val="single" w:color="auto" w:sz="4" w:space="0"/>
            </w:tcBorders>
            <w:vAlign w:val="center"/>
          </w:tcPr>
          <w:p w14:paraId="3339550C">
            <w:pPr>
              <w:widowControl/>
              <w:tabs>
                <w:tab w:val="decimal" w:pos="0"/>
              </w:tabs>
              <w:ind w:firstLine="0" w:firstLineChars="0"/>
              <w:jc w:val="center"/>
              <w:rPr>
                <w:kern w:val="0"/>
                <w:sz w:val="18"/>
                <w:szCs w:val="18"/>
              </w:rPr>
            </w:pPr>
            <w:r>
              <w:rPr>
                <w:kern w:val="0"/>
                <w:sz w:val="18"/>
                <w:szCs w:val="18"/>
              </w:rPr>
              <w:t>5.322266</w:t>
            </w:r>
          </w:p>
        </w:tc>
        <w:tc>
          <w:tcPr>
            <w:tcW w:w="426" w:type="dxa"/>
            <w:tcBorders>
              <w:top w:val="single" w:color="auto" w:sz="4" w:space="0"/>
              <w:left w:val="single" w:color="auto" w:sz="4" w:space="0"/>
              <w:bottom w:val="single" w:color="auto" w:sz="4" w:space="0"/>
              <w:right w:val="single" w:color="auto" w:sz="4" w:space="0"/>
            </w:tcBorders>
            <w:vAlign w:val="center"/>
          </w:tcPr>
          <w:p w14:paraId="575752CF">
            <w:pPr>
              <w:widowControl/>
              <w:tabs>
                <w:tab w:val="decimal" w:pos="0"/>
              </w:tabs>
              <w:ind w:firstLine="0" w:firstLineChars="0"/>
              <w:jc w:val="center"/>
              <w:rPr>
                <w:kern w:val="0"/>
                <w:sz w:val="18"/>
                <w:szCs w:val="18"/>
              </w:rPr>
            </w:pPr>
            <w:r>
              <w:rPr>
                <w:kern w:val="0"/>
                <w:sz w:val="18"/>
                <w:szCs w:val="18"/>
              </w:rPr>
              <w:t>4</w:t>
            </w:r>
          </w:p>
        </w:tc>
        <w:tc>
          <w:tcPr>
            <w:tcW w:w="813" w:type="dxa"/>
            <w:tcBorders>
              <w:top w:val="single" w:color="auto" w:sz="4" w:space="0"/>
              <w:left w:val="single" w:color="auto" w:sz="4" w:space="0"/>
              <w:bottom w:val="single" w:color="auto" w:sz="4" w:space="0"/>
              <w:right w:val="single" w:color="auto" w:sz="4" w:space="0"/>
            </w:tcBorders>
            <w:vAlign w:val="center"/>
          </w:tcPr>
          <w:p w14:paraId="744A5D1F">
            <w:pPr>
              <w:widowControl/>
              <w:tabs>
                <w:tab w:val="decimal" w:pos="0"/>
              </w:tabs>
              <w:ind w:firstLine="0" w:firstLineChars="0"/>
              <w:jc w:val="center"/>
              <w:rPr>
                <w:kern w:val="0"/>
                <w:sz w:val="18"/>
                <w:szCs w:val="18"/>
              </w:rPr>
            </w:pPr>
            <w:r>
              <w:rPr>
                <w:kern w:val="0"/>
                <w:sz w:val="18"/>
                <w:szCs w:val="18"/>
              </w:rPr>
              <w:t>346</w:t>
            </w:r>
          </w:p>
        </w:tc>
        <w:tc>
          <w:tcPr>
            <w:tcW w:w="1068" w:type="dxa"/>
            <w:tcBorders>
              <w:top w:val="single" w:color="auto" w:sz="4" w:space="0"/>
              <w:left w:val="single" w:color="auto" w:sz="4" w:space="0"/>
              <w:bottom w:val="single" w:color="auto" w:sz="4" w:space="0"/>
              <w:right w:val="single" w:color="auto" w:sz="4" w:space="0"/>
            </w:tcBorders>
            <w:vAlign w:val="center"/>
          </w:tcPr>
          <w:p w14:paraId="6B73A429">
            <w:pPr>
              <w:widowControl/>
              <w:tabs>
                <w:tab w:val="decimal" w:pos="0"/>
              </w:tabs>
              <w:ind w:firstLine="0" w:firstLineChars="0"/>
              <w:jc w:val="center"/>
              <w:rPr>
                <w:kern w:val="0"/>
                <w:sz w:val="18"/>
                <w:szCs w:val="18"/>
              </w:rPr>
            </w:pPr>
            <w:r>
              <w:rPr>
                <w:kern w:val="0"/>
                <w:sz w:val="18"/>
                <w:szCs w:val="18"/>
              </w:rPr>
              <w:t>8.447266</w:t>
            </w:r>
          </w:p>
        </w:tc>
        <w:tc>
          <w:tcPr>
            <w:tcW w:w="426" w:type="dxa"/>
            <w:tcBorders>
              <w:top w:val="single" w:color="auto" w:sz="4" w:space="0"/>
              <w:left w:val="single" w:color="auto" w:sz="4" w:space="0"/>
              <w:bottom w:val="single" w:color="auto" w:sz="4" w:space="0"/>
              <w:right w:val="single" w:color="auto" w:sz="4" w:space="0"/>
            </w:tcBorders>
            <w:vAlign w:val="center"/>
          </w:tcPr>
          <w:p w14:paraId="28BB7ACD">
            <w:pPr>
              <w:widowControl/>
              <w:tabs>
                <w:tab w:val="decimal" w:pos="0"/>
              </w:tabs>
              <w:ind w:firstLine="0" w:firstLineChars="0"/>
              <w:jc w:val="center"/>
              <w:rPr>
                <w:kern w:val="0"/>
                <w:sz w:val="18"/>
                <w:szCs w:val="18"/>
              </w:rPr>
            </w:pPr>
            <w:r>
              <w:rPr>
                <w:kern w:val="0"/>
                <w:sz w:val="18"/>
                <w:szCs w:val="18"/>
              </w:rPr>
              <w:t>2</w:t>
            </w:r>
          </w:p>
        </w:tc>
        <w:tc>
          <w:tcPr>
            <w:tcW w:w="813" w:type="dxa"/>
            <w:tcBorders>
              <w:top w:val="single" w:color="auto" w:sz="4" w:space="0"/>
              <w:left w:val="single" w:color="auto" w:sz="4" w:space="0"/>
              <w:bottom w:val="single" w:color="auto" w:sz="4" w:space="0"/>
              <w:right w:val="single" w:color="auto" w:sz="4" w:space="0"/>
            </w:tcBorders>
            <w:vAlign w:val="center"/>
          </w:tcPr>
          <w:p w14:paraId="79FBF8EE">
            <w:pPr>
              <w:widowControl/>
              <w:tabs>
                <w:tab w:val="decimal" w:pos="0"/>
              </w:tabs>
              <w:ind w:firstLine="0" w:firstLineChars="0"/>
              <w:jc w:val="center"/>
              <w:rPr>
                <w:kern w:val="0"/>
                <w:sz w:val="18"/>
                <w:szCs w:val="18"/>
              </w:rPr>
            </w:pPr>
            <w:r>
              <w:rPr>
                <w:kern w:val="0"/>
                <w:sz w:val="18"/>
                <w:szCs w:val="18"/>
              </w:rPr>
              <w:t>474</w:t>
            </w:r>
          </w:p>
        </w:tc>
        <w:tc>
          <w:tcPr>
            <w:tcW w:w="1109" w:type="dxa"/>
            <w:tcBorders>
              <w:top w:val="single" w:color="auto" w:sz="4" w:space="0"/>
              <w:left w:val="single" w:color="auto" w:sz="4" w:space="0"/>
              <w:bottom w:val="single" w:color="auto" w:sz="4" w:space="0"/>
              <w:right w:val="single" w:color="auto" w:sz="4" w:space="0"/>
            </w:tcBorders>
            <w:vAlign w:val="center"/>
          </w:tcPr>
          <w:p w14:paraId="319EF2D3">
            <w:pPr>
              <w:widowControl/>
              <w:tabs>
                <w:tab w:val="decimal" w:pos="0"/>
              </w:tabs>
              <w:ind w:firstLine="0" w:firstLineChars="0"/>
              <w:jc w:val="center"/>
              <w:rPr>
                <w:kern w:val="0"/>
                <w:sz w:val="18"/>
                <w:szCs w:val="18"/>
              </w:rPr>
            </w:pPr>
            <w:r>
              <w:rPr>
                <w:kern w:val="0"/>
                <w:sz w:val="18"/>
                <w:szCs w:val="18"/>
              </w:rPr>
              <w:t>11.572266</w:t>
            </w:r>
          </w:p>
        </w:tc>
        <w:tc>
          <w:tcPr>
            <w:tcW w:w="426" w:type="dxa"/>
            <w:tcBorders>
              <w:top w:val="single" w:color="auto" w:sz="4" w:space="0"/>
              <w:left w:val="single" w:color="auto" w:sz="4" w:space="0"/>
              <w:bottom w:val="single" w:color="auto" w:sz="4" w:space="0"/>
              <w:right w:val="single" w:color="auto" w:sz="4" w:space="0"/>
            </w:tcBorders>
            <w:vAlign w:val="center"/>
          </w:tcPr>
          <w:p w14:paraId="69BBA194">
            <w:pPr>
              <w:widowControl/>
              <w:tabs>
                <w:tab w:val="decimal" w:pos="0"/>
              </w:tabs>
              <w:ind w:firstLine="0" w:firstLineChars="0"/>
              <w:jc w:val="center"/>
              <w:rPr>
                <w:kern w:val="0"/>
                <w:sz w:val="18"/>
                <w:szCs w:val="18"/>
              </w:rPr>
            </w:pPr>
            <w:r>
              <w:rPr>
                <w:kern w:val="0"/>
                <w:sz w:val="18"/>
                <w:szCs w:val="18"/>
              </w:rPr>
              <w:t>2</w:t>
            </w:r>
          </w:p>
        </w:tc>
      </w:tr>
      <w:tr w14:paraId="6CF860DC">
        <w:tblPrEx>
          <w:tblCellMar>
            <w:top w:w="0" w:type="dxa"/>
            <w:left w:w="108" w:type="dxa"/>
            <w:bottom w:w="0" w:type="dxa"/>
            <w:right w:w="108" w:type="dxa"/>
          </w:tblCellMar>
        </w:tblPrEx>
        <w:trPr>
          <w:trHeight w:val="270" w:hRule="atLeast"/>
          <w:jc w:val="center"/>
        </w:trPr>
        <w:tc>
          <w:tcPr>
            <w:tcW w:w="952" w:type="dxa"/>
            <w:tcBorders>
              <w:top w:val="single" w:color="auto" w:sz="4" w:space="0"/>
              <w:left w:val="single" w:color="auto" w:sz="4" w:space="0"/>
              <w:bottom w:val="single" w:color="auto" w:sz="4" w:space="0"/>
              <w:right w:val="single" w:color="auto" w:sz="4" w:space="0"/>
            </w:tcBorders>
            <w:vAlign w:val="center"/>
          </w:tcPr>
          <w:p w14:paraId="6C604AD3">
            <w:pPr>
              <w:widowControl/>
              <w:tabs>
                <w:tab w:val="decimal" w:pos="0"/>
              </w:tabs>
              <w:ind w:firstLine="0" w:firstLineChars="0"/>
              <w:jc w:val="center"/>
              <w:rPr>
                <w:kern w:val="0"/>
                <w:sz w:val="18"/>
                <w:szCs w:val="18"/>
              </w:rPr>
            </w:pPr>
            <w:r>
              <w:rPr>
                <w:kern w:val="0"/>
                <w:sz w:val="18"/>
                <w:szCs w:val="18"/>
              </w:rPr>
              <w:t>91</w:t>
            </w:r>
          </w:p>
        </w:tc>
        <w:tc>
          <w:tcPr>
            <w:tcW w:w="1068" w:type="dxa"/>
            <w:tcBorders>
              <w:top w:val="single" w:color="auto" w:sz="4" w:space="0"/>
              <w:left w:val="single" w:color="auto" w:sz="4" w:space="0"/>
              <w:bottom w:val="single" w:color="auto" w:sz="4" w:space="0"/>
              <w:right w:val="single" w:color="auto" w:sz="4" w:space="0"/>
            </w:tcBorders>
            <w:vAlign w:val="center"/>
          </w:tcPr>
          <w:p w14:paraId="6881F180">
            <w:pPr>
              <w:widowControl/>
              <w:tabs>
                <w:tab w:val="decimal" w:pos="0"/>
              </w:tabs>
              <w:ind w:firstLine="0" w:firstLineChars="0"/>
              <w:jc w:val="center"/>
              <w:rPr>
                <w:kern w:val="0"/>
                <w:sz w:val="18"/>
                <w:szCs w:val="18"/>
              </w:rPr>
            </w:pPr>
            <w:r>
              <w:rPr>
                <w:kern w:val="0"/>
                <w:sz w:val="18"/>
                <w:szCs w:val="18"/>
              </w:rPr>
              <w:t>2.221680</w:t>
            </w:r>
          </w:p>
        </w:tc>
        <w:tc>
          <w:tcPr>
            <w:tcW w:w="668" w:type="dxa"/>
            <w:tcBorders>
              <w:top w:val="single" w:color="auto" w:sz="4" w:space="0"/>
              <w:left w:val="single" w:color="auto" w:sz="4" w:space="0"/>
              <w:bottom w:val="single" w:color="auto" w:sz="4" w:space="0"/>
              <w:right w:val="single" w:color="auto" w:sz="4" w:space="0"/>
            </w:tcBorders>
            <w:vAlign w:val="center"/>
          </w:tcPr>
          <w:p w14:paraId="72FDFED4">
            <w:pPr>
              <w:widowControl/>
              <w:tabs>
                <w:tab w:val="decimal" w:pos="0"/>
              </w:tabs>
              <w:ind w:firstLine="0" w:firstLineChars="0"/>
              <w:jc w:val="center"/>
              <w:rPr>
                <w:kern w:val="0"/>
                <w:sz w:val="18"/>
                <w:szCs w:val="18"/>
              </w:rPr>
            </w:pPr>
            <w:r>
              <w:rPr>
                <w:kern w:val="0"/>
                <w:sz w:val="18"/>
                <w:szCs w:val="18"/>
              </w:rPr>
              <w:t>3</w:t>
            </w:r>
          </w:p>
        </w:tc>
        <w:tc>
          <w:tcPr>
            <w:tcW w:w="733" w:type="dxa"/>
            <w:tcBorders>
              <w:top w:val="single" w:color="auto" w:sz="4" w:space="0"/>
              <w:left w:val="single" w:color="auto" w:sz="4" w:space="0"/>
              <w:bottom w:val="single" w:color="auto" w:sz="4" w:space="0"/>
              <w:right w:val="single" w:color="auto" w:sz="4" w:space="0"/>
            </w:tcBorders>
            <w:vAlign w:val="center"/>
          </w:tcPr>
          <w:p w14:paraId="482200E0">
            <w:pPr>
              <w:widowControl/>
              <w:tabs>
                <w:tab w:val="decimal" w:pos="0"/>
              </w:tabs>
              <w:ind w:firstLine="0" w:firstLineChars="0"/>
              <w:jc w:val="center"/>
              <w:rPr>
                <w:kern w:val="0"/>
                <w:sz w:val="18"/>
                <w:szCs w:val="18"/>
              </w:rPr>
            </w:pPr>
            <w:r>
              <w:rPr>
                <w:kern w:val="0"/>
                <w:sz w:val="18"/>
                <w:szCs w:val="18"/>
              </w:rPr>
              <w:t>219</w:t>
            </w:r>
          </w:p>
        </w:tc>
        <w:tc>
          <w:tcPr>
            <w:tcW w:w="1068" w:type="dxa"/>
            <w:tcBorders>
              <w:top w:val="single" w:color="auto" w:sz="4" w:space="0"/>
              <w:left w:val="single" w:color="auto" w:sz="4" w:space="0"/>
              <w:bottom w:val="single" w:color="auto" w:sz="4" w:space="0"/>
              <w:right w:val="single" w:color="auto" w:sz="4" w:space="0"/>
            </w:tcBorders>
            <w:vAlign w:val="center"/>
          </w:tcPr>
          <w:p w14:paraId="0D35236D">
            <w:pPr>
              <w:widowControl/>
              <w:tabs>
                <w:tab w:val="decimal" w:pos="0"/>
              </w:tabs>
              <w:ind w:firstLine="0" w:firstLineChars="0"/>
              <w:jc w:val="center"/>
              <w:rPr>
                <w:kern w:val="0"/>
                <w:sz w:val="18"/>
                <w:szCs w:val="18"/>
              </w:rPr>
            </w:pPr>
            <w:r>
              <w:rPr>
                <w:kern w:val="0"/>
                <w:sz w:val="18"/>
                <w:szCs w:val="18"/>
              </w:rPr>
              <w:t>5.346680</w:t>
            </w:r>
          </w:p>
        </w:tc>
        <w:tc>
          <w:tcPr>
            <w:tcW w:w="426" w:type="dxa"/>
            <w:tcBorders>
              <w:top w:val="single" w:color="auto" w:sz="4" w:space="0"/>
              <w:left w:val="single" w:color="auto" w:sz="4" w:space="0"/>
              <w:bottom w:val="single" w:color="auto" w:sz="4" w:space="0"/>
              <w:right w:val="single" w:color="auto" w:sz="4" w:space="0"/>
            </w:tcBorders>
            <w:vAlign w:val="center"/>
          </w:tcPr>
          <w:p w14:paraId="1D11E188">
            <w:pPr>
              <w:widowControl/>
              <w:tabs>
                <w:tab w:val="decimal" w:pos="0"/>
              </w:tabs>
              <w:ind w:firstLine="0" w:firstLineChars="0"/>
              <w:jc w:val="center"/>
              <w:rPr>
                <w:kern w:val="0"/>
                <w:sz w:val="18"/>
                <w:szCs w:val="18"/>
              </w:rPr>
            </w:pPr>
            <w:r>
              <w:rPr>
                <w:kern w:val="0"/>
                <w:sz w:val="18"/>
                <w:szCs w:val="18"/>
              </w:rPr>
              <w:t>5</w:t>
            </w:r>
          </w:p>
        </w:tc>
        <w:tc>
          <w:tcPr>
            <w:tcW w:w="813" w:type="dxa"/>
            <w:tcBorders>
              <w:top w:val="single" w:color="auto" w:sz="4" w:space="0"/>
              <w:left w:val="single" w:color="auto" w:sz="4" w:space="0"/>
              <w:bottom w:val="single" w:color="auto" w:sz="4" w:space="0"/>
              <w:right w:val="single" w:color="auto" w:sz="4" w:space="0"/>
            </w:tcBorders>
            <w:vAlign w:val="center"/>
          </w:tcPr>
          <w:p w14:paraId="6BE2D53E">
            <w:pPr>
              <w:widowControl/>
              <w:tabs>
                <w:tab w:val="decimal" w:pos="0"/>
              </w:tabs>
              <w:ind w:firstLine="0" w:firstLineChars="0"/>
              <w:jc w:val="center"/>
              <w:rPr>
                <w:kern w:val="0"/>
                <w:sz w:val="18"/>
                <w:szCs w:val="18"/>
              </w:rPr>
            </w:pPr>
            <w:r>
              <w:rPr>
                <w:kern w:val="0"/>
                <w:sz w:val="18"/>
                <w:szCs w:val="18"/>
              </w:rPr>
              <w:t>347</w:t>
            </w:r>
          </w:p>
        </w:tc>
        <w:tc>
          <w:tcPr>
            <w:tcW w:w="1068" w:type="dxa"/>
            <w:tcBorders>
              <w:top w:val="single" w:color="auto" w:sz="4" w:space="0"/>
              <w:left w:val="single" w:color="auto" w:sz="4" w:space="0"/>
              <w:bottom w:val="single" w:color="auto" w:sz="4" w:space="0"/>
              <w:right w:val="single" w:color="auto" w:sz="4" w:space="0"/>
            </w:tcBorders>
            <w:vAlign w:val="center"/>
          </w:tcPr>
          <w:p w14:paraId="25DEB2BE">
            <w:pPr>
              <w:widowControl/>
              <w:tabs>
                <w:tab w:val="decimal" w:pos="0"/>
              </w:tabs>
              <w:ind w:firstLine="0" w:firstLineChars="0"/>
              <w:jc w:val="center"/>
              <w:rPr>
                <w:kern w:val="0"/>
                <w:sz w:val="18"/>
                <w:szCs w:val="18"/>
              </w:rPr>
            </w:pPr>
            <w:r>
              <w:rPr>
                <w:kern w:val="0"/>
                <w:sz w:val="18"/>
                <w:szCs w:val="18"/>
              </w:rPr>
              <w:t>8.471680</w:t>
            </w:r>
          </w:p>
        </w:tc>
        <w:tc>
          <w:tcPr>
            <w:tcW w:w="426" w:type="dxa"/>
            <w:tcBorders>
              <w:top w:val="single" w:color="auto" w:sz="4" w:space="0"/>
              <w:left w:val="single" w:color="auto" w:sz="4" w:space="0"/>
              <w:bottom w:val="single" w:color="auto" w:sz="4" w:space="0"/>
              <w:right w:val="single" w:color="auto" w:sz="4" w:space="0"/>
            </w:tcBorders>
            <w:vAlign w:val="center"/>
          </w:tcPr>
          <w:p w14:paraId="3A9668CF">
            <w:pPr>
              <w:widowControl/>
              <w:tabs>
                <w:tab w:val="decimal" w:pos="0"/>
              </w:tabs>
              <w:ind w:firstLine="0" w:firstLineChars="0"/>
              <w:jc w:val="center"/>
              <w:rPr>
                <w:kern w:val="0"/>
                <w:sz w:val="18"/>
                <w:szCs w:val="18"/>
              </w:rPr>
            </w:pPr>
            <w:r>
              <w:rPr>
                <w:kern w:val="0"/>
                <w:sz w:val="18"/>
                <w:szCs w:val="18"/>
              </w:rPr>
              <w:t>2</w:t>
            </w:r>
          </w:p>
        </w:tc>
        <w:tc>
          <w:tcPr>
            <w:tcW w:w="813" w:type="dxa"/>
            <w:tcBorders>
              <w:top w:val="single" w:color="auto" w:sz="4" w:space="0"/>
              <w:left w:val="single" w:color="auto" w:sz="4" w:space="0"/>
              <w:bottom w:val="single" w:color="auto" w:sz="4" w:space="0"/>
              <w:right w:val="single" w:color="auto" w:sz="4" w:space="0"/>
            </w:tcBorders>
            <w:vAlign w:val="center"/>
          </w:tcPr>
          <w:p w14:paraId="642E9A4D">
            <w:pPr>
              <w:widowControl/>
              <w:tabs>
                <w:tab w:val="decimal" w:pos="0"/>
              </w:tabs>
              <w:ind w:firstLine="0" w:firstLineChars="0"/>
              <w:jc w:val="center"/>
              <w:rPr>
                <w:kern w:val="0"/>
                <w:sz w:val="18"/>
                <w:szCs w:val="18"/>
              </w:rPr>
            </w:pPr>
            <w:r>
              <w:rPr>
                <w:kern w:val="0"/>
                <w:sz w:val="18"/>
                <w:szCs w:val="18"/>
              </w:rPr>
              <w:t>475</w:t>
            </w:r>
          </w:p>
        </w:tc>
        <w:tc>
          <w:tcPr>
            <w:tcW w:w="1109" w:type="dxa"/>
            <w:tcBorders>
              <w:top w:val="single" w:color="auto" w:sz="4" w:space="0"/>
              <w:left w:val="single" w:color="auto" w:sz="4" w:space="0"/>
              <w:bottom w:val="single" w:color="auto" w:sz="4" w:space="0"/>
              <w:right w:val="single" w:color="auto" w:sz="4" w:space="0"/>
            </w:tcBorders>
            <w:vAlign w:val="center"/>
          </w:tcPr>
          <w:p w14:paraId="2E1F99E8">
            <w:pPr>
              <w:widowControl/>
              <w:tabs>
                <w:tab w:val="decimal" w:pos="0"/>
              </w:tabs>
              <w:ind w:firstLine="0" w:firstLineChars="0"/>
              <w:jc w:val="center"/>
              <w:rPr>
                <w:kern w:val="0"/>
                <w:sz w:val="18"/>
                <w:szCs w:val="18"/>
              </w:rPr>
            </w:pPr>
            <w:r>
              <w:rPr>
                <w:kern w:val="0"/>
                <w:sz w:val="18"/>
                <w:szCs w:val="18"/>
              </w:rPr>
              <w:t>11.596680</w:t>
            </w:r>
          </w:p>
        </w:tc>
        <w:tc>
          <w:tcPr>
            <w:tcW w:w="426" w:type="dxa"/>
            <w:tcBorders>
              <w:top w:val="single" w:color="auto" w:sz="4" w:space="0"/>
              <w:left w:val="single" w:color="auto" w:sz="4" w:space="0"/>
              <w:bottom w:val="single" w:color="auto" w:sz="4" w:space="0"/>
              <w:right w:val="single" w:color="auto" w:sz="4" w:space="0"/>
            </w:tcBorders>
            <w:vAlign w:val="center"/>
          </w:tcPr>
          <w:p w14:paraId="7137DDBD">
            <w:pPr>
              <w:widowControl/>
              <w:tabs>
                <w:tab w:val="decimal" w:pos="0"/>
              </w:tabs>
              <w:ind w:firstLine="0" w:firstLineChars="0"/>
              <w:jc w:val="center"/>
              <w:rPr>
                <w:kern w:val="0"/>
                <w:sz w:val="18"/>
                <w:szCs w:val="18"/>
              </w:rPr>
            </w:pPr>
            <w:r>
              <w:rPr>
                <w:kern w:val="0"/>
                <w:sz w:val="18"/>
                <w:szCs w:val="18"/>
              </w:rPr>
              <w:t>5</w:t>
            </w:r>
          </w:p>
        </w:tc>
      </w:tr>
      <w:tr w14:paraId="20C36E97">
        <w:tblPrEx>
          <w:tblCellMar>
            <w:top w:w="0" w:type="dxa"/>
            <w:left w:w="108" w:type="dxa"/>
            <w:bottom w:w="0" w:type="dxa"/>
            <w:right w:w="108" w:type="dxa"/>
          </w:tblCellMar>
        </w:tblPrEx>
        <w:trPr>
          <w:trHeight w:val="270" w:hRule="atLeast"/>
          <w:jc w:val="center"/>
        </w:trPr>
        <w:tc>
          <w:tcPr>
            <w:tcW w:w="952" w:type="dxa"/>
            <w:tcBorders>
              <w:top w:val="single" w:color="auto" w:sz="4" w:space="0"/>
              <w:left w:val="single" w:color="auto" w:sz="4" w:space="0"/>
              <w:bottom w:val="single" w:color="auto" w:sz="4" w:space="0"/>
              <w:right w:val="single" w:color="auto" w:sz="4" w:space="0"/>
            </w:tcBorders>
            <w:vAlign w:val="center"/>
          </w:tcPr>
          <w:p w14:paraId="03380210">
            <w:pPr>
              <w:widowControl/>
              <w:tabs>
                <w:tab w:val="decimal" w:pos="0"/>
              </w:tabs>
              <w:ind w:firstLine="0" w:firstLineChars="0"/>
              <w:jc w:val="center"/>
              <w:rPr>
                <w:kern w:val="0"/>
                <w:sz w:val="18"/>
                <w:szCs w:val="18"/>
              </w:rPr>
            </w:pPr>
            <w:r>
              <w:rPr>
                <w:kern w:val="0"/>
                <w:sz w:val="18"/>
                <w:szCs w:val="18"/>
              </w:rPr>
              <w:t>92</w:t>
            </w:r>
          </w:p>
        </w:tc>
        <w:tc>
          <w:tcPr>
            <w:tcW w:w="1068" w:type="dxa"/>
            <w:tcBorders>
              <w:top w:val="single" w:color="auto" w:sz="4" w:space="0"/>
              <w:left w:val="single" w:color="auto" w:sz="4" w:space="0"/>
              <w:bottom w:val="single" w:color="auto" w:sz="4" w:space="0"/>
              <w:right w:val="single" w:color="auto" w:sz="4" w:space="0"/>
            </w:tcBorders>
            <w:vAlign w:val="center"/>
          </w:tcPr>
          <w:p w14:paraId="32BFADDE">
            <w:pPr>
              <w:widowControl/>
              <w:tabs>
                <w:tab w:val="decimal" w:pos="0"/>
              </w:tabs>
              <w:ind w:firstLine="0" w:firstLineChars="0"/>
              <w:jc w:val="center"/>
              <w:rPr>
                <w:kern w:val="0"/>
                <w:sz w:val="18"/>
                <w:szCs w:val="18"/>
              </w:rPr>
            </w:pPr>
            <w:r>
              <w:rPr>
                <w:kern w:val="0"/>
                <w:sz w:val="18"/>
                <w:szCs w:val="18"/>
              </w:rPr>
              <w:t>2.246094</w:t>
            </w:r>
          </w:p>
        </w:tc>
        <w:tc>
          <w:tcPr>
            <w:tcW w:w="668" w:type="dxa"/>
            <w:tcBorders>
              <w:top w:val="single" w:color="auto" w:sz="4" w:space="0"/>
              <w:left w:val="single" w:color="auto" w:sz="4" w:space="0"/>
              <w:bottom w:val="single" w:color="auto" w:sz="4" w:space="0"/>
              <w:right w:val="single" w:color="auto" w:sz="4" w:space="0"/>
            </w:tcBorders>
            <w:vAlign w:val="center"/>
          </w:tcPr>
          <w:p w14:paraId="7EE99E72">
            <w:pPr>
              <w:widowControl/>
              <w:tabs>
                <w:tab w:val="decimal" w:pos="0"/>
              </w:tabs>
              <w:ind w:firstLine="0" w:firstLineChars="0"/>
              <w:jc w:val="center"/>
              <w:rPr>
                <w:kern w:val="0"/>
                <w:sz w:val="18"/>
                <w:szCs w:val="18"/>
              </w:rPr>
            </w:pPr>
            <w:r>
              <w:rPr>
                <w:kern w:val="0"/>
                <w:sz w:val="18"/>
                <w:szCs w:val="18"/>
              </w:rPr>
              <w:t>1</w:t>
            </w:r>
          </w:p>
        </w:tc>
        <w:tc>
          <w:tcPr>
            <w:tcW w:w="733" w:type="dxa"/>
            <w:tcBorders>
              <w:top w:val="single" w:color="auto" w:sz="4" w:space="0"/>
              <w:left w:val="single" w:color="auto" w:sz="4" w:space="0"/>
              <w:bottom w:val="single" w:color="auto" w:sz="4" w:space="0"/>
              <w:right w:val="single" w:color="auto" w:sz="4" w:space="0"/>
            </w:tcBorders>
            <w:vAlign w:val="center"/>
          </w:tcPr>
          <w:p w14:paraId="025A5C4E">
            <w:pPr>
              <w:widowControl/>
              <w:tabs>
                <w:tab w:val="decimal" w:pos="0"/>
              </w:tabs>
              <w:ind w:firstLine="0" w:firstLineChars="0"/>
              <w:jc w:val="center"/>
              <w:rPr>
                <w:kern w:val="0"/>
                <w:sz w:val="18"/>
                <w:szCs w:val="18"/>
              </w:rPr>
            </w:pPr>
            <w:r>
              <w:rPr>
                <w:kern w:val="0"/>
                <w:sz w:val="18"/>
                <w:szCs w:val="18"/>
              </w:rPr>
              <w:t>220</w:t>
            </w:r>
          </w:p>
        </w:tc>
        <w:tc>
          <w:tcPr>
            <w:tcW w:w="1068" w:type="dxa"/>
            <w:tcBorders>
              <w:top w:val="single" w:color="auto" w:sz="4" w:space="0"/>
              <w:left w:val="single" w:color="auto" w:sz="4" w:space="0"/>
              <w:bottom w:val="single" w:color="auto" w:sz="4" w:space="0"/>
              <w:right w:val="single" w:color="auto" w:sz="4" w:space="0"/>
            </w:tcBorders>
            <w:vAlign w:val="center"/>
          </w:tcPr>
          <w:p w14:paraId="6ABA8905">
            <w:pPr>
              <w:widowControl/>
              <w:tabs>
                <w:tab w:val="decimal" w:pos="0"/>
              </w:tabs>
              <w:ind w:firstLine="0" w:firstLineChars="0"/>
              <w:jc w:val="center"/>
              <w:rPr>
                <w:kern w:val="0"/>
                <w:sz w:val="18"/>
                <w:szCs w:val="18"/>
              </w:rPr>
            </w:pPr>
            <w:r>
              <w:rPr>
                <w:kern w:val="0"/>
                <w:sz w:val="18"/>
                <w:szCs w:val="18"/>
              </w:rPr>
              <w:t>5.371094</w:t>
            </w:r>
          </w:p>
        </w:tc>
        <w:tc>
          <w:tcPr>
            <w:tcW w:w="426" w:type="dxa"/>
            <w:tcBorders>
              <w:top w:val="single" w:color="auto" w:sz="4" w:space="0"/>
              <w:left w:val="single" w:color="auto" w:sz="4" w:space="0"/>
              <w:bottom w:val="single" w:color="auto" w:sz="4" w:space="0"/>
              <w:right w:val="single" w:color="auto" w:sz="4" w:space="0"/>
            </w:tcBorders>
            <w:vAlign w:val="center"/>
          </w:tcPr>
          <w:p w14:paraId="0015CCFD">
            <w:pPr>
              <w:widowControl/>
              <w:tabs>
                <w:tab w:val="decimal" w:pos="0"/>
              </w:tabs>
              <w:ind w:firstLine="0" w:firstLineChars="0"/>
              <w:jc w:val="center"/>
              <w:rPr>
                <w:kern w:val="0"/>
                <w:sz w:val="18"/>
                <w:szCs w:val="18"/>
              </w:rPr>
            </w:pPr>
            <w:r>
              <w:rPr>
                <w:kern w:val="0"/>
                <w:sz w:val="18"/>
                <w:szCs w:val="18"/>
              </w:rPr>
              <w:t>6</w:t>
            </w:r>
          </w:p>
        </w:tc>
        <w:tc>
          <w:tcPr>
            <w:tcW w:w="813" w:type="dxa"/>
            <w:tcBorders>
              <w:top w:val="single" w:color="auto" w:sz="4" w:space="0"/>
              <w:left w:val="single" w:color="auto" w:sz="4" w:space="0"/>
              <w:bottom w:val="single" w:color="auto" w:sz="4" w:space="0"/>
              <w:right w:val="single" w:color="auto" w:sz="4" w:space="0"/>
            </w:tcBorders>
            <w:vAlign w:val="center"/>
          </w:tcPr>
          <w:p w14:paraId="690530E3">
            <w:pPr>
              <w:widowControl/>
              <w:tabs>
                <w:tab w:val="decimal" w:pos="0"/>
              </w:tabs>
              <w:ind w:firstLine="0" w:firstLineChars="0"/>
              <w:jc w:val="center"/>
              <w:rPr>
                <w:kern w:val="0"/>
                <w:sz w:val="18"/>
                <w:szCs w:val="18"/>
              </w:rPr>
            </w:pPr>
            <w:r>
              <w:rPr>
                <w:kern w:val="0"/>
                <w:sz w:val="18"/>
                <w:szCs w:val="18"/>
              </w:rPr>
              <w:t>348</w:t>
            </w:r>
          </w:p>
        </w:tc>
        <w:tc>
          <w:tcPr>
            <w:tcW w:w="1068" w:type="dxa"/>
            <w:tcBorders>
              <w:top w:val="single" w:color="auto" w:sz="4" w:space="0"/>
              <w:left w:val="single" w:color="auto" w:sz="4" w:space="0"/>
              <w:bottom w:val="single" w:color="auto" w:sz="4" w:space="0"/>
              <w:right w:val="single" w:color="auto" w:sz="4" w:space="0"/>
            </w:tcBorders>
            <w:vAlign w:val="center"/>
          </w:tcPr>
          <w:p w14:paraId="19029DBF">
            <w:pPr>
              <w:widowControl/>
              <w:tabs>
                <w:tab w:val="decimal" w:pos="0"/>
              </w:tabs>
              <w:ind w:firstLine="0" w:firstLineChars="0"/>
              <w:jc w:val="center"/>
              <w:rPr>
                <w:kern w:val="0"/>
                <w:sz w:val="18"/>
                <w:szCs w:val="18"/>
              </w:rPr>
            </w:pPr>
            <w:r>
              <w:rPr>
                <w:kern w:val="0"/>
                <w:sz w:val="18"/>
                <w:szCs w:val="18"/>
              </w:rPr>
              <w:t>8.496094</w:t>
            </w:r>
          </w:p>
        </w:tc>
        <w:tc>
          <w:tcPr>
            <w:tcW w:w="426" w:type="dxa"/>
            <w:tcBorders>
              <w:top w:val="single" w:color="auto" w:sz="4" w:space="0"/>
              <w:left w:val="single" w:color="auto" w:sz="4" w:space="0"/>
              <w:bottom w:val="single" w:color="auto" w:sz="4" w:space="0"/>
              <w:right w:val="single" w:color="auto" w:sz="4" w:space="0"/>
            </w:tcBorders>
            <w:vAlign w:val="center"/>
          </w:tcPr>
          <w:p w14:paraId="39B9A144">
            <w:pPr>
              <w:widowControl/>
              <w:tabs>
                <w:tab w:val="decimal" w:pos="0"/>
              </w:tabs>
              <w:ind w:firstLine="0" w:firstLineChars="0"/>
              <w:jc w:val="center"/>
              <w:rPr>
                <w:kern w:val="0"/>
                <w:sz w:val="18"/>
                <w:szCs w:val="18"/>
              </w:rPr>
            </w:pPr>
            <w:r>
              <w:rPr>
                <w:kern w:val="0"/>
                <w:sz w:val="18"/>
                <w:szCs w:val="18"/>
              </w:rPr>
              <w:t>0</w:t>
            </w:r>
          </w:p>
        </w:tc>
        <w:tc>
          <w:tcPr>
            <w:tcW w:w="813" w:type="dxa"/>
            <w:tcBorders>
              <w:top w:val="single" w:color="auto" w:sz="4" w:space="0"/>
              <w:left w:val="single" w:color="auto" w:sz="4" w:space="0"/>
              <w:bottom w:val="single" w:color="auto" w:sz="4" w:space="0"/>
              <w:right w:val="single" w:color="auto" w:sz="4" w:space="0"/>
            </w:tcBorders>
            <w:vAlign w:val="center"/>
          </w:tcPr>
          <w:p w14:paraId="17D09815">
            <w:pPr>
              <w:widowControl/>
              <w:tabs>
                <w:tab w:val="decimal" w:pos="0"/>
              </w:tabs>
              <w:ind w:firstLine="0" w:firstLineChars="0"/>
              <w:jc w:val="center"/>
              <w:rPr>
                <w:kern w:val="0"/>
                <w:sz w:val="18"/>
                <w:szCs w:val="18"/>
              </w:rPr>
            </w:pPr>
            <w:r>
              <w:rPr>
                <w:kern w:val="0"/>
                <w:sz w:val="18"/>
                <w:szCs w:val="18"/>
              </w:rPr>
              <w:t>476</w:t>
            </w:r>
          </w:p>
        </w:tc>
        <w:tc>
          <w:tcPr>
            <w:tcW w:w="1109" w:type="dxa"/>
            <w:tcBorders>
              <w:top w:val="single" w:color="auto" w:sz="4" w:space="0"/>
              <w:left w:val="single" w:color="auto" w:sz="4" w:space="0"/>
              <w:bottom w:val="single" w:color="auto" w:sz="4" w:space="0"/>
              <w:right w:val="single" w:color="auto" w:sz="4" w:space="0"/>
            </w:tcBorders>
            <w:vAlign w:val="center"/>
          </w:tcPr>
          <w:p w14:paraId="6E841606">
            <w:pPr>
              <w:widowControl/>
              <w:tabs>
                <w:tab w:val="decimal" w:pos="0"/>
              </w:tabs>
              <w:ind w:firstLine="0" w:firstLineChars="0"/>
              <w:jc w:val="center"/>
              <w:rPr>
                <w:kern w:val="0"/>
                <w:sz w:val="18"/>
                <w:szCs w:val="18"/>
              </w:rPr>
            </w:pPr>
            <w:r>
              <w:rPr>
                <w:kern w:val="0"/>
                <w:sz w:val="18"/>
                <w:szCs w:val="18"/>
              </w:rPr>
              <w:t>11.621094</w:t>
            </w:r>
          </w:p>
        </w:tc>
        <w:tc>
          <w:tcPr>
            <w:tcW w:w="426" w:type="dxa"/>
            <w:tcBorders>
              <w:top w:val="single" w:color="auto" w:sz="4" w:space="0"/>
              <w:left w:val="single" w:color="auto" w:sz="4" w:space="0"/>
              <w:bottom w:val="single" w:color="auto" w:sz="4" w:space="0"/>
              <w:right w:val="single" w:color="auto" w:sz="4" w:space="0"/>
            </w:tcBorders>
            <w:vAlign w:val="center"/>
          </w:tcPr>
          <w:p w14:paraId="42130B97">
            <w:pPr>
              <w:widowControl/>
              <w:tabs>
                <w:tab w:val="decimal" w:pos="0"/>
              </w:tabs>
              <w:ind w:firstLine="0" w:firstLineChars="0"/>
              <w:jc w:val="center"/>
              <w:rPr>
                <w:kern w:val="0"/>
                <w:sz w:val="18"/>
                <w:szCs w:val="18"/>
              </w:rPr>
            </w:pPr>
            <w:r>
              <w:rPr>
                <w:kern w:val="0"/>
                <w:sz w:val="18"/>
                <w:szCs w:val="18"/>
              </w:rPr>
              <w:t>3</w:t>
            </w:r>
          </w:p>
        </w:tc>
      </w:tr>
      <w:tr w14:paraId="0AAC4DF7">
        <w:tblPrEx>
          <w:tblCellMar>
            <w:top w:w="0" w:type="dxa"/>
            <w:left w:w="108" w:type="dxa"/>
            <w:bottom w:w="0" w:type="dxa"/>
            <w:right w:w="108" w:type="dxa"/>
          </w:tblCellMar>
        </w:tblPrEx>
        <w:trPr>
          <w:trHeight w:val="270" w:hRule="atLeast"/>
          <w:jc w:val="center"/>
        </w:trPr>
        <w:tc>
          <w:tcPr>
            <w:tcW w:w="952" w:type="dxa"/>
            <w:tcBorders>
              <w:top w:val="single" w:color="auto" w:sz="4" w:space="0"/>
              <w:left w:val="single" w:color="auto" w:sz="4" w:space="0"/>
              <w:bottom w:val="single" w:color="auto" w:sz="4" w:space="0"/>
              <w:right w:val="single" w:color="auto" w:sz="4" w:space="0"/>
            </w:tcBorders>
            <w:vAlign w:val="center"/>
          </w:tcPr>
          <w:p w14:paraId="0FDE56D4">
            <w:pPr>
              <w:widowControl/>
              <w:tabs>
                <w:tab w:val="decimal" w:pos="0"/>
              </w:tabs>
              <w:ind w:firstLine="0" w:firstLineChars="0"/>
              <w:jc w:val="center"/>
              <w:rPr>
                <w:kern w:val="0"/>
                <w:sz w:val="18"/>
                <w:szCs w:val="18"/>
              </w:rPr>
            </w:pPr>
            <w:r>
              <w:rPr>
                <w:kern w:val="0"/>
                <w:sz w:val="18"/>
                <w:szCs w:val="18"/>
              </w:rPr>
              <w:t>93</w:t>
            </w:r>
          </w:p>
        </w:tc>
        <w:tc>
          <w:tcPr>
            <w:tcW w:w="1068" w:type="dxa"/>
            <w:tcBorders>
              <w:top w:val="single" w:color="auto" w:sz="4" w:space="0"/>
              <w:left w:val="single" w:color="auto" w:sz="4" w:space="0"/>
              <w:bottom w:val="single" w:color="auto" w:sz="4" w:space="0"/>
              <w:right w:val="single" w:color="auto" w:sz="4" w:space="0"/>
            </w:tcBorders>
            <w:vAlign w:val="center"/>
          </w:tcPr>
          <w:p w14:paraId="2197C80B">
            <w:pPr>
              <w:widowControl/>
              <w:tabs>
                <w:tab w:val="decimal" w:pos="0"/>
              </w:tabs>
              <w:ind w:firstLine="0" w:firstLineChars="0"/>
              <w:jc w:val="center"/>
              <w:rPr>
                <w:kern w:val="0"/>
                <w:sz w:val="18"/>
                <w:szCs w:val="18"/>
              </w:rPr>
            </w:pPr>
            <w:r>
              <w:rPr>
                <w:kern w:val="0"/>
                <w:sz w:val="18"/>
                <w:szCs w:val="18"/>
              </w:rPr>
              <w:t>2.270508</w:t>
            </w:r>
          </w:p>
        </w:tc>
        <w:tc>
          <w:tcPr>
            <w:tcW w:w="668" w:type="dxa"/>
            <w:tcBorders>
              <w:top w:val="single" w:color="auto" w:sz="4" w:space="0"/>
              <w:left w:val="single" w:color="auto" w:sz="4" w:space="0"/>
              <w:bottom w:val="single" w:color="auto" w:sz="4" w:space="0"/>
              <w:right w:val="single" w:color="auto" w:sz="4" w:space="0"/>
            </w:tcBorders>
            <w:vAlign w:val="center"/>
          </w:tcPr>
          <w:p w14:paraId="409B8060">
            <w:pPr>
              <w:widowControl/>
              <w:tabs>
                <w:tab w:val="decimal" w:pos="0"/>
              </w:tabs>
              <w:ind w:firstLine="0" w:firstLineChars="0"/>
              <w:jc w:val="center"/>
              <w:rPr>
                <w:kern w:val="0"/>
                <w:sz w:val="18"/>
                <w:szCs w:val="18"/>
              </w:rPr>
            </w:pPr>
            <w:r>
              <w:rPr>
                <w:kern w:val="0"/>
                <w:sz w:val="18"/>
                <w:szCs w:val="18"/>
              </w:rPr>
              <w:t>4</w:t>
            </w:r>
          </w:p>
        </w:tc>
        <w:tc>
          <w:tcPr>
            <w:tcW w:w="733" w:type="dxa"/>
            <w:tcBorders>
              <w:top w:val="single" w:color="auto" w:sz="4" w:space="0"/>
              <w:left w:val="single" w:color="auto" w:sz="4" w:space="0"/>
              <w:bottom w:val="single" w:color="auto" w:sz="4" w:space="0"/>
              <w:right w:val="single" w:color="auto" w:sz="4" w:space="0"/>
            </w:tcBorders>
            <w:vAlign w:val="center"/>
          </w:tcPr>
          <w:p w14:paraId="0132AAFE">
            <w:pPr>
              <w:widowControl/>
              <w:tabs>
                <w:tab w:val="decimal" w:pos="0"/>
              </w:tabs>
              <w:ind w:firstLine="0" w:firstLineChars="0"/>
              <w:jc w:val="center"/>
              <w:rPr>
                <w:kern w:val="0"/>
                <w:sz w:val="18"/>
                <w:szCs w:val="18"/>
              </w:rPr>
            </w:pPr>
            <w:r>
              <w:rPr>
                <w:kern w:val="0"/>
                <w:sz w:val="18"/>
                <w:szCs w:val="18"/>
              </w:rPr>
              <w:t>221</w:t>
            </w:r>
          </w:p>
        </w:tc>
        <w:tc>
          <w:tcPr>
            <w:tcW w:w="1068" w:type="dxa"/>
            <w:tcBorders>
              <w:top w:val="single" w:color="auto" w:sz="4" w:space="0"/>
              <w:left w:val="single" w:color="auto" w:sz="4" w:space="0"/>
              <w:bottom w:val="single" w:color="auto" w:sz="4" w:space="0"/>
              <w:right w:val="single" w:color="auto" w:sz="4" w:space="0"/>
            </w:tcBorders>
            <w:vAlign w:val="center"/>
          </w:tcPr>
          <w:p w14:paraId="76B7E068">
            <w:pPr>
              <w:widowControl/>
              <w:tabs>
                <w:tab w:val="decimal" w:pos="0"/>
              </w:tabs>
              <w:ind w:firstLine="0" w:firstLineChars="0"/>
              <w:jc w:val="center"/>
              <w:rPr>
                <w:kern w:val="0"/>
                <w:sz w:val="18"/>
                <w:szCs w:val="18"/>
              </w:rPr>
            </w:pPr>
            <w:r>
              <w:rPr>
                <w:kern w:val="0"/>
                <w:sz w:val="18"/>
                <w:szCs w:val="18"/>
              </w:rPr>
              <w:t>5.395508</w:t>
            </w:r>
          </w:p>
        </w:tc>
        <w:tc>
          <w:tcPr>
            <w:tcW w:w="426" w:type="dxa"/>
            <w:tcBorders>
              <w:top w:val="single" w:color="auto" w:sz="4" w:space="0"/>
              <w:left w:val="single" w:color="auto" w:sz="4" w:space="0"/>
              <w:bottom w:val="single" w:color="auto" w:sz="4" w:space="0"/>
              <w:right w:val="single" w:color="auto" w:sz="4" w:space="0"/>
            </w:tcBorders>
            <w:vAlign w:val="center"/>
          </w:tcPr>
          <w:p w14:paraId="228B3CDB">
            <w:pPr>
              <w:widowControl/>
              <w:tabs>
                <w:tab w:val="decimal" w:pos="0"/>
              </w:tabs>
              <w:ind w:firstLine="0" w:firstLineChars="0"/>
              <w:jc w:val="center"/>
              <w:rPr>
                <w:kern w:val="0"/>
                <w:sz w:val="18"/>
                <w:szCs w:val="18"/>
              </w:rPr>
            </w:pPr>
            <w:r>
              <w:rPr>
                <w:kern w:val="0"/>
                <w:sz w:val="18"/>
                <w:szCs w:val="18"/>
              </w:rPr>
              <w:t>7</w:t>
            </w:r>
          </w:p>
        </w:tc>
        <w:tc>
          <w:tcPr>
            <w:tcW w:w="813" w:type="dxa"/>
            <w:tcBorders>
              <w:top w:val="single" w:color="auto" w:sz="4" w:space="0"/>
              <w:left w:val="single" w:color="auto" w:sz="4" w:space="0"/>
              <w:bottom w:val="single" w:color="auto" w:sz="4" w:space="0"/>
              <w:right w:val="single" w:color="auto" w:sz="4" w:space="0"/>
            </w:tcBorders>
            <w:vAlign w:val="center"/>
          </w:tcPr>
          <w:p w14:paraId="367955FD">
            <w:pPr>
              <w:widowControl/>
              <w:tabs>
                <w:tab w:val="decimal" w:pos="0"/>
              </w:tabs>
              <w:ind w:firstLine="0" w:firstLineChars="0"/>
              <w:jc w:val="center"/>
              <w:rPr>
                <w:kern w:val="0"/>
                <w:sz w:val="18"/>
                <w:szCs w:val="18"/>
              </w:rPr>
            </w:pPr>
            <w:r>
              <w:rPr>
                <w:kern w:val="0"/>
                <w:sz w:val="18"/>
                <w:szCs w:val="18"/>
              </w:rPr>
              <w:t>349</w:t>
            </w:r>
          </w:p>
        </w:tc>
        <w:tc>
          <w:tcPr>
            <w:tcW w:w="1068" w:type="dxa"/>
            <w:tcBorders>
              <w:top w:val="single" w:color="auto" w:sz="4" w:space="0"/>
              <w:left w:val="single" w:color="auto" w:sz="4" w:space="0"/>
              <w:bottom w:val="single" w:color="auto" w:sz="4" w:space="0"/>
              <w:right w:val="single" w:color="auto" w:sz="4" w:space="0"/>
            </w:tcBorders>
            <w:vAlign w:val="center"/>
          </w:tcPr>
          <w:p w14:paraId="429282D4">
            <w:pPr>
              <w:widowControl/>
              <w:tabs>
                <w:tab w:val="decimal" w:pos="0"/>
              </w:tabs>
              <w:ind w:firstLine="0" w:firstLineChars="0"/>
              <w:jc w:val="center"/>
              <w:rPr>
                <w:kern w:val="0"/>
                <w:sz w:val="18"/>
                <w:szCs w:val="18"/>
              </w:rPr>
            </w:pPr>
            <w:r>
              <w:rPr>
                <w:kern w:val="0"/>
                <w:sz w:val="18"/>
                <w:szCs w:val="18"/>
              </w:rPr>
              <w:t>8.520508</w:t>
            </w:r>
          </w:p>
        </w:tc>
        <w:tc>
          <w:tcPr>
            <w:tcW w:w="426" w:type="dxa"/>
            <w:tcBorders>
              <w:top w:val="single" w:color="auto" w:sz="4" w:space="0"/>
              <w:left w:val="single" w:color="auto" w:sz="4" w:space="0"/>
              <w:bottom w:val="single" w:color="auto" w:sz="4" w:space="0"/>
              <w:right w:val="single" w:color="auto" w:sz="4" w:space="0"/>
            </w:tcBorders>
            <w:vAlign w:val="center"/>
          </w:tcPr>
          <w:p w14:paraId="18604BA1">
            <w:pPr>
              <w:widowControl/>
              <w:tabs>
                <w:tab w:val="decimal" w:pos="0"/>
              </w:tabs>
              <w:ind w:firstLine="0" w:firstLineChars="0"/>
              <w:jc w:val="center"/>
              <w:rPr>
                <w:kern w:val="0"/>
                <w:sz w:val="18"/>
                <w:szCs w:val="18"/>
              </w:rPr>
            </w:pPr>
            <w:r>
              <w:rPr>
                <w:kern w:val="0"/>
                <w:sz w:val="18"/>
                <w:szCs w:val="18"/>
              </w:rPr>
              <w:t>5</w:t>
            </w:r>
          </w:p>
        </w:tc>
        <w:tc>
          <w:tcPr>
            <w:tcW w:w="813" w:type="dxa"/>
            <w:tcBorders>
              <w:top w:val="single" w:color="auto" w:sz="4" w:space="0"/>
              <w:left w:val="single" w:color="auto" w:sz="4" w:space="0"/>
              <w:bottom w:val="single" w:color="auto" w:sz="4" w:space="0"/>
              <w:right w:val="single" w:color="auto" w:sz="4" w:space="0"/>
            </w:tcBorders>
            <w:vAlign w:val="center"/>
          </w:tcPr>
          <w:p w14:paraId="3C2281DF">
            <w:pPr>
              <w:widowControl/>
              <w:tabs>
                <w:tab w:val="decimal" w:pos="0"/>
              </w:tabs>
              <w:ind w:firstLine="0" w:firstLineChars="0"/>
              <w:jc w:val="center"/>
              <w:rPr>
                <w:kern w:val="0"/>
                <w:sz w:val="18"/>
                <w:szCs w:val="18"/>
              </w:rPr>
            </w:pPr>
            <w:r>
              <w:rPr>
                <w:kern w:val="0"/>
                <w:sz w:val="18"/>
                <w:szCs w:val="18"/>
              </w:rPr>
              <w:t>477</w:t>
            </w:r>
          </w:p>
        </w:tc>
        <w:tc>
          <w:tcPr>
            <w:tcW w:w="1109" w:type="dxa"/>
            <w:tcBorders>
              <w:top w:val="single" w:color="auto" w:sz="4" w:space="0"/>
              <w:left w:val="single" w:color="auto" w:sz="4" w:space="0"/>
              <w:bottom w:val="single" w:color="auto" w:sz="4" w:space="0"/>
              <w:right w:val="single" w:color="auto" w:sz="4" w:space="0"/>
            </w:tcBorders>
            <w:vAlign w:val="center"/>
          </w:tcPr>
          <w:p w14:paraId="5C9A4D94">
            <w:pPr>
              <w:widowControl/>
              <w:tabs>
                <w:tab w:val="decimal" w:pos="0"/>
              </w:tabs>
              <w:ind w:firstLine="0" w:firstLineChars="0"/>
              <w:jc w:val="center"/>
              <w:rPr>
                <w:kern w:val="0"/>
                <w:sz w:val="18"/>
                <w:szCs w:val="18"/>
              </w:rPr>
            </w:pPr>
            <w:r>
              <w:rPr>
                <w:kern w:val="0"/>
                <w:sz w:val="18"/>
                <w:szCs w:val="18"/>
              </w:rPr>
              <w:t>11.645508</w:t>
            </w:r>
          </w:p>
        </w:tc>
        <w:tc>
          <w:tcPr>
            <w:tcW w:w="426" w:type="dxa"/>
            <w:tcBorders>
              <w:top w:val="single" w:color="auto" w:sz="4" w:space="0"/>
              <w:left w:val="single" w:color="auto" w:sz="4" w:space="0"/>
              <w:bottom w:val="single" w:color="auto" w:sz="4" w:space="0"/>
              <w:right w:val="single" w:color="auto" w:sz="4" w:space="0"/>
            </w:tcBorders>
            <w:vAlign w:val="center"/>
          </w:tcPr>
          <w:p w14:paraId="16160EFD">
            <w:pPr>
              <w:widowControl/>
              <w:tabs>
                <w:tab w:val="decimal" w:pos="0"/>
              </w:tabs>
              <w:ind w:firstLine="0" w:firstLineChars="0"/>
              <w:jc w:val="center"/>
              <w:rPr>
                <w:kern w:val="0"/>
                <w:sz w:val="18"/>
                <w:szCs w:val="18"/>
              </w:rPr>
            </w:pPr>
            <w:r>
              <w:rPr>
                <w:kern w:val="0"/>
                <w:sz w:val="18"/>
                <w:szCs w:val="18"/>
              </w:rPr>
              <w:t>3</w:t>
            </w:r>
          </w:p>
        </w:tc>
      </w:tr>
      <w:tr w14:paraId="61542054">
        <w:tblPrEx>
          <w:tblCellMar>
            <w:top w:w="0" w:type="dxa"/>
            <w:left w:w="108" w:type="dxa"/>
            <w:bottom w:w="0" w:type="dxa"/>
            <w:right w:w="108" w:type="dxa"/>
          </w:tblCellMar>
        </w:tblPrEx>
        <w:trPr>
          <w:trHeight w:val="270" w:hRule="atLeast"/>
          <w:jc w:val="center"/>
        </w:trPr>
        <w:tc>
          <w:tcPr>
            <w:tcW w:w="952" w:type="dxa"/>
            <w:tcBorders>
              <w:top w:val="single" w:color="auto" w:sz="4" w:space="0"/>
              <w:left w:val="single" w:color="auto" w:sz="4" w:space="0"/>
              <w:bottom w:val="single" w:color="auto" w:sz="4" w:space="0"/>
              <w:right w:val="single" w:color="auto" w:sz="4" w:space="0"/>
            </w:tcBorders>
            <w:vAlign w:val="center"/>
          </w:tcPr>
          <w:p w14:paraId="73D3356F">
            <w:pPr>
              <w:widowControl/>
              <w:tabs>
                <w:tab w:val="decimal" w:pos="0"/>
              </w:tabs>
              <w:ind w:firstLine="0" w:firstLineChars="0"/>
              <w:jc w:val="center"/>
              <w:rPr>
                <w:kern w:val="0"/>
                <w:sz w:val="18"/>
                <w:szCs w:val="18"/>
              </w:rPr>
            </w:pPr>
            <w:r>
              <w:rPr>
                <w:kern w:val="0"/>
                <w:sz w:val="18"/>
                <w:szCs w:val="18"/>
              </w:rPr>
              <w:t>94</w:t>
            </w:r>
          </w:p>
        </w:tc>
        <w:tc>
          <w:tcPr>
            <w:tcW w:w="1068" w:type="dxa"/>
            <w:tcBorders>
              <w:top w:val="single" w:color="auto" w:sz="4" w:space="0"/>
              <w:left w:val="single" w:color="auto" w:sz="4" w:space="0"/>
              <w:bottom w:val="single" w:color="auto" w:sz="4" w:space="0"/>
              <w:right w:val="single" w:color="auto" w:sz="4" w:space="0"/>
            </w:tcBorders>
            <w:vAlign w:val="center"/>
          </w:tcPr>
          <w:p w14:paraId="54C6A48D">
            <w:pPr>
              <w:widowControl/>
              <w:tabs>
                <w:tab w:val="decimal" w:pos="0"/>
              </w:tabs>
              <w:ind w:firstLine="0" w:firstLineChars="0"/>
              <w:jc w:val="center"/>
              <w:rPr>
                <w:kern w:val="0"/>
                <w:sz w:val="18"/>
                <w:szCs w:val="18"/>
              </w:rPr>
            </w:pPr>
            <w:r>
              <w:rPr>
                <w:kern w:val="0"/>
                <w:sz w:val="18"/>
                <w:szCs w:val="18"/>
              </w:rPr>
              <w:t>2.294922</w:t>
            </w:r>
          </w:p>
        </w:tc>
        <w:tc>
          <w:tcPr>
            <w:tcW w:w="668" w:type="dxa"/>
            <w:tcBorders>
              <w:top w:val="single" w:color="auto" w:sz="4" w:space="0"/>
              <w:left w:val="single" w:color="auto" w:sz="4" w:space="0"/>
              <w:bottom w:val="single" w:color="auto" w:sz="4" w:space="0"/>
              <w:right w:val="single" w:color="auto" w:sz="4" w:space="0"/>
            </w:tcBorders>
            <w:vAlign w:val="center"/>
          </w:tcPr>
          <w:p w14:paraId="1CAC8476">
            <w:pPr>
              <w:widowControl/>
              <w:tabs>
                <w:tab w:val="decimal" w:pos="0"/>
              </w:tabs>
              <w:ind w:firstLine="0" w:firstLineChars="0"/>
              <w:jc w:val="center"/>
              <w:rPr>
                <w:kern w:val="0"/>
                <w:sz w:val="18"/>
                <w:szCs w:val="18"/>
              </w:rPr>
            </w:pPr>
            <w:r>
              <w:rPr>
                <w:kern w:val="0"/>
                <w:sz w:val="18"/>
                <w:szCs w:val="18"/>
              </w:rPr>
              <w:t>2</w:t>
            </w:r>
          </w:p>
        </w:tc>
        <w:tc>
          <w:tcPr>
            <w:tcW w:w="733" w:type="dxa"/>
            <w:tcBorders>
              <w:top w:val="single" w:color="auto" w:sz="4" w:space="0"/>
              <w:left w:val="single" w:color="auto" w:sz="4" w:space="0"/>
              <w:bottom w:val="single" w:color="auto" w:sz="4" w:space="0"/>
              <w:right w:val="single" w:color="auto" w:sz="4" w:space="0"/>
            </w:tcBorders>
            <w:vAlign w:val="center"/>
          </w:tcPr>
          <w:p w14:paraId="2166D828">
            <w:pPr>
              <w:widowControl/>
              <w:tabs>
                <w:tab w:val="decimal" w:pos="0"/>
              </w:tabs>
              <w:ind w:firstLine="0" w:firstLineChars="0"/>
              <w:jc w:val="center"/>
              <w:rPr>
                <w:kern w:val="0"/>
                <w:sz w:val="18"/>
                <w:szCs w:val="18"/>
              </w:rPr>
            </w:pPr>
            <w:r>
              <w:rPr>
                <w:kern w:val="0"/>
                <w:sz w:val="18"/>
                <w:szCs w:val="18"/>
              </w:rPr>
              <w:t>222</w:t>
            </w:r>
          </w:p>
        </w:tc>
        <w:tc>
          <w:tcPr>
            <w:tcW w:w="1068" w:type="dxa"/>
            <w:tcBorders>
              <w:top w:val="single" w:color="auto" w:sz="4" w:space="0"/>
              <w:left w:val="single" w:color="auto" w:sz="4" w:space="0"/>
              <w:bottom w:val="single" w:color="auto" w:sz="4" w:space="0"/>
              <w:right w:val="single" w:color="auto" w:sz="4" w:space="0"/>
            </w:tcBorders>
            <w:vAlign w:val="center"/>
          </w:tcPr>
          <w:p w14:paraId="0428F0EE">
            <w:pPr>
              <w:widowControl/>
              <w:tabs>
                <w:tab w:val="decimal" w:pos="0"/>
              </w:tabs>
              <w:ind w:firstLine="0" w:firstLineChars="0"/>
              <w:jc w:val="center"/>
              <w:rPr>
                <w:kern w:val="0"/>
                <w:sz w:val="18"/>
                <w:szCs w:val="18"/>
              </w:rPr>
            </w:pPr>
            <w:r>
              <w:rPr>
                <w:kern w:val="0"/>
                <w:sz w:val="18"/>
                <w:szCs w:val="18"/>
              </w:rPr>
              <w:t>5.419922</w:t>
            </w:r>
          </w:p>
        </w:tc>
        <w:tc>
          <w:tcPr>
            <w:tcW w:w="426" w:type="dxa"/>
            <w:tcBorders>
              <w:top w:val="single" w:color="auto" w:sz="4" w:space="0"/>
              <w:left w:val="single" w:color="auto" w:sz="4" w:space="0"/>
              <w:bottom w:val="single" w:color="auto" w:sz="4" w:space="0"/>
              <w:right w:val="single" w:color="auto" w:sz="4" w:space="0"/>
            </w:tcBorders>
            <w:vAlign w:val="center"/>
          </w:tcPr>
          <w:p w14:paraId="1EAD965B">
            <w:pPr>
              <w:widowControl/>
              <w:tabs>
                <w:tab w:val="decimal" w:pos="0"/>
              </w:tabs>
              <w:ind w:firstLine="0" w:firstLineChars="0"/>
              <w:jc w:val="center"/>
              <w:rPr>
                <w:kern w:val="0"/>
                <w:sz w:val="18"/>
                <w:szCs w:val="18"/>
              </w:rPr>
            </w:pPr>
            <w:r>
              <w:rPr>
                <w:kern w:val="0"/>
                <w:sz w:val="18"/>
                <w:szCs w:val="18"/>
              </w:rPr>
              <w:t>7</w:t>
            </w:r>
          </w:p>
        </w:tc>
        <w:tc>
          <w:tcPr>
            <w:tcW w:w="813" w:type="dxa"/>
            <w:tcBorders>
              <w:top w:val="single" w:color="auto" w:sz="4" w:space="0"/>
              <w:left w:val="single" w:color="auto" w:sz="4" w:space="0"/>
              <w:bottom w:val="single" w:color="auto" w:sz="4" w:space="0"/>
              <w:right w:val="single" w:color="auto" w:sz="4" w:space="0"/>
            </w:tcBorders>
            <w:vAlign w:val="center"/>
          </w:tcPr>
          <w:p w14:paraId="21A632E1">
            <w:pPr>
              <w:widowControl/>
              <w:tabs>
                <w:tab w:val="decimal" w:pos="0"/>
              </w:tabs>
              <w:ind w:firstLine="0" w:firstLineChars="0"/>
              <w:jc w:val="center"/>
              <w:rPr>
                <w:kern w:val="0"/>
                <w:sz w:val="18"/>
                <w:szCs w:val="18"/>
              </w:rPr>
            </w:pPr>
            <w:r>
              <w:rPr>
                <w:kern w:val="0"/>
                <w:sz w:val="18"/>
                <w:szCs w:val="18"/>
              </w:rPr>
              <w:t>350</w:t>
            </w:r>
          </w:p>
        </w:tc>
        <w:tc>
          <w:tcPr>
            <w:tcW w:w="1068" w:type="dxa"/>
            <w:tcBorders>
              <w:top w:val="single" w:color="auto" w:sz="4" w:space="0"/>
              <w:left w:val="single" w:color="auto" w:sz="4" w:space="0"/>
              <w:bottom w:val="single" w:color="auto" w:sz="4" w:space="0"/>
              <w:right w:val="single" w:color="auto" w:sz="4" w:space="0"/>
            </w:tcBorders>
            <w:vAlign w:val="center"/>
          </w:tcPr>
          <w:p w14:paraId="65CC7A78">
            <w:pPr>
              <w:widowControl/>
              <w:tabs>
                <w:tab w:val="decimal" w:pos="0"/>
              </w:tabs>
              <w:ind w:firstLine="0" w:firstLineChars="0"/>
              <w:jc w:val="center"/>
              <w:rPr>
                <w:kern w:val="0"/>
                <w:sz w:val="18"/>
                <w:szCs w:val="18"/>
              </w:rPr>
            </w:pPr>
            <w:r>
              <w:rPr>
                <w:kern w:val="0"/>
                <w:sz w:val="18"/>
                <w:szCs w:val="18"/>
              </w:rPr>
              <w:t>8.544922</w:t>
            </w:r>
          </w:p>
        </w:tc>
        <w:tc>
          <w:tcPr>
            <w:tcW w:w="426" w:type="dxa"/>
            <w:tcBorders>
              <w:top w:val="single" w:color="auto" w:sz="4" w:space="0"/>
              <w:left w:val="single" w:color="auto" w:sz="4" w:space="0"/>
              <w:bottom w:val="single" w:color="auto" w:sz="4" w:space="0"/>
              <w:right w:val="single" w:color="auto" w:sz="4" w:space="0"/>
            </w:tcBorders>
            <w:vAlign w:val="center"/>
          </w:tcPr>
          <w:p w14:paraId="51BCBDD3">
            <w:pPr>
              <w:widowControl/>
              <w:tabs>
                <w:tab w:val="decimal" w:pos="0"/>
              </w:tabs>
              <w:ind w:firstLine="0" w:firstLineChars="0"/>
              <w:jc w:val="center"/>
              <w:rPr>
                <w:kern w:val="0"/>
                <w:sz w:val="18"/>
                <w:szCs w:val="18"/>
              </w:rPr>
            </w:pPr>
            <w:r>
              <w:rPr>
                <w:kern w:val="0"/>
                <w:sz w:val="18"/>
                <w:szCs w:val="18"/>
              </w:rPr>
              <w:t>5</w:t>
            </w:r>
          </w:p>
        </w:tc>
        <w:tc>
          <w:tcPr>
            <w:tcW w:w="813" w:type="dxa"/>
            <w:tcBorders>
              <w:top w:val="single" w:color="auto" w:sz="4" w:space="0"/>
              <w:left w:val="single" w:color="auto" w:sz="4" w:space="0"/>
              <w:bottom w:val="single" w:color="auto" w:sz="4" w:space="0"/>
              <w:right w:val="single" w:color="auto" w:sz="4" w:space="0"/>
            </w:tcBorders>
            <w:vAlign w:val="center"/>
          </w:tcPr>
          <w:p w14:paraId="61690691">
            <w:pPr>
              <w:widowControl/>
              <w:tabs>
                <w:tab w:val="decimal" w:pos="0"/>
              </w:tabs>
              <w:ind w:firstLine="0" w:firstLineChars="0"/>
              <w:jc w:val="center"/>
              <w:rPr>
                <w:kern w:val="0"/>
                <w:sz w:val="18"/>
                <w:szCs w:val="18"/>
              </w:rPr>
            </w:pPr>
            <w:r>
              <w:rPr>
                <w:kern w:val="0"/>
                <w:sz w:val="18"/>
                <w:szCs w:val="18"/>
              </w:rPr>
              <w:t>478</w:t>
            </w:r>
          </w:p>
        </w:tc>
        <w:tc>
          <w:tcPr>
            <w:tcW w:w="1109" w:type="dxa"/>
            <w:tcBorders>
              <w:top w:val="single" w:color="auto" w:sz="4" w:space="0"/>
              <w:left w:val="single" w:color="auto" w:sz="4" w:space="0"/>
              <w:bottom w:val="single" w:color="auto" w:sz="4" w:space="0"/>
              <w:right w:val="single" w:color="auto" w:sz="4" w:space="0"/>
            </w:tcBorders>
            <w:vAlign w:val="center"/>
          </w:tcPr>
          <w:p w14:paraId="21786574">
            <w:pPr>
              <w:widowControl/>
              <w:tabs>
                <w:tab w:val="decimal" w:pos="0"/>
              </w:tabs>
              <w:ind w:firstLine="0" w:firstLineChars="0"/>
              <w:jc w:val="center"/>
              <w:rPr>
                <w:kern w:val="0"/>
                <w:sz w:val="18"/>
                <w:szCs w:val="18"/>
              </w:rPr>
            </w:pPr>
            <w:r>
              <w:rPr>
                <w:kern w:val="0"/>
                <w:sz w:val="18"/>
                <w:szCs w:val="18"/>
              </w:rPr>
              <w:t>11.669922</w:t>
            </w:r>
          </w:p>
        </w:tc>
        <w:tc>
          <w:tcPr>
            <w:tcW w:w="426" w:type="dxa"/>
            <w:tcBorders>
              <w:top w:val="single" w:color="auto" w:sz="4" w:space="0"/>
              <w:left w:val="single" w:color="auto" w:sz="4" w:space="0"/>
              <w:bottom w:val="single" w:color="auto" w:sz="4" w:space="0"/>
              <w:right w:val="single" w:color="auto" w:sz="4" w:space="0"/>
            </w:tcBorders>
            <w:vAlign w:val="center"/>
          </w:tcPr>
          <w:p w14:paraId="241B1223">
            <w:pPr>
              <w:widowControl/>
              <w:tabs>
                <w:tab w:val="decimal" w:pos="0"/>
              </w:tabs>
              <w:ind w:firstLine="0" w:firstLineChars="0"/>
              <w:jc w:val="center"/>
              <w:rPr>
                <w:kern w:val="0"/>
                <w:sz w:val="18"/>
                <w:szCs w:val="18"/>
              </w:rPr>
            </w:pPr>
            <w:r>
              <w:rPr>
                <w:kern w:val="0"/>
                <w:sz w:val="18"/>
                <w:szCs w:val="18"/>
              </w:rPr>
              <w:t>7</w:t>
            </w:r>
          </w:p>
        </w:tc>
      </w:tr>
      <w:tr w14:paraId="69B4D379">
        <w:tblPrEx>
          <w:tblCellMar>
            <w:top w:w="0" w:type="dxa"/>
            <w:left w:w="108" w:type="dxa"/>
            <w:bottom w:w="0" w:type="dxa"/>
            <w:right w:w="108" w:type="dxa"/>
          </w:tblCellMar>
        </w:tblPrEx>
        <w:trPr>
          <w:trHeight w:val="270" w:hRule="atLeast"/>
          <w:jc w:val="center"/>
        </w:trPr>
        <w:tc>
          <w:tcPr>
            <w:tcW w:w="952" w:type="dxa"/>
            <w:tcBorders>
              <w:top w:val="single" w:color="auto" w:sz="4" w:space="0"/>
              <w:left w:val="single" w:color="auto" w:sz="4" w:space="0"/>
              <w:bottom w:val="single" w:color="auto" w:sz="4" w:space="0"/>
              <w:right w:val="single" w:color="auto" w:sz="4" w:space="0"/>
            </w:tcBorders>
            <w:vAlign w:val="center"/>
          </w:tcPr>
          <w:p w14:paraId="3E82028D">
            <w:pPr>
              <w:widowControl/>
              <w:tabs>
                <w:tab w:val="decimal" w:pos="0"/>
              </w:tabs>
              <w:ind w:firstLine="0" w:firstLineChars="0"/>
              <w:jc w:val="center"/>
              <w:rPr>
                <w:kern w:val="0"/>
                <w:sz w:val="18"/>
                <w:szCs w:val="18"/>
              </w:rPr>
            </w:pPr>
            <w:r>
              <w:rPr>
                <w:kern w:val="0"/>
                <w:sz w:val="18"/>
                <w:szCs w:val="18"/>
              </w:rPr>
              <w:t>95</w:t>
            </w:r>
          </w:p>
        </w:tc>
        <w:tc>
          <w:tcPr>
            <w:tcW w:w="1068" w:type="dxa"/>
            <w:tcBorders>
              <w:top w:val="single" w:color="auto" w:sz="4" w:space="0"/>
              <w:left w:val="single" w:color="auto" w:sz="4" w:space="0"/>
              <w:bottom w:val="single" w:color="auto" w:sz="4" w:space="0"/>
              <w:right w:val="single" w:color="auto" w:sz="4" w:space="0"/>
            </w:tcBorders>
            <w:vAlign w:val="center"/>
          </w:tcPr>
          <w:p w14:paraId="12994269">
            <w:pPr>
              <w:widowControl/>
              <w:tabs>
                <w:tab w:val="decimal" w:pos="0"/>
              </w:tabs>
              <w:ind w:firstLine="0" w:firstLineChars="0"/>
              <w:jc w:val="center"/>
              <w:rPr>
                <w:kern w:val="0"/>
                <w:sz w:val="18"/>
                <w:szCs w:val="18"/>
              </w:rPr>
            </w:pPr>
            <w:r>
              <w:rPr>
                <w:kern w:val="0"/>
                <w:sz w:val="18"/>
                <w:szCs w:val="18"/>
              </w:rPr>
              <w:t>2.319336</w:t>
            </w:r>
          </w:p>
        </w:tc>
        <w:tc>
          <w:tcPr>
            <w:tcW w:w="668" w:type="dxa"/>
            <w:tcBorders>
              <w:top w:val="single" w:color="auto" w:sz="4" w:space="0"/>
              <w:left w:val="single" w:color="auto" w:sz="4" w:space="0"/>
              <w:bottom w:val="single" w:color="auto" w:sz="4" w:space="0"/>
              <w:right w:val="single" w:color="auto" w:sz="4" w:space="0"/>
            </w:tcBorders>
            <w:vAlign w:val="center"/>
          </w:tcPr>
          <w:p w14:paraId="73CA8BED">
            <w:pPr>
              <w:widowControl/>
              <w:tabs>
                <w:tab w:val="decimal" w:pos="0"/>
              </w:tabs>
              <w:ind w:firstLine="0" w:firstLineChars="0"/>
              <w:jc w:val="center"/>
              <w:rPr>
                <w:kern w:val="0"/>
                <w:sz w:val="18"/>
                <w:szCs w:val="18"/>
              </w:rPr>
            </w:pPr>
            <w:r>
              <w:rPr>
                <w:kern w:val="0"/>
                <w:sz w:val="18"/>
                <w:szCs w:val="18"/>
              </w:rPr>
              <w:t>3</w:t>
            </w:r>
          </w:p>
        </w:tc>
        <w:tc>
          <w:tcPr>
            <w:tcW w:w="733" w:type="dxa"/>
            <w:tcBorders>
              <w:top w:val="single" w:color="auto" w:sz="4" w:space="0"/>
              <w:left w:val="single" w:color="auto" w:sz="4" w:space="0"/>
              <w:bottom w:val="single" w:color="auto" w:sz="4" w:space="0"/>
              <w:right w:val="single" w:color="auto" w:sz="4" w:space="0"/>
            </w:tcBorders>
            <w:vAlign w:val="center"/>
          </w:tcPr>
          <w:p w14:paraId="3B0E4CB7">
            <w:pPr>
              <w:widowControl/>
              <w:tabs>
                <w:tab w:val="decimal" w:pos="0"/>
              </w:tabs>
              <w:ind w:firstLine="0" w:firstLineChars="0"/>
              <w:jc w:val="center"/>
              <w:rPr>
                <w:kern w:val="0"/>
                <w:sz w:val="18"/>
                <w:szCs w:val="18"/>
              </w:rPr>
            </w:pPr>
            <w:r>
              <w:rPr>
                <w:kern w:val="0"/>
                <w:sz w:val="18"/>
                <w:szCs w:val="18"/>
              </w:rPr>
              <w:t>223</w:t>
            </w:r>
          </w:p>
        </w:tc>
        <w:tc>
          <w:tcPr>
            <w:tcW w:w="1068" w:type="dxa"/>
            <w:tcBorders>
              <w:top w:val="single" w:color="auto" w:sz="4" w:space="0"/>
              <w:left w:val="single" w:color="auto" w:sz="4" w:space="0"/>
              <w:bottom w:val="single" w:color="auto" w:sz="4" w:space="0"/>
              <w:right w:val="single" w:color="auto" w:sz="4" w:space="0"/>
            </w:tcBorders>
            <w:vAlign w:val="center"/>
          </w:tcPr>
          <w:p w14:paraId="3C777C4E">
            <w:pPr>
              <w:widowControl/>
              <w:tabs>
                <w:tab w:val="decimal" w:pos="0"/>
              </w:tabs>
              <w:ind w:firstLine="0" w:firstLineChars="0"/>
              <w:jc w:val="center"/>
              <w:rPr>
                <w:kern w:val="0"/>
                <w:sz w:val="18"/>
                <w:szCs w:val="18"/>
              </w:rPr>
            </w:pPr>
            <w:r>
              <w:rPr>
                <w:kern w:val="0"/>
                <w:sz w:val="18"/>
                <w:szCs w:val="18"/>
              </w:rPr>
              <w:t>5.444336</w:t>
            </w:r>
          </w:p>
        </w:tc>
        <w:tc>
          <w:tcPr>
            <w:tcW w:w="426" w:type="dxa"/>
            <w:tcBorders>
              <w:top w:val="single" w:color="auto" w:sz="4" w:space="0"/>
              <w:left w:val="single" w:color="auto" w:sz="4" w:space="0"/>
              <w:bottom w:val="single" w:color="auto" w:sz="4" w:space="0"/>
              <w:right w:val="single" w:color="auto" w:sz="4" w:space="0"/>
            </w:tcBorders>
            <w:vAlign w:val="center"/>
          </w:tcPr>
          <w:p w14:paraId="2E27197D">
            <w:pPr>
              <w:widowControl/>
              <w:tabs>
                <w:tab w:val="decimal" w:pos="0"/>
              </w:tabs>
              <w:ind w:firstLine="0" w:firstLineChars="0"/>
              <w:jc w:val="center"/>
              <w:rPr>
                <w:kern w:val="0"/>
                <w:sz w:val="18"/>
                <w:szCs w:val="18"/>
              </w:rPr>
            </w:pPr>
            <w:r>
              <w:rPr>
                <w:kern w:val="0"/>
                <w:sz w:val="18"/>
                <w:szCs w:val="18"/>
              </w:rPr>
              <w:t>3</w:t>
            </w:r>
          </w:p>
        </w:tc>
        <w:tc>
          <w:tcPr>
            <w:tcW w:w="813" w:type="dxa"/>
            <w:tcBorders>
              <w:top w:val="single" w:color="auto" w:sz="4" w:space="0"/>
              <w:left w:val="single" w:color="auto" w:sz="4" w:space="0"/>
              <w:bottom w:val="single" w:color="auto" w:sz="4" w:space="0"/>
              <w:right w:val="single" w:color="auto" w:sz="4" w:space="0"/>
            </w:tcBorders>
            <w:vAlign w:val="center"/>
          </w:tcPr>
          <w:p w14:paraId="4417A8F8">
            <w:pPr>
              <w:widowControl/>
              <w:tabs>
                <w:tab w:val="decimal" w:pos="0"/>
              </w:tabs>
              <w:ind w:firstLine="0" w:firstLineChars="0"/>
              <w:jc w:val="center"/>
              <w:rPr>
                <w:kern w:val="0"/>
                <w:sz w:val="18"/>
                <w:szCs w:val="18"/>
              </w:rPr>
            </w:pPr>
            <w:r>
              <w:rPr>
                <w:kern w:val="0"/>
                <w:sz w:val="18"/>
                <w:szCs w:val="18"/>
              </w:rPr>
              <w:t>351</w:t>
            </w:r>
          </w:p>
        </w:tc>
        <w:tc>
          <w:tcPr>
            <w:tcW w:w="1068" w:type="dxa"/>
            <w:tcBorders>
              <w:top w:val="single" w:color="auto" w:sz="4" w:space="0"/>
              <w:left w:val="single" w:color="auto" w:sz="4" w:space="0"/>
              <w:bottom w:val="single" w:color="auto" w:sz="4" w:space="0"/>
              <w:right w:val="single" w:color="auto" w:sz="4" w:space="0"/>
            </w:tcBorders>
            <w:vAlign w:val="center"/>
          </w:tcPr>
          <w:p w14:paraId="5BDE6F2F">
            <w:pPr>
              <w:widowControl/>
              <w:tabs>
                <w:tab w:val="decimal" w:pos="0"/>
              </w:tabs>
              <w:ind w:firstLine="0" w:firstLineChars="0"/>
              <w:jc w:val="center"/>
              <w:rPr>
                <w:kern w:val="0"/>
                <w:sz w:val="18"/>
                <w:szCs w:val="18"/>
              </w:rPr>
            </w:pPr>
            <w:r>
              <w:rPr>
                <w:kern w:val="0"/>
                <w:sz w:val="18"/>
                <w:szCs w:val="18"/>
              </w:rPr>
              <w:t>8.569336</w:t>
            </w:r>
          </w:p>
        </w:tc>
        <w:tc>
          <w:tcPr>
            <w:tcW w:w="426" w:type="dxa"/>
            <w:tcBorders>
              <w:top w:val="single" w:color="auto" w:sz="4" w:space="0"/>
              <w:left w:val="single" w:color="auto" w:sz="4" w:space="0"/>
              <w:bottom w:val="single" w:color="auto" w:sz="4" w:space="0"/>
              <w:right w:val="single" w:color="auto" w:sz="4" w:space="0"/>
            </w:tcBorders>
            <w:vAlign w:val="center"/>
          </w:tcPr>
          <w:p w14:paraId="1B82E3D5">
            <w:pPr>
              <w:widowControl/>
              <w:tabs>
                <w:tab w:val="decimal" w:pos="0"/>
              </w:tabs>
              <w:ind w:firstLine="0" w:firstLineChars="0"/>
              <w:jc w:val="center"/>
              <w:rPr>
                <w:kern w:val="0"/>
                <w:sz w:val="18"/>
                <w:szCs w:val="18"/>
              </w:rPr>
            </w:pPr>
            <w:r>
              <w:rPr>
                <w:kern w:val="0"/>
                <w:sz w:val="18"/>
                <w:szCs w:val="18"/>
              </w:rPr>
              <w:t>6</w:t>
            </w:r>
          </w:p>
        </w:tc>
        <w:tc>
          <w:tcPr>
            <w:tcW w:w="813" w:type="dxa"/>
            <w:tcBorders>
              <w:top w:val="single" w:color="auto" w:sz="4" w:space="0"/>
              <w:left w:val="single" w:color="auto" w:sz="4" w:space="0"/>
              <w:bottom w:val="single" w:color="auto" w:sz="4" w:space="0"/>
              <w:right w:val="single" w:color="auto" w:sz="4" w:space="0"/>
            </w:tcBorders>
            <w:vAlign w:val="center"/>
          </w:tcPr>
          <w:p w14:paraId="3C80B2A0">
            <w:pPr>
              <w:widowControl/>
              <w:tabs>
                <w:tab w:val="decimal" w:pos="0"/>
              </w:tabs>
              <w:ind w:firstLine="0" w:firstLineChars="0"/>
              <w:jc w:val="center"/>
              <w:rPr>
                <w:kern w:val="0"/>
                <w:sz w:val="18"/>
                <w:szCs w:val="18"/>
              </w:rPr>
            </w:pPr>
            <w:r>
              <w:rPr>
                <w:kern w:val="0"/>
                <w:sz w:val="18"/>
                <w:szCs w:val="18"/>
              </w:rPr>
              <w:t>479</w:t>
            </w:r>
          </w:p>
        </w:tc>
        <w:tc>
          <w:tcPr>
            <w:tcW w:w="1109" w:type="dxa"/>
            <w:tcBorders>
              <w:top w:val="single" w:color="auto" w:sz="4" w:space="0"/>
              <w:left w:val="single" w:color="auto" w:sz="4" w:space="0"/>
              <w:bottom w:val="single" w:color="auto" w:sz="4" w:space="0"/>
              <w:right w:val="single" w:color="auto" w:sz="4" w:space="0"/>
            </w:tcBorders>
            <w:vAlign w:val="center"/>
          </w:tcPr>
          <w:p w14:paraId="49FD8F3F">
            <w:pPr>
              <w:widowControl/>
              <w:tabs>
                <w:tab w:val="decimal" w:pos="0"/>
              </w:tabs>
              <w:ind w:firstLine="0" w:firstLineChars="0"/>
              <w:jc w:val="center"/>
              <w:rPr>
                <w:kern w:val="0"/>
                <w:sz w:val="18"/>
                <w:szCs w:val="18"/>
              </w:rPr>
            </w:pPr>
            <w:r>
              <w:rPr>
                <w:kern w:val="0"/>
                <w:sz w:val="18"/>
                <w:szCs w:val="18"/>
              </w:rPr>
              <w:t>11.694336</w:t>
            </w:r>
          </w:p>
        </w:tc>
        <w:tc>
          <w:tcPr>
            <w:tcW w:w="426" w:type="dxa"/>
            <w:tcBorders>
              <w:top w:val="single" w:color="auto" w:sz="4" w:space="0"/>
              <w:left w:val="single" w:color="auto" w:sz="4" w:space="0"/>
              <w:bottom w:val="single" w:color="auto" w:sz="4" w:space="0"/>
              <w:right w:val="single" w:color="auto" w:sz="4" w:space="0"/>
            </w:tcBorders>
            <w:vAlign w:val="center"/>
          </w:tcPr>
          <w:p w14:paraId="7561F8C5">
            <w:pPr>
              <w:widowControl/>
              <w:tabs>
                <w:tab w:val="decimal" w:pos="0"/>
              </w:tabs>
              <w:ind w:firstLine="0" w:firstLineChars="0"/>
              <w:jc w:val="center"/>
              <w:rPr>
                <w:kern w:val="0"/>
                <w:sz w:val="18"/>
                <w:szCs w:val="18"/>
              </w:rPr>
            </w:pPr>
            <w:r>
              <w:rPr>
                <w:kern w:val="0"/>
                <w:sz w:val="18"/>
                <w:szCs w:val="18"/>
              </w:rPr>
              <w:t>0</w:t>
            </w:r>
          </w:p>
        </w:tc>
      </w:tr>
      <w:tr w14:paraId="14A51E34">
        <w:tblPrEx>
          <w:tblCellMar>
            <w:top w:w="0" w:type="dxa"/>
            <w:left w:w="108" w:type="dxa"/>
            <w:bottom w:w="0" w:type="dxa"/>
            <w:right w:w="108" w:type="dxa"/>
          </w:tblCellMar>
        </w:tblPrEx>
        <w:trPr>
          <w:trHeight w:val="270" w:hRule="atLeast"/>
          <w:jc w:val="center"/>
        </w:trPr>
        <w:tc>
          <w:tcPr>
            <w:tcW w:w="952" w:type="dxa"/>
            <w:tcBorders>
              <w:top w:val="single" w:color="auto" w:sz="4" w:space="0"/>
              <w:left w:val="single" w:color="auto" w:sz="4" w:space="0"/>
              <w:bottom w:val="single" w:color="auto" w:sz="4" w:space="0"/>
              <w:right w:val="single" w:color="auto" w:sz="4" w:space="0"/>
            </w:tcBorders>
            <w:vAlign w:val="center"/>
          </w:tcPr>
          <w:p w14:paraId="1863CDB2">
            <w:pPr>
              <w:widowControl/>
              <w:tabs>
                <w:tab w:val="decimal" w:pos="0"/>
              </w:tabs>
              <w:ind w:firstLine="0" w:firstLineChars="0"/>
              <w:jc w:val="center"/>
              <w:rPr>
                <w:kern w:val="0"/>
                <w:sz w:val="18"/>
                <w:szCs w:val="18"/>
              </w:rPr>
            </w:pPr>
            <w:r>
              <w:rPr>
                <w:kern w:val="0"/>
                <w:sz w:val="18"/>
                <w:szCs w:val="18"/>
              </w:rPr>
              <w:t>96</w:t>
            </w:r>
          </w:p>
        </w:tc>
        <w:tc>
          <w:tcPr>
            <w:tcW w:w="1068" w:type="dxa"/>
            <w:tcBorders>
              <w:top w:val="single" w:color="auto" w:sz="4" w:space="0"/>
              <w:left w:val="single" w:color="auto" w:sz="4" w:space="0"/>
              <w:bottom w:val="single" w:color="auto" w:sz="4" w:space="0"/>
              <w:right w:val="single" w:color="auto" w:sz="4" w:space="0"/>
            </w:tcBorders>
            <w:vAlign w:val="center"/>
          </w:tcPr>
          <w:p w14:paraId="3E9D9EA3">
            <w:pPr>
              <w:widowControl/>
              <w:tabs>
                <w:tab w:val="decimal" w:pos="0"/>
              </w:tabs>
              <w:ind w:firstLine="0" w:firstLineChars="0"/>
              <w:jc w:val="center"/>
              <w:rPr>
                <w:kern w:val="0"/>
                <w:sz w:val="18"/>
                <w:szCs w:val="18"/>
              </w:rPr>
            </w:pPr>
            <w:r>
              <w:rPr>
                <w:kern w:val="0"/>
                <w:sz w:val="18"/>
                <w:szCs w:val="18"/>
              </w:rPr>
              <w:t>2.343750</w:t>
            </w:r>
          </w:p>
        </w:tc>
        <w:tc>
          <w:tcPr>
            <w:tcW w:w="668" w:type="dxa"/>
            <w:tcBorders>
              <w:top w:val="single" w:color="auto" w:sz="4" w:space="0"/>
              <w:left w:val="single" w:color="auto" w:sz="4" w:space="0"/>
              <w:bottom w:val="single" w:color="auto" w:sz="4" w:space="0"/>
              <w:right w:val="single" w:color="auto" w:sz="4" w:space="0"/>
            </w:tcBorders>
            <w:vAlign w:val="center"/>
          </w:tcPr>
          <w:p w14:paraId="197B35A9">
            <w:pPr>
              <w:widowControl/>
              <w:tabs>
                <w:tab w:val="decimal" w:pos="0"/>
              </w:tabs>
              <w:ind w:firstLine="0" w:firstLineChars="0"/>
              <w:jc w:val="center"/>
              <w:rPr>
                <w:kern w:val="0"/>
                <w:sz w:val="18"/>
                <w:szCs w:val="18"/>
              </w:rPr>
            </w:pPr>
            <w:r>
              <w:rPr>
                <w:kern w:val="0"/>
                <w:sz w:val="18"/>
                <w:szCs w:val="18"/>
              </w:rPr>
              <w:t>6</w:t>
            </w:r>
          </w:p>
        </w:tc>
        <w:tc>
          <w:tcPr>
            <w:tcW w:w="733" w:type="dxa"/>
            <w:tcBorders>
              <w:top w:val="single" w:color="auto" w:sz="4" w:space="0"/>
              <w:left w:val="single" w:color="auto" w:sz="4" w:space="0"/>
              <w:bottom w:val="single" w:color="auto" w:sz="4" w:space="0"/>
              <w:right w:val="single" w:color="auto" w:sz="4" w:space="0"/>
            </w:tcBorders>
            <w:vAlign w:val="center"/>
          </w:tcPr>
          <w:p w14:paraId="1792100E">
            <w:pPr>
              <w:widowControl/>
              <w:tabs>
                <w:tab w:val="decimal" w:pos="0"/>
              </w:tabs>
              <w:ind w:firstLine="0" w:firstLineChars="0"/>
              <w:jc w:val="center"/>
              <w:rPr>
                <w:kern w:val="0"/>
                <w:sz w:val="18"/>
                <w:szCs w:val="18"/>
              </w:rPr>
            </w:pPr>
            <w:r>
              <w:rPr>
                <w:kern w:val="0"/>
                <w:sz w:val="18"/>
                <w:szCs w:val="18"/>
              </w:rPr>
              <w:t>224</w:t>
            </w:r>
          </w:p>
        </w:tc>
        <w:tc>
          <w:tcPr>
            <w:tcW w:w="1068" w:type="dxa"/>
            <w:tcBorders>
              <w:top w:val="single" w:color="auto" w:sz="4" w:space="0"/>
              <w:left w:val="single" w:color="auto" w:sz="4" w:space="0"/>
              <w:bottom w:val="single" w:color="auto" w:sz="4" w:space="0"/>
              <w:right w:val="single" w:color="auto" w:sz="4" w:space="0"/>
            </w:tcBorders>
            <w:vAlign w:val="center"/>
          </w:tcPr>
          <w:p w14:paraId="43645068">
            <w:pPr>
              <w:widowControl/>
              <w:tabs>
                <w:tab w:val="decimal" w:pos="0"/>
              </w:tabs>
              <w:ind w:firstLine="0" w:firstLineChars="0"/>
              <w:jc w:val="center"/>
              <w:rPr>
                <w:kern w:val="0"/>
                <w:sz w:val="18"/>
                <w:szCs w:val="18"/>
              </w:rPr>
            </w:pPr>
            <w:r>
              <w:rPr>
                <w:kern w:val="0"/>
                <w:sz w:val="18"/>
                <w:szCs w:val="18"/>
              </w:rPr>
              <w:t>5.468750</w:t>
            </w:r>
          </w:p>
        </w:tc>
        <w:tc>
          <w:tcPr>
            <w:tcW w:w="426" w:type="dxa"/>
            <w:tcBorders>
              <w:top w:val="single" w:color="auto" w:sz="4" w:space="0"/>
              <w:left w:val="single" w:color="auto" w:sz="4" w:space="0"/>
              <w:bottom w:val="single" w:color="auto" w:sz="4" w:space="0"/>
              <w:right w:val="single" w:color="auto" w:sz="4" w:space="0"/>
            </w:tcBorders>
            <w:vAlign w:val="center"/>
          </w:tcPr>
          <w:p w14:paraId="64D21C0E">
            <w:pPr>
              <w:widowControl/>
              <w:tabs>
                <w:tab w:val="decimal" w:pos="0"/>
              </w:tabs>
              <w:ind w:firstLine="0" w:firstLineChars="0"/>
              <w:jc w:val="center"/>
              <w:rPr>
                <w:kern w:val="0"/>
                <w:sz w:val="18"/>
                <w:szCs w:val="18"/>
              </w:rPr>
            </w:pPr>
            <w:r>
              <w:rPr>
                <w:kern w:val="0"/>
                <w:sz w:val="18"/>
                <w:szCs w:val="18"/>
              </w:rPr>
              <w:t>2</w:t>
            </w:r>
          </w:p>
        </w:tc>
        <w:tc>
          <w:tcPr>
            <w:tcW w:w="813" w:type="dxa"/>
            <w:tcBorders>
              <w:top w:val="single" w:color="auto" w:sz="4" w:space="0"/>
              <w:left w:val="single" w:color="auto" w:sz="4" w:space="0"/>
              <w:bottom w:val="single" w:color="auto" w:sz="4" w:space="0"/>
              <w:right w:val="single" w:color="auto" w:sz="4" w:space="0"/>
            </w:tcBorders>
            <w:vAlign w:val="center"/>
          </w:tcPr>
          <w:p w14:paraId="4EBE6D47">
            <w:pPr>
              <w:widowControl/>
              <w:tabs>
                <w:tab w:val="decimal" w:pos="0"/>
              </w:tabs>
              <w:ind w:firstLine="0" w:firstLineChars="0"/>
              <w:jc w:val="center"/>
              <w:rPr>
                <w:kern w:val="0"/>
                <w:sz w:val="18"/>
                <w:szCs w:val="18"/>
              </w:rPr>
            </w:pPr>
            <w:r>
              <w:rPr>
                <w:kern w:val="0"/>
                <w:sz w:val="18"/>
                <w:szCs w:val="18"/>
              </w:rPr>
              <w:t>352</w:t>
            </w:r>
          </w:p>
        </w:tc>
        <w:tc>
          <w:tcPr>
            <w:tcW w:w="1068" w:type="dxa"/>
            <w:tcBorders>
              <w:top w:val="single" w:color="auto" w:sz="4" w:space="0"/>
              <w:left w:val="single" w:color="auto" w:sz="4" w:space="0"/>
              <w:bottom w:val="single" w:color="auto" w:sz="4" w:space="0"/>
              <w:right w:val="single" w:color="auto" w:sz="4" w:space="0"/>
            </w:tcBorders>
            <w:vAlign w:val="center"/>
          </w:tcPr>
          <w:p w14:paraId="7EF1BD57">
            <w:pPr>
              <w:widowControl/>
              <w:tabs>
                <w:tab w:val="decimal" w:pos="0"/>
              </w:tabs>
              <w:ind w:firstLine="0" w:firstLineChars="0"/>
              <w:jc w:val="center"/>
              <w:rPr>
                <w:kern w:val="0"/>
                <w:sz w:val="18"/>
                <w:szCs w:val="18"/>
              </w:rPr>
            </w:pPr>
            <w:r>
              <w:rPr>
                <w:kern w:val="0"/>
                <w:sz w:val="18"/>
                <w:szCs w:val="18"/>
              </w:rPr>
              <w:t>8.593750</w:t>
            </w:r>
          </w:p>
        </w:tc>
        <w:tc>
          <w:tcPr>
            <w:tcW w:w="426" w:type="dxa"/>
            <w:tcBorders>
              <w:top w:val="single" w:color="auto" w:sz="4" w:space="0"/>
              <w:left w:val="single" w:color="auto" w:sz="4" w:space="0"/>
              <w:bottom w:val="single" w:color="auto" w:sz="4" w:space="0"/>
              <w:right w:val="single" w:color="auto" w:sz="4" w:space="0"/>
            </w:tcBorders>
            <w:vAlign w:val="center"/>
          </w:tcPr>
          <w:p w14:paraId="38914DC5">
            <w:pPr>
              <w:widowControl/>
              <w:tabs>
                <w:tab w:val="decimal" w:pos="0"/>
              </w:tabs>
              <w:ind w:firstLine="0" w:firstLineChars="0"/>
              <w:jc w:val="center"/>
              <w:rPr>
                <w:kern w:val="0"/>
                <w:sz w:val="18"/>
                <w:szCs w:val="18"/>
              </w:rPr>
            </w:pPr>
            <w:r>
              <w:rPr>
                <w:kern w:val="0"/>
                <w:sz w:val="18"/>
                <w:szCs w:val="18"/>
              </w:rPr>
              <w:t>7</w:t>
            </w:r>
          </w:p>
        </w:tc>
        <w:tc>
          <w:tcPr>
            <w:tcW w:w="813" w:type="dxa"/>
            <w:tcBorders>
              <w:top w:val="single" w:color="auto" w:sz="4" w:space="0"/>
              <w:left w:val="single" w:color="auto" w:sz="4" w:space="0"/>
              <w:bottom w:val="single" w:color="auto" w:sz="4" w:space="0"/>
              <w:right w:val="single" w:color="auto" w:sz="4" w:space="0"/>
            </w:tcBorders>
            <w:vAlign w:val="center"/>
          </w:tcPr>
          <w:p w14:paraId="3043C3D5">
            <w:pPr>
              <w:widowControl/>
              <w:tabs>
                <w:tab w:val="decimal" w:pos="0"/>
              </w:tabs>
              <w:ind w:firstLine="0" w:firstLineChars="0"/>
              <w:jc w:val="center"/>
              <w:rPr>
                <w:kern w:val="0"/>
                <w:sz w:val="18"/>
                <w:szCs w:val="18"/>
              </w:rPr>
            </w:pPr>
            <w:r>
              <w:rPr>
                <w:kern w:val="0"/>
                <w:sz w:val="18"/>
                <w:szCs w:val="18"/>
              </w:rPr>
              <w:t>480</w:t>
            </w:r>
          </w:p>
        </w:tc>
        <w:tc>
          <w:tcPr>
            <w:tcW w:w="1109" w:type="dxa"/>
            <w:tcBorders>
              <w:top w:val="single" w:color="auto" w:sz="4" w:space="0"/>
              <w:left w:val="single" w:color="auto" w:sz="4" w:space="0"/>
              <w:bottom w:val="single" w:color="auto" w:sz="4" w:space="0"/>
              <w:right w:val="single" w:color="auto" w:sz="4" w:space="0"/>
            </w:tcBorders>
            <w:vAlign w:val="center"/>
          </w:tcPr>
          <w:p w14:paraId="493EB29F">
            <w:pPr>
              <w:widowControl/>
              <w:tabs>
                <w:tab w:val="decimal" w:pos="0"/>
              </w:tabs>
              <w:ind w:firstLine="0" w:firstLineChars="0"/>
              <w:jc w:val="center"/>
              <w:rPr>
                <w:kern w:val="0"/>
                <w:sz w:val="18"/>
                <w:szCs w:val="18"/>
              </w:rPr>
            </w:pPr>
            <w:r>
              <w:rPr>
                <w:kern w:val="0"/>
                <w:sz w:val="18"/>
                <w:szCs w:val="18"/>
              </w:rPr>
              <w:t>11.718750</w:t>
            </w:r>
          </w:p>
        </w:tc>
        <w:tc>
          <w:tcPr>
            <w:tcW w:w="426" w:type="dxa"/>
            <w:tcBorders>
              <w:top w:val="single" w:color="auto" w:sz="4" w:space="0"/>
              <w:left w:val="single" w:color="auto" w:sz="4" w:space="0"/>
              <w:bottom w:val="single" w:color="auto" w:sz="4" w:space="0"/>
              <w:right w:val="single" w:color="auto" w:sz="4" w:space="0"/>
            </w:tcBorders>
            <w:vAlign w:val="center"/>
          </w:tcPr>
          <w:p w14:paraId="673E0B7B">
            <w:pPr>
              <w:widowControl/>
              <w:tabs>
                <w:tab w:val="decimal" w:pos="0"/>
              </w:tabs>
              <w:ind w:firstLine="0" w:firstLineChars="0"/>
              <w:jc w:val="center"/>
              <w:rPr>
                <w:kern w:val="0"/>
                <w:sz w:val="18"/>
                <w:szCs w:val="18"/>
              </w:rPr>
            </w:pPr>
            <w:r>
              <w:rPr>
                <w:kern w:val="0"/>
                <w:sz w:val="18"/>
                <w:szCs w:val="18"/>
              </w:rPr>
              <w:t>7</w:t>
            </w:r>
          </w:p>
        </w:tc>
      </w:tr>
      <w:tr w14:paraId="2D25F0BE">
        <w:tblPrEx>
          <w:tblCellMar>
            <w:top w:w="0" w:type="dxa"/>
            <w:left w:w="108" w:type="dxa"/>
            <w:bottom w:w="0" w:type="dxa"/>
            <w:right w:w="108" w:type="dxa"/>
          </w:tblCellMar>
        </w:tblPrEx>
        <w:trPr>
          <w:trHeight w:val="270" w:hRule="atLeast"/>
          <w:jc w:val="center"/>
        </w:trPr>
        <w:tc>
          <w:tcPr>
            <w:tcW w:w="952" w:type="dxa"/>
            <w:tcBorders>
              <w:top w:val="single" w:color="auto" w:sz="4" w:space="0"/>
              <w:left w:val="single" w:color="auto" w:sz="4" w:space="0"/>
              <w:bottom w:val="single" w:color="auto" w:sz="4" w:space="0"/>
              <w:right w:val="single" w:color="auto" w:sz="4" w:space="0"/>
            </w:tcBorders>
            <w:vAlign w:val="center"/>
          </w:tcPr>
          <w:p w14:paraId="18E3C588">
            <w:pPr>
              <w:widowControl/>
              <w:tabs>
                <w:tab w:val="decimal" w:pos="0"/>
              </w:tabs>
              <w:ind w:firstLine="0" w:firstLineChars="0"/>
              <w:jc w:val="center"/>
              <w:rPr>
                <w:kern w:val="0"/>
                <w:sz w:val="18"/>
                <w:szCs w:val="18"/>
              </w:rPr>
            </w:pPr>
            <w:r>
              <w:rPr>
                <w:kern w:val="0"/>
                <w:sz w:val="18"/>
                <w:szCs w:val="18"/>
              </w:rPr>
              <w:t>97</w:t>
            </w:r>
          </w:p>
        </w:tc>
        <w:tc>
          <w:tcPr>
            <w:tcW w:w="1068" w:type="dxa"/>
            <w:tcBorders>
              <w:top w:val="single" w:color="auto" w:sz="4" w:space="0"/>
              <w:left w:val="single" w:color="auto" w:sz="4" w:space="0"/>
              <w:bottom w:val="single" w:color="auto" w:sz="4" w:space="0"/>
              <w:right w:val="single" w:color="auto" w:sz="4" w:space="0"/>
            </w:tcBorders>
            <w:vAlign w:val="center"/>
          </w:tcPr>
          <w:p w14:paraId="1DC84EA1">
            <w:pPr>
              <w:widowControl/>
              <w:tabs>
                <w:tab w:val="decimal" w:pos="0"/>
              </w:tabs>
              <w:ind w:firstLine="0" w:firstLineChars="0"/>
              <w:jc w:val="center"/>
              <w:rPr>
                <w:kern w:val="0"/>
                <w:sz w:val="18"/>
                <w:szCs w:val="18"/>
              </w:rPr>
            </w:pPr>
            <w:r>
              <w:rPr>
                <w:kern w:val="0"/>
                <w:sz w:val="18"/>
                <w:szCs w:val="18"/>
              </w:rPr>
              <w:t>2.368164</w:t>
            </w:r>
          </w:p>
        </w:tc>
        <w:tc>
          <w:tcPr>
            <w:tcW w:w="668" w:type="dxa"/>
            <w:tcBorders>
              <w:top w:val="single" w:color="auto" w:sz="4" w:space="0"/>
              <w:left w:val="single" w:color="auto" w:sz="4" w:space="0"/>
              <w:bottom w:val="single" w:color="auto" w:sz="4" w:space="0"/>
              <w:right w:val="single" w:color="auto" w:sz="4" w:space="0"/>
            </w:tcBorders>
            <w:vAlign w:val="center"/>
          </w:tcPr>
          <w:p w14:paraId="0C5D40AE">
            <w:pPr>
              <w:widowControl/>
              <w:tabs>
                <w:tab w:val="decimal" w:pos="0"/>
              </w:tabs>
              <w:ind w:firstLine="0" w:firstLineChars="0"/>
              <w:jc w:val="center"/>
              <w:rPr>
                <w:kern w:val="0"/>
                <w:sz w:val="18"/>
                <w:szCs w:val="18"/>
              </w:rPr>
            </w:pPr>
            <w:r>
              <w:rPr>
                <w:kern w:val="0"/>
                <w:sz w:val="18"/>
                <w:szCs w:val="18"/>
              </w:rPr>
              <w:t>0</w:t>
            </w:r>
          </w:p>
        </w:tc>
        <w:tc>
          <w:tcPr>
            <w:tcW w:w="733" w:type="dxa"/>
            <w:tcBorders>
              <w:top w:val="single" w:color="auto" w:sz="4" w:space="0"/>
              <w:left w:val="single" w:color="auto" w:sz="4" w:space="0"/>
              <w:bottom w:val="single" w:color="auto" w:sz="4" w:space="0"/>
              <w:right w:val="single" w:color="auto" w:sz="4" w:space="0"/>
            </w:tcBorders>
            <w:vAlign w:val="center"/>
          </w:tcPr>
          <w:p w14:paraId="377689F0">
            <w:pPr>
              <w:widowControl/>
              <w:tabs>
                <w:tab w:val="decimal" w:pos="0"/>
              </w:tabs>
              <w:ind w:firstLine="0" w:firstLineChars="0"/>
              <w:jc w:val="center"/>
              <w:rPr>
                <w:kern w:val="0"/>
                <w:sz w:val="18"/>
                <w:szCs w:val="18"/>
              </w:rPr>
            </w:pPr>
            <w:r>
              <w:rPr>
                <w:kern w:val="0"/>
                <w:sz w:val="18"/>
                <w:szCs w:val="18"/>
              </w:rPr>
              <w:t>225</w:t>
            </w:r>
          </w:p>
        </w:tc>
        <w:tc>
          <w:tcPr>
            <w:tcW w:w="1068" w:type="dxa"/>
            <w:tcBorders>
              <w:top w:val="single" w:color="auto" w:sz="4" w:space="0"/>
              <w:left w:val="single" w:color="auto" w:sz="4" w:space="0"/>
              <w:bottom w:val="single" w:color="auto" w:sz="4" w:space="0"/>
              <w:right w:val="single" w:color="auto" w:sz="4" w:space="0"/>
            </w:tcBorders>
            <w:vAlign w:val="center"/>
          </w:tcPr>
          <w:p w14:paraId="3A8A17A6">
            <w:pPr>
              <w:widowControl/>
              <w:tabs>
                <w:tab w:val="decimal" w:pos="0"/>
              </w:tabs>
              <w:ind w:firstLine="0" w:firstLineChars="0"/>
              <w:jc w:val="center"/>
              <w:rPr>
                <w:kern w:val="0"/>
                <w:sz w:val="18"/>
                <w:szCs w:val="18"/>
              </w:rPr>
            </w:pPr>
            <w:r>
              <w:rPr>
                <w:kern w:val="0"/>
                <w:sz w:val="18"/>
                <w:szCs w:val="18"/>
              </w:rPr>
              <w:t>5.493164</w:t>
            </w:r>
          </w:p>
        </w:tc>
        <w:tc>
          <w:tcPr>
            <w:tcW w:w="426" w:type="dxa"/>
            <w:tcBorders>
              <w:top w:val="single" w:color="auto" w:sz="4" w:space="0"/>
              <w:left w:val="single" w:color="auto" w:sz="4" w:space="0"/>
              <w:bottom w:val="single" w:color="auto" w:sz="4" w:space="0"/>
              <w:right w:val="single" w:color="auto" w:sz="4" w:space="0"/>
            </w:tcBorders>
            <w:vAlign w:val="center"/>
          </w:tcPr>
          <w:p w14:paraId="7CC19132">
            <w:pPr>
              <w:widowControl/>
              <w:tabs>
                <w:tab w:val="decimal" w:pos="0"/>
              </w:tabs>
              <w:ind w:firstLine="0" w:firstLineChars="0"/>
              <w:jc w:val="center"/>
              <w:rPr>
                <w:kern w:val="0"/>
                <w:sz w:val="18"/>
                <w:szCs w:val="18"/>
              </w:rPr>
            </w:pPr>
            <w:r>
              <w:rPr>
                <w:kern w:val="0"/>
                <w:sz w:val="18"/>
                <w:szCs w:val="18"/>
              </w:rPr>
              <w:t>6</w:t>
            </w:r>
          </w:p>
        </w:tc>
        <w:tc>
          <w:tcPr>
            <w:tcW w:w="813" w:type="dxa"/>
            <w:tcBorders>
              <w:top w:val="single" w:color="auto" w:sz="4" w:space="0"/>
              <w:left w:val="single" w:color="auto" w:sz="4" w:space="0"/>
              <w:bottom w:val="single" w:color="auto" w:sz="4" w:space="0"/>
              <w:right w:val="single" w:color="auto" w:sz="4" w:space="0"/>
            </w:tcBorders>
            <w:vAlign w:val="center"/>
          </w:tcPr>
          <w:p w14:paraId="250A24F8">
            <w:pPr>
              <w:widowControl/>
              <w:tabs>
                <w:tab w:val="decimal" w:pos="0"/>
              </w:tabs>
              <w:ind w:firstLine="0" w:firstLineChars="0"/>
              <w:jc w:val="center"/>
              <w:rPr>
                <w:kern w:val="0"/>
                <w:sz w:val="18"/>
                <w:szCs w:val="18"/>
              </w:rPr>
            </w:pPr>
            <w:r>
              <w:rPr>
                <w:kern w:val="0"/>
                <w:sz w:val="18"/>
                <w:szCs w:val="18"/>
              </w:rPr>
              <w:t>353</w:t>
            </w:r>
          </w:p>
        </w:tc>
        <w:tc>
          <w:tcPr>
            <w:tcW w:w="1068" w:type="dxa"/>
            <w:tcBorders>
              <w:top w:val="single" w:color="auto" w:sz="4" w:space="0"/>
              <w:left w:val="single" w:color="auto" w:sz="4" w:space="0"/>
              <w:bottom w:val="single" w:color="auto" w:sz="4" w:space="0"/>
              <w:right w:val="single" w:color="auto" w:sz="4" w:space="0"/>
            </w:tcBorders>
            <w:vAlign w:val="center"/>
          </w:tcPr>
          <w:p w14:paraId="1429603C">
            <w:pPr>
              <w:widowControl/>
              <w:tabs>
                <w:tab w:val="decimal" w:pos="0"/>
              </w:tabs>
              <w:ind w:firstLine="0" w:firstLineChars="0"/>
              <w:jc w:val="center"/>
              <w:rPr>
                <w:kern w:val="0"/>
                <w:sz w:val="18"/>
                <w:szCs w:val="18"/>
              </w:rPr>
            </w:pPr>
            <w:r>
              <w:rPr>
                <w:kern w:val="0"/>
                <w:sz w:val="18"/>
                <w:szCs w:val="18"/>
              </w:rPr>
              <w:t>8.618164</w:t>
            </w:r>
          </w:p>
        </w:tc>
        <w:tc>
          <w:tcPr>
            <w:tcW w:w="426" w:type="dxa"/>
            <w:tcBorders>
              <w:top w:val="single" w:color="auto" w:sz="4" w:space="0"/>
              <w:left w:val="single" w:color="auto" w:sz="4" w:space="0"/>
              <w:bottom w:val="single" w:color="auto" w:sz="4" w:space="0"/>
              <w:right w:val="single" w:color="auto" w:sz="4" w:space="0"/>
            </w:tcBorders>
            <w:vAlign w:val="center"/>
          </w:tcPr>
          <w:p w14:paraId="6E3D06D7">
            <w:pPr>
              <w:widowControl/>
              <w:tabs>
                <w:tab w:val="decimal" w:pos="0"/>
              </w:tabs>
              <w:ind w:firstLine="0" w:firstLineChars="0"/>
              <w:jc w:val="center"/>
              <w:rPr>
                <w:kern w:val="0"/>
                <w:sz w:val="18"/>
                <w:szCs w:val="18"/>
              </w:rPr>
            </w:pPr>
            <w:r>
              <w:rPr>
                <w:kern w:val="0"/>
                <w:sz w:val="18"/>
                <w:szCs w:val="18"/>
              </w:rPr>
              <w:t>6</w:t>
            </w:r>
          </w:p>
        </w:tc>
        <w:tc>
          <w:tcPr>
            <w:tcW w:w="813" w:type="dxa"/>
            <w:tcBorders>
              <w:top w:val="single" w:color="auto" w:sz="4" w:space="0"/>
              <w:left w:val="single" w:color="auto" w:sz="4" w:space="0"/>
              <w:bottom w:val="single" w:color="auto" w:sz="4" w:space="0"/>
              <w:right w:val="single" w:color="auto" w:sz="4" w:space="0"/>
            </w:tcBorders>
            <w:vAlign w:val="center"/>
          </w:tcPr>
          <w:p w14:paraId="251064C4">
            <w:pPr>
              <w:widowControl/>
              <w:tabs>
                <w:tab w:val="decimal" w:pos="0"/>
              </w:tabs>
              <w:ind w:firstLine="0" w:firstLineChars="0"/>
              <w:jc w:val="center"/>
              <w:rPr>
                <w:kern w:val="0"/>
                <w:sz w:val="18"/>
                <w:szCs w:val="18"/>
              </w:rPr>
            </w:pPr>
            <w:r>
              <w:rPr>
                <w:kern w:val="0"/>
                <w:sz w:val="18"/>
                <w:szCs w:val="18"/>
              </w:rPr>
              <w:t>481</w:t>
            </w:r>
          </w:p>
        </w:tc>
        <w:tc>
          <w:tcPr>
            <w:tcW w:w="1109" w:type="dxa"/>
            <w:tcBorders>
              <w:top w:val="single" w:color="auto" w:sz="4" w:space="0"/>
              <w:left w:val="single" w:color="auto" w:sz="4" w:space="0"/>
              <w:bottom w:val="single" w:color="auto" w:sz="4" w:space="0"/>
              <w:right w:val="single" w:color="auto" w:sz="4" w:space="0"/>
            </w:tcBorders>
            <w:vAlign w:val="center"/>
          </w:tcPr>
          <w:p w14:paraId="3BA4EFF0">
            <w:pPr>
              <w:widowControl/>
              <w:tabs>
                <w:tab w:val="decimal" w:pos="0"/>
              </w:tabs>
              <w:ind w:firstLine="0" w:firstLineChars="0"/>
              <w:jc w:val="center"/>
              <w:rPr>
                <w:kern w:val="0"/>
                <w:sz w:val="18"/>
                <w:szCs w:val="18"/>
              </w:rPr>
            </w:pPr>
            <w:r>
              <w:rPr>
                <w:kern w:val="0"/>
                <w:sz w:val="18"/>
                <w:szCs w:val="18"/>
              </w:rPr>
              <w:t>11.743164</w:t>
            </w:r>
          </w:p>
        </w:tc>
        <w:tc>
          <w:tcPr>
            <w:tcW w:w="426" w:type="dxa"/>
            <w:tcBorders>
              <w:top w:val="single" w:color="auto" w:sz="4" w:space="0"/>
              <w:left w:val="single" w:color="auto" w:sz="4" w:space="0"/>
              <w:bottom w:val="single" w:color="auto" w:sz="4" w:space="0"/>
              <w:right w:val="single" w:color="auto" w:sz="4" w:space="0"/>
            </w:tcBorders>
            <w:vAlign w:val="center"/>
          </w:tcPr>
          <w:p w14:paraId="0CA9A2AE">
            <w:pPr>
              <w:widowControl/>
              <w:tabs>
                <w:tab w:val="decimal" w:pos="0"/>
              </w:tabs>
              <w:ind w:firstLine="0" w:firstLineChars="0"/>
              <w:jc w:val="center"/>
              <w:rPr>
                <w:kern w:val="0"/>
                <w:sz w:val="18"/>
                <w:szCs w:val="18"/>
              </w:rPr>
            </w:pPr>
            <w:r>
              <w:rPr>
                <w:kern w:val="0"/>
                <w:sz w:val="18"/>
                <w:szCs w:val="18"/>
              </w:rPr>
              <w:t>5</w:t>
            </w:r>
          </w:p>
        </w:tc>
      </w:tr>
      <w:tr w14:paraId="157F32BD">
        <w:tblPrEx>
          <w:tblCellMar>
            <w:top w:w="0" w:type="dxa"/>
            <w:left w:w="108" w:type="dxa"/>
            <w:bottom w:w="0" w:type="dxa"/>
            <w:right w:w="108" w:type="dxa"/>
          </w:tblCellMar>
        </w:tblPrEx>
        <w:trPr>
          <w:trHeight w:val="270" w:hRule="atLeast"/>
          <w:jc w:val="center"/>
        </w:trPr>
        <w:tc>
          <w:tcPr>
            <w:tcW w:w="952" w:type="dxa"/>
            <w:tcBorders>
              <w:top w:val="single" w:color="auto" w:sz="4" w:space="0"/>
              <w:left w:val="single" w:color="auto" w:sz="4" w:space="0"/>
              <w:bottom w:val="single" w:color="auto" w:sz="4" w:space="0"/>
              <w:right w:val="single" w:color="auto" w:sz="4" w:space="0"/>
            </w:tcBorders>
            <w:vAlign w:val="center"/>
          </w:tcPr>
          <w:p w14:paraId="6FC1BFB6">
            <w:pPr>
              <w:widowControl/>
              <w:tabs>
                <w:tab w:val="decimal" w:pos="0"/>
              </w:tabs>
              <w:ind w:firstLine="0" w:firstLineChars="0"/>
              <w:jc w:val="center"/>
              <w:rPr>
                <w:kern w:val="0"/>
                <w:sz w:val="18"/>
                <w:szCs w:val="18"/>
              </w:rPr>
            </w:pPr>
            <w:r>
              <w:rPr>
                <w:kern w:val="0"/>
                <w:sz w:val="18"/>
                <w:szCs w:val="18"/>
              </w:rPr>
              <w:t>98</w:t>
            </w:r>
          </w:p>
        </w:tc>
        <w:tc>
          <w:tcPr>
            <w:tcW w:w="1068" w:type="dxa"/>
            <w:tcBorders>
              <w:top w:val="single" w:color="auto" w:sz="4" w:space="0"/>
              <w:left w:val="single" w:color="auto" w:sz="4" w:space="0"/>
              <w:bottom w:val="single" w:color="auto" w:sz="4" w:space="0"/>
              <w:right w:val="single" w:color="auto" w:sz="4" w:space="0"/>
            </w:tcBorders>
            <w:vAlign w:val="center"/>
          </w:tcPr>
          <w:p w14:paraId="7904C9A8">
            <w:pPr>
              <w:widowControl/>
              <w:tabs>
                <w:tab w:val="decimal" w:pos="0"/>
              </w:tabs>
              <w:ind w:firstLine="0" w:firstLineChars="0"/>
              <w:jc w:val="center"/>
              <w:rPr>
                <w:kern w:val="0"/>
                <w:sz w:val="18"/>
                <w:szCs w:val="18"/>
              </w:rPr>
            </w:pPr>
            <w:r>
              <w:rPr>
                <w:kern w:val="0"/>
                <w:sz w:val="18"/>
                <w:szCs w:val="18"/>
              </w:rPr>
              <w:t>2.392578</w:t>
            </w:r>
          </w:p>
        </w:tc>
        <w:tc>
          <w:tcPr>
            <w:tcW w:w="668" w:type="dxa"/>
            <w:tcBorders>
              <w:top w:val="single" w:color="auto" w:sz="4" w:space="0"/>
              <w:left w:val="single" w:color="auto" w:sz="4" w:space="0"/>
              <w:bottom w:val="single" w:color="auto" w:sz="4" w:space="0"/>
              <w:right w:val="single" w:color="auto" w:sz="4" w:space="0"/>
            </w:tcBorders>
            <w:vAlign w:val="center"/>
          </w:tcPr>
          <w:p w14:paraId="20181678">
            <w:pPr>
              <w:widowControl/>
              <w:tabs>
                <w:tab w:val="decimal" w:pos="0"/>
              </w:tabs>
              <w:ind w:firstLine="0" w:firstLineChars="0"/>
              <w:jc w:val="center"/>
              <w:rPr>
                <w:kern w:val="0"/>
                <w:sz w:val="18"/>
                <w:szCs w:val="18"/>
              </w:rPr>
            </w:pPr>
            <w:r>
              <w:rPr>
                <w:kern w:val="0"/>
                <w:sz w:val="18"/>
                <w:szCs w:val="18"/>
              </w:rPr>
              <w:t>2</w:t>
            </w:r>
          </w:p>
        </w:tc>
        <w:tc>
          <w:tcPr>
            <w:tcW w:w="733" w:type="dxa"/>
            <w:tcBorders>
              <w:top w:val="single" w:color="auto" w:sz="4" w:space="0"/>
              <w:left w:val="single" w:color="auto" w:sz="4" w:space="0"/>
              <w:bottom w:val="single" w:color="auto" w:sz="4" w:space="0"/>
              <w:right w:val="single" w:color="auto" w:sz="4" w:space="0"/>
            </w:tcBorders>
            <w:vAlign w:val="center"/>
          </w:tcPr>
          <w:p w14:paraId="667C7F0F">
            <w:pPr>
              <w:widowControl/>
              <w:tabs>
                <w:tab w:val="decimal" w:pos="0"/>
              </w:tabs>
              <w:ind w:firstLine="0" w:firstLineChars="0"/>
              <w:jc w:val="center"/>
              <w:rPr>
                <w:kern w:val="0"/>
                <w:sz w:val="18"/>
                <w:szCs w:val="18"/>
              </w:rPr>
            </w:pPr>
            <w:r>
              <w:rPr>
                <w:kern w:val="0"/>
                <w:sz w:val="18"/>
                <w:szCs w:val="18"/>
              </w:rPr>
              <w:t>226</w:t>
            </w:r>
          </w:p>
        </w:tc>
        <w:tc>
          <w:tcPr>
            <w:tcW w:w="1068" w:type="dxa"/>
            <w:tcBorders>
              <w:top w:val="single" w:color="auto" w:sz="4" w:space="0"/>
              <w:left w:val="single" w:color="auto" w:sz="4" w:space="0"/>
              <w:bottom w:val="single" w:color="auto" w:sz="4" w:space="0"/>
              <w:right w:val="single" w:color="auto" w:sz="4" w:space="0"/>
            </w:tcBorders>
            <w:vAlign w:val="center"/>
          </w:tcPr>
          <w:p w14:paraId="72D69C84">
            <w:pPr>
              <w:widowControl/>
              <w:tabs>
                <w:tab w:val="decimal" w:pos="0"/>
              </w:tabs>
              <w:ind w:firstLine="0" w:firstLineChars="0"/>
              <w:jc w:val="center"/>
              <w:rPr>
                <w:kern w:val="0"/>
                <w:sz w:val="18"/>
                <w:szCs w:val="18"/>
              </w:rPr>
            </w:pPr>
            <w:r>
              <w:rPr>
                <w:kern w:val="0"/>
                <w:sz w:val="18"/>
                <w:szCs w:val="18"/>
              </w:rPr>
              <w:t>5.517578</w:t>
            </w:r>
          </w:p>
        </w:tc>
        <w:tc>
          <w:tcPr>
            <w:tcW w:w="426" w:type="dxa"/>
            <w:tcBorders>
              <w:top w:val="single" w:color="auto" w:sz="4" w:space="0"/>
              <w:left w:val="single" w:color="auto" w:sz="4" w:space="0"/>
              <w:bottom w:val="single" w:color="auto" w:sz="4" w:space="0"/>
              <w:right w:val="single" w:color="auto" w:sz="4" w:space="0"/>
            </w:tcBorders>
            <w:vAlign w:val="center"/>
          </w:tcPr>
          <w:p w14:paraId="3275A395">
            <w:pPr>
              <w:widowControl/>
              <w:tabs>
                <w:tab w:val="decimal" w:pos="0"/>
              </w:tabs>
              <w:ind w:firstLine="0" w:firstLineChars="0"/>
              <w:jc w:val="center"/>
              <w:rPr>
                <w:kern w:val="0"/>
                <w:sz w:val="18"/>
                <w:szCs w:val="18"/>
              </w:rPr>
            </w:pPr>
            <w:r>
              <w:rPr>
                <w:kern w:val="0"/>
                <w:sz w:val="18"/>
                <w:szCs w:val="18"/>
              </w:rPr>
              <w:t>1</w:t>
            </w:r>
          </w:p>
        </w:tc>
        <w:tc>
          <w:tcPr>
            <w:tcW w:w="813" w:type="dxa"/>
            <w:tcBorders>
              <w:top w:val="single" w:color="auto" w:sz="4" w:space="0"/>
              <w:left w:val="single" w:color="auto" w:sz="4" w:space="0"/>
              <w:bottom w:val="single" w:color="auto" w:sz="4" w:space="0"/>
              <w:right w:val="single" w:color="auto" w:sz="4" w:space="0"/>
            </w:tcBorders>
            <w:vAlign w:val="center"/>
          </w:tcPr>
          <w:p w14:paraId="419BE2F2">
            <w:pPr>
              <w:widowControl/>
              <w:tabs>
                <w:tab w:val="decimal" w:pos="0"/>
              </w:tabs>
              <w:ind w:firstLine="0" w:firstLineChars="0"/>
              <w:jc w:val="center"/>
              <w:rPr>
                <w:kern w:val="0"/>
                <w:sz w:val="18"/>
                <w:szCs w:val="18"/>
              </w:rPr>
            </w:pPr>
            <w:r>
              <w:rPr>
                <w:kern w:val="0"/>
                <w:sz w:val="18"/>
                <w:szCs w:val="18"/>
              </w:rPr>
              <w:t>354</w:t>
            </w:r>
          </w:p>
        </w:tc>
        <w:tc>
          <w:tcPr>
            <w:tcW w:w="1068" w:type="dxa"/>
            <w:tcBorders>
              <w:top w:val="single" w:color="auto" w:sz="4" w:space="0"/>
              <w:left w:val="single" w:color="auto" w:sz="4" w:space="0"/>
              <w:bottom w:val="single" w:color="auto" w:sz="4" w:space="0"/>
              <w:right w:val="single" w:color="auto" w:sz="4" w:space="0"/>
            </w:tcBorders>
            <w:vAlign w:val="center"/>
          </w:tcPr>
          <w:p w14:paraId="51CD6622">
            <w:pPr>
              <w:widowControl/>
              <w:tabs>
                <w:tab w:val="decimal" w:pos="0"/>
              </w:tabs>
              <w:ind w:firstLine="0" w:firstLineChars="0"/>
              <w:jc w:val="center"/>
              <w:rPr>
                <w:kern w:val="0"/>
                <w:sz w:val="18"/>
                <w:szCs w:val="18"/>
              </w:rPr>
            </w:pPr>
            <w:r>
              <w:rPr>
                <w:kern w:val="0"/>
                <w:sz w:val="18"/>
                <w:szCs w:val="18"/>
              </w:rPr>
              <w:t>8.642578</w:t>
            </w:r>
          </w:p>
        </w:tc>
        <w:tc>
          <w:tcPr>
            <w:tcW w:w="426" w:type="dxa"/>
            <w:tcBorders>
              <w:top w:val="single" w:color="auto" w:sz="4" w:space="0"/>
              <w:left w:val="single" w:color="auto" w:sz="4" w:space="0"/>
              <w:bottom w:val="single" w:color="auto" w:sz="4" w:space="0"/>
              <w:right w:val="single" w:color="auto" w:sz="4" w:space="0"/>
            </w:tcBorders>
            <w:vAlign w:val="center"/>
          </w:tcPr>
          <w:p w14:paraId="62863DB7">
            <w:pPr>
              <w:widowControl/>
              <w:tabs>
                <w:tab w:val="decimal" w:pos="0"/>
              </w:tabs>
              <w:ind w:firstLine="0" w:firstLineChars="0"/>
              <w:jc w:val="center"/>
              <w:rPr>
                <w:kern w:val="0"/>
                <w:sz w:val="18"/>
                <w:szCs w:val="18"/>
              </w:rPr>
            </w:pPr>
            <w:r>
              <w:rPr>
                <w:kern w:val="0"/>
                <w:sz w:val="18"/>
                <w:szCs w:val="18"/>
              </w:rPr>
              <w:t>4</w:t>
            </w:r>
          </w:p>
        </w:tc>
        <w:tc>
          <w:tcPr>
            <w:tcW w:w="813" w:type="dxa"/>
            <w:tcBorders>
              <w:top w:val="single" w:color="auto" w:sz="4" w:space="0"/>
              <w:left w:val="single" w:color="auto" w:sz="4" w:space="0"/>
              <w:bottom w:val="single" w:color="auto" w:sz="4" w:space="0"/>
              <w:right w:val="single" w:color="auto" w:sz="4" w:space="0"/>
            </w:tcBorders>
            <w:vAlign w:val="center"/>
          </w:tcPr>
          <w:p w14:paraId="65733D96">
            <w:pPr>
              <w:widowControl/>
              <w:tabs>
                <w:tab w:val="decimal" w:pos="0"/>
              </w:tabs>
              <w:ind w:firstLine="0" w:firstLineChars="0"/>
              <w:jc w:val="center"/>
              <w:rPr>
                <w:kern w:val="0"/>
                <w:sz w:val="18"/>
                <w:szCs w:val="18"/>
              </w:rPr>
            </w:pPr>
            <w:r>
              <w:rPr>
                <w:kern w:val="0"/>
                <w:sz w:val="18"/>
                <w:szCs w:val="18"/>
              </w:rPr>
              <w:t>482</w:t>
            </w:r>
          </w:p>
        </w:tc>
        <w:tc>
          <w:tcPr>
            <w:tcW w:w="1109" w:type="dxa"/>
            <w:tcBorders>
              <w:top w:val="single" w:color="auto" w:sz="4" w:space="0"/>
              <w:left w:val="single" w:color="auto" w:sz="4" w:space="0"/>
              <w:bottom w:val="single" w:color="auto" w:sz="4" w:space="0"/>
              <w:right w:val="single" w:color="auto" w:sz="4" w:space="0"/>
            </w:tcBorders>
            <w:vAlign w:val="center"/>
          </w:tcPr>
          <w:p w14:paraId="6BE41B7C">
            <w:pPr>
              <w:widowControl/>
              <w:tabs>
                <w:tab w:val="decimal" w:pos="0"/>
              </w:tabs>
              <w:ind w:firstLine="0" w:firstLineChars="0"/>
              <w:jc w:val="center"/>
              <w:rPr>
                <w:kern w:val="0"/>
                <w:sz w:val="18"/>
                <w:szCs w:val="18"/>
              </w:rPr>
            </w:pPr>
            <w:r>
              <w:rPr>
                <w:kern w:val="0"/>
                <w:sz w:val="18"/>
                <w:szCs w:val="18"/>
              </w:rPr>
              <w:t>11.767578</w:t>
            </w:r>
          </w:p>
        </w:tc>
        <w:tc>
          <w:tcPr>
            <w:tcW w:w="426" w:type="dxa"/>
            <w:tcBorders>
              <w:top w:val="single" w:color="auto" w:sz="4" w:space="0"/>
              <w:left w:val="single" w:color="auto" w:sz="4" w:space="0"/>
              <w:bottom w:val="single" w:color="auto" w:sz="4" w:space="0"/>
              <w:right w:val="single" w:color="auto" w:sz="4" w:space="0"/>
            </w:tcBorders>
            <w:vAlign w:val="center"/>
          </w:tcPr>
          <w:p w14:paraId="5F8A390D">
            <w:pPr>
              <w:widowControl/>
              <w:tabs>
                <w:tab w:val="decimal" w:pos="0"/>
              </w:tabs>
              <w:ind w:firstLine="0" w:firstLineChars="0"/>
              <w:jc w:val="center"/>
              <w:rPr>
                <w:kern w:val="0"/>
                <w:sz w:val="18"/>
                <w:szCs w:val="18"/>
              </w:rPr>
            </w:pPr>
            <w:r>
              <w:rPr>
                <w:kern w:val="0"/>
                <w:sz w:val="18"/>
                <w:szCs w:val="18"/>
              </w:rPr>
              <w:t>6</w:t>
            </w:r>
          </w:p>
        </w:tc>
      </w:tr>
      <w:tr w14:paraId="500AFDCC">
        <w:tblPrEx>
          <w:tblCellMar>
            <w:top w:w="0" w:type="dxa"/>
            <w:left w:w="108" w:type="dxa"/>
            <w:bottom w:w="0" w:type="dxa"/>
            <w:right w:w="108" w:type="dxa"/>
          </w:tblCellMar>
        </w:tblPrEx>
        <w:trPr>
          <w:trHeight w:val="270" w:hRule="atLeast"/>
          <w:jc w:val="center"/>
        </w:trPr>
        <w:tc>
          <w:tcPr>
            <w:tcW w:w="952" w:type="dxa"/>
            <w:tcBorders>
              <w:top w:val="single" w:color="auto" w:sz="4" w:space="0"/>
              <w:left w:val="single" w:color="auto" w:sz="4" w:space="0"/>
              <w:bottom w:val="single" w:color="auto" w:sz="4" w:space="0"/>
              <w:right w:val="single" w:color="auto" w:sz="4" w:space="0"/>
            </w:tcBorders>
            <w:vAlign w:val="center"/>
          </w:tcPr>
          <w:p w14:paraId="2B3B4847">
            <w:pPr>
              <w:widowControl/>
              <w:tabs>
                <w:tab w:val="decimal" w:pos="0"/>
              </w:tabs>
              <w:ind w:firstLine="0" w:firstLineChars="0"/>
              <w:jc w:val="center"/>
              <w:rPr>
                <w:kern w:val="0"/>
                <w:sz w:val="18"/>
                <w:szCs w:val="18"/>
              </w:rPr>
            </w:pPr>
            <w:r>
              <w:rPr>
                <w:kern w:val="0"/>
                <w:sz w:val="18"/>
                <w:szCs w:val="18"/>
              </w:rPr>
              <w:t>99</w:t>
            </w:r>
          </w:p>
        </w:tc>
        <w:tc>
          <w:tcPr>
            <w:tcW w:w="1068" w:type="dxa"/>
            <w:tcBorders>
              <w:top w:val="single" w:color="auto" w:sz="4" w:space="0"/>
              <w:left w:val="single" w:color="auto" w:sz="4" w:space="0"/>
              <w:bottom w:val="single" w:color="auto" w:sz="4" w:space="0"/>
              <w:right w:val="single" w:color="auto" w:sz="4" w:space="0"/>
            </w:tcBorders>
            <w:vAlign w:val="center"/>
          </w:tcPr>
          <w:p w14:paraId="156A8FB7">
            <w:pPr>
              <w:widowControl/>
              <w:tabs>
                <w:tab w:val="decimal" w:pos="0"/>
              </w:tabs>
              <w:ind w:firstLine="0" w:firstLineChars="0"/>
              <w:jc w:val="center"/>
              <w:rPr>
                <w:kern w:val="0"/>
                <w:sz w:val="18"/>
                <w:szCs w:val="18"/>
              </w:rPr>
            </w:pPr>
            <w:r>
              <w:rPr>
                <w:kern w:val="0"/>
                <w:sz w:val="18"/>
                <w:szCs w:val="18"/>
              </w:rPr>
              <w:t>2.416992</w:t>
            </w:r>
          </w:p>
        </w:tc>
        <w:tc>
          <w:tcPr>
            <w:tcW w:w="668" w:type="dxa"/>
            <w:tcBorders>
              <w:top w:val="single" w:color="auto" w:sz="4" w:space="0"/>
              <w:left w:val="single" w:color="auto" w:sz="4" w:space="0"/>
              <w:bottom w:val="single" w:color="auto" w:sz="4" w:space="0"/>
              <w:right w:val="single" w:color="auto" w:sz="4" w:space="0"/>
            </w:tcBorders>
            <w:vAlign w:val="center"/>
          </w:tcPr>
          <w:p w14:paraId="3373D841">
            <w:pPr>
              <w:widowControl/>
              <w:tabs>
                <w:tab w:val="decimal" w:pos="0"/>
              </w:tabs>
              <w:ind w:firstLine="0" w:firstLineChars="0"/>
              <w:jc w:val="center"/>
              <w:rPr>
                <w:kern w:val="0"/>
                <w:sz w:val="18"/>
                <w:szCs w:val="18"/>
              </w:rPr>
            </w:pPr>
            <w:r>
              <w:rPr>
                <w:kern w:val="0"/>
                <w:sz w:val="18"/>
                <w:szCs w:val="18"/>
              </w:rPr>
              <w:t>1</w:t>
            </w:r>
          </w:p>
        </w:tc>
        <w:tc>
          <w:tcPr>
            <w:tcW w:w="733" w:type="dxa"/>
            <w:tcBorders>
              <w:top w:val="single" w:color="auto" w:sz="4" w:space="0"/>
              <w:left w:val="single" w:color="auto" w:sz="4" w:space="0"/>
              <w:bottom w:val="single" w:color="auto" w:sz="4" w:space="0"/>
              <w:right w:val="single" w:color="auto" w:sz="4" w:space="0"/>
            </w:tcBorders>
            <w:vAlign w:val="center"/>
          </w:tcPr>
          <w:p w14:paraId="66BCAF74">
            <w:pPr>
              <w:widowControl/>
              <w:tabs>
                <w:tab w:val="decimal" w:pos="0"/>
              </w:tabs>
              <w:ind w:firstLine="0" w:firstLineChars="0"/>
              <w:jc w:val="center"/>
              <w:rPr>
                <w:kern w:val="0"/>
                <w:sz w:val="18"/>
                <w:szCs w:val="18"/>
              </w:rPr>
            </w:pPr>
            <w:r>
              <w:rPr>
                <w:kern w:val="0"/>
                <w:sz w:val="18"/>
                <w:szCs w:val="18"/>
              </w:rPr>
              <w:t>227</w:t>
            </w:r>
          </w:p>
        </w:tc>
        <w:tc>
          <w:tcPr>
            <w:tcW w:w="1068" w:type="dxa"/>
            <w:tcBorders>
              <w:top w:val="single" w:color="auto" w:sz="4" w:space="0"/>
              <w:left w:val="single" w:color="auto" w:sz="4" w:space="0"/>
              <w:bottom w:val="single" w:color="auto" w:sz="4" w:space="0"/>
              <w:right w:val="single" w:color="auto" w:sz="4" w:space="0"/>
            </w:tcBorders>
            <w:vAlign w:val="center"/>
          </w:tcPr>
          <w:p w14:paraId="444FC7BC">
            <w:pPr>
              <w:widowControl/>
              <w:tabs>
                <w:tab w:val="decimal" w:pos="0"/>
              </w:tabs>
              <w:ind w:firstLine="0" w:firstLineChars="0"/>
              <w:jc w:val="center"/>
              <w:rPr>
                <w:kern w:val="0"/>
                <w:sz w:val="18"/>
                <w:szCs w:val="18"/>
              </w:rPr>
            </w:pPr>
            <w:r>
              <w:rPr>
                <w:kern w:val="0"/>
                <w:sz w:val="18"/>
                <w:szCs w:val="18"/>
              </w:rPr>
              <w:t>5.541992</w:t>
            </w:r>
          </w:p>
        </w:tc>
        <w:tc>
          <w:tcPr>
            <w:tcW w:w="426" w:type="dxa"/>
            <w:tcBorders>
              <w:top w:val="single" w:color="auto" w:sz="4" w:space="0"/>
              <w:left w:val="single" w:color="auto" w:sz="4" w:space="0"/>
              <w:bottom w:val="single" w:color="auto" w:sz="4" w:space="0"/>
              <w:right w:val="single" w:color="auto" w:sz="4" w:space="0"/>
            </w:tcBorders>
            <w:vAlign w:val="center"/>
          </w:tcPr>
          <w:p w14:paraId="6A2AA9C6">
            <w:pPr>
              <w:widowControl/>
              <w:tabs>
                <w:tab w:val="decimal" w:pos="0"/>
              </w:tabs>
              <w:ind w:firstLine="0" w:firstLineChars="0"/>
              <w:jc w:val="center"/>
              <w:rPr>
                <w:kern w:val="0"/>
                <w:sz w:val="18"/>
                <w:szCs w:val="18"/>
              </w:rPr>
            </w:pPr>
            <w:r>
              <w:rPr>
                <w:kern w:val="0"/>
                <w:sz w:val="18"/>
                <w:szCs w:val="18"/>
              </w:rPr>
              <w:t>7</w:t>
            </w:r>
          </w:p>
        </w:tc>
        <w:tc>
          <w:tcPr>
            <w:tcW w:w="813" w:type="dxa"/>
            <w:tcBorders>
              <w:top w:val="single" w:color="auto" w:sz="4" w:space="0"/>
              <w:left w:val="single" w:color="auto" w:sz="4" w:space="0"/>
              <w:bottom w:val="single" w:color="auto" w:sz="4" w:space="0"/>
              <w:right w:val="single" w:color="auto" w:sz="4" w:space="0"/>
            </w:tcBorders>
            <w:vAlign w:val="center"/>
          </w:tcPr>
          <w:p w14:paraId="5BBD1F32">
            <w:pPr>
              <w:widowControl/>
              <w:tabs>
                <w:tab w:val="decimal" w:pos="0"/>
              </w:tabs>
              <w:ind w:firstLine="0" w:firstLineChars="0"/>
              <w:jc w:val="center"/>
              <w:rPr>
                <w:kern w:val="0"/>
                <w:sz w:val="18"/>
                <w:szCs w:val="18"/>
              </w:rPr>
            </w:pPr>
            <w:r>
              <w:rPr>
                <w:kern w:val="0"/>
                <w:sz w:val="18"/>
                <w:szCs w:val="18"/>
              </w:rPr>
              <w:t>355</w:t>
            </w:r>
          </w:p>
        </w:tc>
        <w:tc>
          <w:tcPr>
            <w:tcW w:w="1068" w:type="dxa"/>
            <w:tcBorders>
              <w:top w:val="single" w:color="auto" w:sz="4" w:space="0"/>
              <w:left w:val="single" w:color="auto" w:sz="4" w:space="0"/>
              <w:bottom w:val="single" w:color="auto" w:sz="4" w:space="0"/>
              <w:right w:val="single" w:color="auto" w:sz="4" w:space="0"/>
            </w:tcBorders>
            <w:vAlign w:val="center"/>
          </w:tcPr>
          <w:p w14:paraId="71936075">
            <w:pPr>
              <w:widowControl/>
              <w:tabs>
                <w:tab w:val="decimal" w:pos="0"/>
              </w:tabs>
              <w:ind w:firstLine="0" w:firstLineChars="0"/>
              <w:jc w:val="center"/>
              <w:rPr>
                <w:kern w:val="0"/>
                <w:sz w:val="18"/>
                <w:szCs w:val="18"/>
              </w:rPr>
            </w:pPr>
            <w:r>
              <w:rPr>
                <w:kern w:val="0"/>
                <w:sz w:val="18"/>
                <w:szCs w:val="18"/>
              </w:rPr>
              <w:t>8.666992</w:t>
            </w:r>
          </w:p>
        </w:tc>
        <w:tc>
          <w:tcPr>
            <w:tcW w:w="426" w:type="dxa"/>
            <w:tcBorders>
              <w:top w:val="single" w:color="auto" w:sz="4" w:space="0"/>
              <w:left w:val="single" w:color="auto" w:sz="4" w:space="0"/>
              <w:bottom w:val="single" w:color="auto" w:sz="4" w:space="0"/>
              <w:right w:val="single" w:color="auto" w:sz="4" w:space="0"/>
            </w:tcBorders>
            <w:vAlign w:val="center"/>
          </w:tcPr>
          <w:p w14:paraId="20D4D6EB">
            <w:pPr>
              <w:widowControl/>
              <w:tabs>
                <w:tab w:val="decimal" w:pos="0"/>
              </w:tabs>
              <w:ind w:firstLine="0" w:firstLineChars="0"/>
              <w:jc w:val="center"/>
              <w:rPr>
                <w:kern w:val="0"/>
                <w:sz w:val="18"/>
                <w:szCs w:val="18"/>
              </w:rPr>
            </w:pPr>
            <w:r>
              <w:rPr>
                <w:kern w:val="0"/>
                <w:sz w:val="18"/>
                <w:szCs w:val="18"/>
              </w:rPr>
              <w:t>0</w:t>
            </w:r>
          </w:p>
        </w:tc>
        <w:tc>
          <w:tcPr>
            <w:tcW w:w="813" w:type="dxa"/>
            <w:tcBorders>
              <w:top w:val="single" w:color="auto" w:sz="4" w:space="0"/>
              <w:left w:val="single" w:color="auto" w:sz="4" w:space="0"/>
              <w:bottom w:val="single" w:color="auto" w:sz="4" w:space="0"/>
              <w:right w:val="single" w:color="auto" w:sz="4" w:space="0"/>
            </w:tcBorders>
            <w:vAlign w:val="center"/>
          </w:tcPr>
          <w:p w14:paraId="00932545">
            <w:pPr>
              <w:widowControl/>
              <w:tabs>
                <w:tab w:val="decimal" w:pos="0"/>
              </w:tabs>
              <w:ind w:firstLine="0" w:firstLineChars="0"/>
              <w:jc w:val="center"/>
              <w:rPr>
                <w:kern w:val="0"/>
                <w:sz w:val="18"/>
                <w:szCs w:val="18"/>
              </w:rPr>
            </w:pPr>
            <w:r>
              <w:rPr>
                <w:kern w:val="0"/>
                <w:sz w:val="18"/>
                <w:szCs w:val="18"/>
              </w:rPr>
              <w:t>483</w:t>
            </w:r>
          </w:p>
        </w:tc>
        <w:tc>
          <w:tcPr>
            <w:tcW w:w="1109" w:type="dxa"/>
            <w:tcBorders>
              <w:top w:val="single" w:color="auto" w:sz="4" w:space="0"/>
              <w:left w:val="single" w:color="auto" w:sz="4" w:space="0"/>
              <w:bottom w:val="single" w:color="auto" w:sz="4" w:space="0"/>
              <w:right w:val="single" w:color="auto" w:sz="4" w:space="0"/>
            </w:tcBorders>
            <w:vAlign w:val="center"/>
          </w:tcPr>
          <w:p w14:paraId="14E85C24">
            <w:pPr>
              <w:widowControl/>
              <w:tabs>
                <w:tab w:val="decimal" w:pos="0"/>
              </w:tabs>
              <w:ind w:firstLine="0" w:firstLineChars="0"/>
              <w:jc w:val="center"/>
              <w:rPr>
                <w:kern w:val="0"/>
                <w:sz w:val="18"/>
                <w:szCs w:val="18"/>
              </w:rPr>
            </w:pPr>
            <w:r>
              <w:rPr>
                <w:kern w:val="0"/>
                <w:sz w:val="18"/>
                <w:szCs w:val="18"/>
              </w:rPr>
              <w:t>11.791992</w:t>
            </w:r>
          </w:p>
        </w:tc>
        <w:tc>
          <w:tcPr>
            <w:tcW w:w="426" w:type="dxa"/>
            <w:tcBorders>
              <w:top w:val="single" w:color="auto" w:sz="4" w:space="0"/>
              <w:left w:val="single" w:color="auto" w:sz="4" w:space="0"/>
              <w:bottom w:val="single" w:color="auto" w:sz="4" w:space="0"/>
              <w:right w:val="single" w:color="auto" w:sz="4" w:space="0"/>
            </w:tcBorders>
            <w:vAlign w:val="center"/>
          </w:tcPr>
          <w:p w14:paraId="209CB556">
            <w:pPr>
              <w:widowControl/>
              <w:tabs>
                <w:tab w:val="decimal" w:pos="0"/>
              </w:tabs>
              <w:ind w:firstLine="0" w:firstLineChars="0"/>
              <w:jc w:val="center"/>
              <w:rPr>
                <w:kern w:val="0"/>
                <w:sz w:val="18"/>
                <w:szCs w:val="18"/>
              </w:rPr>
            </w:pPr>
            <w:r>
              <w:rPr>
                <w:kern w:val="0"/>
                <w:sz w:val="18"/>
                <w:szCs w:val="18"/>
              </w:rPr>
              <w:t>2</w:t>
            </w:r>
          </w:p>
        </w:tc>
      </w:tr>
      <w:tr w14:paraId="152D380D">
        <w:tblPrEx>
          <w:tblCellMar>
            <w:top w:w="0" w:type="dxa"/>
            <w:left w:w="108" w:type="dxa"/>
            <w:bottom w:w="0" w:type="dxa"/>
            <w:right w:w="108" w:type="dxa"/>
          </w:tblCellMar>
        </w:tblPrEx>
        <w:trPr>
          <w:trHeight w:val="270" w:hRule="atLeast"/>
          <w:jc w:val="center"/>
        </w:trPr>
        <w:tc>
          <w:tcPr>
            <w:tcW w:w="952" w:type="dxa"/>
            <w:tcBorders>
              <w:top w:val="single" w:color="auto" w:sz="4" w:space="0"/>
              <w:left w:val="single" w:color="auto" w:sz="4" w:space="0"/>
              <w:bottom w:val="single" w:color="auto" w:sz="4" w:space="0"/>
              <w:right w:val="single" w:color="auto" w:sz="4" w:space="0"/>
            </w:tcBorders>
            <w:vAlign w:val="center"/>
          </w:tcPr>
          <w:p w14:paraId="75D8875E">
            <w:pPr>
              <w:widowControl/>
              <w:tabs>
                <w:tab w:val="decimal" w:pos="0"/>
              </w:tabs>
              <w:ind w:firstLine="0" w:firstLineChars="0"/>
              <w:jc w:val="center"/>
              <w:rPr>
                <w:kern w:val="0"/>
                <w:sz w:val="18"/>
                <w:szCs w:val="18"/>
              </w:rPr>
            </w:pPr>
            <w:r>
              <w:rPr>
                <w:kern w:val="0"/>
                <w:sz w:val="18"/>
                <w:szCs w:val="18"/>
              </w:rPr>
              <w:t>100</w:t>
            </w:r>
          </w:p>
        </w:tc>
        <w:tc>
          <w:tcPr>
            <w:tcW w:w="1068" w:type="dxa"/>
            <w:tcBorders>
              <w:top w:val="single" w:color="auto" w:sz="4" w:space="0"/>
              <w:left w:val="single" w:color="auto" w:sz="4" w:space="0"/>
              <w:bottom w:val="single" w:color="auto" w:sz="4" w:space="0"/>
              <w:right w:val="single" w:color="auto" w:sz="4" w:space="0"/>
            </w:tcBorders>
            <w:vAlign w:val="center"/>
          </w:tcPr>
          <w:p w14:paraId="2A73F2A6">
            <w:pPr>
              <w:widowControl/>
              <w:tabs>
                <w:tab w:val="decimal" w:pos="0"/>
              </w:tabs>
              <w:ind w:firstLine="0" w:firstLineChars="0"/>
              <w:jc w:val="center"/>
              <w:rPr>
                <w:kern w:val="0"/>
                <w:sz w:val="18"/>
                <w:szCs w:val="18"/>
              </w:rPr>
            </w:pPr>
            <w:r>
              <w:rPr>
                <w:kern w:val="0"/>
                <w:sz w:val="18"/>
                <w:szCs w:val="18"/>
              </w:rPr>
              <w:t>2.441406</w:t>
            </w:r>
          </w:p>
        </w:tc>
        <w:tc>
          <w:tcPr>
            <w:tcW w:w="668" w:type="dxa"/>
            <w:tcBorders>
              <w:top w:val="single" w:color="auto" w:sz="4" w:space="0"/>
              <w:left w:val="single" w:color="auto" w:sz="4" w:space="0"/>
              <w:bottom w:val="single" w:color="auto" w:sz="4" w:space="0"/>
              <w:right w:val="single" w:color="auto" w:sz="4" w:space="0"/>
            </w:tcBorders>
            <w:vAlign w:val="center"/>
          </w:tcPr>
          <w:p w14:paraId="2E04942B">
            <w:pPr>
              <w:widowControl/>
              <w:tabs>
                <w:tab w:val="decimal" w:pos="0"/>
              </w:tabs>
              <w:ind w:firstLine="0" w:firstLineChars="0"/>
              <w:jc w:val="center"/>
              <w:rPr>
                <w:kern w:val="0"/>
                <w:sz w:val="18"/>
                <w:szCs w:val="18"/>
              </w:rPr>
            </w:pPr>
            <w:r>
              <w:rPr>
                <w:kern w:val="0"/>
                <w:sz w:val="18"/>
                <w:szCs w:val="18"/>
              </w:rPr>
              <w:t>6</w:t>
            </w:r>
          </w:p>
        </w:tc>
        <w:tc>
          <w:tcPr>
            <w:tcW w:w="733" w:type="dxa"/>
            <w:tcBorders>
              <w:top w:val="single" w:color="auto" w:sz="4" w:space="0"/>
              <w:left w:val="single" w:color="auto" w:sz="4" w:space="0"/>
              <w:bottom w:val="single" w:color="auto" w:sz="4" w:space="0"/>
              <w:right w:val="single" w:color="auto" w:sz="4" w:space="0"/>
            </w:tcBorders>
            <w:vAlign w:val="center"/>
          </w:tcPr>
          <w:p w14:paraId="7F85A666">
            <w:pPr>
              <w:widowControl/>
              <w:tabs>
                <w:tab w:val="decimal" w:pos="0"/>
              </w:tabs>
              <w:ind w:firstLine="0" w:firstLineChars="0"/>
              <w:jc w:val="center"/>
              <w:rPr>
                <w:kern w:val="0"/>
                <w:sz w:val="18"/>
                <w:szCs w:val="18"/>
              </w:rPr>
            </w:pPr>
            <w:r>
              <w:rPr>
                <w:kern w:val="0"/>
                <w:sz w:val="18"/>
                <w:szCs w:val="18"/>
              </w:rPr>
              <w:t>228</w:t>
            </w:r>
          </w:p>
        </w:tc>
        <w:tc>
          <w:tcPr>
            <w:tcW w:w="1068" w:type="dxa"/>
            <w:tcBorders>
              <w:top w:val="single" w:color="auto" w:sz="4" w:space="0"/>
              <w:left w:val="single" w:color="auto" w:sz="4" w:space="0"/>
              <w:bottom w:val="single" w:color="auto" w:sz="4" w:space="0"/>
              <w:right w:val="single" w:color="auto" w:sz="4" w:space="0"/>
            </w:tcBorders>
            <w:vAlign w:val="center"/>
          </w:tcPr>
          <w:p w14:paraId="4CC4BF61">
            <w:pPr>
              <w:widowControl/>
              <w:tabs>
                <w:tab w:val="decimal" w:pos="0"/>
              </w:tabs>
              <w:ind w:firstLine="0" w:firstLineChars="0"/>
              <w:jc w:val="center"/>
              <w:rPr>
                <w:kern w:val="0"/>
                <w:sz w:val="18"/>
                <w:szCs w:val="18"/>
              </w:rPr>
            </w:pPr>
            <w:r>
              <w:rPr>
                <w:kern w:val="0"/>
                <w:sz w:val="18"/>
                <w:szCs w:val="18"/>
              </w:rPr>
              <w:t>5.566406</w:t>
            </w:r>
          </w:p>
        </w:tc>
        <w:tc>
          <w:tcPr>
            <w:tcW w:w="426" w:type="dxa"/>
            <w:tcBorders>
              <w:top w:val="single" w:color="auto" w:sz="4" w:space="0"/>
              <w:left w:val="single" w:color="auto" w:sz="4" w:space="0"/>
              <w:bottom w:val="single" w:color="auto" w:sz="4" w:space="0"/>
              <w:right w:val="single" w:color="auto" w:sz="4" w:space="0"/>
            </w:tcBorders>
            <w:vAlign w:val="center"/>
          </w:tcPr>
          <w:p w14:paraId="42E825D8">
            <w:pPr>
              <w:widowControl/>
              <w:tabs>
                <w:tab w:val="decimal" w:pos="0"/>
              </w:tabs>
              <w:ind w:firstLine="0" w:firstLineChars="0"/>
              <w:jc w:val="center"/>
              <w:rPr>
                <w:kern w:val="0"/>
                <w:sz w:val="18"/>
                <w:szCs w:val="18"/>
              </w:rPr>
            </w:pPr>
            <w:r>
              <w:rPr>
                <w:kern w:val="0"/>
                <w:sz w:val="18"/>
                <w:szCs w:val="18"/>
              </w:rPr>
              <w:t>7</w:t>
            </w:r>
          </w:p>
        </w:tc>
        <w:tc>
          <w:tcPr>
            <w:tcW w:w="813" w:type="dxa"/>
            <w:tcBorders>
              <w:top w:val="single" w:color="auto" w:sz="4" w:space="0"/>
              <w:left w:val="single" w:color="auto" w:sz="4" w:space="0"/>
              <w:bottom w:val="single" w:color="auto" w:sz="4" w:space="0"/>
              <w:right w:val="single" w:color="auto" w:sz="4" w:space="0"/>
            </w:tcBorders>
            <w:vAlign w:val="center"/>
          </w:tcPr>
          <w:p w14:paraId="371C1426">
            <w:pPr>
              <w:widowControl/>
              <w:tabs>
                <w:tab w:val="decimal" w:pos="0"/>
              </w:tabs>
              <w:ind w:firstLine="0" w:firstLineChars="0"/>
              <w:jc w:val="center"/>
              <w:rPr>
                <w:kern w:val="0"/>
                <w:sz w:val="18"/>
                <w:szCs w:val="18"/>
              </w:rPr>
            </w:pPr>
            <w:r>
              <w:rPr>
                <w:kern w:val="0"/>
                <w:sz w:val="18"/>
                <w:szCs w:val="18"/>
              </w:rPr>
              <w:t>356</w:t>
            </w:r>
          </w:p>
        </w:tc>
        <w:tc>
          <w:tcPr>
            <w:tcW w:w="1068" w:type="dxa"/>
            <w:tcBorders>
              <w:top w:val="single" w:color="auto" w:sz="4" w:space="0"/>
              <w:left w:val="single" w:color="auto" w:sz="4" w:space="0"/>
              <w:bottom w:val="single" w:color="auto" w:sz="4" w:space="0"/>
              <w:right w:val="single" w:color="auto" w:sz="4" w:space="0"/>
            </w:tcBorders>
            <w:vAlign w:val="center"/>
          </w:tcPr>
          <w:p w14:paraId="36E744EF">
            <w:pPr>
              <w:widowControl/>
              <w:tabs>
                <w:tab w:val="decimal" w:pos="0"/>
              </w:tabs>
              <w:ind w:firstLine="0" w:firstLineChars="0"/>
              <w:jc w:val="center"/>
              <w:rPr>
                <w:kern w:val="0"/>
                <w:sz w:val="18"/>
                <w:szCs w:val="18"/>
              </w:rPr>
            </w:pPr>
            <w:r>
              <w:rPr>
                <w:kern w:val="0"/>
                <w:sz w:val="18"/>
                <w:szCs w:val="18"/>
              </w:rPr>
              <w:t>8.691406</w:t>
            </w:r>
          </w:p>
        </w:tc>
        <w:tc>
          <w:tcPr>
            <w:tcW w:w="426" w:type="dxa"/>
            <w:tcBorders>
              <w:top w:val="single" w:color="auto" w:sz="4" w:space="0"/>
              <w:left w:val="single" w:color="auto" w:sz="4" w:space="0"/>
              <w:bottom w:val="single" w:color="auto" w:sz="4" w:space="0"/>
              <w:right w:val="single" w:color="auto" w:sz="4" w:space="0"/>
            </w:tcBorders>
            <w:vAlign w:val="center"/>
          </w:tcPr>
          <w:p w14:paraId="55F8A0C0">
            <w:pPr>
              <w:widowControl/>
              <w:tabs>
                <w:tab w:val="decimal" w:pos="0"/>
              </w:tabs>
              <w:ind w:firstLine="0" w:firstLineChars="0"/>
              <w:jc w:val="center"/>
              <w:rPr>
                <w:kern w:val="0"/>
                <w:sz w:val="18"/>
                <w:szCs w:val="18"/>
              </w:rPr>
            </w:pPr>
            <w:r>
              <w:rPr>
                <w:kern w:val="0"/>
                <w:sz w:val="18"/>
                <w:szCs w:val="18"/>
              </w:rPr>
              <w:t>1</w:t>
            </w:r>
          </w:p>
        </w:tc>
        <w:tc>
          <w:tcPr>
            <w:tcW w:w="813" w:type="dxa"/>
            <w:tcBorders>
              <w:top w:val="single" w:color="auto" w:sz="4" w:space="0"/>
              <w:left w:val="single" w:color="auto" w:sz="4" w:space="0"/>
              <w:bottom w:val="single" w:color="auto" w:sz="4" w:space="0"/>
              <w:right w:val="single" w:color="auto" w:sz="4" w:space="0"/>
            </w:tcBorders>
            <w:vAlign w:val="center"/>
          </w:tcPr>
          <w:p w14:paraId="0B99A975">
            <w:pPr>
              <w:widowControl/>
              <w:tabs>
                <w:tab w:val="decimal" w:pos="0"/>
              </w:tabs>
              <w:ind w:firstLine="0" w:firstLineChars="0"/>
              <w:jc w:val="center"/>
              <w:rPr>
                <w:kern w:val="0"/>
                <w:sz w:val="18"/>
                <w:szCs w:val="18"/>
              </w:rPr>
            </w:pPr>
            <w:r>
              <w:rPr>
                <w:kern w:val="0"/>
                <w:sz w:val="18"/>
                <w:szCs w:val="18"/>
              </w:rPr>
              <w:t>484</w:t>
            </w:r>
          </w:p>
        </w:tc>
        <w:tc>
          <w:tcPr>
            <w:tcW w:w="1109" w:type="dxa"/>
            <w:tcBorders>
              <w:top w:val="single" w:color="auto" w:sz="4" w:space="0"/>
              <w:left w:val="single" w:color="auto" w:sz="4" w:space="0"/>
              <w:bottom w:val="single" w:color="auto" w:sz="4" w:space="0"/>
              <w:right w:val="single" w:color="auto" w:sz="4" w:space="0"/>
            </w:tcBorders>
            <w:vAlign w:val="center"/>
          </w:tcPr>
          <w:p w14:paraId="63CF6683">
            <w:pPr>
              <w:widowControl/>
              <w:tabs>
                <w:tab w:val="decimal" w:pos="0"/>
              </w:tabs>
              <w:ind w:firstLine="0" w:firstLineChars="0"/>
              <w:jc w:val="center"/>
              <w:rPr>
                <w:kern w:val="0"/>
                <w:sz w:val="18"/>
                <w:szCs w:val="18"/>
              </w:rPr>
            </w:pPr>
            <w:r>
              <w:rPr>
                <w:kern w:val="0"/>
                <w:sz w:val="18"/>
                <w:szCs w:val="18"/>
              </w:rPr>
              <w:t>11.816406</w:t>
            </w:r>
          </w:p>
        </w:tc>
        <w:tc>
          <w:tcPr>
            <w:tcW w:w="426" w:type="dxa"/>
            <w:tcBorders>
              <w:top w:val="single" w:color="auto" w:sz="4" w:space="0"/>
              <w:left w:val="single" w:color="auto" w:sz="4" w:space="0"/>
              <w:bottom w:val="single" w:color="auto" w:sz="4" w:space="0"/>
              <w:right w:val="single" w:color="auto" w:sz="4" w:space="0"/>
            </w:tcBorders>
            <w:vAlign w:val="center"/>
          </w:tcPr>
          <w:p w14:paraId="5023FA00">
            <w:pPr>
              <w:widowControl/>
              <w:tabs>
                <w:tab w:val="decimal" w:pos="0"/>
              </w:tabs>
              <w:ind w:firstLine="0" w:firstLineChars="0"/>
              <w:jc w:val="center"/>
              <w:rPr>
                <w:kern w:val="0"/>
                <w:sz w:val="18"/>
                <w:szCs w:val="18"/>
              </w:rPr>
            </w:pPr>
            <w:r>
              <w:rPr>
                <w:kern w:val="0"/>
                <w:sz w:val="18"/>
                <w:szCs w:val="18"/>
              </w:rPr>
              <w:t>4</w:t>
            </w:r>
          </w:p>
        </w:tc>
      </w:tr>
      <w:tr w14:paraId="40B5153A">
        <w:tblPrEx>
          <w:tblCellMar>
            <w:top w:w="0" w:type="dxa"/>
            <w:left w:w="108" w:type="dxa"/>
            <w:bottom w:w="0" w:type="dxa"/>
            <w:right w:w="108" w:type="dxa"/>
          </w:tblCellMar>
        </w:tblPrEx>
        <w:trPr>
          <w:trHeight w:val="270" w:hRule="atLeast"/>
          <w:jc w:val="center"/>
        </w:trPr>
        <w:tc>
          <w:tcPr>
            <w:tcW w:w="952" w:type="dxa"/>
            <w:tcBorders>
              <w:top w:val="single" w:color="auto" w:sz="4" w:space="0"/>
              <w:left w:val="single" w:color="auto" w:sz="4" w:space="0"/>
              <w:bottom w:val="single" w:color="auto" w:sz="4" w:space="0"/>
              <w:right w:val="single" w:color="auto" w:sz="4" w:space="0"/>
            </w:tcBorders>
            <w:vAlign w:val="center"/>
          </w:tcPr>
          <w:p w14:paraId="7918E33E">
            <w:pPr>
              <w:widowControl/>
              <w:tabs>
                <w:tab w:val="decimal" w:pos="0"/>
              </w:tabs>
              <w:ind w:firstLine="0" w:firstLineChars="0"/>
              <w:jc w:val="center"/>
              <w:rPr>
                <w:kern w:val="0"/>
                <w:sz w:val="18"/>
                <w:szCs w:val="18"/>
              </w:rPr>
            </w:pPr>
            <w:r>
              <w:rPr>
                <w:kern w:val="0"/>
                <w:sz w:val="18"/>
                <w:szCs w:val="18"/>
              </w:rPr>
              <w:t>101</w:t>
            </w:r>
          </w:p>
        </w:tc>
        <w:tc>
          <w:tcPr>
            <w:tcW w:w="1068" w:type="dxa"/>
            <w:tcBorders>
              <w:top w:val="single" w:color="auto" w:sz="4" w:space="0"/>
              <w:left w:val="single" w:color="auto" w:sz="4" w:space="0"/>
              <w:bottom w:val="single" w:color="auto" w:sz="4" w:space="0"/>
              <w:right w:val="single" w:color="auto" w:sz="4" w:space="0"/>
            </w:tcBorders>
            <w:vAlign w:val="center"/>
          </w:tcPr>
          <w:p w14:paraId="5BD6D50C">
            <w:pPr>
              <w:widowControl/>
              <w:tabs>
                <w:tab w:val="decimal" w:pos="0"/>
              </w:tabs>
              <w:ind w:firstLine="0" w:firstLineChars="0"/>
              <w:jc w:val="center"/>
              <w:rPr>
                <w:kern w:val="0"/>
                <w:sz w:val="18"/>
                <w:szCs w:val="18"/>
              </w:rPr>
            </w:pPr>
            <w:r>
              <w:rPr>
                <w:kern w:val="0"/>
                <w:sz w:val="18"/>
                <w:szCs w:val="18"/>
              </w:rPr>
              <w:t>2.465820</w:t>
            </w:r>
          </w:p>
        </w:tc>
        <w:tc>
          <w:tcPr>
            <w:tcW w:w="668" w:type="dxa"/>
            <w:tcBorders>
              <w:top w:val="single" w:color="auto" w:sz="4" w:space="0"/>
              <w:left w:val="single" w:color="auto" w:sz="4" w:space="0"/>
              <w:bottom w:val="single" w:color="auto" w:sz="4" w:space="0"/>
              <w:right w:val="single" w:color="auto" w:sz="4" w:space="0"/>
            </w:tcBorders>
            <w:vAlign w:val="center"/>
          </w:tcPr>
          <w:p w14:paraId="365621E9">
            <w:pPr>
              <w:widowControl/>
              <w:tabs>
                <w:tab w:val="decimal" w:pos="0"/>
              </w:tabs>
              <w:ind w:firstLine="0" w:firstLineChars="0"/>
              <w:jc w:val="center"/>
              <w:rPr>
                <w:kern w:val="0"/>
                <w:sz w:val="18"/>
                <w:szCs w:val="18"/>
              </w:rPr>
            </w:pPr>
            <w:r>
              <w:rPr>
                <w:kern w:val="0"/>
                <w:sz w:val="18"/>
                <w:szCs w:val="18"/>
              </w:rPr>
              <w:t>4</w:t>
            </w:r>
          </w:p>
        </w:tc>
        <w:tc>
          <w:tcPr>
            <w:tcW w:w="733" w:type="dxa"/>
            <w:tcBorders>
              <w:top w:val="single" w:color="auto" w:sz="4" w:space="0"/>
              <w:left w:val="single" w:color="auto" w:sz="4" w:space="0"/>
              <w:bottom w:val="single" w:color="auto" w:sz="4" w:space="0"/>
              <w:right w:val="single" w:color="auto" w:sz="4" w:space="0"/>
            </w:tcBorders>
            <w:vAlign w:val="center"/>
          </w:tcPr>
          <w:p w14:paraId="0EFD26D8">
            <w:pPr>
              <w:widowControl/>
              <w:tabs>
                <w:tab w:val="decimal" w:pos="0"/>
              </w:tabs>
              <w:ind w:firstLine="0" w:firstLineChars="0"/>
              <w:jc w:val="center"/>
              <w:rPr>
                <w:kern w:val="0"/>
                <w:sz w:val="18"/>
                <w:szCs w:val="18"/>
              </w:rPr>
            </w:pPr>
            <w:r>
              <w:rPr>
                <w:kern w:val="0"/>
                <w:sz w:val="18"/>
                <w:szCs w:val="18"/>
              </w:rPr>
              <w:t>229</w:t>
            </w:r>
          </w:p>
        </w:tc>
        <w:tc>
          <w:tcPr>
            <w:tcW w:w="1068" w:type="dxa"/>
            <w:tcBorders>
              <w:top w:val="single" w:color="auto" w:sz="4" w:space="0"/>
              <w:left w:val="single" w:color="auto" w:sz="4" w:space="0"/>
              <w:bottom w:val="single" w:color="auto" w:sz="4" w:space="0"/>
              <w:right w:val="single" w:color="auto" w:sz="4" w:space="0"/>
            </w:tcBorders>
            <w:vAlign w:val="center"/>
          </w:tcPr>
          <w:p w14:paraId="59C88C28">
            <w:pPr>
              <w:widowControl/>
              <w:tabs>
                <w:tab w:val="decimal" w:pos="0"/>
              </w:tabs>
              <w:ind w:firstLine="0" w:firstLineChars="0"/>
              <w:jc w:val="center"/>
              <w:rPr>
                <w:kern w:val="0"/>
                <w:sz w:val="18"/>
                <w:szCs w:val="18"/>
              </w:rPr>
            </w:pPr>
            <w:r>
              <w:rPr>
                <w:kern w:val="0"/>
                <w:sz w:val="18"/>
                <w:szCs w:val="18"/>
              </w:rPr>
              <w:t>5.590820</w:t>
            </w:r>
          </w:p>
        </w:tc>
        <w:tc>
          <w:tcPr>
            <w:tcW w:w="426" w:type="dxa"/>
            <w:tcBorders>
              <w:top w:val="single" w:color="auto" w:sz="4" w:space="0"/>
              <w:left w:val="single" w:color="auto" w:sz="4" w:space="0"/>
              <w:bottom w:val="single" w:color="auto" w:sz="4" w:space="0"/>
              <w:right w:val="single" w:color="auto" w:sz="4" w:space="0"/>
            </w:tcBorders>
            <w:vAlign w:val="center"/>
          </w:tcPr>
          <w:p w14:paraId="13175C51">
            <w:pPr>
              <w:widowControl/>
              <w:tabs>
                <w:tab w:val="decimal" w:pos="0"/>
              </w:tabs>
              <w:ind w:firstLine="0" w:firstLineChars="0"/>
              <w:jc w:val="center"/>
              <w:rPr>
                <w:kern w:val="0"/>
                <w:sz w:val="18"/>
                <w:szCs w:val="18"/>
              </w:rPr>
            </w:pPr>
            <w:r>
              <w:rPr>
                <w:kern w:val="0"/>
                <w:sz w:val="18"/>
                <w:szCs w:val="18"/>
              </w:rPr>
              <w:t>4</w:t>
            </w:r>
          </w:p>
        </w:tc>
        <w:tc>
          <w:tcPr>
            <w:tcW w:w="813" w:type="dxa"/>
            <w:tcBorders>
              <w:top w:val="single" w:color="auto" w:sz="4" w:space="0"/>
              <w:left w:val="single" w:color="auto" w:sz="4" w:space="0"/>
              <w:bottom w:val="single" w:color="auto" w:sz="4" w:space="0"/>
              <w:right w:val="single" w:color="auto" w:sz="4" w:space="0"/>
            </w:tcBorders>
            <w:vAlign w:val="center"/>
          </w:tcPr>
          <w:p w14:paraId="18934DB5">
            <w:pPr>
              <w:widowControl/>
              <w:tabs>
                <w:tab w:val="decimal" w:pos="0"/>
              </w:tabs>
              <w:ind w:firstLine="0" w:firstLineChars="0"/>
              <w:jc w:val="center"/>
              <w:rPr>
                <w:kern w:val="0"/>
                <w:sz w:val="18"/>
                <w:szCs w:val="18"/>
              </w:rPr>
            </w:pPr>
            <w:r>
              <w:rPr>
                <w:kern w:val="0"/>
                <w:sz w:val="18"/>
                <w:szCs w:val="18"/>
              </w:rPr>
              <w:t>357</w:t>
            </w:r>
          </w:p>
        </w:tc>
        <w:tc>
          <w:tcPr>
            <w:tcW w:w="1068" w:type="dxa"/>
            <w:tcBorders>
              <w:top w:val="single" w:color="auto" w:sz="4" w:space="0"/>
              <w:left w:val="single" w:color="auto" w:sz="4" w:space="0"/>
              <w:bottom w:val="single" w:color="auto" w:sz="4" w:space="0"/>
              <w:right w:val="single" w:color="auto" w:sz="4" w:space="0"/>
            </w:tcBorders>
            <w:vAlign w:val="center"/>
          </w:tcPr>
          <w:p w14:paraId="1AC1BDE6">
            <w:pPr>
              <w:widowControl/>
              <w:tabs>
                <w:tab w:val="decimal" w:pos="0"/>
              </w:tabs>
              <w:ind w:firstLine="0" w:firstLineChars="0"/>
              <w:jc w:val="center"/>
              <w:rPr>
                <w:kern w:val="0"/>
                <w:sz w:val="18"/>
                <w:szCs w:val="18"/>
              </w:rPr>
            </w:pPr>
            <w:r>
              <w:rPr>
                <w:kern w:val="0"/>
                <w:sz w:val="18"/>
                <w:szCs w:val="18"/>
              </w:rPr>
              <w:t>8.715820</w:t>
            </w:r>
          </w:p>
        </w:tc>
        <w:tc>
          <w:tcPr>
            <w:tcW w:w="426" w:type="dxa"/>
            <w:tcBorders>
              <w:top w:val="single" w:color="auto" w:sz="4" w:space="0"/>
              <w:left w:val="single" w:color="auto" w:sz="4" w:space="0"/>
              <w:bottom w:val="single" w:color="auto" w:sz="4" w:space="0"/>
              <w:right w:val="single" w:color="auto" w:sz="4" w:space="0"/>
            </w:tcBorders>
            <w:vAlign w:val="center"/>
          </w:tcPr>
          <w:p w14:paraId="2B8EE62A">
            <w:pPr>
              <w:widowControl/>
              <w:tabs>
                <w:tab w:val="decimal" w:pos="0"/>
              </w:tabs>
              <w:ind w:firstLine="0" w:firstLineChars="0"/>
              <w:jc w:val="center"/>
              <w:rPr>
                <w:kern w:val="0"/>
                <w:sz w:val="18"/>
                <w:szCs w:val="18"/>
              </w:rPr>
            </w:pPr>
            <w:r>
              <w:rPr>
                <w:kern w:val="0"/>
                <w:sz w:val="18"/>
                <w:szCs w:val="18"/>
              </w:rPr>
              <w:t>6</w:t>
            </w:r>
          </w:p>
        </w:tc>
        <w:tc>
          <w:tcPr>
            <w:tcW w:w="813" w:type="dxa"/>
            <w:tcBorders>
              <w:top w:val="single" w:color="auto" w:sz="4" w:space="0"/>
              <w:left w:val="single" w:color="auto" w:sz="4" w:space="0"/>
              <w:bottom w:val="single" w:color="auto" w:sz="4" w:space="0"/>
              <w:right w:val="single" w:color="auto" w:sz="4" w:space="0"/>
            </w:tcBorders>
            <w:vAlign w:val="center"/>
          </w:tcPr>
          <w:p w14:paraId="3EA13824">
            <w:pPr>
              <w:widowControl/>
              <w:tabs>
                <w:tab w:val="decimal" w:pos="0"/>
              </w:tabs>
              <w:ind w:firstLine="0" w:firstLineChars="0"/>
              <w:jc w:val="center"/>
              <w:rPr>
                <w:kern w:val="0"/>
                <w:sz w:val="18"/>
                <w:szCs w:val="18"/>
              </w:rPr>
            </w:pPr>
            <w:r>
              <w:rPr>
                <w:kern w:val="0"/>
                <w:sz w:val="18"/>
                <w:szCs w:val="18"/>
              </w:rPr>
              <w:t>485</w:t>
            </w:r>
          </w:p>
        </w:tc>
        <w:tc>
          <w:tcPr>
            <w:tcW w:w="1109" w:type="dxa"/>
            <w:tcBorders>
              <w:top w:val="single" w:color="auto" w:sz="4" w:space="0"/>
              <w:left w:val="single" w:color="auto" w:sz="4" w:space="0"/>
              <w:bottom w:val="single" w:color="auto" w:sz="4" w:space="0"/>
              <w:right w:val="single" w:color="auto" w:sz="4" w:space="0"/>
            </w:tcBorders>
            <w:vAlign w:val="center"/>
          </w:tcPr>
          <w:p w14:paraId="48F5A3CC">
            <w:pPr>
              <w:widowControl/>
              <w:tabs>
                <w:tab w:val="decimal" w:pos="0"/>
              </w:tabs>
              <w:ind w:firstLine="0" w:firstLineChars="0"/>
              <w:jc w:val="center"/>
              <w:rPr>
                <w:kern w:val="0"/>
                <w:sz w:val="18"/>
                <w:szCs w:val="18"/>
              </w:rPr>
            </w:pPr>
            <w:r>
              <w:rPr>
                <w:kern w:val="0"/>
                <w:sz w:val="18"/>
                <w:szCs w:val="18"/>
              </w:rPr>
              <w:t>11.840820</w:t>
            </w:r>
          </w:p>
        </w:tc>
        <w:tc>
          <w:tcPr>
            <w:tcW w:w="426" w:type="dxa"/>
            <w:tcBorders>
              <w:top w:val="single" w:color="auto" w:sz="4" w:space="0"/>
              <w:left w:val="single" w:color="auto" w:sz="4" w:space="0"/>
              <w:bottom w:val="single" w:color="auto" w:sz="4" w:space="0"/>
              <w:right w:val="single" w:color="auto" w:sz="4" w:space="0"/>
            </w:tcBorders>
            <w:vAlign w:val="center"/>
          </w:tcPr>
          <w:p w14:paraId="3D735574">
            <w:pPr>
              <w:widowControl/>
              <w:tabs>
                <w:tab w:val="decimal" w:pos="0"/>
              </w:tabs>
              <w:ind w:firstLine="0" w:firstLineChars="0"/>
              <w:jc w:val="center"/>
              <w:rPr>
                <w:kern w:val="0"/>
                <w:sz w:val="18"/>
                <w:szCs w:val="18"/>
              </w:rPr>
            </w:pPr>
            <w:r>
              <w:rPr>
                <w:kern w:val="0"/>
                <w:sz w:val="18"/>
                <w:szCs w:val="18"/>
              </w:rPr>
              <w:t>0</w:t>
            </w:r>
          </w:p>
        </w:tc>
      </w:tr>
      <w:tr w14:paraId="1D3EB8DE">
        <w:tblPrEx>
          <w:tblCellMar>
            <w:top w:w="0" w:type="dxa"/>
            <w:left w:w="108" w:type="dxa"/>
            <w:bottom w:w="0" w:type="dxa"/>
            <w:right w:w="108" w:type="dxa"/>
          </w:tblCellMar>
        </w:tblPrEx>
        <w:trPr>
          <w:trHeight w:val="270" w:hRule="atLeast"/>
          <w:jc w:val="center"/>
        </w:trPr>
        <w:tc>
          <w:tcPr>
            <w:tcW w:w="952" w:type="dxa"/>
            <w:tcBorders>
              <w:top w:val="single" w:color="auto" w:sz="4" w:space="0"/>
              <w:left w:val="single" w:color="auto" w:sz="4" w:space="0"/>
              <w:bottom w:val="single" w:color="auto" w:sz="4" w:space="0"/>
              <w:right w:val="single" w:color="auto" w:sz="4" w:space="0"/>
            </w:tcBorders>
            <w:vAlign w:val="center"/>
          </w:tcPr>
          <w:p w14:paraId="112C2141">
            <w:pPr>
              <w:widowControl/>
              <w:tabs>
                <w:tab w:val="decimal" w:pos="0"/>
              </w:tabs>
              <w:ind w:firstLine="0" w:firstLineChars="0"/>
              <w:jc w:val="center"/>
              <w:rPr>
                <w:kern w:val="0"/>
                <w:sz w:val="18"/>
                <w:szCs w:val="18"/>
              </w:rPr>
            </w:pPr>
            <w:r>
              <w:rPr>
                <w:kern w:val="0"/>
                <w:sz w:val="18"/>
                <w:szCs w:val="18"/>
              </w:rPr>
              <w:t>102</w:t>
            </w:r>
          </w:p>
        </w:tc>
        <w:tc>
          <w:tcPr>
            <w:tcW w:w="1068" w:type="dxa"/>
            <w:tcBorders>
              <w:top w:val="single" w:color="auto" w:sz="4" w:space="0"/>
              <w:left w:val="single" w:color="auto" w:sz="4" w:space="0"/>
              <w:bottom w:val="single" w:color="auto" w:sz="4" w:space="0"/>
              <w:right w:val="single" w:color="auto" w:sz="4" w:space="0"/>
            </w:tcBorders>
            <w:vAlign w:val="center"/>
          </w:tcPr>
          <w:p w14:paraId="02817153">
            <w:pPr>
              <w:widowControl/>
              <w:tabs>
                <w:tab w:val="decimal" w:pos="0"/>
              </w:tabs>
              <w:ind w:firstLine="0" w:firstLineChars="0"/>
              <w:jc w:val="center"/>
              <w:rPr>
                <w:kern w:val="0"/>
                <w:sz w:val="18"/>
                <w:szCs w:val="18"/>
              </w:rPr>
            </w:pPr>
            <w:r>
              <w:rPr>
                <w:kern w:val="0"/>
                <w:sz w:val="18"/>
                <w:szCs w:val="18"/>
              </w:rPr>
              <w:t>2.490234</w:t>
            </w:r>
          </w:p>
        </w:tc>
        <w:tc>
          <w:tcPr>
            <w:tcW w:w="668" w:type="dxa"/>
            <w:tcBorders>
              <w:top w:val="single" w:color="auto" w:sz="4" w:space="0"/>
              <w:left w:val="single" w:color="auto" w:sz="4" w:space="0"/>
              <w:bottom w:val="single" w:color="auto" w:sz="4" w:space="0"/>
              <w:right w:val="single" w:color="auto" w:sz="4" w:space="0"/>
            </w:tcBorders>
            <w:vAlign w:val="center"/>
          </w:tcPr>
          <w:p w14:paraId="48CD98CA">
            <w:pPr>
              <w:widowControl/>
              <w:tabs>
                <w:tab w:val="decimal" w:pos="0"/>
              </w:tabs>
              <w:ind w:firstLine="0" w:firstLineChars="0"/>
              <w:jc w:val="center"/>
              <w:rPr>
                <w:kern w:val="0"/>
                <w:sz w:val="18"/>
                <w:szCs w:val="18"/>
              </w:rPr>
            </w:pPr>
            <w:r>
              <w:rPr>
                <w:kern w:val="0"/>
                <w:sz w:val="18"/>
                <w:szCs w:val="18"/>
              </w:rPr>
              <w:t>4</w:t>
            </w:r>
          </w:p>
        </w:tc>
        <w:tc>
          <w:tcPr>
            <w:tcW w:w="733" w:type="dxa"/>
            <w:tcBorders>
              <w:top w:val="single" w:color="auto" w:sz="4" w:space="0"/>
              <w:left w:val="single" w:color="auto" w:sz="4" w:space="0"/>
              <w:bottom w:val="single" w:color="auto" w:sz="4" w:space="0"/>
              <w:right w:val="single" w:color="auto" w:sz="4" w:space="0"/>
            </w:tcBorders>
            <w:vAlign w:val="center"/>
          </w:tcPr>
          <w:p w14:paraId="5C62718B">
            <w:pPr>
              <w:widowControl/>
              <w:tabs>
                <w:tab w:val="decimal" w:pos="0"/>
              </w:tabs>
              <w:ind w:firstLine="0" w:firstLineChars="0"/>
              <w:jc w:val="center"/>
              <w:rPr>
                <w:kern w:val="0"/>
                <w:sz w:val="18"/>
                <w:szCs w:val="18"/>
              </w:rPr>
            </w:pPr>
            <w:r>
              <w:rPr>
                <w:kern w:val="0"/>
                <w:sz w:val="18"/>
                <w:szCs w:val="18"/>
              </w:rPr>
              <w:t>230</w:t>
            </w:r>
          </w:p>
        </w:tc>
        <w:tc>
          <w:tcPr>
            <w:tcW w:w="1068" w:type="dxa"/>
            <w:tcBorders>
              <w:top w:val="single" w:color="auto" w:sz="4" w:space="0"/>
              <w:left w:val="single" w:color="auto" w:sz="4" w:space="0"/>
              <w:bottom w:val="single" w:color="auto" w:sz="4" w:space="0"/>
              <w:right w:val="single" w:color="auto" w:sz="4" w:space="0"/>
            </w:tcBorders>
            <w:vAlign w:val="center"/>
          </w:tcPr>
          <w:p w14:paraId="50962B58">
            <w:pPr>
              <w:widowControl/>
              <w:tabs>
                <w:tab w:val="decimal" w:pos="0"/>
              </w:tabs>
              <w:ind w:firstLine="0" w:firstLineChars="0"/>
              <w:jc w:val="center"/>
              <w:rPr>
                <w:kern w:val="0"/>
                <w:sz w:val="18"/>
                <w:szCs w:val="18"/>
              </w:rPr>
            </w:pPr>
            <w:r>
              <w:rPr>
                <w:kern w:val="0"/>
                <w:sz w:val="18"/>
                <w:szCs w:val="18"/>
              </w:rPr>
              <w:t>5.615234</w:t>
            </w:r>
          </w:p>
        </w:tc>
        <w:tc>
          <w:tcPr>
            <w:tcW w:w="426" w:type="dxa"/>
            <w:tcBorders>
              <w:top w:val="single" w:color="auto" w:sz="4" w:space="0"/>
              <w:left w:val="single" w:color="auto" w:sz="4" w:space="0"/>
              <w:bottom w:val="single" w:color="auto" w:sz="4" w:space="0"/>
              <w:right w:val="single" w:color="auto" w:sz="4" w:space="0"/>
            </w:tcBorders>
            <w:vAlign w:val="center"/>
          </w:tcPr>
          <w:p w14:paraId="51499469">
            <w:pPr>
              <w:widowControl/>
              <w:tabs>
                <w:tab w:val="decimal" w:pos="0"/>
              </w:tabs>
              <w:ind w:firstLine="0" w:firstLineChars="0"/>
              <w:jc w:val="center"/>
              <w:rPr>
                <w:kern w:val="0"/>
                <w:sz w:val="18"/>
                <w:szCs w:val="18"/>
              </w:rPr>
            </w:pPr>
            <w:r>
              <w:rPr>
                <w:kern w:val="0"/>
                <w:sz w:val="18"/>
                <w:szCs w:val="18"/>
              </w:rPr>
              <w:t>0</w:t>
            </w:r>
          </w:p>
        </w:tc>
        <w:tc>
          <w:tcPr>
            <w:tcW w:w="813" w:type="dxa"/>
            <w:tcBorders>
              <w:top w:val="single" w:color="auto" w:sz="4" w:space="0"/>
              <w:left w:val="single" w:color="auto" w:sz="4" w:space="0"/>
              <w:bottom w:val="single" w:color="auto" w:sz="4" w:space="0"/>
              <w:right w:val="single" w:color="auto" w:sz="4" w:space="0"/>
            </w:tcBorders>
            <w:vAlign w:val="center"/>
          </w:tcPr>
          <w:p w14:paraId="3D717379">
            <w:pPr>
              <w:widowControl/>
              <w:tabs>
                <w:tab w:val="decimal" w:pos="0"/>
              </w:tabs>
              <w:ind w:firstLine="0" w:firstLineChars="0"/>
              <w:jc w:val="center"/>
              <w:rPr>
                <w:kern w:val="0"/>
                <w:sz w:val="18"/>
                <w:szCs w:val="18"/>
              </w:rPr>
            </w:pPr>
            <w:r>
              <w:rPr>
                <w:kern w:val="0"/>
                <w:sz w:val="18"/>
                <w:szCs w:val="18"/>
              </w:rPr>
              <w:t>358</w:t>
            </w:r>
          </w:p>
        </w:tc>
        <w:tc>
          <w:tcPr>
            <w:tcW w:w="1068" w:type="dxa"/>
            <w:tcBorders>
              <w:top w:val="single" w:color="auto" w:sz="4" w:space="0"/>
              <w:left w:val="single" w:color="auto" w:sz="4" w:space="0"/>
              <w:bottom w:val="single" w:color="auto" w:sz="4" w:space="0"/>
              <w:right w:val="single" w:color="auto" w:sz="4" w:space="0"/>
            </w:tcBorders>
            <w:vAlign w:val="center"/>
          </w:tcPr>
          <w:p w14:paraId="2D00D79E">
            <w:pPr>
              <w:widowControl/>
              <w:tabs>
                <w:tab w:val="decimal" w:pos="0"/>
              </w:tabs>
              <w:ind w:firstLine="0" w:firstLineChars="0"/>
              <w:jc w:val="center"/>
              <w:rPr>
                <w:kern w:val="0"/>
                <w:sz w:val="18"/>
                <w:szCs w:val="18"/>
              </w:rPr>
            </w:pPr>
            <w:r>
              <w:rPr>
                <w:kern w:val="0"/>
                <w:sz w:val="18"/>
                <w:szCs w:val="18"/>
              </w:rPr>
              <w:t>8.740234</w:t>
            </w:r>
          </w:p>
        </w:tc>
        <w:tc>
          <w:tcPr>
            <w:tcW w:w="426" w:type="dxa"/>
            <w:tcBorders>
              <w:top w:val="single" w:color="auto" w:sz="4" w:space="0"/>
              <w:left w:val="single" w:color="auto" w:sz="4" w:space="0"/>
              <w:bottom w:val="single" w:color="auto" w:sz="4" w:space="0"/>
              <w:right w:val="single" w:color="auto" w:sz="4" w:space="0"/>
            </w:tcBorders>
            <w:vAlign w:val="center"/>
          </w:tcPr>
          <w:p w14:paraId="2491B5F9">
            <w:pPr>
              <w:widowControl/>
              <w:tabs>
                <w:tab w:val="decimal" w:pos="0"/>
              </w:tabs>
              <w:ind w:firstLine="0" w:firstLineChars="0"/>
              <w:jc w:val="center"/>
              <w:rPr>
                <w:kern w:val="0"/>
                <w:sz w:val="18"/>
                <w:szCs w:val="18"/>
              </w:rPr>
            </w:pPr>
            <w:r>
              <w:rPr>
                <w:kern w:val="0"/>
                <w:sz w:val="18"/>
                <w:szCs w:val="18"/>
              </w:rPr>
              <w:t>1</w:t>
            </w:r>
          </w:p>
        </w:tc>
        <w:tc>
          <w:tcPr>
            <w:tcW w:w="813" w:type="dxa"/>
            <w:tcBorders>
              <w:top w:val="single" w:color="auto" w:sz="4" w:space="0"/>
              <w:left w:val="single" w:color="auto" w:sz="4" w:space="0"/>
              <w:bottom w:val="single" w:color="auto" w:sz="4" w:space="0"/>
              <w:right w:val="single" w:color="auto" w:sz="4" w:space="0"/>
            </w:tcBorders>
            <w:vAlign w:val="center"/>
          </w:tcPr>
          <w:p w14:paraId="1E46CD51">
            <w:pPr>
              <w:widowControl/>
              <w:tabs>
                <w:tab w:val="decimal" w:pos="0"/>
              </w:tabs>
              <w:ind w:firstLine="0" w:firstLineChars="0"/>
              <w:jc w:val="center"/>
              <w:rPr>
                <w:kern w:val="0"/>
                <w:sz w:val="18"/>
                <w:szCs w:val="18"/>
              </w:rPr>
            </w:pPr>
            <w:r>
              <w:rPr>
                <w:kern w:val="0"/>
                <w:sz w:val="18"/>
                <w:szCs w:val="18"/>
              </w:rPr>
              <w:t>486</w:t>
            </w:r>
          </w:p>
        </w:tc>
        <w:tc>
          <w:tcPr>
            <w:tcW w:w="1109" w:type="dxa"/>
            <w:tcBorders>
              <w:top w:val="single" w:color="auto" w:sz="4" w:space="0"/>
              <w:left w:val="single" w:color="auto" w:sz="4" w:space="0"/>
              <w:bottom w:val="single" w:color="auto" w:sz="4" w:space="0"/>
              <w:right w:val="single" w:color="auto" w:sz="4" w:space="0"/>
            </w:tcBorders>
            <w:vAlign w:val="center"/>
          </w:tcPr>
          <w:p w14:paraId="73D49FC0">
            <w:pPr>
              <w:widowControl/>
              <w:tabs>
                <w:tab w:val="decimal" w:pos="0"/>
              </w:tabs>
              <w:ind w:firstLine="0" w:firstLineChars="0"/>
              <w:jc w:val="center"/>
              <w:rPr>
                <w:kern w:val="0"/>
                <w:sz w:val="18"/>
                <w:szCs w:val="18"/>
              </w:rPr>
            </w:pPr>
            <w:r>
              <w:rPr>
                <w:kern w:val="0"/>
                <w:sz w:val="18"/>
                <w:szCs w:val="18"/>
              </w:rPr>
              <w:t>11.865234</w:t>
            </w:r>
          </w:p>
        </w:tc>
        <w:tc>
          <w:tcPr>
            <w:tcW w:w="426" w:type="dxa"/>
            <w:tcBorders>
              <w:top w:val="single" w:color="auto" w:sz="4" w:space="0"/>
              <w:left w:val="single" w:color="auto" w:sz="4" w:space="0"/>
              <w:bottom w:val="single" w:color="auto" w:sz="4" w:space="0"/>
              <w:right w:val="single" w:color="auto" w:sz="4" w:space="0"/>
            </w:tcBorders>
            <w:vAlign w:val="center"/>
          </w:tcPr>
          <w:p w14:paraId="62F1DB85">
            <w:pPr>
              <w:widowControl/>
              <w:tabs>
                <w:tab w:val="decimal" w:pos="0"/>
              </w:tabs>
              <w:ind w:firstLine="0" w:firstLineChars="0"/>
              <w:jc w:val="center"/>
              <w:rPr>
                <w:kern w:val="0"/>
                <w:sz w:val="18"/>
                <w:szCs w:val="18"/>
              </w:rPr>
            </w:pPr>
            <w:r>
              <w:rPr>
                <w:kern w:val="0"/>
                <w:sz w:val="18"/>
                <w:szCs w:val="18"/>
              </w:rPr>
              <w:t>1</w:t>
            </w:r>
          </w:p>
        </w:tc>
      </w:tr>
      <w:tr w14:paraId="0273312B">
        <w:tblPrEx>
          <w:tblCellMar>
            <w:top w:w="0" w:type="dxa"/>
            <w:left w:w="108" w:type="dxa"/>
            <w:bottom w:w="0" w:type="dxa"/>
            <w:right w:w="108" w:type="dxa"/>
          </w:tblCellMar>
        </w:tblPrEx>
        <w:trPr>
          <w:trHeight w:val="270" w:hRule="atLeast"/>
          <w:jc w:val="center"/>
        </w:trPr>
        <w:tc>
          <w:tcPr>
            <w:tcW w:w="952" w:type="dxa"/>
            <w:tcBorders>
              <w:top w:val="single" w:color="auto" w:sz="4" w:space="0"/>
              <w:left w:val="single" w:color="auto" w:sz="4" w:space="0"/>
              <w:bottom w:val="single" w:color="auto" w:sz="4" w:space="0"/>
              <w:right w:val="single" w:color="auto" w:sz="4" w:space="0"/>
            </w:tcBorders>
            <w:vAlign w:val="center"/>
          </w:tcPr>
          <w:p w14:paraId="63F44F49">
            <w:pPr>
              <w:widowControl/>
              <w:tabs>
                <w:tab w:val="decimal" w:pos="0"/>
              </w:tabs>
              <w:ind w:firstLine="0" w:firstLineChars="0"/>
              <w:jc w:val="center"/>
              <w:rPr>
                <w:kern w:val="0"/>
                <w:sz w:val="18"/>
                <w:szCs w:val="18"/>
              </w:rPr>
            </w:pPr>
            <w:r>
              <w:rPr>
                <w:kern w:val="0"/>
                <w:sz w:val="18"/>
                <w:szCs w:val="18"/>
              </w:rPr>
              <w:t>103</w:t>
            </w:r>
          </w:p>
        </w:tc>
        <w:tc>
          <w:tcPr>
            <w:tcW w:w="1068" w:type="dxa"/>
            <w:tcBorders>
              <w:top w:val="single" w:color="auto" w:sz="4" w:space="0"/>
              <w:left w:val="single" w:color="auto" w:sz="4" w:space="0"/>
              <w:bottom w:val="single" w:color="auto" w:sz="4" w:space="0"/>
              <w:right w:val="single" w:color="auto" w:sz="4" w:space="0"/>
            </w:tcBorders>
            <w:vAlign w:val="center"/>
          </w:tcPr>
          <w:p w14:paraId="4206140D">
            <w:pPr>
              <w:widowControl/>
              <w:tabs>
                <w:tab w:val="decimal" w:pos="0"/>
              </w:tabs>
              <w:ind w:firstLine="0" w:firstLineChars="0"/>
              <w:jc w:val="center"/>
              <w:rPr>
                <w:kern w:val="0"/>
                <w:sz w:val="18"/>
                <w:szCs w:val="18"/>
              </w:rPr>
            </w:pPr>
            <w:r>
              <w:rPr>
                <w:kern w:val="0"/>
                <w:sz w:val="18"/>
                <w:szCs w:val="18"/>
              </w:rPr>
              <w:t>2.514648</w:t>
            </w:r>
          </w:p>
        </w:tc>
        <w:tc>
          <w:tcPr>
            <w:tcW w:w="668" w:type="dxa"/>
            <w:tcBorders>
              <w:top w:val="single" w:color="auto" w:sz="4" w:space="0"/>
              <w:left w:val="single" w:color="auto" w:sz="4" w:space="0"/>
              <w:bottom w:val="single" w:color="auto" w:sz="4" w:space="0"/>
              <w:right w:val="single" w:color="auto" w:sz="4" w:space="0"/>
            </w:tcBorders>
            <w:vAlign w:val="center"/>
          </w:tcPr>
          <w:p w14:paraId="1F026B40">
            <w:pPr>
              <w:widowControl/>
              <w:tabs>
                <w:tab w:val="decimal" w:pos="0"/>
              </w:tabs>
              <w:ind w:firstLine="0" w:firstLineChars="0"/>
              <w:jc w:val="center"/>
              <w:rPr>
                <w:kern w:val="0"/>
                <w:sz w:val="18"/>
                <w:szCs w:val="18"/>
              </w:rPr>
            </w:pPr>
            <w:r>
              <w:rPr>
                <w:kern w:val="0"/>
                <w:sz w:val="18"/>
                <w:szCs w:val="18"/>
              </w:rPr>
              <w:t>4</w:t>
            </w:r>
          </w:p>
        </w:tc>
        <w:tc>
          <w:tcPr>
            <w:tcW w:w="733" w:type="dxa"/>
            <w:tcBorders>
              <w:top w:val="single" w:color="auto" w:sz="4" w:space="0"/>
              <w:left w:val="single" w:color="auto" w:sz="4" w:space="0"/>
              <w:bottom w:val="single" w:color="auto" w:sz="4" w:space="0"/>
              <w:right w:val="single" w:color="auto" w:sz="4" w:space="0"/>
            </w:tcBorders>
            <w:vAlign w:val="center"/>
          </w:tcPr>
          <w:p w14:paraId="4209D82B">
            <w:pPr>
              <w:widowControl/>
              <w:tabs>
                <w:tab w:val="decimal" w:pos="0"/>
              </w:tabs>
              <w:ind w:firstLine="0" w:firstLineChars="0"/>
              <w:jc w:val="center"/>
              <w:rPr>
                <w:kern w:val="0"/>
                <w:sz w:val="18"/>
                <w:szCs w:val="18"/>
              </w:rPr>
            </w:pPr>
            <w:r>
              <w:rPr>
                <w:kern w:val="0"/>
                <w:sz w:val="18"/>
                <w:szCs w:val="18"/>
              </w:rPr>
              <w:t>231</w:t>
            </w:r>
          </w:p>
        </w:tc>
        <w:tc>
          <w:tcPr>
            <w:tcW w:w="1068" w:type="dxa"/>
            <w:tcBorders>
              <w:top w:val="single" w:color="auto" w:sz="4" w:space="0"/>
              <w:left w:val="single" w:color="auto" w:sz="4" w:space="0"/>
              <w:bottom w:val="single" w:color="auto" w:sz="4" w:space="0"/>
              <w:right w:val="single" w:color="auto" w:sz="4" w:space="0"/>
            </w:tcBorders>
            <w:vAlign w:val="center"/>
          </w:tcPr>
          <w:p w14:paraId="0D9CA607">
            <w:pPr>
              <w:widowControl/>
              <w:tabs>
                <w:tab w:val="decimal" w:pos="0"/>
              </w:tabs>
              <w:ind w:firstLine="0" w:firstLineChars="0"/>
              <w:jc w:val="center"/>
              <w:rPr>
                <w:kern w:val="0"/>
                <w:sz w:val="18"/>
                <w:szCs w:val="18"/>
              </w:rPr>
            </w:pPr>
            <w:r>
              <w:rPr>
                <w:kern w:val="0"/>
                <w:sz w:val="18"/>
                <w:szCs w:val="18"/>
              </w:rPr>
              <w:t>5.639648</w:t>
            </w:r>
          </w:p>
        </w:tc>
        <w:tc>
          <w:tcPr>
            <w:tcW w:w="426" w:type="dxa"/>
            <w:tcBorders>
              <w:top w:val="single" w:color="auto" w:sz="4" w:space="0"/>
              <w:left w:val="single" w:color="auto" w:sz="4" w:space="0"/>
              <w:bottom w:val="single" w:color="auto" w:sz="4" w:space="0"/>
              <w:right w:val="single" w:color="auto" w:sz="4" w:space="0"/>
            </w:tcBorders>
            <w:vAlign w:val="center"/>
          </w:tcPr>
          <w:p w14:paraId="03D917EB">
            <w:pPr>
              <w:widowControl/>
              <w:tabs>
                <w:tab w:val="decimal" w:pos="0"/>
              </w:tabs>
              <w:ind w:firstLine="0" w:firstLineChars="0"/>
              <w:jc w:val="center"/>
              <w:rPr>
                <w:kern w:val="0"/>
                <w:sz w:val="18"/>
                <w:szCs w:val="18"/>
              </w:rPr>
            </w:pPr>
            <w:r>
              <w:rPr>
                <w:kern w:val="0"/>
                <w:sz w:val="18"/>
                <w:szCs w:val="18"/>
              </w:rPr>
              <w:t>6</w:t>
            </w:r>
          </w:p>
        </w:tc>
        <w:tc>
          <w:tcPr>
            <w:tcW w:w="813" w:type="dxa"/>
            <w:tcBorders>
              <w:top w:val="single" w:color="auto" w:sz="4" w:space="0"/>
              <w:left w:val="single" w:color="auto" w:sz="4" w:space="0"/>
              <w:bottom w:val="single" w:color="auto" w:sz="4" w:space="0"/>
              <w:right w:val="single" w:color="auto" w:sz="4" w:space="0"/>
            </w:tcBorders>
            <w:vAlign w:val="center"/>
          </w:tcPr>
          <w:p w14:paraId="55B6C3AB">
            <w:pPr>
              <w:widowControl/>
              <w:tabs>
                <w:tab w:val="decimal" w:pos="0"/>
              </w:tabs>
              <w:ind w:firstLine="0" w:firstLineChars="0"/>
              <w:jc w:val="center"/>
              <w:rPr>
                <w:kern w:val="0"/>
                <w:sz w:val="18"/>
                <w:szCs w:val="18"/>
              </w:rPr>
            </w:pPr>
            <w:r>
              <w:rPr>
                <w:kern w:val="0"/>
                <w:sz w:val="18"/>
                <w:szCs w:val="18"/>
              </w:rPr>
              <w:t>359</w:t>
            </w:r>
          </w:p>
        </w:tc>
        <w:tc>
          <w:tcPr>
            <w:tcW w:w="1068" w:type="dxa"/>
            <w:tcBorders>
              <w:top w:val="single" w:color="auto" w:sz="4" w:space="0"/>
              <w:left w:val="single" w:color="auto" w:sz="4" w:space="0"/>
              <w:bottom w:val="single" w:color="auto" w:sz="4" w:space="0"/>
              <w:right w:val="single" w:color="auto" w:sz="4" w:space="0"/>
            </w:tcBorders>
            <w:vAlign w:val="center"/>
          </w:tcPr>
          <w:p w14:paraId="1F50580D">
            <w:pPr>
              <w:widowControl/>
              <w:tabs>
                <w:tab w:val="decimal" w:pos="0"/>
              </w:tabs>
              <w:ind w:firstLine="0" w:firstLineChars="0"/>
              <w:jc w:val="center"/>
              <w:rPr>
                <w:kern w:val="0"/>
                <w:sz w:val="18"/>
                <w:szCs w:val="18"/>
              </w:rPr>
            </w:pPr>
            <w:r>
              <w:rPr>
                <w:kern w:val="0"/>
                <w:sz w:val="18"/>
                <w:szCs w:val="18"/>
              </w:rPr>
              <w:t>8.764648</w:t>
            </w:r>
          </w:p>
        </w:tc>
        <w:tc>
          <w:tcPr>
            <w:tcW w:w="426" w:type="dxa"/>
            <w:tcBorders>
              <w:top w:val="single" w:color="auto" w:sz="4" w:space="0"/>
              <w:left w:val="single" w:color="auto" w:sz="4" w:space="0"/>
              <w:bottom w:val="single" w:color="auto" w:sz="4" w:space="0"/>
              <w:right w:val="single" w:color="auto" w:sz="4" w:space="0"/>
            </w:tcBorders>
            <w:vAlign w:val="center"/>
          </w:tcPr>
          <w:p w14:paraId="629CE659">
            <w:pPr>
              <w:widowControl/>
              <w:tabs>
                <w:tab w:val="decimal" w:pos="0"/>
              </w:tabs>
              <w:ind w:firstLine="0" w:firstLineChars="0"/>
              <w:jc w:val="center"/>
              <w:rPr>
                <w:kern w:val="0"/>
                <w:sz w:val="18"/>
                <w:szCs w:val="18"/>
              </w:rPr>
            </w:pPr>
            <w:r>
              <w:rPr>
                <w:kern w:val="0"/>
                <w:sz w:val="18"/>
                <w:szCs w:val="18"/>
              </w:rPr>
              <w:t>5</w:t>
            </w:r>
          </w:p>
        </w:tc>
        <w:tc>
          <w:tcPr>
            <w:tcW w:w="813" w:type="dxa"/>
            <w:tcBorders>
              <w:top w:val="single" w:color="auto" w:sz="4" w:space="0"/>
              <w:left w:val="single" w:color="auto" w:sz="4" w:space="0"/>
              <w:bottom w:val="single" w:color="auto" w:sz="4" w:space="0"/>
              <w:right w:val="single" w:color="auto" w:sz="4" w:space="0"/>
            </w:tcBorders>
            <w:vAlign w:val="center"/>
          </w:tcPr>
          <w:p w14:paraId="255ACB61">
            <w:pPr>
              <w:widowControl/>
              <w:tabs>
                <w:tab w:val="decimal" w:pos="0"/>
              </w:tabs>
              <w:ind w:firstLine="0" w:firstLineChars="0"/>
              <w:jc w:val="center"/>
              <w:rPr>
                <w:kern w:val="0"/>
                <w:sz w:val="18"/>
                <w:szCs w:val="18"/>
              </w:rPr>
            </w:pPr>
            <w:r>
              <w:rPr>
                <w:kern w:val="0"/>
                <w:sz w:val="18"/>
                <w:szCs w:val="18"/>
              </w:rPr>
              <w:t>487</w:t>
            </w:r>
          </w:p>
        </w:tc>
        <w:tc>
          <w:tcPr>
            <w:tcW w:w="1109" w:type="dxa"/>
            <w:tcBorders>
              <w:top w:val="single" w:color="auto" w:sz="4" w:space="0"/>
              <w:left w:val="single" w:color="auto" w:sz="4" w:space="0"/>
              <w:bottom w:val="single" w:color="auto" w:sz="4" w:space="0"/>
              <w:right w:val="single" w:color="auto" w:sz="4" w:space="0"/>
            </w:tcBorders>
            <w:vAlign w:val="center"/>
          </w:tcPr>
          <w:p w14:paraId="55BAE61F">
            <w:pPr>
              <w:widowControl/>
              <w:tabs>
                <w:tab w:val="decimal" w:pos="0"/>
              </w:tabs>
              <w:ind w:firstLine="0" w:firstLineChars="0"/>
              <w:jc w:val="center"/>
              <w:rPr>
                <w:kern w:val="0"/>
                <w:sz w:val="18"/>
                <w:szCs w:val="18"/>
              </w:rPr>
            </w:pPr>
            <w:r>
              <w:rPr>
                <w:kern w:val="0"/>
                <w:sz w:val="18"/>
                <w:szCs w:val="18"/>
              </w:rPr>
              <w:t>11.889648</w:t>
            </w:r>
          </w:p>
        </w:tc>
        <w:tc>
          <w:tcPr>
            <w:tcW w:w="426" w:type="dxa"/>
            <w:tcBorders>
              <w:top w:val="single" w:color="auto" w:sz="4" w:space="0"/>
              <w:left w:val="single" w:color="auto" w:sz="4" w:space="0"/>
              <w:bottom w:val="single" w:color="auto" w:sz="4" w:space="0"/>
              <w:right w:val="single" w:color="auto" w:sz="4" w:space="0"/>
            </w:tcBorders>
            <w:vAlign w:val="center"/>
          </w:tcPr>
          <w:p w14:paraId="6AB9E6D8">
            <w:pPr>
              <w:widowControl/>
              <w:tabs>
                <w:tab w:val="decimal" w:pos="0"/>
              </w:tabs>
              <w:ind w:firstLine="0" w:firstLineChars="0"/>
              <w:jc w:val="center"/>
              <w:rPr>
                <w:kern w:val="0"/>
                <w:sz w:val="18"/>
                <w:szCs w:val="18"/>
              </w:rPr>
            </w:pPr>
            <w:r>
              <w:rPr>
                <w:kern w:val="0"/>
                <w:sz w:val="18"/>
                <w:szCs w:val="18"/>
              </w:rPr>
              <w:t>1</w:t>
            </w:r>
          </w:p>
        </w:tc>
      </w:tr>
      <w:tr w14:paraId="072AB837">
        <w:tblPrEx>
          <w:tblCellMar>
            <w:top w:w="0" w:type="dxa"/>
            <w:left w:w="108" w:type="dxa"/>
            <w:bottom w:w="0" w:type="dxa"/>
            <w:right w:w="108" w:type="dxa"/>
          </w:tblCellMar>
        </w:tblPrEx>
        <w:trPr>
          <w:trHeight w:val="270" w:hRule="atLeast"/>
          <w:jc w:val="center"/>
        </w:trPr>
        <w:tc>
          <w:tcPr>
            <w:tcW w:w="952" w:type="dxa"/>
            <w:tcBorders>
              <w:top w:val="single" w:color="auto" w:sz="4" w:space="0"/>
              <w:left w:val="single" w:color="auto" w:sz="4" w:space="0"/>
              <w:bottom w:val="single" w:color="auto" w:sz="4" w:space="0"/>
              <w:right w:val="single" w:color="auto" w:sz="4" w:space="0"/>
            </w:tcBorders>
            <w:vAlign w:val="center"/>
          </w:tcPr>
          <w:p w14:paraId="4E2D6784">
            <w:pPr>
              <w:widowControl/>
              <w:tabs>
                <w:tab w:val="decimal" w:pos="0"/>
              </w:tabs>
              <w:ind w:firstLine="0" w:firstLineChars="0"/>
              <w:jc w:val="center"/>
              <w:rPr>
                <w:kern w:val="0"/>
                <w:sz w:val="18"/>
                <w:szCs w:val="18"/>
              </w:rPr>
            </w:pPr>
            <w:r>
              <w:rPr>
                <w:kern w:val="0"/>
                <w:sz w:val="18"/>
                <w:szCs w:val="18"/>
              </w:rPr>
              <w:t>104</w:t>
            </w:r>
          </w:p>
        </w:tc>
        <w:tc>
          <w:tcPr>
            <w:tcW w:w="1068" w:type="dxa"/>
            <w:tcBorders>
              <w:top w:val="single" w:color="auto" w:sz="4" w:space="0"/>
              <w:left w:val="single" w:color="auto" w:sz="4" w:space="0"/>
              <w:bottom w:val="single" w:color="auto" w:sz="4" w:space="0"/>
              <w:right w:val="single" w:color="auto" w:sz="4" w:space="0"/>
            </w:tcBorders>
            <w:vAlign w:val="center"/>
          </w:tcPr>
          <w:p w14:paraId="4F5CD480">
            <w:pPr>
              <w:widowControl/>
              <w:tabs>
                <w:tab w:val="decimal" w:pos="0"/>
              </w:tabs>
              <w:ind w:firstLine="0" w:firstLineChars="0"/>
              <w:jc w:val="center"/>
              <w:rPr>
                <w:kern w:val="0"/>
                <w:sz w:val="18"/>
                <w:szCs w:val="18"/>
              </w:rPr>
            </w:pPr>
            <w:r>
              <w:rPr>
                <w:kern w:val="0"/>
                <w:sz w:val="18"/>
                <w:szCs w:val="18"/>
              </w:rPr>
              <w:t>2.539063</w:t>
            </w:r>
          </w:p>
        </w:tc>
        <w:tc>
          <w:tcPr>
            <w:tcW w:w="668" w:type="dxa"/>
            <w:tcBorders>
              <w:top w:val="single" w:color="auto" w:sz="4" w:space="0"/>
              <w:left w:val="single" w:color="auto" w:sz="4" w:space="0"/>
              <w:bottom w:val="single" w:color="auto" w:sz="4" w:space="0"/>
              <w:right w:val="single" w:color="auto" w:sz="4" w:space="0"/>
            </w:tcBorders>
            <w:vAlign w:val="center"/>
          </w:tcPr>
          <w:p w14:paraId="484F9205">
            <w:pPr>
              <w:widowControl/>
              <w:tabs>
                <w:tab w:val="decimal" w:pos="0"/>
              </w:tabs>
              <w:ind w:firstLine="0" w:firstLineChars="0"/>
              <w:jc w:val="center"/>
              <w:rPr>
                <w:kern w:val="0"/>
                <w:sz w:val="18"/>
                <w:szCs w:val="18"/>
              </w:rPr>
            </w:pPr>
            <w:r>
              <w:rPr>
                <w:kern w:val="0"/>
                <w:sz w:val="18"/>
                <w:szCs w:val="18"/>
              </w:rPr>
              <w:t>1</w:t>
            </w:r>
          </w:p>
        </w:tc>
        <w:tc>
          <w:tcPr>
            <w:tcW w:w="733" w:type="dxa"/>
            <w:tcBorders>
              <w:top w:val="single" w:color="auto" w:sz="4" w:space="0"/>
              <w:left w:val="single" w:color="auto" w:sz="4" w:space="0"/>
              <w:bottom w:val="single" w:color="auto" w:sz="4" w:space="0"/>
              <w:right w:val="single" w:color="auto" w:sz="4" w:space="0"/>
            </w:tcBorders>
            <w:vAlign w:val="center"/>
          </w:tcPr>
          <w:p w14:paraId="7DA04DD9">
            <w:pPr>
              <w:widowControl/>
              <w:tabs>
                <w:tab w:val="decimal" w:pos="0"/>
              </w:tabs>
              <w:ind w:firstLine="0" w:firstLineChars="0"/>
              <w:jc w:val="center"/>
              <w:rPr>
                <w:kern w:val="0"/>
                <w:sz w:val="18"/>
                <w:szCs w:val="18"/>
              </w:rPr>
            </w:pPr>
            <w:r>
              <w:rPr>
                <w:kern w:val="0"/>
                <w:sz w:val="18"/>
                <w:szCs w:val="18"/>
              </w:rPr>
              <w:t>232</w:t>
            </w:r>
          </w:p>
        </w:tc>
        <w:tc>
          <w:tcPr>
            <w:tcW w:w="1068" w:type="dxa"/>
            <w:tcBorders>
              <w:top w:val="single" w:color="auto" w:sz="4" w:space="0"/>
              <w:left w:val="single" w:color="auto" w:sz="4" w:space="0"/>
              <w:bottom w:val="single" w:color="auto" w:sz="4" w:space="0"/>
              <w:right w:val="single" w:color="auto" w:sz="4" w:space="0"/>
            </w:tcBorders>
            <w:vAlign w:val="center"/>
          </w:tcPr>
          <w:p w14:paraId="3B91A452">
            <w:pPr>
              <w:widowControl/>
              <w:tabs>
                <w:tab w:val="decimal" w:pos="0"/>
              </w:tabs>
              <w:ind w:firstLine="0" w:firstLineChars="0"/>
              <w:jc w:val="center"/>
              <w:rPr>
                <w:kern w:val="0"/>
                <w:sz w:val="18"/>
                <w:szCs w:val="18"/>
              </w:rPr>
            </w:pPr>
            <w:r>
              <w:rPr>
                <w:kern w:val="0"/>
                <w:sz w:val="18"/>
                <w:szCs w:val="18"/>
              </w:rPr>
              <w:t>5.664063</w:t>
            </w:r>
          </w:p>
        </w:tc>
        <w:tc>
          <w:tcPr>
            <w:tcW w:w="426" w:type="dxa"/>
            <w:tcBorders>
              <w:top w:val="single" w:color="auto" w:sz="4" w:space="0"/>
              <w:left w:val="single" w:color="auto" w:sz="4" w:space="0"/>
              <w:bottom w:val="single" w:color="auto" w:sz="4" w:space="0"/>
              <w:right w:val="single" w:color="auto" w:sz="4" w:space="0"/>
            </w:tcBorders>
            <w:vAlign w:val="center"/>
          </w:tcPr>
          <w:p w14:paraId="4C967CC5">
            <w:pPr>
              <w:widowControl/>
              <w:tabs>
                <w:tab w:val="decimal" w:pos="0"/>
              </w:tabs>
              <w:ind w:firstLine="0" w:firstLineChars="0"/>
              <w:jc w:val="center"/>
              <w:rPr>
                <w:kern w:val="0"/>
                <w:sz w:val="18"/>
                <w:szCs w:val="18"/>
              </w:rPr>
            </w:pPr>
            <w:r>
              <w:rPr>
                <w:kern w:val="0"/>
                <w:sz w:val="18"/>
                <w:szCs w:val="18"/>
              </w:rPr>
              <w:t>2</w:t>
            </w:r>
          </w:p>
        </w:tc>
        <w:tc>
          <w:tcPr>
            <w:tcW w:w="813" w:type="dxa"/>
            <w:tcBorders>
              <w:top w:val="single" w:color="auto" w:sz="4" w:space="0"/>
              <w:left w:val="single" w:color="auto" w:sz="4" w:space="0"/>
              <w:bottom w:val="single" w:color="auto" w:sz="4" w:space="0"/>
              <w:right w:val="single" w:color="auto" w:sz="4" w:space="0"/>
            </w:tcBorders>
            <w:vAlign w:val="center"/>
          </w:tcPr>
          <w:p w14:paraId="6EAE2475">
            <w:pPr>
              <w:widowControl/>
              <w:tabs>
                <w:tab w:val="decimal" w:pos="0"/>
              </w:tabs>
              <w:ind w:firstLine="0" w:firstLineChars="0"/>
              <w:jc w:val="center"/>
              <w:rPr>
                <w:kern w:val="0"/>
                <w:sz w:val="18"/>
                <w:szCs w:val="18"/>
              </w:rPr>
            </w:pPr>
            <w:r>
              <w:rPr>
                <w:kern w:val="0"/>
                <w:sz w:val="18"/>
                <w:szCs w:val="18"/>
              </w:rPr>
              <w:t>360</w:t>
            </w:r>
          </w:p>
        </w:tc>
        <w:tc>
          <w:tcPr>
            <w:tcW w:w="1068" w:type="dxa"/>
            <w:tcBorders>
              <w:top w:val="single" w:color="auto" w:sz="4" w:space="0"/>
              <w:left w:val="single" w:color="auto" w:sz="4" w:space="0"/>
              <w:bottom w:val="single" w:color="auto" w:sz="4" w:space="0"/>
              <w:right w:val="single" w:color="auto" w:sz="4" w:space="0"/>
            </w:tcBorders>
            <w:vAlign w:val="center"/>
          </w:tcPr>
          <w:p w14:paraId="6619DF84">
            <w:pPr>
              <w:widowControl/>
              <w:tabs>
                <w:tab w:val="decimal" w:pos="0"/>
              </w:tabs>
              <w:ind w:firstLine="0" w:firstLineChars="0"/>
              <w:jc w:val="center"/>
              <w:rPr>
                <w:kern w:val="0"/>
                <w:sz w:val="18"/>
                <w:szCs w:val="18"/>
              </w:rPr>
            </w:pPr>
            <w:r>
              <w:rPr>
                <w:kern w:val="0"/>
                <w:sz w:val="18"/>
                <w:szCs w:val="18"/>
              </w:rPr>
              <w:t>8.789063</w:t>
            </w:r>
          </w:p>
        </w:tc>
        <w:tc>
          <w:tcPr>
            <w:tcW w:w="426" w:type="dxa"/>
            <w:tcBorders>
              <w:top w:val="single" w:color="auto" w:sz="4" w:space="0"/>
              <w:left w:val="single" w:color="auto" w:sz="4" w:space="0"/>
              <w:bottom w:val="single" w:color="auto" w:sz="4" w:space="0"/>
              <w:right w:val="single" w:color="auto" w:sz="4" w:space="0"/>
            </w:tcBorders>
            <w:vAlign w:val="center"/>
          </w:tcPr>
          <w:p w14:paraId="7405B312">
            <w:pPr>
              <w:widowControl/>
              <w:tabs>
                <w:tab w:val="decimal" w:pos="0"/>
              </w:tabs>
              <w:ind w:firstLine="0" w:firstLineChars="0"/>
              <w:jc w:val="center"/>
              <w:rPr>
                <w:kern w:val="0"/>
                <w:sz w:val="18"/>
                <w:szCs w:val="18"/>
              </w:rPr>
            </w:pPr>
            <w:r>
              <w:rPr>
                <w:kern w:val="0"/>
                <w:sz w:val="18"/>
                <w:szCs w:val="18"/>
              </w:rPr>
              <w:t>7</w:t>
            </w:r>
          </w:p>
        </w:tc>
        <w:tc>
          <w:tcPr>
            <w:tcW w:w="813" w:type="dxa"/>
            <w:tcBorders>
              <w:top w:val="single" w:color="auto" w:sz="4" w:space="0"/>
              <w:left w:val="single" w:color="auto" w:sz="4" w:space="0"/>
              <w:bottom w:val="single" w:color="auto" w:sz="4" w:space="0"/>
              <w:right w:val="single" w:color="auto" w:sz="4" w:space="0"/>
            </w:tcBorders>
            <w:vAlign w:val="center"/>
          </w:tcPr>
          <w:p w14:paraId="345C878F">
            <w:pPr>
              <w:widowControl/>
              <w:tabs>
                <w:tab w:val="decimal" w:pos="0"/>
              </w:tabs>
              <w:ind w:firstLine="0" w:firstLineChars="0"/>
              <w:jc w:val="center"/>
              <w:rPr>
                <w:kern w:val="0"/>
                <w:sz w:val="18"/>
                <w:szCs w:val="18"/>
              </w:rPr>
            </w:pPr>
            <w:r>
              <w:rPr>
                <w:kern w:val="0"/>
                <w:sz w:val="18"/>
                <w:szCs w:val="18"/>
              </w:rPr>
              <w:t>488</w:t>
            </w:r>
          </w:p>
        </w:tc>
        <w:tc>
          <w:tcPr>
            <w:tcW w:w="1109" w:type="dxa"/>
            <w:tcBorders>
              <w:top w:val="single" w:color="auto" w:sz="4" w:space="0"/>
              <w:left w:val="single" w:color="auto" w:sz="4" w:space="0"/>
              <w:bottom w:val="single" w:color="auto" w:sz="4" w:space="0"/>
              <w:right w:val="single" w:color="auto" w:sz="4" w:space="0"/>
            </w:tcBorders>
            <w:vAlign w:val="center"/>
          </w:tcPr>
          <w:p w14:paraId="5D222A52">
            <w:pPr>
              <w:widowControl/>
              <w:tabs>
                <w:tab w:val="decimal" w:pos="0"/>
              </w:tabs>
              <w:ind w:firstLine="0" w:firstLineChars="0"/>
              <w:jc w:val="center"/>
              <w:rPr>
                <w:kern w:val="0"/>
                <w:sz w:val="18"/>
                <w:szCs w:val="18"/>
              </w:rPr>
            </w:pPr>
            <w:r>
              <w:rPr>
                <w:kern w:val="0"/>
                <w:sz w:val="18"/>
                <w:szCs w:val="18"/>
              </w:rPr>
              <w:t>11.914063</w:t>
            </w:r>
          </w:p>
        </w:tc>
        <w:tc>
          <w:tcPr>
            <w:tcW w:w="426" w:type="dxa"/>
            <w:tcBorders>
              <w:top w:val="single" w:color="auto" w:sz="4" w:space="0"/>
              <w:left w:val="single" w:color="auto" w:sz="4" w:space="0"/>
              <w:bottom w:val="single" w:color="auto" w:sz="4" w:space="0"/>
              <w:right w:val="single" w:color="auto" w:sz="4" w:space="0"/>
            </w:tcBorders>
            <w:vAlign w:val="center"/>
          </w:tcPr>
          <w:p w14:paraId="2C5721A0">
            <w:pPr>
              <w:widowControl/>
              <w:tabs>
                <w:tab w:val="decimal" w:pos="0"/>
              </w:tabs>
              <w:ind w:firstLine="0" w:firstLineChars="0"/>
              <w:jc w:val="center"/>
              <w:rPr>
                <w:kern w:val="0"/>
                <w:sz w:val="18"/>
                <w:szCs w:val="18"/>
              </w:rPr>
            </w:pPr>
            <w:r>
              <w:rPr>
                <w:kern w:val="0"/>
                <w:sz w:val="18"/>
                <w:szCs w:val="18"/>
              </w:rPr>
              <w:t>4</w:t>
            </w:r>
          </w:p>
        </w:tc>
      </w:tr>
      <w:tr w14:paraId="6B0E5724">
        <w:tblPrEx>
          <w:tblCellMar>
            <w:top w:w="0" w:type="dxa"/>
            <w:left w:w="108" w:type="dxa"/>
            <w:bottom w:w="0" w:type="dxa"/>
            <w:right w:w="108" w:type="dxa"/>
          </w:tblCellMar>
        </w:tblPrEx>
        <w:trPr>
          <w:trHeight w:val="270" w:hRule="atLeast"/>
          <w:jc w:val="center"/>
        </w:trPr>
        <w:tc>
          <w:tcPr>
            <w:tcW w:w="952" w:type="dxa"/>
            <w:tcBorders>
              <w:top w:val="single" w:color="auto" w:sz="4" w:space="0"/>
              <w:left w:val="single" w:color="auto" w:sz="4" w:space="0"/>
              <w:bottom w:val="single" w:color="auto" w:sz="4" w:space="0"/>
              <w:right w:val="single" w:color="auto" w:sz="4" w:space="0"/>
            </w:tcBorders>
            <w:vAlign w:val="center"/>
          </w:tcPr>
          <w:p w14:paraId="17619D10">
            <w:pPr>
              <w:widowControl/>
              <w:tabs>
                <w:tab w:val="decimal" w:pos="0"/>
              </w:tabs>
              <w:ind w:firstLine="0" w:firstLineChars="0"/>
              <w:jc w:val="center"/>
              <w:rPr>
                <w:kern w:val="0"/>
                <w:sz w:val="18"/>
                <w:szCs w:val="18"/>
              </w:rPr>
            </w:pPr>
            <w:r>
              <w:rPr>
                <w:kern w:val="0"/>
                <w:sz w:val="18"/>
                <w:szCs w:val="18"/>
              </w:rPr>
              <w:t>105</w:t>
            </w:r>
          </w:p>
        </w:tc>
        <w:tc>
          <w:tcPr>
            <w:tcW w:w="1068" w:type="dxa"/>
            <w:tcBorders>
              <w:top w:val="single" w:color="auto" w:sz="4" w:space="0"/>
              <w:left w:val="single" w:color="auto" w:sz="4" w:space="0"/>
              <w:bottom w:val="single" w:color="auto" w:sz="4" w:space="0"/>
              <w:right w:val="single" w:color="auto" w:sz="4" w:space="0"/>
            </w:tcBorders>
            <w:vAlign w:val="center"/>
          </w:tcPr>
          <w:p w14:paraId="7CC009FC">
            <w:pPr>
              <w:widowControl/>
              <w:tabs>
                <w:tab w:val="decimal" w:pos="0"/>
              </w:tabs>
              <w:ind w:firstLine="0" w:firstLineChars="0"/>
              <w:jc w:val="center"/>
              <w:rPr>
                <w:kern w:val="0"/>
                <w:sz w:val="18"/>
                <w:szCs w:val="18"/>
              </w:rPr>
            </w:pPr>
            <w:r>
              <w:rPr>
                <w:kern w:val="0"/>
                <w:sz w:val="18"/>
                <w:szCs w:val="18"/>
              </w:rPr>
              <w:t>2.563477</w:t>
            </w:r>
          </w:p>
        </w:tc>
        <w:tc>
          <w:tcPr>
            <w:tcW w:w="668" w:type="dxa"/>
            <w:tcBorders>
              <w:top w:val="single" w:color="auto" w:sz="4" w:space="0"/>
              <w:left w:val="single" w:color="auto" w:sz="4" w:space="0"/>
              <w:bottom w:val="single" w:color="auto" w:sz="4" w:space="0"/>
              <w:right w:val="single" w:color="auto" w:sz="4" w:space="0"/>
            </w:tcBorders>
            <w:vAlign w:val="center"/>
          </w:tcPr>
          <w:p w14:paraId="46326984">
            <w:pPr>
              <w:widowControl/>
              <w:tabs>
                <w:tab w:val="decimal" w:pos="0"/>
              </w:tabs>
              <w:ind w:firstLine="0" w:firstLineChars="0"/>
              <w:jc w:val="center"/>
              <w:rPr>
                <w:kern w:val="0"/>
                <w:sz w:val="18"/>
                <w:szCs w:val="18"/>
              </w:rPr>
            </w:pPr>
            <w:r>
              <w:rPr>
                <w:kern w:val="0"/>
                <w:sz w:val="18"/>
                <w:szCs w:val="18"/>
              </w:rPr>
              <w:t>4</w:t>
            </w:r>
          </w:p>
        </w:tc>
        <w:tc>
          <w:tcPr>
            <w:tcW w:w="733" w:type="dxa"/>
            <w:tcBorders>
              <w:top w:val="single" w:color="auto" w:sz="4" w:space="0"/>
              <w:left w:val="single" w:color="auto" w:sz="4" w:space="0"/>
              <w:bottom w:val="single" w:color="auto" w:sz="4" w:space="0"/>
              <w:right w:val="single" w:color="auto" w:sz="4" w:space="0"/>
            </w:tcBorders>
            <w:vAlign w:val="center"/>
          </w:tcPr>
          <w:p w14:paraId="46B00562">
            <w:pPr>
              <w:widowControl/>
              <w:tabs>
                <w:tab w:val="decimal" w:pos="0"/>
              </w:tabs>
              <w:ind w:firstLine="0" w:firstLineChars="0"/>
              <w:jc w:val="center"/>
              <w:rPr>
                <w:kern w:val="0"/>
                <w:sz w:val="18"/>
                <w:szCs w:val="18"/>
              </w:rPr>
            </w:pPr>
            <w:r>
              <w:rPr>
                <w:kern w:val="0"/>
                <w:sz w:val="18"/>
                <w:szCs w:val="18"/>
              </w:rPr>
              <w:t>233</w:t>
            </w:r>
          </w:p>
        </w:tc>
        <w:tc>
          <w:tcPr>
            <w:tcW w:w="1068" w:type="dxa"/>
            <w:tcBorders>
              <w:top w:val="single" w:color="auto" w:sz="4" w:space="0"/>
              <w:left w:val="single" w:color="auto" w:sz="4" w:space="0"/>
              <w:bottom w:val="single" w:color="auto" w:sz="4" w:space="0"/>
              <w:right w:val="single" w:color="auto" w:sz="4" w:space="0"/>
            </w:tcBorders>
            <w:vAlign w:val="center"/>
          </w:tcPr>
          <w:p w14:paraId="3E430379">
            <w:pPr>
              <w:widowControl/>
              <w:tabs>
                <w:tab w:val="decimal" w:pos="0"/>
              </w:tabs>
              <w:ind w:firstLine="0" w:firstLineChars="0"/>
              <w:jc w:val="center"/>
              <w:rPr>
                <w:kern w:val="0"/>
                <w:sz w:val="18"/>
                <w:szCs w:val="18"/>
              </w:rPr>
            </w:pPr>
            <w:r>
              <w:rPr>
                <w:kern w:val="0"/>
                <w:sz w:val="18"/>
                <w:szCs w:val="18"/>
              </w:rPr>
              <w:t>5.688477</w:t>
            </w:r>
          </w:p>
        </w:tc>
        <w:tc>
          <w:tcPr>
            <w:tcW w:w="426" w:type="dxa"/>
            <w:tcBorders>
              <w:top w:val="single" w:color="auto" w:sz="4" w:space="0"/>
              <w:left w:val="single" w:color="auto" w:sz="4" w:space="0"/>
              <w:bottom w:val="single" w:color="auto" w:sz="4" w:space="0"/>
              <w:right w:val="single" w:color="auto" w:sz="4" w:space="0"/>
            </w:tcBorders>
            <w:vAlign w:val="center"/>
          </w:tcPr>
          <w:p w14:paraId="02F4BF3B">
            <w:pPr>
              <w:widowControl/>
              <w:tabs>
                <w:tab w:val="decimal" w:pos="0"/>
              </w:tabs>
              <w:ind w:firstLine="0" w:firstLineChars="0"/>
              <w:jc w:val="center"/>
              <w:rPr>
                <w:kern w:val="0"/>
                <w:sz w:val="18"/>
                <w:szCs w:val="18"/>
              </w:rPr>
            </w:pPr>
            <w:r>
              <w:rPr>
                <w:kern w:val="0"/>
                <w:sz w:val="18"/>
                <w:szCs w:val="18"/>
              </w:rPr>
              <w:t>6</w:t>
            </w:r>
          </w:p>
        </w:tc>
        <w:tc>
          <w:tcPr>
            <w:tcW w:w="813" w:type="dxa"/>
            <w:tcBorders>
              <w:top w:val="single" w:color="auto" w:sz="4" w:space="0"/>
              <w:left w:val="single" w:color="auto" w:sz="4" w:space="0"/>
              <w:bottom w:val="single" w:color="auto" w:sz="4" w:space="0"/>
              <w:right w:val="single" w:color="auto" w:sz="4" w:space="0"/>
            </w:tcBorders>
            <w:vAlign w:val="center"/>
          </w:tcPr>
          <w:p w14:paraId="29C41607">
            <w:pPr>
              <w:widowControl/>
              <w:tabs>
                <w:tab w:val="decimal" w:pos="0"/>
              </w:tabs>
              <w:ind w:firstLine="0" w:firstLineChars="0"/>
              <w:jc w:val="center"/>
              <w:rPr>
                <w:kern w:val="0"/>
                <w:sz w:val="18"/>
                <w:szCs w:val="18"/>
              </w:rPr>
            </w:pPr>
            <w:r>
              <w:rPr>
                <w:kern w:val="0"/>
                <w:sz w:val="18"/>
                <w:szCs w:val="18"/>
              </w:rPr>
              <w:t>361</w:t>
            </w:r>
          </w:p>
        </w:tc>
        <w:tc>
          <w:tcPr>
            <w:tcW w:w="1068" w:type="dxa"/>
            <w:tcBorders>
              <w:top w:val="single" w:color="auto" w:sz="4" w:space="0"/>
              <w:left w:val="single" w:color="auto" w:sz="4" w:space="0"/>
              <w:bottom w:val="single" w:color="auto" w:sz="4" w:space="0"/>
              <w:right w:val="single" w:color="auto" w:sz="4" w:space="0"/>
            </w:tcBorders>
            <w:vAlign w:val="center"/>
          </w:tcPr>
          <w:p w14:paraId="7DFFB6BC">
            <w:pPr>
              <w:widowControl/>
              <w:tabs>
                <w:tab w:val="decimal" w:pos="0"/>
              </w:tabs>
              <w:ind w:firstLine="0" w:firstLineChars="0"/>
              <w:jc w:val="center"/>
              <w:rPr>
                <w:kern w:val="0"/>
                <w:sz w:val="18"/>
                <w:szCs w:val="18"/>
              </w:rPr>
            </w:pPr>
            <w:r>
              <w:rPr>
                <w:kern w:val="0"/>
                <w:sz w:val="18"/>
                <w:szCs w:val="18"/>
              </w:rPr>
              <w:t>8.813477</w:t>
            </w:r>
          </w:p>
        </w:tc>
        <w:tc>
          <w:tcPr>
            <w:tcW w:w="426" w:type="dxa"/>
            <w:tcBorders>
              <w:top w:val="single" w:color="auto" w:sz="4" w:space="0"/>
              <w:left w:val="single" w:color="auto" w:sz="4" w:space="0"/>
              <w:bottom w:val="single" w:color="auto" w:sz="4" w:space="0"/>
              <w:right w:val="single" w:color="auto" w:sz="4" w:space="0"/>
            </w:tcBorders>
            <w:vAlign w:val="center"/>
          </w:tcPr>
          <w:p w14:paraId="20DFDA9F">
            <w:pPr>
              <w:widowControl/>
              <w:tabs>
                <w:tab w:val="decimal" w:pos="0"/>
              </w:tabs>
              <w:ind w:firstLine="0" w:firstLineChars="0"/>
              <w:jc w:val="center"/>
              <w:rPr>
                <w:kern w:val="0"/>
                <w:sz w:val="18"/>
                <w:szCs w:val="18"/>
              </w:rPr>
            </w:pPr>
            <w:r>
              <w:rPr>
                <w:kern w:val="0"/>
                <w:sz w:val="18"/>
                <w:szCs w:val="18"/>
              </w:rPr>
              <w:t>5</w:t>
            </w:r>
          </w:p>
        </w:tc>
        <w:tc>
          <w:tcPr>
            <w:tcW w:w="813" w:type="dxa"/>
            <w:tcBorders>
              <w:top w:val="single" w:color="auto" w:sz="4" w:space="0"/>
              <w:left w:val="single" w:color="auto" w:sz="4" w:space="0"/>
              <w:bottom w:val="single" w:color="auto" w:sz="4" w:space="0"/>
              <w:right w:val="single" w:color="auto" w:sz="4" w:space="0"/>
            </w:tcBorders>
            <w:vAlign w:val="center"/>
          </w:tcPr>
          <w:p w14:paraId="0F04EE18">
            <w:pPr>
              <w:widowControl/>
              <w:tabs>
                <w:tab w:val="decimal" w:pos="0"/>
              </w:tabs>
              <w:ind w:firstLine="0" w:firstLineChars="0"/>
              <w:jc w:val="center"/>
              <w:rPr>
                <w:kern w:val="0"/>
                <w:sz w:val="18"/>
                <w:szCs w:val="18"/>
              </w:rPr>
            </w:pPr>
            <w:r>
              <w:rPr>
                <w:kern w:val="0"/>
                <w:sz w:val="18"/>
                <w:szCs w:val="18"/>
              </w:rPr>
              <w:t>489</w:t>
            </w:r>
          </w:p>
        </w:tc>
        <w:tc>
          <w:tcPr>
            <w:tcW w:w="1109" w:type="dxa"/>
            <w:tcBorders>
              <w:top w:val="single" w:color="auto" w:sz="4" w:space="0"/>
              <w:left w:val="single" w:color="auto" w:sz="4" w:space="0"/>
              <w:bottom w:val="single" w:color="auto" w:sz="4" w:space="0"/>
              <w:right w:val="single" w:color="auto" w:sz="4" w:space="0"/>
            </w:tcBorders>
            <w:vAlign w:val="center"/>
          </w:tcPr>
          <w:p w14:paraId="5738D160">
            <w:pPr>
              <w:widowControl/>
              <w:tabs>
                <w:tab w:val="decimal" w:pos="0"/>
              </w:tabs>
              <w:ind w:firstLine="0" w:firstLineChars="0"/>
              <w:jc w:val="center"/>
              <w:rPr>
                <w:kern w:val="0"/>
                <w:sz w:val="18"/>
                <w:szCs w:val="18"/>
              </w:rPr>
            </w:pPr>
            <w:r>
              <w:rPr>
                <w:kern w:val="0"/>
                <w:sz w:val="18"/>
                <w:szCs w:val="18"/>
              </w:rPr>
              <w:t>11.938477</w:t>
            </w:r>
          </w:p>
        </w:tc>
        <w:tc>
          <w:tcPr>
            <w:tcW w:w="426" w:type="dxa"/>
            <w:tcBorders>
              <w:top w:val="single" w:color="auto" w:sz="4" w:space="0"/>
              <w:left w:val="single" w:color="auto" w:sz="4" w:space="0"/>
              <w:bottom w:val="single" w:color="auto" w:sz="4" w:space="0"/>
              <w:right w:val="single" w:color="auto" w:sz="4" w:space="0"/>
            </w:tcBorders>
            <w:vAlign w:val="center"/>
          </w:tcPr>
          <w:p w14:paraId="698913CF">
            <w:pPr>
              <w:widowControl/>
              <w:tabs>
                <w:tab w:val="decimal" w:pos="0"/>
              </w:tabs>
              <w:ind w:firstLine="0" w:firstLineChars="0"/>
              <w:jc w:val="center"/>
              <w:rPr>
                <w:kern w:val="0"/>
                <w:sz w:val="18"/>
                <w:szCs w:val="18"/>
              </w:rPr>
            </w:pPr>
            <w:r>
              <w:rPr>
                <w:kern w:val="0"/>
                <w:sz w:val="18"/>
                <w:szCs w:val="18"/>
              </w:rPr>
              <w:t>7</w:t>
            </w:r>
          </w:p>
        </w:tc>
      </w:tr>
      <w:tr w14:paraId="173F23C3">
        <w:tblPrEx>
          <w:tblCellMar>
            <w:top w:w="0" w:type="dxa"/>
            <w:left w:w="108" w:type="dxa"/>
            <w:bottom w:w="0" w:type="dxa"/>
            <w:right w:w="108" w:type="dxa"/>
          </w:tblCellMar>
        </w:tblPrEx>
        <w:trPr>
          <w:trHeight w:val="270" w:hRule="atLeast"/>
          <w:jc w:val="center"/>
        </w:trPr>
        <w:tc>
          <w:tcPr>
            <w:tcW w:w="952" w:type="dxa"/>
            <w:tcBorders>
              <w:top w:val="single" w:color="auto" w:sz="4" w:space="0"/>
              <w:left w:val="single" w:color="auto" w:sz="4" w:space="0"/>
              <w:bottom w:val="single" w:color="auto" w:sz="4" w:space="0"/>
              <w:right w:val="single" w:color="auto" w:sz="4" w:space="0"/>
            </w:tcBorders>
            <w:vAlign w:val="center"/>
          </w:tcPr>
          <w:p w14:paraId="2D87200B">
            <w:pPr>
              <w:widowControl/>
              <w:tabs>
                <w:tab w:val="decimal" w:pos="0"/>
              </w:tabs>
              <w:ind w:firstLine="0" w:firstLineChars="0"/>
              <w:jc w:val="center"/>
              <w:rPr>
                <w:kern w:val="0"/>
                <w:sz w:val="18"/>
                <w:szCs w:val="18"/>
              </w:rPr>
            </w:pPr>
            <w:r>
              <w:rPr>
                <w:kern w:val="0"/>
                <w:sz w:val="18"/>
                <w:szCs w:val="18"/>
              </w:rPr>
              <w:t>106</w:t>
            </w:r>
          </w:p>
        </w:tc>
        <w:tc>
          <w:tcPr>
            <w:tcW w:w="1068" w:type="dxa"/>
            <w:tcBorders>
              <w:top w:val="single" w:color="auto" w:sz="4" w:space="0"/>
              <w:left w:val="single" w:color="auto" w:sz="4" w:space="0"/>
              <w:bottom w:val="single" w:color="auto" w:sz="4" w:space="0"/>
              <w:right w:val="single" w:color="auto" w:sz="4" w:space="0"/>
            </w:tcBorders>
            <w:vAlign w:val="center"/>
          </w:tcPr>
          <w:p w14:paraId="22002E83">
            <w:pPr>
              <w:widowControl/>
              <w:tabs>
                <w:tab w:val="decimal" w:pos="0"/>
              </w:tabs>
              <w:ind w:firstLine="0" w:firstLineChars="0"/>
              <w:jc w:val="center"/>
              <w:rPr>
                <w:kern w:val="0"/>
                <w:sz w:val="18"/>
                <w:szCs w:val="18"/>
              </w:rPr>
            </w:pPr>
            <w:r>
              <w:rPr>
                <w:kern w:val="0"/>
                <w:sz w:val="18"/>
                <w:szCs w:val="18"/>
              </w:rPr>
              <w:t>2.587891</w:t>
            </w:r>
          </w:p>
        </w:tc>
        <w:tc>
          <w:tcPr>
            <w:tcW w:w="668" w:type="dxa"/>
            <w:tcBorders>
              <w:top w:val="single" w:color="auto" w:sz="4" w:space="0"/>
              <w:left w:val="single" w:color="auto" w:sz="4" w:space="0"/>
              <w:bottom w:val="single" w:color="auto" w:sz="4" w:space="0"/>
              <w:right w:val="single" w:color="auto" w:sz="4" w:space="0"/>
            </w:tcBorders>
            <w:vAlign w:val="center"/>
          </w:tcPr>
          <w:p w14:paraId="652C87D8">
            <w:pPr>
              <w:widowControl/>
              <w:tabs>
                <w:tab w:val="decimal" w:pos="0"/>
              </w:tabs>
              <w:ind w:firstLine="0" w:firstLineChars="0"/>
              <w:jc w:val="center"/>
              <w:rPr>
                <w:kern w:val="0"/>
                <w:sz w:val="18"/>
                <w:szCs w:val="18"/>
              </w:rPr>
            </w:pPr>
            <w:r>
              <w:rPr>
                <w:kern w:val="0"/>
                <w:sz w:val="18"/>
                <w:szCs w:val="18"/>
              </w:rPr>
              <w:t>6</w:t>
            </w:r>
          </w:p>
        </w:tc>
        <w:tc>
          <w:tcPr>
            <w:tcW w:w="733" w:type="dxa"/>
            <w:tcBorders>
              <w:top w:val="single" w:color="auto" w:sz="4" w:space="0"/>
              <w:left w:val="single" w:color="auto" w:sz="4" w:space="0"/>
              <w:bottom w:val="single" w:color="auto" w:sz="4" w:space="0"/>
              <w:right w:val="single" w:color="auto" w:sz="4" w:space="0"/>
            </w:tcBorders>
            <w:vAlign w:val="center"/>
          </w:tcPr>
          <w:p w14:paraId="032DD9A9">
            <w:pPr>
              <w:widowControl/>
              <w:tabs>
                <w:tab w:val="decimal" w:pos="0"/>
              </w:tabs>
              <w:ind w:firstLine="0" w:firstLineChars="0"/>
              <w:jc w:val="center"/>
              <w:rPr>
                <w:kern w:val="0"/>
                <w:sz w:val="18"/>
                <w:szCs w:val="18"/>
              </w:rPr>
            </w:pPr>
            <w:r>
              <w:rPr>
                <w:kern w:val="0"/>
                <w:sz w:val="18"/>
                <w:szCs w:val="18"/>
              </w:rPr>
              <w:t>234</w:t>
            </w:r>
          </w:p>
        </w:tc>
        <w:tc>
          <w:tcPr>
            <w:tcW w:w="1068" w:type="dxa"/>
            <w:tcBorders>
              <w:top w:val="single" w:color="auto" w:sz="4" w:space="0"/>
              <w:left w:val="single" w:color="auto" w:sz="4" w:space="0"/>
              <w:bottom w:val="single" w:color="auto" w:sz="4" w:space="0"/>
              <w:right w:val="single" w:color="auto" w:sz="4" w:space="0"/>
            </w:tcBorders>
            <w:vAlign w:val="center"/>
          </w:tcPr>
          <w:p w14:paraId="5E8ECB02">
            <w:pPr>
              <w:widowControl/>
              <w:tabs>
                <w:tab w:val="decimal" w:pos="0"/>
              </w:tabs>
              <w:ind w:firstLine="0" w:firstLineChars="0"/>
              <w:jc w:val="center"/>
              <w:rPr>
                <w:kern w:val="0"/>
                <w:sz w:val="18"/>
                <w:szCs w:val="18"/>
              </w:rPr>
            </w:pPr>
            <w:r>
              <w:rPr>
                <w:kern w:val="0"/>
                <w:sz w:val="18"/>
                <w:szCs w:val="18"/>
              </w:rPr>
              <w:t>5.712891</w:t>
            </w:r>
          </w:p>
        </w:tc>
        <w:tc>
          <w:tcPr>
            <w:tcW w:w="426" w:type="dxa"/>
            <w:tcBorders>
              <w:top w:val="single" w:color="auto" w:sz="4" w:space="0"/>
              <w:left w:val="single" w:color="auto" w:sz="4" w:space="0"/>
              <w:bottom w:val="single" w:color="auto" w:sz="4" w:space="0"/>
              <w:right w:val="single" w:color="auto" w:sz="4" w:space="0"/>
            </w:tcBorders>
            <w:vAlign w:val="center"/>
          </w:tcPr>
          <w:p w14:paraId="36F3E20E">
            <w:pPr>
              <w:widowControl/>
              <w:tabs>
                <w:tab w:val="decimal" w:pos="0"/>
              </w:tabs>
              <w:ind w:firstLine="0" w:firstLineChars="0"/>
              <w:jc w:val="center"/>
              <w:rPr>
                <w:kern w:val="0"/>
                <w:sz w:val="18"/>
                <w:szCs w:val="18"/>
              </w:rPr>
            </w:pPr>
            <w:r>
              <w:rPr>
                <w:kern w:val="0"/>
                <w:sz w:val="18"/>
                <w:szCs w:val="18"/>
              </w:rPr>
              <w:t>6</w:t>
            </w:r>
          </w:p>
        </w:tc>
        <w:tc>
          <w:tcPr>
            <w:tcW w:w="813" w:type="dxa"/>
            <w:tcBorders>
              <w:top w:val="single" w:color="auto" w:sz="4" w:space="0"/>
              <w:left w:val="single" w:color="auto" w:sz="4" w:space="0"/>
              <w:bottom w:val="single" w:color="auto" w:sz="4" w:space="0"/>
              <w:right w:val="single" w:color="auto" w:sz="4" w:space="0"/>
            </w:tcBorders>
            <w:vAlign w:val="center"/>
          </w:tcPr>
          <w:p w14:paraId="244C759B">
            <w:pPr>
              <w:widowControl/>
              <w:tabs>
                <w:tab w:val="decimal" w:pos="0"/>
              </w:tabs>
              <w:ind w:firstLine="0" w:firstLineChars="0"/>
              <w:jc w:val="center"/>
              <w:rPr>
                <w:kern w:val="0"/>
                <w:sz w:val="18"/>
                <w:szCs w:val="18"/>
              </w:rPr>
            </w:pPr>
            <w:r>
              <w:rPr>
                <w:kern w:val="0"/>
                <w:sz w:val="18"/>
                <w:szCs w:val="18"/>
              </w:rPr>
              <w:t>362</w:t>
            </w:r>
          </w:p>
        </w:tc>
        <w:tc>
          <w:tcPr>
            <w:tcW w:w="1068" w:type="dxa"/>
            <w:tcBorders>
              <w:top w:val="single" w:color="auto" w:sz="4" w:space="0"/>
              <w:left w:val="single" w:color="auto" w:sz="4" w:space="0"/>
              <w:bottom w:val="single" w:color="auto" w:sz="4" w:space="0"/>
              <w:right w:val="single" w:color="auto" w:sz="4" w:space="0"/>
            </w:tcBorders>
            <w:vAlign w:val="center"/>
          </w:tcPr>
          <w:p w14:paraId="2541BC99">
            <w:pPr>
              <w:widowControl/>
              <w:tabs>
                <w:tab w:val="decimal" w:pos="0"/>
              </w:tabs>
              <w:ind w:firstLine="0" w:firstLineChars="0"/>
              <w:jc w:val="center"/>
              <w:rPr>
                <w:kern w:val="0"/>
                <w:sz w:val="18"/>
                <w:szCs w:val="18"/>
              </w:rPr>
            </w:pPr>
            <w:r>
              <w:rPr>
                <w:kern w:val="0"/>
                <w:sz w:val="18"/>
                <w:szCs w:val="18"/>
              </w:rPr>
              <w:t>8.837891</w:t>
            </w:r>
          </w:p>
        </w:tc>
        <w:tc>
          <w:tcPr>
            <w:tcW w:w="426" w:type="dxa"/>
            <w:tcBorders>
              <w:top w:val="single" w:color="auto" w:sz="4" w:space="0"/>
              <w:left w:val="single" w:color="auto" w:sz="4" w:space="0"/>
              <w:bottom w:val="single" w:color="auto" w:sz="4" w:space="0"/>
              <w:right w:val="single" w:color="auto" w:sz="4" w:space="0"/>
            </w:tcBorders>
            <w:vAlign w:val="center"/>
          </w:tcPr>
          <w:p w14:paraId="3C6496D3">
            <w:pPr>
              <w:widowControl/>
              <w:tabs>
                <w:tab w:val="decimal" w:pos="0"/>
              </w:tabs>
              <w:ind w:firstLine="0" w:firstLineChars="0"/>
              <w:jc w:val="center"/>
              <w:rPr>
                <w:kern w:val="0"/>
                <w:sz w:val="18"/>
                <w:szCs w:val="18"/>
              </w:rPr>
            </w:pPr>
            <w:r>
              <w:rPr>
                <w:kern w:val="0"/>
                <w:sz w:val="18"/>
                <w:szCs w:val="18"/>
              </w:rPr>
              <w:t>7</w:t>
            </w:r>
          </w:p>
        </w:tc>
        <w:tc>
          <w:tcPr>
            <w:tcW w:w="813" w:type="dxa"/>
            <w:tcBorders>
              <w:top w:val="single" w:color="auto" w:sz="4" w:space="0"/>
              <w:left w:val="single" w:color="auto" w:sz="4" w:space="0"/>
              <w:bottom w:val="single" w:color="auto" w:sz="4" w:space="0"/>
              <w:right w:val="single" w:color="auto" w:sz="4" w:space="0"/>
            </w:tcBorders>
            <w:vAlign w:val="center"/>
          </w:tcPr>
          <w:p w14:paraId="4C86EA28">
            <w:pPr>
              <w:widowControl/>
              <w:tabs>
                <w:tab w:val="decimal" w:pos="0"/>
              </w:tabs>
              <w:ind w:firstLine="0" w:firstLineChars="0"/>
              <w:jc w:val="center"/>
              <w:rPr>
                <w:kern w:val="0"/>
                <w:sz w:val="18"/>
                <w:szCs w:val="18"/>
              </w:rPr>
            </w:pPr>
            <w:r>
              <w:rPr>
                <w:kern w:val="0"/>
                <w:sz w:val="18"/>
                <w:szCs w:val="18"/>
              </w:rPr>
              <w:t>490</w:t>
            </w:r>
          </w:p>
        </w:tc>
        <w:tc>
          <w:tcPr>
            <w:tcW w:w="1109" w:type="dxa"/>
            <w:tcBorders>
              <w:top w:val="single" w:color="auto" w:sz="4" w:space="0"/>
              <w:left w:val="single" w:color="auto" w:sz="4" w:space="0"/>
              <w:bottom w:val="single" w:color="auto" w:sz="4" w:space="0"/>
              <w:right w:val="single" w:color="auto" w:sz="4" w:space="0"/>
            </w:tcBorders>
            <w:vAlign w:val="center"/>
          </w:tcPr>
          <w:p w14:paraId="60727D1C">
            <w:pPr>
              <w:widowControl/>
              <w:tabs>
                <w:tab w:val="decimal" w:pos="0"/>
              </w:tabs>
              <w:ind w:firstLine="0" w:firstLineChars="0"/>
              <w:jc w:val="center"/>
              <w:rPr>
                <w:kern w:val="0"/>
                <w:sz w:val="18"/>
                <w:szCs w:val="18"/>
              </w:rPr>
            </w:pPr>
            <w:r>
              <w:rPr>
                <w:kern w:val="0"/>
                <w:sz w:val="18"/>
                <w:szCs w:val="18"/>
              </w:rPr>
              <w:t>11.962891</w:t>
            </w:r>
          </w:p>
        </w:tc>
        <w:tc>
          <w:tcPr>
            <w:tcW w:w="426" w:type="dxa"/>
            <w:tcBorders>
              <w:top w:val="single" w:color="auto" w:sz="4" w:space="0"/>
              <w:left w:val="single" w:color="auto" w:sz="4" w:space="0"/>
              <w:bottom w:val="single" w:color="auto" w:sz="4" w:space="0"/>
              <w:right w:val="single" w:color="auto" w:sz="4" w:space="0"/>
            </w:tcBorders>
            <w:vAlign w:val="center"/>
          </w:tcPr>
          <w:p w14:paraId="7D468011">
            <w:pPr>
              <w:widowControl/>
              <w:tabs>
                <w:tab w:val="decimal" w:pos="0"/>
              </w:tabs>
              <w:ind w:firstLine="0" w:firstLineChars="0"/>
              <w:jc w:val="center"/>
              <w:rPr>
                <w:kern w:val="0"/>
                <w:sz w:val="18"/>
                <w:szCs w:val="18"/>
              </w:rPr>
            </w:pPr>
            <w:r>
              <w:rPr>
                <w:kern w:val="0"/>
                <w:sz w:val="18"/>
                <w:szCs w:val="18"/>
              </w:rPr>
              <w:t>6</w:t>
            </w:r>
          </w:p>
        </w:tc>
      </w:tr>
      <w:tr w14:paraId="6CE6E09F">
        <w:tblPrEx>
          <w:tblCellMar>
            <w:top w:w="0" w:type="dxa"/>
            <w:left w:w="108" w:type="dxa"/>
            <w:bottom w:w="0" w:type="dxa"/>
            <w:right w:w="108" w:type="dxa"/>
          </w:tblCellMar>
        </w:tblPrEx>
        <w:trPr>
          <w:trHeight w:val="270" w:hRule="atLeast"/>
          <w:jc w:val="center"/>
        </w:trPr>
        <w:tc>
          <w:tcPr>
            <w:tcW w:w="952" w:type="dxa"/>
            <w:tcBorders>
              <w:top w:val="single" w:color="auto" w:sz="4" w:space="0"/>
              <w:left w:val="single" w:color="auto" w:sz="4" w:space="0"/>
              <w:bottom w:val="single" w:color="auto" w:sz="4" w:space="0"/>
              <w:right w:val="single" w:color="auto" w:sz="4" w:space="0"/>
            </w:tcBorders>
            <w:vAlign w:val="center"/>
          </w:tcPr>
          <w:p w14:paraId="504DD94B">
            <w:pPr>
              <w:widowControl/>
              <w:tabs>
                <w:tab w:val="decimal" w:pos="0"/>
              </w:tabs>
              <w:ind w:firstLine="0" w:firstLineChars="0"/>
              <w:jc w:val="center"/>
              <w:rPr>
                <w:kern w:val="0"/>
                <w:sz w:val="18"/>
                <w:szCs w:val="18"/>
              </w:rPr>
            </w:pPr>
            <w:r>
              <w:rPr>
                <w:kern w:val="0"/>
                <w:sz w:val="18"/>
                <w:szCs w:val="18"/>
              </w:rPr>
              <w:t>107</w:t>
            </w:r>
          </w:p>
        </w:tc>
        <w:tc>
          <w:tcPr>
            <w:tcW w:w="1068" w:type="dxa"/>
            <w:tcBorders>
              <w:top w:val="single" w:color="auto" w:sz="4" w:space="0"/>
              <w:left w:val="single" w:color="auto" w:sz="4" w:space="0"/>
              <w:bottom w:val="single" w:color="auto" w:sz="4" w:space="0"/>
              <w:right w:val="single" w:color="auto" w:sz="4" w:space="0"/>
            </w:tcBorders>
            <w:vAlign w:val="center"/>
          </w:tcPr>
          <w:p w14:paraId="3CA95165">
            <w:pPr>
              <w:widowControl/>
              <w:tabs>
                <w:tab w:val="decimal" w:pos="0"/>
              </w:tabs>
              <w:ind w:firstLine="0" w:firstLineChars="0"/>
              <w:jc w:val="center"/>
              <w:rPr>
                <w:kern w:val="0"/>
                <w:sz w:val="18"/>
                <w:szCs w:val="18"/>
              </w:rPr>
            </w:pPr>
            <w:r>
              <w:rPr>
                <w:kern w:val="0"/>
                <w:sz w:val="18"/>
                <w:szCs w:val="18"/>
              </w:rPr>
              <w:t>2.612305</w:t>
            </w:r>
          </w:p>
        </w:tc>
        <w:tc>
          <w:tcPr>
            <w:tcW w:w="668" w:type="dxa"/>
            <w:tcBorders>
              <w:top w:val="single" w:color="auto" w:sz="4" w:space="0"/>
              <w:left w:val="single" w:color="auto" w:sz="4" w:space="0"/>
              <w:bottom w:val="single" w:color="auto" w:sz="4" w:space="0"/>
              <w:right w:val="single" w:color="auto" w:sz="4" w:space="0"/>
            </w:tcBorders>
            <w:vAlign w:val="center"/>
          </w:tcPr>
          <w:p w14:paraId="48080685">
            <w:pPr>
              <w:widowControl/>
              <w:tabs>
                <w:tab w:val="decimal" w:pos="0"/>
              </w:tabs>
              <w:ind w:firstLine="0" w:firstLineChars="0"/>
              <w:jc w:val="center"/>
              <w:rPr>
                <w:kern w:val="0"/>
                <w:sz w:val="18"/>
                <w:szCs w:val="18"/>
              </w:rPr>
            </w:pPr>
            <w:r>
              <w:rPr>
                <w:kern w:val="0"/>
                <w:sz w:val="18"/>
                <w:szCs w:val="18"/>
              </w:rPr>
              <w:t>5</w:t>
            </w:r>
          </w:p>
        </w:tc>
        <w:tc>
          <w:tcPr>
            <w:tcW w:w="733" w:type="dxa"/>
            <w:tcBorders>
              <w:top w:val="single" w:color="auto" w:sz="4" w:space="0"/>
              <w:left w:val="single" w:color="auto" w:sz="4" w:space="0"/>
              <w:bottom w:val="single" w:color="auto" w:sz="4" w:space="0"/>
              <w:right w:val="single" w:color="auto" w:sz="4" w:space="0"/>
            </w:tcBorders>
            <w:vAlign w:val="center"/>
          </w:tcPr>
          <w:p w14:paraId="1DFB7FC2">
            <w:pPr>
              <w:widowControl/>
              <w:tabs>
                <w:tab w:val="decimal" w:pos="0"/>
              </w:tabs>
              <w:ind w:firstLine="0" w:firstLineChars="0"/>
              <w:jc w:val="center"/>
              <w:rPr>
                <w:kern w:val="0"/>
                <w:sz w:val="18"/>
                <w:szCs w:val="18"/>
              </w:rPr>
            </w:pPr>
            <w:r>
              <w:rPr>
                <w:kern w:val="0"/>
                <w:sz w:val="18"/>
                <w:szCs w:val="18"/>
              </w:rPr>
              <w:t>235</w:t>
            </w:r>
          </w:p>
        </w:tc>
        <w:tc>
          <w:tcPr>
            <w:tcW w:w="1068" w:type="dxa"/>
            <w:tcBorders>
              <w:top w:val="single" w:color="auto" w:sz="4" w:space="0"/>
              <w:left w:val="single" w:color="auto" w:sz="4" w:space="0"/>
              <w:bottom w:val="single" w:color="auto" w:sz="4" w:space="0"/>
              <w:right w:val="single" w:color="auto" w:sz="4" w:space="0"/>
            </w:tcBorders>
            <w:vAlign w:val="center"/>
          </w:tcPr>
          <w:p w14:paraId="026127A3">
            <w:pPr>
              <w:widowControl/>
              <w:tabs>
                <w:tab w:val="decimal" w:pos="0"/>
              </w:tabs>
              <w:ind w:firstLine="0" w:firstLineChars="0"/>
              <w:jc w:val="center"/>
              <w:rPr>
                <w:kern w:val="0"/>
                <w:sz w:val="18"/>
                <w:szCs w:val="18"/>
              </w:rPr>
            </w:pPr>
            <w:r>
              <w:rPr>
                <w:kern w:val="0"/>
                <w:sz w:val="18"/>
                <w:szCs w:val="18"/>
              </w:rPr>
              <w:t>5.737305</w:t>
            </w:r>
          </w:p>
        </w:tc>
        <w:tc>
          <w:tcPr>
            <w:tcW w:w="426" w:type="dxa"/>
            <w:tcBorders>
              <w:top w:val="single" w:color="auto" w:sz="4" w:space="0"/>
              <w:left w:val="single" w:color="auto" w:sz="4" w:space="0"/>
              <w:bottom w:val="single" w:color="auto" w:sz="4" w:space="0"/>
              <w:right w:val="single" w:color="auto" w:sz="4" w:space="0"/>
            </w:tcBorders>
            <w:vAlign w:val="center"/>
          </w:tcPr>
          <w:p w14:paraId="6812E20A">
            <w:pPr>
              <w:widowControl/>
              <w:tabs>
                <w:tab w:val="decimal" w:pos="0"/>
              </w:tabs>
              <w:ind w:firstLine="0" w:firstLineChars="0"/>
              <w:jc w:val="center"/>
              <w:rPr>
                <w:kern w:val="0"/>
                <w:sz w:val="18"/>
                <w:szCs w:val="18"/>
              </w:rPr>
            </w:pPr>
            <w:r>
              <w:rPr>
                <w:kern w:val="0"/>
                <w:sz w:val="18"/>
                <w:szCs w:val="18"/>
              </w:rPr>
              <w:t>7</w:t>
            </w:r>
          </w:p>
        </w:tc>
        <w:tc>
          <w:tcPr>
            <w:tcW w:w="813" w:type="dxa"/>
            <w:tcBorders>
              <w:top w:val="single" w:color="auto" w:sz="4" w:space="0"/>
              <w:left w:val="single" w:color="auto" w:sz="4" w:space="0"/>
              <w:bottom w:val="single" w:color="auto" w:sz="4" w:space="0"/>
              <w:right w:val="single" w:color="auto" w:sz="4" w:space="0"/>
            </w:tcBorders>
            <w:vAlign w:val="center"/>
          </w:tcPr>
          <w:p w14:paraId="1F4477E9">
            <w:pPr>
              <w:widowControl/>
              <w:tabs>
                <w:tab w:val="decimal" w:pos="0"/>
              </w:tabs>
              <w:ind w:firstLine="0" w:firstLineChars="0"/>
              <w:jc w:val="center"/>
              <w:rPr>
                <w:kern w:val="0"/>
                <w:sz w:val="18"/>
                <w:szCs w:val="18"/>
              </w:rPr>
            </w:pPr>
            <w:r>
              <w:rPr>
                <w:kern w:val="0"/>
                <w:sz w:val="18"/>
                <w:szCs w:val="18"/>
              </w:rPr>
              <w:t>363</w:t>
            </w:r>
          </w:p>
        </w:tc>
        <w:tc>
          <w:tcPr>
            <w:tcW w:w="1068" w:type="dxa"/>
            <w:tcBorders>
              <w:top w:val="single" w:color="auto" w:sz="4" w:space="0"/>
              <w:left w:val="single" w:color="auto" w:sz="4" w:space="0"/>
              <w:bottom w:val="single" w:color="auto" w:sz="4" w:space="0"/>
              <w:right w:val="single" w:color="auto" w:sz="4" w:space="0"/>
            </w:tcBorders>
            <w:vAlign w:val="center"/>
          </w:tcPr>
          <w:p w14:paraId="04506B7F">
            <w:pPr>
              <w:widowControl/>
              <w:tabs>
                <w:tab w:val="decimal" w:pos="0"/>
              </w:tabs>
              <w:ind w:firstLine="0" w:firstLineChars="0"/>
              <w:jc w:val="center"/>
              <w:rPr>
                <w:kern w:val="0"/>
                <w:sz w:val="18"/>
                <w:szCs w:val="18"/>
              </w:rPr>
            </w:pPr>
            <w:r>
              <w:rPr>
                <w:kern w:val="0"/>
                <w:sz w:val="18"/>
                <w:szCs w:val="18"/>
              </w:rPr>
              <w:t>8.862305</w:t>
            </w:r>
          </w:p>
        </w:tc>
        <w:tc>
          <w:tcPr>
            <w:tcW w:w="426" w:type="dxa"/>
            <w:tcBorders>
              <w:top w:val="single" w:color="auto" w:sz="4" w:space="0"/>
              <w:left w:val="single" w:color="auto" w:sz="4" w:space="0"/>
              <w:bottom w:val="single" w:color="auto" w:sz="4" w:space="0"/>
              <w:right w:val="single" w:color="auto" w:sz="4" w:space="0"/>
            </w:tcBorders>
            <w:vAlign w:val="center"/>
          </w:tcPr>
          <w:p w14:paraId="69A0421F">
            <w:pPr>
              <w:widowControl/>
              <w:tabs>
                <w:tab w:val="decimal" w:pos="0"/>
              </w:tabs>
              <w:ind w:firstLine="0" w:firstLineChars="0"/>
              <w:jc w:val="center"/>
              <w:rPr>
                <w:kern w:val="0"/>
                <w:sz w:val="18"/>
                <w:szCs w:val="18"/>
              </w:rPr>
            </w:pPr>
            <w:r>
              <w:rPr>
                <w:kern w:val="0"/>
                <w:sz w:val="18"/>
                <w:szCs w:val="18"/>
              </w:rPr>
              <w:t>1</w:t>
            </w:r>
          </w:p>
        </w:tc>
        <w:tc>
          <w:tcPr>
            <w:tcW w:w="813" w:type="dxa"/>
            <w:tcBorders>
              <w:top w:val="single" w:color="auto" w:sz="4" w:space="0"/>
              <w:left w:val="single" w:color="auto" w:sz="4" w:space="0"/>
              <w:bottom w:val="single" w:color="auto" w:sz="4" w:space="0"/>
              <w:right w:val="single" w:color="auto" w:sz="4" w:space="0"/>
            </w:tcBorders>
            <w:vAlign w:val="center"/>
          </w:tcPr>
          <w:p w14:paraId="14745482">
            <w:pPr>
              <w:widowControl/>
              <w:tabs>
                <w:tab w:val="decimal" w:pos="0"/>
              </w:tabs>
              <w:ind w:firstLine="0" w:firstLineChars="0"/>
              <w:jc w:val="center"/>
              <w:rPr>
                <w:kern w:val="0"/>
                <w:sz w:val="18"/>
                <w:szCs w:val="18"/>
              </w:rPr>
            </w:pPr>
            <w:r>
              <w:rPr>
                <w:kern w:val="0"/>
                <w:sz w:val="18"/>
                <w:szCs w:val="18"/>
              </w:rPr>
              <w:t>491</w:t>
            </w:r>
          </w:p>
        </w:tc>
        <w:tc>
          <w:tcPr>
            <w:tcW w:w="1109" w:type="dxa"/>
            <w:tcBorders>
              <w:top w:val="single" w:color="auto" w:sz="4" w:space="0"/>
              <w:left w:val="single" w:color="auto" w:sz="4" w:space="0"/>
              <w:bottom w:val="single" w:color="auto" w:sz="4" w:space="0"/>
              <w:right w:val="single" w:color="auto" w:sz="4" w:space="0"/>
            </w:tcBorders>
            <w:vAlign w:val="center"/>
          </w:tcPr>
          <w:p w14:paraId="4B4515E0">
            <w:pPr>
              <w:widowControl/>
              <w:tabs>
                <w:tab w:val="decimal" w:pos="0"/>
              </w:tabs>
              <w:ind w:firstLine="0" w:firstLineChars="0"/>
              <w:jc w:val="center"/>
              <w:rPr>
                <w:kern w:val="0"/>
                <w:sz w:val="18"/>
                <w:szCs w:val="18"/>
              </w:rPr>
            </w:pPr>
            <w:r>
              <w:rPr>
                <w:kern w:val="0"/>
                <w:sz w:val="18"/>
                <w:szCs w:val="18"/>
              </w:rPr>
              <w:t>11.987305</w:t>
            </w:r>
          </w:p>
        </w:tc>
        <w:tc>
          <w:tcPr>
            <w:tcW w:w="426" w:type="dxa"/>
            <w:tcBorders>
              <w:top w:val="single" w:color="auto" w:sz="4" w:space="0"/>
              <w:left w:val="single" w:color="auto" w:sz="4" w:space="0"/>
              <w:bottom w:val="single" w:color="auto" w:sz="4" w:space="0"/>
              <w:right w:val="single" w:color="auto" w:sz="4" w:space="0"/>
            </w:tcBorders>
            <w:vAlign w:val="center"/>
          </w:tcPr>
          <w:p w14:paraId="282A4873">
            <w:pPr>
              <w:widowControl/>
              <w:tabs>
                <w:tab w:val="decimal" w:pos="0"/>
              </w:tabs>
              <w:ind w:firstLine="0" w:firstLineChars="0"/>
              <w:jc w:val="center"/>
              <w:rPr>
                <w:kern w:val="0"/>
                <w:sz w:val="18"/>
                <w:szCs w:val="18"/>
              </w:rPr>
            </w:pPr>
            <w:r>
              <w:rPr>
                <w:kern w:val="0"/>
                <w:sz w:val="18"/>
                <w:szCs w:val="18"/>
              </w:rPr>
              <w:t>7</w:t>
            </w:r>
          </w:p>
        </w:tc>
      </w:tr>
      <w:tr w14:paraId="49653176">
        <w:tblPrEx>
          <w:tblCellMar>
            <w:top w:w="0" w:type="dxa"/>
            <w:left w:w="108" w:type="dxa"/>
            <w:bottom w:w="0" w:type="dxa"/>
            <w:right w:w="108" w:type="dxa"/>
          </w:tblCellMar>
        </w:tblPrEx>
        <w:trPr>
          <w:trHeight w:val="270" w:hRule="atLeast"/>
          <w:jc w:val="center"/>
        </w:trPr>
        <w:tc>
          <w:tcPr>
            <w:tcW w:w="952" w:type="dxa"/>
            <w:tcBorders>
              <w:top w:val="single" w:color="auto" w:sz="4" w:space="0"/>
              <w:left w:val="single" w:color="auto" w:sz="4" w:space="0"/>
              <w:bottom w:val="single" w:color="auto" w:sz="4" w:space="0"/>
              <w:right w:val="single" w:color="auto" w:sz="4" w:space="0"/>
            </w:tcBorders>
            <w:vAlign w:val="center"/>
          </w:tcPr>
          <w:p w14:paraId="43B6F2FF">
            <w:pPr>
              <w:widowControl/>
              <w:tabs>
                <w:tab w:val="decimal" w:pos="0"/>
              </w:tabs>
              <w:ind w:firstLine="0" w:firstLineChars="0"/>
              <w:jc w:val="center"/>
              <w:rPr>
                <w:kern w:val="0"/>
                <w:sz w:val="18"/>
                <w:szCs w:val="18"/>
              </w:rPr>
            </w:pPr>
            <w:r>
              <w:rPr>
                <w:kern w:val="0"/>
                <w:sz w:val="18"/>
                <w:szCs w:val="18"/>
              </w:rPr>
              <w:t>108</w:t>
            </w:r>
          </w:p>
        </w:tc>
        <w:tc>
          <w:tcPr>
            <w:tcW w:w="1068" w:type="dxa"/>
            <w:tcBorders>
              <w:top w:val="single" w:color="auto" w:sz="4" w:space="0"/>
              <w:left w:val="single" w:color="auto" w:sz="4" w:space="0"/>
              <w:bottom w:val="single" w:color="auto" w:sz="4" w:space="0"/>
              <w:right w:val="single" w:color="auto" w:sz="4" w:space="0"/>
            </w:tcBorders>
            <w:vAlign w:val="center"/>
          </w:tcPr>
          <w:p w14:paraId="7CA2DA83">
            <w:pPr>
              <w:widowControl/>
              <w:tabs>
                <w:tab w:val="decimal" w:pos="0"/>
              </w:tabs>
              <w:ind w:firstLine="0" w:firstLineChars="0"/>
              <w:jc w:val="center"/>
              <w:rPr>
                <w:kern w:val="0"/>
                <w:sz w:val="18"/>
                <w:szCs w:val="18"/>
              </w:rPr>
            </w:pPr>
            <w:r>
              <w:rPr>
                <w:kern w:val="0"/>
                <w:sz w:val="18"/>
                <w:szCs w:val="18"/>
              </w:rPr>
              <w:t>2.636719</w:t>
            </w:r>
          </w:p>
        </w:tc>
        <w:tc>
          <w:tcPr>
            <w:tcW w:w="668" w:type="dxa"/>
            <w:tcBorders>
              <w:top w:val="single" w:color="auto" w:sz="4" w:space="0"/>
              <w:left w:val="single" w:color="auto" w:sz="4" w:space="0"/>
              <w:bottom w:val="single" w:color="auto" w:sz="4" w:space="0"/>
              <w:right w:val="single" w:color="auto" w:sz="4" w:space="0"/>
            </w:tcBorders>
            <w:vAlign w:val="center"/>
          </w:tcPr>
          <w:p w14:paraId="1957033A">
            <w:pPr>
              <w:widowControl/>
              <w:tabs>
                <w:tab w:val="decimal" w:pos="0"/>
              </w:tabs>
              <w:ind w:firstLine="0" w:firstLineChars="0"/>
              <w:jc w:val="center"/>
              <w:rPr>
                <w:kern w:val="0"/>
                <w:sz w:val="18"/>
                <w:szCs w:val="18"/>
              </w:rPr>
            </w:pPr>
            <w:r>
              <w:rPr>
                <w:kern w:val="0"/>
                <w:sz w:val="18"/>
                <w:szCs w:val="18"/>
              </w:rPr>
              <w:t>7</w:t>
            </w:r>
          </w:p>
        </w:tc>
        <w:tc>
          <w:tcPr>
            <w:tcW w:w="733" w:type="dxa"/>
            <w:tcBorders>
              <w:top w:val="single" w:color="auto" w:sz="4" w:space="0"/>
              <w:left w:val="single" w:color="auto" w:sz="4" w:space="0"/>
              <w:bottom w:val="single" w:color="auto" w:sz="4" w:space="0"/>
              <w:right w:val="single" w:color="auto" w:sz="4" w:space="0"/>
            </w:tcBorders>
            <w:vAlign w:val="center"/>
          </w:tcPr>
          <w:p w14:paraId="038D64B6">
            <w:pPr>
              <w:widowControl/>
              <w:tabs>
                <w:tab w:val="decimal" w:pos="0"/>
              </w:tabs>
              <w:ind w:firstLine="0" w:firstLineChars="0"/>
              <w:jc w:val="center"/>
              <w:rPr>
                <w:kern w:val="0"/>
                <w:sz w:val="18"/>
                <w:szCs w:val="18"/>
              </w:rPr>
            </w:pPr>
            <w:r>
              <w:rPr>
                <w:kern w:val="0"/>
                <w:sz w:val="18"/>
                <w:szCs w:val="18"/>
              </w:rPr>
              <w:t>236</w:t>
            </w:r>
          </w:p>
        </w:tc>
        <w:tc>
          <w:tcPr>
            <w:tcW w:w="1068" w:type="dxa"/>
            <w:tcBorders>
              <w:top w:val="single" w:color="auto" w:sz="4" w:space="0"/>
              <w:left w:val="single" w:color="auto" w:sz="4" w:space="0"/>
              <w:bottom w:val="single" w:color="auto" w:sz="4" w:space="0"/>
              <w:right w:val="single" w:color="auto" w:sz="4" w:space="0"/>
            </w:tcBorders>
            <w:vAlign w:val="center"/>
          </w:tcPr>
          <w:p w14:paraId="54687B8F">
            <w:pPr>
              <w:widowControl/>
              <w:tabs>
                <w:tab w:val="decimal" w:pos="0"/>
              </w:tabs>
              <w:ind w:firstLine="0" w:firstLineChars="0"/>
              <w:jc w:val="center"/>
              <w:rPr>
                <w:kern w:val="0"/>
                <w:sz w:val="18"/>
                <w:szCs w:val="18"/>
              </w:rPr>
            </w:pPr>
            <w:r>
              <w:rPr>
                <w:kern w:val="0"/>
                <w:sz w:val="18"/>
                <w:szCs w:val="18"/>
              </w:rPr>
              <w:t>5.761719</w:t>
            </w:r>
          </w:p>
        </w:tc>
        <w:tc>
          <w:tcPr>
            <w:tcW w:w="426" w:type="dxa"/>
            <w:tcBorders>
              <w:top w:val="single" w:color="auto" w:sz="4" w:space="0"/>
              <w:left w:val="single" w:color="auto" w:sz="4" w:space="0"/>
              <w:bottom w:val="single" w:color="auto" w:sz="4" w:space="0"/>
              <w:right w:val="single" w:color="auto" w:sz="4" w:space="0"/>
            </w:tcBorders>
            <w:vAlign w:val="center"/>
          </w:tcPr>
          <w:p w14:paraId="27AFFA54">
            <w:pPr>
              <w:widowControl/>
              <w:tabs>
                <w:tab w:val="decimal" w:pos="0"/>
              </w:tabs>
              <w:ind w:firstLine="0" w:firstLineChars="0"/>
              <w:jc w:val="center"/>
              <w:rPr>
                <w:kern w:val="0"/>
                <w:sz w:val="18"/>
                <w:szCs w:val="18"/>
              </w:rPr>
            </w:pPr>
            <w:r>
              <w:rPr>
                <w:kern w:val="0"/>
                <w:sz w:val="18"/>
                <w:szCs w:val="18"/>
              </w:rPr>
              <w:t>1</w:t>
            </w:r>
          </w:p>
        </w:tc>
        <w:tc>
          <w:tcPr>
            <w:tcW w:w="813" w:type="dxa"/>
            <w:tcBorders>
              <w:top w:val="single" w:color="auto" w:sz="4" w:space="0"/>
              <w:left w:val="single" w:color="auto" w:sz="4" w:space="0"/>
              <w:bottom w:val="single" w:color="auto" w:sz="4" w:space="0"/>
              <w:right w:val="single" w:color="auto" w:sz="4" w:space="0"/>
            </w:tcBorders>
            <w:vAlign w:val="center"/>
          </w:tcPr>
          <w:p w14:paraId="03B8F308">
            <w:pPr>
              <w:widowControl/>
              <w:tabs>
                <w:tab w:val="decimal" w:pos="0"/>
              </w:tabs>
              <w:ind w:firstLine="0" w:firstLineChars="0"/>
              <w:jc w:val="center"/>
              <w:rPr>
                <w:kern w:val="0"/>
                <w:sz w:val="18"/>
                <w:szCs w:val="18"/>
              </w:rPr>
            </w:pPr>
            <w:r>
              <w:rPr>
                <w:kern w:val="0"/>
                <w:sz w:val="18"/>
                <w:szCs w:val="18"/>
              </w:rPr>
              <w:t>364</w:t>
            </w:r>
          </w:p>
        </w:tc>
        <w:tc>
          <w:tcPr>
            <w:tcW w:w="1068" w:type="dxa"/>
            <w:tcBorders>
              <w:top w:val="single" w:color="auto" w:sz="4" w:space="0"/>
              <w:left w:val="single" w:color="auto" w:sz="4" w:space="0"/>
              <w:bottom w:val="single" w:color="auto" w:sz="4" w:space="0"/>
              <w:right w:val="single" w:color="auto" w:sz="4" w:space="0"/>
            </w:tcBorders>
            <w:vAlign w:val="center"/>
          </w:tcPr>
          <w:p w14:paraId="7D537479">
            <w:pPr>
              <w:widowControl/>
              <w:tabs>
                <w:tab w:val="decimal" w:pos="0"/>
              </w:tabs>
              <w:ind w:firstLine="0" w:firstLineChars="0"/>
              <w:jc w:val="center"/>
              <w:rPr>
                <w:kern w:val="0"/>
                <w:sz w:val="18"/>
                <w:szCs w:val="18"/>
              </w:rPr>
            </w:pPr>
            <w:r>
              <w:rPr>
                <w:kern w:val="0"/>
                <w:sz w:val="18"/>
                <w:szCs w:val="18"/>
              </w:rPr>
              <w:t>8.886719</w:t>
            </w:r>
          </w:p>
        </w:tc>
        <w:tc>
          <w:tcPr>
            <w:tcW w:w="426" w:type="dxa"/>
            <w:tcBorders>
              <w:top w:val="single" w:color="auto" w:sz="4" w:space="0"/>
              <w:left w:val="single" w:color="auto" w:sz="4" w:space="0"/>
              <w:bottom w:val="single" w:color="auto" w:sz="4" w:space="0"/>
              <w:right w:val="single" w:color="auto" w:sz="4" w:space="0"/>
            </w:tcBorders>
            <w:vAlign w:val="center"/>
          </w:tcPr>
          <w:p w14:paraId="4167F7B9">
            <w:pPr>
              <w:widowControl/>
              <w:tabs>
                <w:tab w:val="decimal" w:pos="0"/>
              </w:tabs>
              <w:ind w:firstLine="0" w:firstLineChars="0"/>
              <w:jc w:val="center"/>
              <w:rPr>
                <w:kern w:val="0"/>
                <w:sz w:val="18"/>
                <w:szCs w:val="18"/>
              </w:rPr>
            </w:pPr>
            <w:r>
              <w:rPr>
                <w:kern w:val="0"/>
                <w:sz w:val="18"/>
                <w:szCs w:val="18"/>
              </w:rPr>
              <w:t>7</w:t>
            </w:r>
          </w:p>
        </w:tc>
        <w:tc>
          <w:tcPr>
            <w:tcW w:w="813" w:type="dxa"/>
            <w:tcBorders>
              <w:top w:val="single" w:color="auto" w:sz="4" w:space="0"/>
              <w:left w:val="single" w:color="auto" w:sz="4" w:space="0"/>
              <w:bottom w:val="single" w:color="auto" w:sz="4" w:space="0"/>
              <w:right w:val="single" w:color="auto" w:sz="4" w:space="0"/>
            </w:tcBorders>
            <w:vAlign w:val="center"/>
          </w:tcPr>
          <w:p w14:paraId="434522BC">
            <w:pPr>
              <w:widowControl/>
              <w:tabs>
                <w:tab w:val="decimal" w:pos="0"/>
              </w:tabs>
              <w:ind w:firstLine="0" w:firstLineChars="0"/>
              <w:jc w:val="center"/>
              <w:rPr>
                <w:kern w:val="0"/>
                <w:sz w:val="18"/>
                <w:szCs w:val="18"/>
              </w:rPr>
            </w:pPr>
            <w:r>
              <w:rPr>
                <w:kern w:val="0"/>
                <w:sz w:val="18"/>
                <w:szCs w:val="18"/>
              </w:rPr>
              <w:t>492</w:t>
            </w:r>
          </w:p>
        </w:tc>
        <w:tc>
          <w:tcPr>
            <w:tcW w:w="1109" w:type="dxa"/>
            <w:tcBorders>
              <w:top w:val="single" w:color="auto" w:sz="4" w:space="0"/>
              <w:left w:val="single" w:color="auto" w:sz="4" w:space="0"/>
              <w:bottom w:val="single" w:color="auto" w:sz="4" w:space="0"/>
              <w:right w:val="single" w:color="auto" w:sz="4" w:space="0"/>
            </w:tcBorders>
            <w:vAlign w:val="center"/>
          </w:tcPr>
          <w:p w14:paraId="3C1E865D">
            <w:pPr>
              <w:widowControl/>
              <w:tabs>
                <w:tab w:val="decimal" w:pos="0"/>
              </w:tabs>
              <w:ind w:firstLine="0" w:firstLineChars="0"/>
              <w:jc w:val="center"/>
              <w:rPr>
                <w:kern w:val="0"/>
                <w:sz w:val="18"/>
                <w:szCs w:val="18"/>
              </w:rPr>
            </w:pPr>
            <w:r>
              <w:rPr>
                <w:kern w:val="0"/>
                <w:sz w:val="18"/>
                <w:szCs w:val="18"/>
              </w:rPr>
              <w:t>12.011719</w:t>
            </w:r>
          </w:p>
        </w:tc>
        <w:tc>
          <w:tcPr>
            <w:tcW w:w="426" w:type="dxa"/>
            <w:tcBorders>
              <w:top w:val="single" w:color="auto" w:sz="4" w:space="0"/>
              <w:left w:val="single" w:color="auto" w:sz="4" w:space="0"/>
              <w:bottom w:val="single" w:color="auto" w:sz="4" w:space="0"/>
              <w:right w:val="single" w:color="auto" w:sz="4" w:space="0"/>
            </w:tcBorders>
            <w:vAlign w:val="center"/>
          </w:tcPr>
          <w:p w14:paraId="4079FBA2">
            <w:pPr>
              <w:widowControl/>
              <w:tabs>
                <w:tab w:val="decimal" w:pos="0"/>
              </w:tabs>
              <w:ind w:firstLine="0" w:firstLineChars="0"/>
              <w:jc w:val="center"/>
              <w:rPr>
                <w:kern w:val="0"/>
                <w:sz w:val="18"/>
                <w:szCs w:val="18"/>
              </w:rPr>
            </w:pPr>
            <w:r>
              <w:rPr>
                <w:kern w:val="0"/>
                <w:sz w:val="18"/>
                <w:szCs w:val="18"/>
              </w:rPr>
              <w:t>6</w:t>
            </w:r>
          </w:p>
        </w:tc>
      </w:tr>
      <w:tr w14:paraId="05624B52">
        <w:tblPrEx>
          <w:tblCellMar>
            <w:top w:w="0" w:type="dxa"/>
            <w:left w:w="108" w:type="dxa"/>
            <w:bottom w:w="0" w:type="dxa"/>
            <w:right w:w="108" w:type="dxa"/>
          </w:tblCellMar>
        </w:tblPrEx>
        <w:trPr>
          <w:trHeight w:val="270" w:hRule="atLeast"/>
          <w:jc w:val="center"/>
        </w:trPr>
        <w:tc>
          <w:tcPr>
            <w:tcW w:w="952" w:type="dxa"/>
            <w:tcBorders>
              <w:top w:val="single" w:color="auto" w:sz="4" w:space="0"/>
              <w:left w:val="single" w:color="auto" w:sz="4" w:space="0"/>
              <w:bottom w:val="single" w:color="auto" w:sz="4" w:space="0"/>
              <w:right w:val="single" w:color="auto" w:sz="4" w:space="0"/>
            </w:tcBorders>
            <w:vAlign w:val="center"/>
          </w:tcPr>
          <w:p w14:paraId="463D0B31">
            <w:pPr>
              <w:widowControl/>
              <w:tabs>
                <w:tab w:val="decimal" w:pos="0"/>
              </w:tabs>
              <w:ind w:firstLine="0" w:firstLineChars="0"/>
              <w:jc w:val="center"/>
              <w:rPr>
                <w:kern w:val="0"/>
                <w:sz w:val="18"/>
                <w:szCs w:val="18"/>
              </w:rPr>
            </w:pPr>
            <w:r>
              <w:rPr>
                <w:kern w:val="0"/>
                <w:sz w:val="18"/>
                <w:szCs w:val="18"/>
              </w:rPr>
              <w:t>109</w:t>
            </w:r>
          </w:p>
        </w:tc>
        <w:tc>
          <w:tcPr>
            <w:tcW w:w="1068" w:type="dxa"/>
            <w:tcBorders>
              <w:top w:val="single" w:color="auto" w:sz="4" w:space="0"/>
              <w:left w:val="single" w:color="auto" w:sz="4" w:space="0"/>
              <w:bottom w:val="single" w:color="auto" w:sz="4" w:space="0"/>
              <w:right w:val="single" w:color="auto" w:sz="4" w:space="0"/>
            </w:tcBorders>
            <w:vAlign w:val="center"/>
          </w:tcPr>
          <w:p w14:paraId="562DDF3B">
            <w:pPr>
              <w:widowControl/>
              <w:tabs>
                <w:tab w:val="decimal" w:pos="0"/>
              </w:tabs>
              <w:ind w:firstLine="0" w:firstLineChars="0"/>
              <w:jc w:val="center"/>
              <w:rPr>
                <w:kern w:val="0"/>
                <w:sz w:val="18"/>
                <w:szCs w:val="18"/>
              </w:rPr>
            </w:pPr>
            <w:r>
              <w:rPr>
                <w:kern w:val="0"/>
                <w:sz w:val="18"/>
                <w:szCs w:val="18"/>
              </w:rPr>
              <w:t>2.661133</w:t>
            </w:r>
          </w:p>
        </w:tc>
        <w:tc>
          <w:tcPr>
            <w:tcW w:w="668" w:type="dxa"/>
            <w:tcBorders>
              <w:top w:val="single" w:color="auto" w:sz="4" w:space="0"/>
              <w:left w:val="single" w:color="auto" w:sz="4" w:space="0"/>
              <w:bottom w:val="single" w:color="auto" w:sz="4" w:space="0"/>
              <w:right w:val="single" w:color="auto" w:sz="4" w:space="0"/>
            </w:tcBorders>
            <w:vAlign w:val="center"/>
          </w:tcPr>
          <w:p w14:paraId="670DCDB8">
            <w:pPr>
              <w:widowControl/>
              <w:tabs>
                <w:tab w:val="decimal" w:pos="0"/>
              </w:tabs>
              <w:ind w:firstLine="0" w:firstLineChars="0"/>
              <w:jc w:val="center"/>
              <w:rPr>
                <w:kern w:val="0"/>
                <w:sz w:val="18"/>
                <w:szCs w:val="18"/>
              </w:rPr>
            </w:pPr>
            <w:r>
              <w:rPr>
                <w:kern w:val="0"/>
                <w:sz w:val="18"/>
                <w:szCs w:val="18"/>
              </w:rPr>
              <w:t>0</w:t>
            </w:r>
          </w:p>
        </w:tc>
        <w:tc>
          <w:tcPr>
            <w:tcW w:w="733" w:type="dxa"/>
            <w:tcBorders>
              <w:top w:val="single" w:color="auto" w:sz="4" w:space="0"/>
              <w:left w:val="single" w:color="auto" w:sz="4" w:space="0"/>
              <w:bottom w:val="single" w:color="auto" w:sz="4" w:space="0"/>
              <w:right w:val="single" w:color="auto" w:sz="4" w:space="0"/>
            </w:tcBorders>
            <w:vAlign w:val="center"/>
          </w:tcPr>
          <w:p w14:paraId="146B5350">
            <w:pPr>
              <w:widowControl/>
              <w:tabs>
                <w:tab w:val="decimal" w:pos="0"/>
              </w:tabs>
              <w:ind w:firstLine="0" w:firstLineChars="0"/>
              <w:jc w:val="center"/>
              <w:rPr>
                <w:kern w:val="0"/>
                <w:sz w:val="18"/>
                <w:szCs w:val="18"/>
              </w:rPr>
            </w:pPr>
            <w:r>
              <w:rPr>
                <w:kern w:val="0"/>
                <w:sz w:val="18"/>
                <w:szCs w:val="18"/>
              </w:rPr>
              <w:t>237</w:t>
            </w:r>
          </w:p>
        </w:tc>
        <w:tc>
          <w:tcPr>
            <w:tcW w:w="1068" w:type="dxa"/>
            <w:tcBorders>
              <w:top w:val="single" w:color="auto" w:sz="4" w:space="0"/>
              <w:left w:val="single" w:color="auto" w:sz="4" w:space="0"/>
              <w:bottom w:val="single" w:color="auto" w:sz="4" w:space="0"/>
              <w:right w:val="single" w:color="auto" w:sz="4" w:space="0"/>
            </w:tcBorders>
            <w:vAlign w:val="center"/>
          </w:tcPr>
          <w:p w14:paraId="7C12C019">
            <w:pPr>
              <w:widowControl/>
              <w:tabs>
                <w:tab w:val="decimal" w:pos="0"/>
              </w:tabs>
              <w:ind w:firstLine="0" w:firstLineChars="0"/>
              <w:jc w:val="center"/>
              <w:rPr>
                <w:kern w:val="0"/>
                <w:sz w:val="18"/>
                <w:szCs w:val="18"/>
              </w:rPr>
            </w:pPr>
            <w:r>
              <w:rPr>
                <w:kern w:val="0"/>
                <w:sz w:val="18"/>
                <w:szCs w:val="18"/>
              </w:rPr>
              <w:t>5.786133</w:t>
            </w:r>
          </w:p>
        </w:tc>
        <w:tc>
          <w:tcPr>
            <w:tcW w:w="426" w:type="dxa"/>
            <w:tcBorders>
              <w:top w:val="single" w:color="auto" w:sz="4" w:space="0"/>
              <w:left w:val="single" w:color="auto" w:sz="4" w:space="0"/>
              <w:bottom w:val="single" w:color="auto" w:sz="4" w:space="0"/>
              <w:right w:val="single" w:color="auto" w:sz="4" w:space="0"/>
            </w:tcBorders>
            <w:vAlign w:val="center"/>
          </w:tcPr>
          <w:p w14:paraId="7402FED3">
            <w:pPr>
              <w:widowControl/>
              <w:tabs>
                <w:tab w:val="decimal" w:pos="0"/>
              </w:tabs>
              <w:ind w:firstLine="0" w:firstLineChars="0"/>
              <w:jc w:val="center"/>
              <w:rPr>
                <w:kern w:val="0"/>
                <w:sz w:val="18"/>
                <w:szCs w:val="18"/>
              </w:rPr>
            </w:pPr>
            <w:r>
              <w:rPr>
                <w:kern w:val="0"/>
                <w:sz w:val="18"/>
                <w:szCs w:val="18"/>
              </w:rPr>
              <w:t>5</w:t>
            </w:r>
          </w:p>
        </w:tc>
        <w:tc>
          <w:tcPr>
            <w:tcW w:w="813" w:type="dxa"/>
            <w:tcBorders>
              <w:top w:val="single" w:color="auto" w:sz="4" w:space="0"/>
              <w:left w:val="single" w:color="auto" w:sz="4" w:space="0"/>
              <w:bottom w:val="single" w:color="auto" w:sz="4" w:space="0"/>
              <w:right w:val="single" w:color="auto" w:sz="4" w:space="0"/>
            </w:tcBorders>
            <w:vAlign w:val="center"/>
          </w:tcPr>
          <w:p w14:paraId="1346E233">
            <w:pPr>
              <w:widowControl/>
              <w:tabs>
                <w:tab w:val="decimal" w:pos="0"/>
              </w:tabs>
              <w:ind w:firstLine="0" w:firstLineChars="0"/>
              <w:jc w:val="center"/>
              <w:rPr>
                <w:kern w:val="0"/>
                <w:sz w:val="18"/>
                <w:szCs w:val="18"/>
              </w:rPr>
            </w:pPr>
            <w:r>
              <w:rPr>
                <w:kern w:val="0"/>
                <w:sz w:val="18"/>
                <w:szCs w:val="18"/>
              </w:rPr>
              <w:t>365</w:t>
            </w:r>
          </w:p>
        </w:tc>
        <w:tc>
          <w:tcPr>
            <w:tcW w:w="1068" w:type="dxa"/>
            <w:tcBorders>
              <w:top w:val="single" w:color="auto" w:sz="4" w:space="0"/>
              <w:left w:val="single" w:color="auto" w:sz="4" w:space="0"/>
              <w:bottom w:val="single" w:color="auto" w:sz="4" w:space="0"/>
              <w:right w:val="single" w:color="auto" w:sz="4" w:space="0"/>
            </w:tcBorders>
            <w:vAlign w:val="center"/>
          </w:tcPr>
          <w:p w14:paraId="576393BF">
            <w:pPr>
              <w:widowControl/>
              <w:tabs>
                <w:tab w:val="decimal" w:pos="0"/>
              </w:tabs>
              <w:ind w:firstLine="0" w:firstLineChars="0"/>
              <w:jc w:val="center"/>
              <w:rPr>
                <w:kern w:val="0"/>
                <w:sz w:val="18"/>
                <w:szCs w:val="18"/>
              </w:rPr>
            </w:pPr>
            <w:r>
              <w:rPr>
                <w:kern w:val="0"/>
                <w:sz w:val="18"/>
                <w:szCs w:val="18"/>
              </w:rPr>
              <w:t>8.911133</w:t>
            </w:r>
          </w:p>
        </w:tc>
        <w:tc>
          <w:tcPr>
            <w:tcW w:w="426" w:type="dxa"/>
            <w:tcBorders>
              <w:top w:val="single" w:color="auto" w:sz="4" w:space="0"/>
              <w:left w:val="single" w:color="auto" w:sz="4" w:space="0"/>
              <w:bottom w:val="single" w:color="auto" w:sz="4" w:space="0"/>
              <w:right w:val="single" w:color="auto" w:sz="4" w:space="0"/>
            </w:tcBorders>
            <w:vAlign w:val="center"/>
          </w:tcPr>
          <w:p w14:paraId="6B68FA58">
            <w:pPr>
              <w:widowControl/>
              <w:tabs>
                <w:tab w:val="decimal" w:pos="0"/>
              </w:tabs>
              <w:ind w:firstLine="0" w:firstLineChars="0"/>
              <w:jc w:val="center"/>
              <w:rPr>
                <w:kern w:val="0"/>
                <w:sz w:val="18"/>
                <w:szCs w:val="18"/>
              </w:rPr>
            </w:pPr>
            <w:r>
              <w:rPr>
                <w:kern w:val="0"/>
                <w:sz w:val="18"/>
                <w:szCs w:val="18"/>
              </w:rPr>
              <w:t>6</w:t>
            </w:r>
          </w:p>
        </w:tc>
        <w:tc>
          <w:tcPr>
            <w:tcW w:w="813" w:type="dxa"/>
            <w:tcBorders>
              <w:top w:val="single" w:color="auto" w:sz="4" w:space="0"/>
              <w:left w:val="single" w:color="auto" w:sz="4" w:space="0"/>
              <w:bottom w:val="single" w:color="auto" w:sz="4" w:space="0"/>
              <w:right w:val="single" w:color="auto" w:sz="4" w:space="0"/>
            </w:tcBorders>
            <w:vAlign w:val="center"/>
          </w:tcPr>
          <w:p w14:paraId="42FB55C2">
            <w:pPr>
              <w:widowControl/>
              <w:tabs>
                <w:tab w:val="decimal" w:pos="0"/>
              </w:tabs>
              <w:ind w:firstLine="0" w:firstLineChars="0"/>
              <w:jc w:val="center"/>
              <w:rPr>
                <w:kern w:val="0"/>
                <w:sz w:val="18"/>
                <w:szCs w:val="18"/>
              </w:rPr>
            </w:pPr>
            <w:r>
              <w:rPr>
                <w:kern w:val="0"/>
                <w:sz w:val="18"/>
                <w:szCs w:val="18"/>
              </w:rPr>
              <w:t>493</w:t>
            </w:r>
          </w:p>
        </w:tc>
        <w:tc>
          <w:tcPr>
            <w:tcW w:w="1109" w:type="dxa"/>
            <w:tcBorders>
              <w:top w:val="single" w:color="auto" w:sz="4" w:space="0"/>
              <w:left w:val="single" w:color="auto" w:sz="4" w:space="0"/>
              <w:bottom w:val="single" w:color="auto" w:sz="4" w:space="0"/>
              <w:right w:val="single" w:color="auto" w:sz="4" w:space="0"/>
            </w:tcBorders>
            <w:vAlign w:val="center"/>
          </w:tcPr>
          <w:p w14:paraId="57A6906A">
            <w:pPr>
              <w:widowControl/>
              <w:tabs>
                <w:tab w:val="decimal" w:pos="0"/>
              </w:tabs>
              <w:ind w:firstLine="0" w:firstLineChars="0"/>
              <w:jc w:val="center"/>
              <w:rPr>
                <w:kern w:val="0"/>
                <w:sz w:val="18"/>
                <w:szCs w:val="18"/>
              </w:rPr>
            </w:pPr>
            <w:r>
              <w:rPr>
                <w:kern w:val="0"/>
                <w:sz w:val="18"/>
                <w:szCs w:val="18"/>
              </w:rPr>
              <w:t>12.036133</w:t>
            </w:r>
          </w:p>
        </w:tc>
        <w:tc>
          <w:tcPr>
            <w:tcW w:w="426" w:type="dxa"/>
            <w:tcBorders>
              <w:top w:val="single" w:color="auto" w:sz="4" w:space="0"/>
              <w:left w:val="single" w:color="auto" w:sz="4" w:space="0"/>
              <w:bottom w:val="single" w:color="auto" w:sz="4" w:space="0"/>
              <w:right w:val="single" w:color="auto" w:sz="4" w:space="0"/>
            </w:tcBorders>
            <w:vAlign w:val="center"/>
          </w:tcPr>
          <w:p w14:paraId="38406482">
            <w:pPr>
              <w:widowControl/>
              <w:tabs>
                <w:tab w:val="decimal" w:pos="0"/>
              </w:tabs>
              <w:ind w:firstLine="0" w:firstLineChars="0"/>
              <w:jc w:val="center"/>
              <w:rPr>
                <w:kern w:val="0"/>
                <w:sz w:val="18"/>
                <w:szCs w:val="18"/>
              </w:rPr>
            </w:pPr>
            <w:r>
              <w:rPr>
                <w:kern w:val="0"/>
                <w:sz w:val="18"/>
                <w:szCs w:val="18"/>
              </w:rPr>
              <w:t>3</w:t>
            </w:r>
          </w:p>
        </w:tc>
      </w:tr>
      <w:tr w14:paraId="35E6A0A9">
        <w:tblPrEx>
          <w:tblCellMar>
            <w:top w:w="0" w:type="dxa"/>
            <w:left w:w="108" w:type="dxa"/>
            <w:bottom w:w="0" w:type="dxa"/>
            <w:right w:w="108" w:type="dxa"/>
          </w:tblCellMar>
        </w:tblPrEx>
        <w:trPr>
          <w:trHeight w:val="270" w:hRule="atLeast"/>
          <w:jc w:val="center"/>
        </w:trPr>
        <w:tc>
          <w:tcPr>
            <w:tcW w:w="952" w:type="dxa"/>
            <w:tcBorders>
              <w:top w:val="single" w:color="auto" w:sz="4" w:space="0"/>
              <w:left w:val="single" w:color="auto" w:sz="4" w:space="0"/>
              <w:bottom w:val="single" w:color="auto" w:sz="4" w:space="0"/>
              <w:right w:val="single" w:color="auto" w:sz="4" w:space="0"/>
            </w:tcBorders>
            <w:vAlign w:val="center"/>
          </w:tcPr>
          <w:p w14:paraId="58B80C25">
            <w:pPr>
              <w:widowControl/>
              <w:tabs>
                <w:tab w:val="decimal" w:pos="0"/>
              </w:tabs>
              <w:ind w:firstLine="0" w:firstLineChars="0"/>
              <w:jc w:val="center"/>
              <w:rPr>
                <w:kern w:val="0"/>
                <w:sz w:val="18"/>
                <w:szCs w:val="18"/>
              </w:rPr>
            </w:pPr>
            <w:r>
              <w:rPr>
                <w:kern w:val="0"/>
                <w:sz w:val="18"/>
                <w:szCs w:val="18"/>
              </w:rPr>
              <w:t>110</w:t>
            </w:r>
          </w:p>
        </w:tc>
        <w:tc>
          <w:tcPr>
            <w:tcW w:w="1068" w:type="dxa"/>
            <w:tcBorders>
              <w:top w:val="single" w:color="auto" w:sz="4" w:space="0"/>
              <w:left w:val="single" w:color="auto" w:sz="4" w:space="0"/>
              <w:bottom w:val="single" w:color="auto" w:sz="4" w:space="0"/>
              <w:right w:val="single" w:color="auto" w:sz="4" w:space="0"/>
            </w:tcBorders>
            <w:vAlign w:val="center"/>
          </w:tcPr>
          <w:p w14:paraId="74062608">
            <w:pPr>
              <w:widowControl/>
              <w:tabs>
                <w:tab w:val="decimal" w:pos="0"/>
              </w:tabs>
              <w:ind w:firstLine="0" w:firstLineChars="0"/>
              <w:jc w:val="center"/>
              <w:rPr>
                <w:kern w:val="0"/>
                <w:sz w:val="18"/>
                <w:szCs w:val="18"/>
              </w:rPr>
            </w:pPr>
            <w:r>
              <w:rPr>
                <w:kern w:val="0"/>
                <w:sz w:val="18"/>
                <w:szCs w:val="18"/>
              </w:rPr>
              <w:t>2.685547</w:t>
            </w:r>
          </w:p>
        </w:tc>
        <w:tc>
          <w:tcPr>
            <w:tcW w:w="668" w:type="dxa"/>
            <w:tcBorders>
              <w:top w:val="single" w:color="auto" w:sz="4" w:space="0"/>
              <w:left w:val="single" w:color="auto" w:sz="4" w:space="0"/>
              <w:bottom w:val="single" w:color="auto" w:sz="4" w:space="0"/>
              <w:right w:val="single" w:color="auto" w:sz="4" w:space="0"/>
            </w:tcBorders>
            <w:vAlign w:val="center"/>
          </w:tcPr>
          <w:p w14:paraId="4E5C6639">
            <w:pPr>
              <w:widowControl/>
              <w:tabs>
                <w:tab w:val="decimal" w:pos="0"/>
              </w:tabs>
              <w:ind w:firstLine="0" w:firstLineChars="0"/>
              <w:jc w:val="center"/>
              <w:rPr>
                <w:kern w:val="0"/>
                <w:sz w:val="18"/>
                <w:szCs w:val="18"/>
              </w:rPr>
            </w:pPr>
            <w:r>
              <w:rPr>
                <w:kern w:val="0"/>
                <w:sz w:val="18"/>
                <w:szCs w:val="18"/>
              </w:rPr>
              <w:t>2</w:t>
            </w:r>
          </w:p>
        </w:tc>
        <w:tc>
          <w:tcPr>
            <w:tcW w:w="733" w:type="dxa"/>
            <w:tcBorders>
              <w:top w:val="single" w:color="auto" w:sz="4" w:space="0"/>
              <w:left w:val="single" w:color="auto" w:sz="4" w:space="0"/>
              <w:bottom w:val="single" w:color="auto" w:sz="4" w:space="0"/>
              <w:right w:val="single" w:color="auto" w:sz="4" w:space="0"/>
            </w:tcBorders>
            <w:vAlign w:val="center"/>
          </w:tcPr>
          <w:p w14:paraId="7BF391BF">
            <w:pPr>
              <w:widowControl/>
              <w:tabs>
                <w:tab w:val="decimal" w:pos="0"/>
              </w:tabs>
              <w:ind w:firstLine="0" w:firstLineChars="0"/>
              <w:jc w:val="center"/>
              <w:rPr>
                <w:kern w:val="0"/>
                <w:sz w:val="18"/>
                <w:szCs w:val="18"/>
              </w:rPr>
            </w:pPr>
            <w:r>
              <w:rPr>
                <w:kern w:val="0"/>
                <w:sz w:val="18"/>
                <w:szCs w:val="18"/>
              </w:rPr>
              <w:t>238</w:t>
            </w:r>
          </w:p>
        </w:tc>
        <w:tc>
          <w:tcPr>
            <w:tcW w:w="1068" w:type="dxa"/>
            <w:tcBorders>
              <w:top w:val="single" w:color="auto" w:sz="4" w:space="0"/>
              <w:left w:val="single" w:color="auto" w:sz="4" w:space="0"/>
              <w:bottom w:val="single" w:color="auto" w:sz="4" w:space="0"/>
              <w:right w:val="single" w:color="auto" w:sz="4" w:space="0"/>
            </w:tcBorders>
            <w:vAlign w:val="center"/>
          </w:tcPr>
          <w:p w14:paraId="180A4128">
            <w:pPr>
              <w:widowControl/>
              <w:tabs>
                <w:tab w:val="decimal" w:pos="0"/>
              </w:tabs>
              <w:ind w:firstLine="0" w:firstLineChars="0"/>
              <w:jc w:val="center"/>
              <w:rPr>
                <w:kern w:val="0"/>
                <w:sz w:val="18"/>
                <w:szCs w:val="18"/>
              </w:rPr>
            </w:pPr>
            <w:r>
              <w:rPr>
                <w:kern w:val="0"/>
                <w:sz w:val="18"/>
                <w:szCs w:val="18"/>
              </w:rPr>
              <w:t>5.810547</w:t>
            </w:r>
          </w:p>
        </w:tc>
        <w:tc>
          <w:tcPr>
            <w:tcW w:w="426" w:type="dxa"/>
            <w:tcBorders>
              <w:top w:val="single" w:color="auto" w:sz="4" w:space="0"/>
              <w:left w:val="single" w:color="auto" w:sz="4" w:space="0"/>
              <w:bottom w:val="single" w:color="auto" w:sz="4" w:space="0"/>
              <w:right w:val="single" w:color="auto" w:sz="4" w:space="0"/>
            </w:tcBorders>
            <w:vAlign w:val="center"/>
          </w:tcPr>
          <w:p w14:paraId="687D3C26">
            <w:pPr>
              <w:widowControl/>
              <w:tabs>
                <w:tab w:val="decimal" w:pos="0"/>
              </w:tabs>
              <w:ind w:firstLine="0" w:firstLineChars="0"/>
              <w:jc w:val="center"/>
              <w:rPr>
                <w:kern w:val="0"/>
                <w:sz w:val="18"/>
                <w:szCs w:val="18"/>
              </w:rPr>
            </w:pPr>
            <w:r>
              <w:rPr>
                <w:kern w:val="0"/>
                <w:sz w:val="18"/>
                <w:szCs w:val="18"/>
              </w:rPr>
              <w:t>2</w:t>
            </w:r>
          </w:p>
        </w:tc>
        <w:tc>
          <w:tcPr>
            <w:tcW w:w="813" w:type="dxa"/>
            <w:tcBorders>
              <w:top w:val="single" w:color="auto" w:sz="4" w:space="0"/>
              <w:left w:val="single" w:color="auto" w:sz="4" w:space="0"/>
              <w:bottom w:val="single" w:color="auto" w:sz="4" w:space="0"/>
              <w:right w:val="single" w:color="auto" w:sz="4" w:space="0"/>
            </w:tcBorders>
            <w:vAlign w:val="center"/>
          </w:tcPr>
          <w:p w14:paraId="39B00D09">
            <w:pPr>
              <w:widowControl/>
              <w:tabs>
                <w:tab w:val="decimal" w:pos="0"/>
              </w:tabs>
              <w:ind w:firstLine="0" w:firstLineChars="0"/>
              <w:jc w:val="center"/>
              <w:rPr>
                <w:kern w:val="0"/>
                <w:sz w:val="18"/>
                <w:szCs w:val="18"/>
              </w:rPr>
            </w:pPr>
            <w:r>
              <w:rPr>
                <w:kern w:val="0"/>
                <w:sz w:val="18"/>
                <w:szCs w:val="18"/>
              </w:rPr>
              <w:t>366</w:t>
            </w:r>
          </w:p>
        </w:tc>
        <w:tc>
          <w:tcPr>
            <w:tcW w:w="1068" w:type="dxa"/>
            <w:tcBorders>
              <w:top w:val="single" w:color="auto" w:sz="4" w:space="0"/>
              <w:left w:val="single" w:color="auto" w:sz="4" w:space="0"/>
              <w:bottom w:val="single" w:color="auto" w:sz="4" w:space="0"/>
              <w:right w:val="single" w:color="auto" w:sz="4" w:space="0"/>
            </w:tcBorders>
            <w:vAlign w:val="center"/>
          </w:tcPr>
          <w:p w14:paraId="050E293D">
            <w:pPr>
              <w:widowControl/>
              <w:tabs>
                <w:tab w:val="decimal" w:pos="0"/>
              </w:tabs>
              <w:ind w:firstLine="0" w:firstLineChars="0"/>
              <w:jc w:val="center"/>
              <w:rPr>
                <w:kern w:val="0"/>
                <w:sz w:val="18"/>
                <w:szCs w:val="18"/>
              </w:rPr>
            </w:pPr>
            <w:r>
              <w:rPr>
                <w:kern w:val="0"/>
                <w:sz w:val="18"/>
                <w:szCs w:val="18"/>
              </w:rPr>
              <w:t>8.935547</w:t>
            </w:r>
          </w:p>
        </w:tc>
        <w:tc>
          <w:tcPr>
            <w:tcW w:w="426" w:type="dxa"/>
            <w:tcBorders>
              <w:top w:val="single" w:color="auto" w:sz="4" w:space="0"/>
              <w:left w:val="single" w:color="auto" w:sz="4" w:space="0"/>
              <w:bottom w:val="single" w:color="auto" w:sz="4" w:space="0"/>
              <w:right w:val="single" w:color="auto" w:sz="4" w:space="0"/>
            </w:tcBorders>
            <w:vAlign w:val="center"/>
          </w:tcPr>
          <w:p w14:paraId="75D7A247">
            <w:pPr>
              <w:widowControl/>
              <w:tabs>
                <w:tab w:val="decimal" w:pos="0"/>
              </w:tabs>
              <w:ind w:firstLine="0" w:firstLineChars="0"/>
              <w:jc w:val="center"/>
              <w:rPr>
                <w:kern w:val="0"/>
                <w:sz w:val="18"/>
                <w:szCs w:val="18"/>
              </w:rPr>
            </w:pPr>
            <w:r>
              <w:rPr>
                <w:kern w:val="0"/>
                <w:sz w:val="18"/>
                <w:szCs w:val="18"/>
              </w:rPr>
              <w:t>5</w:t>
            </w:r>
          </w:p>
        </w:tc>
        <w:tc>
          <w:tcPr>
            <w:tcW w:w="813" w:type="dxa"/>
            <w:tcBorders>
              <w:top w:val="single" w:color="auto" w:sz="4" w:space="0"/>
              <w:left w:val="single" w:color="auto" w:sz="4" w:space="0"/>
              <w:bottom w:val="single" w:color="auto" w:sz="4" w:space="0"/>
              <w:right w:val="single" w:color="auto" w:sz="4" w:space="0"/>
            </w:tcBorders>
            <w:vAlign w:val="center"/>
          </w:tcPr>
          <w:p w14:paraId="097292D9">
            <w:pPr>
              <w:widowControl/>
              <w:tabs>
                <w:tab w:val="decimal" w:pos="0"/>
              </w:tabs>
              <w:ind w:firstLine="0" w:firstLineChars="0"/>
              <w:jc w:val="center"/>
              <w:rPr>
                <w:kern w:val="0"/>
                <w:sz w:val="18"/>
                <w:szCs w:val="18"/>
              </w:rPr>
            </w:pPr>
            <w:r>
              <w:rPr>
                <w:kern w:val="0"/>
                <w:sz w:val="18"/>
                <w:szCs w:val="18"/>
              </w:rPr>
              <w:t>494</w:t>
            </w:r>
          </w:p>
        </w:tc>
        <w:tc>
          <w:tcPr>
            <w:tcW w:w="1109" w:type="dxa"/>
            <w:tcBorders>
              <w:top w:val="single" w:color="auto" w:sz="4" w:space="0"/>
              <w:left w:val="single" w:color="auto" w:sz="4" w:space="0"/>
              <w:bottom w:val="single" w:color="auto" w:sz="4" w:space="0"/>
              <w:right w:val="single" w:color="auto" w:sz="4" w:space="0"/>
            </w:tcBorders>
            <w:vAlign w:val="center"/>
          </w:tcPr>
          <w:p w14:paraId="5429A270">
            <w:pPr>
              <w:widowControl/>
              <w:tabs>
                <w:tab w:val="decimal" w:pos="0"/>
              </w:tabs>
              <w:ind w:firstLine="0" w:firstLineChars="0"/>
              <w:jc w:val="center"/>
              <w:rPr>
                <w:kern w:val="0"/>
                <w:sz w:val="18"/>
                <w:szCs w:val="18"/>
              </w:rPr>
            </w:pPr>
            <w:r>
              <w:rPr>
                <w:kern w:val="0"/>
                <w:sz w:val="18"/>
                <w:szCs w:val="18"/>
              </w:rPr>
              <w:t>12.060547</w:t>
            </w:r>
          </w:p>
        </w:tc>
        <w:tc>
          <w:tcPr>
            <w:tcW w:w="426" w:type="dxa"/>
            <w:tcBorders>
              <w:top w:val="single" w:color="auto" w:sz="4" w:space="0"/>
              <w:left w:val="single" w:color="auto" w:sz="4" w:space="0"/>
              <w:bottom w:val="single" w:color="auto" w:sz="4" w:space="0"/>
              <w:right w:val="single" w:color="auto" w:sz="4" w:space="0"/>
            </w:tcBorders>
            <w:vAlign w:val="center"/>
          </w:tcPr>
          <w:p w14:paraId="15F3E363">
            <w:pPr>
              <w:widowControl/>
              <w:tabs>
                <w:tab w:val="decimal" w:pos="0"/>
              </w:tabs>
              <w:ind w:firstLine="0" w:firstLineChars="0"/>
              <w:jc w:val="center"/>
              <w:rPr>
                <w:kern w:val="0"/>
                <w:sz w:val="18"/>
                <w:szCs w:val="18"/>
              </w:rPr>
            </w:pPr>
            <w:r>
              <w:rPr>
                <w:kern w:val="0"/>
                <w:sz w:val="18"/>
                <w:szCs w:val="18"/>
              </w:rPr>
              <w:t>6</w:t>
            </w:r>
          </w:p>
        </w:tc>
      </w:tr>
      <w:tr w14:paraId="1AA9EEAD">
        <w:tblPrEx>
          <w:tblCellMar>
            <w:top w:w="0" w:type="dxa"/>
            <w:left w:w="108" w:type="dxa"/>
            <w:bottom w:w="0" w:type="dxa"/>
            <w:right w:w="108" w:type="dxa"/>
          </w:tblCellMar>
        </w:tblPrEx>
        <w:trPr>
          <w:trHeight w:val="270" w:hRule="atLeast"/>
          <w:jc w:val="center"/>
        </w:trPr>
        <w:tc>
          <w:tcPr>
            <w:tcW w:w="952" w:type="dxa"/>
            <w:tcBorders>
              <w:top w:val="single" w:color="auto" w:sz="4" w:space="0"/>
              <w:left w:val="single" w:color="auto" w:sz="4" w:space="0"/>
              <w:bottom w:val="single" w:color="auto" w:sz="4" w:space="0"/>
              <w:right w:val="single" w:color="auto" w:sz="4" w:space="0"/>
            </w:tcBorders>
            <w:vAlign w:val="center"/>
          </w:tcPr>
          <w:p w14:paraId="783AB6E7">
            <w:pPr>
              <w:widowControl/>
              <w:tabs>
                <w:tab w:val="decimal" w:pos="0"/>
              </w:tabs>
              <w:ind w:firstLine="0" w:firstLineChars="0"/>
              <w:jc w:val="center"/>
              <w:rPr>
                <w:kern w:val="0"/>
                <w:sz w:val="18"/>
                <w:szCs w:val="18"/>
              </w:rPr>
            </w:pPr>
            <w:r>
              <w:rPr>
                <w:kern w:val="0"/>
                <w:sz w:val="18"/>
                <w:szCs w:val="18"/>
              </w:rPr>
              <w:t>111</w:t>
            </w:r>
          </w:p>
        </w:tc>
        <w:tc>
          <w:tcPr>
            <w:tcW w:w="1068" w:type="dxa"/>
            <w:tcBorders>
              <w:top w:val="single" w:color="auto" w:sz="4" w:space="0"/>
              <w:left w:val="single" w:color="auto" w:sz="4" w:space="0"/>
              <w:bottom w:val="single" w:color="auto" w:sz="4" w:space="0"/>
              <w:right w:val="single" w:color="auto" w:sz="4" w:space="0"/>
            </w:tcBorders>
            <w:vAlign w:val="center"/>
          </w:tcPr>
          <w:p w14:paraId="608669A1">
            <w:pPr>
              <w:widowControl/>
              <w:tabs>
                <w:tab w:val="decimal" w:pos="0"/>
              </w:tabs>
              <w:ind w:firstLine="0" w:firstLineChars="0"/>
              <w:jc w:val="center"/>
              <w:rPr>
                <w:kern w:val="0"/>
                <w:sz w:val="18"/>
                <w:szCs w:val="18"/>
              </w:rPr>
            </w:pPr>
            <w:r>
              <w:rPr>
                <w:kern w:val="0"/>
                <w:sz w:val="18"/>
                <w:szCs w:val="18"/>
              </w:rPr>
              <w:t>2.709961</w:t>
            </w:r>
          </w:p>
        </w:tc>
        <w:tc>
          <w:tcPr>
            <w:tcW w:w="668" w:type="dxa"/>
            <w:tcBorders>
              <w:top w:val="single" w:color="auto" w:sz="4" w:space="0"/>
              <w:left w:val="single" w:color="auto" w:sz="4" w:space="0"/>
              <w:bottom w:val="single" w:color="auto" w:sz="4" w:space="0"/>
              <w:right w:val="single" w:color="auto" w:sz="4" w:space="0"/>
            </w:tcBorders>
            <w:vAlign w:val="center"/>
          </w:tcPr>
          <w:p w14:paraId="7C688592">
            <w:pPr>
              <w:widowControl/>
              <w:tabs>
                <w:tab w:val="decimal" w:pos="0"/>
              </w:tabs>
              <w:ind w:firstLine="0" w:firstLineChars="0"/>
              <w:jc w:val="center"/>
              <w:rPr>
                <w:kern w:val="0"/>
                <w:sz w:val="18"/>
                <w:szCs w:val="18"/>
              </w:rPr>
            </w:pPr>
            <w:r>
              <w:rPr>
                <w:kern w:val="0"/>
                <w:sz w:val="18"/>
                <w:szCs w:val="18"/>
              </w:rPr>
              <w:t>3</w:t>
            </w:r>
          </w:p>
        </w:tc>
        <w:tc>
          <w:tcPr>
            <w:tcW w:w="733" w:type="dxa"/>
            <w:tcBorders>
              <w:top w:val="single" w:color="auto" w:sz="4" w:space="0"/>
              <w:left w:val="single" w:color="auto" w:sz="4" w:space="0"/>
              <w:bottom w:val="single" w:color="auto" w:sz="4" w:space="0"/>
              <w:right w:val="single" w:color="auto" w:sz="4" w:space="0"/>
            </w:tcBorders>
            <w:vAlign w:val="center"/>
          </w:tcPr>
          <w:p w14:paraId="54C377B7">
            <w:pPr>
              <w:widowControl/>
              <w:tabs>
                <w:tab w:val="decimal" w:pos="0"/>
              </w:tabs>
              <w:ind w:firstLine="0" w:firstLineChars="0"/>
              <w:jc w:val="center"/>
              <w:rPr>
                <w:kern w:val="0"/>
                <w:sz w:val="18"/>
                <w:szCs w:val="18"/>
              </w:rPr>
            </w:pPr>
            <w:r>
              <w:rPr>
                <w:kern w:val="0"/>
                <w:sz w:val="18"/>
                <w:szCs w:val="18"/>
              </w:rPr>
              <w:t>239</w:t>
            </w:r>
          </w:p>
        </w:tc>
        <w:tc>
          <w:tcPr>
            <w:tcW w:w="1068" w:type="dxa"/>
            <w:tcBorders>
              <w:top w:val="single" w:color="auto" w:sz="4" w:space="0"/>
              <w:left w:val="single" w:color="auto" w:sz="4" w:space="0"/>
              <w:bottom w:val="single" w:color="auto" w:sz="4" w:space="0"/>
              <w:right w:val="single" w:color="auto" w:sz="4" w:space="0"/>
            </w:tcBorders>
            <w:vAlign w:val="center"/>
          </w:tcPr>
          <w:p w14:paraId="43B5B011">
            <w:pPr>
              <w:widowControl/>
              <w:tabs>
                <w:tab w:val="decimal" w:pos="0"/>
              </w:tabs>
              <w:ind w:firstLine="0" w:firstLineChars="0"/>
              <w:jc w:val="center"/>
              <w:rPr>
                <w:kern w:val="0"/>
                <w:sz w:val="18"/>
                <w:szCs w:val="18"/>
              </w:rPr>
            </w:pPr>
            <w:r>
              <w:rPr>
                <w:kern w:val="0"/>
                <w:sz w:val="18"/>
                <w:szCs w:val="18"/>
              </w:rPr>
              <w:t>5.834961</w:t>
            </w:r>
          </w:p>
        </w:tc>
        <w:tc>
          <w:tcPr>
            <w:tcW w:w="426" w:type="dxa"/>
            <w:tcBorders>
              <w:top w:val="single" w:color="auto" w:sz="4" w:space="0"/>
              <w:left w:val="single" w:color="auto" w:sz="4" w:space="0"/>
              <w:bottom w:val="single" w:color="auto" w:sz="4" w:space="0"/>
              <w:right w:val="single" w:color="auto" w:sz="4" w:space="0"/>
            </w:tcBorders>
            <w:vAlign w:val="center"/>
          </w:tcPr>
          <w:p w14:paraId="2EF16605">
            <w:pPr>
              <w:widowControl/>
              <w:tabs>
                <w:tab w:val="decimal" w:pos="0"/>
              </w:tabs>
              <w:ind w:firstLine="0" w:firstLineChars="0"/>
              <w:jc w:val="center"/>
              <w:rPr>
                <w:kern w:val="0"/>
                <w:sz w:val="18"/>
                <w:szCs w:val="18"/>
              </w:rPr>
            </w:pPr>
            <w:r>
              <w:rPr>
                <w:kern w:val="0"/>
                <w:sz w:val="18"/>
                <w:szCs w:val="18"/>
              </w:rPr>
              <w:t>7</w:t>
            </w:r>
          </w:p>
        </w:tc>
        <w:tc>
          <w:tcPr>
            <w:tcW w:w="813" w:type="dxa"/>
            <w:tcBorders>
              <w:top w:val="single" w:color="auto" w:sz="4" w:space="0"/>
              <w:left w:val="single" w:color="auto" w:sz="4" w:space="0"/>
              <w:bottom w:val="single" w:color="auto" w:sz="4" w:space="0"/>
              <w:right w:val="single" w:color="auto" w:sz="4" w:space="0"/>
            </w:tcBorders>
            <w:vAlign w:val="center"/>
          </w:tcPr>
          <w:p w14:paraId="5A54DAB6">
            <w:pPr>
              <w:widowControl/>
              <w:tabs>
                <w:tab w:val="decimal" w:pos="0"/>
              </w:tabs>
              <w:ind w:firstLine="0" w:firstLineChars="0"/>
              <w:jc w:val="center"/>
              <w:rPr>
                <w:kern w:val="0"/>
                <w:sz w:val="18"/>
                <w:szCs w:val="18"/>
              </w:rPr>
            </w:pPr>
            <w:r>
              <w:rPr>
                <w:kern w:val="0"/>
                <w:sz w:val="18"/>
                <w:szCs w:val="18"/>
              </w:rPr>
              <w:t>367</w:t>
            </w:r>
          </w:p>
        </w:tc>
        <w:tc>
          <w:tcPr>
            <w:tcW w:w="1068" w:type="dxa"/>
            <w:tcBorders>
              <w:top w:val="single" w:color="auto" w:sz="4" w:space="0"/>
              <w:left w:val="single" w:color="auto" w:sz="4" w:space="0"/>
              <w:bottom w:val="single" w:color="auto" w:sz="4" w:space="0"/>
              <w:right w:val="single" w:color="auto" w:sz="4" w:space="0"/>
            </w:tcBorders>
            <w:vAlign w:val="center"/>
          </w:tcPr>
          <w:p w14:paraId="72271595">
            <w:pPr>
              <w:widowControl/>
              <w:tabs>
                <w:tab w:val="decimal" w:pos="0"/>
              </w:tabs>
              <w:ind w:firstLine="0" w:firstLineChars="0"/>
              <w:jc w:val="center"/>
              <w:rPr>
                <w:kern w:val="0"/>
                <w:sz w:val="18"/>
                <w:szCs w:val="18"/>
              </w:rPr>
            </w:pPr>
            <w:r>
              <w:rPr>
                <w:kern w:val="0"/>
                <w:sz w:val="18"/>
                <w:szCs w:val="18"/>
              </w:rPr>
              <w:t>8.959961</w:t>
            </w:r>
          </w:p>
        </w:tc>
        <w:tc>
          <w:tcPr>
            <w:tcW w:w="426" w:type="dxa"/>
            <w:tcBorders>
              <w:top w:val="single" w:color="auto" w:sz="4" w:space="0"/>
              <w:left w:val="single" w:color="auto" w:sz="4" w:space="0"/>
              <w:bottom w:val="single" w:color="auto" w:sz="4" w:space="0"/>
              <w:right w:val="single" w:color="auto" w:sz="4" w:space="0"/>
            </w:tcBorders>
            <w:vAlign w:val="center"/>
          </w:tcPr>
          <w:p w14:paraId="382BF8A3">
            <w:pPr>
              <w:widowControl/>
              <w:tabs>
                <w:tab w:val="decimal" w:pos="0"/>
              </w:tabs>
              <w:ind w:firstLine="0" w:firstLineChars="0"/>
              <w:jc w:val="center"/>
              <w:rPr>
                <w:kern w:val="0"/>
                <w:sz w:val="18"/>
                <w:szCs w:val="18"/>
              </w:rPr>
            </w:pPr>
            <w:r>
              <w:rPr>
                <w:kern w:val="0"/>
                <w:sz w:val="18"/>
                <w:szCs w:val="18"/>
              </w:rPr>
              <w:t>2</w:t>
            </w:r>
          </w:p>
        </w:tc>
        <w:tc>
          <w:tcPr>
            <w:tcW w:w="813" w:type="dxa"/>
            <w:tcBorders>
              <w:top w:val="single" w:color="auto" w:sz="4" w:space="0"/>
              <w:left w:val="single" w:color="auto" w:sz="4" w:space="0"/>
              <w:bottom w:val="single" w:color="auto" w:sz="4" w:space="0"/>
              <w:right w:val="single" w:color="auto" w:sz="4" w:space="0"/>
            </w:tcBorders>
            <w:vAlign w:val="center"/>
          </w:tcPr>
          <w:p w14:paraId="7B90B5AA">
            <w:pPr>
              <w:widowControl/>
              <w:tabs>
                <w:tab w:val="decimal" w:pos="0"/>
              </w:tabs>
              <w:ind w:firstLine="0" w:firstLineChars="0"/>
              <w:jc w:val="center"/>
              <w:rPr>
                <w:kern w:val="0"/>
                <w:sz w:val="18"/>
                <w:szCs w:val="18"/>
              </w:rPr>
            </w:pPr>
            <w:r>
              <w:rPr>
                <w:kern w:val="0"/>
                <w:sz w:val="18"/>
                <w:szCs w:val="18"/>
              </w:rPr>
              <w:t>495</w:t>
            </w:r>
          </w:p>
        </w:tc>
        <w:tc>
          <w:tcPr>
            <w:tcW w:w="1109" w:type="dxa"/>
            <w:tcBorders>
              <w:top w:val="single" w:color="auto" w:sz="4" w:space="0"/>
              <w:left w:val="single" w:color="auto" w:sz="4" w:space="0"/>
              <w:bottom w:val="single" w:color="auto" w:sz="4" w:space="0"/>
              <w:right w:val="single" w:color="auto" w:sz="4" w:space="0"/>
            </w:tcBorders>
            <w:vAlign w:val="center"/>
          </w:tcPr>
          <w:p w14:paraId="1B308673">
            <w:pPr>
              <w:widowControl/>
              <w:tabs>
                <w:tab w:val="decimal" w:pos="0"/>
              </w:tabs>
              <w:ind w:firstLine="0" w:firstLineChars="0"/>
              <w:jc w:val="center"/>
              <w:rPr>
                <w:kern w:val="0"/>
                <w:sz w:val="18"/>
                <w:szCs w:val="18"/>
              </w:rPr>
            </w:pPr>
            <w:r>
              <w:rPr>
                <w:kern w:val="0"/>
                <w:sz w:val="18"/>
                <w:szCs w:val="18"/>
              </w:rPr>
              <w:t>12.084961</w:t>
            </w:r>
          </w:p>
        </w:tc>
        <w:tc>
          <w:tcPr>
            <w:tcW w:w="426" w:type="dxa"/>
            <w:tcBorders>
              <w:top w:val="single" w:color="auto" w:sz="4" w:space="0"/>
              <w:left w:val="single" w:color="auto" w:sz="4" w:space="0"/>
              <w:bottom w:val="single" w:color="auto" w:sz="4" w:space="0"/>
              <w:right w:val="single" w:color="auto" w:sz="4" w:space="0"/>
            </w:tcBorders>
            <w:vAlign w:val="center"/>
          </w:tcPr>
          <w:p w14:paraId="022898F4">
            <w:pPr>
              <w:widowControl/>
              <w:tabs>
                <w:tab w:val="decimal" w:pos="0"/>
              </w:tabs>
              <w:ind w:firstLine="0" w:firstLineChars="0"/>
              <w:jc w:val="center"/>
              <w:rPr>
                <w:kern w:val="0"/>
                <w:sz w:val="18"/>
                <w:szCs w:val="18"/>
              </w:rPr>
            </w:pPr>
            <w:r>
              <w:rPr>
                <w:kern w:val="0"/>
                <w:sz w:val="18"/>
                <w:szCs w:val="18"/>
              </w:rPr>
              <w:t>0</w:t>
            </w:r>
          </w:p>
        </w:tc>
      </w:tr>
      <w:tr w14:paraId="6CE706AF">
        <w:tblPrEx>
          <w:tblCellMar>
            <w:top w:w="0" w:type="dxa"/>
            <w:left w:w="108" w:type="dxa"/>
            <w:bottom w:w="0" w:type="dxa"/>
            <w:right w:w="108" w:type="dxa"/>
          </w:tblCellMar>
        </w:tblPrEx>
        <w:trPr>
          <w:trHeight w:val="270" w:hRule="atLeast"/>
          <w:jc w:val="center"/>
        </w:trPr>
        <w:tc>
          <w:tcPr>
            <w:tcW w:w="952" w:type="dxa"/>
            <w:tcBorders>
              <w:top w:val="single" w:color="auto" w:sz="4" w:space="0"/>
              <w:left w:val="single" w:color="auto" w:sz="4" w:space="0"/>
              <w:bottom w:val="single" w:color="auto" w:sz="4" w:space="0"/>
              <w:right w:val="single" w:color="auto" w:sz="4" w:space="0"/>
            </w:tcBorders>
            <w:vAlign w:val="center"/>
          </w:tcPr>
          <w:p w14:paraId="1A4FF165">
            <w:pPr>
              <w:widowControl/>
              <w:tabs>
                <w:tab w:val="decimal" w:pos="0"/>
              </w:tabs>
              <w:ind w:firstLine="0" w:firstLineChars="0"/>
              <w:jc w:val="center"/>
              <w:rPr>
                <w:kern w:val="0"/>
                <w:sz w:val="18"/>
                <w:szCs w:val="18"/>
              </w:rPr>
            </w:pPr>
            <w:r>
              <w:rPr>
                <w:kern w:val="0"/>
                <w:sz w:val="18"/>
                <w:szCs w:val="18"/>
              </w:rPr>
              <w:t>112</w:t>
            </w:r>
          </w:p>
        </w:tc>
        <w:tc>
          <w:tcPr>
            <w:tcW w:w="1068" w:type="dxa"/>
            <w:tcBorders>
              <w:top w:val="single" w:color="auto" w:sz="4" w:space="0"/>
              <w:left w:val="single" w:color="auto" w:sz="4" w:space="0"/>
              <w:bottom w:val="single" w:color="auto" w:sz="4" w:space="0"/>
              <w:right w:val="single" w:color="auto" w:sz="4" w:space="0"/>
            </w:tcBorders>
            <w:vAlign w:val="center"/>
          </w:tcPr>
          <w:p w14:paraId="28489C29">
            <w:pPr>
              <w:widowControl/>
              <w:tabs>
                <w:tab w:val="decimal" w:pos="0"/>
              </w:tabs>
              <w:ind w:firstLine="0" w:firstLineChars="0"/>
              <w:jc w:val="center"/>
              <w:rPr>
                <w:kern w:val="0"/>
                <w:sz w:val="18"/>
                <w:szCs w:val="18"/>
              </w:rPr>
            </w:pPr>
            <w:r>
              <w:rPr>
                <w:kern w:val="0"/>
                <w:sz w:val="18"/>
                <w:szCs w:val="18"/>
              </w:rPr>
              <w:t>2.734375</w:t>
            </w:r>
          </w:p>
        </w:tc>
        <w:tc>
          <w:tcPr>
            <w:tcW w:w="668" w:type="dxa"/>
            <w:tcBorders>
              <w:top w:val="single" w:color="auto" w:sz="4" w:space="0"/>
              <w:left w:val="single" w:color="auto" w:sz="4" w:space="0"/>
              <w:bottom w:val="single" w:color="auto" w:sz="4" w:space="0"/>
              <w:right w:val="single" w:color="auto" w:sz="4" w:space="0"/>
            </w:tcBorders>
            <w:vAlign w:val="center"/>
          </w:tcPr>
          <w:p w14:paraId="68463B9B">
            <w:pPr>
              <w:widowControl/>
              <w:tabs>
                <w:tab w:val="decimal" w:pos="0"/>
              </w:tabs>
              <w:ind w:firstLine="0" w:firstLineChars="0"/>
              <w:jc w:val="center"/>
              <w:rPr>
                <w:kern w:val="0"/>
                <w:sz w:val="18"/>
                <w:szCs w:val="18"/>
              </w:rPr>
            </w:pPr>
            <w:r>
              <w:rPr>
                <w:kern w:val="0"/>
                <w:sz w:val="18"/>
                <w:szCs w:val="18"/>
              </w:rPr>
              <w:t>1</w:t>
            </w:r>
          </w:p>
        </w:tc>
        <w:tc>
          <w:tcPr>
            <w:tcW w:w="733" w:type="dxa"/>
            <w:tcBorders>
              <w:top w:val="single" w:color="auto" w:sz="4" w:space="0"/>
              <w:left w:val="single" w:color="auto" w:sz="4" w:space="0"/>
              <w:bottom w:val="single" w:color="auto" w:sz="4" w:space="0"/>
              <w:right w:val="single" w:color="auto" w:sz="4" w:space="0"/>
            </w:tcBorders>
            <w:vAlign w:val="center"/>
          </w:tcPr>
          <w:p w14:paraId="006FDDF8">
            <w:pPr>
              <w:widowControl/>
              <w:tabs>
                <w:tab w:val="decimal" w:pos="0"/>
              </w:tabs>
              <w:ind w:firstLine="0" w:firstLineChars="0"/>
              <w:jc w:val="center"/>
              <w:rPr>
                <w:kern w:val="0"/>
                <w:sz w:val="18"/>
                <w:szCs w:val="18"/>
              </w:rPr>
            </w:pPr>
            <w:r>
              <w:rPr>
                <w:kern w:val="0"/>
                <w:sz w:val="18"/>
                <w:szCs w:val="18"/>
              </w:rPr>
              <w:t>240</w:t>
            </w:r>
          </w:p>
        </w:tc>
        <w:tc>
          <w:tcPr>
            <w:tcW w:w="1068" w:type="dxa"/>
            <w:tcBorders>
              <w:top w:val="single" w:color="auto" w:sz="4" w:space="0"/>
              <w:left w:val="single" w:color="auto" w:sz="4" w:space="0"/>
              <w:bottom w:val="single" w:color="auto" w:sz="4" w:space="0"/>
              <w:right w:val="single" w:color="auto" w:sz="4" w:space="0"/>
            </w:tcBorders>
            <w:vAlign w:val="center"/>
          </w:tcPr>
          <w:p w14:paraId="5D4C3D02">
            <w:pPr>
              <w:widowControl/>
              <w:tabs>
                <w:tab w:val="decimal" w:pos="0"/>
              </w:tabs>
              <w:ind w:firstLine="0" w:firstLineChars="0"/>
              <w:jc w:val="center"/>
              <w:rPr>
                <w:kern w:val="0"/>
                <w:sz w:val="18"/>
                <w:szCs w:val="18"/>
              </w:rPr>
            </w:pPr>
            <w:r>
              <w:rPr>
                <w:kern w:val="0"/>
                <w:sz w:val="18"/>
                <w:szCs w:val="18"/>
              </w:rPr>
              <w:t>5.859375</w:t>
            </w:r>
          </w:p>
        </w:tc>
        <w:tc>
          <w:tcPr>
            <w:tcW w:w="426" w:type="dxa"/>
            <w:tcBorders>
              <w:top w:val="single" w:color="auto" w:sz="4" w:space="0"/>
              <w:left w:val="single" w:color="auto" w:sz="4" w:space="0"/>
              <w:bottom w:val="single" w:color="auto" w:sz="4" w:space="0"/>
              <w:right w:val="single" w:color="auto" w:sz="4" w:space="0"/>
            </w:tcBorders>
            <w:vAlign w:val="center"/>
          </w:tcPr>
          <w:p w14:paraId="443FD013">
            <w:pPr>
              <w:widowControl/>
              <w:tabs>
                <w:tab w:val="decimal" w:pos="0"/>
              </w:tabs>
              <w:ind w:firstLine="0" w:firstLineChars="0"/>
              <w:jc w:val="center"/>
              <w:rPr>
                <w:kern w:val="0"/>
                <w:sz w:val="18"/>
                <w:szCs w:val="18"/>
              </w:rPr>
            </w:pPr>
            <w:r>
              <w:rPr>
                <w:kern w:val="0"/>
                <w:sz w:val="18"/>
                <w:szCs w:val="18"/>
              </w:rPr>
              <w:t>7</w:t>
            </w:r>
          </w:p>
        </w:tc>
        <w:tc>
          <w:tcPr>
            <w:tcW w:w="813" w:type="dxa"/>
            <w:tcBorders>
              <w:top w:val="single" w:color="auto" w:sz="4" w:space="0"/>
              <w:left w:val="single" w:color="auto" w:sz="4" w:space="0"/>
              <w:bottom w:val="single" w:color="auto" w:sz="4" w:space="0"/>
              <w:right w:val="single" w:color="auto" w:sz="4" w:space="0"/>
            </w:tcBorders>
            <w:vAlign w:val="center"/>
          </w:tcPr>
          <w:p w14:paraId="16635D48">
            <w:pPr>
              <w:widowControl/>
              <w:tabs>
                <w:tab w:val="decimal" w:pos="0"/>
              </w:tabs>
              <w:ind w:firstLine="0" w:firstLineChars="0"/>
              <w:jc w:val="center"/>
              <w:rPr>
                <w:kern w:val="0"/>
                <w:sz w:val="18"/>
                <w:szCs w:val="18"/>
              </w:rPr>
            </w:pPr>
            <w:r>
              <w:rPr>
                <w:kern w:val="0"/>
                <w:sz w:val="18"/>
                <w:szCs w:val="18"/>
              </w:rPr>
              <w:t>368</w:t>
            </w:r>
          </w:p>
        </w:tc>
        <w:tc>
          <w:tcPr>
            <w:tcW w:w="1068" w:type="dxa"/>
            <w:tcBorders>
              <w:top w:val="single" w:color="auto" w:sz="4" w:space="0"/>
              <w:left w:val="single" w:color="auto" w:sz="4" w:space="0"/>
              <w:bottom w:val="single" w:color="auto" w:sz="4" w:space="0"/>
              <w:right w:val="single" w:color="auto" w:sz="4" w:space="0"/>
            </w:tcBorders>
            <w:vAlign w:val="center"/>
          </w:tcPr>
          <w:p w14:paraId="33A86DF6">
            <w:pPr>
              <w:widowControl/>
              <w:tabs>
                <w:tab w:val="decimal" w:pos="0"/>
              </w:tabs>
              <w:ind w:firstLine="0" w:firstLineChars="0"/>
              <w:jc w:val="center"/>
              <w:rPr>
                <w:kern w:val="0"/>
                <w:sz w:val="18"/>
                <w:szCs w:val="18"/>
              </w:rPr>
            </w:pPr>
            <w:r>
              <w:rPr>
                <w:kern w:val="0"/>
                <w:sz w:val="18"/>
                <w:szCs w:val="18"/>
              </w:rPr>
              <w:t>8.984375</w:t>
            </w:r>
          </w:p>
        </w:tc>
        <w:tc>
          <w:tcPr>
            <w:tcW w:w="426" w:type="dxa"/>
            <w:tcBorders>
              <w:top w:val="single" w:color="auto" w:sz="4" w:space="0"/>
              <w:left w:val="single" w:color="auto" w:sz="4" w:space="0"/>
              <w:bottom w:val="single" w:color="auto" w:sz="4" w:space="0"/>
              <w:right w:val="single" w:color="auto" w:sz="4" w:space="0"/>
            </w:tcBorders>
            <w:vAlign w:val="center"/>
          </w:tcPr>
          <w:p w14:paraId="513E851B">
            <w:pPr>
              <w:widowControl/>
              <w:tabs>
                <w:tab w:val="decimal" w:pos="0"/>
              </w:tabs>
              <w:ind w:firstLine="0" w:firstLineChars="0"/>
              <w:jc w:val="center"/>
              <w:rPr>
                <w:kern w:val="0"/>
                <w:sz w:val="18"/>
                <w:szCs w:val="18"/>
              </w:rPr>
            </w:pPr>
            <w:r>
              <w:rPr>
                <w:kern w:val="0"/>
                <w:sz w:val="18"/>
                <w:szCs w:val="18"/>
              </w:rPr>
              <w:t>4</w:t>
            </w:r>
          </w:p>
        </w:tc>
        <w:tc>
          <w:tcPr>
            <w:tcW w:w="813" w:type="dxa"/>
            <w:tcBorders>
              <w:top w:val="single" w:color="auto" w:sz="4" w:space="0"/>
              <w:left w:val="single" w:color="auto" w:sz="4" w:space="0"/>
              <w:bottom w:val="single" w:color="auto" w:sz="4" w:space="0"/>
              <w:right w:val="single" w:color="auto" w:sz="4" w:space="0"/>
            </w:tcBorders>
            <w:vAlign w:val="center"/>
          </w:tcPr>
          <w:p w14:paraId="1A4A7652">
            <w:pPr>
              <w:widowControl/>
              <w:tabs>
                <w:tab w:val="decimal" w:pos="0"/>
              </w:tabs>
              <w:ind w:firstLine="0" w:firstLineChars="0"/>
              <w:jc w:val="center"/>
              <w:rPr>
                <w:kern w:val="0"/>
                <w:sz w:val="18"/>
                <w:szCs w:val="18"/>
              </w:rPr>
            </w:pPr>
            <w:r>
              <w:rPr>
                <w:kern w:val="0"/>
                <w:sz w:val="18"/>
                <w:szCs w:val="18"/>
              </w:rPr>
              <w:t>496</w:t>
            </w:r>
          </w:p>
        </w:tc>
        <w:tc>
          <w:tcPr>
            <w:tcW w:w="1109" w:type="dxa"/>
            <w:tcBorders>
              <w:top w:val="single" w:color="auto" w:sz="4" w:space="0"/>
              <w:left w:val="single" w:color="auto" w:sz="4" w:space="0"/>
              <w:bottom w:val="single" w:color="auto" w:sz="4" w:space="0"/>
              <w:right w:val="single" w:color="auto" w:sz="4" w:space="0"/>
            </w:tcBorders>
            <w:vAlign w:val="center"/>
          </w:tcPr>
          <w:p w14:paraId="4FEB89DE">
            <w:pPr>
              <w:widowControl/>
              <w:tabs>
                <w:tab w:val="decimal" w:pos="0"/>
              </w:tabs>
              <w:ind w:firstLine="0" w:firstLineChars="0"/>
              <w:jc w:val="center"/>
              <w:rPr>
                <w:kern w:val="0"/>
                <w:sz w:val="18"/>
                <w:szCs w:val="18"/>
              </w:rPr>
            </w:pPr>
            <w:r>
              <w:rPr>
                <w:kern w:val="0"/>
                <w:sz w:val="18"/>
                <w:szCs w:val="18"/>
              </w:rPr>
              <w:t>12.109375</w:t>
            </w:r>
          </w:p>
        </w:tc>
        <w:tc>
          <w:tcPr>
            <w:tcW w:w="426" w:type="dxa"/>
            <w:tcBorders>
              <w:top w:val="single" w:color="auto" w:sz="4" w:space="0"/>
              <w:left w:val="single" w:color="auto" w:sz="4" w:space="0"/>
              <w:bottom w:val="single" w:color="auto" w:sz="4" w:space="0"/>
              <w:right w:val="single" w:color="auto" w:sz="4" w:space="0"/>
            </w:tcBorders>
            <w:vAlign w:val="center"/>
          </w:tcPr>
          <w:p w14:paraId="1D7EB010">
            <w:pPr>
              <w:widowControl/>
              <w:tabs>
                <w:tab w:val="decimal" w:pos="0"/>
              </w:tabs>
              <w:ind w:firstLine="0" w:firstLineChars="0"/>
              <w:jc w:val="center"/>
              <w:rPr>
                <w:kern w:val="0"/>
                <w:sz w:val="18"/>
                <w:szCs w:val="18"/>
              </w:rPr>
            </w:pPr>
            <w:r>
              <w:rPr>
                <w:kern w:val="0"/>
                <w:sz w:val="18"/>
                <w:szCs w:val="18"/>
              </w:rPr>
              <w:t>7</w:t>
            </w:r>
          </w:p>
        </w:tc>
      </w:tr>
      <w:tr w14:paraId="7EB9E0BC">
        <w:tblPrEx>
          <w:tblCellMar>
            <w:top w:w="0" w:type="dxa"/>
            <w:left w:w="108" w:type="dxa"/>
            <w:bottom w:w="0" w:type="dxa"/>
            <w:right w:w="108" w:type="dxa"/>
          </w:tblCellMar>
        </w:tblPrEx>
        <w:trPr>
          <w:trHeight w:val="270" w:hRule="atLeast"/>
          <w:jc w:val="center"/>
        </w:trPr>
        <w:tc>
          <w:tcPr>
            <w:tcW w:w="952" w:type="dxa"/>
            <w:tcBorders>
              <w:top w:val="single" w:color="auto" w:sz="4" w:space="0"/>
              <w:left w:val="single" w:color="auto" w:sz="4" w:space="0"/>
              <w:bottom w:val="single" w:color="auto" w:sz="4" w:space="0"/>
              <w:right w:val="single" w:color="auto" w:sz="4" w:space="0"/>
            </w:tcBorders>
            <w:vAlign w:val="center"/>
          </w:tcPr>
          <w:p w14:paraId="7D3380BF">
            <w:pPr>
              <w:widowControl/>
              <w:tabs>
                <w:tab w:val="decimal" w:pos="0"/>
              </w:tabs>
              <w:ind w:firstLine="0" w:firstLineChars="0"/>
              <w:jc w:val="center"/>
              <w:rPr>
                <w:kern w:val="0"/>
                <w:sz w:val="18"/>
                <w:szCs w:val="18"/>
              </w:rPr>
            </w:pPr>
            <w:r>
              <w:rPr>
                <w:kern w:val="0"/>
                <w:sz w:val="18"/>
                <w:szCs w:val="18"/>
              </w:rPr>
              <w:t>113</w:t>
            </w:r>
          </w:p>
        </w:tc>
        <w:tc>
          <w:tcPr>
            <w:tcW w:w="1068" w:type="dxa"/>
            <w:tcBorders>
              <w:top w:val="single" w:color="auto" w:sz="4" w:space="0"/>
              <w:left w:val="single" w:color="auto" w:sz="4" w:space="0"/>
              <w:bottom w:val="single" w:color="auto" w:sz="4" w:space="0"/>
              <w:right w:val="single" w:color="auto" w:sz="4" w:space="0"/>
            </w:tcBorders>
            <w:vAlign w:val="center"/>
          </w:tcPr>
          <w:p w14:paraId="18334D46">
            <w:pPr>
              <w:widowControl/>
              <w:tabs>
                <w:tab w:val="decimal" w:pos="0"/>
              </w:tabs>
              <w:ind w:firstLine="0" w:firstLineChars="0"/>
              <w:jc w:val="center"/>
              <w:rPr>
                <w:kern w:val="0"/>
                <w:sz w:val="18"/>
                <w:szCs w:val="18"/>
              </w:rPr>
            </w:pPr>
            <w:r>
              <w:rPr>
                <w:kern w:val="0"/>
                <w:sz w:val="18"/>
                <w:szCs w:val="18"/>
              </w:rPr>
              <w:t>2.758789</w:t>
            </w:r>
          </w:p>
        </w:tc>
        <w:tc>
          <w:tcPr>
            <w:tcW w:w="668" w:type="dxa"/>
            <w:tcBorders>
              <w:top w:val="single" w:color="auto" w:sz="4" w:space="0"/>
              <w:left w:val="single" w:color="auto" w:sz="4" w:space="0"/>
              <w:bottom w:val="single" w:color="auto" w:sz="4" w:space="0"/>
              <w:right w:val="single" w:color="auto" w:sz="4" w:space="0"/>
            </w:tcBorders>
            <w:vAlign w:val="center"/>
          </w:tcPr>
          <w:p w14:paraId="1A6A4690">
            <w:pPr>
              <w:widowControl/>
              <w:tabs>
                <w:tab w:val="decimal" w:pos="0"/>
              </w:tabs>
              <w:ind w:firstLine="0" w:firstLineChars="0"/>
              <w:jc w:val="center"/>
              <w:rPr>
                <w:kern w:val="0"/>
                <w:sz w:val="18"/>
                <w:szCs w:val="18"/>
              </w:rPr>
            </w:pPr>
            <w:r>
              <w:rPr>
                <w:kern w:val="0"/>
                <w:sz w:val="18"/>
                <w:szCs w:val="18"/>
              </w:rPr>
              <w:t>3</w:t>
            </w:r>
          </w:p>
        </w:tc>
        <w:tc>
          <w:tcPr>
            <w:tcW w:w="733" w:type="dxa"/>
            <w:tcBorders>
              <w:top w:val="single" w:color="auto" w:sz="4" w:space="0"/>
              <w:left w:val="single" w:color="auto" w:sz="4" w:space="0"/>
              <w:bottom w:val="single" w:color="auto" w:sz="4" w:space="0"/>
              <w:right w:val="single" w:color="auto" w:sz="4" w:space="0"/>
            </w:tcBorders>
            <w:vAlign w:val="center"/>
          </w:tcPr>
          <w:p w14:paraId="7A653096">
            <w:pPr>
              <w:widowControl/>
              <w:tabs>
                <w:tab w:val="decimal" w:pos="0"/>
              </w:tabs>
              <w:ind w:firstLine="0" w:firstLineChars="0"/>
              <w:jc w:val="center"/>
              <w:rPr>
                <w:kern w:val="0"/>
                <w:sz w:val="18"/>
                <w:szCs w:val="18"/>
              </w:rPr>
            </w:pPr>
            <w:r>
              <w:rPr>
                <w:kern w:val="0"/>
                <w:sz w:val="18"/>
                <w:szCs w:val="18"/>
              </w:rPr>
              <w:t>241</w:t>
            </w:r>
          </w:p>
        </w:tc>
        <w:tc>
          <w:tcPr>
            <w:tcW w:w="1068" w:type="dxa"/>
            <w:tcBorders>
              <w:top w:val="single" w:color="auto" w:sz="4" w:space="0"/>
              <w:left w:val="single" w:color="auto" w:sz="4" w:space="0"/>
              <w:bottom w:val="single" w:color="auto" w:sz="4" w:space="0"/>
              <w:right w:val="single" w:color="auto" w:sz="4" w:space="0"/>
            </w:tcBorders>
            <w:vAlign w:val="center"/>
          </w:tcPr>
          <w:p w14:paraId="1C7FD41F">
            <w:pPr>
              <w:widowControl/>
              <w:tabs>
                <w:tab w:val="decimal" w:pos="0"/>
              </w:tabs>
              <w:ind w:firstLine="0" w:firstLineChars="0"/>
              <w:jc w:val="center"/>
              <w:rPr>
                <w:kern w:val="0"/>
                <w:sz w:val="18"/>
                <w:szCs w:val="18"/>
              </w:rPr>
            </w:pPr>
            <w:r>
              <w:rPr>
                <w:kern w:val="0"/>
                <w:sz w:val="18"/>
                <w:szCs w:val="18"/>
              </w:rPr>
              <w:t>5.883789</w:t>
            </w:r>
          </w:p>
        </w:tc>
        <w:tc>
          <w:tcPr>
            <w:tcW w:w="426" w:type="dxa"/>
            <w:tcBorders>
              <w:top w:val="single" w:color="auto" w:sz="4" w:space="0"/>
              <w:left w:val="single" w:color="auto" w:sz="4" w:space="0"/>
              <w:bottom w:val="single" w:color="auto" w:sz="4" w:space="0"/>
              <w:right w:val="single" w:color="auto" w:sz="4" w:space="0"/>
            </w:tcBorders>
            <w:vAlign w:val="center"/>
          </w:tcPr>
          <w:p w14:paraId="49D49BD4">
            <w:pPr>
              <w:widowControl/>
              <w:tabs>
                <w:tab w:val="decimal" w:pos="0"/>
              </w:tabs>
              <w:ind w:firstLine="0" w:firstLineChars="0"/>
              <w:jc w:val="center"/>
              <w:rPr>
                <w:kern w:val="0"/>
                <w:sz w:val="18"/>
                <w:szCs w:val="18"/>
              </w:rPr>
            </w:pPr>
            <w:r>
              <w:rPr>
                <w:kern w:val="0"/>
                <w:sz w:val="18"/>
                <w:szCs w:val="18"/>
              </w:rPr>
              <w:t>7</w:t>
            </w:r>
          </w:p>
        </w:tc>
        <w:tc>
          <w:tcPr>
            <w:tcW w:w="813" w:type="dxa"/>
            <w:tcBorders>
              <w:top w:val="single" w:color="auto" w:sz="4" w:space="0"/>
              <w:left w:val="single" w:color="auto" w:sz="4" w:space="0"/>
              <w:bottom w:val="single" w:color="auto" w:sz="4" w:space="0"/>
              <w:right w:val="single" w:color="auto" w:sz="4" w:space="0"/>
            </w:tcBorders>
            <w:vAlign w:val="center"/>
          </w:tcPr>
          <w:p w14:paraId="0C387444">
            <w:pPr>
              <w:widowControl/>
              <w:tabs>
                <w:tab w:val="decimal" w:pos="0"/>
              </w:tabs>
              <w:ind w:firstLine="0" w:firstLineChars="0"/>
              <w:jc w:val="center"/>
              <w:rPr>
                <w:kern w:val="0"/>
                <w:sz w:val="18"/>
                <w:szCs w:val="18"/>
              </w:rPr>
            </w:pPr>
            <w:r>
              <w:rPr>
                <w:kern w:val="0"/>
                <w:sz w:val="18"/>
                <w:szCs w:val="18"/>
              </w:rPr>
              <w:t>369</w:t>
            </w:r>
          </w:p>
        </w:tc>
        <w:tc>
          <w:tcPr>
            <w:tcW w:w="1068" w:type="dxa"/>
            <w:tcBorders>
              <w:top w:val="single" w:color="auto" w:sz="4" w:space="0"/>
              <w:left w:val="single" w:color="auto" w:sz="4" w:space="0"/>
              <w:bottom w:val="single" w:color="auto" w:sz="4" w:space="0"/>
              <w:right w:val="single" w:color="auto" w:sz="4" w:space="0"/>
            </w:tcBorders>
            <w:vAlign w:val="center"/>
          </w:tcPr>
          <w:p w14:paraId="30DE8B3C">
            <w:pPr>
              <w:widowControl/>
              <w:tabs>
                <w:tab w:val="decimal" w:pos="0"/>
              </w:tabs>
              <w:ind w:firstLine="0" w:firstLineChars="0"/>
              <w:jc w:val="center"/>
              <w:rPr>
                <w:kern w:val="0"/>
                <w:sz w:val="18"/>
                <w:szCs w:val="18"/>
              </w:rPr>
            </w:pPr>
            <w:r>
              <w:rPr>
                <w:kern w:val="0"/>
                <w:sz w:val="18"/>
                <w:szCs w:val="18"/>
              </w:rPr>
              <w:t>9.008789</w:t>
            </w:r>
          </w:p>
        </w:tc>
        <w:tc>
          <w:tcPr>
            <w:tcW w:w="426" w:type="dxa"/>
            <w:tcBorders>
              <w:top w:val="single" w:color="auto" w:sz="4" w:space="0"/>
              <w:left w:val="single" w:color="auto" w:sz="4" w:space="0"/>
              <w:bottom w:val="single" w:color="auto" w:sz="4" w:space="0"/>
              <w:right w:val="single" w:color="auto" w:sz="4" w:space="0"/>
            </w:tcBorders>
            <w:vAlign w:val="center"/>
          </w:tcPr>
          <w:p w14:paraId="2C76E187">
            <w:pPr>
              <w:widowControl/>
              <w:tabs>
                <w:tab w:val="decimal" w:pos="0"/>
              </w:tabs>
              <w:ind w:firstLine="0" w:firstLineChars="0"/>
              <w:jc w:val="center"/>
              <w:rPr>
                <w:kern w:val="0"/>
                <w:sz w:val="18"/>
                <w:szCs w:val="18"/>
              </w:rPr>
            </w:pPr>
            <w:r>
              <w:rPr>
                <w:kern w:val="0"/>
                <w:sz w:val="18"/>
                <w:szCs w:val="18"/>
              </w:rPr>
              <w:t>5</w:t>
            </w:r>
          </w:p>
        </w:tc>
        <w:tc>
          <w:tcPr>
            <w:tcW w:w="813" w:type="dxa"/>
            <w:tcBorders>
              <w:top w:val="single" w:color="auto" w:sz="4" w:space="0"/>
              <w:left w:val="single" w:color="auto" w:sz="4" w:space="0"/>
              <w:bottom w:val="single" w:color="auto" w:sz="4" w:space="0"/>
              <w:right w:val="single" w:color="auto" w:sz="4" w:space="0"/>
            </w:tcBorders>
            <w:vAlign w:val="center"/>
          </w:tcPr>
          <w:p w14:paraId="44ECADCA">
            <w:pPr>
              <w:widowControl/>
              <w:tabs>
                <w:tab w:val="decimal" w:pos="0"/>
              </w:tabs>
              <w:ind w:firstLine="0" w:firstLineChars="0"/>
              <w:jc w:val="center"/>
              <w:rPr>
                <w:kern w:val="0"/>
                <w:sz w:val="18"/>
                <w:szCs w:val="18"/>
              </w:rPr>
            </w:pPr>
            <w:r>
              <w:rPr>
                <w:kern w:val="0"/>
                <w:sz w:val="18"/>
                <w:szCs w:val="18"/>
              </w:rPr>
              <w:t>497</w:t>
            </w:r>
          </w:p>
        </w:tc>
        <w:tc>
          <w:tcPr>
            <w:tcW w:w="1109" w:type="dxa"/>
            <w:tcBorders>
              <w:top w:val="single" w:color="auto" w:sz="4" w:space="0"/>
              <w:left w:val="single" w:color="auto" w:sz="4" w:space="0"/>
              <w:bottom w:val="single" w:color="auto" w:sz="4" w:space="0"/>
              <w:right w:val="single" w:color="auto" w:sz="4" w:space="0"/>
            </w:tcBorders>
            <w:vAlign w:val="center"/>
          </w:tcPr>
          <w:p w14:paraId="7F562FEA">
            <w:pPr>
              <w:widowControl/>
              <w:tabs>
                <w:tab w:val="decimal" w:pos="0"/>
              </w:tabs>
              <w:ind w:firstLine="0" w:firstLineChars="0"/>
              <w:jc w:val="center"/>
              <w:rPr>
                <w:kern w:val="0"/>
                <w:sz w:val="18"/>
                <w:szCs w:val="18"/>
              </w:rPr>
            </w:pPr>
            <w:r>
              <w:rPr>
                <w:kern w:val="0"/>
                <w:sz w:val="18"/>
                <w:szCs w:val="18"/>
              </w:rPr>
              <w:t>12.133789</w:t>
            </w:r>
          </w:p>
        </w:tc>
        <w:tc>
          <w:tcPr>
            <w:tcW w:w="426" w:type="dxa"/>
            <w:tcBorders>
              <w:top w:val="single" w:color="auto" w:sz="4" w:space="0"/>
              <w:left w:val="single" w:color="auto" w:sz="4" w:space="0"/>
              <w:bottom w:val="single" w:color="auto" w:sz="4" w:space="0"/>
              <w:right w:val="single" w:color="auto" w:sz="4" w:space="0"/>
            </w:tcBorders>
            <w:vAlign w:val="center"/>
          </w:tcPr>
          <w:p w14:paraId="262E68B5">
            <w:pPr>
              <w:widowControl/>
              <w:tabs>
                <w:tab w:val="decimal" w:pos="0"/>
              </w:tabs>
              <w:ind w:firstLine="0" w:firstLineChars="0"/>
              <w:jc w:val="center"/>
              <w:rPr>
                <w:kern w:val="0"/>
                <w:sz w:val="18"/>
                <w:szCs w:val="18"/>
              </w:rPr>
            </w:pPr>
            <w:r>
              <w:rPr>
                <w:kern w:val="0"/>
                <w:sz w:val="18"/>
                <w:szCs w:val="18"/>
              </w:rPr>
              <w:t>7</w:t>
            </w:r>
          </w:p>
        </w:tc>
      </w:tr>
      <w:tr w14:paraId="1C40E51A">
        <w:tblPrEx>
          <w:tblCellMar>
            <w:top w:w="0" w:type="dxa"/>
            <w:left w:w="108" w:type="dxa"/>
            <w:bottom w:w="0" w:type="dxa"/>
            <w:right w:w="108" w:type="dxa"/>
          </w:tblCellMar>
        </w:tblPrEx>
        <w:trPr>
          <w:trHeight w:val="270" w:hRule="atLeast"/>
          <w:jc w:val="center"/>
        </w:trPr>
        <w:tc>
          <w:tcPr>
            <w:tcW w:w="952" w:type="dxa"/>
            <w:tcBorders>
              <w:top w:val="single" w:color="auto" w:sz="4" w:space="0"/>
              <w:left w:val="single" w:color="auto" w:sz="4" w:space="0"/>
              <w:bottom w:val="single" w:color="auto" w:sz="4" w:space="0"/>
              <w:right w:val="single" w:color="auto" w:sz="4" w:space="0"/>
            </w:tcBorders>
            <w:vAlign w:val="center"/>
          </w:tcPr>
          <w:p w14:paraId="1D99B874">
            <w:pPr>
              <w:widowControl/>
              <w:tabs>
                <w:tab w:val="decimal" w:pos="0"/>
              </w:tabs>
              <w:ind w:firstLine="0" w:firstLineChars="0"/>
              <w:jc w:val="center"/>
              <w:rPr>
                <w:kern w:val="0"/>
                <w:sz w:val="18"/>
                <w:szCs w:val="18"/>
              </w:rPr>
            </w:pPr>
            <w:r>
              <w:rPr>
                <w:kern w:val="0"/>
                <w:sz w:val="18"/>
                <w:szCs w:val="18"/>
              </w:rPr>
              <w:t>114</w:t>
            </w:r>
          </w:p>
        </w:tc>
        <w:tc>
          <w:tcPr>
            <w:tcW w:w="1068" w:type="dxa"/>
            <w:tcBorders>
              <w:top w:val="single" w:color="auto" w:sz="4" w:space="0"/>
              <w:left w:val="single" w:color="auto" w:sz="4" w:space="0"/>
              <w:bottom w:val="single" w:color="auto" w:sz="4" w:space="0"/>
              <w:right w:val="single" w:color="auto" w:sz="4" w:space="0"/>
            </w:tcBorders>
            <w:vAlign w:val="center"/>
          </w:tcPr>
          <w:p w14:paraId="5750B0BB">
            <w:pPr>
              <w:widowControl/>
              <w:tabs>
                <w:tab w:val="decimal" w:pos="0"/>
              </w:tabs>
              <w:ind w:firstLine="0" w:firstLineChars="0"/>
              <w:jc w:val="center"/>
              <w:rPr>
                <w:kern w:val="0"/>
                <w:sz w:val="18"/>
                <w:szCs w:val="18"/>
              </w:rPr>
            </w:pPr>
            <w:r>
              <w:rPr>
                <w:kern w:val="0"/>
                <w:sz w:val="18"/>
                <w:szCs w:val="18"/>
              </w:rPr>
              <w:t>2.783203</w:t>
            </w:r>
          </w:p>
        </w:tc>
        <w:tc>
          <w:tcPr>
            <w:tcW w:w="668" w:type="dxa"/>
            <w:tcBorders>
              <w:top w:val="single" w:color="auto" w:sz="4" w:space="0"/>
              <w:left w:val="single" w:color="auto" w:sz="4" w:space="0"/>
              <w:bottom w:val="single" w:color="auto" w:sz="4" w:space="0"/>
              <w:right w:val="single" w:color="auto" w:sz="4" w:space="0"/>
            </w:tcBorders>
            <w:vAlign w:val="center"/>
          </w:tcPr>
          <w:p w14:paraId="52DF845E">
            <w:pPr>
              <w:widowControl/>
              <w:tabs>
                <w:tab w:val="decimal" w:pos="0"/>
              </w:tabs>
              <w:ind w:firstLine="0" w:firstLineChars="0"/>
              <w:jc w:val="center"/>
              <w:rPr>
                <w:kern w:val="0"/>
                <w:sz w:val="18"/>
                <w:szCs w:val="18"/>
              </w:rPr>
            </w:pPr>
            <w:r>
              <w:rPr>
                <w:kern w:val="0"/>
                <w:sz w:val="18"/>
                <w:szCs w:val="18"/>
              </w:rPr>
              <w:t>1</w:t>
            </w:r>
          </w:p>
        </w:tc>
        <w:tc>
          <w:tcPr>
            <w:tcW w:w="733" w:type="dxa"/>
            <w:tcBorders>
              <w:top w:val="single" w:color="auto" w:sz="4" w:space="0"/>
              <w:left w:val="single" w:color="auto" w:sz="4" w:space="0"/>
              <w:bottom w:val="single" w:color="auto" w:sz="4" w:space="0"/>
              <w:right w:val="single" w:color="auto" w:sz="4" w:space="0"/>
            </w:tcBorders>
            <w:vAlign w:val="center"/>
          </w:tcPr>
          <w:p w14:paraId="08B8B2FE">
            <w:pPr>
              <w:widowControl/>
              <w:tabs>
                <w:tab w:val="decimal" w:pos="0"/>
              </w:tabs>
              <w:ind w:firstLine="0" w:firstLineChars="0"/>
              <w:jc w:val="center"/>
              <w:rPr>
                <w:kern w:val="0"/>
                <w:sz w:val="18"/>
                <w:szCs w:val="18"/>
              </w:rPr>
            </w:pPr>
            <w:r>
              <w:rPr>
                <w:kern w:val="0"/>
                <w:sz w:val="18"/>
                <w:szCs w:val="18"/>
              </w:rPr>
              <w:t>242</w:t>
            </w:r>
          </w:p>
        </w:tc>
        <w:tc>
          <w:tcPr>
            <w:tcW w:w="1068" w:type="dxa"/>
            <w:tcBorders>
              <w:top w:val="single" w:color="auto" w:sz="4" w:space="0"/>
              <w:left w:val="single" w:color="auto" w:sz="4" w:space="0"/>
              <w:bottom w:val="single" w:color="auto" w:sz="4" w:space="0"/>
              <w:right w:val="single" w:color="auto" w:sz="4" w:space="0"/>
            </w:tcBorders>
            <w:vAlign w:val="center"/>
          </w:tcPr>
          <w:p w14:paraId="66E40229">
            <w:pPr>
              <w:widowControl/>
              <w:tabs>
                <w:tab w:val="decimal" w:pos="0"/>
              </w:tabs>
              <w:ind w:firstLine="0" w:firstLineChars="0"/>
              <w:jc w:val="center"/>
              <w:rPr>
                <w:kern w:val="0"/>
                <w:sz w:val="18"/>
                <w:szCs w:val="18"/>
              </w:rPr>
            </w:pPr>
            <w:r>
              <w:rPr>
                <w:kern w:val="0"/>
                <w:sz w:val="18"/>
                <w:szCs w:val="18"/>
              </w:rPr>
              <w:t>5.908203</w:t>
            </w:r>
          </w:p>
        </w:tc>
        <w:tc>
          <w:tcPr>
            <w:tcW w:w="426" w:type="dxa"/>
            <w:tcBorders>
              <w:top w:val="single" w:color="auto" w:sz="4" w:space="0"/>
              <w:left w:val="single" w:color="auto" w:sz="4" w:space="0"/>
              <w:bottom w:val="single" w:color="auto" w:sz="4" w:space="0"/>
              <w:right w:val="single" w:color="auto" w:sz="4" w:space="0"/>
            </w:tcBorders>
            <w:vAlign w:val="center"/>
          </w:tcPr>
          <w:p w14:paraId="6E6CD313">
            <w:pPr>
              <w:widowControl/>
              <w:tabs>
                <w:tab w:val="decimal" w:pos="0"/>
              </w:tabs>
              <w:ind w:firstLine="0" w:firstLineChars="0"/>
              <w:jc w:val="center"/>
              <w:rPr>
                <w:kern w:val="0"/>
                <w:sz w:val="18"/>
                <w:szCs w:val="18"/>
              </w:rPr>
            </w:pPr>
            <w:r>
              <w:rPr>
                <w:kern w:val="0"/>
                <w:sz w:val="18"/>
                <w:szCs w:val="18"/>
              </w:rPr>
              <w:t>0</w:t>
            </w:r>
          </w:p>
        </w:tc>
        <w:tc>
          <w:tcPr>
            <w:tcW w:w="813" w:type="dxa"/>
            <w:tcBorders>
              <w:top w:val="single" w:color="auto" w:sz="4" w:space="0"/>
              <w:left w:val="single" w:color="auto" w:sz="4" w:space="0"/>
              <w:bottom w:val="single" w:color="auto" w:sz="4" w:space="0"/>
              <w:right w:val="single" w:color="auto" w:sz="4" w:space="0"/>
            </w:tcBorders>
            <w:vAlign w:val="center"/>
          </w:tcPr>
          <w:p w14:paraId="26CDDB73">
            <w:pPr>
              <w:widowControl/>
              <w:tabs>
                <w:tab w:val="decimal" w:pos="0"/>
              </w:tabs>
              <w:ind w:firstLine="0" w:firstLineChars="0"/>
              <w:jc w:val="center"/>
              <w:rPr>
                <w:kern w:val="0"/>
                <w:sz w:val="18"/>
                <w:szCs w:val="18"/>
              </w:rPr>
            </w:pPr>
            <w:r>
              <w:rPr>
                <w:kern w:val="0"/>
                <w:sz w:val="18"/>
                <w:szCs w:val="18"/>
              </w:rPr>
              <w:t>370</w:t>
            </w:r>
          </w:p>
        </w:tc>
        <w:tc>
          <w:tcPr>
            <w:tcW w:w="1068" w:type="dxa"/>
            <w:tcBorders>
              <w:top w:val="single" w:color="auto" w:sz="4" w:space="0"/>
              <w:left w:val="single" w:color="auto" w:sz="4" w:space="0"/>
              <w:bottom w:val="single" w:color="auto" w:sz="4" w:space="0"/>
              <w:right w:val="single" w:color="auto" w:sz="4" w:space="0"/>
            </w:tcBorders>
            <w:vAlign w:val="center"/>
          </w:tcPr>
          <w:p w14:paraId="36ADAFA5">
            <w:pPr>
              <w:widowControl/>
              <w:tabs>
                <w:tab w:val="decimal" w:pos="0"/>
              </w:tabs>
              <w:ind w:firstLine="0" w:firstLineChars="0"/>
              <w:jc w:val="center"/>
              <w:rPr>
                <w:kern w:val="0"/>
                <w:sz w:val="18"/>
                <w:szCs w:val="18"/>
              </w:rPr>
            </w:pPr>
            <w:r>
              <w:rPr>
                <w:kern w:val="0"/>
                <w:sz w:val="18"/>
                <w:szCs w:val="18"/>
              </w:rPr>
              <w:t>9.033203</w:t>
            </w:r>
          </w:p>
        </w:tc>
        <w:tc>
          <w:tcPr>
            <w:tcW w:w="426" w:type="dxa"/>
            <w:tcBorders>
              <w:top w:val="single" w:color="auto" w:sz="4" w:space="0"/>
              <w:left w:val="single" w:color="auto" w:sz="4" w:space="0"/>
              <w:bottom w:val="single" w:color="auto" w:sz="4" w:space="0"/>
              <w:right w:val="single" w:color="auto" w:sz="4" w:space="0"/>
            </w:tcBorders>
            <w:vAlign w:val="center"/>
          </w:tcPr>
          <w:p w14:paraId="24317DE3">
            <w:pPr>
              <w:widowControl/>
              <w:tabs>
                <w:tab w:val="decimal" w:pos="0"/>
              </w:tabs>
              <w:ind w:firstLine="0" w:firstLineChars="0"/>
              <w:jc w:val="center"/>
              <w:rPr>
                <w:kern w:val="0"/>
                <w:sz w:val="18"/>
                <w:szCs w:val="18"/>
              </w:rPr>
            </w:pPr>
            <w:r>
              <w:rPr>
                <w:kern w:val="0"/>
                <w:sz w:val="18"/>
                <w:szCs w:val="18"/>
              </w:rPr>
              <w:t>2</w:t>
            </w:r>
          </w:p>
        </w:tc>
        <w:tc>
          <w:tcPr>
            <w:tcW w:w="813" w:type="dxa"/>
            <w:tcBorders>
              <w:top w:val="single" w:color="auto" w:sz="4" w:space="0"/>
              <w:left w:val="single" w:color="auto" w:sz="4" w:space="0"/>
              <w:bottom w:val="single" w:color="auto" w:sz="4" w:space="0"/>
              <w:right w:val="single" w:color="auto" w:sz="4" w:space="0"/>
            </w:tcBorders>
            <w:vAlign w:val="center"/>
          </w:tcPr>
          <w:p w14:paraId="2F6261E3">
            <w:pPr>
              <w:widowControl/>
              <w:tabs>
                <w:tab w:val="decimal" w:pos="0"/>
              </w:tabs>
              <w:ind w:firstLine="0" w:firstLineChars="0"/>
              <w:jc w:val="center"/>
              <w:rPr>
                <w:kern w:val="0"/>
                <w:sz w:val="18"/>
                <w:szCs w:val="18"/>
              </w:rPr>
            </w:pPr>
            <w:r>
              <w:rPr>
                <w:kern w:val="0"/>
                <w:sz w:val="18"/>
                <w:szCs w:val="18"/>
              </w:rPr>
              <w:t>498</w:t>
            </w:r>
          </w:p>
        </w:tc>
        <w:tc>
          <w:tcPr>
            <w:tcW w:w="1109" w:type="dxa"/>
            <w:tcBorders>
              <w:top w:val="single" w:color="auto" w:sz="4" w:space="0"/>
              <w:left w:val="single" w:color="auto" w:sz="4" w:space="0"/>
              <w:bottom w:val="single" w:color="auto" w:sz="4" w:space="0"/>
              <w:right w:val="single" w:color="auto" w:sz="4" w:space="0"/>
            </w:tcBorders>
            <w:vAlign w:val="center"/>
          </w:tcPr>
          <w:p w14:paraId="395EBAEF">
            <w:pPr>
              <w:widowControl/>
              <w:tabs>
                <w:tab w:val="decimal" w:pos="0"/>
              </w:tabs>
              <w:ind w:firstLine="0" w:firstLineChars="0"/>
              <w:jc w:val="center"/>
              <w:rPr>
                <w:kern w:val="0"/>
                <w:sz w:val="18"/>
                <w:szCs w:val="18"/>
              </w:rPr>
            </w:pPr>
            <w:r>
              <w:rPr>
                <w:kern w:val="0"/>
                <w:sz w:val="18"/>
                <w:szCs w:val="18"/>
              </w:rPr>
              <w:t>12.158203</w:t>
            </w:r>
          </w:p>
        </w:tc>
        <w:tc>
          <w:tcPr>
            <w:tcW w:w="426" w:type="dxa"/>
            <w:tcBorders>
              <w:top w:val="single" w:color="auto" w:sz="4" w:space="0"/>
              <w:left w:val="single" w:color="auto" w:sz="4" w:space="0"/>
              <w:bottom w:val="single" w:color="auto" w:sz="4" w:space="0"/>
              <w:right w:val="single" w:color="auto" w:sz="4" w:space="0"/>
            </w:tcBorders>
            <w:vAlign w:val="center"/>
          </w:tcPr>
          <w:p w14:paraId="0FB2A4BE">
            <w:pPr>
              <w:widowControl/>
              <w:tabs>
                <w:tab w:val="decimal" w:pos="0"/>
              </w:tabs>
              <w:ind w:firstLine="0" w:firstLineChars="0"/>
              <w:jc w:val="center"/>
              <w:rPr>
                <w:kern w:val="0"/>
                <w:sz w:val="18"/>
                <w:szCs w:val="18"/>
              </w:rPr>
            </w:pPr>
            <w:r>
              <w:rPr>
                <w:kern w:val="0"/>
                <w:sz w:val="18"/>
                <w:szCs w:val="18"/>
              </w:rPr>
              <w:t>5</w:t>
            </w:r>
          </w:p>
        </w:tc>
      </w:tr>
      <w:tr w14:paraId="49B139DB">
        <w:tblPrEx>
          <w:tblCellMar>
            <w:top w:w="0" w:type="dxa"/>
            <w:left w:w="108" w:type="dxa"/>
            <w:bottom w:w="0" w:type="dxa"/>
            <w:right w:w="108" w:type="dxa"/>
          </w:tblCellMar>
        </w:tblPrEx>
        <w:trPr>
          <w:trHeight w:val="270" w:hRule="atLeast"/>
          <w:jc w:val="center"/>
        </w:trPr>
        <w:tc>
          <w:tcPr>
            <w:tcW w:w="952" w:type="dxa"/>
            <w:tcBorders>
              <w:top w:val="single" w:color="auto" w:sz="4" w:space="0"/>
              <w:left w:val="single" w:color="auto" w:sz="4" w:space="0"/>
              <w:bottom w:val="single" w:color="auto" w:sz="4" w:space="0"/>
              <w:right w:val="single" w:color="auto" w:sz="4" w:space="0"/>
            </w:tcBorders>
            <w:vAlign w:val="center"/>
          </w:tcPr>
          <w:p w14:paraId="694E2554">
            <w:pPr>
              <w:widowControl/>
              <w:tabs>
                <w:tab w:val="decimal" w:pos="0"/>
              </w:tabs>
              <w:ind w:firstLine="0" w:firstLineChars="0"/>
              <w:jc w:val="center"/>
              <w:rPr>
                <w:kern w:val="0"/>
                <w:sz w:val="18"/>
                <w:szCs w:val="18"/>
              </w:rPr>
            </w:pPr>
            <w:r>
              <w:rPr>
                <w:kern w:val="0"/>
                <w:sz w:val="18"/>
                <w:szCs w:val="18"/>
              </w:rPr>
              <w:t>115</w:t>
            </w:r>
          </w:p>
        </w:tc>
        <w:tc>
          <w:tcPr>
            <w:tcW w:w="1068" w:type="dxa"/>
            <w:tcBorders>
              <w:top w:val="single" w:color="auto" w:sz="4" w:space="0"/>
              <w:left w:val="single" w:color="auto" w:sz="4" w:space="0"/>
              <w:bottom w:val="single" w:color="auto" w:sz="4" w:space="0"/>
              <w:right w:val="single" w:color="auto" w:sz="4" w:space="0"/>
            </w:tcBorders>
            <w:vAlign w:val="center"/>
          </w:tcPr>
          <w:p w14:paraId="53E18405">
            <w:pPr>
              <w:widowControl/>
              <w:tabs>
                <w:tab w:val="decimal" w:pos="0"/>
              </w:tabs>
              <w:ind w:firstLine="0" w:firstLineChars="0"/>
              <w:jc w:val="center"/>
              <w:rPr>
                <w:kern w:val="0"/>
                <w:sz w:val="18"/>
                <w:szCs w:val="18"/>
              </w:rPr>
            </w:pPr>
            <w:r>
              <w:rPr>
                <w:kern w:val="0"/>
                <w:sz w:val="18"/>
                <w:szCs w:val="18"/>
              </w:rPr>
              <w:t>2.807617</w:t>
            </w:r>
          </w:p>
        </w:tc>
        <w:tc>
          <w:tcPr>
            <w:tcW w:w="668" w:type="dxa"/>
            <w:tcBorders>
              <w:top w:val="single" w:color="auto" w:sz="4" w:space="0"/>
              <w:left w:val="single" w:color="auto" w:sz="4" w:space="0"/>
              <w:bottom w:val="single" w:color="auto" w:sz="4" w:space="0"/>
              <w:right w:val="single" w:color="auto" w:sz="4" w:space="0"/>
            </w:tcBorders>
            <w:vAlign w:val="center"/>
          </w:tcPr>
          <w:p w14:paraId="1FCA413E">
            <w:pPr>
              <w:widowControl/>
              <w:tabs>
                <w:tab w:val="decimal" w:pos="0"/>
              </w:tabs>
              <w:ind w:firstLine="0" w:firstLineChars="0"/>
              <w:jc w:val="center"/>
              <w:rPr>
                <w:kern w:val="0"/>
                <w:sz w:val="18"/>
                <w:szCs w:val="18"/>
              </w:rPr>
            </w:pPr>
            <w:r>
              <w:rPr>
                <w:kern w:val="0"/>
                <w:sz w:val="18"/>
                <w:szCs w:val="18"/>
              </w:rPr>
              <w:t>6</w:t>
            </w:r>
          </w:p>
        </w:tc>
        <w:tc>
          <w:tcPr>
            <w:tcW w:w="733" w:type="dxa"/>
            <w:tcBorders>
              <w:top w:val="single" w:color="auto" w:sz="4" w:space="0"/>
              <w:left w:val="single" w:color="auto" w:sz="4" w:space="0"/>
              <w:bottom w:val="single" w:color="auto" w:sz="4" w:space="0"/>
              <w:right w:val="single" w:color="auto" w:sz="4" w:space="0"/>
            </w:tcBorders>
            <w:vAlign w:val="center"/>
          </w:tcPr>
          <w:p w14:paraId="5366EE93">
            <w:pPr>
              <w:widowControl/>
              <w:tabs>
                <w:tab w:val="decimal" w:pos="0"/>
              </w:tabs>
              <w:ind w:firstLine="0" w:firstLineChars="0"/>
              <w:jc w:val="center"/>
              <w:rPr>
                <w:kern w:val="0"/>
                <w:sz w:val="18"/>
                <w:szCs w:val="18"/>
              </w:rPr>
            </w:pPr>
            <w:r>
              <w:rPr>
                <w:kern w:val="0"/>
                <w:sz w:val="18"/>
                <w:szCs w:val="18"/>
              </w:rPr>
              <w:t>243</w:t>
            </w:r>
          </w:p>
        </w:tc>
        <w:tc>
          <w:tcPr>
            <w:tcW w:w="1068" w:type="dxa"/>
            <w:tcBorders>
              <w:top w:val="single" w:color="auto" w:sz="4" w:space="0"/>
              <w:left w:val="single" w:color="auto" w:sz="4" w:space="0"/>
              <w:bottom w:val="single" w:color="auto" w:sz="4" w:space="0"/>
              <w:right w:val="single" w:color="auto" w:sz="4" w:space="0"/>
            </w:tcBorders>
            <w:vAlign w:val="center"/>
          </w:tcPr>
          <w:p w14:paraId="148EA289">
            <w:pPr>
              <w:widowControl/>
              <w:tabs>
                <w:tab w:val="decimal" w:pos="0"/>
              </w:tabs>
              <w:ind w:firstLine="0" w:firstLineChars="0"/>
              <w:jc w:val="center"/>
              <w:rPr>
                <w:kern w:val="0"/>
                <w:sz w:val="18"/>
                <w:szCs w:val="18"/>
              </w:rPr>
            </w:pPr>
            <w:r>
              <w:rPr>
                <w:kern w:val="0"/>
                <w:sz w:val="18"/>
                <w:szCs w:val="18"/>
              </w:rPr>
              <w:t>5.932617</w:t>
            </w:r>
          </w:p>
        </w:tc>
        <w:tc>
          <w:tcPr>
            <w:tcW w:w="426" w:type="dxa"/>
            <w:tcBorders>
              <w:top w:val="single" w:color="auto" w:sz="4" w:space="0"/>
              <w:left w:val="single" w:color="auto" w:sz="4" w:space="0"/>
              <w:bottom w:val="single" w:color="auto" w:sz="4" w:space="0"/>
              <w:right w:val="single" w:color="auto" w:sz="4" w:space="0"/>
            </w:tcBorders>
            <w:vAlign w:val="center"/>
          </w:tcPr>
          <w:p w14:paraId="562FC71F">
            <w:pPr>
              <w:widowControl/>
              <w:tabs>
                <w:tab w:val="decimal" w:pos="0"/>
              </w:tabs>
              <w:ind w:firstLine="0" w:firstLineChars="0"/>
              <w:jc w:val="center"/>
              <w:rPr>
                <w:kern w:val="0"/>
                <w:sz w:val="18"/>
                <w:szCs w:val="18"/>
              </w:rPr>
            </w:pPr>
            <w:r>
              <w:rPr>
                <w:kern w:val="0"/>
                <w:sz w:val="18"/>
                <w:szCs w:val="18"/>
              </w:rPr>
              <w:t>5</w:t>
            </w:r>
          </w:p>
        </w:tc>
        <w:tc>
          <w:tcPr>
            <w:tcW w:w="813" w:type="dxa"/>
            <w:tcBorders>
              <w:top w:val="single" w:color="auto" w:sz="4" w:space="0"/>
              <w:left w:val="single" w:color="auto" w:sz="4" w:space="0"/>
              <w:bottom w:val="single" w:color="auto" w:sz="4" w:space="0"/>
              <w:right w:val="single" w:color="auto" w:sz="4" w:space="0"/>
            </w:tcBorders>
            <w:vAlign w:val="center"/>
          </w:tcPr>
          <w:p w14:paraId="2817F07A">
            <w:pPr>
              <w:widowControl/>
              <w:tabs>
                <w:tab w:val="decimal" w:pos="0"/>
              </w:tabs>
              <w:ind w:firstLine="0" w:firstLineChars="0"/>
              <w:jc w:val="center"/>
              <w:rPr>
                <w:kern w:val="0"/>
                <w:sz w:val="18"/>
                <w:szCs w:val="18"/>
              </w:rPr>
            </w:pPr>
            <w:r>
              <w:rPr>
                <w:kern w:val="0"/>
                <w:sz w:val="18"/>
                <w:szCs w:val="18"/>
              </w:rPr>
              <w:t>371</w:t>
            </w:r>
          </w:p>
        </w:tc>
        <w:tc>
          <w:tcPr>
            <w:tcW w:w="1068" w:type="dxa"/>
            <w:tcBorders>
              <w:top w:val="single" w:color="auto" w:sz="4" w:space="0"/>
              <w:left w:val="single" w:color="auto" w:sz="4" w:space="0"/>
              <w:bottom w:val="single" w:color="auto" w:sz="4" w:space="0"/>
              <w:right w:val="single" w:color="auto" w:sz="4" w:space="0"/>
            </w:tcBorders>
            <w:vAlign w:val="center"/>
          </w:tcPr>
          <w:p w14:paraId="708AAE87">
            <w:pPr>
              <w:widowControl/>
              <w:tabs>
                <w:tab w:val="decimal" w:pos="0"/>
              </w:tabs>
              <w:ind w:firstLine="0" w:firstLineChars="0"/>
              <w:jc w:val="center"/>
              <w:rPr>
                <w:kern w:val="0"/>
                <w:sz w:val="18"/>
                <w:szCs w:val="18"/>
              </w:rPr>
            </w:pPr>
            <w:r>
              <w:rPr>
                <w:kern w:val="0"/>
                <w:sz w:val="18"/>
                <w:szCs w:val="18"/>
              </w:rPr>
              <w:t>9.057617</w:t>
            </w:r>
          </w:p>
        </w:tc>
        <w:tc>
          <w:tcPr>
            <w:tcW w:w="426" w:type="dxa"/>
            <w:tcBorders>
              <w:top w:val="single" w:color="auto" w:sz="4" w:space="0"/>
              <w:left w:val="single" w:color="auto" w:sz="4" w:space="0"/>
              <w:bottom w:val="single" w:color="auto" w:sz="4" w:space="0"/>
              <w:right w:val="single" w:color="auto" w:sz="4" w:space="0"/>
            </w:tcBorders>
            <w:vAlign w:val="center"/>
          </w:tcPr>
          <w:p w14:paraId="30E81937">
            <w:pPr>
              <w:widowControl/>
              <w:tabs>
                <w:tab w:val="decimal" w:pos="0"/>
              </w:tabs>
              <w:ind w:firstLine="0" w:firstLineChars="0"/>
              <w:jc w:val="center"/>
              <w:rPr>
                <w:kern w:val="0"/>
                <w:sz w:val="18"/>
                <w:szCs w:val="18"/>
              </w:rPr>
            </w:pPr>
            <w:r>
              <w:rPr>
                <w:kern w:val="0"/>
                <w:sz w:val="18"/>
                <w:szCs w:val="18"/>
              </w:rPr>
              <w:t>1</w:t>
            </w:r>
          </w:p>
        </w:tc>
        <w:tc>
          <w:tcPr>
            <w:tcW w:w="813" w:type="dxa"/>
            <w:tcBorders>
              <w:top w:val="single" w:color="auto" w:sz="4" w:space="0"/>
              <w:left w:val="single" w:color="auto" w:sz="4" w:space="0"/>
              <w:bottom w:val="single" w:color="auto" w:sz="4" w:space="0"/>
              <w:right w:val="single" w:color="auto" w:sz="4" w:space="0"/>
            </w:tcBorders>
            <w:vAlign w:val="center"/>
          </w:tcPr>
          <w:p w14:paraId="28D84383">
            <w:pPr>
              <w:widowControl/>
              <w:tabs>
                <w:tab w:val="decimal" w:pos="0"/>
              </w:tabs>
              <w:ind w:firstLine="0" w:firstLineChars="0"/>
              <w:jc w:val="center"/>
              <w:rPr>
                <w:kern w:val="0"/>
                <w:sz w:val="18"/>
                <w:szCs w:val="18"/>
              </w:rPr>
            </w:pPr>
            <w:r>
              <w:rPr>
                <w:kern w:val="0"/>
                <w:sz w:val="18"/>
                <w:szCs w:val="18"/>
              </w:rPr>
              <w:t>499</w:t>
            </w:r>
          </w:p>
        </w:tc>
        <w:tc>
          <w:tcPr>
            <w:tcW w:w="1109" w:type="dxa"/>
            <w:tcBorders>
              <w:top w:val="single" w:color="auto" w:sz="4" w:space="0"/>
              <w:left w:val="single" w:color="auto" w:sz="4" w:space="0"/>
              <w:bottom w:val="single" w:color="auto" w:sz="4" w:space="0"/>
              <w:right w:val="single" w:color="auto" w:sz="4" w:space="0"/>
            </w:tcBorders>
            <w:vAlign w:val="center"/>
          </w:tcPr>
          <w:p w14:paraId="1143AF06">
            <w:pPr>
              <w:widowControl/>
              <w:tabs>
                <w:tab w:val="decimal" w:pos="0"/>
              </w:tabs>
              <w:ind w:firstLine="0" w:firstLineChars="0"/>
              <w:jc w:val="center"/>
              <w:rPr>
                <w:kern w:val="0"/>
                <w:sz w:val="18"/>
                <w:szCs w:val="18"/>
              </w:rPr>
            </w:pPr>
            <w:r>
              <w:rPr>
                <w:kern w:val="0"/>
                <w:sz w:val="18"/>
                <w:szCs w:val="18"/>
              </w:rPr>
              <w:t>12.182617</w:t>
            </w:r>
          </w:p>
        </w:tc>
        <w:tc>
          <w:tcPr>
            <w:tcW w:w="426" w:type="dxa"/>
            <w:tcBorders>
              <w:top w:val="single" w:color="auto" w:sz="4" w:space="0"/>
              <w:left w:val="single" w:color="auto" w:sz="4" w:space="0"/>
              <w:bottom w:val="single" w:color="auto" w:sz="4" w:space="0"/>
              <w:right w:val="single" w:color="auto" w:sz="4" w:space="0"/>
            </w:tcBorders>
            <w:vAlign w:val="center"/>
          </w:tcPr>
          <w:p w14:paraId="23F2CF1A">
            <w:pPr>
              <w:widowControl/>
              <w:tabs>
                <w:tab w:val="decimal" w:pos="0"/>
              </w:tabs>
              <w:ind w:firstLine="0" w:firstLineChars="0"/>
              <w:jc w:val="center"/>
              <w:rPr>
                <w:kern w:val="0"/>
                <w:sz w:val="18"/>
                <w:szCs w:val="18"/>
              </w:rPr>
            </w:pPr>
            <w:r>
              <w:rPr>
                <w:kern w:val="0"/>
                <w:sz w:val="18"/>
                <w:szCs w:val="18"/>
              </w:rPr>
              <w:t>6</w:t>
            </w:r>
          </w:p>
        </w:tc>
      </w:tr>
      <w:tr w14:paraId="6362EDB1">
        <w:tblPrEx>
          <w:tblCellMar>
            <w:top w:w="0" w:type="dxa"/>
            <w:left w:w="108" w:type="dxa"/>
            <w:bottom w:w="0" w:type="dxa"/>
            <w:right w:w="108" w:type="dxa"/>
          </w:tblCellMar>
        </w:tblPrEx>
        <w:trPr>
          <w:trHeight w:val="270" w:hRule="atLeast"/>
          <w:jc w:val="center"/>
        </w:trPr>
        <w:tc>
          <w:tcPr>
            <w:tcW w:w="952" w:type="dxa"/>
            <w:tcBorders>
              <w:top w:val="single" w:color="auto" w:sz="4" w:space="0"/>
              <w:left w:val="single" w:color="auto" w:sz="4" w:space="0"/>
              <w:bottom w:val="single" w:color="auto" w:sz="4" w:space="0"/>
              <w:right w:val="single" w:color="auto" w:sz="4" w:space="0"/>
            </w:tcBorders>
            <w:vAlign w:val="center"/>
          </w:tcPr>
          <w:p w14:paraId="7FFBDE33">
            <w:pPr>
              <w:widowControl/>
              <w:tabs>
                <w:tab w:val="decimal" w:pos="0"/>
              </w:tabs>
              <w:ind w:firstLine="0" w:firstLineChars="0"/>
              <w:jc w:val="center"/>
              <w:rPr>
                <w:kern w:val="0"/>
                <w:sz w:val="18"/>
                <w:szCs w:val="18"/>
              </w:rPr>
            </w:pPr>
            <w:r>
              <w:rPr>
                <w:kern w:val="0"/>
                <w:sz w:val="18"/>
                <w:szCs w:val="18"/>
              </w:rPr>
              <w:t>116</w:t>
            </w:r>
          </w:p>
        </w:tc>
        <w:tc>
          <w:tcPr>
            <w:tcW w:w="1068" w:type="dxa"/>
            <w:tcBorders>
              <w:top w:val="single" w:color="auto" w:sz="4" w:space="0"/>
              <w:left w:val="single" w:color="auto" w:sz="4" w:space="0"/>
              <w:bottom w:val="single" w:color="auto" w:sz="4" w:space="0"/>
              <w:right w:val="single" w:color="auto" w:sz="4" w:space="0"/>
            </w:tcBorders>
            <w:vAlign w:val="center"/>
          </w:tcPr>
          <w:p w14:paraId="7295CA02">
            <w:pPr>
              <w:widowControl/>
              <w:tabs>
                <w:tab w:val="decimal" w:pos="0"/>
              </w:tabs>
              <w:ind w:firstLine="0" w:firstLineChars="0"/>
              <w:jc w:val="center"/>
              <w:rPr>
                <w:kern w:val="0"/>
                <w:sz w:val="18"/>
                <w:szCs w:val="18"/>
              </w:rPr>
            </w:pPr>
            <w:r>
              <w:rPr>
                <w:kern w:val="0"/>
                <w:sz w:val="18"/>
                <w:szCs w:val="18"/>
              </w:rPr>
              <w:t>2.832031</w:t>
            </w:r>
          </w:p>
        </w:tc>
        <w:tc>
          <w:tcPr>
            <w:tcW w:w="668" w:type="dxa"/>
            <w:tcBorders>
              <w:top w:val="single" w:color="auto" w:sz="4" w:space="0"/>
              <w:left w:val="single" w:color="auto" w:sz="4" w:space="0"/>
              <w:bottom w:val="single" w:color="auto" w:sz="4" w:space="0"/>
              <w:right w:val="single" w:color="auto" w:sz="4" w:space="0"/>
            </w:tcBorders>
            <w:vAlign w:val="center"/>
          </w:tcPr>
          <w:p w14:paraId="580B32AF">
            <w:pPr>
              <w:widowControl/>
              <w:tabs>
                <w:tab w:val="decimal" w:pos="0"/>
              </w:tabs>
              <w:ind w:firstLine="0" w:firstLineChars="0"/>
              <w:jc w:val="center"/>
              <w:rPr>
                <w:kern w:val="0"/>
                <w:sz w:val="18"/>
                <w:szCs w:val="18"/>
              </w:rPr>
            </w:pPr>
            <w:r>
              <w:rPr>
                <w:kern w:val="0"/>
                <w:sz w:val="18"/>
                <w:szCs w:val="18"/>
              </w:rPr>
              <w:t>7</w:t>
            </w:r>
          </w:p>
        </w:tc>
        <w:tc>
          <w:tcPr>
            <w:tcW w:w="733" w:type="dxa"/>
            <w:tcBorders>
              <w:top w:val="single" w:color="auto" w:sz="4" w:space="0"/>
              <w:left w:val="single" w:color="auto" w:sz="4" w:space="0"/>
              <w:bottom w:val="single" w:color="auto" w:sz="4" w:space="0"/>
              <w:right w:val="single" w:color="auto" w:sz="4" w:space="0"/>
            </w:tcBorders>
            <w:vAlign w:val="center"/>
          </w:tcPr>
          <w:p w14:paraId="428F3B4E">
            <w:pPr>
              <w:widowControl/>
              <w:tabs>
                <w:tab w:val="decimal" w:pos="0"/>
              </w:tabs>
              <w:ind w:firstLine="0" w:firstLineChars="0"/>
              <w:jc w:val="center"/>
              <w:rPr>
                <w:kern w:val="0"/>
                <w:sz w:val="18"/>
                <w:szCs w:val="18"/>
              </w:rPr>
            </w:pPr>
            <w:r>
              <w:rPr>
                <w:kern w:val="0"/>
                <w:sz w:val="18"/>
                <w:szCs w:val="18"/>
              </w:rPr>
              <w:t>244</w:t>
            </w:r>
          </w:p>
        </w:tc>
        <w:tc>
          <w:tcPr>
            <w:tcW w:w="1068" w:type="dxa"/>
            <w:tcBorders>
              <w:top w:val="single" w:color="auto" w:sz="4" w:space="0"/>
              <w:left w:val="single" w:color="auto" w:sz="4" w:space="0"/>
              <w:bottom w:val="single" w:color="auto" w:sz="4" w:space="0"/>
              <w:right w:val="single" w:color="auto" w:sz="4" w:space="0"/>
            </w:tcBorders>
            <w:vAlign w:val="center"/>
          </w:tcPr>
          <w:p w14:paraId="002172F6">
            <w:pPr>
              <w:widowControl/>
              <w:tabs>
                <w:tab w:val="decimal" w:pos="0"/>
              </w:tabs>
              <w:ind w:firstLine="0" w:firstLineChars="0"/>
              <w:jc w:val="center"/>
              <w:rPr>
                <w:kern w:val="0"/>
                <w:sz w:val="18"/>
                <w:szCs w:val="18"/>
              </w:rPr>
            </w:pPr>
            <w:r>
              <w:rPr>
                <w:kern w:val="0"/>
                <w:sz w:val="18"/>
                <w:szCs w:val="18"/>
              </w:rPr>
              <w:t>5.957031</w:t>
            </w:r>
          </w:p>
        </w:tc>
        <w:tc>
          <w:tcPr>
            <w:tcW w:w="426" w:type="dxa"/>
            <w:tcBorders>
              <w:top w:val="single" w:color="auto" w:sz="4" w:space="0"/>
              <w:left w:val="single" w:color="auto" w:sz="4" w:space="0"/>
              <w:bottom w:val="single" w:color="auto" w:sz="4" w:space="0"/>
              <w:right w:val="single" w:color="auto" w:sz="4" w:space="0"/>
            </w:tcBorders>
            <w:vAlign w:val="center"/>
          </w:tcPr>
          <w:p w14:paraId="1E727975">
            <w:pPr>
              <w:widowControl/>
              <w:tabs>
                <w:tab w:val="decimal" w:pos="0"/>
              </w:tabs>
              <w:ind w:firstLine="0" w:firstLineChars="0"/>
              <w:jc w:val="center"/>
              <w:rPr>
                <w:kern w:val="0"/>
                <w:sz w:val="18"/>
                <w:szCs w:val="18"/>
              </w:rPr>
            </w:pPr>
            <w:r>
              <w:rPr>
                <w:kern w:val="0"/>
                <w:sz w:val="18"/>
                <w:szCs w:val="18"/>
              </w:rPr>
              <w:t>6</w:t>
            </w:r>
          </w:p>
        </w:tc>
        <w:tc>
          <w:tcPr>
            <w:tcW w:w="813" w:type="dxa"/>
            <w:tcBorders>
              <w:top w:val="single" w:color="auto" w:sz="4" w:space="0"/>
              <w:left w:val="single" w:color="auto" w:sz="4" w:space="0"/>
              <w:bottom w:val="single" w:color="auto" w:sz="4" w:space="0"/>
              <w:right w:val="single" w:color="auto" w:sz="4" w:space="0"/>
            </w:tcBorders>
            <w:vAlign w:val="center"/>
          </w:tcPr>
          <w:p w14:paraId="498F63E1">
            <w:pPr>
              <w:widowControl/>
              <w:tabs>
                <w:tab w:val="decimal" w:pos="0"/>
              </w:tabs>
              <w:ind w:firstLine="0" w:firstLineChars="0"/>
              <w:jc w:val="center"/>
              <w:rPr>
                <w:kern w:val="0"/>
                <w:sz w:val="18"/>
                <w:szCs w:val="18"/>
              </w:rPr>
            </w:pPr>
            <w:r>
              <w:rPr>
                <w:kern w:val="0"/>
                <w:sz w:val="18"/>
                <w:szCs w:val="18"/>
              </w:rPr>
              <w:t>372</w:t>
            </w:r>
          </w:p>
        </w:tc>
        <w:tc>
          <w:tcPr>
            <w:tcW w:w="1068" w:type="dxa"/>
            <w:tcBorders>
              <w:top w:val="single" w:color="auto" w:sz="4" w:space="0"/>
              <w:left w:val="single" w:color="auto" w:sz="4" w:space="0"/>
              <w:bottom w:val="single" w:color="auto" w:sz="4" w:space="0"/>
              <w:right w:val="single" w:color="auto" w:sz="4" w:space="0"/>
            </w:tcBorders>
            <w:vAlign w:val="center"/>
          </w:tcPr>
          <w:p w14:paraId="1DD6C651">
            <w:pPr>
              <w:widowControl/>
              <w:tabs>
                <w:tab w:val="decimal" w:pos="0"/>
              </w:tabs>
              <w:ind w:firstLine="0" w:firstLineChars="0"/>
              <w:jc w:val="center"/>
              <w:rPr>
                <w:kern w:val="0"/>
                <w:sz w:val="18"/>
                <w:szCs w:val="18"/>
              </w:rPr>
            </w:pPr>
            <w:r>
              <w:rPr>
                <w:kern w:val="0"/>
                <w:sz w:val="18"/>
                <w:szCs w:val="18"/>
              </w:rPr>
              <w:t>9.082031</w:t>
            </w:r>
          </w:p>
        </w:tc>
        <w:tc>
          <w:tcPr>
            <w:tcW w:w="426" w:type="dxa"/>
            <w:tcBorders>
              <w:top w:val="single" w:color="auto" w:sz="4" w:space="0"/>
              <w:left w:val="single" w:color="auto" w:sz="4" w:space="0"/>
              <w:bottom w:val="single" w:color="auto" w:sz="4" w:space="0"/>
              <w:right w:val="single" w:color="auto" w:sz="4" w:space="0"/>
            </w:tcBorders>
            <w:vAlign w:val="center"/>
          </w:tcPr>
          <w:p w14:paraId="45B86C48">
            <w:pPr>
              <w:widowControl/>
              <w:tabs>
                <w:tab w:val="decimal" w:pos="0"/>
              </w:tabs>
              <w:ind w:firstLine="0" w:firstLineChars="0"/>
              <w:jc w:val="center"/>
              <w:rPr>
                <w:kern w:val="0"/>
                <w:sz w:val="18"/>
                <w:szCs w:val="18"/>
              </w:rPr>
            </w:pPr>
            <w:r>
              <w:rPr>
                <w:kern w:val="0"/>
                <w:sz w:val="18"/>
                <w:szCs w:val="18"/>
              </w:rPr>
              <w:t>5</w:t>
            </w:r>
          </w:p>
        </w:tc>
        <w:tc>
          <w:tcPr>
            <w:tcW w:w="813" w:type="dxa"/>
            <w:tcBorders>
              <w:top w:val="single" w:color="auto" w:sz="4" w:space="0"/>
              <w:left w:val="single" w:color="auto" w:sz="4" w:space="0"/>
              <w:bottom w:val="single" w:color="auto" w:sz="4" w:space="0"/>
              <w:right w:val="single" w:color="auto" w:sz="4" w:space="0"/>
            </w:tcBorders>
            <w:vAlign w:val="center"/>
          </w:tcPr>
          <w:p w14:paraId="029F1DF0">
            <w:pPr>
              <w:widowControl/>
              <w:tabs>
                <w:tab w:val="decimal" w:pos="0"/>
              </w:tabs>
              <w:ind w:firstLine="0" w:firstLineChars="0"/>
              <w:jc w:val="center"/>
              <w:rPr>
                <w:kern w:val="0"/>
                <w:sz w:val="18"/>
                <w:szCs w:val="18"/>
              </w:rPr>
            </w:pPr>
            <w:r>
              <w:rPr>
                <w:kern w:val="0"/>
                <w:sz w:val="18"/>
                <w:szCs w:val="18"/>
              </w:rPr>
              <w:t>500</w:t>
            </w:r>
          </w:p>
        </w:tc>
        <w:tc>
          <w:tcPr>
            <w:tcW w:w="1109" w:type="dxa"/>
            <w:tcBorders>
              <w:top w:val="single" w:color="auto" w:sz="4" w:space="0"/>
              <w:left w:val="single" w:color="auto" w:sz="4" w:space="0"/>
              <w:bottom w:val="single" w:color="auto" w:sz="4" w:space="0"/>
              <w:right w:val="single" w:color="auto" w:sz="4" w:space="0"/>
            </w:tcBorders>
            <w:vAlign w:val="center"/>
          </w:tcPr>
          <w:p w14:paraId="7ED274D8">
            <w:pPr>
              <w:widowControl/>
              <w:tabs>
                <w:tab w:val="decimal" w:pos="0"/>
              </w:tabs>
              <w:ind w:firstLine="0" w:firstLineChars="0"/>
              <w:jc w:val="center"/>
              <w:rPr>
                <w:kern w:val="0"/>
                <w:sz w:val="18"/>
                <w:szCs w:val="18"/>
              </w:rPr>
            </w:pPr>
            <w:r>
              <w:rPr>
                <w:kern w:val="0"/>
                <w:sz w:val="18"/>
                <w:szCs w:val="18"/>
              </w:rPr>
              <w:t>12.207031</w:t>
            </w:r>
          </w:p>
        </w:tc>
        <w:tc>
          <w:tcPr>
            <w:tcW w:w="426" w:type="dxa"/>
            <w:tcBorders>
              <w:top w:val="single" w:color="auto" w:sz="4" w:space="0"/>
              <w:left w:val="single" w:color="auto" w:sz="4" w:space="0"/>
              <w:bottom w:val="single" w:color="auto" w:sz="4" w:space="0"/>
              <w:right w:val="single" w:color="auto" w:sz="4" w:space="0"/>
            </w:tcBorders>
            <w:vAlign w:val="center"/>
          </w:tcPr>
          <w:p w14:paraId="3A1C2299">
            <w:pPr>
              <w:widowControl/>
              <w:tabs>
                <w:tab w:val="decimal" w:pos="0"/>
              </w:tabs>
              <w:ind w:firstLine="0" w:firstLineChars="0"/>
              <w:jc w:val="center"/>
              <w:rPr>
                <w:kern w:val="0"/>
                <w:sz w:val="18"/>
                <w:szCs w:val="18"/>
              </w:rPr>
            </w:pPr>
            <w:r>
              <w:rPr>
                <w:kern w:val="0"/>
                <w:sz w:val="18"/>
                <w:szCs w:val="18"/>
              </w:rPr>
              <w:t>6</w:t>
            </w:r>
          </w:p>
        </w:tc>
      </w:tr>
      <w:tr w14:paraId="120BAAFB">
        <w:tblPrEx>
          <w:tblCellMar>
            <w:top w:w="0" w:type="dxa"/>
            <w:left w:w="108" w:type="dxa"/>
            <w:bottom w:w="0" w:type="dxa"/>
            <w:right w:w="108" w:type="dxa"/>
          </w:tblCellMar>
        </w:tblPrEx>
        <w:trPr>
          <w:trHeight w:val="270" w:hRule="atLeast"/>
          <w:jc w:val="center"/>
        </w:trPr>
        <w:tc>
          <w:tcPr>
            <w:tcW w:w="952" w:type="dxa"/>
            <w:tcBorders>
              <w:top w:val="single" w:color="auto" w:sz="4" w:space="0"/>
              <w:left w:val="single" w:color="auto" w:sz="4" w:space="0"/>
              <w:bottom w:val="single" w:color="auto" w:sz="4" w:space="0"/>
              <w:right w:val="single" w:color="auto" w:sz="4" w:space="0"/>
            </w:tcBorders>
            <w:vAlign w:val="center"/>
          </w:tcPr>
          <w:p w14:paraId="7A89A1E6">
            <w:pPr>
              <w:widowControl/>
              <w:tabs>
                <w:tab w:val="decimal" w:pos="0"/>
              </w:tabs>
              <w:ind w:firstLine="0" w:firstLineChars="0"/>
              <w:jc w:val="center"/>
              <w:rPr>
                <w:kern w:val="0"/>
                <w:sz w:val="18"/>
                <w:szCs w:val="18"/>
              </w:rPr>
            </w:pPr>
            <w:r>
              <w:rPr>
                <w:kern w:val="0"/>
                <w:sz w:val="18"/>
                <w:szCs w:val="18"/>
              </w:rPr>
              <w:t>117</w:t>
            </w:r>
          </w:p>
        </w:tc>
        <w:tc>
          <w:tcPr>
            <w:tcW w:w="1068" w:type="dxa"/>
            <w:tcBorders>
              <w:top w:val="single" w:color="auto" w:sz="4" w:space="0"/>
              <w:left w:val="single" w:color="auto" w:sz="4" w:space="0"/>
              <w:bottom w:val="single" w:color="auto" w:sz="4" w:space="0"/>
              <w:right w:val="single" w:color="auto" w:sz="4" w:space="0"/>
            </w:tcBorders>
            <w:vAlign w:val="center"/>
          </w:tcPr>
          <w:p w14:paraId="1B8160E8">
            <w:pPr>
              <w:widowControl/>
              <w:tabs>
                <w:tab w:val="decimal" w:pos="0"/>
              </w:tabs>
              <w:ind w:firstLine="0" w:firstLineChars="0"/>
              <w:jc w:val="center"/>
              <w:rPr>
                <w:kern w:val="0"/>
                <w:sz w:val="18"/>
                <w:szCs w:val="18"/>
              </w:rPr>
            </w:pPr>
            <w:r>
              <w:rPr>
                <w:kern w:val="0"/>
                <w:sz w:val="18"/>
                <w:szCs w:val="18"/>
              </w:rPr>
              <w:t>2.856445</w:t>
            </w:r>
          </w:p>
        </w:tc>
        <w:tc>
          <w:tcPr>
            <w:tcW w:w="668" w:type="dxa"/>
            <w:tcBorders>
              <w:top w:val="single" w:color="auto" w:sz="4" w:space="0"/>
              <w:left w:val="single" w:color="auto" w:sz="4" w:space="0"/>
              <w:bottom w:val="single" w:color="auto" w:sz="4" w:space="0"/>
              <w:right w:val="single" w:color="auto" w:sz="4" w:space="0"/>
            </w:tcBorders>
            <w:vAlign w:val="center"/>
          </w:tcPr>
          <w:p w14:paraId="1BD09A62">
            <w:pPr>
              <w:widowControl/>
              <w:tabs>
                <w:tab w:val="decimal" w:pos="0"/>
              </w:tabs>
              <w:ind w:firstLine="0" w:firstLineChars="0"/>
              <w:jc w:val="center"/>
              <w:rPr>
                <w:kern w:val="0"/>
                <w:sz w:val="18"/>
                <w:szCs w:val="18"/>
              </w:rPr>
            </w:pPr>
            <w:r>
              <w:rPr>
                <w:kern w:val="0"/>
                <w:sz w:val="18"/>
                <w:szCs w:val="18"/>
              </w:rPr>
              <w:t>0</w:t>
            </w:r>
          </w:p>
        </w:tc>
        <w:tc>
          <w:tcPr>
            <w:tcW w:w="733" w:type="dxa"/>
            <w:tcBorders>
              <w:top w:val="single" w:color="auto" w:sz="4" w:space="0"/>
              <w:left w:val="single" w:color="auto" w:sz="4" w:space="0"/>
              <w:bottom w:val="single" w:color="auto" w:sz="4" w:space="0"/>
              <w:right w:val="single" w:color="auto" w:sz="4" w:space="0"/>
            </w:tcBorders>
            <w:vAlign w:val="center"/>
          </w:tcPr>
          <w:p w14:paraId="13A0BAF8">
            <w:pPr>
              <w:widowControl/>
              <w:tabs>
                <w:tab w:val="decimal" w:pos="0"/>
              </w:tabs>
              <w:ind w:firstLine="0" w:firstLineChars="0"/>
              <w:jc w:val="center"/>
              <w:rPr>
                <w:kern w:val="0"/>
                <w:sz w:val="18"/>
                <w:szCs w:val="18"/>
              </w:rPr>
            </w:pPr>
            <w:r>
              <w:rPr>
                <w:kern w:val="0"/>
                <w:sz w:val="18"/>
                <w:szCs w:val="18"/>
              </w:rPr>
              <w:t>245</w:t>
            </w:r>
          </w:p>
        </w:tc>
        <w:tc>
          <w:tcPr>
            <w:tcW w:w="1068" w:type="dxa"/>
            <w:tcBorders>
              <w:top w:val="single" w:color="auto" w:sz="4" w:space="0"/>
              <w:left w:val="single" w:color="auto" w:sz="4" w:space="0"/>
              <w:bottom w:val="single" w:color="auto" w:sz="4" w:space="0"/>
              <w:right w:val="single" w:color="auto" w:sz="4" w:space="0"/>
            </w:tcBorders>
            <w:vAlign w:val="center"/>
          </w:tcPr>
          <w:p w14:paraId="6E6201EC">
            <w:pPr>
              <w:widowControl/>
              <w:tabs>
                <w:tab w:val="decimal" w:pos="0"/>
              </w:tabs>
              <w:ind w:firstLine="0" w:firstLineChars="0"/>
              <w:jc w:val="center"/>
              <w:rPr>
                <w:kern w:val="0"/>
                <w:sz w:val="18"/>
                <w:szCs w:val="18"/>
              </w:rPr>
            </w:pPr>
            <w:r>
              <w:rPr>
                <w:kern w:val="0"/>
                <w:sz w:val="18"/>
                <w:szCs w:val="18"/>
              </w:rPr>
              <w:t>5.981445</w:t>
            </w:r>
          </w:p>
        </w:tc>
        <w:tc>
          <w:tcPr>
            <w:tcW w:w="426" w:type="dxa"/>
            <w:tcBorders>
              <w:top w:val="single" w:color="auto" w:sz="4" w:space="0"/>
              <w:left w:val="single" w:color="auto" w:sz="4" w:space="0"/>
              <w:bottom w:val="single" w:color="auto" w:sz="4" w:space="0"/>
              <w:right w:val="single" w:color="auto" w:sz="4" w:space="0"/>
            </w:tcBorders>
            <w:vAlign w:val="center"/>
          </w:tcPr>
          <w:p w14:paraId="5FDEF0E4">
            <w:pPr>
              <w:widowControl/>
              <w:tabs>
                <w:tab w:val="decimal" w:pos="0"/>
              </w:tabs>
              <w:ind w:firstLine="0" w:firstLineChars="0"/>
              <w:jc w:val="center"/>
              <w:rPr>
                <w:kern w:val="0"/>
                <w:sz w:val="18"/>
                <w:szCs w:val="18"/>
              </w:rPr>
            </w:pPr>
            <w:r>
              <w:rPr>
                <w:kern w:val="0"/>
                <w:sz w:val="18"/>
                <w:szCs w:val="18"/>
              </w:rPr>
              <w:t>0</w:t>
            </w:r>
          </w:p>
        </w:tc>
        <w:tc>
          <w:tcPr>
            <w:tcW w:w="813" w:type="dxa"/>
            <w:tcBorders>
              <w:top w:val="single" w:color="auto" w:sz="4" w:space="0"/>
              <w:left w:val="single" w:color="auto" w:sz="4" w:space="0"/>
              <w:bottom w:val="single" w:color="auto" w:sz="4" w:space="0"/>
              <w:right w:val="single" w:color="auto" w:sz="4" w:space="0"/>
            </w:tcBorders>
            <w:vAlign w:val="center"/>
          </w:tcPr>
          <w:p w14:paraId="3561886D">
            <w:pPr>
              <w:widowControl/>
              <w:tabs>
                <w:tab w:val="decimal" w:pos="0"/>
              </w:tabs>
              <w:ind w:firstLine="0" w:firstLineChars="0"/>
              <w:jc w:val="center"/>
              <w:rPr>
                <w:kern w:val="0"/>
                <w:sz w:val="18"/>
                <w:szCs w:val="18"/>
              </w:rPr>
            </w:pPr>
            <w:r>
              <w:rPr>
                <w:kern w:val="0"/>
                <w:sz w:val="18"/>
                <w:szCs w:val="18"/>
              </w:rPr>
              <w:t>373</w:t>
            </w:r>
          </w:p>
        </w:tc>
        <w:tc>
          <w:tcPr>
            <w:tcW w:w="1068" w:type="dxa"/>
            <w:tcBorders>
              <w:top w:val="single" w:color="auto" w:sz="4" w:space="0"/>
              <w:left w:val="single" w:color="auto" w:sz="4" w:space="0"/>
              <w:bottom w:val="single" w:color="auto" w:sz="4" w:space="0"/>
              <w:right w:val="single" w:color="auto" w:sz="4" w:space="0"/>
            </w:tcBorders>
            <w:vAlign w:val="center"/>
          </w:tcPr>
          <w:p w14:paraId="6BF89AC6">
            <w:pPr>
              <w:widowControl/>
              <w:tabs>
                <w:tab w:val="decimal" w:pos="0"/>
              </w:tabs>
              <w:ind w:firstLine="0" w:firstLineChars="0"/>
              <w:jc w:val="center"/>
              <w:rPr>
                <w:kern w:val="0"/>
                <w:sz w:val="18"/>
                <w:szCs w:val="18"/>
              </w:rPr>
            </w:pPr>
            <w:r>
              <w:rPr>
                <w:kern w:val="0"/>
                <w:sz w:val="18"/>
                <w:szCs w:val="18"/>
              </w:rPr>
              <w:t>9.106445</w:t>
            </w:r>
          </w:p>
        </w:tc>
        <w:tc>
          <w:tcPr>
            <w:tcW w:w="426" w:type="dxa"/>
            <w:tcBorders>
              <w:top w:val="single" w:color="auto" w:sz="4" w:space="0"/>
              <w:left w:val="single" w:color="auto" w:sz="4" w:space="0"/>
              <w:bottom w:val="single" w:color="auto" w:sz="4" w:space="0"/>
              <w:right w:val="single" w:color="auto" w:sz="4" w:space="0"/>
            </w:tcBorders>
            <w:vAlign w:val="center"/>
          </w:tcPr>
          <w:p w14:paraId="3894C317">
            <w:pPr>
              <w:widowControl/>
              <w:tabs>
                <w:tab w:val="decimal" w:pos="0"/>
              </w:tabs>
              <w:ind w:firstLine="0" w:firstLineChars="0"/>
              <w:jc w:val="center"/>
              <w:rPr>
                <w:kern w:val="0"/>
                <w:sz w:val="18"/>
                <w:szCs w:val="18"/>
              </w:rPr>
            </w:pPr>
            <w:r>
              <w:rPr>
                <w:kern w:val="0"/>
                <w:sz w:val="18"/>
                <w:szCs w:val="18"/>
              </w:rPr>
              <w:t>4</w:t>
            </w:r>
          </w:p>
        </w:tc>
        <w:tc>
          <w:tcPr>
            <w:tcW w:w="813" w:type="dxa"/>
            <w:tcBorders>
              <w:top w:val="single" w:color="auto" w:sz="4" w:space="0"/>
              <w:left w:val="single" w:color="auto" w:sz="4" w:space="0"/>
              <w:bottom w:val="single" w:color="auto" w:sz="4" w:space="0"/>
              <w:right w:val="single" w:color="auto" w:sz="4" w:space="0"/>
            </w:tcBorders>
            <w:vAlign w:val="center"/>
          </w:tcPr>
          <w:p w14:paraId="68618C4F">
            <w:pPr>
              <w:widowControl/>
              <w:tabs>
                <w:tab w:val="decimal" w:pos="0"/>
              </w:tabs>
              <w:ind w:firstLine="0" w:firstLineChars="0"/>
              <w:jc w:val="center"/>
              <w:rPr>
                <w:kern w:val="0"/>
                <w:sz w:val="18"/>
                <w:szCs w:val="18"/>
              </w:rPr>
            </w:pPr>
            <w:r>
              <w:rPr>
                <w:kern w:val="0"/>
                <w:sz w:val="18"/>
                <w:szCs w:val="18"/>
              </w:rPr>
              <w:t>501</w:t>
            </w:r>
          </w:p>
        </w:tc>
        <w:tc>
          <w:tcPr>
            <w:tcW w:w="1109" w:type="dxa"/>
            <w:tcBorders>
              <w:top w:val="single" w:color="auto" w:sz="4" w:space="0"/>
              <w:left w:val="single" w:color="auto" w:sz="4" w:space="0"/>
              <w:bottom w:val="single" w:color="auto" w:sz="4" w:space="0"/>
              <w:right w:val="single" w:color="auto" w:sz="4" w:space="0"/>
            </w:tcBorders>
            <w:vAlign w:val="center"/>
          </w:tcPr>
          <w:p w14:paraId="11E545C4">
            <w:pPr>
              <w:widowControl/>
              <w:tabs>
                <w:tab w:val="decimal" w:pos="0"/>
              </w:tabs>
              <w:ind w:firstLine="0" w:firstLineChars="0"/>
              <w:jc w:val="center"/>
              <w:rPr>
                <w:kern w:val="0"/>
                <w:sz w:val="18"/>
                <w:szCs w:val="18"/>
              </w:rPr>
            </w:pPr>
            <w:r>
              <w:rPr>
                <w:kern w:val="0"/>
                <w:sz w:val="18"/>
                <w:szCs w:val="18"/>
              </w:rPr>
              <w:t>12.231445</w:t>
            </w:r>
          </w:p>
        </w:tc>
        <w:tc>
          <w:tcPr>
            <w:tcW w:w="426" w:type="dxa"/>
            <w:tcBorders>
              <w:top w:val="single" w:color="auto" w:sz="4" w:space="0"/>
              <w:left w:val="single" w:color="auto" w:sz="4" w:space="0"/>
              <w:bottom w:val="single" w:color="auto" w:sz="4" w:space="0"/>
              <w:right w:val="single" w:color="auto" w:sz="4" w:space="0"/>
            </w:tcBorders>
            <w:vAlign w:val="center"/>
          </w:tcPr>
          <w:p w14:paraId="43847398">
            <w:pPr>
              <w:widowControl/>
              <w:tabs>
                <w:tab w:val="decimal" w:pos="0"/>
              </w:tabs>
              <w:ind w:firstLine="0" w:firstLineChars="0"/>
              <w:jc w:val="center"/>
              <w:rPr>
                <w:kern w:val="0"/>
                <w:sz w:val="18"/>
                <w:szCs w:val="18"/>
              </w:rPr>
            </w:pPr>
            <w:r>
              <w:rPr>
                <w:kern w:val="0"/>
                <w:sz w:val="18"/>
                <w:szCs w:val="18"/>
              </w:rPr>
              <w:t>5</w:t>
            </w:r>
          </w:p>
        </w:tc>
      </w:tr>
      <w:tr w14:paraId="346930F8">
        <w:tblPrEx>
          <w:tblCellMar>
            <w:top w:w="0" w:type="dxa"/>
            <w:left w:w="108" w:type="dxa"/>
            <w:bottom w:w="0" w:type="dxa"/>
            <w:right w:w="108" w:type="dxa"/>
          </w:tblCellMar>
        </w:tblPrEx>
        <w:trPr>
          <w:trHeight w:val="270" w:hRule="atLeast"/>
          <w:jc w:val="center"/>
        </w:trPr>
        <w:tc>
          <w:tcPr>
            <w:tcW w:w="952" w:type="dxa"/>
            <w:tcBorders>
              <w:top w:val="single" w:color="auto" w:sz="4" w:space="0"/>
              <w:left w:val="single" w:color="auto" w:sz="4" w:space="0"/>
              <w:bottom w:val="single" w:color="auto" w:sz="4" w:space="0"/>
              <w:right w:val="single" w:color="auto" w:sz="4" w:space="0"/>
            </w:tcBorders>
            <w:vAlign w:val="center"/>
          </w:tcPr>
          <w:p w14:paraId="46E17B8F">
            <w:pPr>
              <w:widowControl/>
              <w:tabs>
                <w:tab w:val="decimal" w:pos="0"/>
              </w:tabs>
              <w:ind w:firstLine="0" w:firstLineChars="0"/>
              <w:jc w:val="center"/>
              <w:rPr>
                <w:kern w:val="0"/>
                <w:sz w:val="18"/>
                <w:szCs w:val="18"/>
              </w:rPr>
            </w:pPr>
            <w:r>
              <w:rPr>
                <w:kern w:val="0"/>
                <w:sz w:val="18"/>
                <w:szCs w:val="18"/>
              </w:rPr>
              <w:t>118</w:t>
            </w:r>
          </w:p>
        </w:tc>
        <w:tc>
          <w:tcPr>
            <w:tcW w:w="1068" w:type="dxa"/>
            <w:tcBorders>
              <w:top w:val="single" w:color="auto" w:sz="4" w:space="0"/>
              <w:left w:val="single" w:color="auto" w:sz="4" w:space="0"/>
              <w:bottom w:val="single" w:color="auto" w:sz="4" w:space="0"/>
              <w:right w:val="single" w:color="auto" w:sz="4" w:space="0"/>
            </w:tcBorders>
            <w:vAlign w:val="center"/>
          </w:tcPr>
          <w:p w14:paraId="027462E6">
            <w:pPr>
              <w:widowControl/>
              <w:tabs>
                <w:tab w:val="decimal" w:pos="0"/>
              </w:tabs>
              <w:ind w:firstLine="0" w:firstLineChars="0"/>
              <w:jc w:val="center"/>
              <w:rPr>
                <w:kern w:val="0"/>
                <w:sz w:val="18"/>
                <w:szCs w:val="18"/>
              </w:rPr>
            </w:pPr>
            <w:r>
              <w:rPr>
                <w:kern w:val="0"/>
                <w:sz w:val="18"/>
                <w:szCs w:val="18"/>
              </w:rPr>
              <w:t>2.880859</w:t>
            </w:r>
          </w:p>
        </w:tc>
        <w:tc>
          <w:tcPr>
            <w:tcW w:w="668" w:type="dxa"/>
            <w:tcBorders>
              <w:top w:val="single" w:color="auto" w:sz="4" w:space="0"/>
              <w:left w:val="single" w:color="auto" w:sz="4" w:space="0"/>
              <w:bottom w:val="single" w:color="auto" w:sz="4" w:space="0"/>
              <w:right w:val="single" w:color="auto" w:sz="4" w:space="0"/>
            </w:tcBorders>
            <w:vAlign w:val="center"/>
          </w:tcPr>
          <w:p w14:paraId="52BA1E40">
            <w:pPr>
              <w:widowControl/>
              <w:tabs>
                <w:tab w:val="decimal" w:pos="0"/>
              </w:tabs>
              <w:ind w:firstLine="0" w:firstLineChars="0"/>
              <w:jc w:val="center"/>
              <w:rPr>
                <w:kern w:val="0"/>
                <w:sz w:val="18"/>
                <w:szCs w:val="18"/>
              </w:rPr>
            </w:pPr>
            <w:r>
              <w:rPr>
                <w:kern w:val="0"/>
                <w:sz w:val="18"/>
                <w:szCs w:val="18"/>
              </w:rPr>
              <w:t>0</w:t>
            </w:r>
          </w:p>
        </w:tc>
        <w:tc>
          <w:tcPr>
            <w:tcW w:w="733" w:type="dxa"/>
            <w:tcBorders>
              <w:top w:val="single" w:color="auto" w:sz="4" w:space="0"/>
              <w:left w:val="single" w:color="auto" w:sz="4" w:space="0"/>
              <w:bottom w:val="single" w:color="auto" w:sz="4" w:space="0"/>
              <w:right w:val="single" w:color="auto" w:sz="4" w:space="0"/>
            </w:tcBorders>
            <w:vAlign w:val="center"/>
          </w:tcPr>
          <w:p w14:paraId="40C49DA8">
            <w:pPr>
              <w:widowControl/>
              <w:tabs>
                <w:tab w:val="decimal" w:pos="0"/>
              </w:tabs>
              <w:ind w:firstLine="0" w:firstLineChars="0"/>
              <w:jc w:val="center"/>
              <w:rPr>
                <w:kern w:val="0"/>
                <w:sz w:val="18"/>
                <w:szCs w:val="18"/>
              </w:rPr>
            </w:pPr>
            <w:r>
              <w:rPr>
                <w:kern w:val="0"/>
                <w:sz w:val="18"/>
                <w:szCs w:val="18"/>
              </w:rPr>
              <w:t>246</w:t>
            </w:r>
          </w:p>
        </w:tc>
        <w:tc>
          <w:tcPr>
            <w:tcW w:w="1068" w:type="dxa"/>
            <w:tcBorders>
              <w:top w:val="single" w:color="auto" w:sz="4" w:space="0"/>
              <w:left w:val="single" w:color="auto" w:sz="4" w:space="0"/>
              <w:bottom w:val="single" w:color="auto" w:sz="4" w:space="0"/>
              <w:right w:val="single" w:color="auto" w:sz="4" w:space="0"/>
            </w:tcBorders>
            <w:vAlign w:val="center"/>
          </w:tcPr>
          <w:p w14:paraId="67C807FF">
            <w:pPr>
              <w:widowControl/>
              <w:tabs>
                <w:tab w:val="decimal" w:pos="0"/>
              </w:tabs>
              <w:ind w:firstLine="0" w:firstLineChars="0"/>
              <w:jc w:val="center"/>
              <w:rPr>
                <w:kern w:val="0"/>
                <w:sz w:val="18"/>
                <w:szCs w:val="18"/>
              </w:rPr>
            </w:pPr>
            <w:r>
              <w:rPr>
                <w:kern w:val="0"/>
                <w:sz w:val="18"/>
                <w:szCs w:val="18"/>
              </w:rPr>
              <w:t>6.005859</w:t>
            </w:r>
          </w:p>
        </w:tc>
        <w:tc>
          <w:tcPr>
            <w:tcW w:w="426" w:type="dxa"/>
            <w:tcBorders>
              <w:top w:val="single" w:color="auto" w:sz="4" w:space="0"/>
              <w:left w:val="single" w:color="auto" w:sz="4" w:space="0"/>
              <w:bottom w:val="single" w:color="auto" w:sz="4" w:space="0"/>
              <w:right w:val="single" w:color="auto" w:sz="4" w:space="0"/>
            </w:tcBorders>
            <w:vAlign w:val="center"/>
          </w:tcPr>
          <w:p w14:paraId="0DAB3FFB">
            <w:pPr>
              <w:widowControl/>
              <w:tabs>
                <w:tab w:val="decimal" w:pos="0"/>
              </w:tabs>
              <w:ind w:firstLine="0" w:firstLineChars="0"/>
              <w:jc w:val="center"/>
              <w:rPr>
                <w:kern w:val="0"/>
                <w:sz w:val="18"/>
                <w:szCs w:val="18"/>
              </w:rPr>
            </w:pPr>
            <w:r>
              <w:rPr>
                <w:kern w:val="0"/>
                <w:sz w:val="18"/>
                <w:szCs w:val="18"/>
              </w:rPr>
              <w:t>5</w:t>
            </w:r>
          </w:p>
        </w:tc>
        <w:tc>
          <w:tcPr>
            <w:tcW w:w="813" w:type="dxa"/>
            <w:tcBorders>
              <w:top w:val="single" w:color="auto" w:sz="4" w:space="0"/>
              <w:left w:val="single" w:color="auto" w:sz="4" w:space="0"/>
              <w:bottom w:val="single" w:color="auto" w:sz="4" w:space="0"/>
              <w:right w:val="single" w:color="auto" w:sz="4" w:space="0"/>
            </w:tcBorders>
            <w:vAlign w:val="center"/>
          </w:tcPr>
          <w:p w14:paraId="5340495B">
            <w:pPr>
              <w:widowControl/>
              <w:tabs>
                <w:tab w:val="decimal" w:pos="0"/>
              </w:tabs>
              <w:ind w:firstLine="0" w:firstLineChars="0"/>
              <w:jc w:val="center"/>
              <w:rPr>
                <w:kern w:val="0"/>
                <w:sz w:val="18"/>
                <w:szCs w:val="18"/>
              </w:rPr>
            </w:pPr>
            <w:r>
              <w:rPr>
                <w:kern w:val="0"/>
                <w:sz w:val="18"/>
                <w:szCs w:val="18"/>
              </w:rPr>
              <w:t>374</w:t>
            </w:r>
          </w:p>
        </w:tc>
        <w:tc>
          <w:tcPr>
            <w:tcW w:w="1068" w:type="dxa"/>
            <w:tcBorders>
              <w:top w:val="single" w:color="auto" w:sz="4" w:space="0"/>
              <w:left w:val="single" w:color="auto" w:sz="4" w:space="0"/>
              <w:bottom w:val="single" w:color="auto" w:sz="4" w:space="0"/>
              <w:right w:val="single" w:color="auto" w:sz="4" w:space="0"/>
            </w:tcBorders>
            <w:vAlign w:val="center"/>
          </w:tcPr>
          <w:p w14:paraId="7CD08C45">
            <w:pPr>
              <w:widowControl/>
              <w:tabs>
                <w:tab w:val="decimal" w:pos="0"/>
              </w:tabs>
              <w:ind w:firstLine="0" w:firstLineChars="0"/>
              <w:jc w:val="center"/>
              <w:rPr>
                <w:kern w:val="0"/>
                <w:sz w:val="18"/>
                <w:szCs w:val="18"/>
              </w:rPr>
            </w:pPr>
            <w:r>
              <w:rPr>
                <w:kern w:val="0"/>
                <w:sz w:val="18"/>
                <w:szCs w:val="18"/>
              </w:rPr>
              <w:t>9.130859</w:t>
            </w:r>
          </w:p>
        </w:tc>
        <w:tc>
          <w:tcPr>
            <w:tcW w:w="426" w:type="dxa"/>
            <w:tcBorders>
              <w:top w:val="single" w:color="auto" w:sz="4" w:space="0"/>
              <w:left w:val="single" w:color="auto" w:sz="4" w:space="0"/>
              <w:bottom w:val="single" w:color="auto" w:sz="4" w:space="0"/>
              <w:right w:val="single" w:color="auto" w:sz="4" w:space="0"/>
            </w:tcBorders>
            <w:vAlign w:val="center"/>
          </w:tcPr>
          <w:p w14:paraId="23CD8F21">
            <w:pPr>
              <w:widowControl/>
              <w:tabs>
                <w:tab w:val="decimal" w:pos="0"/>
              </w:tabs>
              <w:ind w:firstLine="0" w:firstLineChars="0"/>
              <w:jc w:val="center"/>
              <w:rPr>
                <w:kern w:val="0"/>
                <w:sz w:val="18"/>
                <w:szCs w:val="18"/>
              </w:rPr>
            </w:pPr>
            <w:r>
              <w:rPr>
                <w:kern w:val="0"/>
                <w:sz w:val="18"/>
                <w:szCs w:val="18"/>
              </w:rPr>
              <w:t>0</w:t>
            </w:r>
          </w:p>
        </w:tc>
        <w:tc>
          <w:tcPr>
            <w:tcW w:w="813" w:type="dxa"/>
            <w:tcBorders>
              <w:top w:val="single" w:color="auto" w:sz="4" w:space="0"/>
              <w:left w:val="single" w:color="auto" w:sz="4" w:space="0"/>
              <w:bottom w:val="single" w:color="auto" w:sz="4" w:space="0"/>
              <w:right w:val="single" w:color="auto" w:sz="4" w:space="0"/>
            </w:tcBorders>
            <w:vAlign w:val="center"/>
          </w:tcPr>
          <w:p w14:paraId="69199CBB">
            <w:pPr>
              <w:widowControl/>
              <w:tabs>
                <w:tab w:val="decimal" w:pos="0"/>
              </w:tabs>
              <w:ind w:firstLine="0" w:firstLineChars="0"/>
              <w:jc w:val="center"/>
              <w:rPr>
                <w:kern w:val="0"/>
                <w:sz w:val="18"/>
                <w:szCs w:val="18"/>
              </w:rPr>
            </w:pPr>
            <w:r>
              <w:rPr>
                <w:kern w:val="0"/>
                <w:sz w:val="18"/>
                <w:szCs w:val="18"/>
              </w:rPr>
              <w:t>502</w:t>
            </w:r>
          </w:p>
        </w:tc>
        <w:tc>
          <w:tcPr>
            <w:tcW w:w="1109" w:type="dxa"/>
            <w:tcBorders>
              <w:top w:val="single" w:color="auto" w:sz="4" w:space="0"/>
              <w:left w:val="single" w:color="auto" w:sz="4" w:space="0"/>
              <w:bottom w:val="single" w:color="auto" w:sz="4" w:space="0"/>
              <w:right w:val="single" w:color="auto" w:sz="4" w:space="0"/>
            </w:tcBorders>
            <w:vAlign w:val="center"/>
          </w:tcPr>
          <w:p w14:paraId="391B2F76">
            <w:pPr>
              <w:widowControl/>
              <w:tabs>
                <w:tab w:val="decimal" w:pos="0"/>
              </w:tabs>
              <w:ind w:firstLine="0" w:firstLineChars="0"/>
              <w:jc w:val="center"/>
              <w:rPr>
                <w:kern w:val="0"/>
                <w:sz w:val="18"/>
                <w:szCs w:val="18"/>
              </w:rPr>
            </w:pPr>
            <w:r>
              <w:rPr>
                <w:kern w:val="0"/>
                <w:sz w:val="18"/>
                <w:szCs w:val="18"/>
              </w:rPr>
              <w:t>12.255859</w:t>
            </w:r>
          </w:p>
        </w:tc>
        <w:tc>
          <w:tcPr>
            <w:tcW w:w="426" w:type="dxa"/>
            <w:tcBorders>
              <w:top w:val="single" w:color="auto" w:sz="4" w:space="0"/>
              <w:left w:val="single" w:color="auto" w:sz="4" w:space="0"/>
              <w:bottom w:val="single" w:color="auto" w:sz="4" w:space="0"/>
              <w:right w:val="single" w:color="auto" w:sz="4" w:space="0"/>
            </w:tcBorders>
            <w:vAlign w:val="center"/>
          </w:tcPr>
          <w:p w14:paraId="520E8F47">
            <w:pPr>
              <w:widowControl/>
              <w:tabs>
                <w:tab w:val="decimal" w:pos="0"/>
              </w:tabs>
              <w:ind w:firstLine="0" w:firstLineChars="0"/>
              <w:jc w:val="center"/>
              <w:rPr>
                <w:kern w:val="0"/>
                <w:sz w:val="18"/>
                <w:szCs w:val="18"/>
              </w:rPr>
            </w:pPr>
            <w:r>
              <w:rPr>
                <w:kern w:val="0"/>
                <w:sz w:val="18"/>
                <w:szCs w:val="18"/>
              </w:rPr>
              <w:t>0</w:t>
            </w:r>
          </w:p>
        </w:tc>
      </w:tr>
      <w:tr w14:paraId="5D1DD502">
        <w:tblPrEx>
          <w:tblCellMar>
            <w:top w:w="0" w:type="dxa"/>
            <w:left w:w="108" w:type="dxa"/>
            <w:bottom w:w="0" w:type="dxa"/>
            <w:right w:w="108" w:type="dxa"/>
          </w:tblCellMar>
        </w:tblPrEx>
        <w:trPr>
          <w:trHeight w:val="270" w:hRule="atLeast"/>
          <w:jc w:val="center"/>
        </w:trPr>
        <w:tc>
          <w:tcPr>
            <w:tcW w:w="952" w:type="dxa"/>
            <w:tcBorders>
              <w:top w:val="single" w:color="auto" w:sz="4" w:space="0"/>
              <w:left w:val="single" w:color="auto" w:sz="4" w:space="0"/>
              <w:bottom w:val="single" w:color="auto" w:sz="4" w:space="0"/>
              <w:right w:val="single" w:color="auto" w:sz="4" w:space="0"/>
            </w:tcBorders>
            <w:vAlign w:val="center"/>
          </w:tcPr>
          <w:p w14:paraId="4D1DC4AC">
            <w:pPr>
              <w:widowControl/>
              <w:tabs>
                <w:tab w:val="decimal" w:pos="0"/>
              </w:tabs>
              <w:ind w:firstLine="0" w:firstLineChars="0"/>
              <w:jc w:val="center"/>
              <w:rPr>
                <w:kern w:val="0"/>
                <w:sz w:val="18"/>
                <w:szCs w:val="18"/>
              </w:rPr>
            </w:pPr>
            <w:r>
              <w:rPr>
                <w:kern w:val="0"/>
                <w:sz w:val="18"/>
                <w:szCs w:val="18"/>
              </w:rPr>
              <w:t>119</w:t>
            </w:r>
          </w:p>
        </w:tc>
        <w:tc>
          <w:tcPr>
            <w:tcW w:w="1068" w:type="dxa"/>
            <w:tcBorders>
              <w:top w:val="single" w:color="auto" w:sz="4" w:space="0"/>
              <w:left w:val="single" w:color="auto" w:sz="4" w:space="0"/>
              <w:bottom w:val="single" w:color="auto" w:sz="4" w:space="0"/>
              <w:right w:val="single" w:color="auto" w:sz="4" w:space="0"/>
            </w:tcBorders>
            <w:vAlign w:val="center"/>
          </w:tcPr>
          <w:p w14:paraId="0BF546F1">
            <w:pPr>
              <w:widowControl/>
              <w:tabs>
                <w:tab w:val="decimal" w:pos="0"/>
              </w:tabs>
              <w:ind w:firstLine="0" w:firstLineChars="0"/>
              <w:jc w:val="center"/>
              <w:rPr>
                <w:kern w:val="0"/>
                <w:sz w:val="18"/>
                <w:szCs w:val="18"/>
              </w:rPr>
            </w:pPr>
            <w:r>
              <w:rPr>
                <w:kern w:val="0"/>
                <w:sz w:val="18"/>
                <w:szCs w:val="18"/>
              </w:rPr>
              <w:t>2.905273</w:t>
            </w:r>
          </w:p>
        </w:tc>
        <w:tc>
          <w:tcPr>
            <w:tcW w:w="668" w:type="dxa"/>
            <w:tcBorders>
              <w:top w:val="single" w:color="auto" w:sz="4" w:space="0"/>
              <w:left w:val="single" w:color="auto" w:sz="4" w:space="0"/>
              <w:bottom w:val="single" w:color="auto" w:sz="4" w:space="0"/>
              <w:right w:val="single" w:color="auto" w:sz="4" w:space="0"/>
            </w:tcBorders>
            <w:vAlign w:val="center"/>
          </w:tcPr>
          <w:p w14:paraId="3BD85435">
            <w:pPr>
              <w:widowControl/>
              <w:tabs>
                <w:tab w:val="decimal" w:pos="0"/>
              </w:tabs>
              <w:ind w:firstLine="0" w:firstLineChars="0"/>
              <w:jc w:val="center"/>
              <w:rPr>
                <w:kern w:val="0"/>
                <w:sz w:val="18"/>
                <w:szCs w:val="18"/>
              </w:rPr>
            </w:pPr>
            <w:r>
              <w:rPr>
                <w:kern w:val="0"/>
                <w:sz w:val="18"/>
                <w:szCs w:val="18"/>
              </w:rPr>
              <w:t>6</w:t>
            </w:r>
          </w:p>
        </w:tc>
        <w:tc>
          <w:tcPr>
            <w:tcW w:w="733" w:type="dxa"/>
            <w:tcBorders>
              <w:top w:val="single" w:color="auto" w:sz="4" w:space="0"/>
              <w:left w:val="single" w:color="auto" w:sz="4" w:space="0"/>
              <w:bottom w:val="single" w:color="auto" w:sz="4" w:space="0"/>
              <w:right w:val="single" w:color="auto" w:sz="4" w:space="0"/>
            </w:tcBorders>
            <w:vAlign w:val="center"/>
          </w:tcPr>
          <w:p w14:paraId="6131FB75">
            <w:pPr>
              <w:widowControl/>
              <w:tabs>
                <w:tab w:val="decimal" w:pos="0"/>
              </w:tabs>
              <w:ind w:firstLine="0" w:firstLineChars="0"/>
              <w:jc w:val="center"/>
              <w:rPr>
                <w:kern w:val="0"/>
                <w:sz w:val="18"/>
                <w:szCs w:val="18"/>
              </w:rPr>
            </w:pPr>
            <w:r>
              <w:rPr>
                <w:kern w:val="0"/>
                <w:sz w:val="18"/>
                <w:szCs w:val="18"/>
              </w:rPr>
              <w:t>247</w:t>
            </w:r>
          </w:p>
        </w:tc>
        <w:tc>
          <w:tcPr>
            <w:tcW w:w="1068" w:type="dxa"/>
            <w:tcBorders>
              <w:top w:val="single" w:color="auto" w:sz="4" w:space="0"/>
              <w:left w:val="single" w:color="auto" w:sz="4" w:space="0"/>
              <w:bottom w:val="single" w:color="auto" w:sz="4" w:space="0"/>
              <w:right w:val="single" w:color="auto" w:sz="4" w:space="0"/>
            </w:tcBorders>
            <w:vAlign w:val="center"/>
          </w:tcPr>
          <w:p w14:paraId="46796057">
            <w:pPr>
              <w:widowControl/>
              <w:tabs>
                <w:tab w:val="decimal" w:pos="0"/>
              </w:tabs>
              <w:ind w:firstLine="0" w:firstLineChars="0"/>
              <w:jc w:val="center"/>
              <w:rPr>
                <w:kern w:val="0"/>
                <w:sz w:val="18"/>
                <w:szCs w:val="18"/>
              </w:rPr>
            </w:pPr>
            <w:r>
              <w:rPr>
                <w:kern w:val="0"/>
                <w:sz w:val="18"/>
                <w:szCs w:val="18"/>
              </w:rPr>
              <w:t>6.030273</w:t>
            </w:r>
          </w:p>
        </w:tc>
        <w:tc>
          <w:tcPr>
            <w:tcW w:w="426" w:type="dxa"/>
            <w:tcBorders>
              <w:top w:val="single" w:color="auto" w:sz="4" w:space="0"/>
              <w:left w:val="single" w:color="auto" w:sz="4" w:space="0"/>
              <w:bottom w:val="single" w:color="auto" w:sz="4" w:space="0"/>
              <w:right w:val="single" w:color="auto" w:sz="4" w:space="0"/>
            </w:tcBorders>
            <w:vAlign w:val="center"/>
          </w:tcPr>
          <w:p w14:paraId="5EE0F64B">
            <w:pPr>
              <w:widowControl/>
              <w:tabs>
                <w:tab w:val="decimal" w:pos="0"/>
              </w:tabs>
              <w:ind w:firstLine="0" w:firstLineChars="0"/>
              <w:jc w:val="center"/>
              <w:rPr>
                <w:kern w:val="0"/>
                <w:sz w:val="18"/>
                <w:szCs w:val="18"/>
              </w:rPr>
            </w:pPr>
            <w:r>
              <w:rPr>
                <w:kern w:val="0"/>
                <w:sz w:val="18"/>
                <w:szCs w:val="18"/>
              </w:rPr>
              <w:t>7</w:t>
            </w:r>
          </w:p>
        </w:tc>
        <w:tc>
          <w:tcPr>
            <w:tcW w:w="813" w:type="dxa"/>
            <w:tcBorders>
              <w:top w:val="single" w:color="auto" w:sz="4" w:space="0"/>
              <w:left w:val="single" w:color="auto" w:sz="4" w:space="0"/>
              <w:bottom w:val="single" w:color="auto" w:sz="4" w:space="0"/>
              <w:right w:val="single" w:color="auto" w:sz="4" w:space="0"/>
            </w:tcBorders>
            <w:vAlign w:val="center"/>
          </w:tcPr>
          <w:p w14:paraId="71AA8EB1">
            <w:pPr>
              <w:widowControl/>
              <w:tabs>
                <w:tab w:val="decimal" w:pos="0"/>
              </w:tabs>
              <w:ind w:firstLine="0" w:firstLineChars="0"/>
              <w:jc w:val="center"/>
              <w:rPr>
                <w:kern w:val="0"/>
                <w:sz w:val="18"/>
                <w:szCs w:val="18"/>
              </w:rPr>
            </w:pPr>
            <w:r>
              <w:rPr>
                <w:kern w:val="0"/>
                <w:sz w:val="18"/>
                <w:szCs w:val="18"/>
              </w:rPr>
              <w:t>375</w:t>
            </w:r>
          </w:p>
        </w:tc>
        <w:tc>
          <w:tcPr>
            <w:tcW w:w="1068" w:type="dxa"/>
            <w:tcBorders>
              <w:top w:val="single" w:color="auto" w:sz="4" w:space="0"/>
              <w:left w:val="single" w:color="auto" w:sz="4" w:space="0"/>
              <w:bottom w:val="single" w:color="auto" w:sz="4" w:space="0"/>
              <w:right w:val="single" w:color="auto" w:sz="4" w:space="0"/>
            </w:tcBorders>
            <w:vAlign w:val="center"/>
          </w:tcPr>
          <w:p w14:paraId="2F2F17D6">
            <w:pPr>
              <w:widowControl/>
              <w:tabs>
                <w:tab w:val="decimal" w:pos="0"/>
              </w:tabs>
              <w:ind w:firstLine="0" w:firstLineChars="0"/>
              <w:jc w:val="center"/>
              <w:rPr>
                <w:kern w:val="0"/>
                <w:sz w:val="18"/>
                <w:szCs w:val="18"/>
              </w:rPr>
            </w:pPr>
            <w:r>
              <w:rPr>
                <w:kern w:val="0"/>
                <w:sz w:val="18"/>
                <w:szCs w:val="18"/>
              </w:rPr>
              <w:t>9.155273</w:t>
            </w:r>
          </w:p>
        </w:tc>
        <w:tc>
          <w:tcPr>
            <w:tcW w:w="426" w:type="dxa"/>
            <w:tcBorders>
              <w:top w:val="single" w:color="auto" w:sz="4" w:space="0"/>
              <w:left w:val="single" w:color="auto" w:sz="4" w:space="0"/>
              <w:bottom w:val="single" w:color="auto" w:sz="4" w:space="0"/>
              <w:right w:val="single" w:color="auto" w:sz="4" w:space="0"/>
            </w:tcBorders>
            <w:vAlign w:val="center"/>
          </w:tcPr>
          <w:p w14:paraId="5B35BD46">
            <w:pPr>
              <w:widowControl/>
              <w:tabs>
                <w:tab w:val="decimal" w:pos="0"/>
              </w:tabs>
              <w:ind w:firstLine="0" w:firstLineChars="0"/>
              <w:jc w:val="center"/>
              <w:rPr>
                <w:kern w:val="0"/>
                <w:sz w:val="18"/>
                <w:szCs w:val="18"/>
              </w:rPr>
            </w:pPr>
            <w:r>
              <w:rPr>
                <w:kern w:val="0"/>
                <w:sz w:val="18"/>
                <w:szCs w:val="18"/>
              </w:rPr>
              <w:t>6</w:t>
            </w:r>
          </w:p>
        </w:tc>
        <w:tc>
          <w:tcPr>
            <w:tcW w:w="813" w:type="dxa"/>
            <w:tcBorders>
              <w:top w:val="single" w:color="auto" w:sz="4" w:space="0"/>
              <w:left w:val="single" w:color="auto" w:sz="4" w:space="0"/>
              <w:bottom w:val="single" w:color="auto" w:sz="4" w:space="0"/>
              <w:right w:val="single" w:color="auto" w:sz="4" w:space="0"/>
            </w:tcBorders>
            <w:vAlign w:val="center"/>
          </w:tcPr>
          <w:p w14:paraId="3D018CE6">
            <w:pPr>
              <w:widowControl/>
              <w:tabs>
                <w:tab w:val="decimal" w:pos="0"/>
              </w:tabs>
              <w:ind w:firstLine="0" w:firstLineChars="0"/>
              <w:jc w:val="center"/>
              <w:rPr>
                <w:kern w:val="0"/>
                <w:sz w:val="18"/>
                <w:szCs w:val="18"/>
              </w:rPr>
            </w:pPr>
            <w:r>
              <w:rPr>
                <w:kern w:val="0"/>
                <w:sz w:val="18"/>
                <w:szCs w:val="18"/>
              </w:rPr>
              <w:t>503</w:t>
            </w:r>
          </w:p>
        </w:tc>
        <w:tc>
          <w:tcPr>
            <w:tcW w:w="1109" w:type="dxa"/>
            <w:tcBorders>
              <w:top w:val="single" w:color="auto" w:sz="4" w:space="0"/>
              <w:left w:val="single" w:color="auto" w:sz="4" w:space="0"/>
              <w:bottom w:val="single" w:color="auto" w:sz="4" w:space="0"/>
              <w:right w:val="single" w:color="auto" w:sz="4" w:space="0"/>
            </w:tcBorders>
            <w:vAlign w:val="center"/>
          </w:tcPr>
          <w:p w14:paraId="545B0987">
            <w:pPr>
              <w:widowControl/>
              <w:tabs>
                <w:tab w:val="decimal" w:pos="0"/>
              </w:tabs>
              <w:ind w:firstLine="0" w:firstLineChars="0"/>
              <w:jc w:val="center"/>
              <w:rPr>
                <w:kern w:val="0"/>
                <w:sz w:val="18"/>
                <w:szCs w:val="18"/>
              </w:rPr>
            </w:pPr>
            <w:r>
              <w:rPr>
                <w:kern w:val="0"/>
                <w:sz w:val="18"/>
                <w:szCs w:val="18"/>
              </w:rPr>
              <w:t>12.280273</w:t>
            </w:r>
          </w:p>
        </w:tc>
        <w:tc>
          <w:tcPr>
            <w:tcW w:w="426" w:type="dxa"/>
            <w:tcBorders>
              <w:top w:val="single" w:color="auto" w:sz="4" w:space="0"/>
              <w:left w:val="single" w:color="auto" w:sz="4" w:space="0"/>
              <w:bottom w:val="single" w:color="auto" w:sz="4" w:space="0"/>
              <w:right w:val="single" w:color="auto" w:sz="4" w:space="0"/>
            </w:tcBorders>
            <w:vAlign w:val="center"/>
          </w:tcPr>
          <w:p w14:paraId="3AEE8F75">
            <w:pPr>
              <w:widowControl/>
              <w:tabs>
                <w:tab w:val="decimal" w:pos="0"/>
              </w:tabs>
              <w:ind w:firstLine="0" w:firstLineChars="0"/>
              <w:jc w:val="center"/>
              <w:rPr>
                <w:kern w:val="0"/>
                <w:sz w:val="18"/>
                <w:szCs w:val="18"/>
              </w:rPr>
            </w:pPr>
            <w:r>
              <w:rPr>
                <w:kern w:val="0"/>
                <w:sz w:val="18"/>
                <w:szCs w:val="18"/>
              </w:rPr>
              <w:t>4</w:t>
            </w:r>
          </w:p>
        </w:tc>
      </w:tr>
      <w:tr w14:paraId="6EC2D62B">
        <w:tblPrEx>
          <w:tblCellMar>
            <w:top w:w="0" w:type="dxa"/>
            <w:left w:w="108" w:type="dxa"/>
            <w:bottom w:w="0" w:type="dxa"/>
            <w:right w:w="108" w:type="dxa"/>
          </w:tblCellMar>
        </w:tblPrEx>
        <w:trPr>
          <w:trHeight w:val="270" w:hRule="atLeast"/>
          <w:jc w:val="center"/>
        </w:trPr>
        <w:tc>
          <w:tcPr>
            <w:tcW w:w="952" w:type="dxa"/>
            <w:tcBorders>
              <w:top w:val="single" w:color="auto" w:sz="4" w:space="0"/>
              <w:left w:val="single" w:color="auto" w:sz="4" w:space="0"/>
              <w:bottom w:val="single" w:color="auto" w:sz="4" w:space="0"/>
              <w:right w:val="single" w:color="auto" w:sz="4" w:space="0"/>
            </w:tcBorders>
            <w:vAlign w:val="center"/>
          </w:tcPr>
          <w:p w14:paraId="47D019D5">
            <w:pPr>
              <w:widowControl/>
              <w:tabs>
                <w:tab w:val="decimal" w:pos="0"/>
              </w:tabs>
              <w:ind w:firstLine="0" w:firstLineChars="0"/>
              <w:jc w:val="center"/>
              <w:rPr>
                <w:kern w:val="0"/>
                <w:sz w:val="18"/>
                <w:szCs w:val="18"/>
              </w:rPr>
            </w:pPr>
            <w:r>
              <w:rPr>
                <w:kern w:val="0"/>
                <w:sz w:val="18"/>
                <w:szCs w:val="18"/>
              </w:rPr>
              <w:t>120</w:t>
            </w:r>
          </w:p>
        </w:tc>
        <w:tc>
          <w:tcPr>
            <w:tcW w:w="1068" w:type="dxa"/>
            <w:tcBorders>
              <w:top w:val="single" w:color="auto" w:sz="4" w:space="0"/>
              <w:left w:val="single" w:color="auto" w:sz="4" w:space="0"/>
              <w:bottom w:val="single" w:color="auto" w:sz="4" w:space="0"/>
              <w:right w:val="single" w:color="auto" w:sz="4" w:space="0"/>
            </w:tcBorders>
            <w:vAlign w:val="center"/>
          </w:tcPr>
          <w:p w14:paraId="187B8330">
            <w:pPr>
              <w:widowControl/>
              <w:tabs>
                <w:tab w:val="decimal" w:pos="0"/>
              </w:tabs>
              <w:ind w:firstLine="0" w:firstLineChars="0"/>
              <w:jc w:val="center"/>
              <w:rPr>
                <w:kern w:val="0"/>
                <w:sz w:val="18"/>
                <w:szCs w:val="18"/>
              </w:rPr>
            </w:pPr>
            <w:r>
              <w:rPr>
                <w:kern w:val="0"/>
                <w:sz w:val="18"/>
                <w:szCs w:val="18"/>
              </w:rPr>
              <w:t>2.929688</w:t>
            </w:r>
          </w:p>
        </w:tc>
        <w:tc>
          <w:tcPr>
            <w:tcW w:w="668" w:type="dxa"/>
            <w:tcBorders>
              <w:top w:val="single" w:color="auto" w:sz="4" w:space="0"/>
              <w:left w:val="single" w:color="auto" w:sz="4" w:space="0"/>
              <w:bottom w:val="single" w:color="auto" w:sz="4" w:space="0"/>
              <w:right w:val="single" w:color="auto" w:sz="4" w:space="0"/>
            </w:tcBorders>
            <w:vAlign w:val="center"/>
          </w:tcPr>
          <w:p w14:paraId="3AE14953">
            <w:pPr>
              <w:widowControl/>
              <w:tabs>
                <w:tab w:val="decimal" w:pos="0"/>
              </w:tabs>
              <w:ind w:firstLine="0" w:firstLineChars="0"/>
              <w:jc w:val="center"/>
              <w:rPr>
                <w:kern w:val="0"/>
                <w:sz w:val="18"/>
                <w:szCs w:val="18"/>
              </w:rPr>
            </w:pPr>
            <w:r>
              <w:rPr>
                <w:kern w:val="0"/>
                <w:sz w:val="18"/>
                <w:szCs w:val="18"/>
              </w:rPr>
              <w:t>1</w:t>
            </w:r>
          </w:p>
        </w:tc>
        <w:tc>
          <w:tcPr>
            <w:tcW w:w="733" w:type="dxa"/>
            <w:tcBorders>
              <w:top w:val="single" w:color="auto" w:sz="4" w:space="0"/>
              <w:left w:val="single" w:color="auto" w:sz="4" w:space="0"/>
              <w:bottom w:val="single" w:color="auto" w:sz="4" w:space="0"/>
              <w:right w:val="single" w:color="auto" w:sz="4" w:space="0"/>
            </w:tcBorders>
            <w:vAlign w:val="center"/>
          </w:tcPr>
          <w:p w14:paraId="70591732">
            <w:pPr>
              <w:widowControl/>
              <w:tabs>
                <w:tab w:val="decimal" w:pos="0"/>
              </w:tabs>
              <w:ind w:firstLine="0" w:firstLineChars="0"/>
              <w:jc w:val="center"/>
              <w:rPr>
                <w:kern w:val="0"/>
                <w:sz w:val="18"/>
                <w:szCs w:val="18"/>
              </w:rPr>
            </w:pPr>
            <w:r>
              <w:rPr>
                <w:kern w:val="0"/>
                <w:sz w:val="18"/>
                <w:szCs w:val="18"/>
              </w:rPr>
              <w:t>248</w:t>
            </w:r>
          </w:p>
        </w:tc>
        <w:tc>
          <w:tcPr>
            <w:tcW w:w="1068" w:type="dxa"/>
            <w:tcBorders>
              <w:top w:val="single" w:color="auto" w:sz="4" w:space="0"/>
              <w:left w:val="single" w:color="auto" w:sz="4" w:space="0"/>
              <w:bottom w:val="single" w:color="auto" w:sz="4" w:space="0"/>
              <w:right w:val="single" w:color="auto" w:sz="4" w:space="0"/>
            </w:tcBorders>
            <w:vAlign w:val="center"/>
          </w:tcPr>
          <w:p w14:paraId="42081FF9">
            <w:pPr>
              <w:widowControl/>
              <w:tabs>
                <w:tab w:val="decimal" w:pos="0"/>
              </w:tabs>
              <w:ind w:firstLine="0" w:firstLineChars="0"/>
              <w:jc w:val="center"/>
              <w:rPr>
                <w:kern w:val="0"/>
                <w:sz w:val="18"/>
                <w:szCs w:val="18"/>
              </w:rPr>
            </w:pPr>
            <w:r>
              <w:rPr>
                <w:kern w:val="0"/>
                <w:sz w:val="18"/>
                <w:szCs w:val="18"/>
              </w:rPr>
              <w:t>6.054688</w:t>
            </w:r>
          </w:p>
        </w:tc>
        <w:tc>
          <w:tcPr>
            <w:tcW w:w="426" w:type="dxa"/>
            <w:tcBorders>
              <w:top w:val="single" w:color="auto" w:sz="4" w:space="0"/>
              <w:left w:val="single" w:color="auto" w:sz="4" w:space="0"/>
              <w:bottom w:val="single" w:color="auto" w:sz="4" w:space="0"/>
              <w:right w:val="single" w:color="auto" w:sz="4" w:space="0"/>
            </w:tcBorders>
            <w:vAlign w:val="center"/>
          </w:tcPr>
          <w:p w14:paraId="05610079">
            <w:pPr>
              <w:widowControl/>
              <w:tabs>
                <w:tab w:val="decimal" w:pos="0"/>
              </w:tabs>
              <w:ind w:firstLine="0" w:firstLineChars="0"/>
              <w:jc w:val="center"/>
              <w:rPr>
                <w:kern w:val="0"/>
                <w:sz w:val="18"/>
                <w:szCs w:val="18"/>
              </w:rPr>
            </w:pPr>
            <w:r>
              <w:rPr>
                <w:kern w:val="0"/>
                <w:sz w:val="18"/>
                <w:szCs w:val="18"/>
              </w:rPr>
              <w:t>5</w:t>
            </w:r>
          </w:p>
        </w:tc>
        <w:tc>
          <w:tcPr>
            <w:tcW w:w="813" w:type="dxa"/>
            <w:tcBorders>
              <w:top w:val="single" w:color="auto" w:sz="4" w:space="0"/>
              <w:left w:val="single" w:color="auto" w:sz="4" w:space="0"/>
              <w:bottom w:val="single" w:color="auto" w:sz="4" w:space="0"/>
              <w:right w:val="single" w:color="auto" w:sz="4" w:space="0"/>
            </w:tcBorders>
            <w:vAlign w:val="center"/>
          </w:tcPr>
          <w:p w14:paraId="7A645FE7">
            <w:pPr>
              <w:widowControl/>
              <w:tabs>
                <w:tab w:val="decimal" w:pos="0"/>
              </w:tabs>
              <w:ind w:firstLine="0" w:firstLineChars="0"/>
              <w:jc w:val="center"/>
              <w:rPr>
                <w:kern w:val="0"/>
                <w:sz w:val="18"/>
                <w:szCs w:val="18"/>
              </w:rPr>
            </w:pPr>
            <w:r>
              <w:rPr>
                <w:kern w:val="0"/>
                <w:sz w:val="18"/>
                <w:szCs w:val="18"/>
              </w:rPr>
              <w:t>376</w:t>
            </w:r>
          </w:p>
        </w:tc>
        <w:tc>
          <w:tcPr>
            <w:tcW w:w="1068" w:type="dxa"/>
            <w:tcBorders>
              <w:top w:val="single" w:color="auto" w:sz="4" w:space="0"/>
              <w:left w:val="single" w:color="auto" w:sz="4" w:space="0"/>
              <w:bottom w:val="single" w:color="auto" w:sz="4" w:space="0"/>
              <w:right w:val="single" w:color="auto" w:sz="4" w:space="0"/>
            </w:tcBorders>
            <w:vAlign w:val="center"/>
          </w:tcPr>
          <w:p w14:paraId="4F1F1D52">
            <w:pPr>
              <w:widowControl/>
              <w:tabs>
                <w:tab w:val="decimal" w:pos="0"/>
              </w:tabs>
              <w:ind w:firstLine="0" w:firstLineChars="0"/>
              <w:jc w:val="center"/>
              <w:rPr>
                <w:kern w:val="0"/>
                <w:sz w:val="18"/>
                <w:szCs w:val="18"/>
              </w:rPr>
            </w:pPr>
            <w:r>
              <w:rPr>
                <w:kern w:val="0"/>
                <w:sz w:val="18"/>
                <w:szCs w:val="18"/>
              </w:rPr>
              <w:t>9.179688</w:t>
            </w:r>
          </w:p>
        </w:tc>
        <w:tc>
          <w:tcPr>
            <w:tcW w:w="426" w:type="dxa"/>
            <w:tcBorders>
              <w:top w:val="single" w:color="auto" w:sz="4" w:space="0"/>
              <w:left w:val="single" w:color="auto" w:sz="4" w:space="0"/>
              <w:bottom w:val="single" w:color="auto" w:sz="4" w:space="0"/>
              <w:right w:val="single" w:color="auto" w:sz="4" w:space="0"/>
            </w:tcBorders>
            <w:vAlign w:val="center"/>
          </w:tcPr>
          <w:p w14:paraId="3DACEF39">
            <w:pPr>
              <w:widowControl/>
              <w:tabs>
                <w:tab w:val="decimal" w:pos="0"/>
              </w:tabs>
              <w:ind w:firstLine="0" w:firstLineChars="0"/>
              <w:jc w:val="center"/>
              <w:rPr>
                <w:kern w:val="0"/>
                <w:sz w:val="18"/>
                <w:szCs w:val="18"/>
              </w:rPr>
            </w:pPr>
            <w:r>
              <w:rPr>
                <w:kern w:val="0"/>
                <w:sz w:val="18"/>
                <w:szCs w:val="18"/>
              </w:rPr>
              <w:t>7</w:t>
            </w:r>
          </w:p>
        </w:tc>
        <w:tc>
          <w:tcPr>
            <w:tcW w:w="813" w:type="dxa"/>
            <w:tcBorders>
              <w:top w:val="single" w:color="auto" w:sz="4" w:space="0"/>
              <w:left w:val="single" w:color="auto" w:sz="4" w:space="0"/>
              <w:bottom w:val="single" w:color="auto" w:sz="4" w:space="0"/>
              <w:right w:val="single" w:color="auto" w:sz="4" w:space="0"/>
            </w:tcBorders>
            <w:vAlign w:val="center"/>
          </w:tcPr>
          <w:p w14:paraId="5A0BF9C2">
            <w:pPr>
              <w:widowControl/>
              <w:tabs>
                <w:tab w:val="decimal" w:pos="0"/>
              </w:tabs>
              <w:ind w:firstLine="0" w:firstLineChars="0"/>
              <w:jc w:val="center"/>
              <w:rPr>
                <w:kern w:val="0"/>
                <w:sz w:val="18"/>
                <w:szCs w:val="18"/>
              </w:rPr>
            </w:pPr>
            <w:r>
              <w:rPr>
                <w:kern w:val="0"/>
                <w:sz w:val="18"/>
                <w:szCs w:val="18"/>
              </w:rPr>
              <w:t>504</w:t>
            </w:r>
          </w:p>
        </w:tc>
        <w:tc>
          <w:tcPr>
            <w:tcW w:w="1109" w:type="dxa"/>
            <w:tcBorders>
              <w:top w:val="single" w:color="auto" w:sz="4" w:space="0"/>
              <w:left w:val="single" w:color="auto" w:sz="4" w:space="0"/>
              <w:bottom w:val="single" w:color="auto" w:sz="4" w:space="0"/>
              <w:right w:val="single" w:color="auto" w:sz="4" w:space="0"/>
            </w:tcBorders>
            <w:vAlign w:val="center"/>
          </w:tcPr>
          <w:p w14:paraId="50AD404C">
            <w:pPr>
              <w:widowControl/>
              <w:tabs>
                <w:tab w:val="decimal" w:pos="0"/>
              </w:tabs>
              <w:ind w:firstLine="0" w:firstLineChars="0"/>
              <w:jc w:val="center"/>
              <w:rPr>
                <w:kern w:val="0"/>
                <w:sz w:val="18"/>
                <w:szCs w:val="18"/>
              </w:rPr>
            </w:pPr>
            <w:r>
              <w:rPr>
                <w:kern w:val="0"/>
                <w:sz w:val="18"/>
                <w:szCs w:val="18"/>
              </w:rPr>
              <w:t>12.304688</w:t>
            </w:r>
          </w:p>
        </w:tc>
        <w:tc>
          <w:tcPr>
            <w:tcW w:w="426" w:type="dxa"/>
            <w:tcBorders>
              <w:top w:val="single" w:color="auto" w:sz="4" w:space="0"/>
              <w:left w:val="single" w:color="auto" w:sz="4" w:space="0"/>
              <w:bottom w:val="single" w:color="auto" w:sz="4" w:space="0"/>
              <w:right w:val="single" w:color="auto" w:sz="4" w:space="0"/>
            </w:tcBorders>
            <w:vAlign w:val="center"/>
          </w:tcPr>
          <w:p w14:paraId="1EB1CD0D">
            <w:pPr>
              <w:widowControl/>
              <w:tabs>
                <w:tab w:val="decimal" w:pos="0"/>
              </w:tabs>
              <w:ind w:firstLine="0" w:firstLineChars="0"/>
              <w:jc w:val="center"/>
              <w:rPr>
                <w:kern w:val="0"/>
                <w:sz w:val="18"/>
                <w:szCs w:val="18"/>
              </w:rPr>
            </w:pPr>
            <w:r>
              <w:rPr>
                <w:kern w:val="0"/>
                <w:sz w:val="18"/>
                <w:szCs w:val="18"/>
              </w:rPr>
              <w:t>6</w:t>
            </w:r>
          </w:p>
        </w:tc>
      </w:tr>
      <w:tr w14:paraId="6E210B9C">
        <w:tblPrEx>
          <w:tblCellMar>
            <w:top w:w="0" w:type="dxa"/>
            <w:left w:w="108" w:type="dxa"/>
            <w:bottom w:w="0" w:type="dxa"/>
            <w:right w:w="108" w:type="dxa"/>
          </w:tblCellMar>
        </w:tblPrEx>
        <w:trPr>
          <w:trHeight w:val="270" w:hRule="atLeast"/>
          <w:jc w:val="center"/>
        </w:trPr>
        <w:tc>
          <w:tcPr>
            <w:tcW w:w="952" w:type="dxa"/>
            <w:tcBorders>
              <w:top w:val="single" w:color="auto" w:sz="4" w:space="0"/>
              <w:left w:val="single" w:color="auto" w:sz="4" w:space="0"/>
              <w:bottom w:val="single" w:color="auto" w:sz="4" w:space="0"/>
              <w:right w:val="single" w:color="auto" w:sz="4" w:space="0"/>
            </w:tcBorders>
            <w:vAlign w:val="center"/>
          </w:tcPr>
          <w:p w14:paraId="6F9F83CE">
            <w:pPr>
              <w:widowControl/>
              <w:tabs>
                <w:tab w:val="decimal" w:pos="0"/>
              </w:tabs>
              <w:ind w:firstLine="0" w:firstLineChars="0"/>
              <w:jc w:val="center"/>
              <w:rPr>
                <w:kern w:val="0"/>
                <w:sz w:val="18"/>
                <w:szCs w:val="18"/>
              </w:rPr>
            </w:pPr>
            <w:r>
              <w:rPr>
                <w:kern w:val="0"/>
                <w:sz w:val="18"/>
                <w:szCs w:val="18"/>
              </w:rPr>
              <w:t>121</w:t>
            </w:r>
          </w:p>
        </w:tc>
        <w:tc>
          <w:tcPr>
            <w:tcW w:w="1068" w:type="dxa"/>
            <w:tcBorders>
              <w:top w:val="single" w:color="auto" w:sz="4" w:space="0"/>
              <w:left w:val="single" w:color="auto" w:sz="4" w:space="0"/>
              <w:bottom w:val="single" w:color="auto" w:sz="4" w:space="0"/>
              <w:right w:val="single" w:color="auto" w:sz="4" w:space="0"/>
            </w:tcBorders>
            <w:vAlign w:val="center"/>
          </w:tcPr>
          <w:p w14:paraId="27AD4FAE">
            <w:pPr>
              <w:widowControl/>
              <w:tabs>
                <w:tab w:val="decimal" w:pos="0"/>
              </w:tabs>
              <w:ind w:firstLine="0" w:firstLineChars="0"/>
              <w:jc w:val="center"/>
              <w:rPr>
                <w:kern w:val="0"/>
                <w:sz w:val="18"/>
                <w:szCs w:val="18"/>
              </w:rPr>
            </w:pPr>
            <w:r>
              <w:rPr>
                <w:kern w:val="0"/>
                <w:sz w:val="18"/>
                <w:szCs w:val="18"/>
              </w:rPr>
              <w:t>2.954102</w:t>
            </w:r>
          </w:p>
        </w:tc>
        <w:tc>
          <w:tcPr>
            <w:tcW w:w="668" w:type="dxa"/>
            <w:tcBorders>
              <w:top w:val="single" w:color="auto" w:sz="4" w:space="0"/>
              <w:left w:val="single" w:color="auto" w:sz="4" w:space="0"/>
              <w:bottom w:val="single" w:color="auto" w:sz="4" w:space="0"/>
              <w:right w:val="single" w:color="auto" w:sz="4" w:space="0"/>
            </w:tcBorders>
            <w:vAlign w:val="center"/>
          </w:tcPr>
          <w:p w14:paraId="1135671C">
            <w:pPr>
              <w:widowControl/>
              <w:tabs>
                <w:tab w:val="decimal" w:pos="0"/>
              </w:tabs>
              <w:ind w:firstLine="0" w:firstLineChars="0"/>
              <w:jc w:val="center"/>
              <w:rPr>
                <w:kern w:val="0"/>
                <w:sz w:val="18"/>
                <w:szCs w:val="18"/>
              </w:rPr>
            </w:pPr>
            <w:r>
              <w:rPr>
                <w:kern w:val="0"/>
                <w:sz w:val="18"/>
                <w:szCs w:val="18"/>
              </w:rPr>
              <w:t>1</w:t>
            </w:r>
          </w:p>
        </w:tc>
        <w:tc>
          <w:tcPr>
            <w:tcW w:w="733" w:type="dxa"/>
            <w:tcBorders>
              <w:top w:val="single" w:color="auto" w:sz="4" w:space="0"/>
              <w:left w:val="single" w:color="auto" w:sz="4" w:space="0"/>
              <w:bottom w:val="single" w:color="auto" w:sz="4" w:space="0"/>
              <w:right w:val="single" w:color="auto" w:sz="4" w:space="0"/>
            </w:tcBorders>
            <w:vAlign w:val="center"/>
          </w:tcPr>
          <w:p w14:paraId="1B4CB627">
            <w:pPr>
              <w:widowControl/>
              <w:tabs>
                <w:tab w:val="decimal" w:pos="0"/>
              </w:tabs>
              <w:ind w:firstLine="0" w:firstLineChars="0"/>
              <w:jc w:val="center"/>
              <w:rPr>
                <w:kern w:val="0"/>
                <w:sz w:val="18"/>
                <w:szCs w:val="18"/>
              </w:rPr>
            </w:pPr>
            <w:r>
              <w:rPr>
                <w:kern w:val="0"/>
                <w:sz w:val="18"/>
                <w:szCs w:val="18"/>
              </w:rPr>
              <w:t>249</w:t>
            </w:r>
          </w:p>
        </w:tc>
        <w:tc>
          <w:tcPr>
            <w:tcW w:w="1068" w:type="dxa"/>
            <w:tcBorders>
              <w:top w:val="single" w:color="auto" w:sz="4" w:space="0"/>
              <w:left w:val="single" w:color="auto" w:sz="4" w:space="0"/>
              <w:bottom w:val="single" w:color="auto" w:sz="4" w:space="0"/>
              <w:right w:val="single" w:color="auto" w:sz="4" w:space="0"/>
            </w:tcBorders>
            <w:vAlign w:val="center"/>
          </w:tcPr>
          <w:p w14:paraId="0C047469">
            <w:pPr>
              <w:widowControl/>
              <w:tabs>
                <w:tab w:val="decimal" w:pos="0"/>
              </w:tabs>
              <w:ind w:firstLine="0" w:firstLineChars="0"/>
              <w:jc w:val="center"/>
              <w:rPr>
                <w:kern w:val="0"/>
                <w:sz w:val="18"/>
                <w:szCs w:val="18"/>
              </w:rPr>
            </w:pPr>
            <w:r>
              <w:rPr>
                <w:kern w:val="0"/>
                <w:sz w:val="18"/>
                <w:szCs w:val="18"/>
              </w:rPr>
              <w:t>6.079102</w:t>
            </w:r>
          </w:p>
        </w:tc>
        <w:tc>
          <w:tcPr>
            <w:tcW w:w="426" w:type="dxa"/>
            <w:tcBorders>
              <w:top w:val="single" w:color="auto" w:sz="4" w:space="0"/>
              <w:left w:val="single" w:color="auto" w:sz="4" w:space="0"/>
              <w:bottom w:val="single" w:color="auto" w:sz="4" w:space="0"/>
              <w:right w:val="single" w:color="auto" w:sz="4" w:space="0"/>
            </w:tcBorders>
            <w:vAlign w:val="center"/>
          </w:tcPr>
          <w:p w14:paraId="5CA2AF93">
            <w:pPr>
              <w:widowControl/>
              <w:tabs>
                <w:tab w:val="decimal" w:pos="0"/>
              </w:tabs>
              <w:ind w:firstLine="0" w:firstLineChars="0"/>
              <w:jc w:val="center"/>
              <w:rPr>
                <w:kern w:val="0"/>
                <w:sz w:val="18"/>
                <w:szCs w:val="18"/>
              </w:rPr>
            </w:pPr>
            <w:r>
              <w:rPr>
                <w:kern w:val="0"/>
                <w:sz w:val="18"/>
                <w:szCs w:val="18"/>
              </w:rPr>
              <w:t>7</w:t>
            </w:r>
          </w:p>
        </w:tc>
        <w:tc>
          <w:tcPr>
            <w:tcW w:w="813" w:type="dxa"/>
            <w:tcBorders>
              <w:top w:val="single" w:color="auto" w:sz="4" w:space="0"/>
              <w:left w:val="single" w:color="auto" w:sz="4" w:space="0"/>
              <w:bottom w:val="single" w:color="auto" w:sz="4" w:space="0"/>
              <w:right w:val="single" w:color="auto" w:sz="4" w:space="0"/>
            </w:tcBorders>
            <w:vAlign w:val="center"/>
          </w:tcPr>
          <w:p w14:paraId="74DC1130">
            <w:pPr>
              <w:widowControl/>
              <w:tabs>
                <w:tab w:val="decimal" w:pos="0"/>
              </w:tabs>
              <w:ind w:firstLine="0" w:firstLineChars="0"/>
              <w:jc w:val="center"/>
              <w:rPr>
                <w:kern w:val="0"/>
                <w:sz w:val="18"/>
                <w:szCs w:val="18"/>
              </w:rPr>
            </w:pPr>
            <w:r>
              <w:rPr>
                <w:kern w:val="0"/>
                <w:sz w:val="18"/>
                <w:szCs w:val="18"/>
              </w:rPr>
              <w:t>377</w:t>
            </w:r>
          </w:p>
        </w:tc>
        <w:tc>
          <w:tcPr>
            <w:tcW w:w="1068" w:type="dxa"/>
            <w:tcBorders>
              <w:top w:val="single" w:color="auto" w:sz="4" w:space="0"/>
              <w:left w:val="single" w:color="auto" w:sz="4" w:space="0"/>
              <w:bottom w:val="single" w:color="auto" w:sz="4" w:space="0"/>
              <w:right w:val="single" w:color="auto" w:sz="4" w:space="0"/>
            </w:tcBorders>
            <w:vAlign w:val="center"/>
          </w:tcPr>
          <w:p w14:paraId="20E6E9A8">
            <w:pPr>
              <w:widowControl/>
              <w:tabs>
                <w:tab w:val="decimal" w:pos="0"/>
              </w:tabs>
              <w:ind w:firstLine="0" w:firstLineChars="0"/>
              <w:jc w:val="center"/>
              <w:rPr>
                <w:kern w:val="0"/>
                <w:sz w:val="18"/>
                <w:szCs w:val="18"/>
              </w:rPr>
            </w:pPr>
            <w:r>
              <w:rPr>
                <w:kern w:val="0"/>
                <w:sz w:val="18"/>
                <w:szCs w:val="18"/>
              </w:rPr>
              <w:t>9.204102</w:t>
            </w:r>
          </w:p>
        </w:tc>
        <w:tc>
          <w:tcPr>
            <w:tcW w:w="426" w:type="dxa"/>
            <w:tcBorders>
              <w:top w:val="single" w:color="auto" w:sz="4" w:space="0"/>
              <w:left w:val="single" w:color="auto" w:sz="4" w:space="0"/>
              <w:bottom w:val="single" w:color="auto" w:sz="4" w:space="0"/>
              <w:right w:val="single" w:color="auto" w:sz="4" w:space="0"/>
            </w:tcBorders>
            <w:vAlign w:val="center"/>
          </w:tcPr>
          <w:p w14:paraId="0CA32EE0">
            <w:pPr>
              <w:widowControl/>
              <w:tabs>
                <w:tab w:val="decimal" w:pos="0"/>
              </w:tabs>
              <w:ind w:firstLine="0" w:firstLineChars="0"/>
              <w:jc w:val="center"/>
              <w:rPr>
                <w:kern w:val="0"/>
                <w:sz w:val="18"/>
                <w:szCs w:val="18"/>
              </w:rPr>
            </w:pPr>
            <w:r>
              <w:rPr>
                <w:kern w:val="0"/>
                <w:sz w:val="18"/>
                <w:szCs w:val="18"/>
              </w:rPr>
              <w:t>0</w:t>
            </w:r>
          </w:p>
        </w:tc>
        <w:tc>
          <w:tcPr>
            <w:tcW w:w="813" w:type="dxa"/>
            <w:tcBorders>
              <w:top w:val="single" w:color="auto" w:sz="4" w:space="0"/>
              <w:left w:val="single" w:color="auto" w:sz="4" w:space="0"/>
              <w:bottom w:val="single" w:color="auto" w:sz="4" w:space="0"/>
              <w:right w:val="single" w:color="auto" w:sz="4" w:space="0"/>
            </w:tcBorders>
            <w:vAlign w:val="center"/>
          </w:tcPr>
          <w:p w14:paraId="40A3120C">
            <w:pPr>
              <w:widowControl/>
              <w:tabs>
                <w:tab w:val="decimal" w:pos="0"/>
              </w:tabs>
              <w:ind w:firstLine="0" w:firstLineChars="0"/>
              <w:jc w:val="center"/>
              <w:rPr>
                <w:kern w:val="0"/>
                <w:sz w:val="18"/>
                <w:szCs w:val="18"/>
              </w:rPr>
            </w:pPr>
            <w:r>
              <w:rPr>
                <w:kern w:val="0"/>
                <w:sz w:val="18"/>
                <w:szCs w:val="18"/>
              </w:rPr>
              <w:t>505</w:t>
            </w:r>
          </w:p>
        </w:tc>
        <w:tc>
          <w:tcPr>
            <w:tcW w:w="1109" w:type="dxa"/>
            <w:tcBorders>
              <w:top w:val="single" w:color="auto" w:sz="4" w:space="0"/>
              <w:left w:val="single" w:color="auto" w:sz="4" w:space="0"/>
              <w:bottom w:val="single" w:color="auto" w:sz="4" w:space="0"/>
              <w:right w:val="single" w:color="auto" w:sz="4" w:space="0"/>
            </w:tcBorders>
            <w:vAlign w:val="center"/>
          </w:tcPr>
          <w:p w14:paraId="00737CAD">
            <w:pPr>
              <w:widowControl/>
              <w:tabs>
                <w:tab w:val="decimal" w:pos="0"/>
              </w:tabs>
              <w:ind w:firstLine="0" w:firstLineChars="0"/>
              <w:jc w:val="center"/>
              <w:rPr>
                <w:kern w:val="0"/>
                <w:sz w:val="18"/>
                <w:szCs w:val="18"/>
              </w:rPr>
            </w:pPr>
            <w:r>
              <w:rPr>
                <w:kern w:val="0"/>
                <w:sz w:val="18"/>
                <w:szCs w:val="18"/>
              </w:rPr>
              <w:t>12.329102</w:t>
            </w:r>
          </w:p>
        </w:tc>
        <w:tc>
          <w:tcPr>
            <w:tcW w:w="426" w:type="dxa"/>
            <w:tcBorders>
              <w:top w:val="single" w:color="auto" w:sz="4" w:space="0"/>
              <w:left w:val="single" w:color="auto" w:sz="4" w:space="0"/>
              <w:bottom w:val="single" w:color="auto" w:sz="4" w:space="0"/>
              <w:right w:val="single" w:color="auto" w:sz="4" w:space="0"/>
            </w:tcBorders>
            <w:vAlign w:val="center"/>
          </w:tcPr>
          <w:p w14:paraId="66411C83">
            <w:pPr>
              <w:widowControl/>
              <w:tabs>
                <w:tab w:val="decimal" w:pos="0"/>
              </w:tabs>
              <w:ind w:firstLine="0" w:firstLineChars="0"/>
              <w:jc w:val="center"/>
              <w:rPr>
                <w:kern w:val="0"/>
                <w:sz w:val="18"/>
                <w:szCs w:val="18"/>
              </w:rPr>
            </w:pPr>
            <w:r>
              <w:rPr>
                <w:kern w:val="0"/>
                <w:sz w:val="18"/>
                <w:szCs w:val="18"/>
              </w:rPr>
              <w:t>4</w:t>
            </w:r>
          </w:p>
        </w:tc>
      </w:tr>
      <w:tr w14:paraId="19A7B394">
        <w:tblPrEx>
          <w:tblCellMar>
            <w:top w:w="0" w:type="dxa"/>
            <w:left w:w="108" w:type="dxa"/>
            <w:bottom w:w="0" w:type="dxa"/>
            <w:right w:w="108" w:type="dxa"/>
          </w:tblCellMar>
        </w:tblPrEx>
        <w:trPr>
          <w:trHeight w:val="270" w:hRule="atLeast"/>
          <w:jc w:val="center"/>
        </w:trPr>
        <w:tc>
          <w:tcPr>
            <w:tcW w:w="952" w:type="dxa"/>
            <w:tcBorders>
              <w:top w:val="single" w:color="auto" w:sz="4" w:space="0"/>
              <w:left w:val="single" w:color="auto" w:sz="4" w:space="0"/>
              <w:bottom w:val="single" w:color="auto" w:sz="4" w:space="0"/>
              <w:right w:val="single" w:color="auto" w:sz="4" w:space="0"/>
            </w:tcBorders>
            <w:vAlign w:val="center"/>
          </w:tcPr>
          <w:p w14:paraId="4AB3867E">
            <w:pPr>
              <w:widowControl/>
              <w:tabs>
                <w:tab w:val="decimal" w:pos="0"/>
              </w:tabs>
              <w:ind w:firstLine="0" w:firstLineChars="0"/>
              <w:jc w:val="center"/>
              <w:rPr>
                <w:kern w:val="0"/>
                <w:sz w:val="18"/>
                <w:szCs w:val="18"/>
              </w:rPr>
            </w:pPr>
            <w:r>
              <w:rPr>
                <w:kern w:val="0"/>
                <w:sz w:val="18"/>
                <w:szCs w:val="18"/>
              </w:rPr>
              <w:t>122</w:t>
            </w:r>
          </w:p>
        </w:tc>
        <w:tc>
          <w:tcPr>
            <w:tcW w:w="1068" w:type="dxa"/>
            <w:tcBorders>
              <w:top w:val="single" w:color="auto" w:sz="4" w:space="0"/>
              <w:left w:val="single" w:color="auto" w:sz="4" w:space="0"/>
              <w:bottom w:val="single" w:color="auto" w:sz="4" w:space="0"/>
              <w:right w:val="single" w:color="auto" w:sz="4" w:space="0"/>
            </w:tcBorders>
            <w:vAlign w:val="center"/>
          </w:tcPr>
          <w:p w14:paraId="4349299E">
            <w:pPr>
              <w:widowControl/>
              <w:tabs>
                <w:tab w:val="decimal" w:pos="0"/>
              </w:tabs>
              <w:ind w:firstLine="0" w:firstLineChars="0"/>
              <w:jc w:val="center"/>
              <w:rPr>
                <w:kern w:val="0"/>
                <w:sz w:val="18"/>
                <w:szCs w:val="18"/>
              </w:rPr>
            </w:pPr>
            <w:r>
              <w:rPr>
                <w:kern w:val="0"/>
                <w:sz w:val="18"/>
                <w:szCs w:val="18"/>
              </w:rPr>
              <w:t>2.978516</w:t>
            </w:r>
          </w:p>
        </w:tc>
        <w:tc>
          <w:tcPr>
            <w:tcW w:w="668" w:type="dxa"/>
            <w:tcBorders>
              <w:top w:val="single" w:color="auto" w:sz="4" w:space="0"/>
              <w:left w:val="single" w:color="auto" w:sz="4" w:space="0"/>
              <w:bottom w:val="single" w:color="auto" w:sz="4" w:space="0"/>
              <w:right w:val="single" w:color="auto" w:sz="4" w:space="0"/>
            </w:tcBorders>
            <w:vAlign w:val="center"/>
          </w:tcPr>
          <w:p w14:paraId="5FB57304">
            <w:pPr>
              <w:widowControl/>
              <w:tabs>
                <w:tab w:val="decimal" w:pos="0"/>
              </w:tabs>
              <w:ind w:firstLine="0" w:firstLineChars="0"/>
              <w:jc w:val="center"/>
              <w:rPr>
                <w:kern w:val="0"/>
                <w:sz w:val="18"/>
                <w:szCs w:val="18"/>
              </w:rPr>
            </w:pPr>
            <w:r>
              <w:rPr>
                <w:kern w:val="0"/>
                <w:sz w:val="18"/>
                <w:szCs w:val="18"/>
              </w:rPr>
              <w:t>3</w:t>
            </w:r>
          </w:p>
        </w:tc>
        <w:tc>
          <w:tcPr>
            <w:tcW w:w="733" w:type="dxa"/>
            <w:tcBorders>
              <w:top w:val="single" w:color="auto" w:sz="4" w:space="0"/>
              <w:left w:val="single" w:color="auto" w:sz="4" w:space="0"/>
              <w:bottom w:val="single" w:color="auto" w:sz="4" w:space="0"/>
              <w:right w:val="single" w:color="auto" w:sz="4" w:space="0"/>
            </w:tcBorders>
            <w:vAlign w:val="center"/>
          </w:tcPr>
          <w:p w14:paraId="7D4B8C7E">
            <w:pPr>
              <w:widowControl/>
              <w:tabs>
                <w:tab w:val="decimal" w:pos="0"/>
              </w:tabs>
              <w:ind w:firstLine="0" w:firstLineChars="0"/>
              <w:jc w:val="center"/>
              <w:rPr>
                <w:kern w:val="0"/>
                <w:sz w:val="18"/>
                <w:szCs w:val="18"/>
              </w:rPr>
            </w:pPr>
            <w:r>
              <w:rPr>
                <w:kern w:val="0"/>
                <w:sz w:val="18"/>
                <w:szCs w:val="18"/>
              </w:rPr>
              <w:t>250</w:t>
            </w:r>
          </w:p>
        </w:tc>
        <w:tc>
          <w:tcPr>
            <w:tcW w:w="1068" w:type="dxa"/>
            <w:tcBorders>
              <w:top w:val="single" w:color="auto" w:sz="4" w:space="0"/>
              <w:left w:val="single" w:color="auto" w:sz="4" w:space="0"/>
              <w:bottom w:val="single" w:color="auto" w:sz="4" w:space="0"/>
              <w:right w:val="single" w:color="auto" w:sz="4" w:space="0"/>
            </w:tcBorders>
            <w:vAlign w:val="center"/>
          </w:tcPr>
          <w:p w14:paraId="28D1B9F7">
            <w:pPr>
              <w:widowControl/>
              <w:tabs>
                <w:tab w:val="decimal" w:pos="0"/>
              </w:tabs>
              <w:ind w:firstLine="0" w:firstLineChars="0"/>
              <w:jc w:val="center"/>
              <w:rPr>
                <w:kern w:val="0"/>
                <w:sz w:val="18"/>
                <w:szCs w:val="18"/>
              </w:rPr>
            </w:pPr>
            <w:r>
              <w:rPr>
                <w:kern w:val="0"/>
                <w:sz w:val="18"/>
                <w:szCs w:val="18"/>
              </w:rPr>
              <w:t>6.103516</w:t>
            </w:r>
          </w:p>
        </w:tc>
        <w:tc>
          <w:tcPr>
            <w:tcW w:w="426" w:type="dxa"/>
            <w:tcBorders>
              <w:top w:val="single" w:color="auto" w:sz="4" w:space="0"/>
              <w:left w:val="single" w:color="auto" w:sz="4" w:space="0"/>
              <w:bottom w:val="single" w:color="auto" w:sz="4" w:space="0"/>
              <w:right w:val="single" w:color="auto" w:sz="4" w:space="0"/>
            </w:tcBorders>
            <w:vAlign w:val="center"/>
          </w:tcPr>
          <w:p w14:paraId="7BB69D7A">
            <w:pPr>
              <w:widowControl/>
              <w:tabs>
                <w:tab w:val="decimal" w:pos="0"/>
              </w:tabs>
              <w:ind w:firstLine="0" w:firstLineChars="0"/>
              <w:jc w:val="center"/>
              <w:rPr>
                <w:kern w:val="0"/>
                <w:sz w:val="18"/>
                <w:szCs w:val="18"/>
              </w:rPr>
            </w:pPr>
            <w:r>
              <w:rPr>
                <w:kern w:val="0"/>
                <w:sz w:val="18"/>
                <w:szCs w:val="18"/>
              </w:rPr>
              <w:t>4</w:t>
            </w:r>
          </w:p>
        </w:tc>
        <w:tc>
          <w:tcPr>
            <w:tcW w:w="813" w:type="dxa"/>
            <w:tcBorders>
              <w:top w:val="single" w:color="auto" w:sz="4" w:space="0"/>
              <w:left w:val="single" w:color="auto" w:sz="4" w:space="0"/>
              <w:bottom w:val="single" w:color="auto" w:sz="4" w:space="0"/>
              <w:right w:val="single" w:color="auto" w:sz="4" w:space="0"/>
            </w:tcBorders>
            <w:vAlign w:val="center"/>
          </w:tcPr>
          <w:p w14:paraId="7FF88D2F">
            <w:pPr>
              <w:widowControl/>
              <w:tabs>
                <w:tab w:val="decimal" w:pos="0"/>
              </w:tabs>
              <w:ind w:firstLine="0" w:firstLineChars="0"/>
              <w:jc w:val="center"/>
              <w:rPr>
                <w:kern w:val="0"/>
                <w:sz w:val="18"/>
                <w:szCs w:val="18"/>
              </w:rPr>
            </w:pPr>
            <w:r>
              <w:rPr>
                <w:kern w:val="0"/>
                <w:sz w:val="18"/>
                <w:szCs w:val="18"/>
              </w:rPr>
              <w:t>378</w:t>
            </w:r>
          </w:p>
        </w:tc>
        <w:tc>
          <w:tcPr>
            <w:tcW w:w="1068" w:type="dxa"/>
            <w:tcBorders>
              <w:top w:val="single" w:color="auto" w:sz="4" w:space="0"/>
              <w:left w:val="single" w:color="auto" w:sz="4" w:space="0"/>
              <w:bottom w:val="single" w:color="auto" w:sz="4" w:space="0"/>
              <w:right w:val="single" w:color="auto" w:sz="4" w:space="0"/>
            </w:tcBorders>
            <w:vAlign w:val="center"/>
          </w:tcPr>
          <w:p w14:paraId="254F7228">
            <w:pPr>
              <w:widowControl/>
              <w:tabs>
                <w:tab w:val="decimal" w:pos="0"/>
              </w:tabs>
              <w:ind w:firstLine="0" w:firstLineChars="0"/>
              <w:jc w:val="center"/>
              <w:rPr>
                <w:kern w:val="0"/>
                <w:sz w:val="18"/>
                <w:szCs w:val="18"/>
              </w:rPr>
            </w:pPr>
            <w:r>
              <w:rPr>
                <w:kern w:val="0"/>
                <w:sz w:val="18"/>
                <w:szCs w:val="18"/>
              </w:rPr>
              <w:t>9.228516</w:t>
            </w:r>
          </w:p>
        </w:tc>
        <w:tc>
          <w:tcPr>
            <w:tcW w:w="426" w:type="dxa"/>
            <w:tcBorders>
              <w:top w:val="single" w:color="auto" w:sz="4" w:space="0"/>
              <w:left w:val="single" w:color="auto" w:sz="4" w:space="0"/>
              <w:bottom w:val="single" w:color="auto" w:sz="4" w:space="0"/>
              <w:right w:val="single" w:color="auto" w:sz="4" w:space="0"/>
            </w:tcBorders>
            <w:vAlign w:val="center"/>
          </w:tcPr>
          <w:p w14:paraId="1F0D4154">
            <w:pPr>
              <w:widowControl/>
              <w:tabs>
                <w:tab w:val="decimal" w:pos="0"/>
              </w:tabs>
              <w:ind w:firstLine="0" w:firstLineChars="0"/>
              <w:jc w:val="center"/>
              <w:rPr>
                <w:kern w:val="0"/>
                <w:sz w:val="18"/>
                <w:szCs w:val="18"/>
              </w:rPr>
            </w:pPr>
            <w:r>
              <w:rPr>
                <w:kern w:val="0"/>
                <w:sz w:val="18"/>
                <w:szCs w:val="18"/>
              </w:rPr>
              <w:t>5</w:t>
            </w:r>
          </w:p>
        </w:tc>
        <w:tc>
          <w:tcPr>
            <w:tcW w:w="813" w:type="dxa"/>
            <w:tcBorders>
              <w:top w:val="single" w:color="auto" w:sz="4" w:space="0"/>
              <w:left w:val="single" w:color="auto" w:sz="4" w:space="0"/>
              <w:bottom w:val="single" w:color="auto" w:sz="4" w:space="0"/>
              <w:right w:val="single" w:color="auto" w:sz="4" w:space="0"/>
            </w:tcBorders>
            <w:vAlign w:val="center"/>
          </w:tcPr>
          <w:p w14:paraId="68F865CE">
            <w:pPr>
              <w:widowControl/>
              <w:tabs>
                <w:tab w:val="decimal" w:pos="0"/>
              </w:tabs>
              <w:ind w:firstLine="0" w:firstLineChars="0"/>
              <w:jc w:val="center"/>
              <w:rPr>
                <w:kern w:val="0"/>
                <w:sz w:val="18"/>
                <w:szCs w:val="18"/>
              </w:rPr>
            </w:pPr>
            <w:r>
              <w:rPr>
                <w:kern w:val="0"/>
                <w:sz w:val="18"/>
                <w:szCs w:val="18"/>
              </w:rPr>
              <w:t>506</w:t>
            </w:r>
          </w:p>
        </w:tc>
        <w:tc>
          <w:tcPr>
            <w:tcW w:w="1109" w:type="dxa"/>
            <w:tcBorders>
              <w:top w:val="single" w:color="auto" w:sz="4" w:space="0"/>
              <w:left w:val="single" w:color="auto" w:sz="4" w:space="0"/>
              <w:bottom w:val="single" w:color="auto" w:sz="4" w:space="0"/>
              <w:right w:val="single" w:color="auto" w:sz="4" w:space="0"/>
            </w:tcBorders>
            <w:vAlign w:val="center"/>
          </w:tcPr>
          <w:p w14:paraId="2BB21A8B">
            <w:pPr>
              <w:widowControl/>
              <w:tabs>
                <w:tab w:val="decimal" w:pos="0"/>
              </w:tabs>
              <w:ind w:firstLine="0" w:firstLineChars="0"/>
              <w:jc w:val="center"/>
              <w:rPr>
                <w:kern w:val="0"/>
                <w:sz w:val="18"/>
                <w:szCs w:val="18"/>
              </w:rPr>
            </w:pPr>
            <w:r>
              <w:rPr>
                <w:kern w:val="0"/>
                <w:sz w:val="18"/>
                <w:szCs w:val="18"/>
              </w:rPr>
              <w:t>12.353516</w:t>
            </w:r>
          </w:p>
        </w:tc>
        <w:tc>
          <w:tcPr>
            <w:tcW w:w="426" w:type="dxa"/>
            <w:tcBorders>
              <w:top w:val="single" w:color="auto" w:sz="4" w:space="0"/>
              <w:left w:val="single" w:color="auto" w:sz="4" w:space="0"/>
              <w:bottom w:val="single" w:color="auto" w:sz="4" w:space="0"/>
              <w:right w:val="single" w:color="auto" w:sz="4" w:space="0"/>
            </w:tcBorders>
            <w:vAlign w:val="center"/>
          </w:tcPr>
          <w:p w14:paraId="2C334FB5">
            <w:pPr>
              <w:widowControl/>
              <w:tabs>
                <w:tab w:val="decimal" w:pos="0"/>
              </w:tabs>
              <w:ind w:firstLine="0" w:firstLineChars="0"/>
              <w:jc w:val="center"/>
              <w:rPr>
                <w:kern w:val="0"/>
                <w:sz w:val="18"/>
                <w:szCs w:val="18"/>
              </w:rPr>
            </w:pPr>
            <w:r>
              <w:rPr>
                <w:kern w:val="0"/>
                <w:sz w:val="18"/>
                <w:szCs w:val="18"/>
              </w:rPr>
              <w:t>7</w:t>
            </w:r>
          </w:p>
        </w:tc>
      </w:tr>
      <w:tr w14:paraId="4DE52B62">
        <w:tblPrEx>
          <w:tblCellMar>
            <w:top w:w="0" w:type="dxa"/>
            <w:left w:w="108" w:type="dxa"/>
            <w:bottom w:w="0" w:type="dxa"/>
            <w:right w:w="108" w:type="dxa"/>
          </w:tblCellMar>
        </w:tblPrEx>
        <w:trPr>
          <w:trHeight w:val="270" w:hRule="atLeast"/>
          <w:jc w:val="center"/>
        </w:trPr>
        <w:tc>
          <w:tcPr>
            <w:tcW w:w="952" w:type="dxa"/>
            <w:tcBorders>
              <w:top w:val="single" w:color="auto" w:sz="4" w:space="0"/>
              <w:left w:val="single" w:color="auto" w:sz="4" w:space="0"/>
              <w:bottom w:val="single" w:color="auto" w:sz="4" w:space="0"/>
              <w:right w:val="single" w:color="auto" w:sz="4" w:space="0"/>
            </w:tcBorders>
            <w:vAlign w:val="center"/>
          </w:tcPr>
          <w:p w14:paraId="24322E86">
            <w:pPr>
              <w:widowControl/>
              <w:tabs>
                <w:tab w:val="decimal" w:pos="0"/>
              </w:tabs>
              <w:ind w:firstLine="0" w:firstLineChars="0"/>
              <w:jc w:val="center"/>
              <w:rPr>
                <w:kern w:val="0"/>
                <w:sz w:val="18"/>
                <w:szCs w:val="18"/>
              </w:rPr>
            </w:pPr>
            <w:r>
              <w:rPr>
                <w:kern w:val="0"/>
                <w:sz w:val="18"/>
                <w:szCs w:val="18"/>
              </w:rPr>
              <w:t>123</w:t>
            </w:r>
          </w:p>
        </w:tc>
        <w:tc>
          <w:tcPr>
            <w:tcW w:w="1068" w:type="dxa"/>
            <w:tcBorders>
              <w:top w:val="single" w:color="auto" w:sz="4" w:space="0"/>
              <w:left w:val="single" w:color="auto" w:sz="4" w:space="0"/>
              <w:bottom w:val="single" w:color="auto" w:sz="4" w:space="0"/>
              <w:right w:val="single" w:color="auto" w:sz="4" w:space="0"/>
            </w:tcBorders>
            <w:vAlign w:val="center"/>
          </w:tcPr>
          <w:p w14:paraId="48CDF074">
            <w:pPr>
              <w:widowControl/>
              <w:tabs>
                <w:tab w:val="decimal" w:pos="0"/>
              </w:tabs>
              <w:ind w:firstLine="0" w:firstLineChars="0"/>
              <w:jc w:val="center"/>
              <w:rPr>
                <w:kern w:val="0"/>
                <w:sz w:val="18"/>
                <w:szCs w:val="18"/>
              </w:rPr>
            </w:pPr>
            <w:r>
              <w:rPr>
                <w:kern w:val="0"/>
                <w:sz w:val="18"/>
                <w:szCs w:val="18"/>
              </w:rPr>
              <w:t>3.002930</w:t>
            </w:r>
          </w:p>
        </w:tc>
        <w:tc>
          <w:tcPr>
            <w:tcW w:w="668" w:type="dxa"/>
            <w:tcBorders>
              <w:top w:val="single" w:color="auto" w:sz="4" w:space="0"/>
              <w:left w:val="single" w:color="auto" w:sz="4" w:space="0"/>
              <w:bottom w:val="single" w:color="auto" w:sz="4" w:space="0"/>
              <w:right w:val="single" w:color="auto" w:sz="4" w:space="0"/>
            </w:tcBorders>
            <w:vAlign w:val="center"/>
          </w:tcPr>
          <w:p w14:paraId="16A8F2AD">
            <w:pPr>
              <w:widowControl/>
              <w:tabs>
                <w:tab w:val="decimal" w:pos="0"/>
              </w:tabs>
              <w:ind w:firstLine="0" w:firstLineChars="0"/>
              <w:jc w:val="center"/>
              <w:rPr>
                <w:kern w:val="0"/>
                <w:sz w:val="18"/>
                <w:szCs w:val="18"/>
              </w:rPr>
            </w:pPr>
            <w:r>
              <w:rPr>
                <w:kern w:val="0"/>
                <w:sz w:val="18"/>
                <w:szCs w:val="18"/>
              </w:rPr>
              <w:t>7</w:t>
            </w:r>
          </w:p>
        </w:tc>
        <w:tc>
          <w:tcPr>
            <w:tcW w:w="733" w:type="dxa"/>
            <w:tcBorders>
              <w:top w:val="single" w:color="auto" w:sz="4" w:space="0"/>
              <w:left w:val="single" w:color="auto" w:sz="4" w:space="0"/>
              <w:bottom w:val="single" w:color="auto" w:sz="4" w:space="0"/>
              <w:right w:val="single" w:color="auto" w:sz="4" w:space="0"/>
            </w:tcBorders>
            <w:vAlign w:val="center"/>
          </w:tcPr>
          <w:p w14:paraId="3693D3D1">
            <w:pPr>
              <w:widowControl/>
              <w:tabs>
                <w:tab w:val="decimal" w:pos="0"/>
              </w:tabs>
              <w:ind w:firstLine="0" w:firstLineChars="0"/>
              <w:jc w:val="center"/>
              <w:rPr>
                <w:kern w:val="0"/>
                <w:sz w:val="18"/>
                <w:szCs w:val="18"/>
              </w:rPr>
            </w:pPr>
            <w:r>
              <w:rPr>
                <w:kern w:val="0"/>
                <w:sz w:val="18"/>
                <w:szCs w:val="18"/>
              </w:rPr>
              <w:t>251</w:t>
            </w:r>
          </w:p>
        </w:tc>
        <w:tc>
          <w:tcPr>
            <w:tcW w:w="1068" w:type="dxa"/>
            <w:tcBorders>
              <w:top w:val="single" w:color="auto" w:sz="4" w:space="0"/>
              <w:left w:val="single" w:color="auto" w:sz="4" w:space="0"/>
              <w:bottom w:val="single" w:color="auto" w:sz="4" w:space="0"/>
              <w:right w:val="single" w:color="auto" w:sz="4" w:space="0"/>
            </w:tcBorders>
            <w:vAlign w:val="center"/>
          </w:tcPr>
          <w:p w14:paraId="36DCACEA">
            <w:pPr>
              <w:widowControl/>
              <w:tabs>
                <w:tab w:val="decimal" w:pos="0"/>
              </w:tabs>
              <w:ind w:firstLine="0" w:firstLineChars="0"/>
              <w:jc w:val="center"/>
              <w:rPr>
                <w:kern w:val="0"/>
                <w:sz w:val="18"/>
                <w:szCs w:val="18"/>
              </w:rPr>
            </w:pPr>
            <w:r>
              <w:rPr>
                <w:kern w:val="0"/>
                <w:sz w:val="18"/>
                <w:szCs w:val="18"/>
              </w:rPr>
              <w:t>6.127930</w:t>
            </w:r>
          </w:p>
        </w:tc>
        <w:tc>
          <w:tcPr>
            <w:tcW w:w="426" w:type="dxa"/>
            <w:tcBorders>
              <w:top w:val="single" w:color="auto" w:sz="4" w:space="0"/>
              <w:left w:val="single" w:color="auto" w:sz="4" w:space="0"/>
              <w:bottom w:val="single" w:color="auto" w:sz="4" w:space="0"/>
              <w:right w:val="single" w:color="auto" w:sz="4" w:space="0"/>
            </w:tcBorders>
            <w:vAlign w:val="center"/>
          </w:tcPr>
          <w:p w14:paraId="6C808ADE">
            <w:pPr>
              <w:widowControl/>
              <w:tabs>
                <w:tab w:val="decimal" w:pos="0"/>
              </w:tabs>
              <w:ind w:firstLine="0" w:firstLineChars="0"/>
              <w:jc w:val="center"/>
              <w:rPr>
                <w:kern w:val="0"/>
                <w:sz w:val="18"/>
                <w:szCs w:val="18"/>
              </w:rPr>
            </w:pPr>
            <w:r>
              <w:rPr>
                <w:kern w:val="0"/>
                <w:sz w:val="18"/>
                <w:szCs w:val="18"/>
              </w:rPr>
              <w:t>7</w:t>
            </w:r>
          </w:p>
        </w:tc>
        <w:tc>
          <w:tcPr>
            <w:tcW w:w="813" w:type="dxa"/>
            <w:tcBorders>
              <w:top w:val="single" w:color="auto" w:sz="4" w:space="0"/>
              <w:left w:val="single" w:color="auto" w:sz="4" w:space="0"/>
              <w:bottom w:val="single" w:color="auto" w:sz="4" w:space="0"/>
              <w:right w:val="single" w:color="auto" w:sz="4" w:space="0"/>
            </w:tcBorders>
            <w:vAlign w:val="center"/>
          </w:tcPr>
          <w:p w14:paraId="4B0988EE">
            <w:pPr>
              <w:widowControl/>
              <w:tabs>
                <w:tab w:val="decimal" w:pos="0"/>
              </w:tabs>
              <w:ind w:firstLine="0" w:firstLineChars="0"/>
              <w:jc w:val="center"/>
              <w:rPr>
                <w:kern w:val="0"/>
                <w:sz w:val="18"/>
                <w:szCs w:val="18"/>
              </w:rPr>
            </w:pPr>
            <w:r>
              <w:rPr>
                <w:kern w:val="0"/>
                <w:sz w:val="18"/>
                <w:szCs w:val="18"/>
              </w:rPr>
              <w:t>379</w:t>
            </w:r>
          </w:p>
        </w:tc>
        <w:tc>
          <w:tcPr>
            <w:tcW w:w="1068" w:type="dxa"/>
            <w:tcBorders>
              <w:top w:val="single" w:color="auto" w:sz="4" w:space="0"/>
              <w:left w:val="single" w:color="auto" w:sz="4" w:space="0"/>
              <w:bottom w:val="single" w:color="auto" w:sz="4" w:space="0"/>
              <w:right w:val="single" w:color="auto" w:sz="4" w:space="0"/>
            </w:tcBorders>
            <w:vAlign w:val="center"/>
          </w:tcPr>
          <w:p w14:paraId="4B927194">
            <w:pPr>
              <w:widowControl/>
              <w:tabs>
                <w:tab w:val="decimal" w:pos="0"/>
              </w:tabs>
              <w:ind w:firstLine="0" w:firstLineChars="0"/>
              <w:jc w:val="center"/>
              <w:rPr>
                <w:kern w:val="0"/>
                <w:sz w:val="18"/>
                <w:szCs w:val="18"/>
              </w:rPr>
            </w:pPr>
            <w:r>
              <w:rPr>
                <w:kern w:val="0"/>
                <w:sz w:val="18"/>
                <w:szCs w:val="18"/>
              </w:rPr>
              <w:t>9.252930</w:t>
            </w:r>
          </w:p>
        </w:tc>
        <w:tc>
          <w:tcPr>
            <w:tcW w:w="426" w:type="dxa"/>
            <w:tcBorders>
              <w:top w:val="single" w:color="auto" w:sz="4" w:space="0"/>
              <w:left w:val="single" w:color="auto" w:sz="4" w:space="0"/>
              <w:bottom w:val="single" w:color="auto" w:sz="4" w:space="0"/>
              <w:right w:val="single" w:color="auto" w:sz="4" w:space="0"/>
            </w:tcBorders>
            <w:vAlign w:val="center"/>
          </w:tcPr>
          <w:p w14:paraId="4795D708">
            <w:pPr>
              <w:widowControl/>
              <w:tabs>
                <w:tab w:val="decimal" w:pos="0"/>
              </w:tabs>
              <w:ind w:firstLine="0" w:firstLineChars="0"/>
              <w:jc w:val="center"/>
              <w:rPr>
                <w:kern w:val="0"/>
                <w:sz w:val="18"/>
                <w:szCs w:val="18"/>
              </w:rPr>
            </w:pPr>
            <w:r>
              <w:rPr>
                <w:kern w:val="0"/>
                <w:sz w:val="18"/>
                <w:szCs w:val="18"/>
              </w:rPr>
              <w:t>0</w:t>
            </w:r>
          </w:p>
        </w:tc>
        <w:tc>
          <w:tcPr>
            <w:tcW w:w="813" w:type="dxa"/>
            <w:tcBorders>
              <w:top w:val="single" w:color="auto" w:sz="4" w:space="0"/>
              <w:left w:val="single" w:color="auto" w:sz="4" w:space="0"/>
              <w:bottom w:val="single" w:color="auto" w:sz="4" w:space="0"/>
              <w:right w:val="single" w:color="auto" w:sz="4" w:space="0"/>
            </w:tcBorders>
            <w:vAlign w:val="center"/>
          </w:tcPr>
          <w:p w14:paraId="1BF21F61">
            <w:pPr>
              <w:widowControl/>
              <w:tabs>
                <w:tab w:val="decimal" w:pos="0"/>
              </w:tabs>
              <w:ind w:firstLine="0" w:firstLineChars="0"/>
              <w:jc w:val="center"/>
              <w:rPr>
                <w:kern w:val="0"/>
                <w:sz w:val="18"/>
                <w:szCs w:val="18"/>
              </w:rPr>
            </w:pPr>
            <w:r>
              <w:rPr>
                <w:kern w:val="0"/>
                <w:sz w:val="18"/>
                <w:szCs w:val="18"/>
              </w:rPr>
              <w:t>507</w:t>
            </w:r>
          </w:p>
        </w:tc>
        <w:tc>
          <w:tcPr>
            <w:tcW w:w="1109" w:type="dxa"/>
            <w:tcBorders>
              <w:top w:val="single" w:color="auto" w:sz="4" w:space="0"/>
              <w:left w:val="single" w:color="auto" w:sz="4" w:space="0"/>
              <w:bottom w:val="single" w:color="auto" w:sz="4" w:space="0"/>
              <w:right w:val="single" w:color="auto" w:sz="4" w:space="0"/>
            </w:tcBorders>
            <w:vAlign w:val="center"/>
          </w:tcPr>
          <w:p w14:paraId="54AEBA7B">
            <w:pPr>
              <w:widowControl/>
              <w:tabs>
                <w:tab w:val="decimal" w:pos="0"/>
              </w:tabs>
              <w:ind w:firstLine="0" w:firstLineChars="0"/>
              <w:jc w:val="center"/>
              <w:rPr>
                <w:kern w:val="0"/>
                <w:sz w:val="18"/>
                <w:szCs w:val="18"/>
              </w:rPr>
            </w:pPr>
            <w:r>
              <w:rPr>
                <w:kern w:val="0"/>
                <w:sz w:val="18"/>
                <w:szCs w:val="18"/>
              </w:rPr>
              <w:t>12.377930</w:t>
            </w:r>
          </w:p>
        </w:tc>
        <w:tc>
          <w:tcPr>
            <w:tcW w:w="426" w:type="dxa"/>
            <w:tcBorders>
              <w:top w:val="single" w:color="auto" w:sz="4" w:space="0"/>
              <w:left w:val="single" w:color="auto" w:sz="4" w:space="0"/>
              <w:bottom w:val="single" w:color="auto" w:sz="4" w:space="0"/>
              <w:right w:val="single" w:color="auto" w:sz="4" w:space="0"/>
            </w:tcBorders>
            <w:vAlign w:val="center"/>
          </w:tcPr>
          <w:p w14:paraId="7A3BD3C5">
            <w:pPr>
              <w:widowControl/>
              <w:tabs>
                <w:tab w:val="decimal" w:pos="0"/>
              </w:tabs>
              <w:ind w:firstLine="0" w:firstLineChars="0"/>
              <w:jc w:val="center"/>
              <w:rPr>
                <w:kern w:val="0"/>
                <w:sz w:val="18"/>
                <w:szCs w:val="18"/>
              </w:rPr>
            </w:pPr>
            <w:r>
              <w:rPr>
                <w:kern w:val="0"/>
                <w:sz w:val="18"/>
                <w:szCs w:val="18"/>
              </w:rPr>
              <w:t>1</w:t>
            </w:r>
          </w:p>
        </w:tc>
      </w:tr>
      <w:tr w14:paraId="087DA6B6">
        <w:tblPrEx>
          <w:tblCellMar>
            <w:top w:w="0" w:type="dxa"/>
            <w:left w:w="108" w:type="dxa"/>
            <w:bottom w:w="0" w:type="dxa"/>
            <w:right w:w="108" w:type="dxa"/>
          </w:tblCellMar>
        </w:tblPrEx>
        <w:trPr>
          <w:trHeight w:val="270" w:hRule="atLeast"/>
          <w:jc w:val="center"/>
        </w:trPr>
        <w:tc>
          <w:tcPr>
            <w:tcW w:w="952" w:type="dxa"/>
            <w:tcBorders>
              <w:top w:val="single" w:color="auto" w:sz="4" w:space="0"/>
              <w:left w:val="single" w:color="auto" w:sz="4" w:space="0"/>
              <w:bottom w:val="single" w:color="auto" w:sz="4" w:space="0"/>
              <w:right w:val="single" w:color="auto" w:sz="4" w:space="0"/>
            </w:tcBorders>
            <w:vAlign w:val="center"/>
          </w:tcPr>
          <w:p w14:paraId="0CFBFD07">
            <w:pPr>
              <w:widowControl/>
              <w:tabs>
                <w:tab w:val="decimal" w:pos="0"/>
              </w:tabs>
              <w:ind w:firstLine="0" w:firstLineChars="0"/>
              <w:jc w:val="center"/>
              <w:rPr>
                <w:kern w:val="0"/>
                <w:sz w:val="18"/>
                <w:szCs w:val="18"/>
              </w:rPr>
            </w:pPr>
            <w:r>
              <w:rPr>
                <w:kern w:val="0"/>
                <w:sz w:val="18"/>
                <w:szCs w:val="18"/>
              </w:rPr>
              <w:t>124</w:t>
            </w:r>
          </w:p>
        </w:tc>
        <w:tc>
          <w:tcPr>
            <w:tcW w:w="1068" w:type="dxa"/>
            <w:tcBorders>
              <w:top w:val="single" w:color="auto" w:sz="4" w:space="0"/>
              <w:left w:val="single" w:color="auto" w:sz="4" w:space="0"/>
              <w:bottom w:val="single" w:color="auto" w:sz="4" w:space="0"/>
              <w:right w:val="single" w:color="auto" w:sz="4" w:space="0"/>
            </w:tcBorders>
            <w:vAlign w:val="center"/>
          </w:tcPr>
          <w:p w14:paraId="64A190C1">
            <w:pPr>
              <w:widowControl/>
              <w:tabs>
                <w:tab w:val="decimal" w:pos="0"/>
              </w:tabs>
              <w:ind w:firstLine="0" w:firstLineChars="0"/>
              <w:jc w:val="center"/>
              <w:rPr>
                <w:kern w:val="0"/>
                <w:sz w:val="18"/>
                <w:szCs w:val="18"/>
              </w:rPr>
            </w:pPr>
            <w:r>
              <w:rPr>
                <w:kern w:val="0"/>
                <w:sz w:val="18"/>
                <w:szCs w:val="18"/>
              </w:rPr>
              <w:t>3.027344</w:t>
            </w:r>
          </w:p>
        </w:tc>
        <w:tc>
          <w:tcPr>
            <w:tcW w:w="668" w:type="dxa"/>
            <w:tcBorders>
              <w:top w:val="single" w:color="auto" w:sz="4" w:space="0"/>
              <w:left w:val="single" w:color="auto" w:sz="4" w:space="0"/>
              <w:bottom w:val="single" w:color="auto" w:sz="4" w:space="0"/>
              <w:right w:val="single" w:color="auto" w:sz="4" w:space="0"/>
            </w:tcBorders>
            <w:vAlign w:val="center"/>
          </w:tcPr>
          <w:p w14:paraId="1CA784F0">
            <w:pPr>
              <w:widowControl/>
              <w:tabs>
                <w:tab w:val="decimal" w:pos="0"/>
              </w:tabs>
              <w:ind w:firstLine="0" w:firstLineChars="0"/>
              <w:jc w:val="center"/>
              <w:rPr>
                <w:kern w:val="0"/>
                <w:sz w:val="18"/>
                <w:szCs w:val="18"/>
              </w:rPr>
            </w:pPr>
            <w:r>
              <w:rPr>
                <w:kern w:val="0"/>
                <w:sz w:val="18"/>
                <w:szCs w:val="18"/>
              </w:rPr>
              <w:t>7</w:t>
            </w:r>
          </w:p>
        </w:tc>
        <w:tc>
          <w:tcPr>
            <w:tcW w:w="733" w:type="dxa"/>
            <w:tcBorders>
              <w:top w:val="single" w:color="auto" w:sz="4" w:space="0"/>
              <w:left w:val="single" w:color="auto" w:sz="4" w:space="0"/>
              <w:bottom w:val="single" w:color="auto" w:sz="4" w:space="0"/>
              <w:right w:val="single" w:color="auto" w:sz="4" w:space="0"/>
            </w:tcBorders>
            <w:vAlign w:val="center"/>
          </w:tcPr>
          <w:p w14:paraId="18E91B1D">
            <w:pPr>
              <w:widowControl/>
              <w:tabs>
                <w:tab w:val="decimal" w:pos="0"/>
              </w:tabs>
              <w:ind w:firstLine="0" w:firstLineChars="0"/>
              <w:jc w:val="center"/>
              <w:rPr>
                <w:kern w:val="0"/>
                <w:sz w:val="18"/>
                <w:szCs w:val="18"/>
              </w:rPr>
            </w:pPr>
            <w:r>
              <w:rPr>
                <w:kern w:val="0"/>
                <w:sz w:val="18"/>
                <w:szCs w:val="18"/>
              </w:rPr>
              <w:t>252</w:t>
            </w:r>
          </w:p>
        </w:tc>
        <w:tc>
          <w:tcPr>
            <w:tcW w:w="1068" w:type="dxa"/>
            <w:tcBorders>
              <w:top w:val="single" w:color="auto" w:sz="4" w:space="0"/>
              <w:left w:val="single" w:color="auto" w:sz="4" w:space="0"/>
              <w:bottom w:val="single" w:color="auto" w:sz="4" w:space="0"/>
              <w:right w:val="single" w:color="auto" w:sz="4" w:space="0"/>
            </w:tcBorders>
            <w:vAlign w:val="center"/>
          </w:tcPr>
          <w:p w14:paraId="527C83B1">
            <w:pPr>
              <w:widowControl/>
              <w:tabs>
                <w:tab w:val="decimal" w:pos="0"/>
              </w:tabs>
              <w:ind w:firstLine="0" w:firstLineChars="0"/>
              <w:jc w:val="center"/>
              <w:rPr>
                <w:kern w:val="0"/>
                <w:sz w:val="18"/>
                <w:szCs w:val="18"/>
              </w:rPr>
            </w:pPr>
            <w:r>
              <w:rPr>
                <w:kern w:val="0"/>
                <w:sz w:val="18"/>
                <w:szCs w:val="18"/>
              </w:rPr>
              <w:t>6.152344</w:t>
            </w:r>
          </w:p>
        </w:tc>
        <w:tc>
          <w:tcPr>
            <w:tcW w:w="426" w:type="dxa"/>
            <w:tcBorders>
              <w:top w:val="single" w:color="auto" w:sz="4" w:space="0"/>
              <w:left w:val="single" w:color="auto" w:sz="4" w:space="0"/>
              <w:bottom w:val="single" w:color="auto" w:sz="4" w:space="0"/>
              <w:right w:val="single" w:color="auto" w:sz="4" w:space="0"/>
            </w:tcBorders>
            <w:vAlign w:val="center"/>
          </w:tcPr>
          <w:p w14:paraId="769AE343">
            <w:pPr>
              <w:widowControl/>
              <w:tabs>
                <w:tab w:val="decimal" w:pos="0"/>
              </w:tabs>
              <w:ind w:firstLine="0" w:firstLineChars="0"/>
              <w:jc w:val="center"/>
              <w:rPr>
                <w:kern w:val="0"/>
                <w:sz w:val="18"/>
                <w:szCs w:val="18"/>
              </w:rPr>
            </w:pPr>
            <w:r>
              <w:rPr>
                <w:kern w:val="0"/>
                <w:sz w:val="18"/>
                <w:szCs w:val="18"/>
              </w:rPr>
              <w:t>2</w:t>
            </w:r>
          </w:p>
        </w:tc>
        <w:tc>
          <w:tcPr>
            <w:tcW w:w="813" w:type="dxa"/>
            <w:tcBorders>
              <w:top w:val="single" w:color="auto" w:sz="4" w:space="0"/>
              <w:left w:val="single" w:color="auto" w:sz="4" w:space="0"/>
              <w:bottom w:val="single" w:color="auto" w:sz="4" w:space="0"/>
              <w:right w:val="single" w:color="auto" w:sz="4" w:space="0"/>
            </w:tcBorders>
            <w:vAlign w:val="center"/>
          </w:tcPr>
          <w:p w14:paraId="28DCD2D1">
            <w:pPr>
              <w:widowControl/>
              <w:tabs>
                <w:tab w:val="decimal" w:pos="0"/>
              </w:tabs>
              <w:ind w:firstLine="0" w:firstLineChars="0"/>
              <w:jc w:val="center"/>
              <w:rPr>
                <w:kern w:val="0"/>
                <w:sz w:val="18"/>
                <w:szCs w:val="18"/>
              </w:rPr>
            </w:pPr>
            <w:r>
              <w:rPr>
                <w:kern w:val="0"/>
                <w:sz w:val="18"/>
                <w:szCs w:val="18"/>
              </w:rPr>
              <w:t>380</w:t>
            </w:r>
          </w:p>
        </w:tc>
        <w:tc>
          <w:tcPr>
            <w:tcW w:w="1068" w:type="dxa"/>
            <w:tcBorders>
              <w:top w:val="single" w:color="auto" w:sz="4" w:space="0"/>
              <w:left w:val="single" w:color="auto" w:sz="4" w:space="0"/>
              <w:bottom w:val="single" w:color="auto" w:sz="4" w:space="0"/>
              <w:right w:val="single" w:color="auto" w:sz="4" w:space="0"/>
            </w:tcBorders>
            <w:vAlign w:val="center"/>
          </w:tcPr>
          <w:p w14:paraId="381FA05C">
            <w:pPr>
              <w:widowControl/>
              <w:tabs>
                <w:tab w:val="decimal" w:pos="0"/>
              </w:tabs>
              <w:ind w:firstLine="0" w:firstLineChars="0"/>
              <w:jc w:val="center"/>
              <w:rPr>
                <w:kern w:val="0"/>
                <w:sz w:val="18"/>
                <w:szCs w:val="18"/>
              </w:rPr>
            </w:pPr>
            <w:r>
              <w:rPr>
                <w:kern w:val="0"/>
                <w:sz w:val="18"/>
                <w:szCs w:val="18"/>
              </w:rPr>
              <w:t>9.277344</w:t>
            </w:r>
          </w:p>
        </w:tc>
        <w:tc>
          <w:tcPr>
            <w:tcW w:w="426" w:type="dxa"/>
            <w:tcBorders>
              <w:top w:val="single" w:color="auto" w:sz="4" w:space="0"/>
              <w:left w:val="single" w:color="auto" w:sz="4" w:space="0"/>
              <w:bottom w:val="single" w:color="auto" w:sz="4" w:space="0"/>
              <w:right w:val="single" w:color="auto" w:sz="4" w:space="0"/>
            </w:tcBorders>
            <w:vAlign w:val="center"/>
          </w:tcPr>
          <w:p w14:paraId="4798D5BD">
            <w:pPr>
              <w:widowControl/>
              <w:tabs>
                <w:tab w:val="decimal" w:pos="0"/>
              </w:tabs>
              <w:ind w:firstLine="0" w:firstLineChars="0"/>
              <w:jc w:val="center"/>
              <w:rPr>
                <w:kern w:val="0"/>
                <w:sz w:val="18"/>
                <w:szCs w:val="18"/>
              </w:rPr>
            </w:pPr>
            <w:r>
              <w:rPr>
                <w:kern w:val="0"/>
                <w:sz w:val="18"/>
                <w:szCs w:val="18"/>
              </w:rPr>
              <w:t>0</w:t>
            </w:r>
          </w:p>
        </w:tc>
        <w:tc>
          <w:tcPr>
            <w:tcW w:w="813" w:type="dxa"/>
            <w:tcBorders>
              <w:top w:val="single" w:color="auto" w:sz="4" w:space="0"/>
              <w:left w:val="single" w:color="auto" w:sz="4" w:space="0"/>
              <w:bottom w:val="single" w:color="auto" w:sz="4" w:space="0"/>
              <w:right w:val="single" w:color="auto" w:sz="4" w:space="0"/>
            </w:tcBorders>
            <w:vAlign w:val="center"/>
          </w:tcPr>
          <w:p w14:paraId="5067C37C">
            <w:pPr>
              <w:widowControl/>
              <w:tabs>
                <w:tab w:val="decimal" w:pos="0"/>
              </w:tabs>
              <w:ind w:firstLine="0" w:firstLineChars="0"/>
              <w:jc w:val="center"/>
              <w:rPr>
                <w:kern w:val="0"/>
                <w:sz w:val="18"/>
                <w:szCs w:val="18"/>
              </w:rPr>
            </w:pPr>
            <w:r>
              <w:rPr>
                <w:kern w:val="0"/>
                <w:sz w:val="18"/>
                <w:szCs w:val="18"/>
              </w:rPr>
              <w:t>508</w:t>
            </w:r>
          </w:p>
        </w:tc>
        <w:tc>
          <w:tcPr>
            <w:tcW w:w="1109" w:type="dxa"/>
            <w:tcBorders>
              <w:top w:val="single" w:color="auto" w:sz="4" w:space="0"/>
              <w:left w:val="single" w:color="auto" w:sz="4" w:space="0"/>
              <w:bottom w:val="single" w:color="auto" w:sz="4" w:space="0"/>
              <w:right w:val="single" w:color="auto" w:sz="4" w:space="0"/>
            </w:tcBorders>
            <w:vAlign w:val="center"/>
          </w:tcPr>
          <w:p w14:paraId="3AC91BC8">
            <w:pPr>
              <w:widowControl/>
              <w:tabs>
                <w:tab w:val="decimal" w:pos="0"/>
              </w:tabs>
              <w:ind w:firstLine="0" w:firstLineChars="0"/>
              <w:jc w:val="center"/>
              <w:rPr>
                <w:kern w:val="0"/>
                <w:sz w:val="18"/>
                <w:szCs w:val="18"/>
              </w:rPr>
            </w:pPr>
            <w:r>
              <w:rPr>
                <w:kern w:val="0"/>
                <w:sz w:val="18"/>
                <w:szCs w:val="18"/>
              </w:rPr>
              <w:t>12.402344</w:t>
            </w:r>
          </w:p>
        </w:tc>
        <w:tc>
          <w:tcPr>
            <w:tcW w:w="426" w:type="dxa"/>
            <w:tcBorders>
              <w:top w:val="single" w:color="auto" w:sz="4" w:space="0"/>
              <w:left w:val="single" w:color="auto" w:sz="4" w:space="0"/>
              <w:bottom w:val="single" w:color="auto" w:sz="4" w:space="0"/>
              <w:right w:val="single" w:color="auto" w:sz="4" w:space="0"/>
            </w:tcBorders>
            <w:vAlign w:val="center"/>
          </w:tcPr>
          <w:p w14:paraId="21467B9C">
            <w:pPr>
              <w:widowControl/>
              <w:tabs>
                <w:tab w:val="decimal" w:pos="0"/>
              </w:tabs>
              <w:ind w:firstLine="0" w:firstLineChars="0"/>
              <w:jc w:val="center"/>
              <w:rPr>
                <w:kern w:val="0"/>
                <w:sz w:val="18"/>
                <w:szCs w:val="18"/>
              </w:rPr>
            </w:pPr>
            <w:r>
              <w:rPr>
                <w:kern w:val="0"/>
                <w:sz w:val="18"/>
                <w:szCs w:val="18"/>
              </w:rPr>
              <w:t>4</w:t>
            </w:r>
          </w:p>
        </w:tc>
      </w:tr>
      <w:tr w14:paraId="27739666">
        <w:tblPrEx>
          <w:tblCellMar>
            <w:top w:w="0" w:type="dxa"/>
            <w:left w:w="108" w:type="dxa"/>
            <w:bottom w:w="0" w:type="dxa"/>
            <w:right w:w="108" w:type="dxa"/>
          </w:tblCellMar>
        </w:tblPrEx>
        <w:trPr>
          <w:trHeight w:val="270" w:hRule="atLeast"/>
          <w:jc w:val="center"/>
        </w:trPr>
        <w:tc>
          <w:tcPr>
            <w:tcW w:w="952" w:type="dxa"/>
            <w:tcBorders>
              <w:top w:val="single" w:color="auto" w:sz="4" w:space="0"/>
              <w:left w:val="single" w:color="auto" w:sz="4" w:space="0"/>
              <w:bottom w:val="single" w:color="auto" w:sz="4" w:space="0"/>
              <w:right w:val="single" w:color="auto" w:sz="4" w:space="0"/>
            </w:tcBorders>
            <w:vAlign w:val="center"/>
          </w:tcPr>
          <w:p w14:paraId="1382E106">
            <w:pPr>
              <w:widowControl/>
              <w:tabs>
                <w:tab w:val="decimal" w:pos="0"/>
              </w:tabs>
              <w:ind w:firstLine="0" w:firstLineChars="0"/>
              <w:jc w:val="center"/>
              <w:rPr>
                <w:kern w:val="0"/>
                <w:sz w:val="18"/>
                <w:szCs w:val="18"/>
              </w:rPr>
            </w:pPr>
            <w:r>
              <w:rPr>
                <w:kern w:val="0"/>
                <w:sz w:val="18"/>
                <w:szCs w:val="18"/>
              </w:rPr>
              <w:t>125</w:t>
            </w:r>
          </w:p>
        </w:tc>
        <w:tc>
          <w:tcPr>
            <w:tcW w:w="1068" w:type="dxa"/>
            <w:tcBorders>
              <w:top w:val="single" w:color="auto" w:sz="4" w:space="0"/>
              <w:left w:val="single" w:color="auto" w:sz="4" w:space="0"/>
              <w:bottom w:val="single" w:color="auto" w:sz="4" w:space="0"/>
              <w:right w:val="single" w:color="auto" w:sz="4" w:space="0"/>
            </w:tcBorders>
            <w:vAlign w:val="center"/>
          </w:tcPr>
          <w:p w14:paraId="05DFDC0B">
            <w:pPr>
              <w:widowControl/>
              <w:tabs>
                <w:tab w:val="decimal" w:pos="0"/>
              </w:tabs>
              <w:ind w:firstLine="0" w:firstLineChars="0"/>
              <w:jc w:val="center"/>
              <w:rPr>
                <w:kern w:val="0"/>
                <w:sz w:val="18"/>
                <w:szCs w:val="18"/>
              </w:rPr>
            </w:pPr>
            <w:r>
              <w:rPr>
                <w:kern w:val="0"/>
                <w:sz w:val="18"/>
                <w:szCs w:val="18"/>
              </w:rPr>
              <w:t>3.051758</w:t>
            </w:r>
          </w:p>
        </w:tc>
        <w:tc>
          <w:tcPr>
            <w:tcW w:w="668" w:type="dxa"/>
            <w:tcBorders>
              <w:top w:val="single" w:color="auto" w:sz="4" w:space="0"/>
              <w:left w:val="single" w:color="auto" w:sz="4" w:space="0"/>
              <w:bottom w:val="single" w:color="auto" w:sz="4" w:space="0"/>
              <w:right w:val="single" w:color="auto" w:sz="4" w:space="0"/>
            </w:tcBorders>
            <w:vAlign w:val="center"/>
          </w:tcPr>
          <w:p w14:paraId="096F79BA">
            <w:pPr>
              <w:widowControl/>
              <w:tabs>
                <w:tab w:val="decimal" w:pos="0"/>
              </w:tabs>
              <w:ind w:firstLine="0" w:firstLineChars="0"/>
              <w:jc w:val="center"/>
              <w:rPr>
                <w:kern w:val="0"/>
                <w:sz w:val="18"/>
                <w:szCs w:val="18"/>
              </w:rPr>
            </w:pPr>
            <w:r>
              <w:rPr>
                <w:kern w:val="0"/>
                <w:sz w:val="18"/>
                <w:szCs w:val="18"/>
              </w:rPr>
              <w:t>0</w:t>
            </w:r>
          </w:p>
        </w:tc>
        <w:tc>
          <w:tcPr>
            <w:tcW w:w="733" w:type="dxa"/>
            <w:tcBorders>
              <w:top w:val="single" w:color="auto" w:sz="4" w:space="0"/>
              <w:left w:val="single" w:color="auto" w:sz="4" w:space="0"/>
              <w:bottom w:val="single" w:color="auto" w:sz="4" w:space="0"/>
              <w:right w:val="single" w:color="auto" w:sz="4" w:space="0"/>
            </w:tcBorders>
            <w:vAlign w:val="center"/>
          </w:tcPr>
          <w:p w14:paraId="49630F54">
            <w:pPr>
              <w:widowControl/>
              <w:tabs>
                <w:tab w:val="decimal" w:pos="0"/>
              </w:tabs>
              <w:ind w:firstLine="0" w:firstLineChars="0"/>
              <w:jc w:val="center"/>
              <w:rPr>
                <w:kern w:val="0"/>
                <w:sz w:val="18"/>
                <w:szCs w:val="18"/>
              </w:rPr>
            </w:pPr>
            <w:r>
              <w:rPr>
                <w:kern w:val="0"/>
                <w:sz w:val="18"/>
                <w:szCs w:val="18"/>
              </w:rPr>
              <w:t>253</w:t>
            </w:r>
          </w:p>
        </w:tc>
        <w:tc>
          <w:tcPr>
            <w:tcW w:w="1068" w:type="dxa"/>
            <w:tcBorders>
              <w:top w:val="single" w:color="auto" w:sz="4" w:space="0"/>
              <w:left w:val="single" w:color="auto" w:sz="4" w:space="0"/>
              <w:bottom w:val="single" w:color="auto" w:sz="4" w:space="0"/>
              <w:right w:val="single" w:color="auto" w:sz="4" w:space="0"/>
            </w:tcBorders>
            <w:vAlign w:val="center"/>
          </w:tcPr>
          <w:p w14:paraId="0B2DABCD">
            <w:pPr>
              <w:widowControl/>
              <w:tabs>
                <w:tab w:val="decimal" w:pos="0"/>
              </w:tabs>
              <w:ind w:firstLine="0" w:firstLineChars="0"/>
              <w:jc w:val="center"/>
              <w:rPr>
                <w:kern w:val="0"/>
                <w:sz w:val="18"/>
                <w:szCs w:val="18"/>
              </w:rPr>
            </w:pPr>
            <w:r>
              <w:rPr>
                <w:kern w:val="0"/>
                <w:sz w:val="18"/>
                <w:szCs w:val="18"/>
              </w:rPr>
              <w:t>6.176758</w:t>
            </w:r>
          </w:p>
        </w:tc>
        <w:tc>
          <w:tcPr>
            <w:tcW w:w="426" w:type="dxa"/>
            <w:tcBorders>
              <w:top w:val="single" w:color="auto" w:sz="4" w:space="0"/>
              <w:left w:val="single" w:color="auto" w:sz="4" w:space="0"/>
              <w:bottom w:val="single" w:color="auto" w:sz="4" w:space="0"/>
              <w:right w:val="single" w:color="auto" w:sz="4" w:space="0"/>
            </w:tcBorders>
            <w:vAlign w:val="center"/>
          </w:tcPr>
          <w:p w14:paraId="7E59FF01">
            <w:pPr>
              <w:widowControl/>
              <w:tabs>
                <w:tab w:val="decimal" w:pos="0"/>
              </w:tabs>
              <w:ind w:firstLine="0" w:firstLineChars="0"/>
              <w:jc w:val="center"/>
              <w:rPr>
                <w:kern w:val="0"/>
                <w:sz w:val="18"/>
                <w:szCs w:val="18"/>
              </w:rPr>
            </w:pPr>
            <w:r>
              <w:rPr>
                <w:kern w:val="0"/>
                <w:sz w:val="18"/>
                <w:szCs w:val="18"/>
              </w:rPr>
              <w:t>5</w:t>
            </w:r>
          </w:p>
        </w:tc>
        <w:tc>
          <w:tcPr>
            <w:tcW w:w="813" w:type="dxa"/>
            <w:tcBorders>
              <w:top w:val="single" w:color="auto" w:sz="4" w:space="0"/>
              <w:left w:val="single" w:color="auto" w:sz="4" w:space="0"/>
              <w:bottom w:val="single" w:color="auto" w:sz="4" w:space="0"/>
              <w:right w:val="single" w:color="auto" w:sz="4" w:space="0"/>
            </w:tcBorders>
            <w:vAlign w:val="center"/>
          </w:tcPr>
          <w:p w14:paraId="6460B0D1">
            <w:pPr>
              <w:widowControl/>
              <w:tabs>
                <w:tab w:val="decimal" w:pos="0"/>
              </w:tabs>
              <w:ind w:firstLine="0" w:firstLineChars="0"/>
              <w:jc w:val="center"/>
              <w:rPr>
                <w:kern w:val="0"/>
                <w:sz w:val="18"/>
                <w:szCs w:val="18"/>
              </w:rPr>
            </w:pPr>
            <w:r>
              <w:rPr>
                <w:kern w:val="0"/>
                <w:sz w:val="18"/>
                <w:szCs w:val="18"/>
              </w:rPr>
              <w:t>381</w:t>
            </w:r>
          </w:p>
        </w:tc>
        <w:tc>
          <w:tcPr>
            <w:tcW w:w="1068" w:type="dxa"/>
            <w:tcBorders>
              <w:top w:val="single" w:color="auto" w:sz="4" w:space="0"/>
              <w:left w:val="single" w:color="auto" w:sz="4" w:space="0"/>
              <w:bottom w:val="single" w:color="auto" w:sz="4" w:space="0"/>
              <w:right w:val="single" w:color="auto" w:sz="4" w:space="0"/>
            </w:tcBorders>
            <w:vAlign w:val="center"/>
          </w:tcPr>
          <w:p w14:paraId="5329F12B">
            <w:pPr>
              <w:widowControl/>
              <w:tabs>
                <w:tab w:val="decimal" w:pos="0"/>
              </w:tabs>
              <w:ind w:firstLine="0" w:firstLineChars="0"/>
              <w:jc w:val="center"/>
              <w:rPr>
                <w:kern w:val="0"/>
                <w:sz w:val="18"/>
                <w:szCs w:val="18"/>
              </w:rPr>
            </w:pPr>
            <w:r>
              <w:rPr>
                <w:kern w:val="0"/>
                <w:sz w:val="18"/>
                <w:szCs w:val="18"/>
              </w:rPr>
              <w:t>9.301758</w:t>
            </w:r>
          </w:p>
        </w:tc>
        <w:tc>
          <w:tcPr>
            <w:tcW w:w="426" w:type="dxa"/>
            <w:tcBorders>
              <w:top w:val="single" w:color="auto" w:sz="4" w:space="0"/>
              <w:left w:val="single" w:color="auto" w:sz="4" w:space="0"/>
              <w:bottom w:val="single" w:color="auto" w:sz="4" w:space="0"/>
              <w:right w:val="single" w:color="auto" w:sz="4" w:space="0"/>
            </w:tcBorders>
            <w:vAlign w:val="center"/>
          </w:tcPr>
          <w:p w14:paraId="273B7498">
            <w:pPr>
              <w:widowControl/>
              <w:tabs>
                <w:tab w:val="decimal" w:pos="0"/>
              </w:tabs>
              <w:ind w:firstLine="0" w:firstLineChars="0"/>
              <w:jc w:val="center"/>
              <w:rPr>
                <w:kern w:val="0"/>
                <w:sz w:val="18"/>
                <w:szCs w:val="18"/>
              </w:rPr>
            </w:pPr>
            <w:r>
              <w:rPr>
                <w:kern w:val="0"/>
                <w:sz w:val="18"/>
                <w:szCs w:val="18"/>
              </w:rPr>
              <w:t>5</w:t>
            </w:r>
          </w:p>
        </w:tc>
        <w:tc>
          <w:tcPr>
            <w:tcW w:w="813" w:type="dxa"/>
            <w:tcBorders>
              <w:top w:val="single" w:color="auto" w:sz="4" w:space="0"/>
              <w:left w:val="single" w:color="auto" w:sz="4" w:space="0"/>
              <w:bottom w:val="single" w:color="auto" w:sz="4" w:space="0"/>
              <w:right w:val="single" w:color="auto" w:sz="4" w:space="0"/>
            </w:tcBorders>
            <w:vAlign w:val="center"/>
          </w:tcPr>
          <w:p w14:paraId="45F7A8DC">
            <w:pPr>
              <w:widowControl/>
              <w:tabs>
                <w:tab w:val="decimal" w:pos="0"/>
              </w:tabs>
              <w:ind w:firstLine="0" w:firstLineChars="0"/>
              <w:jc w:val="center"/>
              <w:rPr>
                <w:kern w:val="0"/>
                <w:sz w:val="18"/>
                <w:szCs w:val="18"/>
              </w:rPr>
            </w:pPr>
            <w:r>
              <w:rPr>
                <w:kern w:val="0"/>
                <w:sz w:val="18"/>
                <w:szCs w:val="18"/>
              </w:rPr>
              <w:t>509</w:t>
            </w:r>
          </w:p>
        </w:tc>
        <w:tc>
          <w:tcPr>
            <w:tcW w:w="1109" w:type="dxa"/>
            <w:tcBorders>
              <w:top w:val="single" w:color="auto" w:sz="4" w:space="0"/>
              <w:left w:val="single" w:color="auto" w:sz="4" w:space="0"/>
              <w:bottom w:val="single" w:color="auto" w:sz="4" w:space="0"/>
              <w:right w:val="single" w:color="auto" w:sz="4" w:space="0"/>
            </w:tcBorders>
            <w:vAlign w:val="center"/>
          </w:tcPr>
          <w:p w14:paraId="4C36FACC">
            <w:pPr>
              <w:widowControl/>
              <w:tabs>
                <w:tab w:val="decimal" w:pos="0"/>
              </w:tabs>
              <w:ind w:firstLine="0" w:firstLineChars="0"/>
              <w:jc w:val="center"/>
              <w:rPr>
                <w:kern w:val="0"/>
                <w:sz w:val="18"/>
                <w:szCs w:val="18"/>
              </w:rPr>
            </w:pPr>
            <w:r>
              <w:rPr>
                <w:kern w:val="0"/>
                <w:sz w:val="18"/>
                <w:szCs w:val="18"/>
              </w:rPr>
              <w:t>12.426758</w:t>
            </w:r>
          </w:p>
        </w:tc>
        <w:tc>
          <w:tcPr>
            <w:tcW w:w="426" w:type="dxa"/>
            <w:tcBorders>
              <w:top w:val="single" w:color="auto" w:sz="4" w:space="0"/>
              <w:left w:val="single" w:color="auto" w:sz="4" w:space="0"/>
              <w:bottom w:val="single" w:color="auto" w:sz="4" w:space="0"/>
              <w:right w:val="single" w:color="auto" w:sz="4" w:space="0"/>
            </w:tcBorders>
            <w:vAlign w:val="center"/>
          </w:tcPr>
          <w:p w14:paraId="2B06812B">
            <w:pPr>
              <w:widowControl/>
              <w:tabs>
                <w:tab w:val="decimal" w:pos="0"/>
              </w:tabs>
              <w:ind w:firstLine="0" w:firstLineChars="0"/>
              <w:jc w:val="center"/>
              <w:rPr>
                <w:kern w:val="0"/>
                <w:sz w:val="18"/>
                <w:szCs w:val="18"/>
              </w:rPr>
            </w:pPr>
            <w:r>
              <w:rPr>
                <w:kern w:val="0"/>
                <w:sz w:val="18"/>
                <w:szCs w:val="18"/>
              </w:rPr>
              <w:t>2</w:t>
            </w:r>
          </w:p>
        </w:tc>
      </w:tr>
      <w:tr w14:paraId="31D4198A">
        <w:tblPrEx>
          <w:tblCellMar>
            <w:top w:w="0" w:type="dxa"/>
            <w:left w:w="108" w:type="dxa"/>
            <w:bottom w:w="0" w:type="dxa"/>
            <w:right w:w="108" w:type="dxa"/>
          </w:tblCellMar>
        </w:tblPrEx>
        <w:trPr>
          <w:trHeight w:val="270" w:hRule="atLeast"/>
          <w:jc w:val="center"/>
        </w:trPr>
        <w:tc>
          <w:tcPr>
            <w:tcW w:w="952" w:type="dxa"/>
            <w:tcBorders>
              <w:top w:val="single" w:color="auto" w:sz="4" w:space="0"/>
              <w:left w:val="single" w:color="auto" w:sz="4" w:space="0"/>
              <w:bottom w:val="single" w:color="auto" w:sz="4" w:space="0"/>
              <w:right w:val="single" w:color="auto" w:sz="4" w:space="0"/>
            </w:tcBorders>
            <w:vAlign w:val="center"/>
          </w:tcPr>
          <w:p w14:paraId="291503E1">
            <w:pPr>
              <w:widowControl/>
              <w:tabs>
                <w:tab w:val="decimal" w:pos="0"/>
              </w:tabs>
              <w:ind w:firstLine="0" w:firstLineChars="0"/>
              <w:jc w:val="center"/>
              <w:rPr>
                <w:kern w:val="0"/>
                <w:sz w:val="18"/>
                <w:szCs w:val="18"/>
              </w:rPr>
            </w:pPr>
            <w:r>
              <w:rPr>
                <w:kern w:val="0"/>
                <w:sz w:val="18"/>
                <w:szCs w:val="18"/>
              </w:rPr>
              <w:t>126</w:t>
            </w:r>
          </w:p>
        </w:tc>
        <w:tc>
          <w:tcPr>
            <w:tcW w:w="1068" w:type="dxa"/>
            <w:tcBorders>
              <w:top w:val="single" w:color="auto" w:sz="4" w:space="0"/>
              <w:left w:val="single" w:color="auto" w:sz="4" w:space="0"/>
              <w:bottom w:val="single" w:color="auto" w:sz="4" w:space="0"/>
              <w:right w:val="single" w:color="auto" w:sz="4" w:space="0"/>
            </w:tcBorders>
            <w:vAlign w:val="center"/>
          </w:tcPr>
          <w:p w14:paraId="4649B661">
            <w:pPr>
              <w:widowControl/>
              <w:tabs>
                <w:tab w:val="decimal" w:pos="0"/>
              </w:tabs>
              <w:ind w:firstLine="0" w:firstLineChars="0"/>
              <w:jc w:val="center"/>
              <w:rPr>
                <w:kern w:val="0"/>
                <w:sz w:val="18"/>
                <w:szCs w:val="18"/>
              </w:rPr>
            </w:pPr>
            <w:r>
              <w:rPr>
                <w:kern w:val="0"/>
                <w:sz w:val="18"/>
                <w:szCs w:val="18"/>
              </w:rPr>
              <w:t>3.076172</w:t>
            </w:r>
          </w:p>
        </w:tc>
        <w:tc>
          <w:tcPr>
            <w:tcW w:w="668" w:type="dxa"/>
            <w:tcBorders>
              <w:top w:val="single" w:color="auto" w:sz="4" w:space="0"/>
              <w:left w:val="single" w:color="auto" w:sz="4" w:space="0"/>
              <w:bottom w:val="single" w:color="auto" w:sz="4" w:space="0"/>
              <w:right w:val="single" w:color="auto" w:sz="4" w:space="0"/>
            </w:tcBorders>
            <w:vAlign w:val="center"/>
          </w:tcPr>
          <w:p w14:paraId="35FB201D">
            <w:pPr>
              <w:widowControl/>
              <w:tabs>
                <w:tab w:val="decimal" w:pos="0"/>
              </w:tabs>
              <w:ind w:firstLine="0" w:firstLineChars="0"/>
              <w:jc w:val="center"/>
              <w:rPr>
                <w:kern w:val="0"/>
                <w:sz w:val="18"/>
                <w:szCs w:val="18"/>
              </w:rPr>
            </w:pPr>
            <w:r>
              <w:rPr>
                <w:kern w:val="0"/>
                <w:sz w:val="18"/>
                <w:szCs w:val="18"/>
              </w:rPr>
              <w:t>3</w:t>
            </w:r>
          </w:p>
        </w:tc>
        <w:tc>
          <w:tcPr>
            <w:tcW w:w="733" w:type="dxa"/>
            <w:tcBorders>
              <w:top w:val="single" w:color="auto" w:sz="4" w:space="0"/>
              <w:left w:val="single" w:color="auto" w:sz="4" w:space="0"/>
              <w:bottom w:val="single" w:color="auto" w:sz="4" w:space="0"/>
              <w:right w:val="single" w:color="auto" w:sz="4" w:space="0"/>
            </w:tcBorders>
            <w:vAlign w:val="center"/>
          </w:tcPr>
          <w:p w14:paraId="12E2A180">
            <w:pPr>
              <w:widowControl/>
              <w:tabs>
                <w:tab w:val="decimal" w:pos="0"/>
              </w:tabs>
              <w:ind w:firstLine="0" w:firstLineChars="0"/>
              <w:jc w:val="center"/>
              <w:rPr>
                <w:kern w:val="0"/>
                <w:sz w:val="18"/>
                <w:szCs w:val="18"/>
              </w:rPr>
            </w:pPr>
            <w:r>
              <w:rPr>
                <w:kern w:val="0"/>
                <w:sz w:val="18"/>
                <w:szCs w:val="18"/>
              </w:rPr>
              <w:t>254</w:t>
            </w:r>
          </w:p>
        </w:tc>
        <w:tc>
          <w:tcPr>
            <w:tcW w:w="1068" w:type="dxa"/>
            <w:tcBorders>
              <w:top w:val="single" w:color="auto" w:sz="4" w:space="0"/>
              <w:left w:val="single" w:color="auto" w:sz="4" w:space="0"/>
              <w:bottom w:val="single" w:color="auto" w:sz="4" w:space="0"/>
              <w:right w:val="single" w:color="auto" w:sz="4" w:space="0"/>
            </w:tcBorders>
            <w:vAlign w:val="center"/>
          </w:tcPr>
          <w:p w14:paraId="09DB16FE">
            <w:pPr>
              <w:widowControl/>
              <w:tabs>
                <w:tab w:val="decimal" w:pos="0"/>
              </w:tabs>
              <w:ind w:firstLine="0" w:firstLineChars="0"/>
              <w:jc w:val="center"/>
              <w:rPr>
                <w:kern w:val="0"/>
                <w:sz w:val="18"/>
                <w:szCs w:val="18"/>
              </w:rPr>
            </w:pPr>
            <w:r>
              <w:rPr>
                <w:kern w:val="0"/>
                <w:sz w:val="18"/>
                <w:szCs w:val="18"/>
              </w:rPr>
              <w:t>6.201172</w:t>
            </w:r>
          </w:p>
        </w:tc>
        <w:tc>
          <w:tcPr>
            <w:tcW w:w="426" w:type="dxa"/>
            <w:tcBorders>
              <w:top w:val="single" w:color="auto" w:sz="4" w:space="0"/>
              <w:left w:val="single" w:color="auto" w:sz="4" w:space="0"/>
              <w:bottom w:val="single" w:color="auto" w:sz="4" w:space="0"/>
              <w:right w:val="single" w:color="auto" w:sz="4" w:space="0"/>
            </w:tcBorders>
            <w:vAlign w:val="center"/>
          </w:tcPr>
          <w:p w14:paraId="779A3D70">
            <w:pPr>
              <w:widowControl/>
              <w:tabs>
                <w:tab w:val="decimal" w:pos="0"/>
              </w:tabs>
              <w:ind w:firstLine="0" w:firstLineChars="0"/>
              <w:jc w:val="center"/>
              <w:rPr>
                <w:kern w:val="0"/>
                <w:sz w:val="18"/>
                <w:szCs w:val="18"/>
              </w:rPr>
            </w:pPr>
            <w:r>
              <w:rPr>
                <w:kern w:val="0"/>
                <w:sz w:val="18"/>
                <w:szCs w:val="18"/>
              </w:rPr>
              <w:t>4</w:t>
            </w:r>
          </w:p>
        </w:tc>
        <w:tc>
          <w:tcPr>
            <w:tcW w:w="813" w:type="dxa"/>
            <w:tcBorders>
              <w:top w:val="single" w:color="auto" w:sz="4" w:space="0"/>
              <w:left w:val="single" w:color="auto" w:sz="4" w:space="0"/>
              <w:bottom w:val="single" w:color="auto" w:sz="4" w:space="0"/>
              <w:right w:val="single" w:color="auto" w:sz="4" w:space="0"/>
            </w:tcBorders>
            <w:vAlign w:val="center"/>
          </w:tcPr>
          <w:p w14:paraId="07D7C466">
            <w:pPr>
              <w:widowControl/>
              <w:tabs>
                <w:tab w:val="decimal" w:pos="0"/>
              </w:tabs>
              <w:ind w:firstLine="0" w:firstLineChars="0"/>
              <w:jc w:val="center"/>
              <w:rPr>
                <w:kern w:val="0"/>
                <w:sz w:val="18"/>
                <w:szCs w:val="18"/>
              </w:rPr>
            </w:pPr>
            <w:r>
              <w:rPr>
                <w:kern w:val="0"/>
                <w:sz w:val="18"/>
                <w:szCs w:val="18"/>
              </w:rPr>
              <w:t>382</w:t>
            </w:r>
          </w:p>
        </w:tc>
        <w:tc>
          <w:tcPr>
            <w:tcW w:w="1068" w:type="dxa"/>
            <w:tcBorders>
              <w:top w:val="single" w:color="auto" w:sz="4" w:space="0"/>
              <w:left w:val="single" w:color="auto" w:sz="4" w:space="0"/>
              <w:bottom w:val="single" w:color="auto" w:sz="4" w:space="0"/>
              <w:right w:val="single" w:color="auto" w:sz="4" w:space="0"/>
            </w:tcBorders>
            <w:vAlign w:val="center"/>
          </w:tcPr>
          <w:p w14:paraId="61382207">
            <w:pPr>
              <w:widowControl/>
              <w:tabs>
                <w:tab w:val="decimal" w:pos="0"/>
              </w:tabs>
              <w:ind w:firstLine="0" w:firstLineChars="0"/>
              <w:jc w:val="center"/>
              <w:rPr>
                <w:kern w:val="0"/>
                <w:sz w:val="18"/>
                <w:szCs w:val="18"/>
              </w:rPr>
            </w:pPr>
            <w:r>
              <w:rPr>
                <w:kern w:val="0"/>
                <w:sz w:val="18"/>
                <w:szCs w:val="18"/>
              </w:rPr>
              <w:t>9.326172</w:t>
            </w:r>
          </w:p>
        </w:tc>
        <w:tc>
          <w:tcPr>
            <w:tcW w:w="426" w:type="dxa"/>
            <w:tcBorders>
              <w:top w:val="single" w:color="auto" w:sz="4" w:space="0"/>
              <w:left w:val="single" w:color="auto" w:sz="4" w:space="0"/>
              <w:bottom w:val="single" w:color="auto" w:sz="4" w:space="0"/>
              <w:right w:val="single" w:color="auto" w:sz="4" w:space="0"/>
            </w:tcBorders>
            <w:vAlign w:val="center"/>
          </w:tcPr>
          <w:p w14:paraId="4B37248D">
            <w:pPr>
              <w:widowControl/>
              <w:tabs>
                <w:tab w:val="decimal" w:pos="0"/>
              </w:tabs>
              <w:ind w:firstLine="0" w:firstLineChars="0"/>
              <w:jc w:val="center"/>
              <w:rPr>
                <w:kern w:val="0"/>
                <w:sz w:val="18"/>
                <w:szCs w:val="18"/>
              </w:rPr>
            </w:pPr>
            <w:r>
              <w:rPr>
                <w:kern w:val="0"/>
                <w:sz w:val="18"/>
                <w:szCs w:val="18"/>
              </w:rPr>
              <w:t>1</w:t>
            </w:r>
          </w:p>
        </w:tc>
        <w:tc>
          <w:tcPr>
            <w:tcW w:w="813" w:type="dxa"/>
            <w:tcBorders>
              <w:top w:val="single" w:color="auto" w:sz="4" w:space="0"/>
              <w:left w:val="single" w:color="auto" w:sz="4" w:space="0"/>
              <w:bottom w:val="single" w:color="auto" w:sz="4" w:space="0"/>
              <w:right w:val="single" w:color="auto" w:sz="4" w:space="0"/>
            </w:tcBorders>
            <w:vAlign w:val="center"/>
          </w:tcPr>
          <w:p w14:paraId="3ACD04F0">
            <w:pPr>
              <w:widowControl/>
              <w:tabs>
                <w:tab w:val="decimal" w:pos="0"/>
              </w:tabs>
              <w:ind w:firstLine="0" w:firstLineChars="0"/>
              <w:jc w:val="center"/>
              <w:rPr>
                <w:kern w:val="0"/>
                <w:sz w:val="18"/>
                <w:szCs w:val="18"/>
              </w:rPr>
            </w:pPr>
            <w:r>
              <w:rPr>
                <w:kern w:val="0"/>
                <w:sz w:val="18"/>
                <w:szCs w:val="18"/>
              </w:rPr>
              <w:t>510</w:t>
            </w:r>
          </w:p>
        </w:tc>
        <w:tc>
          <w:tcPr>
            <w:tcW w:w="1109" w:type="dxa"/>
            <w:tcBorders>
              <w:top w:val="single" w:color="auto" w:sz="4" w:space="0"/>
              <w:left w:val="single" w:color="auto" w:sz="4" w:space="0"/>
              <w:bottom w:val="single" w:color="auto" w:sz="4" w:space="0"/>
              <w:right w:val="single" w:color="auto" w:sz="4" w:space="0"/>
            </w:tcBorders>
            <w:vAlign w:val="center"/>
          </w:tcPr>
          <w:p w14:paraId="5FC8EE86">
            <w:pPr>
              <w:widowControl/>
              <w:tabs>
                <w:tab w:val="decimal" w:pos="0"/>
              </w:tabs>
              <w:ind w:firstLine="0" w:firstLineChars="0"/>
              <w:jc w:val="center"/>
              <w:rPr>
                <w:kern w:val="0"/>
                <w:sz w:val="18"/>
                <w:szCs w:val="18"/>
              </w:rPr>
            </w:pPr>
            <w:r>
              <w:rPr>
                <w:kern w:val="0"/>
                <w:sz w:val="18"/>
                <w:szCs w:val="18"/>
              </w:rPr>
              <w:t>12.451172</w:t>
            </w:r>
          </w:p>
        </w:tc>
        <w:tc>
          <w:tcPr>
            <w:tcW w:w="426" w:type="dxa"/>
            <w:tcBorders>
              <w:top w:val="single" w:color="auto" w:sz="4" w:space="0"/>
              <w:left w:val="single" w:color="auto" w:sz="4" w:space="0"/>
              <w:bottom w:val="single" w:color="auto" w:sz="4" w:space="0"/>
              <w:right w:val="single" w:color="auto" w:sz="4" w:space="0"/>
            </w:tcBorders>
            <w:vAlign w:val="center"/>
          </w:tcPr>
          <w:p w14:paraId="28BB271E">
            <w:pPr>
              <w:widowControl/>
              <w:tabs>
                <w:tab w:val="decimal" w:pos="0"/>
              </w:tabs>
              <w:ind w:firstLine="0" w:firstLineChars="0"/>
              <w:jc w:val="center"/>
              <w:rPr>
                <w:kern w:val="0"/>
                <w:sz w:val="18"/>
                <w:szCs w:val="18"/>
              </w:rPr>
            </w:pPr>
            <w:r>
              <w:rPr>
                <w:kern w:val="0"/>
                <w:sz w:val="18"/>
                <w:szCs w:val="18"/>
              </w:rPr>
              <w:t>4</w:t>
            </w:r>
          </w:p>
        </w:tc>
      </w:tr>
      <w:tr w14:paraId="07E9DF04">
        <w:tblPrEx>
          <w:tblCellMar>
            <w:top w:w="0" w:type="dxa"/>
            <w:left w:w="108" w:type="dxa"/>
            <w:bottom w:w="0" w:type="dxa"/>
            <w:right w:w="108" w:type="dxa"/>
          </w:tblCellMar>
        </w:tblPrEx>
        <w:trPr>
          <w:trHeight w:val="270" w:hRule="atLeast"/>
          <w:jc w:val="center"/>
        </w:trPr>
        <w:tc>
          <w:tcPr>
            <w:tcW w:w="952" w:type="dxa"/>
            <w:tcBorders>
              <w:top w:val="single" w:color="auto" w:sz="4" w:space="0"/>
              <w:left w:val="single" w:color="auto" w:sz="4" w:space="0"/>
              <w:bottom w:val="single" w:color="auto" w:sz="4" w:space="0"/>
              <w:right w:val="single" w:color="auto" w:sz="4" w:space="0"/>
            </w:tcBorders>
            <w:vAlign w:val="center"/>
          </w:tcPr>
          <w:p w14:paraId="781711D4">
            <w:pPr>
              <w:widowControl/>
              <w:tabs>
                <w:tab w:val="decimal" w:pos="0"/>
              </w:tabs>
              <w:ind w:firstLine="0" w:firstLineChars="0"/>
              <w:jc w:val="center"/>
              <w:rPr>
                <w:kern w:val="0"/>
                <w:sz w:val="18"/>
                <w:szCs w:val="18"/>
              </w:rPr>
            </w:pPr>
            <w:r>
              <w:rPr>
                <w:kern w:val="0"/>
                <w:sz w:val="18"/>
                <w:szCs w:val="18"/>
              </w:rPr>
              <w:t>127</w:t>
            </w:r>
          </w:p>
        </w:tc>
        <w:tc>
          <w:tcPr>
            <w:tcW w:w="1068" w:type="dxa"/>
            <w:tcBorders>
              <w:top w:val="single" w:color="auto" w:sz="4" w:space="0"/>
              <w:left w:val="single" w:color="auto" w:sz="4" w:space="0"/>
              <w:bottom w:val="single" w:color="auto" w:sz="4" w:space="0"/>
              <w:right w:val="single" w:color="auto" w:sz="4" w:space="0"/>
            </w:tcBorders>
            <w:vAlign w:val="center"/>
          </w:tcPr>
          <w:p w14:paraId="74B10A14">
            <w:pPr>
              <w:widowControl/>
              <w:tabs>
                <w:tab w:val="decimal" w:pos="0"/>
              </w:tabs>
              <w:ind w:firstLine="0" w:firstLineChars="0"/>
              <w:jc w:val="center"/>
              <w:rPr>
                <w:kern w:val="0"/>
                <w:sz w:val="18"/>
                <w:szCs w:val="18"/>
              </w:rPr>
            </w:pPr>
            <w:r>
              <w:rPr>
                <w:kern w:val="0"/>
                <w:sz w:val="18"/>
                <w:szCs w:val="18"/>
              </w:rPr>
              <w:t>3.100586</w:t>
            </w:r>
          </w:p>
        </w:tc>
        <w:tc>
          <w:tcPr>
            <w:tcW w:w="668" w:type="dxa"/>
            <w:tcBorders>
              <w:top w:val="single" w:color="auto" w:sz="4" w:space="0"/>
              <w:left w:val="single" w:color="auto" w:sz="4" w:space="0"/>
              <w:bottom w:val="single" w:color="auto" w:sz="4" w:space="0"/>
              <w:right w:val="single" w:color="auto" w:sz="4" w:space="0"/>
            </w:tcBorders>
            <w:vAlign w:val="center"/>
          </w:tcPr>
          <w:p w14:paraId="40B6BE6C">
            <w:pPr>
              <w:widowControl/>
              <w:tabs>
                <w:tab w:val="decimal" w:pos="0"/>
              </w:tabs>
              <w:ind w:firstLine="0" w:firstLineChars="0"/>
              <w:jc w:val="center"/>
              <w:rPr>
                <w:kern w:val="0"/>
                <w:sz w:val="18"/>
                <w:szCs w:val="18"/>
              </w:rPr>
            </w:pPr>
            <w:r>
              <w:rPr>
                <w:kern w:val="0"/>
                <w:sz w:val="18"/>
                <w:szCs w:val="18"/>
              </w:rPr>
              <w:t>7</w:t>
            </w:r>
          </w:p>
        </w:tc>
        <w:tc>
          <w:tcPr>
            <w:tcW w:w="733" w:type="dxa"/>
            <w:tcBorders>
              <w:top w:val="single" w:color="auto" w:sz="4" w:space="0"/>
              <w:left w:val="single" w:color="auto" w:sz="4" w:space="0"/>
              <w:bottom w:val="single" w:color="auto" w:sz="4" w:space="0"/>
              <w:right w:val="single" w:color="auto" w:sz="4" w:space="0"/>
            </w:tcBorders>
            <w:vAlign w:val="center"/>
          </w:tcPr>
          <w:p w14:paraId="765A5DC6">
            <w:pPr>
              <w:widowControl/>
              <w:tabs>
                <w:tab w:val="decimal" w:pos="0"/>
              </w:tabs>
              <w:ind w:firstLine="0" w:firstLineChars="0"/>
              <w:jc w:val="center"/>
              <w:rPr>
                <w:kern w:val="0"/>
                <w:sz w:val="18"/>
                <w:szCs w:val="18"/>
              </w:rPr>
            </w:pPr>
            <w:r>
              <w:rPr>
                <w:kern w:val="0"/>
                <w:sz w:val="18"/>
                <w:szCs w:val="18"/>
              </w:rPr>
              <w:t>255</w:t>
            </w:r>
          </w:p>
        </w:tc>
        <w:tc>
          <w:tcPr>
            <w:tcW w:w="1068" w:type="dxa"/>
            <w:tcBorders>
              <w:top w:val="single" w:color="auto" w:sz="4" w:space="0"/>
              <w:left w:val="single" w:color="auto" w:sz="4" w:space="0"/>
              <w:bottom w:val="single" w:color="auto" w:sz="4" w:space="0"/>
              <w:right w:val="single" w:color="auto" w:sz="4" w:space="0"/>
            </w:tcBorders>
            <w:vAlign w:val="center"/>
          </w:tcPr>
          <w:p w14:paraId="6B4681CB">
            <w:pPr>
              <w:widowControl/>
              <w:tabs>
                <w:tab w:val="decimal" w:pos="0"/>
              </w:tabs>
              <w:ind w:firstLine="0" w:firstLineChars="0"/>
              <w:jc w:val="center"/>
              <w:rPr>
                <w:kern w:val="0"/>
                <w:sz w:val="18"/>
                <w:szCs w:val="18"/>
              </w:rPr>
            </w:pPr>
            <w:r>
              <w:rPr>
                <w:kern w:val="0"/>
                <w:sz w:val="18"/>
                <w:szCs w:val="18"/>
              </w:rPr>
              <w:t>6.225586</w:t>
            </w:r>
          </w:p>
        </w:tc>
        <w:tc>
          <w:tcPr>
            <w:tcW w:w="426" w:type="dxa"/>
            <w:tcBorders>
              <w:top w:val="single" w:color="auto" w:sz="4" w:space="0"/>
              <w:left w:val="single" w:color="auto" w:sz="4" w:space="0"/>
              <w:bottom w:val="single" w:color="auto" w:sz="4" w:space="0"/>
              <w:right w:val="single" w:color="auto" w:sz="4" w:space="0"/>
            </w:tcBorders>
            <w:vAlign w:val="center"/>
          </w:tcPr>
          <w:p w14:paraId="5AB08877">
            <w:pPr>
              <w:widowControl/>
              <w:tabs>
                <w:tab w:val="decimal" w:pos="0"/>
              </w:tabs>
              <w:ind w:firstLine="0" w:firstLineChars="0"/>
              <w:jc w:val="center"/>
              <w:rPr>
                <w:kern w:val="0"/>
                <w:sz w:val="18"/>
                <w:szCs w:val="18"/>
              </w:rPr>
            </w:pPr>
            <w:r>
              <w:rPr>
                <w:kern w:val="0"/>
                <w:sz w:val="18"/>
                <w:szCs w:val="18"/>
              </w:rPr>
              <w:t>4</w:t>
            </w:r>
          </w:p>
        </w:tc>
        <w:tc>
          <w:tcPr>
            <w:tcW w:w="813" w:type="dxa"/>
            <w:tcBorders>
              <w:top w:val="single" w:color="auto" w:sz="4" w:space="0"/>
              <w:left w:val="single" w:color="auto" w:sz="4" w:space="0"/>
              <w:bottom w:val="single" w:color="auto" w:sz="4" w:space="0"/>
              <w:right w:val="single" w:color="auto" w:sz="4" w:space="0"/>
            </w:tcBorders>
            <w:vAlign w:val="center"/>
          </w:tcPr>
          <w:p w14:paraId="01C65DF5">
            <w:pPr>
              <w:widowControl/>
              <w:tabs>
                <w:tab w:val="decimal" w:pos="0"/>
              </w:tabs>
              <w:ind w:firstLine="0" w:firstLineChars="0"/>
              <w:jc w:val="center"/>
              <w:rPr>
                <w:kern w:val="0"/>
                <w:sz w:val="18"/>
                <w:szCs w:val="18"/>
              </w:rPr>
            </w:pPr>
            <w:r>
              <w:rPr>
                <w:kern w:val="0"/>
                <w:sz w:val="18"/>
                <w:szCs w:val="18"/>
              </w:rPr>
              <w:t>383</w:t>
            </w:r>
          </w:p>
        </w:tc>
        <w:tc>
          <w:tcPr>
            <w:tcW w:w="1068" w:type="dxa"/>
            <w:tcBorders>
              <w:top w:val="single" w:color="auto" w:sz="4" w:space="0"/>
              <w:left w:val="single" w:color="auto" w:sz="4" w:space="0"/>
              <w:bottom w:val="single" w:color="auto" w:sz="4" w:space="0"/>
              <w:right w:val="single" w:color="auto" w:sz="4" w:space="0"/>
            </w:tcBorders>
            <w:vAlign w:val="center"/>
          </w:tcPr>
          <w:p w14:paraId="79F5FCB0">
            <w:pPr>
              <w:widowControl/>
              <w:tabs>
                <w:tab w:val="decimal" w:pos="0"/>
              </w:tabs>
              <w:ind w:firstLine="0" w:firstLineChars="0"/>
              <w:jc w:val="center"/>
              <w:rPr>
                <w:kern w:val="0"/>
                <w:sz w:val="18"/>
                <w:szCs w:val="18"/>
              </w:rPr>
            </w:pPr>
            <w:r>
              <w:rPr>
                <w:kern w:val="0"/>
                <w:sz w:val="18"/>
                <w:szCs w:val="18"/>
              </w:rPr>
              <w:t>9.350586</w:t>
            </w:r>
          </w:p>
        </w:tc>
        <w:tc>
          <w:tcPr>
            <w:tcW w:w="426" w:type="dxa"/>
            <w:tcBorders>
              <w:top w:val="single" w:color="auto" w:sz="4" w:space="0"/>
              <w:left w:val="single" w:color="auto" w:sz="4" w:space="0"/>
              <w:bottom w:val="single" w:color="auto" w:sz="4" w:space="0"/>
              <w:right w:val="single" w:color="auto" w:sz="4" w:space="0"/>
            </w:tcBorders>
            <w:vAlign w:val="center"/>
          </w:tcPr>
          <w:p w14:paraId="153B4DC1">
            <w:pPr>
              <w:widowControl/>
              <w:tabs>
                <w:tab w:val="decimal" w:pos="0"/>
              </w:tabs>
              <w:ind w:firstLine="0" w:firstLineChars="0"/>
              <w:jc w:val="center"/>
              <w:rPr>
                <w:kern w:val="0"/>
                <w:sz w:val="18"/>
                <w:szCs w:val="18"/>
              </w:rPr>
            </w:pPr>
            <w:r>
              <w:rPr>
                <w:kern w:val="0"/>
                <w:sz w:val="18"/>
                <w:szCs w:val="18"/>
              </w:rPr>
              <w:t>0</w:t>
            </w:r>
          </w:p>
        </w:tc>
        <w:tc>
          <w:tcPr>
            <w:tcW w:w="813" w:type="dxa"/>
            <w:tcBorders>
              <w:top w:val="single" w:color="auto" w:sz="4" w:space="0"/>
              <w:left w:val="single" w:color="auto" w:sz="4" w:space="0"/>
              <w:bottom w:val="single" w:color="auto" w:sz="4" w:space="0"/>
              <w:right w:val="single" w:color="auto" w:sz="4" w:space="0"/>
            </w:tcBorders>
            <w:vAlign w:val="center"/>
          </w:tcPr>
          <w:p w14:paraId="6AB0268D">
            <w:pPr>
              <w:widowControl/>
              <w:tabs>
                <w:tab w:val="decimal" w:pos="0"/>
              </w:tabs>
              <w:ind w:firstLine="0" w:firstLineChars="0"/>
              <w:jc w:val="center"/>
              <w:rPr>
                <w:kern w:val="0"/>
                <w:sz w:val="18"/>
                <w:szCs w:val="18"/>
              </w:rPr>
            </w:pPr>
            <w:r>
              <w:rPr>
                <w:kern w:val="0"/>
                <w:sz w:val="18"/>
                <w:szCs w:val="18"/>
              </w:rPr>
              <w:t>511</w:t>
            </w:r>
          </w:p>
        </w:tc>
        <w:tc>
          <w:tcPr>
            <w:tcW w:w="1109" w:type="dxa"/>
            <w:tcBorders>
              <w:top w:val="single" w:color="auto" w:sz="4" w:space="0"/>
              <w:left w:val="single" w:color="auto" w:sz="4" w:space="0"/>
              <w:bottom w:val="single" w:color="auto" w:sz="4" w:space="0"/>
              <w:right w:val="single" w:color="auto" w:sz="4" w:space="0"/>
            </w:tcBorders>
            <w:vAlign w:val="center"/>
          </w:tcPr>
          <w:p w14:paraId="145987A1">
            <w:pPr>
              <w:widowControl/>
              <w:tabs>
                <w:tab w:val="decimal" w:pos="0"/>
              </w:tabs>
              <w:ind w:firstLine="0" w:firstLineChars="0"/>
              <w:jc w:val="center"/>
              <w:rPr>
                <w:kern w:val="0"/>
                <w:sz w:val="18"/>
                <w:szCs w:val="18"/>
              </w:rPr>
            </w:pPr>
            <w:r>
              <w:rPr>
                <w:kern w:val="0"/>
                <w:sz w:val="18"/>
                <w:szCs w:val="18"/>
              </w:rPr>
              <w:t>12.475586</w:t>
            </w:r>
          </w:p>
        </w:tc>
        <w:tc>
          <w:tcPr>
            <w:tcW w:w="426" w:type="dxa"/>
            <w:tcBorders>
              <w:top w:val="single" w:color="auto" w:sz="4" w:space="0"/>
              <w:left w:val="single" w:color="auto" w:sz="4" w:space="0"/>
              <w:bottom w:val="single" w:color="auto" w:sz="4" w:space="0"/>
              <w:right w:val="single" w:color="auto" w:sz="4" w:space="0"/>
            </w:tcBorders>
            <w:vAlign w:val="center"/>
          </w:tcPr>
          <w:p w14:paraId="5F98F1CB">
            <w:pPr>
              <w:widowControl/>
              <w:tabs>
                <w:tab w:val="decimal" w:pos="0"/>
              </w:tabs>
              <w:ind w:firstLine="0" w:firstLineChars="0"/>
              <w:jc w:val="center"/>
              <w:rPr>
                <w:kern w:val="0"/>
                <w:sz w:val="18"/>
                <w:szCs w:val="18"/>
              </w:rPr>
            </w:pPr>
            <w:r>
              <w:rPr>
                <w:kern w:val="0"/>
                <w:sz w:val="18"/>
                <w:szCs w:val="18"/>
              </w:rPr>
              <w:t>1</w:t>
            </w:r>
          </w:p>
        </w:tc>
      </w:tr>
    </w:tbl>
    <w:p w14:paraId="4CD90444">
      <w:pPr>
        <w:widowControl/>
        <w:ind w:firstLine="420"/>
        <w:rPr>
          <w:kern w:val="0"/>
          <w:szCs w:val="21"/>
        </w:rPr>
      </w:pPr>
    </w:p>
    <w:p w14:paraId="37A44F53">
      <w:pPr>
        <w:ind w:firstLine="0" w:firstLineChars="0"/>
        <w:jc w:val="center"/>
        <w:outlineLvl w:val="0"/>
        <w:rPr>
          <w:rFonts w:hint="eastAsia" w:ascii="黑体" w:hAnsi="黑体" w:eastAsia="黑体" w:cs="黑体"/>
          <w:kern w:val="0"/>
          <w:sz w:val="21"/>
          <w:szCs w:val="21"/>
        </w:rPr>
      </w:pPr>
      <w:ins w:id="495" w:author="Gutingting " w:date="2026-02-13T11:18:42Z">
        <w:bookmarkStart w:id="452" w:name="_Ref200044309"/>
        <w:bookmarkStart w:id="453" w:name="_Toc8854"/>
        <w:bookmarkStart w:id="454" w:name="_Toc10574"/>
        <w:bookmarkStart w:id="455" w:name="_Toc32393"/>
        <w:bookmarkStart w:id="456" w:name="_Toc19137"/>
        <w:r>
          <w:rPr>
            <w:rFonts w:hint="eastAsia" w:ascii="黑体" w:hAnsi="黑体" w:eastAsia="黑体" w:cs="黑体"/>
            <w:szCs w:val="21"/>
          </w:rPr>
          <w:fldChar w:fldCharType="begin"/>
        </w:r>
      </w:ins>
      <w:ins w:id="496" w:author="Gutingting " w:date="2026-02-13T11:18:42Z">
        <w:r>
          <w:rPr>
            <w:rFonts w:hint="eastAsia" w:ascii="黑体" w:hAnsi="黑体" w:eastAsia="黑体" w:cs="黑体"/>
            <w:szCs w:val="21"/>
          </w:rPr>
          <w:instrText xml:space="preserve"> REF _Ref59452482 \h  \* MERGEFORMAT </w:instrText>
        </w:r>
      </w:ins>
      <w:ins w:id="497" w:author="Gutingting " w:date="2026-02-13T11:18:42Z">
        <w:r>
          <w:rPr>
            <w:rFonts w:hint="eastAsia" w:ascii="黑体" w:hAnsi="黑体" w:eastAsia="黑体" w:cs="黑体"/>
            <w:szCs w:val="21"/>
          </w:rPr>
          <w:fldChar w:fldCharType="separate"/>
        </w:r>
      </w:ins>
      <w:ins w:id="498" w:author="Gutingting " w:date="2026-02-13T11:18:42Z">
        <w:r>
          <w:rPr>
            <w:rFonts w:hint="eastAsia" w:ascii="黑体" w:hAnsi="黑体" w:eastAsia="黑体" w:cs="黑体"/>
            <w:szCs w:val="21"/>
          </w:rPr>
          <w:t>表C</w:t>
        </w:r>
      </w:ins>
      <w:ins w:id="499" w:author="Gutingting " w:date="2026-02-13T11:18:42Z">
        <w:r>
          <w:rPr>
            <w:rFonts w:hint="eastAsia" w:ascii="黑体" w:hAnsi="黑体" w:eastAsia="黑体" w:cs="黑体"/>
            <w:szCs w:val="21"/>
            <w:lang w:val="en-US" w:eastAsia="zh-CN"/>
          </w:rPr>
          <w:t>.</w:t>
        </w:r>
      </w:ins>
      <w:ins w:id="500" w:author="Gutingting " w:date="2026-02-13T11:18:42Z">
        <w:r>
          <w:rPr>
            <w:rFonts w:hint="eastAsia" w:ascii="黑体" w:hAnsi="黑体" w:eastAsia="黑体" w:cs="黑体"/>
            <w:szCs w:val="21"/>
          </w:rPr>
          <w:t>3</w:t>
        </w:r>
      </w:ins>
      <w:ins w:id="501" w:author="Gutingting " w:date="2026-02-13T11:18:42Z">
        <w:r>
          <w:rPr>
            <w:rFonts w:hint="eastAsia" w:ascii="黑体" w:hAnsi="黑体" w:eastAsia="黑体" w:cs="黑体"/>
            <w:szCs w:val="21"/>
          </w:rPr>
          <w:fldChar w:fldCharType="end"/>
        </w:r>
      </w:ins>
      <w:del w:id="502" w:author="Gutingting " w:date="2026-02-13T11:18:42Z">
        <w:r>
          <w:rPr>
            <w:rFonts w:hint="eastAsia" w:ascii="黑体" w:hAnsi="黑体" w:eastAsia="黑体" w:cs="黑体"/>
            <w:szCs w:val="21"/>
          </w:rPr>
          <w:delText xml:space="preserve">表 </w:delText>
        </w:r>
      </w:del>
      <w:del w:id="503" w:author="Gutingting " w:date="2026-02-13T11:18:42Z">
        <w:r>
          <w:rPr>
            <w:rFonts w:hint="eastAsia" w:ascii="黑体" w:hAnsi="黑体" w:eastAsia="黑体" w:cs="黑体"/>
            <w:szCs w:val="21"/>
          </w:rPr>
          <w:fldChar w:fldCharType="begin"/>
        </w:r>
      </w:del>
      <w:del w:id="504" w:author="Gutingting " w:date="2026-02-13T11:18:42Z">
        <w:r>
          <w:rPr>
            <w:rFonts w:hint="eastAsia" w:ascii="黑体" w:hAnsi="黑体" w:eastAsia="黑体" w:cs="黑体"/>
            <w:szCs w:val="21"/>
          </w:rPr>
          <w:delInstrText xml:space="preserve"> SEQ 表 \* ARABIC </w:delInstrText>
        </w:r>
      </w:del>
      <w:del w:id="505" w:author="Gutingting " w:date="2026-02-13T11:18:42Z">
        <w:r>
          <w:rPr>
            <w:rFonts w:hint="eastAsia" w:ascii="黑体" w:hAnsi="黑体" w:eastAsia="黑体" w:cs="黑体"/>
            <w:szCs w:val="21"/>
          </w:rPr>
          <w:fldChar w:fldCharType="separate"/>
        </w:r>
      </w:del>
      <w:del w:id="506" w:author="Gutingting " w:date="2026-02-13T11:18:42Z">
        <w:r>
          <w:rPr>
            <w:rFonts w:hint="eastAsia" w:ascii="黑体" w:hAnsi="黑体" w:eastAsia="黑体" w:cs="黑体"/>
            <w:szCs w:val="21"/>
          </w:rPr>
          <w:delText>32</w:delText>
        </w:r>
      </w:del>
      <w:del w:id="507" w:author="Gutingting " w:date="2026-02-13T11:18:42Z">
        <w:r>
          <w:rPr>
            <w:rFonts w:hint="eastAsia" w:ascii="黑体" w:hAnsi="黑体" w:eastAsia="黑体" w:cs="黑体"/>
            <w:szCs w:val="21"/>
          </w:rPr>
          <w:fldChar w:fldCharType="end"/>
        </w:r>
        <w:bookmarkEnd w:id="452"/>
      </w:del>
      <w:r>
        <w:rPr>
          <w:rFonts w:hint="eastAsia" w:ascii="黑体" w:hAnsi="黑体" w:eastAsia="黑体" w:cs="黑体"/>
          <w:szCs w:val="21"/>
        </w:rPr>
        <w:t xml:space="preserve"> </w:t>
      </w:r>
      <w:r>
        <w:rPr>
          <w:rFonts w:hint="eastAsia" w:ascii="黑体" w:hAnsi="黑体" w:eastAsia="黑体" w:cs="黑体"/>
          <w:kern w:val="0"/>
          <w:sz w:val="21"/>
          <w:szCs w:val="21"/>
        </w:rPr>
        <w:t>频段0和频段1的前导相位表</w:t>
      </w:r>
      <w:bookmarkEnd w:id="453"/>
      <w:bookmarkEnd w:id="454"/>
      <w:bookmarkEnd w:id="455"/>
      <w:bookmarkEnd w:id="456"/>
    </w:p>
    <w:tbl>
      <w:tblPr>
        <w:tblStyle w:val="55"/>
        <w:tblW w:w="9571" w:type="dxa"/>
        <w:jc w:val="center"/>
        <w:tblLayout w:type="fixed"/>
        <w:tblCellMar>
          <w:top w:w="0" w:type="dxa"/>
          <w:left w:w="108" w:type="dxa"/>
          <w:bottom w:w="0" w:type="dxa"/>
          <w:right w:w="108" w:type="dxa"/>
        </w:tblCellMar>
      </w:tblPr>
      <w:tblGrid>
        <w:gridCol w:w="953"/>
        <w:gridCol w:w="1068"/>
        <w:gridCol w:w="588"/>
        <w:gridCol w:w="813"/>
        <w:gridCol w:w="1068"/>
        <w:gridCol w:w="426"/>
        <w:gridCol w:w="813"/>
        <w:gridCol w:w="1068"/>
        <w:gridCol w:w="426"/>
        <w:gridCol w:w="813"/>
        <w:gridCol w:w="1109"/>
        <w:gridCol w:w="426"/>
      </w:tblGrid>
      <w:tr w14:paraId="71FD3BC9">
        <w:tblPrEx>
          <w:tblCellMar>
            <w:top w:w="0" w:type="dxa"/>
            <w:left w:w="108" w:type="dxa"/>
            <w:bottom w:w="0" w:type="dxa"/>
            <w:right w:w="108" w:type="dxa"/>
          </w:tblCellMar>
        </w:tblPrEx>
        <w:trPr>
          <w:trHeight w:val="540" w:hRule="atLeast"/>
          <w:jc w:val="center"/>
        </w:trPr>
        <w:tc>
          <w:tcPr>
            <w:tcW w:w="953" w:type="dxa"/>
            <w:tcBorders>
              <w:top w:val="single" w:color="auto" w:sz="4" w:space="0"/>
              <w:left w:val="single" w:color="auto" w:sz="4" w:space="0"/>
              <w:bottom w:val="single" w:color="auto" w:sz="4" w:space="0"/>
              <w:right w:val="single" w:color="auto" w:sz="4" w:space="0"/>
            </w:tcBorders>
            <w:shd w:val="clear" w:color="auto" w:fill="auto"/>
            <w:vAlign w:val="center"/>
          </w:tcPr>
          <w:p w14:paraId="1EBBF899">
            <w:pPr>
              <w:widowControl/>
              <w:tabs>
                <w:tab w:val="decimal" w:pos="0"/>
              </w:tabs>
              <w:ind w:firstLine="0" w:firstLineChars="0"/>
              <w:jc w:val="center"/>
              <w:rPr>
                <w:kern w:val="0"/>
                <w:sz w:val="18"/>
                <w:szCs w:val="18"/>
              </w:rPr>
            </w:pPr>
            <w:r>
              <w:rPr>
                <w:kern w:val="0"/>
                <w:sz w:val="18"/>
                <w:szCs w:val="18"/>
              </w:rPr>
              <w:t>载波号</w:t>
            </w:r>
          </w:p>
        </w:tc>
        <w:tc>
          <w:tcPr>
            <w:tcW w:w="1068" w:type="dxa"/>
            <w:tcBorders>
              <w:top w:val="single" w:color="auto" w:sz="4" w:space="0"/>
              <w:left w:val="nil"/>
              <w:bottom w:val="single" w:color="auto" w:sz="4" w:space="0"/>
              <w:right w:val="single" w:color="auto" w:sz="4" w:space="0"/>
            </w:tcBorders>
            <w:shd w:val="clear" w:color="auto" w:fill="auto"/>
            <w:vAlign w:val="center"/>
          </w:tcPr>
          <w:p w14:paraId="221A0E09">
            <w:pPr>
              <w:widowControl/>
              <w:tabs>
                <w:tab w:val="decimal" w:pos="0"/>
              </w:tabs>
              <w:ind w:firstLine="0" w:firstLineChars="0"/>
              <w:jc w:val="center"/>
              <w:rPr>
                <w:kern w:val="0"/>
                <w:sz w:val="18"/>
                <w:szCs w:val="18"/>
              </w:rPr>
            </w:pPr>
            <w:r>
              <w:rPr>
                <w:kern w:val="0"/>
                <w:sz w:val="18"/>
                <w:szCs w:val="18"/>
              </w:rPr>
              <w:t>载波频率（MHz）</w:t>
            </w:r>
          </w:p>
        </w:tc>
        <w:tc>
          <w:tcPr>
            <w:tcW w:w="588" w:type="dxa"/>
            <w:tcBorders>
              <w:top w:val="single" w:color="auto" w:sz="4" w:space="0"/>
              <w:left w:val="nil"/>
              <w:bottom w:val="single" w:color="auto" w:sz="4" w:space="0"/>
              <w:right w:val="single" w:color="auto" w:sz="4" w:space="0"/>
            </w:tcBorders>
            <w:shd w:val="clear" w:color="auto" w:fill="auto"/>
            <w:vAlign w:val="center"/>
          </w:tcPr>
          <w:p w14:paraId="255004ED">
            <w:pPr>
              <w:widowControl/>
              <w:tabs>
                <w:tab w:val="decimal" w:pos="0"/>
              </w:tabs>
              <w:ind w:firstLine="0" w:firstLineChars="0"/>
              <w:jc w:val="center"/>
              <w:rPr>
                <w:kern w:val="0"/>
                <w:sz w:val="18"/>
                <w:szCs w:val="18"/>
              </w:rPr>
            </w:pPr>
            <w:r>
              <w:rPr>
                <w:kern w:val="0"/>
                <w:sz w:val="18"/>
                <w:szCs w:val="18"/>
              </w:rPr>
              <w:t>相位编号</w:t>
            </w:r>
          </w:p>
        </w:tc>
        <w:tc>
          <w:tcPr>
            <w:tcW w:w="813" w:type="dxa"/>
            <w:tcBorders>
              <w:top w:val="single" w:color="auto" w:sz="4" w:space="0"/>
              <w:left w:val="nil"/>
              <w:bottom w:val="single" w:color="auto" w:sz="4" w:space="0"/>
              <w:right w:val="single" w:color="auto" w:sz="4" w:space="0"/>
            </w:tcBorders>
            <w:vAlign w:val="center"/>
          </w:tcPr>
          <w:p w14:paraId="0A764504">
            <w:pPr>
              <w:widowControl/>
              <w:tabs>
                <w:tab w:val="decimal" w:pos="0"/>
              </w:tabs>
              <w:ind w:firstLine="0" w:firstLineChars="0"/>
              <w:jc w:val="center"/>
              <w:rPr>
                <w:kern w:val="0"/>
                <w:sz w:val="18"/>
                <w:szCs w:val="18"/>
              </w:rPr>
            </w:pPr>
            <w:r>
              <w:rPr>
                <w:kern w:val="0"/>
                <w:sz w:val="18"/>
                <w:szCs w:val="18"/>
              </w:rPr>
              <w:t>载波号</w:t>
            </w:r>
          </w:p>
        </w:tc>
        <w:tc>
          <w:tcPr>
            <w:tcW w:w="1068" w:type="dxa"/>
            <w:tcBorders>
              <w:top w:val="single" w:color="auto" w:sz="4" w:space="0"/>
              <w:left w:val="nil"/>
              <w:bottom w:val="single" w:color="auto" w:sz="4" w:space="0"/>
              <w:right w:val="single" w:color="auto" w:sz="4" w:space="0"/>
            </w:tcBorders>
            <w:vAlign w:val="center"/>
          </w:tcPr>
          <w:p w14:paraId="63015215">
            <w:pPr>
              <w:widowControl/>
              <w:tabs>
                <w:tab w:val="decimal" w:pos="0"/>
              </w:tabs>
              <w:ind w:firstLine="0" w:firstLineChars="0"/>
              <w:jc w:val="center"/>
              <w:rPr>
                <w:kern w:val="0"/>
                <w:sz w:val="18"/>
                <w:szCs w:val="18"/>
              </w:rPr>
            </w:pPr>
            <w:r>
              <w:rPr>
                <w:kern w:val="0"/>
                <w:sz w:val="18"/>
                <w:szCs w:val="18"/>
              </w:rPr>
              <w:t>载波频率（MHz）</w:t>
            </w:r>
          </w:p>
        </w:tc>
        <w:tc>
          <w:tcPr>
            <w:tcW w:w="426" w:type="dxa"/>
            <w:tcBorders>
              <w:top w:val="single" w:color="auto" w:sz="4" w:space="0"/>
              <w:left w:val="nil"/>
              <w:bottom w:val="single" w:color="auto" w:sz="4" w:space="0"/>
              <w:right w:val="single" w:color="auto" w:sz="4" w:space="0"/>
            </w:tcBorders>
            <w:vAlign w:val="center"/>
          </w:tcPr>
          <w:p w14:paraId="355C5D61">
            <w:pPr>
              <w:widowControl/>
              <w:tabs>
                <w:tab w:val="decimal" w:pos="0"/>
              </w:tabs>
              <w:ind w:firstLine="0" w:firstLineChars="0"/>
              <w:jc w:val="center"/>
              <w:rPr>
                <w:kern w:val="0"/>
                <w:sz w:val="18"/>
                <w:szCs w:val="18"/>
              </w:rPr>
            </w:pPr>
            <w:r>
              <w:rPr>
                <w:kern w:val="0"/>
                <w:sz w:val="18"/>
                <w:szCs w:val="18"/>
              </w:rPr>
              <w:t>相位编号</w:t>
            </w:r>
          </w:p>
        </w:tc>
        <w:tc>
          <w:tcPr>
            <w:tcW w:w="813" w:type="dxa"/>
            <w:tcBorders>
              <w:top w:val="single" w:color="auto" w:sz="4" w:space="0"/>
              <w:left w:val="nil"/>
              <w:bottom w:val="single" w:color="auto" w:sz="4" w:space="0"/>
              <w:right w:val="single" w:color="auto" w:sz="4" w:space="0"/>
            </w:tcBorders>
            <w:vAlign w:val="center"/>
          </w:tcPr>
          <w:p w14:paraId="50EF8822">
            <w:pPr>
              <w:widowControl/>
              <w:tabs>
                <w:tab w:val="decimal" w:pos="0"/>
              </w:tabs>
              <w:ind w:firstLine="0" w:firstLineChars="0"/>
              <w:jc w:val="center"/>
              <w:rPr>
                <w:kern w:val="0"/>
                <w:sz w:val="18"/>
                <w:szCs w:val="18"/>
              </w:rPr>
            </w:pPr>
            <w:r>
              <w:rPr>
                <w:kern w:val="0"/>
                <w:sz w:val="18"/>
                <w:szCs w:val="18"/>
              </w:rPr>
              <w:t>载波号</w:t>
            </w:r>
          </w:p>
        </w:tc>
        <w:tc>
          <w:tcPr>
            <w:tcW w:w="1068" w:type="dxa"/>
            <w:tcBorders>
              <w:top w:val="single" w:color="auto" w:sz="4" w:space="0"/>
              <w:left w:val="nil"/>
              <w:bottom w:val="single" w:color="auto" w:sz="4" w:space="0"/>
              <w:right w:val="single" w:color="auto" w:sz="4" w:space="0"/>
            </w:tcBorders>
            <w:vAlign w:val="center"/>
          </w:tcPr>
          <w:p w14:paraId="04AC6FAC">
            <w:pPr>
              <w:widowControl/>
              <w:tabs>
                <w:tab w:val="decimal" w:pos="0"/>
              </w:tabs>
              <w:ind w:firstLine="0" w:firstLineChars="0"/>
              <w:jc w:val="center"/>
              <w:rPr>
                <w:kern w:val="0"/>
                <w:sz w:val="18"/>
                <w:szCs w:val="18"/>
              </w:rPr>
            </w:pPr>
            <w:r>
              <w:rPr>
                <w:kern w:val="0"/>
                <w:sz w:val="18"/>
                <w:szCs w:val="18"/>
              </w:rPr>
              <w:t>载波频</w:t>
            </w:r>
          </w:p>
          <w:p w14:paraId="0552702C">
            <w:pPr>
              <w:widowControl/>
              <w:tabs>
                <w:tab w:val="decimal" w:pos="0"/>
              </w:tabs>
              <w:ind w:firstLine="0" w:firstLineChars="0"/>
              <w:jc w:val="center"/>
              <w:rPr>
                <w:kern w:val="0"/>
                <w:sz w:val="18"/>
                <w:szCs w:val="18"/>
              </w:rPr>
            </w:pPr>
            <w:r>
              <w:rPr>
                <w:kern w:val="0"/>
                <w:sz w:val="18"/>
                <w:szCs w:val="18"/>
              </w:rPr>
              <w:t>率（MHz）</w:t>
            </w:r>
          </w:p>
        </w:tc>
        <w:tc>
          <w:tcPr>
            <w:tcW w:w="426" w:type="dxa"/>
            <w:tcBorders>
              <w:top w:val="single" w:color="auto" w:sz="4" w:space="0"/>
              <w:left w:val="nil"/>
              <w:bottom w:val="single" w:color="auto" w:sz="4" w:space="0"/>
              <w:right w:val="single" w:color="auto" w:sz="4" w:space="0"/>
            </w:tcBorders>
            <w:vAlign w:val="center"/>
          </w:tcPr>
          <w:p w14:paraId="236A91F9">
            <w:pPr>
              <w:widowControl/>
              <w:tabs>
                <w:tab w:val="decimal" w:pos="0"/>
              </w:tabs>
              <w:ind w:firstLine="0" w:firstLineChars="0"/>
              <w:jc w:val="center"/>
              <w:rPr>
                <w:kern w:val="0"/>
                <w:sz w:val="18"/>
                <w:szCs w:val="18"/>
              </w:rPr>
            </w:pPr>
            <w:r>
              <w:rPr>
                <w:kern w:val="0"/>
                <w:sz w:val="18"/>
                <w:szCs w:val="18"/>
              </w:rPr>
              <w:t>相位编号</w:t>
            </w:r>
          </w:p>
        </w:tc>
        <w:tc>
          <w:tcPr>
            <w:tcW w:w="813" w:type="dxa"/>
            <w:tcBorders>
              <w:top w:val="single" w:color="auto" w:sz="4" w:space="0"/>
              <w:left w:val="nil"/>
              <w:bottom w:val="single" w:color="auto" w:sz="4" w:space="0"/>
              <w:right w:val="single" w:color="auto" w:sz="4" w:space="0"/>
            </w:tcBorders>
            <w:vAlign w:val="center"/>
          </w:tcPr>
          <w:p w14:paraId="0A6583F7">
            <w:pPr>
              <w:widowControl/>
              <w:tabs>
                <w:tab w:val="decimal" w:pos="0"/>
              </w:tabs>
              <w:ind w:firstLine="0" w:firstLineChars="0"/>
              <w:jc w:val="center"/>
              <w:rPr>
                <w:kern w:val="0"/>
                <w:sz w:val="18"/>
                <w:szCs w:val="18"/>
              </w:rPr>
            </w:pPr>
            <w:r>
              <w:rPr>
                <w:kern w:val="0"/>
                <w:sz w:val="18"/>
                <w:szCs w:val="18"/>
              </w:rPr>
              <w:t>载波号</w:t>
            </w:r>
          </w:p>
        </w:tc>
        <w:tc>
          <w:tcPr>
            <w:tcW w:w="1109" w:type="dxa"/>
            <w:tcBorders>
              <w:top w:val="single" w:color="auto" w:sz="4" w:space="0"/>
              <w:left w:val="nil"/>
              <w:bottom w:val="single" w:color="auto" w:sz="4" w:space="0"/>
              <w:right w:val="single" w:color="auto" w:sz="4" w:space="0"/>
            </w:tcBorders>
            <w:vAlign w:val="center"/>
          </w:tcPr>
          <w:p w14:paraId="33224302">
            <w:pPr>
              <w:widowControl/>
              <w:tabs>
                <w:tab w:val="decimal" w:pos="0"/>
              </w:tabs>
              <w:ind w:firstLine="0" w:firstLineChars="0"/>
              <w:jc w:val="center"/>
              <w:rPr>
                <w:kern w:val="0"/>
                <w:sz w:val="18"/>
                <w:szCs w:val="18"/>
              </w:rPr>
            </w:pPr>
            <w:r>
              <w:rPr>
                <w:kern w:val="0"/>
                <w:sz w:val="18"/>
                <w:szCs w:val="18"/>
              </w:rPr>
              <w:t>载波频</w:t>
            </w:r>
          </w:p>
          <w:p w14:paraId="6CC51869">
            <w:pPr>
              <w:widowControl/>
              <w:tabs>
                <w:tab w:val="decimal" w:pos="0"/>
              </w:tabs>
              <w:ind w:firstLine="0" w:firstLineChars="0"/>
              <w:jc w:val="center"/>
              <w:rPr>
                <w:kern w:val="0"/>
                <w:sz w:val="18"/>
                <w:szCs w:val="18"/>
              </w:rPr>
            </w:pPr>
            <w:r>
              <w:rPr>
                <w:kern w:val="0"/>
                <w:sz w:val="18"/>
                <w:szCs w:val="18"/>
              </w:rPr>
              <w:t>率（MHz）</w:t>
            </w:r>
          </w:p>
        </w:tc>
        <w:tc>
          <w:tcPr>
            <w:tcW w:w="426" w:type="dxa"/>
            <w:tcBorders>
              <w:top w:val="single" w:color="auto" w:sz="4" w:space="0"/>
              <w:left w:val="nil"/>
              <w:bottom w:val="single" w:color="auto" w:sz="4" w:space="0"/>
              <w:right w:val="single" w:color="auto" w:sz="4" w:space="0"/>
            </w:tcBorders>
            <w:vAlign w:val="center"/>
          </w:tcPr>
          <w:p w14:paraId="6C3678C9">
            <w:pPr>
              <w:widowControl/>
              <w:tabs>
                <w:tab w:val="decimal" w:pos="0"/>
              </w:tabs>
              <w:ind w:firstLine="0" w:firstLineChars="0"/>
              <w:jc w:val="center"/>
              <w:rPr>
                <w:kern w:val="0"/>
                <w:sz w:val="18"/>
                <w:szCs w:val="18"/>
              </w:rPr>
            </w:pPr>
            <w:r>
              <w:rPr>
                <w:kern w:val="0"/>
                <w:sz w:val="18"/>
                <w:szCs w:val="18"/>
              </w:rPr>
              <w:t>相位编号</w:t>
            </w:r>
          </w:p>
        </w:tc>
      </w:tr>
      <w:tr w14:paraId="18B18083">
        <w:tblPrEx>
          <w:tblCellMar>
            <w:top w:w="0" w:type="dxa"/>
            <w:left w:w="108" w:type="dxa"/>
            <w:bottom w:w="0" w:type="dxa"/>
            <w:right w:w="108" w:type="dxa"/>
          </w:tblCellMar>
        </w:tblPrEx>
        <w:trPr>
          <w:trHeight w:val="270" w:hRule="atLeast"/>
          <w:jc w:val="center"/>
        </w:trPr>
        <w:tc>
          <w:tcPr>
            <w:tcW w:w="953" w:type="dxa"/>
            <w:tcBorders>
              <w:top w:val="nil"/>
              <w:left w:val="single" w:color="auto" w:sz="4" w:space="0"/>
              <w:bottom w:val="single" w:color="auto" w:sz="4" w:space="0"/>
              <w:right w:val="single" w:color="auto" w:sz="4" w:space="0"/>
            </w:tcBorders>
            <w:shd w:val="clear" w:color="auto" w:fill="auto"/>
            <w:vAlign w:val="center"/>
          </w:tcPr>
          <w:p w14:paraId="170838AA">
            <w:pPr>
              <w:widowControl/>
              <w:tabs>
                <w:tab w:val="decimal" w:pos="0"/>
              </w:tabs>
              <w:ind w:firstLine="0" w:firstLineChars="0"/>
              <w:jc w:val="center"/>
              <w:rPr>
                <w:kern w:val="0"/>
                <w:sz w:val="18"/>
                <w:szCs w:val="18"/>
              </w:rPr>
            </w:pPr>
            <w:r>
              <w:rPr>
                <w:kern w:val="0"/>
                <w:sz w:val="18"/>
                <w:szCs w:val="18"/>
              </w:rPr>
              <w:t>--</w:t>
            </w:r>
          </w:p>
        </w:tc>
        <w:tc>
          <w:tcPr>
            <w:tcW w:w="1068" w:type="dxa"/>
            <w:tcBorders>
              <w:top w:val="nil"/>
              <w:left w:val="nil"/>
              <w:bottom w:val="single" w:color="auto" w:sz="4" w:space="0"/>
              <w:right w:val="single" w:color="auto" w:sz="4" w:space="0"/>
            </w:tcBorders>
            <w:shd w:val="clear" w:color="auto" w:fill="auto"/>
            <w:vAlign w:val="center"/>
          </w:tcPr>
          <w:p w14:paraId="6CE760A5">
            <w:pPr>
              <w:widowControl/>
              <w:tabs>
                <w:tab w:val="decimal" w:pos="0"/>
              </w:tabs>
              <w:ind w:firstLine="0" w:firstLineChars="0"/>
              <w:jc w:val="center"/>
              <w:rPr>
                <w:kern w:val="0"/>
                <w:sz w:val="18"/>
                <w:szCs w:val="18"/>
              </w:rPr>
            </w:pPr>
            <w:r>
              <w:rPr>
                <w:kern w:val="0"/>
                <w:sz w:val="18"/>
                <w:szCs w:val="18"/>
              </w:rPr>
              <w:t>--</w:t>
            </w:r>
          </w:p>
        </w:tc>
        <w:tc>
          <w:tcPr>
            <w:tcW w:w="588" w:type="dxa"/>
            <w:tcBorders>
              <w:top w:val="nil"/>
              <w:left w:val="nil"/>
              <w:bottom w:val="single" w:color="auto" w:sz="4" w:space="0"/>
              <w:right w:val="single" w:color="auto" w:sz="4" w:space="0"/>
            </w:tcBorders>
            <w:shd w:val="clear" w:color="auto" w:fill="auto"/>
            <w:vAlign w:val="center"/>
          </w:tcPr>
          <w:p w14:paraId="6CE738AC">
            <w:pPr>
              <w:widowControl/>
              <w:tabs>
                <w:tab w:val="decimal" w:pos="0"/>
              </w:tabs>
              <w:ind w:firstLine="0" w:firstLineChars="0"/>
              <w:jc w:val="center"/>
              <w:rPr>
                <w:kern w:val="0"/>
                <w:sz w:val="18"/>
                <w:szCs w:val="18"/>
              </w:rPr>
            </w:pPr>
            <w:r>
              <w:rPr>
                <w:kern w:val="0"/>
                <w:sz w:val="18"/>
                <w:szCs w:val="18"/>
              </w:rPr>
              <w:t>--</w:t>
            </w:r>
          </w:p>
        </w:tc>
        <w:tc>
          <w:tcPr>
            <w:tcW w:w="813" w:type="dxa"/>
            <w:tcBorders>
              <w:top w:val="nil"/>
              <w:left w:val="nil"/>
              <w:bottom w:val="single" w:color="auto" w:sz="4" w:space="0"/>
              <w:right w:val="single" w:color="auto" w:sz="4" w:space="0"/>
            </w:tcBorders>
            <w:vAlign w:val="center"/>
          </w:tcPr>
          <w:p w14:paraId="7FDE84FC">
            <w:pPr>
              <w:widowControl/>
              <w:tabs>
                <w:tab w:val="decimal" w:pos="0"/>
              </w:tabs>
              <w:ind w:firstLine="0" w:firstLineChars="0"/>
              <w:jc w:val="center"/>
              <w:rPr>
                <w:kern w:val="0"/>
                <w:sz w:val="18"/>
                <w:szCs w:val="18"/>
              </w:rPr>
            </w:pPr>
            <w:r>
              <w:rPr>
                <w:kern w:val="0"/>
                <w:sz w:val="18"/>
                <w:szCs w:val="18"/>
              </w:rPr>
              <w:t>128</w:t>
            </w:r>
          </w:p>
        </w:tc>
        <w:tc>
          <w:tcPr>
            <w:tcW w:w="1068" w:type="dxa"/>
            <w:tcBorders>
              <w:top w:val="nil"/>
              <w:left w:val="nil"/>
              <w:bottom w:val="single" w:color="auto" w:sz="4" w:space="0"/>
              <w:right w:val="single" w:color="auto" w:sz="4" w:space="0"/>
            </w:tcBorders>
            <w:vAlign w:val="center"/>
          </w:tcPr>
          <w:p w14:paraId="0BAFB131">
            <w:pPr>
              <w:widowControl/>
              <w:tabs>
                <w:tab w:val="decimal" w:pos="0"/>
              </w:tabs>
              <w:ind w:firstLine="0" w:firstLineChars="0"/>
              <w:jc w:val="center"/>
              <w:rPr>
                <w:kern w:val="0"/>
                <w:sz w:val="18"/>
                <w:szCs w:val="18"/>
              </w:rPr>
            </w:pPr>
            <w:r>
              <w:rPr>
                <w:kern w:val="0"/>
                <w:sz w:val="18"/>
                <w:szCs w:val="18"/>
              </w:rPr>
              <w:t>3.125000</w:t>
            </w:r>
          </w:p>
        </w:tc>
        <w:tc>
          <w:tcPr>
            <w:tcW w:w="426" w:type="dxa"/>
            <w:tcBorders>
              <w:top w:val="nil"/>
              <w:left w:val="nil"/>
              <w:bottom w:val="single" w:color="auto" w:sz="4" w:space="0"/>
              <w:right w:val="single" w:color="auto" w:sz="4" w:space="0"/>
            </w:tcBorders>
            <w:vAlign w:val="center"/>
          </w:tcPr>
          <w:p w14:paraId="0538965E">
            <w:pPr>
              <w:widowControl/>
              <w:tabs>
                <w:tab w:val="decimal" w:pos="0"/>
              </w:tabs>
              <w:ind w:firstLine="0" w:firstLineChars="0"/>
              <w:jc w:val="center"/>
              <w:rPr>
                <w:kern w:val="0"/>
                <w:sz w:val="18"/>
                <w:szCs w:val="18"/>
              </w:rPr>
            </w:pPr>
            <w:r>
              <w:rPr>
                <w:kern w:val="0"/>
                <w:sz w:val="18"/>
                <w:szCs w:val="18"/>
              </w:rPr>
              <w:t>8</w:t>
            </w:r>
          </w:p>
        </w:tc>
        <w:tc>
          <w:tcPr>
            <w:tcW w:w="813" w:type="dxa"/>
            <w:tcBorders>
              <w:top w:val="nil"/>
              <w:left w:val="nil"/>
              <w:bottom w:val="single" w:color="auto" w:sz="4" w:space="0"/>
              <w:right w:val="single" w:color="auto" w:sz="4" w:space="0"/>
            </w:tcBorders>
            <w:vAlign w:val="center"/>
          </w:tcPr>
          <w:p w14:paraId="57446F6B">
            <w:pPr>
              <w:widowControl/>
              <w:tabs>
                <w:tab w:val="decimal" w:pos="0"/>
              </w:tabs>
              <w:ind w:firstLine="0" w:firstLineChars="0"/>
              <w:jc w:val="center"/>
              <w:rPr>
                <w:kern w:val="0"/>
                <w:sz w:val="18"/>
                <w:szCs w:val="18"/>
              </w:rPr>
            </w:pPr>
            <w:r>
              <w:rPr>
                <w:kern w:val="0"/>
                <w:sz w:val="18"/>
                <w:szCs w:val="18"/>
              </w:rPr>
              <w:t>256</w:t>
            </w:r>
          </w:p>
        </w:tc>
        <w:tc>
          <w:tcPr>
            <w:tcW w:w="1068" w:type="dxa"/>
            <w:tcBorders>
              <w:top w:val="nil"/>
              <w:left w:val="nil"/>
              <w:bottom w:val="single" w:color="auto" w:sz="4" w:space="0"/>
              <w:right w:val="single" w:color="auto" w:sz="4" w:space="0"/>
            </w:tcBorders>
            <w:vAlign w:val="center"/>
          </w:tcPr>
          <w:p w14:paraId="2CF2E988">
            <w:pPr>
              <w:widowControl/>
              <w:tabs>
                <w:tab w:val="decimal" w:pos="0"/>
              </w:tabs>
              <w:ind w:firstLine="0" w:firstLineChars="0"/>
              <w:jc w:val="center"/>
              <w:rPr>
                <w:kern w:val="0"/>
                <w:sz w:val="18"/>
                <w:szCs w:val="18"/>
              </w:rPr>
            </w:pPr>
            <w:r>
              <w:rPr>
                <w:kern w:val="0"/>
                <w:sz w:val="18"/>
                <w:szCs w:val="18"/>
              </w:rPr>
              <w:t>6.250000</w:t>
            </w:r>
          </w:p>
        </w:tc>
        <w:tc>
          <w:tcPr>
            <w:tcW w:w="426" w:type="dxa"/>
            <w:tcBorders>
              <w:top w:val="nil"/>
              <w:left w:val="nil"/>
              <w:bottom w:val="single" w:color="auto" w:sz="4" w:space="0"/>
              <w:right w:val="single" w:color="auto" w:sz="4" w:space="0"/>
            </w:tcBorders>
            <w:vAlign w:val="center"/>
          </w:tcPr>
          <w:p w14:paraId="7C3C72CF">
            <w:pPr>
              <w:widowControl/>
              <w:tabs>
                <w:tab w:val="decimal" w:pos="0"/>
              </w:tabs>
              <w:ind w:firstLine="0" w:firstLineChars="0"/>
              <w:jc w:val="center"/>
              <w:rPr>
                <w:kern w:val="0"/>
                <w:sz w:val="18"/>
                <w:szCs w:val="18"/>
              </w:rPr>
            </w:pPr>
            <w:r>
              <w:rPr>
                <w:kern w:val="0"/>
                <w:sz w:val="18"/>
                <w:szCs w:val="18"/>
              </w:rPr>
              <w:t>15</w:t>
            </w:r>
          </w:p>
        </w:tc>
        <w:tc>
          <w:tcPr>
            <w:tcW w:w="813" w:type="dxa"/>
            <w:tcBorders>
              <w:top w:val="nil"/>
              <w:left w:val="nil"/>
              <w:bottom w:val="single" w:color="auto" w:sz="4" w:space="0"/>
              <w:right w:val="single" w:color="auto" w:sz="4" w:space="0"/>
            </w:tcBorders>
            <w:vAlign w:val="center"/>
          </w:tcPr>
          <w:p w14:paraId="41601A1D">
            <w:pPr>
              <w:widowControl/>
              <w:tabs>
                <w:tab w:val="decimal" w:pos="0"/>
              </w:tabs>
              <w:ind w:firstLine="0" w:firstLineChars="0"/>
              <w:jc w:val="center"/>
              <w:rPr>
                <w:kern w:val="0"/>
                <w:sz w:val="18"/>
                <w:szCs w:val="18"/>
              </w:rPr>
            </w:pPr>
            <w:r>
              <w:rPr>
                <w:kern w:val="0"/>
                <w:sz w:val="18"/>
                <w:szCs w:val="18"/>
              </w:rPr>
              <w:t>384</w:t>
            </w:r>
          </w:p>
        </w:tc>
        <w:tc>
          <w:tcPr>
            <w:tcW w:w="1109" w:type="dxa"/>
            <w:tcBorders>
              <w:top w:val="nil"/>
              <w:left w:val="nil"/>
              <w:bottom w:val="single" w:color="auto" w:sz="4" w:space="0"/>
              <w:right w:val="single" w:color="auto" w:sz="4" w:space="0"/>
            </w:tcBorders>
            <w:vAlign w:val="center"/>
          </w:tcPr>
          <w:p w14:paraId="41D9781B">
            <w:pPr>
              <w:widowControl/>
              <w:tabs>
                <w:tab w:val="decimal" w:pos="0"/>
              </w:tabs>
              <w:ind w:firstLine="0" w:firstLineChars="0"/>
              <w:jc w:val="center"/>
              <w:rPr>
                <w:kern w:val="0"/>
                <w:sz w:val="18"/>
                <w:szCs w:val="18"/>
              </w:rPr>
            </w:pPr>
            <w:r>
              <w:rPr>
                <w:kern w:val="0"/>
                <w:sz w:val="18"/>
                <w:szCs w:val="18"/>
              </w:rPr>
              <w:t>9.375000</w:t>
            </w:r>
          </w:p>
        </w:tc>
        <w:tc>
          <w:tcPr>
            <w:tcW w:w="426" w:type="dxa"/>
            <w:tcBorders>
              <w:top w:val="nil"/>
              <w:left w:val="nil"/>
              <w:bottom w:val="single" w:color="auto" w:sz="4" w:space="0"/>
              <w:right w:val="single" w:color="auto" w:sz="4" w:space="0"/>
            </w:tcBorders>
            <w:vAlign w:val="center"/>
          </w:tcPr>
          <w:p w14:paraId="0C1E96A1">
            <w:pPr>
              <w:widowControl/>
              <w:tabs>
                <w:tab w:val="decimal" w:pos="0"/>
              </w:tabs>
              <w:ind w:firstLine="0" w:firstLineChars="0"/>
              <w:jc w:val="center"/>
              <w:rPr>
                <w:kern w:val="0"/>
                <w:sz w:val="18"/>
                <w:szCs w:val="18"/>
              </w:rPr>
            </w:pPr>
            <w:r>
              <w:rPr>
                <w:kern w:val="0"/>
                <w:sz w:val="18"/>
                <w:szCs w:val="18"/>
              </w:rPr>
              <w:t>11</w:t>
            </w:r>
          </w:p>
        </w:tc>
      </w:tr>
      <w:tr w14:paraId="152EA737">
        <w:tblPrEx>
          <w:tblCellMar>
            <w:top w:w="0" w:type="dxa"/>
            <w:left w:w="108" w:type="dxa"/>
            <w:bottom w:w="0" w:type="dxa"/>
            <w:right w:w="108" w:type="dxa"/>
          </w:tblCellMar>
        </w:tblPrEx>
        <w:trPr>
          <w:trHeight w:val="270" w:hRule="atLeast"/>
          <w:jc w:val="center"/>
        </w:trPr>
        <w:tc>
          <w:tcPr>
            <w:tcW w:w="953" w:type="dxa"/>
            <w:tcBorders>
              <w:top w:val="nil"/>
              <w:left w:val="single" w:color="auto" w:sz="4" w:space="0"/>
              <w:bottom w:val="single" w:color="auto" w:sz="4" w:space="0"/>
              <w:right w:val="single" w:color="auto" w:sz="4" w:space="0"/>
            </w:tcBorders>
            <w:shd w:val="clear" w:color="auto" w:fill="auto"/>
            <w:vAlign w:val="center"/>
          </w:tcPr>
          <w:p w14:paraId="0AE3B396">
            <w:pPr>
              <w:widowControl/>
              <w:tabs>
                <w:tab w:val="decimal" w:pos="0"/>
              </w:tabs>
              <w:ind w:firstLine="0" w:firstLineChars="0"/>
              <w:jc w:val="center"/>
              <w:rPr>
                <w:kern w:val="0"/>
                <w:sz w:val="18"/>
                <w:szCs w:val="18"/>
              </w:rPr>
            </w:pPr>
            <w:r>
              <w:rPr>
                <w:kern w:val="0"/>
                <w:sz w:val="18"/>
                <w:szCs w:val="18"/>
              </w:rPr>
              <w:t>1</w:t>
            </w:r>
          </w:p>
        </w:tc>
        <w:tc>
          <w:tcPr>
            <w:tcW w:w="1068" w:type="dxa"/>
            <w:tcBorders>
              <w:top w:val="nil"/>
              <w:left w:val="nil"/>
              <w:bottom w:val="single" w:color="auto" w:sz="4" w:space="0"/>
              <w:right w:val="single" w:color="auto" w:sz="4" w:space="0"/>
            </w:tcBorders>
            <w:shd w:val="clear" w:color="auto" w:fill="auto"/>
            <w:vAlign w:val="center"/>
          </w:tcPr>
          <w:p w14:paraId="653E67C6">
            <w:pPr>
              <w:widowControl/>
              <w:tabs>
                <w:tab w:val="decimal" w:pos="0"/>
              </w:tabs>
              <w:ind w:firstLine="0" w:firstLineChars="0"/>
              <w:jc w:val="center"/>
              <w:rPr>
                <w:kern w:val="0"/>
                <w:sz w:val="18"/>
                <w:szCs w:val="18"/>
              </w:rPr>
            </w:pPr>
            <w:r>
              <w:rPr>
                <w:kern w:val="0"/>
                <w:sz w:val="18"/>
                <w:szCs w:val="18"/>
              </w:rPr>
              <w:t>0.024414</w:t>
            </w:r>
          </w:p>
        </w:tc>
        <w:tc>
          <w:tcPr>
            <w:tcW w:w="588" w:type="dxa"/>
            <w:tcBorders>
              <w:top w:val="nil"/>
              <w:left w:val="nil"/>
              <w:bottom w:val="single" w:color="auto" w:sz="4" w:space="0"/>
              <w:right w:val="single" w:color="auto" w:sz="4" w:space="0"/>
            </w:tcBorders>
            <w:shd w:val="clear" w:color="auto" w:fill="auto"/>
            <w:vAlign w:val="center"/>
          </w:tcPr>
          <w:p w14:paraId="5E726333">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25068DAF">
            <w:pPr>
              <w:widowControl/>
              <w:tabs>
                <w:tab w:val="decimal" w:pos="0"/>
              </w:tabs>
              <w:ind w:firstLine="0" w:firstLineChars="0"/>
              <w:jc w:val="center"/>
              <w:rPr>
                <w:kern w:val="0"/>
                <w:sz w:val="18"/>
                <w:szCs w:val="18"/>
              </w:rPr>
            </w:pPr>
            <w:r>
              <w:rPr>
                <w:kern w:val="0"/>
                <w:sz w:val="18"/>
                <w:szCs w:val="18"/>
              </w:rPr>
              <w:t>129</w:t>
            </w:r>
          </w:p>
        </w:tc>
        <w:tc>
          <w:tcPr>
            <w:tcW w:w="1068" w:type="dxa"/>
            <w:tcBorders>
              <w:top w:val="nil"/>
              <w:left w:val="nil"/>
              <w:bottom w:val="single" w:color="auto" w:sz="4" w:space="0"/>
              <w:right w:val="single" w:color="auto" w:sz="4" w:space="0"/>
            </w:tcBorders>
            <w:vAlign w:val="center"/>
          </w:tcPr>
          <w:p w14:paraId="5C9A7CA9">
            <w:pPr>
              <w:widowControl/>
              <w:tabs>
                <w:tab w:val="decimal" w:pos="0"/>
              </w:tabs>
              <w:ind w:firstLine="0" w:firstLineChars="0"/>
              <w:jc w:val="center"/>
              <w:rPr>
                <w:kern w:val="0"/>
                <w:sz w:val="18"/>
                <w:szCs w:val="18"/>
              </w:rPr>
            </w:pPr>
            <w:r>
              <w:rPr>
                <w:kern w:val="0"/>
                <w:sz w:val="18"/>
                <w:szCs w:val="18"/>
              </w:rPr>
              <w:t>3.149414</w:t>
            </w:r>
          </w:p>
        </w:tc>
        <w:tc>
          <w:tcPr>
            <w:tcW w:w="426" w:type="dxa"/>
            <w:tcBorders>
              <w:top w:val="nil"/>
              <w:left w:val="nil"/>
              <w:bottom w:val="single" w:color="auto" w:sz="4" w:space="0"/>
              <w:right w:val="single" w:color="auto" w:sz="4" w:space="0"/>
            </w:tcBorders>
            <w:vAlign w:val="center"/>
          </w:tcPr>
          <w:p w14:paraId="109D4957">
            <w:pPr>
              <w:widowControl/>
              <w:tabs>
                <w:tab w:val="decimal" w:pos="0"/>
              </w:tabs>
              <w:ind w:firstLine="0" w:firstLineChars="0"/>
              <w:jc w:val="center"/>
              <w:rPr>
                <w:kern w:val="0"/>
                <w:sz w:val="18"/>
                <w:szCs w:val="18"/>
              </w:rPr>
            </w:pPr>
            <w:r>
              <w:rPr>
                <w:kern w:val="0"/>
                <w:sz w:val="18"/>
                <w:szCs w:val="18"/>
              </w:rPr>
              <w:t>1</w:t>
            </w:r>
          </w:p>
        </w:tc>
        <w:tc>
          <w:tcPr>
            <w:tcW w:w="813" w:type="dxa"/>
            <w:tcBorders>
              <w:top w:val="nil"/>
              <w:left w:val="nil"/>
              <w:bottom w:val="single" w:color="auto" w:sz="4" w:space="0"/>
              <w:right w:val="single" w:color="auto" w:sz="4" w:space="0"/>
            </w:tcBorders>
            <w:vAlign w:val="center"/>
          </w:tcPr>
          <w:p w14:paraId="15B0C412">
            <w:pPr>
              <w:widowControl/>
              <w:tabs>
                <w:tab w:val="decimal" w:pos="0"/>
              </w:tabs>
              <w:ind w:firstLine="0" w:firstLineChars="0"/>
              <w:jc w:val="center"/>
              <w:rPr>
                <w:kern w:val="0"/>
                <w:sz w:val="18"/>
                <w:szCs w:val="18"/>
              </w:rPr>
            </w:pPr>
            <w:r>
              <w:rPr>
                <w:kern w:val="0"/>
                <w:sz w:val="18"/>
                <w:szCs w:val="18"/>
              </w:rPr>
              <w:t>257</w:t>
            </w:r>
          </w:p>
        </w:tc>
        <w:tc>
          <w:tcPr>
            <w:tcW w:w="1068" w:type="dxa"/>
            <w:tcBorders>
              <w:top w:val="nil"/>
              <w:left w:val="nil"/>
              <w:bottom w:val="single" w:color="auto" w:sz="4" w:space="0"/>
              <w:right w:val="single" w:color="auto" w:sz="4" w:space="0"/>
            </w:tcBorders>
            <w:vAlign w:val="center"/>
          </w:tcPr>
          <w:p w14:paraId="72B584F3">
            <w:pPr>
              <w:widowControl/>
              <w:tabs>
                <w:tab w:val="decimal" w:pos="0"/>
              </w:tabs>
              <w:ind w:firstLine="0" w:firstLineChars="0"/>
              <w:jc w:val="center"/>
              <w:rPr>
                <w:kern w:val="0"/>
                <w:sz w:val="18"/>
                <w:szCs w:val="18"/>
              </w:rPr>
            </w:pPr>
            <w:r>
              <w:rPr>
                <w:kern w:val="0"/>
                <w:sz w:val="18"/>
                <w:szCs w:val="18"/>
              </w:rPr>
              <w:t>6.274414</w:t>
            </w:r>
          </w:p>
        </w:tc>
        <w:tc>
          <w:tcPr>
            <w:tcW w:w="426" w:type="dxa"/>
            <w:tcBorders>
              <w:top w:val="nil"/>
              <w:left w:val="nil"/>
              <w:bottom w:val="single" w:color="auto" w:sz="4" w:space="0"/>
              <w:right w:val="single" w:color="auto" w:sz="4" w:space="0"/>
            </w:tcBorders>
            <w:vAlign w:val="center"/>
          </w:tcPr>
          <w:p w14:paraId="197313E6">
            <w:pPr>
              <w:widowControl/>
              <w:tabs>
                <w:tab w:val="decimal" w:pos="0"/>
              </w:tabs>
              <w:ind w:firstLine="0" w:firstLineChars="0"/>
              <w:jc w:val="center"/>
              <w:rPr>
                <w:kern w:val="0"/>
                <w:sz w:val="18"/>
                <w:szCs w:val="18"/>
              </w:rPr>
            </w:pPr>
            <w:r>
              <w:rPr>
                <w:kern w:val="0"/>
                <w:sz w:val="18"/>
                <w:szCs w:val="18"/>
              </w:rPr>
              <w:t>1</w:t>
            </w:r>
          </w:p>
        </w:tc>
        <w:tc>
          <w:tcPr>
            <w:tcW w:w="813" w:type="dxa"/>
            <w:tcBorders>
              <w:top w:val="nil"/>
              <w:left w:val="nil"/>
              <w:bottom w:val="single" w:color="auto" w:sz="4" w:space="0"/>
              <w:right w:val="single" w:color="auto" w:sz="4" w:space="0"/>
            </w:tcBorders>
            <w:vAlign w:val="center"/>
          </w:tcPr>
          <w:p w14:paraId="0B4AC8FB">
            <w:pPr>
              <w:widowControl/>
              <w:tabs>
                <w:tab w:val="decimal" w:pos="0"/>
              </w:tabs>
              <w:ind w:firstLine="0" w:firstLineChars="0"/>
              <w:jc w:val="center"/>
              <w:rPr>
                <w:kern w:val="0"/>
                <w:sz w:val="18"/>
                <w:szCs w:val="18"/>
              </w:rPr>
            </w:pPr>
            <w:r>
              <w:rPr>
                <w:kern w:val="0"/>
                <w:sz w:val="18"/>
                <w:szCs w:val="18"/>
              </w:rPr>
              <w:t>385</w:t>
            </w:r>
          </w:p>
        </w:tc>
        <w:tc>
          <w:tcPr>
            <w:tcW w:w="1109" w:type="dxa"/>
            <w:tcBorders>
              <w:top w:val="nil"/>
              <w:left w:val="nil"/>
              <w:bottom w:val="single" w:color="auto" w:sz="4" w:space="0"/>
              <w:right w:val="single" w:color="auto" w:sz="4" w:space="0"/>
            </w:tcBorders>
            <w:vAlign w:val="center"/>
          </w:tcPr>
          <w:p w14:paraId="5C8D0272">
            <w:pPr>
              <w:widowControl/>
              <w:tabs>
                <w:tab w:val="decimal" w:pos="0"/>
              </w:tabs>
              <w:ind w:firstLine="0" w:firstLineChars="0"/>
              <w:jc w:val="center"/>
              <w:rPr>
                <w:kern w:val="0"/>
                <w:sz w:val="18"/>
                <w:szCs w:val="18"/>
              </w:rPr>
            </w:pPr>
            <w:r>
              <w:rPr>
                <w:kern w:val="0"/>
                <w:sz w:val="18"/>
                <w:szCs w:val="18"/>
              </w:rPr>
              <w:t>9.399414</w:t>
            </w:r>
          </w:p>
        </w:tc>
        <w:tc>
          <w:tcPr>
            <w:tcW w:w="426" w:type="dxa"/>
            <w:tcBorders>
              <w:top w:val="nil"/>
              <w:left w:val="nil"/>
              <w:bottom w:val="single" w:color="auto" w:sz="4" w:space="0"/>
              <w:right w:val="single" w:color="auto" w:sz="4" w:space="0"/>
            </w:tcBorders>
            <w:vAlign w:val="center"/>
          </w:tcPr>
          <w:p w14:paraId="00DFF835">
            <w:pPr>
              <w:widowControl/>
              <w:tabs>
                <w:tab w:val="decimal" w:pos="0"/>
              </w:tabs>
              <w:ind w:firstLine="0" w:firstLineChars="0"/>
              <w:jc w:val="center"/>
              <w:rPr>
                <w:kern w:val="0"/>
                <w:sz w:val="18"/>
                <w:szCs w:val="18"/>
              </w:rPr>
            </w:pPr>
            <w:r>
              <w:rPr>
                <w:kern w:val="0"/>
                <w:sz w:val="18"/>
                <w:szCs w:val="18"/>
              </w:rPr>
              <w:t>12</w:t>
            </w:r>
          </w:p>
        </w:tc>
      </w:tr>
      <w:tr w14:paraId="6EA2873C">
        <w:tblPrEx>
          <w:tblCellMar>
            <w:top w:w="0" w:type="dxa"/>
            <w:left w:w="108" w:type="dxa"/>
            <w:bottom w:w="0" w:type="dxa"/>
            <w:right w:w="108" w:type="dxa"/>
          </w:tblCellMar>
        </w:tblPrEx>
        <w:trPr>
          <w:trHeight w:val="270" w:hRule="atLeast"/>
          <w:jc w:val="center"/>
        </w:trPr>
        <w:tc>
          <w:tcPr>
            <w:tcW w:w="953" w:type="dxa"/>
            <w:tcBorders>
              <w:top w:val="nil"/>
              <w:left w:val="single" w:color="auto" w:sz="4" w:space="0"/>
              <w:bottom w:val="single" w:color="auto" w:sz="4" w:space="0"/>
              <w:right w:val="single" w:color="auto" w:sz="4" w:space="0"/>
            </w:tcBorders>
            <w:shd w:val="clear" w:color="auto" w:fill="auto"/>
            <w:vAlign w:val="center"/>
          </w:tcPr>
          <w:p w14:paraId="7CB69D2E">
            <w:pPr>
              <w:widowControl/>
              <w:tabs>
                <w:tab w:val="decimal" w:pos="0"/>
              </w:tabs>
              <w:ind w:firstLine="0" w:firstLineChars="0"/>
              <w:jc w:val="center"/>
              <w:rPr>
                <w:kern w:val="0"/>
                <w:sz w:val="18"/>
                <w:szCs w:val="18"/>
              </w:rPr>
            </w:pPr>
            <w:r>
              <w:rPr>
                <w:kern w:val="0"/>
                <w:sz w:val="18"/>
                <w:szCs w:val="18"/>
              </w:rPr>
              <w:t>2</w:t>
            </w:r>
          </w:p>
        </w:tc>
        <w:tc>
          <w:tcPr>
            <w:tcW w:w="1068" w:type="dxa"/>
            <w:tcBorders>
              <w:top w:val="nil"/>
              <w:left w:val="nil"/>
              <w:bottom w:val="single" w:color="auto" w:sz="4" w:space="0"/>
              <w:right w:val="single" w:color="auto" w:sz="4" w:space="0"/>
            </w:tcBorders>
            <w:shd w:val="clear" w:color="auto" w:fill="auto"/>
            <w:vAlign w:val="center"/>
          </w:tcPr>
          <w:p w14:paraId="43331F31">
            <w:pPr>
              <w:widowControl/>
              <w:tabs>
                <w:tab w:val="decimal" w:pos="0"/>
              </w:tabs>
              <w:ind w:firstLine="0" w:firstLineChars="0"/>
              <w:jc w:val="center"/>
              <w:rPr>
                <w:kern w:val="0"/>
                <w:sz w:val="18"/>
                <w:szCs w:val="18"/>
              </w:rPr>
            </w:pPr>
            <w:r>
              <w:rPr>
                <w:kern w:val="0"/>
                <w:sz w:val="18"/>
                <w:szCs w:val="18"/>
              </w:rPr>
              <w:t>0.048828</w:t>
            </w:r>
          </w:p>
        </w:tc>
        <w:tc>
          <w:tcPr>
            <w:tcW w:w="588" w:type="dxa"/>
            <w:tcBorders>
              <w:top w:val="nil"/>
              <w:left w:val="nil"/>
              <w:bottom w:val="single" w:color="auto" w:sz="4" w:space="0"/>
              <w:right w:val="single" w:color="auto" w:sz="4" w:space="0"/>
            </w:tcBorders>
            <w:shd w:val="clear" w:color="auto" w:fill="auto"/>
            <w:vAlign w:val="center"/>
          </w:tcPr>
          <w:p w14:paraId="425FBBD8">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5630B3AB">
            <w:pPr>
              <w:widowControl/>
              <w:tabs>
                <w:tab w:val="decimal" w:pos="0"/>
              </w:tabs>
              <w:ind w:firstLine="0" w:firstLineChars="0"/>
              <w:jc w:val="center"/>
              <w:rPr>
                <w:kern w:val="0"/>
                <w:sz w:val="18"/>
                <w:szCs w:val="18"/>
              </w:rPr>
            </w:pPr>
            <w:r>
              <w:rPr>
                <w:kern w:val="0"/>
                <w:sz w:val="18"/>
                <w:szCs w:val="18"/>
              </w:rPr>
              <w:t>130</w:t>
            </w:r>
          </w:p>
        </w:tc>
        <w:tc>
          <w:tcPr>
            <w:tcW w:w="1068" w:type="dxa"/>
            <w:tcBorders>
              <w:top w:val="nil"/>
              <w:left w:val="nil"/>
              <w:bottom w:val="single" w:color="auto" w:sz="4" w:space="0"/>
              <w:right w:val="single" w:color="auto" w:sz="4" w:space="0"/>
            </w:tcBorders>
            <w:vAlign w:val="center"/>
          </w:tcPr>
          <w:p w14:paraId="20BF0D91">
            <w:pPr>
              <w:widowControl/>
              <w:tabs>
                <w:tab w:val="decimal" w:pos="0"/>
              </w:tabs>
              <w:ind w:firstLine="0" w:firstLineChars="0"/>
              <w:jc w:val="center"/>
              <w:rPr>
                <w:kern w:val="0"/>
                <w:sz w:val="18"/>
                <w:szCs w:val="18"/>
              </w:rPr>
            </w:pPr>
            <w:r>
              <w:rPr>
                <w:kern w:val="0"/>
                <w:sz w:val="18"/>
                <w:szCs w:val="18"/>
              </w:rPr>
              <w:t>3.173828</w:t>
            </w:r>
          </w:p>
        </w:tc>
        <w:tc>
          <w:tcPr>
            <w:tcW w:w="426" w:type="dxa"/>
            <w:tcBorders>
              <w:top w:val="nil"/>
              <w:left w:val="nil"/>
              <w:bottom w:val="single" w:color="auto" w:sz="4" w:space="0"/>
              <w:right w:val="single" w:color="auto" w:sz="4" w:space="0"/>
            </w:tcBorders>
            <w:vAlign w:val="center"/>
          </w:tcPr>
          <w:p w14:paraId="69EE41EE">
            <w:pPr>
              <w:widowControl/>
              <w:tabs>
                <w:tab w:val="decimal" w:pos="0"/>
              </w:tabs>
              <w:ind w:firstLine="0" w:firstLineChars="0"/>
              <w:jc w:val="center"/>
              <w:rPr>
                <w:kern w:val="0"/>
                <w:sz w:val="18"/>
                <w:szCs w:val="18"/>
              </w:rPr>
            </w:pPr>
            <w:r>
              <w:rPr>
                <w:kern w:val="0"/>
                <w:sz w:val="18"/>
                <w:szCs w:val="18"/>
              </w:rPr>
              <w:t>7</w:t>
            </w:r>
          </w:p>
        </w:tc>
        <w:tc>
          <w:tcPr>
            <w:tcW w:w="813" w:type="dxa"/>
            <w:tcBorders>
              <w:top w:val="nil"/>
              <w:left w:val="nil"/>
              <w:bottom w:val="single" w:color="auto" w:sz="4" w:space="0"/>
              <w:right w:val="single" w:color="auto" w:sz="4" w:space="0"/>
            </w:tcBorders>
            <w:vAlign w:val="center"/>
          </w:tcPr>
          <w:p w14:paraId="676DAA63">
            <w:pPr>
              <w:widowControl/>
              <w:tabs>
                <w:tab w:val="decimal" w:pos="0"/>
              </w:tabs>
              <w:ind w:firstLine="0" w:firstLineChars="0"/>
              <w:jc w:val="center"/>
              <w:rPr>
                <w:kern w:val="0"/>
                <w:sz w:val="18"/>
                <w:szCs w:val="18"/>
              </w:rPr>
            </w:pPr>
            <w:r>
              <w:rPr>
                <w:kern w:val="0"/>
                <w:sz w:val="18"/>
                <w:szCs w:val="18"/>
              </w:rPr>
              <w:t>258</w:t>
            </w:r>
          </w:p>
        </w:tc>
        <w:tc>
          <w:tcPr>
            <w:tcW w:w="1068" w:type="dxa"/>
            <w:tcBorders>
              <w:top w:val="nil"/>
              <w:left w:val="nil"/>
              <w:bottom w:val="single" w:color="auto" w:sz="4" w:space="0"/>
              <w:right w:val="single" w:color="auto" w:sz="4" w:space="0"/>
            </w:tcBorders>
            <w:vAlign w:val="center"/>
          </w:tcPr>
          <w:p w14:paraId="4A1AD7AB">
            <w:pPr>
              <w:widowControl/>
              <w:tabs>
                <w:tab w:val="decimal" w:pos="0"/>
              </w:tabs>
              <w:ind w:firstLine="0" w:firstLineChars="0"/>
              <w:jc w:val="center"/>
              <w:rPr>
                <w:kern w:val="0"/>
                <w:sz w:val="18"/>
                <w:szCs w:val="18"/>
              </w:rPr>
            </w:pPr>
            <w:r>
              <w:rPr>
                <w:kern w:val="0"/>
                <w:sz w:val="18"/>
                <w:szCs w:val="18"/>
              </w:rPr>
              <w:t>6.298828</w:t>
            </w:r>
          </w:p>
        </w:tc>
        <w:tc>
          <w:tcPr>
            <w:tcW w:w="426" w:type="dxa"/>
            <w:tcBorders>
              <w:top w:val="nil"/>
              <w:left w:val="nil"/>
              <w:bottom w:val="single" w:color="auto" w:sz="4" w:space="0"/>
              <w:right w:val="single" w:color="auto" w:sz="4" w:space="0"/>
            </w:tcBorders>
            <w:vAlign w:val="center"/>
          </w:tcPr>
          <w:p w14:paraId="62F1A2E7">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73F03D40">
            <w:pPr>
              <w:widowControl/>
              <w:tabs>
                <w:tab w:val="decimal" w:pos="0"/>
              </w:tabs>
              <w:ind w:firstLine="0" w:firstLineChars="0"/>
              <w:jc w:val="center"/>
              <w:rPr>
                <w:kern w:val="0"/>
                <w:sz w:val="18"/>
                <w:szCs w:val="18"/>
              </w:rPr>
            </w:pPr>
            <w:r>
              <w:rPr>
                <w:kern w:val="0"/>
                <w:sz w:val="18"/>
                <w:szCs w:val="18"/>
              </w:rPr>
              <w:t>386</w:t>
            </w:r>
          </w:p>
        </w:tc>
        <w:tc>
          <w:tcPr>
            <w:tcW w:w="1109" w:type="dxa"/>
            <w:tcBorders>
              <w:top w:val="nil"/>
              <w:left w:val="nil"/>
              <w:bottom w:val="single" w:color="auto" w:sz="4" w:space="0"/>
              <w:right w:val="single" w:color="auto" w:sz="4" w:space="0"/>
            </w:tcBorders>
            <w:vAlign w:val="center"/>
          </w:tcPr>
          <w:p w14:paraId="45DD4F08">
            <w:pPr>
              <w:widowControl/>
              <w:tabs>
                <w:tab w:val="decimal" w:pos="0"/>
              </w:tabs>
              <w:ind w:firstLine="0" w:firstLineChars="0"/>
              <w:jc w:val="center"/>
              <w:rPr>
                <w:kern w:val="0"/>
                <w:sz w:val="18"/>
                <w:szCs w:val="18"/>
              </w:rPr>
            </w:pPr>
            <w:r>
              <w:rPr>
                <w:kern w:val="0"/>
                <w:sz w:val="18"/>
                <w:szCs w:val="18"/>
              </w:rPr>
              <w:t>9.423828</w:t>
            </w:r>
          </w:p>
        </w:tc>
        <w:tc>
          <w:tcPr>
            <w:tcW w:w="426" w:type="dxa"/>
            <w:tcBorders>
              <w:top w:val="nil"/>
              <w:left w:val="nil"/>
              <w:bottom w:val="single" w:color="auto" w:sz="4" w:space="0"/>
              <w:right w:val="single" w:color="auto" w:sz="4" w:space="0"/>
            </w:tcBorders>
            <w:vAlign w:val="center"/>
          </w:tcPr>
          <w:p w14:paraId="18C7594D">
            <w:pPr>
              <w:widowControl/>
              <w:tabs>
                <w:tab w:val="decimal" w:pos="0"/>
              </w:tabs>
              <w:ind w:firstLine="0" w:firstLineChars="0"/>
              <w:jc w:val="center"/>
              <w:rPr>
                <w:kern w:val="0"/>
                <w:sz w:val="18"/>
                <w:szCs w:val="18"/>
              </w:rPr>
            </w:pPr>
            <w:r>
              <w:rPr>
                <w:kern w:val="0"/>
                <w:sz w:val="18"/>
                <w:szCs w:val="18"/>
              </w:rPr>
              <w:t>6</w:t>
            </w:r>
          </w:p>
        </w:tc>
      </w:tr>
      <w:tr w14:paraId="4DB35904">
        <w:tblPrEx>
          <w:tblCellMar>
            <w:top w:w="0" w:type="dxa"/>
            <w:left w:w="108" w:type="dxa"/>
            <w:bottom w:w="0" w:type="dxa"/>
            <w:right w:w="108" w:type="dxa"/>
          </w:tblCellMar>
        </w:tblPrEx>
        <w:trPr>
          <w:trHeight w:val="270" w:hRule="atLeast"/>
          <w:jc w:val="center"/>
        </w:trPr>
        <w:tc>
          <w:tcPr>
            <w:tcW w:w="953" w:type="dxa"/>
            <w:tcBorders>
              <w:top w:val="nil"/>
              <w:left w:val="single" w:color="auto" w:sz="4" w:space="0"/>
              <w:bottom w:val="single" w:color="auto" w:sz="4" w:space="0"/>
              <w:right w:val="single" w:color="auto" w:sz="4" w:space="0"/>
            </w:tcBorders>
            <w:shd w:val="clear" w:color="auto" w:fill="auto"/>
            <w:vAlign w:val="center"/>
          </w:tcPr>
          <w:p w14:paraId="0C60608A">
            <w:pPr>
              <w:widowControl/>
              <w:tabs>
                <w:tab w:val="decimal" w:pos="0"/>
              </w:tabs>
              <w:ind w:firstLine="0" w:firstLineChars="0"/>
              <w:jc w:val="center"/>
              <w:rPr>
                <w:kern w:val="0"/>
                <w:sz w:val="18"/>
                <w:szCs w:val="18"/>
              </w:rPr>
            </w:pPr>
            <w:r>
              <w:rPr>
                <w:kern w:val="0"/>
                <w:sz w:val="18"/>
                <w:szCs w:val="18"/>
              </w:rPr>
              <w:t>3</w:t>
            </w:r>
          </w:p>
        </w:tc>
        <w:tc>
          <w:tcPr>
            <w:tcW w:w="1068" w:type="dxa"/>
            <w:tcBorders>
              <w:top w:val="nil"/>
              <w:left w:val="nil"/>
              <w:bottom w:val="single" w:color="auto" w:sz="4" w:space="0"/>
              <w:right w:val="single" w:color="auto" w:sz="4" w:space="0"/>
            </w:tcBorders>
            <w:shd w:val="clear" w:color="auto" w:fill="auto"/>
            <w:vAlign w:val="center"/>
          </w:tcPr>
          <w:p w14:paraId="7DC7723C">
            <w:pPr>
              <w:widowControl/>
              <w:tabs>
                <w:tab w:val="decimal" w:pos="0"/>
              </w:tabs>
              <w:ind w:firstLine="0" w:firstLineChars="0"/>
              <w:jc w:val="center"/>
              <w:rPr>
                <w:kern w:val="0"/>
                <w:sz w:val="18"/>
                <w:szCs w:val="18"/>
              </w:rPr>
            </w:pPr>
            <w:r>
              <w:rPr>
                <w:kern w:val="0"/>
                <w:sz w:val="18"/>
                <w:szCs w:val="18"/>
              </w:rPr>
              <w:t>0.073242</w:t>
            </w:r>
          </w:p>
        </w:tc>
        <w:tc>
          <w:tcPr>
            <w:tcW w:w="588" w:type="dxa"/>
            <w:tcBorders>
              <w:top w:val="nil"/>
              <w:left w:val="nil"/>
              <w:bottom w:val="single" w:color="auto" w:sz="4" w:space="0"/>
              <w:right w:val="single" w:color="auto" w:sz="4" w:space="0"/>
            </w:tcBorders>
            <w:shd w:val="clear" w:color="auto" w:fill="auto"/>
            <w:vAlign w:val="center"/>
          </w:tcPr>
          <w:p w14:paraId="1D8FB4A8">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14E474AC">
            <w:pPr>
              <w:widowControl/>
              <w:tabs>
                <w:tab w:val="decimal" w:pos="0"/>
              </w:tabs>
              <w:ind w:firstLine="0" w:firstLineChars="0"/>
              <w:jc w:val="center"/>
              <w:rPr>
                <w:kern w:val="0"/>
                <w:sz w:val="18"/>
                <w:szCs w:val="18"/>
              </w:rPr>
            </w:pPr>
            <w:r>
              <w:rPr>
                <w:kern w:val="0"/>
                <w:sz w:val="18"/>
                <w:szCs w:val="18"/>
              </w:rPr>
              <w:t>131</w:t>
            </w:r>
          </w:p>
        </w:tc>
        <w:tc>
          <w:tcPr>
            <w:tcW w:w="1068" w:type="dxa"/>
            <w:tcBorders>
              <w:top w:val="nil"/>
              <w:left w:val="nil"/>
              <w:bottom w:val="single" w:color="auto" w:sz="4" w:space="0"/>
              <w:right w:val="single" w:color="auto" w:sz="4" w:space="0"/>
            </w:tcBorders>
            <w:vAlign w:val="center"/>
          </w:tcPr>
          <w:p w14:paraId="74189A65">
            <w:pPr>
              <w:widowControl/>
              <w:tabs>
                <w:tab w:val="decimal" w:pos="0"/>
              </w:tabs>
              <w:ind w:firstLine="0" w:firstLineChars="0"/>
              <w:jc w:val="center"/>
              <w:rPr>
                <w:kern w:val="0"/>
                <w:sz w:val="18"/>
                <w:szCs w:val="18"/>
              </w:rPr>
            </w:pPr>
            <w:r>
              <w:rPr>
                <w:kern w:val="0"/>
                <w:sz w:val="18"/>
                <w:szCs w:val="18"/>
              </w:rPr>
              <w:t>3.198242</w:t>
            </w:r>
          </w:p>
        </w:tc>
        <w:tc>
          <w:tcPr>
            <w:tcW w:w="426" w:type="dxa"/>
            <w:tcBorders>
              <w:top w:val="nil"/>
              <w:left w:val="nil"/>
              <w:bottom w:val="single" w:color="auto" w:sz="4" w:space="0"/>
              <w:right w:val="single" w:color="auto" w:sz="4" w:space="0"/>
            </w:tcBorders>
            <w:vAlign w:val="center"/>
          </w:tcPr>
          <w:p w14:paraId="7BD017A6">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79A9EDCE">
            <w:pPr>
              <w:widowControl/>
              <w:tabs>
                <w:tab w:val="decimal" w:pos="0"/>
              </w:tabs>
              <w:ind w:firstLine="0" w:firstLineChars="0"/>
              <w:jc w:val="center"/>
              <w:rPr>
                <w:kern w:val="0"/>
                <w:sz w:val="18"/>
                <w:szCs w:val="18"/>
              </w:rPr>
            </w:pPr>
            <w:r>
              <w:rPr>
                <w:kern w:val="0"/>
                <w:sz w:val="18"/>
                <w:szCs w:val="18"/>
              </w:rPr>
              <w:t>259</w:t>
            </w:r>
          </w:p>
        </w:tc>
        <w:tc>
          <w:tcPr>
            <w:tcW w:w="1068" w:type="dxa"/>
            <w:tcBorders>
              <w:top w:val="nil"/>
              <w:left w:val="nil"/>
              <w:bottom w:val="single" w:color="auto" w:sz="4" w:space="0"/>
              <w:right w:val="single" w:color="auto" w:sz="4" w:space="0"/>
            </w:tcBorders>
            <w:vAlign w:val="center"/>
          </w:tcPr>
          <w:p w14:paraId="0CE62BBC">
            <w:pPr>
              <w:widowControl/>
              <w:tabs>
                <w:tab w:val="decimal" w:pos="0"/>
              </w:tabs>
              <w:ind w:firstLine="0" w:firstLineChars="0"/>
              <w:jc w:val="center"/>
              <w:rPr>
                <w:kern w:val="0"/>
                <w:sz w:val="18"/>
                <w:szCs w:val="18"/>
              </w:rPr>
            </w:pPr>
            <w:r>
              <w:rPr>
                <w:kern w:val="0"/>
                <w:sz w:val="18"/>
                <w:szCs w:val="18"/>
              </w:rPr>
              <w:t>6.323242</w:t>
            </w:r>
          </w:p>
        </w:tc>
        <w:tc>
          <w:tcPr>
            <w:tcW w:w="426" w:type="dxa"/>
            <w:tcBorders>
              <w:top w:val="nil"/>
              <w:left w:val="nil"/>
              <w:bottom w:val="single" w:color="auto" w:sz="4" w:space="0"/>
              <w:right w:val="single" w:color="auto" w:sz="4" w:space="0"/>
            </w:tcBorders>
            <w:vAlign w:val="center"/>
          </w:tcPr>
          <w:p w14:paraId="30F8ED49">
            <w:pPr>
              <w:widowControl/>
              <w:tabs>
                <w:tab w:val="decimal" w:pos="0"/>
              </w:tabs>
              <w:ind w:firstLine="0" w:firstLineChars="0"/>
              <w:jc w:val="center"/>
              <w:rPr>
                <w:kern w:val="0"/>
                <w:sz w:val="18"/>
                <w:szCs w:val="18"/>
              </w:rPr>
            </w:pPr>
            <w:r>
              <w:rPr>
                <w:kern w:val="0"/>
                <w:sz w:val="18"/>
                <w:szCs w:val="18"/>
              </w:rPr>
              <w:t>11</w:t>
            </w:r>
          </w:p>
        </w:tc>
        <w:tc>
          <w:tcPr>
            <w:tcW w:w="813" w:type="dxa"/>
            <w:tcBorders>
              <w:top w:val="nil"/>
              <w:left w:val="nil"/>
              <w:bottom w:val="single" w:color="auto" w:sz="4" w:space="0"/>
              <w:right w:val="single" w:color="auto" w:sz="4" w:space="0"/>
            </w:tcBorders>
            <w:vAlign w:val="center"/>
          </w:tcPr>
          <w:p w14:paraId="436A0663">
            <w:pPr>
              <w:widowControl/>
              <w:tabs>
                <w:tab w:val="decimal" w:pos="0"/>
              </w:tabs>
              <w:ind w:firstLine="0" w:firstLineChars="0"/>
              <w:jc w:val="center"/>
              <w:rPr>
                <w:kern w:val="0"/>
                <w:sz w:val="18"/>
                <w:szCs w:val="18"/>
              </w:rPr>
            </w:pPr>
            <w:r>
              <w:rPr>
                <w:kern w:val="0"/>
                <w:sz w:val="18"/>
                <w:szCs w:val="18"/>
              </w:rPr>
              <w:t>387</w:t>
            </w:r>
          </w:p>
        </w:tc>
        <w:tc>
          <w:tcPr>
            <w:tcW w:w="1109" w:type="dxa"/>
            <w:tcBorders>
              <w:top w:val="nil"/>
              <w:left w:val="nil"/>
              <w:bottom w:val="single" w:color="auto" w:sz="4" w:space="0"/>
              <w:right w:val="single" w:color="auto" w:sz="4" w:space="0"/>
            </w:tcBorders>
            <w:vAlign w:val="center"/>
          </w:tcPr>
          <w:p w14:paraId="18700D5D">
            <w:pPr>
              <w:widowControl/>
              <w:tabs>
                <w:tab w:val="decimal" w:pos="0"/>
              </w:tabs>
              <w:ind w:firstLine="0" w:firstLineChars="0"/>
              <w:jc w:val="center"/>
              <w:rPr>
                <w:kern w:val="0"/>
                <w:sz w:val="18"/>
                <w:szCs w:val="18"/>
              </w:rPr>
            </w:pPr>
            <w:r>
              <w:rPr>
                <w:kern w:val="0"/>
                <w:sz w:val="18"/>
                <w:szCs w:val="18"/>
              </w:rPr>
              <w:t>9.448242</w:t>
            </w:r>
          </w:p>
        </w:tc>
        <w:tc>
          <w:tcPr>
            <w:tcW w:w="426" w:type="dxa"/>
            <w:tcBorders>
              <w:top w:val="nil"/>
              <w:left w:val="nil"/>
              <w:bottom w:val="single" w:color="auto" w:sz="4" w:space="0"/>
              <w:right w:val="single" w:color="auto" w:sz="4" w:space="0"/>
            </w:tcBorders>
            <w:vAlign w:val="center"/>
          </w:tcPr>
          <w:p w14:paraId="356503E3">
            <w:pPr>
              <w:widowControl/>
              <w:tabs>
                <w:tab w:val="decimal" w:pos="0"/>
              </w:tabs>
              <w:ind w:firstLine="0" w:firstLineChars="0"/>
              <w:jc w:val="center"/>
              <w:rPr>
                <w:kern w:val="0"/>
                <w:sz w:val="18"/>
                <w:szCs w:val="18"/>
              </w:rPr>
            </w:pPr>
            <w:r>
              <w:rPr>
                <w:kern w:val="0"/>
                <w:sz w:val="18"/>
                <w:szCs w:val="18"/>
              </w:rPr>
              <w:t>5</w:t>
            </w:r>
          </w:p>
        </w:tc>
      </w:tr>
      <w:tr w14:paraId="55CE4A5F">
        <w:tblPrEx>
          <w:tblCellMar>
            <w:top w:w="0" w:type="dxa"/>
            <w:left w:w="108" w:type="dxa"/>
            <w:bottom w:w="0" w:type="dxa"/>
            <w:right w:w="108" w:type="dxa"/>
          </w:tblCellMar>
        </w:tblPrEx>
        <w:trPr>
          <w:trHeight w:val="270" w:hRule="atLeast"/>
          <w:jc w:val="center"/>
        </w:trPr>
        <w:tc>
          <w:tcPr>
            <w:tcW w:w="953" w:type="dxa"/>
            <w:tcBorders>
              <w:top w:val="nil"/>
              <w:left w:val="single" w:color="auto" w:sz="4" w:space="0"/>
              <w:bottom w:val="single" w:color="auto" w:sz="4" w:space="0"/>
              <w:right w:val="single" w:color="auto" w:sz="4" w:space="0"/>
            </w:tcBorders>
            <w:shd w:val="clear" w:color="auto" w:fill="auto"/>
            <w:vAlign w:val="center"/>
          </w:tcPr>
          <w:p w14:paraId="29852833">
            <w:pPr>
              <w:widowControl/>
              <w:tabs>
                <w:tab w:val="decimal" w:pos="0"/>
              </w:tabs>
              <w:ind w:firstLine="0" w:firstLineChars="0"/>
              <w:jc w:val="center"/>
              <w:rPr>
                <w:kern w:val="0"/>
                <w:sz w:val="18"/>
                <w:szCs w:val="18"/>
              </w:rPr>
            </w:pPr>
            <w:r>
              <w:rPr>
                <w:kern w:val="0"/>
                <w:sz w:val="18"/>
                <w:szCs w:val="18"/>
              </w:rPr>
              <w:t>4</w:t>
            </w:r>
          </w:p>
        </w:tc>
        <w:tc>
          <w:tcPr>
            <w:tcW w:w="1068" w:type="dxa"/>
            <w:tcBorders>
              <w:top w:val="nil"/>
              <w:left w:val="nil"/>
              <w:bottom w:val="single" w:color="auto" w:sz="4" w:space="0"/>
              <w:right w:val="single" w:color="auto" w:sz="4" w:space="0"/>
            </w:tcBorders>
            <w:shd w:val="clear" w:color="auto" w:fill="auto"/>
            <w:vAlign w:val="center"/>
          </w:tcPr>
          <w:p w14:paraId="6384481B">
            <w:pPr>
              <w:widowControl/>
              <w:tabs>
                <w:tab w:val="decimal" w:pos="0"/>
              </w:tabs>
              <w:ind w:firstLine="0" w:firstLineChars="0"/>
              <w:jc w:val="center"/>
              <w:rPr>
                <w:kern w:val="0"/>
                <w:sz w:val="18"/>
                <w:szCs w:val="18"/>
              </w:rPr>
            </w:pPr>
            <w:r>
              <w:rPr>
                <w:kern w:val="0"/>
                <w:sz w:val="18"/>
                <w:szCs w:val="18"/>
              </w:rPr>
              <w:t>0.097656</w:t>
            </w:r>
          </w:p>
        </w:tc>
        <w:tc>
          <w:tcPr>
            <w:tcW w:w="588" w:type="dxa"/>
            <w:tcBorders>
              <w:top w:val="nil"/>
              <w:left w:val="nil"/>
              <w:bottom w:val="single" w:color="auto" w:sz="4" w:space="0"/>
              <w:right w:val="single" w:color="auto" w:sz="4" w:space="0"/>
            </w:tcBorders>
            <w:shd w:val="clear" w:color="auto" w:fill="auto"/>
            <w:vAlign w:val="center"/>
          </w:tcPr>
          <w:p w14:paraId="2F36BCAF">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4D662C3D">
            <w:pPr>
              <w:widowControl/>
              <w:tabs>
                <w:tab w:val="decimal" w:pos="0"/>
              </w:tabs>
              <w:ind w:firstLine="0" w:firstLineChars="0"/>
              <w:jc w:val="center"/>
              <w:rPr>
                <w:kern w:val="0"/>
                <w:sz w:val="18"/>
                <w:szCs w:val="18"/>
              </w:rPr>
            </w:pPr>
            <w:r>
              <w:rPr>
                <w:kern w:val="0"/>
                <w:sz w:val="18"/>
                <w:szCs w:val="18"/>
              </w:rPr>
              <w:t>132</w:t>
            </w:r>
          </w:p>
        </w:tc>
        <w:tc>
          <w:tcPr>
            <w:tcW w:w="1068" w:type="dxa"/>
            <w:tcBorders>
              <w:top w:val="nil"/>
              <w:left w:val="nil"/>
              <w:bottom w:val="single" w:color="auto" w:sz="4" w:space="0"/>
              <w:right w:val="single" w:color="auto" w:sz="4" w:space="0"/>
            </w:tcBorders>
            <w:vAlign w:val="center"/>
          </w:tcPr>
          <w:p w14:paraId="4693FECA">
            <w:pPr>
              <w:widowControl/>
              <w:tabs>
                <w:tab w:val="decimal" w:pos="0"/>
              </w:tabs>
              <w:ind w:firstLine="0" w:firstLineChars="0"/>
              <w:jc w:val="center"/>
              <w:rPr>
                <w:kern w:val="0"/>
                <w:sz w:val="18"/>
                <w:szCs w:val="18"/>
              </w:rPr>
            </w:pPr>
            <w:r>
              <w:rPr>
                <w:kern w:val="0"/>
                <w:sz w:val="18"/>
                <w:szCs w:val="18"/>
              </w:rPr>
              <w:t>3.222656</w:t>
            </w:r>
          </w:p>
        </w:tc>
        <w:tc>
          <w:tcPr>
            <w:tcW w:w="426" w:type="dxa"/>
            <w:tcBorders>
              <w:top w:val="nil"/>
              <w:left w:val="nil"/>
              <w:bottom w:val="single" w:color="auto" w:sz="4" w:space="0"/>
              <w:right w:val="single" w:color="auto" w:sz="4" w:space="0"/>
            </w:tcBorders>
            <w:vAlign w:val="center"/>
          </w:tcPr>
          <w:p w14:paraId="499163EA">
            <w:pPr>
              <w:widowControl/>
              <w:tabs>
                <w:tab w:val="decimal" w:pos="0"/>
              </w:tabs>
              <w:ind w:firstLine="0" w:firstLineChars="0"/>
              <w:jc w:val="center"/>
              <w:rPr>
                <w:kern w:val="0"/>
                <w:sz w:val="18"/>
                <w:szCs w:val="18"/>
              </w:rPr>
            </w:pPr>
            <w:r>
              <w:rPr>
                <w:kern w:val="0"/>
                <w:sz w:val="18"/>
                <w:szCs w:val="18"/>
              </w:rPr>
              <w:t>12</w:t>
            </w:r>
          </w:p>
        </w:tc>
        <w:tc>
          <w:tcPr>
            <w:tcW w:w="813" w:type="dxa"/>
            <w:tcBorders>
              <w:top w:val="nil"/>
              <w:left w:val="nil"/>
              <w:bottom w:val="single" w:color="auto" w:sz="4" w:space="0"/>
              <w:right w:val="single" w:color="auto" w:sz="4" w:space="0"/>
            </w:tcBorders>
            <w:vAlign w:val="center"/>
          </w:tcPr>
          <w:p w14:paraId="3658AD14">
            <w:pPr>
              <w:widowControl/>
              <w:tabs>
                <w:tab w:val="decimal" w:pos="0"/>
              </w:tabs>
              <w:ind w:firstLine="0" w:firstLineChars="0"/>
              <w:jc w:val="center"/>
              <w:rPr>
                <w:kern w:val="0"/>
                <w:sz w:val="18"/>
                <w:szCs w:val="18"/>
              </w:rPr>
            </w:pPr>
            <w:r>
              <w:rPr>
                <w:kern w:val="0"/>
                <w:sz w:val="18"/>
                <w:szCs w:val="18"/>
              </w:rPr>
              <w:t>260</w:t>
            </w:r>
          </w:p>
        </w:tc>
        <w:tc>
          <w:tcPr>
            <w:tcW w:w="1068" w:type="dxa"/>
            <w:tcBorders>
              <w:top w:val="nil"/>
              <w:left w:val="nil"/>
              <w:bottom w:val="single" w:color="auto" w:sz="4" w:space="0"/>
              <w:right w:val="single" w:color="auto" w:sz="4" w:space="0"/>
            </w:tcBorders>
            <w:vAlign w:val="center"/>
          </w:tcPr>
          <w:p w14:paraId="1B2F143E">
            <w:pPr>
              <w:widowControl/>
              <w:tabs>
                <w:tab w:val="decimal" w:pos="0"/>
              </w:tabs>
              <w:ind w:firstLine="0" w:firstLineChars="0"/>
              <w:jc w:val="center"/>
              <w:rPr>
                <w:kern w:val="0"/>
                <w:sz w:val="18"/>
                <w:szCs w:val="18"/>
              </w:rPr>
            </w:pPr>
            <w:r>
              <w:rPr>
                <w:kern w:val="0"/>
                <w:sz w:val="18"/>
                <w:szCs w:val="18"/>
              </w:rPr>
              <w:t>6.347656</w:t>
            </w:r>
          </w:p>
        </w:tc>
        <w:tc>
          <w:tcPr>
            <w:tcW w:w="426" w:type="dxa"/>
            <w:tcBorders>
              <w:top w:val="nil"/>
              <w:left w:val="nil"/>
              <w:bottom w:val="single" w:color="auto" w:sz="4" w:space="0"/>
              <w:right w:val="single" w:color="auto" w:sz="4" w:space="0"/>
            </w:tcBorders>
            <w:vAlign w:val="center"/>
          </w:tcPr>
          <w:p w14:paraId="583175B8">
            <w:pPr>
              <w:widowControl/>
              <w:tabs>
                <w:tab w:val="decimal" w:pos="0"/>
              </w:tabs>
              <w:ind w:firstLine="0" w:firstLineChars="0"/>
              <w:jc w:val="center"/>
              <w:rPr>
                <w:kern w:val="0"/>
                <w:sz w:val="18"/>
                <w:szCs w:val="18"/>
              </w:rPr>
            </w:pPr>
            <w:r>
              <w:rPr>
                <w:kern w:val="0"/>
                <w:sz w:val="18"/>
                <w:szCs w:val="18"/>
              </w:rPr>
              <w:t>12</w:t>
            </w:r>
          </w:p>
        </w:tc>
        <w:tc>
          <w:tcPr>
            <w:tcW w:w="813" w:type="dxa"/>
            <w:tcBorders>
              <w:top w:val="nil"/>
              <w:left w:val="nil"/>
              <w:bottom w:val="single" w:color="auto" w:sz="4" w:space="0"/>
              <w:right w:val="single" w:color="auto" w:sz="4" w:space="0"/>
            </w:tcBorders>
            <w:vAlign w:val="center"/>
          </w:tcPr>
          <w:p w14:paraId="7260CEE2">
            <w:pPr>
              <w:widowControl/>
              <w:tabs>
                <w:tab w:val="decimal" w:pos="0"/>
              </w:tabs>
              <w:ind w:firstLine="0" w:firstLineChars="0"/>
              <w:jc w:val="center"/>
              <w:rPr>
                <w:kern w:val="0"/>
                <w:sz w:val="18"/>
                <w:szCs w:val="18"/>
              </w:rPr>
            </w:pPr>
            <w:r>
              <w:rPr>
                <w:kern w:val="0"/>
                <w:sz w:val="18"/>
                <w:szCs w:val="18"/>
              </w:rPr>
              <w:t>388</w:t>
            </w:r>
          </w:p>
        </w:tc>
        <w:tc>
          <w:tcPr>
            <w:tcW w:w="1109" w:type="dxa"/>
            <w:tcBorders>
              <w:top w:val="nil"/>
              <w:left w:val="nil"/>
              <w:bottom w:val="single" w:color="auto" w:sz="4" w:space="0"/>
              <w:right w:val="single" w:color="auto" w:sz="4" w:space="0"/>
            </w:tcBorders>
            <w:vAlign w:val="center"/>
          </w:tcPr>
          <w:p w14:paraId="5B8C7A8E">
            <w:pPr>
              <w:widowControl/>
              <w:tabs>
                <w:tab w:val="decimal" w:pos="0"/>
              </w:tabs>
              <w:ind w:firstLine="0" w:firstLineChars="0"/>
              <w:jc w:val="center"/>
              <w:rPr>
                <w:kern w:val="0"/>
                <w:sz w:val="18"/>
                <w:szCs w:val="18"/>
              </w:rPr>
            </w:pPr>
            <w:r>
              <w:rPr>
                <w:kern w:val="0"/>
                <w:sz w:val="18"/>
                <w:szCs w:val="18"/>
              </w:rPr>
              <w:t>9.472656</w:t>
            </w:r>
          </w:p>
        </w:tc>
        <w:tc>
          <w:tcPr>
            <w:tcW w:w="426" w:type="dxa"/>
            <w:tcBorders>
              <w:top w:val="nil"/>
              <w:left w:val="nil"/>
              <w:bottom w:val="single" w:color="auto" w:sz="4" w:space="0"/>
              <w:right w:val="single" w:color="auto" w:sz="4" w:space="0"/>
            </w:tcBorders>
            <w:vAlign w:val="center"/>
          </w:tcPr>
          <w:p w14:paraId="71C53384">
            <w:pPr>
              <w:widowControl/>
              <w:tabs>
                <w:tab w:val="decimal" w:pos="0"/>
              </w:tabs>
              <w:ind w:firstLine="0" w:firstLineChars="0"/>
              <w:jc w:val="center"/>
              <w:rPr>
                <w:kern w:val="0"/>
                <w:sz w:val="18"/>
                <w:szCs w:val="18"/>
              </w:rPr>
            </w:pPr>
            <w:r>
              <w:rPr>
                <w:kern w:val="0"/>
                <w:sz w:val="18"/>
                <w:szCs w:val="18"/>
              </w:rPr>
              <w:t>13</w:t>
            </w:r>
          </w:p>
        </w:tc>
      </w:tr>
      <w:tr w14:paraId="100B604B">
        <w:tblPrEx>
          <w:tblCellMar>
            <w:top w:w="0" w:type="dxa"/>
            <w:left w:w="108" w:type="dxa"/>
            <w:bottom w:w="0" w:type="dxa"/>
            <w:right w:w="108" w:type="dxa"/>
          </w:tblCellMar>
        </w:tblPrEx>
        <w:trPr>
          <w:trHeight w:val="270" w:hRule="atLeast"/>
          <w:jc w:val="center"/>
        </w:trPr>
        <w:tc>
          <w:tcPr>
            <w:tcW w:w="953" w:type="dxa"/>
            <w:tcBorders>
              <w:top w:val="nil"/>
              <w:left w:val="single" w:color="auto" w:sz="4" w:space="0"/>
              <w:bottom w:val="single" w:color="auto" w:sz="4" w:space="0"/>
              <w:right w:val="single" w:color="auto" w:sz="4" w:space="0"/>
            </w:tcBorders>
            <w:shd w:val="clear" w:color="auto" w:fill="auto"/>
            <w:vAlign w:val="center"/>
          </w:tcPr>
          <w:p w14:paraId="18939B15">
            <w:pPr>
              <w:widowControl/>
              <w:tabs>
                <w:tab w:val="decimal" w:pos="0"/>
              </w:tabs>
              <w:ind w:firstLine="0" w:firstLineChars="0"/>
              <w:jc w:val="center"/>
              <w:rPr>
                <w:kern w:val="0"/>
                <w:sz w:val="18"/>
                <w:szCs w:val="18"/>
              </w:rPr>
            </w:pPr>
            <w:r>
              <w:rPr>
                <w:kern w:val="0"/>
                <w:sz w:val="18"/>
                <w:szCs w:val="18"/>
              </w:rPr>
              <w:t>5</w:t>
            </w:r>
          </w:p>
        </w:tc>
        <w:tc>
          <w:tcPr>
            <w:tcW w:w="1068" w:type="dxa"/>
            <w:tcBorders>
              <w:top w:val="nil"/>
              <w:left w:val="nil"/>
              <w:bottom w:val="single" w:color="auto" w:sz="4" w:space="0"/>
              <w:right w:val="single" w:color="auto" w:sz="4" w:space="0"/>
            </w:tcBorders>
            <w:shd w:val="clear" w:color="auto" w:fill="auto"/>
            <w:vAlign w:val="center"/>
          </w:tcPr>
          <w:p w14:paraId="4DDE5CB9">
            <w:pPr>
              <w:widowControl/>
              <w:tabs>
                <w:tab w:val="decimal" w:pos="0"/>
              </w:tabs>
              <w:ind w:firstLine="0" w:firstLineChars="0"/>
              <w:jc w:val="center"/>
              <w:rPr>
                <w:kern w:val="0"/>
                <w:sz w:val="18"/>
                <w:szCs w:val="18"/>
              </w:rPr>
            </w:pPr>
            <w:r>
              <w:rPr>
                <w:kern w:val="0"/>
                <w:sz w:val="18"/>
                <w:szCs w:val="18"/>
              </w:rPr>
              <w:t>0.122070</w:t>
            </w:r>
          </w:p>
        </w:tc>
        <w:tc>
          <w:tcPr>
            <w:tcW w:w="588" w:type="dxa"/>
            <w:tcBorders>
              <w:top w:val="nil"/>
              <w:left w:val="nil"/>
              <w:bottom w:val="single" w:color="auto" w:sz="4" w:space="0"/>
              <w:right w:val="single" w:color="auto" w:sz="4" w:space="0"/>
            </w:tcBorders>
            <w:shd w:val="clear" w:color="auto" w:fill="auto"/>
            <w:vAlign w:val="center"/>
          </w:tcPr>
          <w:p w14:paraId="73F81A50">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2C81BDE2">
            <w:pPr>
              <w:widowControl/>
              <w:tabs>
                <w:tab w:val="decimal" w:pos="0"/>
              </w:tabs>
              <w:ind w:firstLine="0" w:firstLineChars="0"/>
              <w:jc w:val="center"/>
              <w:rPr>
                <w:kern w:val="0"/>
                <w:sz w:val="18"/>
                <w:szCs w:val="18"/>
              </w:rPr>
            </w:pPr>
            <w:r>
              <w:rPr>
                <w:kern w:val="0"/>
                <w:sz w:val="18"/>
                <w:szCs w:val="18"/>
              </w:rPr>
              <w:t>133</w:t>
            </w:r>
          </w:p>
        </w:tc>
        <w:tc>
          <w:tcPr>
            <w:tcW w:w="1068" w:type="dxa"/>
            <w:tcBorders>
              <w:top w:val="nil"/>
              <w:left w:val="nil"/>
              <w:bottom w:val="single" w:color="auto" w:sz="4" w:space="0"/>
              <w:right w:val="single" w:color="auto" w:sz="4" w:space="0"/>
            </w:tcBorders>
            <w:vAlign w:val="center"/>
          </w:tcPr>
          <w:p w14:paraId="710A2AAA">
            <w:pPr>
              <w:widowControl/>
              <w:tabs>
                <w:tab w:val="decimal" w:pos="0"/>
              </w:tabs>
              <w:ind w:firstLine="0" w:firstLineChars="0"/>
              <w:jc w:val="center"/>
              <w:rPr>
                <w:kern w:val="0"/>
                <w:sz w:val="18"/>
                <w:szCs w:val="18"/>
              </w:rPr>
            </w:pPr>
            <w:r>
              <w:rPr>
                <w:kern w:val="0"/>
                <w:sz w:val="18"/>
                <w:szCs w:val="18"/>
              </w:rPr>
              <w:t>3.247070</w:t>
            </w:r>
          </w:p>
        </w:tc>
        <w:tc>
          <w:tcPr>
            <w:tcW w:w="426" w:type="dxa"/>
            <w:tcBorders>
              <w:top w:val="nil"/>
              <w:left w:val="nil"/>
              <w:bottom w:val="single" w:color="auto" w:sz="4" w:space="0"/>
              <w:right w:val="single" w:color="auto" w:sz="4" w:space="0"/>
            </w:tcBorders>
            <w:vAlign w:val="center"/>
          </w:tcPr>
          <w:p w14:paraId="10E23817">
            <w:pPr>
              <w:widowControl/>
              <w:tabs>
                <w:tab w:val="decimal" w:pos="0"/>
              </w:tabs>
              <w:ind w:firstLine="0" w:firstLineChars="0"/>
              <w:jc w:val="center"/>
              <w:rPr>
                <w:kern w:val="0"/>
                <w:sz w:val="18"/>
                <w:szCs w:val="18"/>
              </w:rPr>
            </w:pPr>
            <w:r>
              <w:rPr>
                <w:kern w:val="0"/>
                <w:sz w:val="18"/>
                <w:szCs w:val="18"/>
              </w:rPr>
              <w:t>13</w:t>
            </w:r>
          </w:p>
        </w:tc>
        <w:tc>
          <w:tcPr>
            <w:tcW w:w="813" w:type="dxa"/>
            <w:tcBorders>
              <w:top w:val="nil"/>
              <w:left w:val="nil"/>
              <w:bottom w:val="single" w:color="auto" w:sz="4" w:space="0"/>
              <w:right w:val="single" w:color="auto" w:sz="4" w:space="0"/>
            </w:tcBorders>
            <w:vAlign w:val="center"/>
          </w:tcPr>
          <w:p w14:paraId="14CBE39E">
            <w:pPr>
              <w:widowControl/>
              <w:tabs>
                <w:tab w:val="decimal" w:pos="0"/>
              </w:tabs>
              <w:ind w:firstLine="0" w:firstLineChars="0"/>
              <w:jc w:val="center"/>
              <w:rPr>
                <w:kern w:val="0"/>
                <w:sz w:val="18"/>
                <w:szCs w:val="18"/>
              </w:rPr>
            </w:pPr>
            <w:r>
              <w:rPr>
                <w:kern w:val="0"/>
                <w:sz w:val="18"/>
                <w:szCs w:val="18"/>
              </w:rPr>
              <w:t>261</w:t>
            </w:r>
          </w:p>
        </w:tc>
        <w:tc>
          <w:tcPr>
            <w:tcW w:w="1068" w:type="dxa"/>
            <w:tcBorders>
              <w:top w:val="nil"/>
              <w:left w:val="nil"/>
              <w:bottom w:val="single" w:color="auto" w:sz="4" w:space="0"/>
              <w:right w:val="single" w:color="auto" w:sz="4" w:space="0"/>
            </w:tcBorders>
            <w:vAlign w:val="center"/>
          </w:tcPr>
          <w:p w14:paraId="033E1FC2">
            <w:pPr>
              <w:widowControl/>
              <w:tabs>
                <w:tab w:val="decimal" w:pos="0"/>
              </w:tabs>
              <w:ind w:firstLine="0" w:firstLineChars="0"/>
              <w:jc w:val="center"/>
              <w:rPr>
                <w:kern w:val="0"/>
                <w:sz w:val="18"/>
                <w:szCs w:val="18"/>
              </w:rPr>
            </w:pPr>
            <w:r>
              <w:rPr>
                <w:kern w:val="0"/>
                <w:sz w:val="18"/>
                <w:szCs w:val="18"/>
              </w:rPr>
              <w:t>6.372070</w:t>
            </w:r>
          </w:p>
        </w:tc>
        <w:tc>
          <w:tcPr>
            <w:tcW w:w="426" w:type="dxa"/>
            <w:tcBorders>
              <w:top w:val="nil"/>
              <w:left w:val="nil"/>
              <w:bottom w:val="single" w:color="auto" w:sz="4" w:space="0"/>
              <w:right w:val="single" w:color="auto" w:sz="4" w:space="0"/>
            </w:tcBorders>
            <w:vAlign w:val="center"/>
          </w:tcPr>
          <w:p w14:paraId="2E934FB1">
            <w:pPr>
              <w:widowControl/>
              <w:tabs>
                <w:tab w:val="decimal" w:pos="0"/>
              </w:tabs>
              <w:ind w:firstLine="0" w:firstLineChars="0"/>
              <w:jc w:val="center"/>
              <w:rPr>
                <w:kern w:val="0"/>
                <w:sz w:val="18"/>
                <w:szCs w:val="18"/>
              </w:rPr>
            </w:pPr>
            <w:r>
              <w:rPr>
                <w:kern w:val="0"/>
                <w:sz w:val="18"/>
                <w:szCs w:val="18"/>
              </w:rPr>
              <w:t>8</w:t>
            </w:r>
          </w:p>
        </w:tc>
        <w:tc>
          <w:tcPr>
            <w:tcW w:w="813" w:type="dxa"/>
            <w:tcBorders>
              <w:top w:val="nil"/>
              <w:left w:val="nil"/>
              <w:bottom w:val="single" w:color="auto" w:sz="4" w:space="0"/>
              <w:right w:val="single" w:color="auto" w:sz="4" w:space="0"/>
            </w:tcBorders>
            <w:vAlign w:val="center"/>
          </w:tcPr>
          <w:p w14:paraId="28251122">
            <w:pPr>
              <w:widowControl/>
              <w:tabs>
                <w:tab w:val="decimal" w:pos="0"/>
              </w:tabs>
              <w:ind w:firstLine="0" w:firstLineChars="0"/>
              <w:jc w:val="center"/>
              <w:rPr>
                <w:kern w:val="0"/>
                <w:sz w:val="18"/>
                <w:szCs w:val="18"/>
              </w:rPr>
            </w:pPr>
            <w:r>
              <w:rPr>
                <w:kern w:val="0"/>
                <w:sz w:val="18"/>
                <w:szCs w:val="18"/>
              </w:rPr>
              <w:t>389</w:t>
            </w:r>
          </w:p>
        </w:tc>
        <w:tc>
          <w:tcPr>
            <w:tcW w:w="1109" w:type="dxa"/>
            <w:tcBorders>
              <w:top w:val="nil"/>
              <w:left w:val="nil"/>
              <w:bottom w:val="single" w:color="auto" w:sz="4" w:space="0"/>
              <w:right w:val="single" w:color="auto" w:sz="4" w:space="0"/>
            </w:tcBorders>
            <w:vAlign w:val="center"/>
          </w:tcPr>
          <w:p w14:paraId="12B5DBA1">
            <w:pPr>
              <w:widowControl/>
              <w:tabs>
                <w:tab w:val="decimal" w:pos="0"/>
              </w:tabs>
              <w:ind w:firstLine="0" w:firstLineChars="0"/>
              <w:jc w:val="center"/>
              <w:rPr>
                <w:kern w:val="0"/>
                <w:sz w:val="18"/>
                <w:szCs w:val="18"/>
              </w:rPr>
            </w:pPr>
            <w:r>
              <w:rPr>
                <w:kern w:val="0"/>
                <w:sz w:val="18"/>
                <w:szCs w:val="18"/>
              </w:rPr>
              <w:t>9.497070</w:t>
            </w:r>
          </w:p>
        </w:tc>
        <w:tc>
          <w:tcPr>
            <w:tcW w:w="426" w:type="dxa"/>
            <w:tcBorders>
              <w:top w:val="nil"/>
              <w:left w:val="nil"/>
              <w:bottom w:val="single" w:color="auto" w:sz="4" w:space="0"/>
              <w:right w:val="single" w:color="auto" w:sz="4" w:space="0"/>
            </w:tcBorders>
            <w:vAlign w:val="center"/>
          </w:tcPr>
          <w:p w14:paraId="0831C1F4">
            <w:pPr>
              <w:widowControl/>
              <w:tabs>
                <w:tab w:val="decimal" w:pos="0"/>
              </w:tabs>
              <w:ind w:firstLine="0" w:firstLineChars="0"/>
              <w:jc w:val="center"/>
              <w:rPr>
                <w:kern w:val="0"/>
                <w:sz w:val="18"/>
                <w:szCs w:val="18"/>
              </w:rPr>
            </w:pPr>
            <w:r>
              <w:rPr>
                <w:kern w:val="0"/>
                <w:sz w:val="18"/>
                <w:szCs w:val="18"/>
              </w:rPr>
              <w:t>2</w:t>
            </w:r>
          </w:p>
        </w:tc>
      </w:tr>
      <w:tr w14:paraId="63399E39">
        <w:tblPrEx>
          <w:tblCellMar>
            <w:top w:w="0" w:type="dxa"/>
            <w:left w:w="108" w:type="dxa"/>
            <w:bottom w:w="0" w:type="dxa"/>
            <w:right w:w="108" w:type="dxa"/>
          </w:tblCellMar>
        </w:tblPrEx>
        <w:trPr>
          <w:trHeight w:val="270" w:hRule="atLeast"/>
          <w:jc w:val="center"/>
        </w:trPr>
        <w:tc>
          <w:tcPr>
            <w:tcW w:w="953" w:type="dxa"/>
            <w:tcBorders>
              <w:top w:val="nil"/>
              <w:left w:val="single" w:color="auto" w:sz="4" w:space="0"/>
              <w:bottom w:val="single" w:color="auto" w:sz="4" w:space="0"/>
              <w:right w:val="single" w:color="auto" w:sz="4" w:space="0"/>
            </w:tcBorders>
            <w:shd w:val="clear" w:color="auto" w:fill="auto"/>
            <w:vAlign w:val="center"/>
          </w:tcPr>
          <w:p w14:paraId="67C82BE3">
            <w:pPr>
              <w:widowControl/>
              <w:tabs>
                <w:tab w:val="decimal" w:pos="0"/>
              </w:tabs>
              <w:ind w:firstLine="0" w:firstLineChars="0"/>
              <w:jc w:val="center"/>
              <w:rPr>
                <w:kern w:val="0"/>
                <w:sz w:val="18"/>
                <w:szCs w:val="18"/>
              </w:rPr>
            </w:pPr>
            <w:r>
              <w:rPr>
                <w:kern w:val="0"/>
                <w:sz w:val="18"/>
                <w:szCs w:val="18"/>
              </w:rPr>
              <w:t>6</w:t>
            </w:r>
          </w:p>
        </w:tc>
        <w:tc>
          <w:tcPr>
            <w:tcW w:w="1068" w:type="dxa"/>
            <w:tcBorders>
              <w:top w:val="nil"/>
              <w:left w:val="nil"/>
              <w:bottom w:val="single" w:color="auto" w:sz="4" w:space="0"/>
              <w:right w:val="single" w:color="auto" w:sz="4" w:space="0"/>
            </w:tcBorders>
            <w:shd w:val="clear" w:color="auto" w:fill="auto"/>
            <w:vAlign w:val="center"/>
          </w:tcPr>
          <w:p w14:paraId="7CAD372F">
            <w:pPr>
              <w:widowControl/>
              <w:tabs>
                <w:tab w:val="decimal" w:pos="0"/>
              </w:tabs>
              <w:ind w:firstLine="0" w:firstLineChars="0"/>
              <w:jc w:val="center"/>
              <w:rPr>
                <w:kern w:val="0"/>
                <w:sz w:val="18"/>
                <w:szCs w:val="18"/>
              </w:rPr>
            </w:pPr>
            <w:r>
              <w:rPr>
                <w:kern w:val="0"/>
                <w:sz w:val="18"/>
                <w:szCs w:val="18"/>
              </w:rPr>
              <w:t>0.146484</w:t>
            </w:r>
          </w:p>
        </w:tc>
        <w:tc>
          <w:tcPr>
            <w:tcW w:w="588" w:type="dxa"/>
            <w:tcBorders>
              <w:top w:val="nil"/>
              <w:left w:val="nil"/>
              <w:bottom w:val="single" w:color="auto" w:sz="4" w:space="0"/>
              <w:right w:val="single" w:color="auto" w:sz="4" w:space="0"/>
            </w:tcBorders>
            <w:shd w:val="clear" w:color="auto" w:fill="auto"/>
            <w:vAlign w:val="center"/>
          </w:tcPr>
          <w:p w14:paraId="23D47868">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35C9F9F2">
            <w:pPr>
              <w:widowControl/>
              <w:tabs>
                <w:tab w:val="decimal" w:pos="0"/>
              </w:tabs>
              <w:ind w:firstLine="0" w:firstLineChars="0"/>
              <w:jc w:val="center"/>
              <w:rPr>
                <w:kern w:val="0"/>
                <w:sz w:val="18"/>
                <w:szCs w:val="18"/>
              </w:rPr>
            </w:pPr>
            <w:r>
              <w:rPr>
                <w:kern w:val="0"/>
                <w:sz w:val="18"/>
                <w:szCs w:val="18"/>
              </w:rPr>
              <w:t>134</w:t>
            </w:r>
          </w:p>
        </w:tc>
        <w:tc>
          <w:tcPr>
            <w:tcW w:w="1068" w:type="dxa"/>
            <w:tcBorders>
              <w:top w:val="nil"/>
              <w:left w:val="nil"/>
              <w:bottom w:val="single" w:color="auto" w:sz="4" w:space="0"/>
              <w:right w:val="single" w:color="auto" w:sz="4" w:space="0"/>
            </w:tcBorders>
            <w:vAlign w:val="center"/>
          </w:tcPr>
          <w:p w14:paraId="3B28082D">
            <w:pPr>
              <w:widowControl/>
              <w:tabs>
                <w:tab w:val="decimal" w:pos="0"/>
              </w:tabs>
              <w:ind w:firstLine="0" w:firstLineChars="0"/>
              <w:jc w:val="center"/>
              <w:rPr>
                <w:kern w:val="0"/>
                <w:sz w:val="18"/>
                <w:szCs w:val="18"/>
              </w:rPr>
            </w:pPr>
            <w:r>
              <w:rPr>
                <w:kern w:val="0"/>
                <w:sz w:val="18"/>
                <w:szCs w:val="18"/>
              </w:rPr>
              <w:t>3.271484</w:t>
            </w:r>
          </w:p>
        </w:tc>
        <w:tc>
          <w:tcPr>
            <w:tcW w:w="426" w:type="dxa"/>
            <w:tcBorders>
              <w:top w:val="nil"/>
              <w:left w:val="nil"/>
              <w:bottom w:val="single" w:color="auto" w:sz="4" w:space="0"/>
              <w:right w:val="single" w:color="auto" w:sz="4" w:space="0"/>
            </w:tcBorders>
            <w:vAlign w:val="center"/>
          </w:tcPr>
          <w:p w14:paraId="6AC97710">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50DD75C5">
            <w:pPr>
              <w:widowControl/>
              <w:tabs>
                <w:tab w:val="decimal" w:pos="0"/>
              </w:tabs>
              <w:ind w:firstLine="0" w:firstLineChars="0"/>
              <w:jc w:val="center"/>
              <w:rPr>
                <w:kern w:val="0"/>
                <w:sz w:val="18"/>
                <w:szCs w:val="18"/>
              </w:rPr>
            </w:pPr>
            <w:r>
              <w:rPr>
                <w:kern w:val="0"/>
                <w:sz w:val="18"/>
                <w:szCs w:val="18"/>
              </w:rPr>
              <w:t>262</w:t>
            </w:r>
          </w:p>
        </w:tc>
        <w:tc>
          <w:tcPr>
            <w:tcW w:w="1068" w:type="dxa"/>
            <w:tcBorders>
              <w:top w:val="nil"/>
              <w:left w:val="nil"/>
              <w:bottom w:val="single" w:color="auto" w:sz="4" w:space="0"/>
              <w:right w:val="single" w:color="auto" w:sz="4" w:space="0"/>
            </w:tcBorders>
            <w:vAlign w:val="center"/>
          </w:tcPr>
          <w:p w14:paraId="2C03F960">
            <w:pPr>
              <w:widowControl/>
              <w:tabs>
                <w:tab w:val="decimal" w:pos="0"/>
              </w:tabs>
              <w:ind w:firstLine="0" w:firstLineChars="0"/>
              <w:jc w:val="center"/>
              <w:rPr>
                <w:kern w:val="0"/>
                <w:sz w:val="18"/>
                <w:szCs w:val="18"/>
              </w:rPr>
            </w:pPr>
            <w:r>
              <w:rPr>
                <w:kern w:val="0"/>
                <w:sz w:val="18"/>
                <w:szCs w:val="18"/>
              </w:rPr>
              <w:t>6.396484</w:t>
            </w:r>
          </w:p>
        </w:tc>
        <w:tc>
          <w:tcPr>
            <w:tcW w:w="426" w:type="dxa"/>
            <w:tcBorders>
              <w:top w:val="nil"/>
              <w:left w:val="nil"/>
              <w:bottom w:val="single" w:color="auto" w:sz="4" w:space="0"/>
              <w:right w:val="single" w:color="auto" w:sz="4" w:space="0"/>
            </w:tcBorders>
            <w:vAlign w:val="center"/>
          </w:tcPr>
          <w:p w14:paraId="26CDA9B9">
            <w:pPr>
              <w:widowControl/>
              <w:tabs>
                <w:tab w:val="decimal" w:pos="0"/>
              </w:tabs>
              <w:ind w:firstLine="0" w:firstLineChars="0"/>
              <w:jc w:val="center"/>
              <w:rPr>
                <w:kern w:val="0"/>
                <w:sz w:val="18"/>
                <w:szCs w:val="18"/>
              </w:rPr>
            </w:pPr>
            <w:r>
              <w:rPr>
                <w:kern w:val="0"/>
                <w:sz w:val="18"/>
                <w:szCs w:val="18"/>
              </w:rPr>
              <w:t>15</w:t>
            </w:r>
          </w:p>
        </w:tc>
        <w:tc>
          <w:tcPr>
            <w:tcW w:w="813" w:type="dxa"/>
            <w:tcBorders>
              <w:top w:val="nil"/>
              <w:left w:val="nil"/>
              <w:bottom w:val="single" w:color="auto" w:sz="4" w:space="0"/>
              <w:right w:val="single" w:color="auto" w:sz="4" w:space="0"/>
            </w:tcBorders>
            <w:vAlign w:val="center"/>
          </w:tcPr>
          <w:p w14:paraId="1F1457AB">
            <w:pPr>
              <w:widowControl/>
              <w:tabs>
                <w:tab w:val="decimal" w:pos="0"/>
              </w:tabs>
              <w:ind w:firstLine="0" w:firstLineChars="0"/>
              <w:jc w:val="center"/>
              <w:rPr>
                <w:kern w:val="0"/>
                <w:sz w:val="18"/>
                <w:szCs w:val="18"/>
              </w:rPr>
            </w:pPr>
            <w:r>
              <w:rPr>
                <w:kern w:val="0"/>
                <w:sz w:val="18"/>
                <w:szCs w:val="18"/>
              </w:rPr>
              <w:t>390</w:t>
            </w:r>
          </w:p>
        </w:tc>
        <w:tc>
          <w:tcPr>
            <w:tcW w:w="1109" w:type="dxa"/>
            <w:tcBorders>
              <w:top w:val="nil"/>
              <w:left w:val="nil"/>
              <w:bottom w:val="single" w:color="auto" w:sz="4" w:space="0"/>
              <w:right w:val="single" w:color="auto" w:sz="4" w:space="0"/>
            </w:tcBorders>
            <w:vAlign w:val="center"/>
          </w:tcPr>
          <w:p w14:paraId="174A9743">
            <w:pPr>
              <w:widowControl/>
              <w:tabs>
                <w:tab w:val="decimal" w:pos="0"/>
              </w:tabs>
              <w:ind w:firstLine="0" w:firstLineChars="0"/>
              <w:jc w:val="center"/>
              <w:rPr>
                <w:kern w:val="0"/>
                <w:sz w:val="18"/>
                <w:szCs w:val="18"/>
              </w:rPr>
            </w:pPr>
            <w:r>
              <w:rPr>
                <w:kern w:val="0"/>
                <w:sz w:val="18"/>
                <w:szCs w:val="18"/>
              </w:rPr>
              <w:t>9.521484</w:t>
            </w:r>
          </w:p>
        </w:tc>
        <w:tc>
          <w:tcPr>
            <w:tcW w:w="426" w:type="dxa"/>
            <w:tcBorders>
              <w:top w:val="nil"/>
              <w:left w:val="nil"/>
              <w:bottom w:val="single" w:color="auto" w:sz="4" w:space="0"/>
              <w:right w:val="single" w:color="auto" w:sz="4" w:space="0"/>
            </w:tcBorders>
            <w:vAlign w:val="center"/>
          </w:tcPr>
          <w:p w14:paraId="20D266F6">
            <w:pPr>
              <w:widowControl/>
              <w:tabs>
                <w:tab w:val="decimal" w:pos="0"/>
              </w:tabs>
              <w:ind w:firstLine="0" w:firstLineChars="0"/>
              <w:jc w:val="center"/>
              <w:rPr>
                <w:kern w:val="0"/>
                <w:sz w:val="18"/>
                <w:szCs w:val="18"/>
              </w:rPr>
            </w:pPr>
            <w:r>
              <w:rPr>
                <w:kern w:val="0"/>
                <w:sz w:val="18"/>
                <w:szCs w:val="18"/>
              </w:rPr>
              <w:t>9</w:t>
            </w:r>
          </w:p>
        </w:tc>
      </w:tr>
      <w:tr w14:paraId="4874BEA0">
        <w:tblPrEx>
          <w:tblCellMar>
            <w:top w:w="0" w:type="dxa"/>
            <w:left w:w="108" w:type="dxa"/>
            <w:bottom w:w="0" w:type="dxa"/>
            <w:right w:w="108" w:type="dxa"/>
          </w:tblCellMar>
        </w:tblPrEx>
        <w:trPr>
          <w:trHeight w:val="270" w:hRule="atLeast"/>
          <w:jc w:val="center"/>
        </w:trPr>
        <w:tc>
          <w:tcPr>
            <w:tcW w:w="953" w:type="dxa"/>
            <w:tcBorders>
              <w:top w:val="nil"/>
              <w:left w:val="single" w:color="auto" w:sz="4" w:space="0"/>
              <w:bottom w:val="single" w:color="auto" w:sz="4" w:space="0"/>
              <w:right w:val="single" w:color="auto" w:sz="4" w:space="0"/>
            </w:tcBorders>
            <w:shd w:val="clear" w:color="auto" w:fill="auto"/>
            <w:vAlign w:val="center"/>
          </w:tcPr>
          <w:p w14:paraId="341997E6">
            <w:pPr>
              <w:widowControl/>
              <w:tabs>
                <w:tab w:val="decimal" w:pos="0"/>
              </w:tabs>
              <w:ind w:firstLine="0" w:firstLineChars="0"/>
              <w:jc w:val="center"/>
              <w:rPr>
                <w:kern w:val="0"/>
                <w:sz w:val="18"/>
                <w:szCs w:val="18"/>
              </w:rPr>
            </w:pPr>
            <w:r>
              <w:rPr>
                <w:kern w:val="0"/>
                <w:sz w:val="18"/>
                <w:szCs w:val="18"/>
              </w:rPr>
              <w:t>7</w:t>
            </w:r>
          </w:p>
        </w:tc>
        <w:tc>
          <w:tcPr>
            <w:tcW w:w="1068" w:type="dxa"/>
            <w:tcBorders>
              <w:top w:val="nil"/>
              <w:left w:val="nil"/>
              <w:bottom w:val="single" w:color="auto" w:sz="4" w:space="0"/>
              <w:right w:val="single" w:color="auto" w:sz="4" w:space="0"/>
            </w:tcBorders>
            <w:shd w:val="clear" w:color="auto" w:fill="auto"/>
            <w:vAlign w:val="center"/>
          </w:tcPr>
          <w:p w14:paraId="53FDAD4B">
            <w:pPr>
              <w:widowControl/>
              <w:tabs>
                <w:tab w:val="decimal" w:pos="0"/>
              </w:tabs>
              <w:ind w:firstLine="0" w:firstLineChars="0"/>
              <w:jc w:val="center"/>
              <w:rPr>
                <w:kern w:val="0"/>
                <w:sz w:val="18"/>
                <w:szCs w:val="18"/>
              </w:rPr>
            </w:pPr>
            <w:r>
              <w:rPr>
                <w:kern w:val="0"/>
                <w:sz w:val="18"/>
                <w:szCs w:val="18"/>
              </w:rPr>
              <w:t>0.170898</w:t>
            </w:r>
          </w:p>
        </w:tc>
        <w:tc>
          <w:tcPr>
            <w:tcW w:w="588" w:type="dxa"/>
            <w:tcBorders>
              <w:top w:val="nil"/>
              <w:left w:val="nil"/>
              <w:bottom w:val="single" w:color="auto" w:sz="4" w:space="0"/>
              <w:right w:val="single" w:color="auto" w:sz="4" w:space="0"/>
            </w:tcBorders>
            <w:shd w:val="clear" w:color="auto" w:fill="auto"/>
            <w:vAlign w:val="center"/>
          </w:tcPr>
          <w:p w14:paraId="4C838763">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5D9A119F">
            <w:pPr>
              <w:widowControl/>
              <w:tabs>
                <w:tab w:val="decimal" w:pos="0"/>
              </w:tabs>
              <w:ind w:firstLine="0" w:firstLineChars="0"/>
              <w:jc w:val="center"/>
              <w:rPr>
                <w:kern w:val="0"/>
                <w:sz w:val="18"/>
                <w:szCs w:val="18"/>
              </w:rPr>
            </w:pPr>
            <w:r>
              <w:rPr>
                <w:kern w:val="0"/>
                <w:sz w:val="18"/>
                <w:szCs w:val="18"/>
              </w:rPr>
              <w:t>135</w:t>
            </w:r>
          </w:p>
        </w:tc>
        <w:tc>
          <w:tcPr>
            <w:tcW w:w="1068" w:type="dxa"/>
            <w:tcBorders>
              <w:top w:val="nil"/>
              <w:left w:val="nil"/>
              <w:bottom w:val="single" w:color="auto" w:sz="4" w:space="0"/>
              <w:right w:val="single" w:color="auto" w:sz="4" w:space="0"/>
            </w:tcBorders>
            <w:vAlign w:val="center"/>
          </w:tcPr>
          <w:p w14:paraId="2035D64C">
            <w:pPr>
              <w:widowControl/>
              <w:tabs>
                <w:tab w:val="decimal" w:pos="0"/>
              </w:tabs>
              <w:ind w:firstLine="0" w:firstLineChars="0"/>
              <w:jc w:val="center"/>
              <w:rPr>
                <w:kern w:val="0"/>
                <w:sz w:val="18"/>
                <w:szCs w:val="18"/>
              </w:rPr>
            </w:pPr>
            <w:r>
              <w:rPr>
                <w:kern w:val="0"/>
                <w:sz w:val="18"/>
                <w:szCs w:val="18"/>
              </w:rPr>
              <w:t>3.295898</w:t>
            </w:r>
          </w:p>
        </w:tc>
        <w:tc>
          <w:tcPr>
            <w:tcW w:w="426" w:type="dxa"/>
            <w:tcBorders>
              <w:top w:val="nil"/>
              <w:left w:val="nil"/>
              <w:bottom w:val="single" w:color="auto" w:sz="4" w:space="0"/>
              <w:right w:val="single" w:color="auto" w:sz="4" w:space="0"/>
            </w:tcBorders>
            <w:vAlign w:val="center"/>
          </w:tcPr>
          <w:p w14:paraId="1B0AB9A1">
            <w:pPr>
              <w:widowControl/>
              <w:tabs>
                <w:tab w:val="decimal" w:pos="0"/>
              </w:tabs>
              <w:ind w:firstLine="0" w:firstLineChars="0"/>
              <w:jc w:val="center"/>
              <w:rPr>
                <w:kern w:val="0"/>
                <w:sz w:val="18"/>
                <w:szCs w:val="18"/>
              </w:rPr>
            </w:pPr>
            <w:r>
              <w:rPr>
                <w:kern w:val="0"/>
                <w:sz w:val="18"/>
                <w:szCs w:val="18"/>
              </w:rPr>
              <w:t>1</w:t>
            </w:r>
          </w:p>
        </w:tc>
        <w:tc>
          <w:tcPr>
            <w:tcW w:w="813" w:type="dxa"/>
            <w:tcBorders>
              <w:top w:val="nil"/>
              <w:left w:val="nil"/>
              <w:bottom w:val="single" w:color="auto" w:sz="4" w:space="0"/>
              <w:right w:val="single" w:color="auto" w:sz="4" w:space="0"/>
            </w:tcBorders>
            <w:vAlign w:val="center"/>
          </w:tcPr>
          <w:p w14:paraId="7215C674">
            <w:pPr>
              <w:widowControl/>
              <w:tabs>
                <w:tab w:val="decimal" w:pos="0"/>
              </w:tabs>
              <w:ind w:firstLine="0" w:firstLineChars="0"/>
              <w:jc w:val="center"/>
              <w:rPr>
                <w:kern w:val="0"/>
                <w:sz w:val="18"/>
                <w:szCs w:val="18"/>
              </w:rPr>
            </w:pPr>
            <w:r>
              <w:rPr>
                <w:kern w:val="0"/>
                <w:sz w:val="18"/>
                <w:szCs w:val="18"/>
              </w:rPr>
              <w:t>263</w:t>
            </w:r>
          </w:p>
        </w:tc>
        <w:tc>
          <w:tcPr>
            <w:tcW w:w="1068" w:type="dxa"/>
            <w:tcBorders>
              <w:top w:val="nil"/>
              <w:left w:val="nil"/>
              <w:bottom w:val="single" w:color="auto" w:sz="4" w:space="0"/>
              <w:right w:val="single" w:color="auto" w:sz="4" w:space="0"/>
            </w:tcBorders>
            <w:vAlign w:val="center"/>
          </w:tcPr>
          <w:p w14:paraId="12D236D7">
            <w:pPr>
              <w:widowControl/>
              <w:tabs>
                <w:tab w:val="decimal" w:pos="0"/>
              </w:tabs>
              <w:ind w:firstLine="0" w:firstLineChars="0"/>
              <w:jc w:val="center"/>
              <w:rPr>
                <w:kern w:val="0"/>
                <w:sz w:val="18"/>
                <w:szCs w:val="18"/>
              </w:rPr>
            </w:pPr>
            <w:r>
              <w:rPr>
                <w:kern w:val="0"/>
                <w:sz w:val="18"/>
                <w:szCs w:val="18"/>
              </w:rPr>
              <w:t>6.420898</w:t>
            </w:r>
          </w:p>
        </w:tc>
        <w:tc>
          <w:tcPr>
            <w:tcW w:w="426" w:type="dxa"/>
            <w:tcBorders>
              <w:top w:val="nil"/>
              <w:left w:val="nil"/>
              <w:bottom w:val="single" w:color="auto" w:sz="4" w:space="0"/>
              <w:right w:val="single" w:color="auto" w:sz="4" w:space="0"/>
            </w:tcBorders>
            <w:vAlign w:val="center"/>
          </w:tcPr>
          <w:p w14:paraId="4B33200D">
            <w:pPr>
              <w:widowControl/>
              <w:tabs>
                <w:tab w:val="decimal" w:pos="0"/>
              </w:tabs>
              <w:ind w:firstLine="0" w:firstLineChars="0"/>
              <w:jc w:val="center"/>
              <w:rPr>
                <w:kern w:val="0"/>
                <w:sz w:val="18"/>
                <w:szCs w:val="18"/>
              </w:rPr>
            </w:pPr>
            <w:r>
              <w:rPr>
                <w:kern w:val="0"/>
                <w:sz w:val="18"/>
                <w:szCs w:val="18"/>
              </w:rPr>
              <w:t>14</w:t>
            </w:r>
          </w:p>
        </w:tc>
        <w:tc>
          <w:tcPr>
            <w:tcW w:w="813" w:type="dxa"/>
            <w:tcBorders>
              <w:top w:val="nil"/>
              <w:left w:val="nil"/>
              <w:bottom w:val="single" w:color="auto" w:sz="4" w:space="0"/>
              <w:right w:val="single" w:color="auto" w:sz="4" w:space="0"/>
            </w:tcBorders>
            <w:vAlign w:val="center"/>
          </w:tcPr>
          <w:p w14:paraId="0D847855">
            <w:pPr>
              <w:widowControl/>
              <w:tabs>
                <w:tab w:val="decimal" w:pos="0"/>
              </w:tabs>
              <w:ind w:firstLine="0" w:firstLineChars="0"/>
              <w:jc w:val="center"/>
              <w:rPr>
                <w:kern w:val="0"/>
                <w:sz w:val="18"/>
                <w:szCs w:val="18"/>
              </w:rPr>
            </w:pPr>
            <w:r>
              <w:rPr>
                <w:kern w:val="0"/>
                <w:sz w:val="18"/>
                <w:szCs w:val="18"/>
              </w:rPr>
              <w:t>391</w:t>
            </w:r>
          </w:p>
        </w:tc>
        <w:tc>
          <w:tcPr>
            <w:tcW w:w="1109" w:type="dxa"/>
            <w:tcBorders>
              <w:top w:val="nil"/>
              <w:left w:val="nil"/>
              <w:bottom w:val="single" w:color="auto" w:sz="4" w:space="0"/>
              <w:right w:val="single" w:color="auto" w:sz="4" w:space="0"/>
            </w:tcBorders>
            <w:vAlign w:val="center"/>
          </w:tcPr>
          <w:p w14:paraId="5851E101">
            <w:pPr>
              <w:widowControl/>
              <w:tabs>
                <w:tab w:val="decimal" w:pos="0"/>
              </w:tabs>
              <w:ind w:firstLine="0" w:firstLineChars="0"/>
              <w:jc w:val="center"/>
              <w:rPr>
                <w:kern w:val="0"/>
                <w:sz w:val="18"/>
                <w:szCs w:val="18"/>
              </w:rPr>
            </w:pPr>
            <w:r>
              <w:rPr>
                <w:kern w:val="0"/>
                <w:sz w:val="18"/>
                <w:szCs w:val="18"/>
              </w:rPr>
              <w:t>9.545898</w:t>
            </w:r>
          </w:p>
        </w:tc>
        <w:tc>
          <w:tcPr>
            <w:tcW w:w="426" w:type="dxa"/>
            <w:tcBorders>
              <w:top w:val="nil"/>
              <w:left w:val="nil"/>
              <w:bottom w:val="single" w:color="auto" w:sz="4" w:space="0"/>
              <w:right w:val="single" w:color="auto" w:sz="4" w:space="0"/>
            </w:tcBorders>
            <w:vAlign w:val="center"/>
          </w:tcPr>
          <w:p w14:paraId="67D318AA">
            <w:pPr>
              <w:widowControl/>
              <w:tabs>
                <w:tab w:val="decimal" w:pos="0"/>
              </w:tabs>
              <w:ind w:firstLine="0" w:firstLineChars="0"/>
              <w:jc w:val="center"/>
              <w:rPr>
                <w:kern w:val="0"/>
                <w:sz w:val="18"/>
                <w:szCs w:val="18"/>
              </w:rPr>
            </w:pPr>
            <w:r>
              <w:rPr>
                <w:kern w:val="0"/>
                <w:sz w:val="18"/>
                <w:szCs w:val="18"/>
              </w:rPr>
              <w:t>11</w:t>
            </w:r>
          </w:p>
        </w:tc>
      </w:tr>
      <w:tr w14:paraId="15153AC4">
        <w:tblPrEx>
          <w:tblCellMar>
            <w:top w:w="0" w:type="dxa"/>
            <w:left w:w="108" w:type="dxa"/>
            <w:bottom w:w="0" w:type="dxa"/>
            <w:right w:w="108" w:type="dxa"/>
          </w:tblCellMar>
        </w:tblPrEx>
        <w:trPr>
          <w:trHeight w:val="270" w:hRule="atLeast"/>
          <w:jc w:val="center"/>
        </w:trPr>
        <w:tc>
          <w:tcPr>
            <w:tcW w:w="953" w:type="dxa"/>
            <w:tcBorders>
              <w:top w:val="nil"/>
              <w:left w:val="single" w:color="auto" w:sz="4" w:space="0"/>
              <w:bottom w:val="single" w:color="auto" w:sz="4" w:space="0"/>
              <w:right w:val="single" w:color="auto" w:sz="4" w:space="0"/>
            </w:tcBorders>
            <w:shd w:val="clear" w:color="auto" w:fill="auto"/>
            <w:vAlign w:val="center"/>
          </w:tcPr>
          <w:p w14:paraId="6020A0D7">
            <w:pPr>
              <w:widowControl/>
              <w:tabs>
                <w:tab w:val="decimal" w:pos="0"/>
              </w:tabs>
              <w:ind w:firstLine="0" w:firstLineChars="0"/>
              <w:jc w:val="center"/>
              <w:rPr>
                <w:kern w:val="0"/>
                <w:sz w:val="18"/>
                <w:szCs w:val="18"/>
              </w:rPr>
            </w:pPr>
            <w:r>
              <w:rPr>
                <w:kern w:val="0"/>
                <w:sz w:val="18"/>
                <w:szCs w:val="18"/>
              </w:rPr>
              <w:t>8</w:t>
            </w:r>
          </w:p>
        </w:tc>
        <w:tc>
          <w:tcPr>
            <w:tcW w:w="1068" w:type="dxa"/>
            <w:tcBorders>
              <w:top w:val="nil"/>
              <w:left w:val="nil"/>
              <w:bottom w:val="single" w:color="auto" w:sz="4" w:space="0"/>
              <w:right w:val="single" w:color="auto" w:sz="4" w:space="0"/>
            </w:tcBorders>
            <w:shd w:val="clear" w:color="auto" w:fill="auto"/>
            <w:vAlign w:val="center"/>
          </w:tcPr>
          <w:p w14:paraId="7751F355">
            <w:pPr>
              <w:widowControl/>
              <w:tabs>
                <w:tab w:val="decimal" w:pos="0"/>
              </w:tabs>
              <w:ind w:firstLine="0" w:firstLineChars="0"/>
              <w:jc w:val="center"/>
              <w:rPr>
                <w:kern w:val="0"/>
                <w:sz w:val="18"/>
                <w:szCs w:val="18"/>
              </w:rPr>
            </w:pPr>
            <w:r>
              <w:rPr>
                <w:kern w:val="0"/>
                <w:sz w:val="18"/>
                <w:szCs w:val="18"/>
              </w:rPr>
              <w:t>0.195313</w:t>
            </w:r>
          </w:p>
        </w:tc>
        <w:tc>
          <w:tcPr>
            <w:tcW w:w="588" w:type="dxa"/>
            <w:tcBorders>
              <w:top w:val="nil"/>
              <w:left w:val="nil"/>
              <w:bottom w:val="single" w:color="auto" w:sz="4" w:space="0"/>
              <w:right w:val="single" w:color="auto" w:sz="4" w:space="0"/>
            </w:tcBorders>
            <w:shd w:val="clear" w:color="auto" w:fill="auto"/>
            <w:vAlign w:val="center"/>
          </w:tcPr>
          <w:p w14:paraId="28E8CFCD">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6C17F08C">
            <w:pPr>
              <w:widowControl/>
              <w:tabs>
                <w:tab w:val="decimal" w:pos="0"/>
              </w:tabs>
              <w:ind w:firstLine="0" w:firstLineChars="0"/>
              <w:jc w:val="center"/>
              <w:rPr>
                <w:kern w:val="0"/>
                <w:sz w:val="18"/>
                <w:szCs w:val="18"/>
              </w:rPr>
            </w:pPr>
            <w:r>
              <w:rPr>
                <w:kern w:val="0"/>
                <w:sz w:val="18"/>
                <w:szCs w:val="18"/>
              </w:rPr>
              <w:t>136</w:t>
            </w:r>
          </w:p>
        </w:tc>
        <w:tc>
          <w:tcPr>
            <w:tcW w:w="1068" w:type="dxa"/>
            <w:tcBorders>
              <w:top w:val="nil"/>
              <w:left w:val="nil"/>
              <w:bottom w:val="single" w:color="auto" w:sz="4" w:space="0"/>
              <w:right w:val="single" w:color="auto" w:sz="4" w:space="0"/>
            </w:tcBorders>
            <w:vAlign w:val="center"/>
          </w:tcPr>
          <w:p w14:paraId="78F3DD20">
            <w:pPr>
              <w:widowControl/>
              <w:tabs>
                <w:tab w:val="decimal" w:pos="0"/>
              </w:tabs>
              <w:ind w:firstLine="0" w:firstLineChars="0"/>
              <w:jc w:val="center"/>
              <w:rPr>
                <w:kern w:val="0"/>
                <w:sz w:val="18"/>
                <w:szCs w:val="18"/>
              </w:rPr>
            </w:pPr>
            <w:r>
              <w:rPr>
                <w:kern w:val="0"/>
                <w:sz w:val="18"/>
                <w:szCs w:val="18"/>
              </w:rPr>
              <w:t>3.320313</w:t>
            </w:r>
          </w:p>
        </w:tc>
        <w:tc>
          <w:tcPr>
            <w:tcW w:w="426" w:type="dxa"/>
            <w:tcBorders>
              <w:top w:val="nil"/>
              <w:left w:val="nil"/>
              <w:bottom w:val="single" w:color="auto" w:sz="4" w:space="0"/>
              <w:right w:val="single" w:color="auto" w:sz="4" w:space="0"/>
            </w:tcBorders>
            <w:vAlign w:val="center"/>
          </w:tcPr>
          <w:p w14:paraId="7AEED83F">
            <w:pPr>
              <w:widowControl/>
              <w:tabs>
                <w:tab w:val="decimal" w:pos="0"/>
              </w:tabs>
              <w:ind w:firstLine="0" w:firstLineChars="0"/>
              <w:jc w:val="center"/>
              <w:rPr>
                <w:kern w:val="0"/>
                <w:sz w:val="18"/>
                <w:szCs w:val="18"/>
              </w:rPr>
            </w:pPr>
            <w:r>
              <w:rPr>
                <w:kern w:val="0"/>
                <w:sz w:val="18"/>
                <w:szCs w:val="18"/>
              </w:rPr>
              <w:t>1</w:t>
            </w:r>
          </w:p>
        </w:tc>
        <w:tc>
          <w:tcPr>
            <w:tcW w:w="813" w:type="dxa"/>
            <w:tcBorders>
              <w:top w:val="nil"/>
              <w:left w:val="nil"/>
              <w:bottom w:val="single" w:color="auto" w:sz="4" w:space="0"/>
              <w:right w:val="single" w:color="auto" w:sz="4" w:space="0"/>
            </w:tcBorders>
            <w:vAlign w:val="center"/>
          </w:tcPr>
          <w:p w14:paraId="2D95FE62">
            <w:pPr>
              <w:widowControl/>
              <w:tabs>
                <w:tab w:val="decimal" w:pos="0"/>
              </w:tabs>
              <w:ind w:firstLine="0" w:firstLineChars="0"/>
              <w:jc w:val="center"/>
              <w:rPr>
                <w:kern w:val="0"/>
                <w:sz w:val="18"/>
                <w:szCs w:val="18"/>
              </w:rPr>
            </w:pPr>
            <w:r>
              <w:rPr>
                <w:kern w:val="0"/>
                <w:sz w:val="18"/>
                <w:szCs w:val="18"/>
              </w:rPr>
              <w:t>264</w:t>
            </w:r>
          </w:p>
        </w:tc>
        <w:tc>
          <w:tcPr>
            <w:tcW w:w="1068" w:type="dxa"/>
            <w:tcBorders>
              <w:top w:val="nil"/>
              <w:left w:val="nil"/>
              <w:bottom w:val="single" w:color="auto" w:sz="4" w:space="0"/>
              <w:right w:val="single" w:color="auto" w:sz="4" w:space="0"/>
            </w:tcBorders>
            <w:vAlign w:val="center"/>
          </w:tcPr>
          <w:p w14:paraId="561D5714">
            <w:pPr>
              <w:widowControl/>
              <w:tabs>
                <w:tab w:val="decimal" w:pos="0"/>
              </w:tabs>
              <w:ind w:firstLine="0" w:firstLineChars="0"/>
              <w:jc w:val="center"/>
              <w:rPr>
                <w:kern w:val="0"/>
                <w:sz w:val="18"/>
                <w:szCs w:val="18"/>
              </w:rPr>
            </w:pPr>
            <w:r>
              <w:rPr>
                <w:kern w:val="0"/>
                <w:sz w:val="18"/>
                <w:szCs w:val="18"/>
              </w:rPr>
              <w:t>6.445313</w:t>
            </w:r>
          </w:p>
        </w:tc>
        <w:tc>
          <w:tcPr>
            <w:tcW w:w="426" w:type="dxa"/>
            <w:tcBorders>
              <w:top w:val="nil"/>
              <w:left w:val="nil"/>
              <w:bottom w:val="single" w:color="auto" w:sz="4" w:space="0"/>
              <w:right w:val="single" w:color="auto" w:sz="4" w:space="0"/>
            </w:tcBorders>
            <w:vAlign w:val="center"/>
          </w:tcPr>
          <w:p w14:paraId="5C7748BD">
            <w:pPr>
              <w:widowControl/>
              <w:tabs>
                <w:tab w:val="decimal" w:pos="0"/>
              </w:tabs>
              <w:ind w:firstLine="0" w:firstLineChars="0"/>
              <w:jc w:val="center"/>
              <w:rPr>
                <w:kern w:val="0"/>
                <w:sz w:val="18"/>
                <w:szCs w:val="18"/>
              </w:rPr>
            </w:pPr>
            <w:r>
              <w:rPr>
                <w:kern w:val="0"/>
                <w:sz w:val="18"/>
                <w:szCs w:val="18"/>
              </w:rPr>
              <w:t>5</w:t>
            </w:r>
          </w:p>
        </w:tc>
        <w:tc>
          <w:tcPr>
            <w:tcW w:w="813" w:type="dxa"/>
            <w:tcBorders>
              <w:top w:val="nil"/>
              <w:left w:val="nil"/>
              <w:bottom w:val="single" w:color="auto" w:sz="4" w:space="0"/>
              <w:right w:val="single" w:color="auto" w:sz="4" w:space="0"/>
            </w:tcBorders>
            <w:vAlign w:val="center"/>
          </w:tcPr>
          <w:p w14:paraId="23AF0075">
            <w:pPr>
              <w:widowControl/>
              <w:tabs>
                <w:tab w:val="decimal" w:pos="0"/>
              </w:tabs>
              <w:ind w:firstLine="0" w:firstLineChars="0"/>
              <w:jc w:val="center"/>
              <w:rPr>
                <w:kern w:val="0"/>
                <w:sz w:val="18"/>
                <w:szCs w:val="18"/>
              </w:rPr>
            </w:pPr>
            <w:r>
              <w:rPr>
                <w:kern w:val="0"/>
                <w:sz w:val="18"/>
                <w:szCs w:val="18"/>
              </w:rPr>
              <w:t>392</w:t>
            </w:r>
          </w:p>
        </w:tc>
        <w:tc>
          <w:tcPr>
            <w:tcW w:w="1109" w:type="dxa"/>
            <w:tcBorders>
              <w:top w:val="nil"/>
              <w:left w:val="nil"/>
              <w:bottom w:val="single" w:color="auto" w:sz="4" w:space="0"/>
              <w:right w:val="single" w:color="auto" w:sz="4" w:space="0"/>
            </w:tcBorders>
            <w:vAlign w:val="center"/>
          </w:tcPr>
          <w:p w14:paraId="70F70715">
            <w:pPr>
              <w:widowControl/>
              <w:tabs>
                <w:tab w:val="decimal" w:pos="0"/>
              </w:tabs>
              <w:ind w:firstLine="0" w:firstLineChars="0"/>
              <w:jc w:val="center"/>
              <w:rPr>
                <w:kern w:val="0"/>
                <w:sz w:val="18"/>
                <w:szCs w:val="18"/>
              </w:rPr>
            </w:pPr>
            <w:r>
              <w:rPr>
                <w:kern w:val="0"/>
                <w:sz w:val="18"/>
                <w:szCs w:val="18"/>
              </w:rPr>
              <w:t>9.570313</w:t>
            </w:r>
          </w:p>
        </w:tc>
        <w:tc>
          <w:tcPr>
            <w:tcW w:w="426" w:type="dxa"/>
            <w:tcBorders>
              <w:top w:val="nil"/>
              <w:left w:val="nil"/>
              <w:bottom w:val="single" w:color="auto" w:sz="4" w:space="0"/>
              <w:right w:val="single" w:color="auto" w:sz="4" w:space="0"/>
            </w:tcBorders>
            <w:vAlign w:val="center"/>
          </w:tcPr>
          <w:p w14:paraId="736A2866">
            <w:pPr>
              <w:widowControl/>
              <w:tabs>
                <w:tab w:val="decimal" w:pos="0"/>
              </w:tabs>
              <w:ind w:firstLine="0" w:firstLineChars="0"/>
              <w:jc w:val="center"/>
              <w:rPr>
                <w:kern w:val="0"/>
                <w:sz w:val="18"/>
                <w:szCs w:val="18"/>
              </w:rPr>
            </w:pPr>
            <w:r>
              <w:rPr>
                <w:kern w:val="0"/>
                <w:sz w:val="18"/>
                <w:szCs w:val="18"/>
              </w:rPr>
              <w:t>14</w:t>
            </w:r>
          </w:p>
        </w:tc>
      </w:tr>
      <w:tr w14:paraId="45A19369">
        <w:tblPrEx>
          <w:tblCellMar>
            <w:top w:w="0" w:type="dxa"/>
            <w:left w:w="108" w:type="dxa"/>
            <w:bottom w:w="0" w:type="dxa"/>
            <w:right w:w="108" w:type="dxa"/>
          </w:tblCellMar>
        </w:tblPrEx>
        <w:trPr>
          <w:trHeight w:val="270" w:hRule="atLeast"/>
          <w:jc w:val="center"/>
        </w:trPr>
        <w:tc>
          <w:tcPr>
            <w:tcW w:w="953" w:type="dxa"/>
            <w:tcBorders>
              <w:top w:val="nil"/>
              <w:left w:val="single" w:color="auto" w:sz="4" w:space="0"/>
              <w:bottom w:val="single" w:color="auto" w:sz="4" w:space="0"/>
              <w:right w:val="single" w:color="auto" w:sz="4" w:space="0"/>
            </w:tcBorders>
            <w:shd w:val="clear" w:color="auto" w:fill="auto"/>
            <w:vAlign w:val="center"/>
          </w:tcPr>
          <w:p w14:paraId="4B4ACD06">
            <w:pPr>
              <w:widowControl/>
              <w:tabs>
                <w:tab w:val="decimal" w:pos="0"/>
              </w:tabs>
              <w:ind w:firstLine="0" w:firstLineChars="0"/>
              <w:jc w:val="center"/>
              <w:rPr>
                <w:kern w:val="0"/>
                <w:sz w:val="18"/>
                <w:szCs w:val="18"/>
              </w:rPr>
            </w:pPr>
            <w:r>
              <w:rPr>
                <w:kern w:val="0"/>
                <w:sz w:val="18"/>
                <w:szCs w:val="18"/>
              </w:rPr>
              <w:t>9</w:t>
            </w:r>
          </w:p>
        </w:tc>
        <w:tc>
          <w:tcPr>
            <w:tcW w:w="1068" w:type="dxa"/>
            <w:tcBorders>
              <w:top w:val="nil"/>
              <w:left w:val="nil"/>
              <w:bottom w:val="single" w:color="auto" w:sz="4" w:space="0"/>
              <w:right w:val="single" w:color="auto" w:sz="4" w:space="0"/>
            </w:tcBorders>
            <w:shd w:val="clear" w:color="auto" w:fill="auto"/>
            <w:vAlign w:val="center"/>
          </w:tcPr>
          <w:p w14:paraId="1EA39DF9">
            <w:pPr>
              <w:widowControl/>
              <w:tabs>
                <w:tab w:val="decimal" w:pos="0"/>
              </w:tabs>
              <w:ind w:firstLine="0" w:firstLineChars="0"/>
              <w:jc w:val="center"/>
              <w:rPr>
                <w:kern w:val="0"/>
                <w:sz w:val="18"/>
                <w:szCs w:val="18"/>
              </w:rPr>
            </w:pPr>
            <w:r>
              <w:rPr>
                <w:kern w:val="0"/>
                <w:sz w:val="18"/>
                <w:szCs w:val="18"/>
              </w:rPr>
              <w:t>0.219727</w:t>
            </w:r>
          </w:p>
        </w:tc>
        <w:tc>
          <w:tcPr>
            <w:tcW w:w="588" w:type="dxa"/>
            <w:tcBorders>
              <w:top w:val="nil"/>
              <w:left w:val="nil"/>
              <w:bottom w:val="single" w:color="auto" w:sz="4" w:space="0"/>
              <w:right w:val="single" w:color="auto" w:sz="4" w:space="0"/>
            </w:tcBorders>
            <w:shd w:val="clear" w:color="auto" w:fill="auto"/>
            <w:vAlign w:val="center"/>
          </w:tcPr>
          <w:p w14:paraId="3DA43E85">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02E369E2">
            <w:pPr>
              <w:widowControl/>
              <w:tabs>
                <w:tab w:val="decimal" w:pos="0"/>
              </w:tabs>
              <w:ind w:firstLine="0" w:firstLineChars="0"/>
              <w:jc w:val="center"/>
              <w:rPr>
                <w:kern w:val="0"/>
                <w:sz w:val="18"/>
                <w:szCs w:val="18"/>
              </w:rPr>
            </w:pPr>
            <w:r>
              <w:rPr>
                <w:kern w:val="0"/>
                <w:sz w:val="18"/>
                <w:szCs w:val="18"/>
              </w:rPr>
              <w:t>137</w:t>
            </w:r>
          </w:p>
        </w:tc>
        <w:tc>
          <w:tcPr>
            <w:tcW w:w="1068" w:type="dxa"/>
            <w:tcBorders>
              <w:top w:val="nil"/>
              <w:left w:val="nil"/>
              <w:bottom w:val="single" w:color="auto" w:sz="4" w:space="0"/>
              <w:right w:val="single" w:color="auto" w:sz="4" w:space="0"/>
            </w:tcBorders>
            <w:vAlign w:val="center"/>
          </w:tcPr>
          <w:p w14:paraId="567CDCA1">
            <w:pPr>
              <w:widowControl/>
              <w:tabs>
                <w:tab w:val="decimal" w:pos="0"/>
              </w:tabs>
              <w:ind w:firstLine="0" w:firstLineChars="0"/>
              <w:jc w:val="center"/>
              <w:rPr>
                <w:kern w:val="0"/>
                <w:sz w:val="18"/>
                <w:szCs w:val="18"/>
              </w:rPr>
            </w:pPr>
            <w:r>
              <w:rPr>
                <w:kern w:val="0"/>
                <w:sz w:val="18"/>
                <w:szCs w:val="18"/>
              </w:rPr>
              <w:t>3.344727</w:t>
            </w:r>
          </w:p>
        </w:tc>
        <w:tc>
          <w:tcPr>
            <w:tcW w:w="426" w:type="dxa"/>
            <w:tcBorders>
              <w:top w:val="nil"/>
              <w:left w:val="nil"/>
              <w:bottom w:val="single" w:color="auto" w:sz="4" w:space="0"/>
              <w:right w:val="single" w:color="auto" w:sz="4" w:space="0"/>
            </w:tcBorders>
            <w:vAlign w:val="center"/>
          </w:tcPr>
          <w:p w14:paraId="7683FDDB">
            <w:pPr>
              <w:widowControl/>
              <w:tabs>
                <w:tab w:val="decimal" w:pos="0"/>
              </w:tabs>
              <w:ind w:firstLine="0" w:firstLineChars="0"/>
              <w:jc w:val="center"/>
              <w:rPr>
                <w:kern w:val="0"/>
                <w:sz w:val="18"/>
                <w:szCs w:val="18"/>
              </w:rPr>
            </w:pPr>
            <w:r>
              <w:rPr>
                <w:kern w:val="0"/>
                <w:sz w:val="18"/>
                <w:szCs w:val="18"/>
              </w:rPr>
              <w:t>15</w:t>
            </w:r>
          </w:p>
        </w:tc>
        <w:tc>
          <w:tcPr>
            <w:tcW w:w="813" w:type="dxa"/>
            <w:tcBorders>
              <w:top w:val="nil"/>
              <w:left w:val="nil"/>
              <w:bottom w:val="single" w:color="auto" w:sz="4" w:space="0"/>
              <w:right w:val="single" w:color="auto" w:sz="4" w:space="0"/>
            </w:tcBorders>
            <w:vAlign w:val="center"/>
          </w:tcPr>
          <w:p w14:paraId="49EFF393">
            <w:pPr>
              <w:widowControl/>
              <w:tabs>
                <w:tab w:val="decimal" w:pos="0"/>
              </w:tabs>
              <w:ind w:firstLine="0" w:firstLineChars="0"/>
              <w:jc w:val="center"/>
              <w:rPr>
                <w:kern w:val="0"/>
                <w:sz w:val="18"/>
                <w:szCs w:val="18"/>
              </w:rPr>
            </w:pPr>
            <w:r>
              <w:rPr>
                <w:kern w:val="0"/>
                <w:sz w:val="18"/>
                <w:szCs w:val="18"/>
              </w:rPr>
              <w:t>265</w:t>
            </w:r>
          </w:p>
        </w:tc>
        <w:tc>
          <w:tcPr>
            <w:tcW w:w="1068" w:type="dxa"/>
            <w:tcBorders>
              <w:top w:val="nil"/>
              <w:left w:val="nil"/>
              <w:bottom w:val="single" w:color="auto" w:sz="4" w:space="0"/>
              <w:right w:val="single" w:color="auto" w:sz="4" w:space="0"/>
            </w:tcBorders>
            <w:vAlign w:val="center"/>
          </w:tcPr>
          <w:p w14:paraId="5FB7523A">
            <w:pPr>
              <w:widowControl/>
              <w:tabs>
                <w:tab w:val="decimal" w:pos="0"/>
              </w:tabs>
              <w:ind w:firstLine="0" w:firstLineChars="0"/>
              <w:jc w:val="center"/>
              <w:rPr>
                <w:kern w:val="0"/>
                <w:sz w:val="18"/>
                <w:szCs w:val="18"/>
              </w:rPr>
            </w:pPr>
            <w:r>
              <w:rPr>
                <w:kern w:val="0"/>
                <w:sz w:val="18"/>
                <w:szCs w:val="18"/>
              </w:rPr>
              <w:t>6.469727</w:t>
            </w:r>
          </w:p>
        </w:tc>
        <w:tc>
          <w:tcPr>
            <w:tcW w:w="426" w:type="dxa"/>
            <w:tcBorders>
              <w:top w:val="nil"/>
              <w:left w:val="nil"/>
              <w:bottom w:val="single" w:color="auto" w:sz="4" w:space="0"/>
              <w:right w:val="single" w:color="auto" w:sz="4" w:space="0"/>
            </w:tcBorders>
            <w:vAlign w:val="center"/>
          </w:tcPr>
          <w:p w14:paraId="72253547">
            <w:pPr>
              <w:widowControl/>
              <w:tabs>
                <w:tab w:val="decimal" w:pos="0"/>
              </w:tabs>
              <w:ind w:firstLine="0" w:firstLineChars="0"/>
              <w:jc w:val="center"/>
              <w:rPr>
                <w:kern w:val="0"/>
                <w:sz w:val="18"/>
                <w:szCs w:val="18"/>
              </w:rPr>
            </w:pPr>
            <w:r>
              <w:rPr>
                <w:kern w:val="0"/>
                <w:sz w:val="18"/>
                <w:szCs w:val="18"/>
              </w:rPr>
              <w:t>14</w:t>
            </w:r>
          </w:p>
        </w:tc>
        <w:tc>
          <w:tcPr>
            <w:tcW w:w="813" w:type="dxa"/>
            <w:tcBorders>
              <w:top w:val="nil"/>
              <w:left w:val="nil"/>
              <w:bottom w:val="single" w:color="auto" w:sz="4" w:space="0"/>
              <w:right w:val="single" w:color="auto" w:sz="4" w:space="0"/>
            </w:tcBorders>
            <w:vAlign w:val="center"/>
          </w:tcPr>
          <w:p w14:paraId="4931FF80">
            <w:pPr>
              <w:widowControl/>
              <w:tabs>
                <w:tab w:val="decimal" w:pos="0"/>
              </w:tabs>
              <w:ind w:firstLine="0" w:firstLineChars="0"/>
              <w:jc w:val="center"/>
              <w:rPr>
                <w:kern w:val="0"/>
                <w:sz w:val="18"/>
                <w:szCs w:val="18"/>
              </w:rPr>
            </w:pPr>
            <w:r>
              <w:rPr>
                <w:kern w:val="0"/>
                <w:sz w:val="18"/>
                <w:szCs w:val="18"/>
              </w:rPr>
              <w:t>393</w:t>
            </w:r>
          </w:p>
        </w:tc>
        <w:tc>
          <w:tcPr>
            <w:tcW w:w="1109" w:type="dxa"/>
            <w:tcBorders>
              <w:top w:val="nil"/>
              <w:left w:val="nil"/>
              <w:bottom w:val="single" w:color="auto" w:sz="4" w:space="0"/>
              <w:right w:val="single" w:color="auto" w:sz="4" w:space="0"/>
            </w:tcBorders>
            <w:vAlign w:val="center"/>
          </w:tcPr>
          <w:p w14:paraId="4A465DB8">
            <w:pPr>
              <w:widowControl/>
              <w:tabs>
                <w:tab w:val="decimal" w:pos="0"/>
              </w:tabs>
              <w:ind w:firstLine="0" w:firstLineChars="0"/>
              <w:jc w:val="center"/>
              <w:rPr>
                <w:kern w:val="0"/>
                <w:sz w:val="18"/>
                <w:szCs w:val="18"/>
              </w:rPr>
            </w:pPr>
            <w:r>
              <w:rPr>
                <w:kern w:val="0"/>
                <w:sz w:val="18"/>
                <w:szCs w:val="18"/>
              </w:rPr>
              <w:t>9.594727</w:t>
            </w:r>
          </w:p>
        </w:tc>
        <w:tc>
          <w:tcPr>
            <w:tcW w:w="426" w:type="dxa"/>
            <w:tcBorders>
              <w:top w:val="nil"/>
              <w:left w:val="nil"/>
              <w:bottom w:val="single" w:color="auto" w:sz="4" w:space="0"/>
              <w:right w:val="single" w:color="auto" w:sz="4" w:space="0"/>
            </w:tcBorders>
            <w:vAlign w:val="center"/>
          </w:tcPr>
          <w:p w14:paraId="45EB3017">
            <w:pPr>
              <w:widowControl/>
              <w:tabs>
                <w:tab w:val="decimal" w:pos="0"/>
              </w:tabs>
              <w:ind w:firstLine="0" w:firstLineChars="0"/>
              <w:jc w:val="center"/>
              <w:rPr>
                <w:kern w:val="0"/>
                <w:sz w:val="18"/>
                <w:szCs w:val="18"/>
              </w:rPr>
            </w:pPr>
            <w:r>
              <w:rPr>
                <w:kern w:val="0"/>
                <w:sz w:val="18"/>
                <w:szCs w:val="18"/>
              </w:rPr>
              <w:t>4</w:t>
            </w:r>
          </w:p>
        </w:tc>
      </w:tr>
      <w:tr w14:paraId="0179F746">
        <w:tblPrEx>
          <w:tblCellMar>
            <w:top w:w="0" w:type="dxa"/>
            <w:left w:w="108" w:type="dxa"/>
            <w:bottom w:w="0" w:type="dxa"/>
            <w:right w:w="108" w:type="dxa"/>
          </w:tblCellMar>
        </w:tblPrEx>
        <w:trPr>
          <w:trHeight w:val="270" w:hRule="atLeast"/>
          <w:jc w:val="center"/>
        </w:trPr>
        <w:tc>
          <w:tcPr>
            <w:tcW w:w="953" w:type="dxa"/>
            <w:tcBorders>
              <w:top w:val="nil"/>
              <w:left w:val="single" w:color="auto" w:sz="4" w:space="0"/>
              <w:bottom w:val="single" w:color="auto" w:sz="4" w:space="0"/>
              <w:right w:val="single" w:color="auto" w:sz="4" w:space="0"/>
            </w:tcBorders>
            <w:shd w:val="clear" w:color="auto" w:fill="auto"/>
            <w:vAlign w:val="center"/>
          </w:tcPr>
          <w:p w14:paraId="2949DF85">
            <w:pPr>
              <w:widowControl/>
              <w:tabs>
                <w:tab w:val="decimal" w:pos="0"/>
              </w:tabs>
              <w:ind w:firstLine="0" w:firstLineChars="0"/>
              <w:jc w:val="center"/>
              <w:rPr>
                <w:kern w:val="0"/>
                <w:sz w:val="18"/>
                <w:szCs w:val="18"/>
              </w:rPr>
            </w:pPr>
            <w:r>
              <w:rPr>
                <w:kern w:val="0"/>
                <w:sz w:val="18"/>
                <w:szCs w:val="18"/>
              </w:rPr>
              <w:t>10</w:t>
            </w:r>
          </w:p>
        </w:tc>
        <w:tc>
          <w:tcPr>
            <w:tcW w:w="1068" w:type="dxa"/>
            <w:tcBorders>
              <w:top w:val="nil"/>
              <w:left w:val="nil"/>
              <w:bottom w:val="single" w:color="auto" w:sz="4" w:space="0"/>
              <w:right w:val="single" w:color="auto" w:sz="4" w:space="0"/>
            </w:tcBorders>
            <w:shd w:val="clear" w:color="auto" w:fill="auto"/>
            <w:vAlign w:val="center"/>
          </w:tcPr>
          <w:p w14:paraId="05EEACD3">
            <w:pPr>
              <w:widowControl/>
              <w:tabs>
                <w:tab w:val="decimal" w:pos="0"/>
              </w:tabs>
              <w:ind w:firstLine="0" w:firstLineChars="0"/>
              <w:jc w:val="center"/>
              <w:rPr>
                <w:kern w:val="0"/>
                <w:sz w:val="18"/>
                <w:szCs w:val="18"/>
              </w:rPr>
            </w:pPr>
            <w:r>
              <w:rPr>
                <w:kern w:val="0"/>
                <w:sz w:val="18"/>
                <w:szCs w:val="18"/>
              </w:rPr>
              <w:t>0.244141</w:t>
            </w:r>
          </w:p>
        </w:tc>
        <w:tc>
          <w:tcPr>
            <w:tcW w:w="588" w:type="dxa"/>
            <w:tcBorders>
              <w:top w:val="nil"/>
              <w:left w:val="nil"/>
              <w:bottom w:val="single" w:color="auto" w:sz="4" w:space="0"/>
              <w:right w:val="single" w:color="auto" w:sz="4" w:space="0"/>
            </w:tcBorders>
            <w:shd w:val="clear" w:color="auto" w:fill="auto"/>
            <w:vAlign w:val="center"/>
          </w:tcPr>
          <w:p w14:paraId="1717572C">
            <w:pPr>
              <w:widowControl/>
              <w:tabs>
                <w:tab w:val="decimal" w:pos="0"/>
              </w:tabs>
              <w:ind w:firstLine="0" w:firstLineChars="0"/>
              <w:jc w:val="center"/>
              <w:rPr>
                <w:kern w:val="0"/>
                <w:sz w:val="18"/>
                <w:szCs w:val="18"/>
              </w:rPr>
            </w:pPr>
            <w:r>
              <w:rPr>
                <w:kern w:val="0"/>
                <w:sz w:val="18"/>
                <w:szCs w:val="18"/>
              </w:rPr>
              <w:t>15</w:t>
            </w:r>
          </w:p>
        </w:tc>
        <w:tc>
          <w:tcPr>
            <w:tcW w:w="813" w:type="dxa"/>
            <w:tcBorders>
              <w:top w:val="nil"/>
              <w:left w:val="nil"/>
              <w:bottom w:val="single" w:color="auto" w:sz="4" w:space="0"/>
              <w:right w:val="single" w:color="auto" w:sz="4" w:space="0"/>
            </w:tcBorders>
            <w:vAlign w:val="center"/>
          </w:tcPr>
          <w:p w14:paraId="364C32CD">
            <w:pPr>
              <w:widowControl/>
              <w:tabs>
                <w:tab w:val="decimal" w:pos="0"/>
              </w:tabs>
              <w:ind w:firstLine="0" w:firstLineChars="0"/>
              <w:jc w:val="center"/>
              <w:rPr>
                <w:kern w:val="0"/>
                <w:sz w:val="18"/>
                <w:szCs w:val="18"/>
              </w:rPr>
            </w:pPr>
            <w:r>
              <w:rPr>
                <w:kern w:val="0"/>
                <w:sz w:val="18"/>
                <w:szCs w:val="18"/>
              </w:rPr>
              <w:t>138</w:t>
            </w:r>
          </w:p>
        </w:tc>
        <w:tc>
          <w:tcPr>
            <w:tcW w:w="1068" w:type="dxa"/>
            <w:tcBorders>
              <w:top w:val="nil"/>
              <w:left w:val="nil"/>
              <w:bottom w:val="single" w:color="auto" w:sz="4" w:space="0"/>
              <w:right w:val="single" w:color="auto" w:sz="4" w:space="0"/>
            </w:tcBorders>
            <w:vAlign w:val="center"/>
          </w:tcPr>
          <w:p w14:paraId="235D4900">
            <w:pPr>
              <w:widowControl/>
              <w:tabs>
                <w:tab w:val="decimal" w:pos="0"/>
              </w:tabs>
              <w:ind w:firstLine="0" w:firstLineChars="0"/>
              <w:jc w:val="center"/>
              <w:rPr>
                <w:kern w:val="0"/>
                <w:sz w:val="18"/>
                <w:szCs w:val="18"/>
              </w:rPr>
            </w:pPr>
            <w:r>
              <w:rPr>
                <w:kern w:val="0"/>
                <w:sz w:val="18"/>
                <w:szCs w:val="18"/>
              </w:rPr>
              <w:t>3.369141</w:t>
            </w:r>
          </w:p>
        </w:tc>
        <w:tc>
          <w:tcPr>
            <w:tcW w:w="426" w:type="dxa"/>
            <w:tcBorders>
              <w:top w:val="nil"/>
              <w:left w:val="nil"/>
              <w:bottom w:val="single" w:color="auto" w:sz="4" w:space="0"/>
              <w:right w:val="single" w:color="auto" w:sz="4" w:space="0"/>
            </w:tcBorders>
            <w:vAlign w:val="center"/>
          </w:tcPr>
          <w:p w14:paraId="77DBDC59">
            <w:pPr>
              <w:widowControl/>
              <w:tabs>
                <w:tab w:val="decimal" w:pos="0"/>
              </w:tabs>
              <w:ind w:firstLine="0" w:firstLineChars="0"/>
              <w:jc w:val="center"/>
              <w:rPr>
                <w:kern w:val="0"/>
                <w:sz w:val="18"/>
                <w:szCs w:val="18"/>
              </w:rPr>
            </w:pPr>
            <w:r>
              <w:rPr>
                <w:kern w:val="0"/>
                <w:sz w:val="18"/>
                <w:szCs w:val="18"/>
              </w:rPr>
              <w:t>11</w:t>
            </w:r>
          </w:p>
        </w:tc>
        <w:tc>
          <w:tcPr>
            <w:tcW w:w="813" w:type="dxa"/>
            <w:tcBorders>
              <w:top w:val="nil"/>
              <w:left w:val="nil"/>
              <w:bottom w:val="single" w:color="auto" w:sz="4" w:space="0"/>
              <w:right w:val="single" w:color="auto" w:sz="4" w:space="0"/>
            </w:tcBorders>
            <w:vAlign w:val="center"/>
          </w:tcPr>
          <w:p w14:paraId="7F159183">
            <w:pPr>
              <w:widowControl/>
              <w:tabs>
                <w:tab w:val="decimal" w:pos="0"/>
              </w:tabs>
              <w:ind w:firstLine="0" w:firstLineChars="0"/>
              <w:jc w:val="center"/>
              <w:rPr>
                <w:kern w:val="0"/>
                <w:sz w:val="18"/>
                <w:szCs w:val="18"/>
              </w:rPr>
            </w:pPr>
            <w:r>
              <w:rPr>
                <w:kern w:val="0"/>
                <w:sz w:val="18"/>
                <w:szCs w:val="18"/>
              </w:rPr>
              <w:t>266</w:t>
            </w:r>
          </w:p>
        </w:tc>
        <w:tc>
          <w:tcPr>
            <w:tcW w:w="1068" w:type="dxa"/>
            <w:tcBorders>
              <w:top w:val="nil"/>
              <w:left w:val="nil"/>
              <w:bottom w:val="single" w:color="auto" w:sz="4" w:space="0"/>
              <w:right w:val="single" w:color="auto" w:sz="4" w:space="0"/>
            </w:tcBorders>
            <w:vAlign w:val="center"/>
          </w:tcPr>
          <w:p w14:paraId="649DFC7D">
            <w:pPr>
              <w:widowControl/>
              <w:tabs>
                <w:tab w:val="decimal" w:pos="0"/>
              </w:tabs>
              <w:ind w:firstLine="0" w:firstLineChars="0"/>
              <w:jc w:val="center"/>
              <w:rPr>
                <w:kern w:val="0"/>
                <w:sz w:val="18"/>
                <w:szCs w:val="18"/>
              </w:rPr>
            </w:pPr>
            <w:r>
              <w:rPr>
                <w:kern w:val="0"/>
                <w:sz w:val="18"/>
                <w:szCs w:val="18"/>
              </w:rPr>
              <w:t>6.494141</w:t>
            </w:r>
          </w:p>
        </w:tc>
        <w:tc>
          <w:tcPr>
            <w:tcW w:w="426" w:type="dxa"/>
            <w:tcBorders>
              <w:top w:val="nil"/>
              <w:left w:val="nil"/>
              <w:bottom w:val="single" w:color="auto" w:sz="4" w:space="0"/>
              <w:right w:val="single" w:color="auto" w:sz="4" w:space="0"/>
            </w:tcBorders>
            <w:vAlign w:val="center"/>
          </w:tcPr>
          <w:p w14:paraId="1CF94672">
            <w:pPr>
              <w:widowControl/>
              <w:tabs>
                <w:tab w:val="decimal" w:pos="0"/>
              </w:tabs>
              <w:ind w:firstLine="0" w:firstLineChars="0"/>
              <w:jc w:val="center"/>
              <w:rPr>
                <w:kern w:val="0"/>
                <w:sz w:val="18"/>
                <w:szCs w:val="18"/>
              </w:rPr>
            </w:pPr>
            <w:r>
              <w:rPr>
                <w:kern w:val="0"/>
                <w:sz w:val="18"/>
                <w:szCs w:val="18"/>
              </w:rPr>
              <w:t>13</w:t>
            </w:r>
          </w:p>
        </w:tc>
        <w:tc>
          <w:tcPr>
            <w:tcW w:w="813" w:type="dxa"/>
            <w:tcBorders>
              <w:top w:val="nil"/>
              <w:left w:val="nil"/>
              <w:bottom w:val="single" w:color="auto" w:sz="4" w:space="0"/>
              <w:right w:val="single" w:color="auto" w:sz="4" w:space="0"/>
            </w:tcBorders>
            <w:vAlign w:val="center"/>
          </w:tcPr>
          <w:p w14:paraId="28EF5956">
            <w:pPr>
              <w:widowControl/>
              <w:tabs>
                <w:tab w:val="decimal" w:pos="0"/>
              </w:tabs>
              <w:ind w:firstLine="0" w:firstLineChars="0"/>
              <w:jc w:val="center"/>
              <w:rPr>
                <w:kern w:val="0"/>
                <w:sz w:val="18"/>
                <w:szCs w:val="18"/>
              </w:rPr>
            </w:pPr>
            <w:r>
              <w:rPr>
                <w:kern w:val="0"/>
                <w:sz w:val="18"/>
                <w:szCs w:val="18"/>
              </w:rPr>
              <w:t>394</w:t>
            </w:r>
          </w:p>
        </w:tc>
        <w:tc>
          <w:tcPr>
            <w:tcW w:w="1109" w:type="dxa"/>
            <w:tcBorders>
              <w:top w:val="nil"/>
              <w:left w:val="nil"/>
              <w:bottom w:val="single" w:color="auto" w:sz="4" w:space="0"/>
              <w:right w:val="single" w:color="auto" w:sz="4" w:space="0"/>
            </w:tcBorders>
            <w:vAlign w:val="center"/>
          </w:tcPr>
          <w:p w14:paraId="042729A0">
            <w:pPr>
              <w:widowControl/>
              <w:tabs>
                <w:tab w:val="decimal" w:pos="0"/>
              </w:tabs>
              <w:ind w:firstLine="0" w:firstLineChars="0"/>
              <w:jc w:val="center"/>
              <w:rPr>
                <w:kern w:val="0"/>
                <w:sz w:val="18"/>
                <w:szCs w:val="18"/>
              </w:rPr>
            </w:pPr>
            <w:r>
              <w:rPr>
                <w:kern w:val="0"/>
                <w:sz w:val="18"/>
                <w:szCs w:val="18"/>
              </w:rPr>
              <w:t>9.619141</w:t>
            </w:r>
          </w:p>
        </w:tc>
        <w:tc>
          <w:tcPr>
            <w:tcW w:w="426" w:type="dxa"/>
            <w:tcBorders>
              <w:top w:val="nil"/>
              <w:left w:val="nil"/>
              <w:bottom w:val="single" w:color="auto" w:sz="4" w:space="0"/>
              <w:right w:val="single" w:color="auto" w:sz="4" w:space="0"/>
            </w:tcBorders>
            <w:vAlign w:val="center"/>
          </w:tcPr>
          <w:p w14:paraId="711B3216">
            <w:pPr>
              <w:widowControl/>
              <w:tabs>
                <w:tab w:val="decimal" w:pos="0"/>
              </w:tabs>
              <w:ind w:firstLine="0" w:firstLineChars="0"/>
              <w:jc w:val="center"/>
              <w:rPr>
                <w:kern w:val="0"/>
                <w:sz w:val="18"/>
                <w:szCs w:val="18"/>
              </w:rPr>
            </w:pPr>
            <w:r>
              <w:rPr>
                <w:kern w:val="0"/>
                <w:sz w:val="18"/>
                <w:szCs w:val="18"/>
              </w:rPr>
              <w:t>9</w:t>
            </w:r>
          </w:p>
        </w:tc>
      </w:tr>
      <w:tr w14:paraId="1B0B37CA">
        <w:tblPrEx>
          <w:tblCellMar>
            <w:top w:w="0" w:type="dxa"/>
            <w:left w:w="108" w:type="dxa"/>
            <w:bottom w:w="0" w:type="dxa"/>
            <w:right w:w="108" w:type="dxa"/>
          </w:tblCellMar>
        </w:tblPrEx>
        <w:trPr>
          <w:trHeight w:val="270" w:hRule="atLeast"/>
          <w:jc w:val="center"/>
        </w:trPr>
        <w:tc>
          <w:tcPr>
            <w:tcW w:w="953" w:type="dxa"/>
            <w:tcBorders>
              <w:top w:val="nil"/>
              <w:left w:val="single" w:color="auto" w:sz="4" w:space="0"/>
              <w:bottom w:val="single" w:color="auto" w:sz="4" w:space="0"/>
              <w:right w:val="single" w:color="auto" w:sz="4" w:space="0"/>
            </w:tcBorders>
            <w:shd w:val="clear" w:color="auto" w:fill="auto"/>
            <w:vAlign w:val="center"/>
          </w:tcPr>
          <w:p w14:paraId="639B3BE1">
            <w:pPr>
              <w:widowControl/>
              <w:tabs>
                <w:tab w:val="decimal" w:pos="0"/>
              </w:tabs>
              <w:ind w:firstLine="0" w:firstLineChars="0"/>
              <w:jc w:val="center"/>
              <w:rPr>
                <w:kern w:val="0"/>
                <w:sz w:val="18"/>
                <w:szCs w:val="18"/>
              </w:rPr>
            </w:pPr>
            <w:r>
              <w:rPr>
                <w:kern w:val="0"/>
                <w:sz w:val="18"/>
                <w:szCs w:val="18"/>
              </w:rPr>
              <w:t>11</w:t>
            </w:r>
          </w:p>
        </w:tc>
        <w:tc>
          <w:tcPr>
            <w:tcW w:w="1068" w:type="dxa"/>
            <w:tcBorders>
              <w:top w:val="nil"/>
              <w:left w:val="nil"/>
              <w:bottom w:val="single" w:color="auto" w:sz="4" w:space="0"/>
              <w:right w:val="single" w:color="auto" w:sz="4" w:space="0"/>
            </w:tcBorders>
            <w:shd w:val="clear" w:color="auto" w:fill="auto"/>
            <w:vAlign w:val="center"/>
          </w:tcPr>
          <w:p w14:paraId="6BC4F7E4">
            <w:pPr>
              <w:widowControl/>
              <w:tabs>
                <w:tab w:val="decimal" w:pos="0"/>
              </w:tabs>
              <w:ind w:firstLine="0" w:firstLineChars="0"/>
              <w:jc w:val="center"/>
              <w:rPr>
                <w:kern w:val="0"/>
                <w:sz w:val="18"/>
                <w:szCs w:val="18"/>
              </w:rPr>
            </w:pPr>
            <w:r>
              <w:rPr>
                <w:kern w:val="0"/>
                <w:sz w:val="18"/>
                <w:szCs w:val="18"/>
              </w:rPr>
              <w:t>0.268555</w:t>
            </w:r>
          </w:p>
        </w:tc>
        <w:tc>
          <w:tcPr>
            <w:tcW w:w="588" w:type="dxa"/>
            <w:tcBorders>
              <w:top w:val="nil"/>
              <w:left w:val="nil"/>
              <w:bottom w:val="single" w:color="auto" w:sz="4" w:space="0"/>
              <w:right w:val="single" w:color="auto" w:sz="4" w:space="0"/>
            </w:tcBorders>
            <w:shd w:val="clear" w:color="auto" w:fill="auto"/>
            <w:vAlign w:val="center"/>
          </w:tcPr>
          <w:p w14:paraId="066060D2">
            <w:pPr>
              <w:widowControl/>
              <w:tabs>
                <w:tab w:val="decimal" w:pos="0"/>
              </w:tabs>
              <w:ind w:firstLine="0" w:firstLineChars="0"/>
              <w:jc w:val="center"/>
              <w:rPr>
                <w:kern w:val="0"/>
                <w:sz w:val="18"/>
                <w:szCs w:val="18"/>
              </w:rPr>
            </w:pPr>
            <w:r>
              <w:rPr>
                <w:kern w:val="0"/>
                <w:sz w:val="18"/>
                <w:szCs w:val="18"/>
              </w:rPr>
              <w:t>1</w:t>
            </w:r>
          </w:p>
        </w:tc>
        <w:tc>
          <w:tcPr>
            <w:tcW w:w="813" w:type="dxa"/>
            <w:tcBorders>
              <w:top w:val="nil"/>
              <w:left w:val="nil"/>
              <w:bottom w:val="single" w:color="auto" w:sz="4" w:space="0"/>
              <w:right w:val="single" w:color="auto" w:sz="4" w:space="0"/>
            </w:tcBorders>
            <w:vAlign w:val="center"/>
          </w:tcPr>
          <w:p w14:paraId="4B904BEB">
            <w:pPr>
              <w:widowControl/>
              <w:tabs>
                <w:tab w:val="decimal" w:pos="0"/>
              </w:tabs>
              <w:ind w:firstLine="0" w:firstLineChars="0"/>
              <w:jc w:val="center"/>
              <w:rPr>
                <w:kern w:val="0"/>
                <w:sz w:val="18"/>
                <w:szCs w:val="18"/>
              </w:rPr>
            </w:pPr>
            <w:r>
              <w:rPr>
                <w:kern w:val="0"/>
                <w:sz w:val="18"/>
                <w:szCs w:val="18"/>
              </w:rPr>
              <w:t>139</w:t>
            </w:r>
          </w:p>
        </w:tc>
        <w:tc>
          <w:tcPr>
            <w:tcW w:w="1068" w:type="dxa"/>
            <w:tcBorders>
              <w:top w:val="nil"/>
              <w:left w:val="nil"/>
              <w:bottom w:val="single" w:color="auto" w:sz="4" w:space="0"/>
              <w:right w:val="single" w:color="auto" w:sz="4" w:space="0"/>
            </w:tcBorders>
            <w:vAlign w:val="center"/>
          </w:tcPr>
          <w:p w14:paraId="4874D982">
            <w:pPr>
              <w:widowControl/>
              <w:tabs>
                <w:tab w:val="decimal" w:pos="0"/>
              </w:tabs>
              <w:ind w:firstLine="0" w:firstLineChars="0"/>
              <w:jc w:val="center"/>
              <w:rPr>
                <w:kern w:val="0"/>
                <w:sz w:val="18"/>
                <w:szCs w:val="18"/>
              </w:rPr>
            </w:pPr>
            <w:r>
              <w:rPr>
                <w:kern w:val="0"/>
                <w:sz w:val="18"/>
                <w:szCs w:val="18"/>
              </w:rPr>
              <w:t>3.393555</w:t>
            </w:r>
          </w:p>
        </w:tc>
        <w:tc>
          <w:tcPr>
            <w:tcW w:w="426" w:type="dxa"/>
            <w:tcBorders>
              <w:top w:val="nil"/>
              <w:left w:val="nil"/>
              <w:bottom w:val="single" w:color="auto" w:sz="4" w:space="0"/>
              <w:right w:val="single" w:color="auto" w:sz="4" w:space="0"/>
            </w:tcBorders>
            <w:vAlign w:val="center"/>
          </w:tcPr>
          <w:p w14:paraId="78302DE4">
            <w:pPr>
              <w:widowControl/>
              <w:tabs>
                <w:tab w:val="decimal" w:pos="0"/>
              </w:tabs>
              <w:ind w:firstLine="0" w:firstLineChars="0"/>
              <w:jc w:val="center"/>
              <w:rPr>
                <w:kern w:val="0"/>
                <w:sz w:val="18"/>
                <w:szCs w:val="18"/>
              </w:rPr>
            </w:pPr>
            <w:r>
              <w:rPr>
                <w:kern w:val="0"/>
                <w:sz w:val="18"/>
                <w:szCs w:val="18"/>
              </w:rPr>
              <w:t>12</w:t>
            </w:r>
          </w:p>
        </w:tc>
        <w:tc>
          <w:tcPr>
            <w:tcW w:w="813" w:type="dxa"/>
            <w:tcBorders>
              <w:top w:val="nil"/>
              <w:left w:val="nil"/>
              <w:bottom w:val="single" w:color="auto" w:sz="4" w:space="0"/>
              <w:right w:val="single" w:color="auto" w:sz="4" w:space="0"/>
            </w:tcBorders>
            <w:vAlign w:val="center"/>
          </w:tcPr>
          <w:p w14:paraId="7BEDAE50">
            <w:pPr>
              <w:widowControl/>
              <w:tabs>
                <w:tab w:val="decimal" w:pos="0"/>
              </w:tabs>
              <w:ind w:firstLine="0" w:firstLineChars="0"/>
              <w:jc w:val="center"/>
              <w:rPr>
                <w:kern w:val="0"/>
                <w:sz w:val="18"/>
                <w:szCs w:val="18"/>
              </w:rPr>
            </w:pPr>
            <w:r>
              <w:rPr>
                <w:kern w:val="0"/>
                <w:sz w:val="18"/>
                <w:szCs w:val="18"/>
              </w:rPr>
              <w:t>267</w:t>
            </w:r>
          </w:p>
        </w:tc>
        <w:tc>
          <w:tcPr>
            <w:tcW w:w="1068" w:type="dxa"/>
            <w:tcBorders>
              <w:top w:val="nil"/>
              <w:left w:val="nil"/>
              <w:bottom w:val="single" w:color="auto" w:sz="4" w:space="0"/>
              <w:right w:val="single" w:color="auto" w:sz="4" w:space="0"/>
            </w:tcBorders>
            <w:vAlign w:val="center"/>
          </w:tcPr>
          <w:p w14:paraId="6D2F8CC0">
            <w:pPr>
              <w:widowControl/>
              <w:tabs>
                <w:tab w:val="decimal" w:pos="0"/>
              </w:tabs>
              <w:ind w:firstLine="0" w:firstLineChars="0"/>
              <w:jc w:val="center"/>
              <w:rPr>
                <w:kern w:val="0"/>
                <w:sz w:val="18"/>
                <w:szCs w:val="18"/>
              </w:rPr>
            </w:pPr>
            <w:r>
              <w:rPr>
                <w:kern w:val="0"/>
                <w:sz w:val="18"/>
                <w:szCs w:val="18"/>
              </w:rPr>
              <w:t>6.518555</w:t>
            </w:r>
          </w:p>
        </w:tc>
        <w:tc>
          <w:tcPr>
            <w:tcW w:w="426" w:type="dxa"/>
            <w:tcBorders>
              <w:top w:val="nil"/>
              <w:left w:val="nil"/>
              <w:bottom w:val="single" w:color="auto" w:sz="4" w:space="0"/>
              <w:right w:val="single" w:color="auto" w:sz="4" w:space="0"/>
            </w:tcBorders>
            <w:vAlign w:val="center"/>
          </w:tcPr>
          <w:p w14:paraId="2945F9C2">
            <w:pPr>
              <w:widowControl/>
              <w:tabs>
                <w:tab w:val="decimal" w:pos="0"/>
              </w:tabs>
              <w:ind w:firstLine="0" w:firstLineChars="0"/>
              <w:jc w:val="center"/>
              <w:rPr>
                <w:kern w:val="0"/>
                <w:sz w:val="18"/>
                <w:szCs w:val="18"/>
              </w:rPr>
            </w:pPr>
            <w:r>
              <w:rPr>
                <w:kern w:val="0"/>
                <w:sz w:val="18"/>
                <w:szCs w:val="18"/>
              </w:rPr>
              <w:t>10</w:t>
            </w:r>
          </w:p>
        </w:tc>
        <w:tc>
          <w:tcPr>
            <w:tcW w:w="813" w:type="dxa"/>
            <w:tcBorders>
              <w:top w:val="nil"/>
              <w:left w:val="nil"/>
              <w:bottom w:val="single" w:color="auto" w:sz="4" w:space="0"/>
              <w:right w:val="single" w:color="auto" w:sz="4" w:space="0"/>
            </w:tcBorders>
            <w:vAlign w:val="center"/>
          </w:tcPr>
          <w:p w14:paraId="643BBFF6">
            <w:pPr>
              <w:widowControl/>
              <w:tabs>
                <w:tab w:val="decimal" w:pos="0"/>
              </w:tabs>
              <w:ind w:firstLine="0" w:firstLineChars="0"/>
              <w:jc w:val="center"/>
              <w:rPr>
                <w:kern w:val="0"/>
                <w:sz w:val="18"/>
                <w:szCs w:val="18"/>
              </w:rPr>
            </w:pPr>
            <w:r>
              <w:rPr>
                <w:kern w:val="0"/>
                <w:sz w:val="18"/>
                <w:szCs w:val="18"/>
              </w:rPr>
              <w:t>395</w:t>
            </w:r>
          </w:p>
        </w:tc>
        <w:tc>
          <w:tcPr>
            <w:tcW w:w="1109" w:type="dxa"/>
            <w:tcBorders>
              <w:top w:val="nil"/>
              <w:left w:val="nil"/>
              <w:bottom w:val="single" w:color="auto" w:sz="4" w:space="0"/>
              <w:right w:val="single" w:color="auto" w:sz="4" w:space="0"/>
            </w:tcBorders>
            <w:vAlign w:val="center"/>
          </w:tcPr>
          <w:p w14:paraId="7BB5774E">
            <w:pPr>
              <w:widowControl/>
              <w:tabs>
                <w:tab w:val="decimal" w:pos="0"/>
              </w:tabs>
              <w:ind w:firstLine="0" w:firstLineChars="0"/>
              <w:jc w:val="center"/>
              <w:rPr>
                <w:kern w:val="0"/>
                <w:sz w:val="18"/>
                <w:szCs w:val="18"/>
              </w:rPr>
            </w:pPr>
            <w:r>
              <w:rPr>
                <w:kern w:val="0"/>
                <w:sz w:val="18"/>
                <w:szCs w:val="18"/>
              </w:rPr>
              <w:t>9.643555</w:t>
            </w:r>
          </w:p>
        </w:tc>
        <w:tc>
          <w:tcPr>
            <w:tcW w:w="426" w:type="dxa"/>
            <w:tcBorders>
              <w:top w:val="nil"/>
              <w:left w:val="nil"/>
              <w:bottom w:val="single" w:color="auto" w:sz="4" w:space="0"/>
              <w:right w:val="single" w:color="auto" w:sz="4" w:space="0"/>
            </w:tcBorders>
            <w:vAlign w:val="center"/>
          </w:tcPr>
          <w:p w14:paraId="5088400D">
            <w:pPr>
              <w:widowControl/>
              <w:tabs>
                <w:tab w:val="decimal" w:pos="0"/>
              </w:tabs>
              <w:ind w:firstLine="0" w:firstLineChars="0"/>
              <w:jc w:val="center"/>
              <w:rPr>
                <w:kern w:val="0"/>
                <w:sz w:val="18"/>
                <w:szCs w:val="18"/>
              </w:rPr>
            </w:pPr>
            <w:r>
              <w:rPr>
                <w:kern w:val="0"/>
                <w:sz w:val="18"/>
                <w:szCs w:val="18"/>
              </w:rPr>
              <w:t>5</w:t>
            </w:r>
          </w:p>
        </w:tc>
      </w:tr>
      <w:tr w14:paraId="70520AEA">
        <w:tblPrEx>
          <w:tblCellMar>
            <w:top w:w="0" w:type="dxa"/>
            <w:left w:w="108" w:type="dxa"/>
            <w:bottom w:w="0" w:type="dxa"/>
            <w:right w:w="108" w:type="dxa"/>
          </w:tblCellMar>
        </w:tblPrEx>
        <w:trPr>
          <w:trHeight w:val="270" w:hRule="atLeast"/>
          <w:jc w:val="center"/>
        </w:trPr>
        <w:tc>
          <w:tcPr>
            <w:tcW w:w="953" w:type="dxa"/>
            <w:tcBorders>
              <w:top w:val="nil"/>
              <w:left w:val="single" w:color="auto" w:sz="4" w:space="0"/>
              <w:bottom w:val="single" w:color="auto" w:sz="4" w:space="0"/>
              <w:right w:val="single" w:color="auto" w:sz="4" w:space="0"/>
            </w:tcBorders>
            <w:shd w:val="clear" w:color="auto" w:fill="auto"/>
            <w:vAlign w:val="center"/>
          </w:tcPr>
          <w:p w14:paraId="28C7D6C3">
            <w:pPr>
              <w:widowControl/>
              <w:tabs>
                <w:tab w:val="decimal" w:pos="0"/>
              </w:tabs>
              <w:ind w:firstLine="0" w:firstLineChars="0"/>
              <w:jc w:val="center"/>
              <w:rPr>
                <w:kern w:val="0"/>
                <w:sz w:val="18"/>
                <w:szCs w:val="18"/>
              </w:rPr>
            </w:pPr>
            <w:r>
              <w:rPr>
                <w:kern w:val="0"/>
                <w:sz w:val="18"/>
                <w:szCs w:val="18"/>
              </w:rPr>
              <w:t>12</w:t>
            </w:r>
          </w:p>
        </w:tc>
        <w:tc>
          <w:tcPr>
            <w:tcW w:w="1068" w:type="dxa"/>
            <w:tcBorders>
              <w:top w:val="nil"/>
              <w:left w:val="nil"/>
              <w:bottom w:val="single" w:color="auto" w:sz="4" w:space="0"/>
              <w:right w:val="single" w:color="auto" w:sz="4" w:space="0"/>
            </w:tcBorders>
            <w:shd w:val="clear" w:color="auto" w:fill="auto"/>
            <w:vAlign w:val="center"/>
          </w:tcPr>
          <w:p w14:paraId="03C4F32D">
            <w:pPr>
              <w:widowControl/>
              <w:tabs>
                <w:tab w:val="decimal" w:pos="0"/>
              </w:tabs>
              <w:ind w:firstLine="0" w:firstLineChars="0"/>
              <w:jc w:val="center"/>
              <w:rPr>
                <w:kern w:val="0"/>
                <w:sz w:val="18"/>
                <w:szCs w:val="18"/>
              </w:rPr>
            </w:pPr>
            <w:r>
              <w:rPr>
                <w:kern w:val="0"/>
                <w:sz w:val="18"/>
                <w:szCs w:val="18"/>
              </w:rPr>
              <w:t>0.292969</w:t>
            </w:r>
          </w:p>
        </w:tc>
        <w:tc>
          <w:tcPr>
            <w:tcW w:w="588" w:type="dxa"/>
            <w:tcBorders>
              <w:top w:val="nil"/>
              <w:left w:val="nil"/>
              <w:bottom w:val="single" w:color="auto" w:sz="4" w:space="0"/>
              <w:right w:val="single" w:color="auto" w:sz="4" w:space="0"/>
            </w:tcBorders>
            <w:shd w:val="clear" w:color="auto" w:fill="auto"/>
            <w:vAlign w:val="center"/>
          </w:tcPr>
          <w:p w14:paraId="45FD93C8">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1A964E9C">
            <w:pPr>
              <w:widowControl/>
              <w:tabs>
                <w:tab w:val="decimal" w:pos="0"/>
              </w:tabs>
              <w:ind w:firstLine="0" w:firstLineChars="0"/>
              <w:jc w:val="center"/>
              <w:rPr>
                <w:kern w:val="0"/>
                <w:sz w:val="18"/>
                <w:szCs w:val="18"/>
              </w:rPr>
            </w:pPr>
            <w:r>
              <w:rPr>
                <w:kern w:val="0"/>
                <w:sz w:val="18"/>
                <w:szCs w:val="18"/>
              </w:rPr>
              <w:t>140</w:t>
            </w:r>
          </w:p>
        </w:tc>
        <w:tc>
          <w:tcPr>
            <w:tcW w:w="1068" w:type="dxa"/>
            <w:tcBorders>
              <w:top w:val="nil"/>
              <w:left w:val="nil"/>
              <w:bottom w:val="single" w:color="auto" w:sz="4" w:space="0"/>
              <w:right w:val="single" w:color="auto" w:sz="4" w:space="0"/>
            </w:tcBorders>
            <w:vAlign w:val="center"/>
          </w:tcPr>
          <w:p w14:paraId="47095C12">
            <w:pPr>
              <w:widowControl/>
              <w:tabs>
                <w:tab w:val="decimal" w:pos="0"/>
              </w:tabs>
              <w:ind w:firstLine="0" w:firstLineChars="0"/>
              <w:jc w:val="center"/>
              <w:rPr>
                <w:kern w:val="0"/>
                <w:sz w:val="18"/>
                <w:szCs w:val="18"/>
              </w:rPr>
            </w:pPr>
            <w:r>
              <w:rPr>
                <w:kern w:val="0"/>
                <w:sz w:val="18"/>
                <w:szCs w:val="18"/>
              </w:rPr>
              <w:t>3.417969</w:t>
            </w:r>
          </w:p>
        </w:tc>
        <w:tc>
          <w:tcPr>
            <w:tcW w:w="426" w:type="dxa"/>
            <w:tcBorders>
              <w:top w:val="nil"/>
              <w:left w:val="nil"/>
              <w:bottom w:val="single" w:color="auto" w:sz="4" w:space="0"/>
              <w:right w:val="single" w:color="auto" w:sz="4" w:space="0"/>
            </w:tcBorders>
            <w:vAlign w:val="center"/>
          </w:tcPr>
          <w:p w14:paraId="220694EB">
            <w:pPr>
              <w:widowControl/>
              <w:tabs>
                <w:tab w:val="decimal" w:pos="0"/>
              </w:tabs>
              <w:ind w:firstLine="0" w:firstLineChars="0"/>
              <w:jc w:val="center"/>
              <w:rPr>
                <w:kern w:val="0"/>
                <w:sz w:val="18"/>
                <w:szCs w:val="18"/>
              </w:rPr>
            </w:pPr>
            <w:r>
              <w:rPr>
                <w:kern w:val="0"/>
                <w:sz w:val="18"/>
                <w:szCs w:val="18"/>
              </w:rPr>
              <w:t>6</w:t>
            </w:r>
          </w:p>
        </w:tc>
        <w:tc>
          <w:tcPr>
            <w:tcW w:w="813" w:type="dxa"/>
            <w:tcBorders>
              <w:top w:val="nil"/>
              <w:left w:val="nil"/>
              <w:bottom w:val="single" w:color="auto" w:sz="4" w:space="0"/>
              <w:right w:val="single" w:color="auto" w:sz="4" w:space="0"/>
            </w:tcBorders>
            <w:vAlign w:val="center"/>
          </w:tcPr>
          <w:p w14:paraId="64A58F0C">
            <w:pPr>
              <w:widowControl/>
              <w:tabs>
                <w:tab w:val="decimal" w:pos="0"/>
              </w:tabs>
              <w:ind w:firstLine="0" w:firstLineChars="0"/>
              <w:jc w:val="center"/>
              <w:rPr>
                <w:kern w:val="0"/>
                <w:sz w:val="18"/>
                <w:szCs w:val="18"/>
              </w:rPr>
            </w:pPr>
            <w:r>
              <w:rPr>
                <w:kern w:val="0"/>
                <w:sz w:val="18"/>
                <w:szCs w:val="18"/>
              </w:rPr>
              <w:t>268</w:t>
            </w:r>
          </w:p>
        </w:tc>
        <w:tc>
          <w:tcPr>
            <w:tcW w:w="1068" w:type="dxa"/>
            <w:tcBorders>
              <w:top w:val="nil"/>
              <w:left w:val="nil"/>
              <w:bottom w:val="single" w:color="auto" w:sz="4" w:space="0"/>
              <w:right w:val="single" w:color="auto" w:sz="4" w:space="0"/>
            </w:tcBorders>
            <w:vAlign w:val="center"/>
          </w:tcPr>
          <w:p w14:paraId="0E7A6F74">
            <w:pPr>
              <w:widowControl/>
              <w:tabs>
                <w:tab w:val="decimal" w:pos="0"/>
              </w:tabs>
              <w:ind w:firstLine="0" w:firstLineChars="0"/>
              <w:jc w:val="center"/>
              <w:rPr>
                <w:kern w:val="0"/>
                <w:sz w:val="18"/>
                <w:szCs w:val="18"/>
              </w:rPr>
            </w:pPr>
            <w:r>
              <w:rPr>
                <w:kern w:val="0"/>
                <w:sz w:val="18"/>
                <w:szCs w:val="18"/>
              </w:rPr>
              <w:t>6.542969</w:t>
            </w:r>
          </w:p>
        </w:tc>
        <w:tc>
          <w:tcPr>
            <w:tcW w:w="426" w:type="dxa"/>
            <w:tcBorders>
              <w:top w:val="nil"/>
              <w:left w:val="nil"/>
              <w:bottom w:val="single" w:color="auto" w:sz="4" w:space="0"/>
              <w:right w:val="single" w:color="auto" w:sz="4" w:space="0"/>
            </w:tcBorders>
            <w:vAlign w:val="center"/>
          </w:tcPr>
          <w:p w14:paraId="14AEC384">
            <w:pPr>
              <w:widowControl/>
              <w:tabs>
                <w:tab w:val="decimal" w:pos="0"/>
              </w:tabs>
              <w:ind w:firstLine="0" w:firstLineChars="0"/>
              <w:jc w:val="center"/>
              <w:rPr>
                <w:kern w:val="0"/>
                <w:sz w:val="18"/>
                <w:szCs w:val="18"/>
              </w:rPr>
            </w:pPr>
            <w:r>
              <w:rPr>
                <w:kern w:val="0"/>
                <w:sz w:val="18"/>
                <w:szCs w:val="18"/>
              </w:rPr>
              <w:t>4</w:t>
            </w:r>
          </w:p>
        </w:tc>
        <w:tc>
          <w:tcPr>
            <w:tcW w:w="813" w:type="dxa"/>
            <w:tcBorders>
              <w:top w:val="nil"/>
              <w:left w:val="nil"/>
              <w:bottom w:val="single" w:color="auto" w:sz="4" w:space="0"/>
              <w:right w:val="single" w:color="auto" w:sz="4" w:space="0"/>
            </w:tcBorders>
            <w:vAlign w:val="center"/>
          </w:tcPr>
          <w:p w14:paraId="72D39BDB">
            <w:pPr>
              <w:widowControl/>
              <w:tabs>
                <w:tab w:val="decimal" w:pos="0"/>
              </w:tabs>
              <w:ind w:firstLine="0" w:firstLineChars="0"/>
              <w:jc w:val="center"/>
              <w:rPr>
                <w:kern w:val="0"/>
                <w:sz w:val="18"/>
                <w:szCs w:val="18"/>
              </w:rPr>
            </w:pPr>
            <w:r>
              <w:rPr>
                <w:kern w:val="0"/>
                <w:sz w:val="18"/>
                <w:szCs w:val="18"/>
              </w:rPr>
              <w:t>396</w:t>
            </w:r>
          </w:p>
        </w:tc>
        <w:tc>
          <w:tcPr>
            <w:tcW w:w="1109" w:type="dxa"/>
            <w:tcBorders>
              <w:top w:val="nil"/>
              <w:left w:val="nil"/>
              <w:bottom w:val="single" w:color="auto" w:sz="4" w:space="0"/>
              <w:right w:val="single" w:color="auto" w:sz="4" w:space="0"/>
            </w:tcBorders>
            <w:vAlign w:val="center"/>
          </w:tcPr>
          <w:p w14:paraId="7DA15DF4">
            <w:pPr>
              <w:widowControl/>
              <w:tabs>
                <w:tab w:val="decimal" w:pos="0"/>
              </w:tabs>
              <w:ind w:firstLine="0" w:firstLineChars="0"/>
              <w:jc w:val="center"/>
              <w:rPr>
                <w:kern w:val="0"/>
                <w:sz w:val="18"/>
                <w:szCs w:val="18"/>
              </w:rPr>
            </w:pPr>
            <w:r>
              <w:rPr>
                <w:kern w:val="0"/>
                <w:sz w:val="18"/>
                <w:szCs w:val="18"/>
              </w:rPr>
              <w:t>9.667969</w:t>
            </w:r>
          </w:p>
        </w:tc>
        <w:tc>
          <w:tcPr>
            <w:tcW w:w="426" w:type="dxa"/>
            <w:tcBorders>
              <w:top w:val="nil"/>
              <w:left w:val="nil"/>
              <w:bottom w:val="single" w:color="auto" w:sz="4" w:space="0"/>
              <w:right w:val="single" w:color="auto" w:sz="4" w:space="0"/>
            </w:tcBorders>
            <w:vAlign w:val="center"/>
          </w:tcPr>
          <w:p w14:paraId="4697E4C4">
            <w:pPr>
              <w:widowControl/>
              <w:tabs>
                <w:tab w:val="decimal" w:pos="0"/>
              </w:tabs>
              <w:ind w:firstLine="0" w:firstLineChars="0"/>
              <w:jc w:val="center"/>
              <w:rPr>
                <w:kern w:val="0"/>
                <w:sz w:val="18"/>
                <w:szCs w:val="18"/>
              </w:rPr>
            </w:pPr>
            <w:r>
              <w:rPr>
                <w:kern w:val="0"/>
                <w:sz w:val="18"/>
                <w:szCs w:val="18"/>
              </w:rPr>
              <w:t>8</w:t>
            </w:r>
          </w:p>
        </w:tc>
      </w:tr>
      <w:tr w14:paraId="626A2C5C">
        <w:tblPrEx>
          <w:tblCellMar>
            <w:top w:w="0" w:type="dxa"/>
            <w:left w:w="108" w:type="dxa"/>
            <w:bottom w:w="0" w:type="dxa"/>
            <w:right w:w="108" w:type="dxa"/>
          </w:tblCellMar>
        </w:tblPrEx>
        <w:trPr>
          <w:trHeight w:val="270" w:hRule="atLeast"/>
          <w:jc w:val="center"/>
        </w:trPr>
        <w:tc>
          <w:tcPr>
            <w:tcW w:w="953" w:type="dxa"/>
            <w:tcBorders>
              <w:top w:val="nil"/>
              <w:left w:val="single" w:color="auto" w:sz="4" w:space="0"/>
              <w:bottom w:val="single" w:color="auto" w:sz="4" w:space="0"/>
              <w:right w:val="single" w:color="auto" w:sz="4" w:space="0"/>
            </w:tcBorders>
            <w:shd w:val="clear" w:color="auto" w:fill="auto"/>
            <w:vAlign w:val="center"/>
          </w:tcPr>
          <w:p w14:paraId="28AF1781">
            <w:pPr>
              <w:widowControl/>
              <w:tabs>
                <w:tab w:val="decimal" w:pos="0"/>
              </w:tabs>
              <w:ind w:firstLine="0" w:firstLineChars="0"/>
              <w:jc w:val="center"/>
              <w:rPr>
                <w:kern w:val="0"/>
                <w:sz w:val="18"/>
                <w:szCs w:val="18"/>
              </w:rPr>
            </w:pPr>
            <w:r>
              <w:rPr>
                <w:kern w:val="0"/>
                <w:sz w:val="18"/>
                <w:szCs w:val="18"/>
              </w:rPr>
              <w:t>13</w:t>
            </w:r>
          </w:p>
        </w:tc>
        <w:tc>
          <w:tcPr>
            <w:tcW w:w="1068" w:type="dxa"/>
            <w:tcBorders>
              <w:top w:val="nil"/>
              <w:left w:val="nil"/>
              <w:bottom w:val="single" w:color="auto" w:sz="4" w:space="0"/>
              <w:right w:val="single" w:color="auto" w:sz="4" w:space="0"/>
            </w:tcBorders>
            <w:shd w:val="clear" w:color="auto" w:fill="auto"/>
            <w:vAlign w:val="center"/>
          </w:tcPr>
          <w:p w14:paraId="35271A8E">
            <w:pPr>
              <w:widowControl/>
              <w:tabs>
                <w:tab w:val="decimal" w:pos="0"/>
              </w:tabs>
              <w:ind w:firstLine="0" w:firstLineChars="0"/>
              <w:jc w:val="center"/>
              <w:rPr>
                <w:kern w:val="0"/>
                <w:sz w:val="18"/>
                <w:szCs w:val="18"/>
              </w:rPr>
            </w:pPr>
            <w:r>
              <w:rPr>
                <w:kern w:val="0"/>
                <w:sz w:val="18"/>
                <w:szCs w:val="18"/>
              </w:rPr>
              <w:t>0.317383</w:t>
            </w:r>
          </w:p>
        </w:tc>
        <w:tc>
          <w:tcPr>
            <w:tcW w:w="588" w:type="dxa"/>
            <w:tcBorders>
              <w:top w:val="nil"/>
              <w:left w:val="nil"/>
              <w:bottom w:val="single" w:color="auto" w:sz="4" w:space="0"/>
              <w:right w:val="single" w:color="auto" w:sz="4" w:space="0"/>
            </w:tcBorders>
            <w:shd w:val="clear" w:color="auto" w:fill="auto"/>
            <w:vAlign w:val="center"/>
          </w:tcPr>
          <w:p w14:paraId="5E1CA997">
            <w:pPr>
              <w:widowControl/>
              <w:tabs>
                <w:tab w:val="decimal" w:pos="0"/>
              </w:tabs>
              <w:ind w:firstLine="0" w:firstLineChars="0"/>
              <w:jc w:val="center"/>
              <w:rPr>
                <w:kern w:val="0"/>
                <w:sz w:val="18"/>
                <w:szCs w:val="18"/>
              </w:rPr>
            </w:pPr>
            <w:r>
              <w:rPr>
                <w:kern w:val="0"/>
                <w:sz w:val="18"/>
                <w:szCs w:val="18"/>
              </w:rPr>
              <w:t>11</w:t>
            </w:r>
          </w:p>
        </w:tc>
        <w:tc>
          <w:tcPr>
            <w:tcW w:w="813" w:type="dxa"/>
            <w:tcBorders>
              <w:top w:val="nil"/>
              <w:left w:val="nil"/>
              <w:bottom w:val="single" w:color="auto" w:sz="4" w:space="0"/>
              <w:right w:val="single" w:color="auto" w:sz="4" w:space="0"/>
            </w:tcBorders>
            <w:vAlign w:val="center"/>
          </w:tcPr>
          <w:p w14:paraId="63FC7D83">
            <w:pPr>
              <w:widowControl/>
              <w:tabs>
                <w:tab w:val="decimal" w:pos="0"/>
              </w:tabs>
              <w:ind w:firstLine="0" w:firstLineChars="0"/>
              <w:jc w:val="center"/>
              <w:rPr>
                <w:kern w:val="0"/>
                <w:sz w:val="18"/>
                <w:szCs w:val="18"/>
              </w:rPr>
            </w:pPr>
            <w:r>
              <w:rPr>
                <w:kern w:val="0"/>
                <w:sz w:val="18"/>
                <w:szCs w:val="18"/>
              </w:rPr>
              <w:t>141</w:t>
            </w:r>
          </w:p>
        </w:tc>
        <w:tc>
          <w:tcPr>
            <w:tcW w:w="1068" w:type="dxa"/>
            <w:tcBorders>
              <w:top w:val="nil"/>
              <w:left w:val="nil"/>
              <w:bottom w:val="single" w:color="auto" w:sz="4" w:space="0"/>
              <w:right w:val="single" w:color="auto" w:sz="4" w:space="0"/>
            </w:tcBorders>
            <w:vAlign w:val="center"/>
          </w:tcPr>
          <w:p w14:paraId="4518188A">
            <w:pPr>
              <w:widowControl/>
              <w:tabs>
                <w:tab w:val="decimal" w:pos="0"/>
              </w:tabs>
              <w:ind w:firstLine="0" w:firstLineChars="0"/>
              <w:jc w:val="center"/>
              <w:rPr>
                <w:kern w:val="0"/>
                <w:sz w:val="18"/>
                <w:szCs w:val="18"/>
              </w:rPr>
            </w:pPr>
            <w:r>
              <w:rPr>
                <w:kern w:val="0"/>
                <w:sz w:val="18"/>
                <w:szCs w:val="18"/>
              </w:rPr>
              <w:t>3.442383</w:t>
            </w:r>
          </w:p>
        </w:tc>
        <w:tc>
          <w:tcPr>
            <w:tcW w:w="426" w:type="dxa"/>
            <w:tcBorders>
              <w:top w:val="nil"/>
              <w:left w:val="nil"/>
              <w:bottom w:val="single" w:color="auto" w:sz="4" w:space="0"/>
              <w:right w:val="single" w:color="auto" w:sz="4" w:space="0"/>
            </w:tcBorders>
            <w:vAlign w:val="center"/>
          </w:tcPr>
          <w:p w14:paraId="03C10363">
            <w:pPr>
              <w:widowControl/>
              <w:tabs>
                <w:tab w:val="decimal" w:pos="0"/>
              </w:tabs>
              <w:ind w:firstLine="0" w:firstLineChars="0"/>
              <w:jc w:val="center"/>
              <w:rPr>
                <w:kern w:val="0"/>
                <w:sz w:val="18"/>
                <w:szCs w:val="18"/>
              </w:rPr>
            </w:pPr>
            <w:r>
              <w:rPr>
                <w:kern w:val="0"/>
                <w:sz w:val="18"/>
                <w:szCs w:val="18"/>
              </w:rPr>
              <w:t>5</w:t>
            </w:r>
          </w:p>
        </w:tc>
        <w:tc>
          <w:tcPr>
            <w:tcW w:w="813" w:type="dxa"/>
            <w:tcBorders>
              <w:top w:val="nil"/>
              <w:left w:val="nil"/>
              <w:bottom w:val="single" w:color="auto" w:sz="4" w:space="0"/>
              <w:right w:val="single" w:color="auto" w:sz="4" w:space="0"/>
            </w:tcBorders>
            <w:vAlign w:val="center"/>
          </w:tcPr>
          <w:p w14:paraId="56068AD9">
            <w:pPr>
              <w:widowControl/>
              <w:tabs>
                <w:tab w:val="decimal" w:pos="0"/>
              </w:tabs>
              <w:ind w:firstLine="0" w:firstLineChars="0"/>
              <w:jc w:val="center"/>
              <w:rPr>
                <w:kern w:val="0"/>
                <w:sz w:val="18"/>
                <w:szCs w:val="18"/>
              </w:rPr>
            </w:pPr>
            <w:r>
              <w:rPr>
                <w:kern w:val="0"/>
                <w:sz w:val="18"/>
                <w:szCs w:val="18"/>
              </w:rPr>
              <w:t>269</w:t>
            </w:r>
          </w:p>
        </w:tc>
        <w:tc>
          <w:tcPr>
            <w:tcW w:w="1068" w:type="dxa"/>
            <w:tcBorders>
              <w:top w:val="nil"/>
              <w:left w:val="nil"/>
              <w:bottom w:val="single" w:color="auto" w:sz="4" w:space="0"/>
              <w:right w:val="single" w:color="auto" w:sz="4" w:space="0"/>
            </w:tcBorders>
            <w:vAlign w:val="center"/>
          </w:tcPr>
          <w:p w14:paraId="7C50D3A1">
            <w:pPr>
              <w:widowControl/>
              <w:tabs>
                <w:tab w:val="decimal" w:pos="0"/>
              </w:tabs>
              <w:ind w:firstLine="0" w:firstLineChars="0"/>
              <w:jc w:val="center"/>
              <w:rPr>
                <w:kern w:val="0"/>
                <w:sz w:val="18"/>
                <w:szCs w:val="18"/>
              </w:rPr>
            </w:pPr>
            <w:r>
              <w:rPr>
                <w:kern w:val="0"/>
                <w:sz w:val="18"/>
                <w:szCs w:val="18"/>
              </w:rPr>
              <w:t>6.567383</w:t>
            </w:r>
          </w:p>
        </w:tc>
        <w:tc>
          <w:tcPr>
            <w:tcW w:w="426" w:type="dxa"/>
            <w:tcBorders>
              <w:top w:val="nil"/>
              <w:left w:val="nil"/>
              <w:bottom w:val="single" w:color="auto" w:sz="4" w:space="0"/>
              <w:right w:val="single" w:color="auto" w:sz="4" w:space="0"/>
            </w:tcBorders>
            <w:vAlign w:val="center"/>
          </w:tcPr>
          <w:p w14:paraId="2F83A7FC">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4FB2F500">
            <w:pPr>
              <w:widowControl/>
              <w:tabs>
                <w:tab w:val="decimal" w:pos="0"/>
              </w:tabs>
              <w:ind w:firstLine="0" w:firstLineChars="0"/>
              <w:jc w:val="center"/>
              <w:rPr>
                <w:kern w:val="0"/>
                <w:sz w:val="18"/>
                <w:szCs w:val="18"/>
              </w:rPr>
            </w:pPr>
            <w:r>
              <w:rPr>
                <w:kern w:val="0"/>
                <w:sz w:val="18"/>
                <w:szCs w:val="18"/>
              </w:rPr>
              <w:t>397</w:t>
            </w:r>
          </w:p>
        </w:tc>
        <w:tc>
          <w:tcPr>
            <w:tcW w:w="1109" w:type="dxa"/>
            <w:tcBorders>
              <w:top w:val="nil"/>
              <w:left w:val="nil"/>
              <w:bottom w:val="single" w:color="auto" w:sz="4" w:space="0"/>
              <w:right w:val="single" w:color="auto" w:sz="4" w:space="0"/>
            </w:tcBorders>
            <w:vAlign w:val="center"/>
          </w:tcPr>
          <w:p w14:paraId="75CC751A">
            <w:pPr>
              <w:widowControl/>
              <w:tabs>
                <w:tab w:val="decimal" w:pos="0"/>
              </w:tabs>
              <w:ind w:firstLine="0" w:firstLineChars="0"/>
              <w:jc w:val="center"/>
              <w:rPr>
                <w:kern w:val="0"/>
                <w:sz w:val="18"/>
                <w:szCs w:val="18"/>
              </w:rPr>
            </w:pPr>
            <w:r>
              <w:rPr>
                <w:kern w:val="0"/>
                <w:sz w:val="18"/>
                <w:szCs w:val="18"/>
              </w:rPr>
              <w:t>9.692383</w:t>
            </w:r>
          </w:p>
        </w:tc>
        <w:tc>
          <w:tcPr>
            <w:tcW w:w="426" w:type="dxa"/>
            <w:tcBorders>
              <w:top w:val="nil"/>
              <w:left w:val="nil"/>
              <w:bottom w:val="single" w:color="auto" w:sz="4" w:space="0"/>
              <w:right w:val="single" w:color="auto" w:sz="4" w:space="0"/>
            </w:tcBorders>
            <w:vAlign w:val="center"/>
          </w:tcPr>
          <w:p w14:paraId="5BDD9FFC">
            <w:pPr>
              <w:widowControl/>
              <w:tabs>
                <w:tab w:val="decimal" w:pos="0"/>
              </w:tabs>
              <w:ind w:firstLine="0" w:firstLineChars="0"/>
              <w:jc w:val="center"/>
              <w:rPr>
                <w:kern w:val="0"/>
                <w:sz w:val="18"/>
                <w:szCs w:val="18"/>
              </w:rPr>
            </w:pPr>
            <w:r>
              <w:rPr>
                <w:kern w:val="0"/>
                <w:sz w:val="18"/>
                <w:szCs w:val="18"/>
              </w:rPr>
              <w:t>8</w:t>
            </w:r>
          </w:p>
        </w:tc>
      </w:tr>
      <w:tr w14:paraId="3E1AB218">
        <w:tblPrEx>
          <w:tblCellMar>
            <w:top w:w="0" w:type="dxa"/>
            <w:left w:w="108" w:type="dxa"/>
            <w:bottom w:w="0" w:type="dxa"/>
            <w:right w:w="108" w:type="dxa"/>
          </w:tblCellMar>
        </w:tblPrEx>
        <w:trPr>
          <w:trHeight w:val="270" w:hRule="atLeast"/>
          <w:jc w:val="center"/>
        </w:trPr>
        <w:tc>
          <w:tcPr>
            <w:tcW w:w="953" w:type="dxa"/>
            <w:tcBorders>
              <w:top w:val="nil"/>
              <w:left w:val="single" w:color="auto" w:sz="4" w:space="0"/>
              <w:bottom w:val="single" w:color="auto" w:sz="4" w:space="0"/>
              <w:right w:val="single" w:color="auto" w:sz="4" w:space="0"/>
            </w:tcBorders>
            <w:shd w:val="clear" w:color="auto" w:fill="auto"/>
            <w:vAlign w:val="center"/>
          </w:tcPr>
          <w:p w14:paraId="15EFB365">
            <w:pPr>
              <w:widowControl/>
              <w:tabs>
                <w:tab w:val="decimal" w:pos="0"/>
              </w:tabs>
              <w:ind w:firstLine="0" w:firstLineChars="0"/>
              <w:jc w:val="center"/>
              <w:rPr>
                <w:kern w:val="0"/>
                <w:sz w:val="18"/>
                <w:szCs w:val="18"/>
              </w:rPr>
            </w:pPr>
            <w:r>
              <w:rPr>
                <w:kern w:val="0"/>
                <w:sz w:val="18"/>
                <w:szCs w:val="18"/>
              </w:rPr>
              <w:t>14</w:t>
            </w:r>
          </w:p>
        </w:tc>
        <w:tc>
          <w:tcPr>
            <w:tcW w:w="1068" w:type="dxa"/>
            <w:tcBorders>
              <w:top w:val="nil"/>
              <w:left w:val="nil"/>
              <w:bottom w:val="single" w:color="auto" w:sz="4" w:space="0"/>
              <w:right w:val="single" w:color="auto" w:sz="4" w:space="0"/>
            </w:tcBorders>
            <w:shd w:val="clear" w:color="auto" w:fill="auto"/>
            <w:vAlign w:val="center"/>
          </w:tcPr>
          <w:p w14:paraId="01E25DDF">
            <w:pPr>
              <w:widowControl/>
              <w:tabs>
                <w:tab w:val="decimal" w:pos="0"/>
              </w:tabs>
              <w:ind w:firstLine="0" w:firstLineChars="0"/>
              <w:jc w:val="center"/>
              <w:rPr>
                <w:kern w:val="0"/>
                <w:sz w:val="18"/>
                <w:szCs w:val="18"/>
              </w:rPr>
            </w:pPr>
            <w:r>
              <w:rPr>
                <w:kern w:val="0"/>
                <w:sz w:val="18"/>
                <w:szCs w:val="18"/>
              </w:rPr>
              <w:t>0.341797</w:t>
            </w:r>
          </w:p>
        </w:tc>
        <w:tc>
          <w:tcPr>
            <w:tcW w:w="588" w:type="dxa"/>
            <w:tcBorders>
              <w:top w:val="nil"/>
              <w:left w:val="nil"/>
              <w:bottom w:val="single" w:color="auto" w:sz="4" w:space="0"/>
              <w:right w:val="single" w:color="auto" w:sz="4" w:space="0"/>
            </w:tcBorders>
            <w:shd w:val="clear" w:color="auto" w:fill="auto"/>
            <w:vAlign w:val="center"/>
          </w:tcPr>
          <w:p w14:paraId="32986A0F">
            <w:pPr>
              <w:widowControl/>
              <w:tabs>
                <w:tab w:val="decimal" w:pos="0"/>
              </w:tabs>
              <w:ind w:firstLine="0" w:firstLineChars="0"/>
              <w:jc w:val="center"/>
              <w:rPr>
                <w:kern w:val="0"/>
                <w:sz w:val="18"/>
                <w:szCs w:val="18"/>
              </w:rPr>
            </w:pPr>
            <w:r>
              <w:rPr>
                <w:kern w:val="0"/>
                <w:sz w:val="18"/>
                <w:szCs w:val="18"/>
              </w:rPr>
              <w:t>12</w:t>
            </w:r>
          </w:p>
        </w:tc>
        <w:tc>
          <w:tcPr>
            <w:tcW w:w="813" w:type="dxa"/>
            <w:tcBorders>
              <w:top w:val="nil"/>
              <w:left w:val="nil"/>
              <w:bottom w:val="single" w:color="auto" w:sz="4" w:space="0"/>
              <w:right w:val="single" w:color="auto" w:sz="4" w:space="0"/>
            </w:tcBorders>
            <w:vAlign w:val="center"/>
          </w:tcPr>
          <w:p w14:paraId="4AF70D19">
            <w:pPr>
              <w:widowControl/>
              <w:tabs>
                <w:tab w:val="decimal" w:pos="0"/>
              </w:tabs>
              <w:ind w:firstLine="0" w:firstLineChars="0"/>
              <w:jc w:val="center"/>
              <w:rPr>
                <w:kern w:val="0"/>
                <w:sz w:val="18"/>
                <w:szCs w:val="18"/>
              </w:rPr>
            </w:pPr>
            <w:r>
              <w:rPr>
                <w:kern w:val="0"/>
                <w:sz w:val="18"/>
                <w:szCs w:val="18"/>
              </w:rPr>
              <w:t>142</w:t>
            </w:r>
          </w:p>
        </w:tc>
        <w:tc>
          <w:tcPr>
            <w:tcW w:w="1068" w:type="dxa"/>
            <w:tcBorders>
              <w:top w:val="nil"/>
              <w:left w:val="nil"/>
              <w:bottom w:val="single" w:color="auto" w:sz="4" w:space="0"/>
              <w:right w:val="single" w:color="auto" w:sz="4" w:space="0"/>
            </w:tcBorders>
            <w:vAlign w:val="center"/>
          </w:tcPr>
          <w:p w14:paraId="7CAA1B74">
            <w:pPr>
              <w:widowControl/>
              <w:tabs>
                <w:tab w:val="decimal" w:pos="0"/>
              </w:tabs>
              <w:ind w:firstLine="0" w:firstLineChars="0"/>
              <w:jc w:val="center"/>
              <w:rPr>
                <w:kern w:val="0"/>
                <w:sz w:val="18"/>
                <w:szCs w:val="18"/>
              </w:rPr>
            </w:pPr>
            <w:r>
              <w:rPr>
                <w:kern w:val="0"/>
                <w:sz w:val="18"/>
                <w:szCs w:val="18"/>
              </w:rPr>
              <w:t>3.466797</w:t>
            </w:r>
          </w:p>
        </w:tc>
        <w:tc>
          <w:tcPr>
            <w:tcW w:w="426" w:type="dxa"/>
            <w:tcBorders>
              <w:top w:val="nil"/>
              <w:left w:val="nil"/>
              <w:bottom w:val="single" w:color="auto" w:sz="4" w:space="0"/>
              <w:right w:val="single" w:color="auto" w:sz="4" w:space="0"/>
            </w:tcBorders>
            <w:vAlign w:val="center"/>
          </w:tcPr>
          <w:p w14:paraId="6939683E">
            <w:pPr>
              <w:widowControl/>
              <w:tabs>
                <w:tab w:val="decimal" w:pos="0"/>
              </w:tabs>
              <w:ind w:firstLine="0" w:firstLineChars="0"/>
              <w:jc w:val="center"/>
              <w:rPr>
                <w:kern w:val="0"/>
                <w:sz w:val="18"/>
                <w:szCs w:val="18"/>
              </w:rPr>
            </w:pPr>
            <w:r>
              <w:rPr>
                <w:kern w:val="0"/>
                <w:sz w:val="18"/>
                <w:szCs w:val="18"/>
              </w:rPr>
              <w:t>13</w:t>
            </w:r>
          </w:p>
        </w:tc>
        <w:tc>
          <w:tcPr>
            <w:tcW w:w="813" w:type="dxa"/>
            <w:tcBorders>
              <w:top w:val="nil"/>
              <w:left w:val="nil"/>
              <w:bottom w:val="single" w:color="auto" w:sz="4" w:space="0"/>
              <w:right w:val="single" w:color="auto" w:sz="4" w:space="0"/>
            </w:tcBorders>
            <w:vAlign w:val="center"/>
          </w:tcPr>
          <w:p w14:paraId="5D646D6B">
            <w:pPr>
              <w:widowControl/>
              <w:tabs>
                <w:tab w:val="decimal" w:pos="0"/>
              </w:tabs>
              <w:ind w:firstLine="0" w:firstLineChars="0"/>
              <w:jc w:val="center"/>
              <w:rPr>
                <w:kern w:val="0"/>
                <w:sz w:val="18"/>
                <w:szCs w:val="18"/>
              </w:rPr>
            </w:pPr>
            <w:r>
              <w:rPr>
                <w:kern w:val="0"/>
                <w:sz w:val="18"/>
                <w:szCs w:val="18"/>
              </w:rPr>
              <w:t>270</w:t>
            </w:r>
          </w:p>
        </w:tc>
        <w:tc>
          <w:tcPr>
            <w:tcW w:w="1068" w:type="dxa"/>
            <w:tcBorders>
              <w:top w:val="nil"/>
              <w:left w:val="nil"/>
              <w:bottom w:val="single" w:color="auto" w:sz="4" w:space="0"/>
              <w:right w:val="single" w:color="auto" w:sz="4" w:space="0"/>
            </w:tcBorders>
            <w:vAlign w:val="center"/>
          </w:tcPr>
          <w:p w14:paraId="023742CD">
            <w:pPr>
              <w:widowControl/>
              <w:tabs>
                <w:tab w:val="decimal" w:pos="0"/>
              </w:tabs>
              <w:ind w:firstLine="0" w:firstLineChars="0"/>
              <w:jc w:val="center"/>
              <w:rPr>
                <w:kern w:val="0"/>
                <w:sz w:val="18"/>
                <w:szCs w:val="18"/>
              </w:rPr>
            </w:pPr>
            <w:r>
              <w:rPr>
                <w:kern w:val="0"/>
                <w:sz w:val="18"/>
                <w:szCs w:val="18"/>
              </w:rPr>
              <w:t>6.591797</w:t>
            </w:r>
          </w:p>
        </w:tc>
        <w:tc>
          <w:tcPr>
            <w:tcW w:w="426" w:type="dxa"/>
            <w:tcBorders>
              <w:top w:val="nil"/>
              <w:left w:val="nil"/>
              <w:bottom w:val="single" w:color="auto" w:sz="4" w:space="0"/>
              <w:right w:val="single" w:color="auto" w:sz="4" w:space="0"/>
            </w:tcBorders>
            <w:vAlign w:val="center"/>
          </w:tcPr>
          <w:p w14:paraId="0C61E4F7">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11930F8D">
            <w:pPr>
              <w:widowControl/>
              <w:tabs>
                <w:tab w:val="decimal" w:pos="0"/>
              </w:tabs>
              <w:ind w:firstLine="0" w:firstLineChars="0"/>
              <w:jc w:val="center"/>
              <w:rPr>
                <w:kern w:val="0"/>
                <w:sz w:val="18"/>
                <w:szCs w:val="18"/>
              </w:rPr>
            </w:pPr>
            <w:r>
              <w:rPr>
                <w:kern w:val="0"/>
                <w:sz w:val="18"/>
                <w:szCs w:val="18"/>
              </w:rPr>
              <w:t>398</w:t>
            </w:r>
          </w:p>
        </w:tc>
        <w:tc>
          <w:tcPr>
            <w:tcW w:w="1109" w:type="dxa"/>
            <w:tcBorders>
              <w:top w:val="nil"/>
              <w:left w:val="nil"/>
              <w:bottom w:val="single" w:color="auto" w:sz="4" w:space="0"/>
              <w:right w:val="single" w:color="auto" w:sz="4" w:space="0"/>
            </w:tcBorders>
            <w:vAlign w:val="center"/>
          </w:tcPr>
          <w:p w14:paraId="33D88B9E">
            <w:pPr>
              <w:widowControl/>
              <w:tabs>
                <w:tab w:val="decimal" w:pos="0"/>
              </w:tabs>
              <w:ind w:firstLine="0" w:firstLineChars="0"/>
              <w:jc w:val="center"/>
              <w:rPr>
                <w:kern w:val="0"/>
                <w:sz w:val="18"/>
                <w:szCs w:val="18"/>
              </w:rPr>
            </w:pPr>
            <w:r>
              <w:rPr>
                <w:kern w:val="0"/>
                <w:sz w:val="18"/>
                <w:szCs w:val="18"/>
              </w:rPr>
              <w:t>9.716797</w:t>
            </w:r>
          </w:p>
        </w:tc>
        <w:tc>
          <w:tcPr>
            <w:tcW w:w="426" w:type="dxa"/>
            <w:tcBorders>
              <w:top w:val="nil"/>
              <w:left w:val="nil"/>
              <w:bottom w:val="single" w:color="auto" w:sz="4" w:space="0"/>
              <w:right w:val="single" w:color="auto" w:sz="4" w:space="0"/>
            </w:tcBorders>
            <w:vAlign w:val="center"/>
          </w:tcPr>
          <w:p w14:paraId="308EF876">
            <w:pPr>
              <w:widowControl/>
              <w:tabs>
                <w:tab w:val="decimal" w:pos="0"/>
              </w:tabs>
              <w:ind w:firstLine="0" w:firstLineChars="0"/>
              <w:jc w:val="center"/>
              <w:rPr>
                <w:kern w:val="0"/>
                <w:sz w:val="18"/>
                <w:szCs w:val="18"/>
              </w:rPr>
            </w:pPr>
            <w:r>
              <w:rPr>
                <w:kern w:val="0"/>
                <w:sz w:val="18"/>
                <w:szCs w:val="18"/>
              </w:rPr>
              <w:t>9</w:t>
            </w:r>
          </w:p>
        </w:tc>
      </w:tr>
      <w:tr w14:paraId="0E957992">
        <w:tblPrEx>
          <w:tblCellMar>
            <w:top w:w="0" w:type="dxa"/>
            <w:left w:w="108" w:type="dxa"/>
            <w:bottom w:w="0" w:type="dxa"/>
            <w:right w:w="108" w:type="dxa"/>
          </w:tblCellMar>
        </w:tblPrEx>
        <w:trPr>
          <w:trHeight w:val="270" w:hRule="atLeast"/>
          <w:jc w:val="center"/>
        </w:trPr>
        <w:tc>
          <w:tcPr>
            <w:tcW w:w="953" w:type="dxa"/>
            <w:tcBorders>
              <w:top w:val="nil"/>
              <w:left w:val="single" w:color="auto" w:sz="4" w:space="0"/>
              <w:bottom w:val="single" w:color="auto" w:sz="4" w:space="0"/>
              <w:right w:val="single" w:color="auto" w:sz="4" w:space="0"/>
            </w:tcBorders>
            <w:shd w:val="clear" w:color="auto" w:fill="auto"/>
            <w:vAlign w:val="center"/>
          </w:tcPr>
          <w:p w14:paraId="4F8E3ACB">
            <w:pPr>
              <w:widowControl/>
              <w:tabs>
                <w:tab w:val="decimal" w:pos="0"/>
              </w:tabs>
              <w:ind w:firstLine="0" w:firstLineChars="0"/>
              <w:jc w:val="center"/>
              <w:rPr>
                <w:kern w:val="0"/>
                <w:sz w:val="18"/>
                <w:szCs w:val="18"/>
              </w:rPr>
            </w:pPr>
            <w:r>
              <w:rPr>
                <w:kern w:val="0"/>
                <w:sz w:val="18"/>
                <w:szCs w:val="18"/>
              </w:rPr>
              <w:t>15</w:t>
            </w:r>
          </w:p>
        </w:tc>
        <w:tc>
          <w:tcPr>
            <w:tcW w:w="1068" w:type="dxa"/>
            <w:tcBorders>
              <w:top w:val="nil"/>
              <w:left w:val="nil"/>
              <w:bottom w:val="single" w:color="auto" w:sz="4" w:space="0"/>
              <w:right w:val="single" w:color="auto" w:sz="4" w:space="0"/>
            </w:tcBorders>
            <w:shd w:val="clear" w:color="auto" w:fill="auto"/>
            <w:vAlign w:val="center"/>
          </w:tcPr>
          <w:p w14:paraId="5BBDB701">
            <w:pPr>
              <w:widowControl/>
              <w:tabs>
                <w:tab w:val="decimal" w:pos="0"/>
              </w:tabs>
              <w:ind w:firstLine="0" w:firstLineChars="0"/>
              <w:jc w:val="center"/>
              <w:rPr>
                <w:kern w:val="0"/>
                <w:sz w:val="18"/>
                <w:szCs w:val="18"/>
              </w:rPr>
            </w:pPr>
            <w:r>
              <w:rPr>
                <w:kern w:val="0"/>
                <w:sz w:val="18"/>
                <w:szCs w:val="18"/>
              </w:rPr>
              <w:t>0.366211</w:t>
            </w:r>
          </w:p>
        </w:tc>
        <w:tc>
          <w:tcPr>
            <w:tcW w:w="588" w:type="dxa"/>
            <w:tcBorders>
              <w:top w:val="nil"/>
              <w:left w:val="nil"/>
              <w:bottom w:val="single" w:color="auto" w:sz="4" w:space="0"/>
              <w:right w:val="single" w:color="auto" w:sz="4" w:space="0"/>
            </w:tcBorders>
            <w:shd w:val="clear" w:color="auto" w:fill="auto"/>
            <w:vAlign w:val="center"/>
          </w:tcPr>
          <w:p w14:paraId="7430D773">
            <w:pPr>
              <w:widowControl/>
              <w:tabs>
                <w:tab w:val="decimal" w:pos="0"/>
              </w:tabs>
              <w:ind w:firstLine="0" w:firstLineChars="0"/>
              <w:jc w:val="center"/>
              <w:rPr>
                <w:kern w:val="0"/>
                <w:sz w:val="18"/>
                <w:szCs w:val="18"/>
              </w:rPr>
            </w:pPr>
            <w:r>
              <w:rPr>
                <w:kern w:val="0"/>
                <w:sz w:val="18"/>
                <w:szCs w:val="18"/>
              </w:rPr>
              <w:t>8</w:t>
            </w:r>
          </w:p>
        </w:tc>
        <w:tc>
          <w:tcPr>
            <w:tcW w:w="813" w:type="dxa"/>
            <w:tcBorders>
              <w:top w:val="nil"/>
              <w:left w:val="nil"/>
              <w:bottom w:val="single" w:color="auto" w:sz="4" w:space="0"/>
              <w:right w:val="single" w:color="auto" w:sz="4" w:space="0"/>
            </w:tcBorders>
            <w:vAlign w:val="center"/>
          </w:tcPr>
          <w:p w14:paraId="47E691F6">
            <w:pPr>
              <w:widowControl/>
              <w:tabs>
                <w:tab w:val="decimal" w:pos="0"/>
              </w:tabs>
              <w:ind w:firstLine="0" w:firstLineChars="0"/>
              <w:jc w:val="center"/>
              <w:rPr>
                <w:kern w:val="0"/>
                <w:sz w:val="18"/>
                <w:szCs w:val="18"/>
              </w:rPr>
            </w:pPr>
            <w:r>
              <w:rPr>
                <w:kern w:val="0"/>
                <w:sz w:val="18"/>
                <w:szCs w:val="18"/>
              </w:rPr>
              <w:t>143</w:t>
            </w:r>
          </w:p>
        </w:tc>
        <w:tc>
          <w:tcPr>
            <w:tcW w:w="1068" w:type="dxa"/>
            <w:tcBorders>
              <w:top w:val="nil"/>
              <w:left w:val="nil"/>
              <w:bottom w:val="single" w:color="auto" w:sz="4" w:space="0"/>
              <w:right w:val="single" w:color="auto" w:sz="4" w:space="0"/>
            </w:tcBorders>
            <w:vAlign w:val="center"/>
          </w:tcPr>
          <w:p w14:paraId="18297AB7">
            <w:pPr>
              <w:widowControl/>
              <w:tabs>
                <w:tab w:val="decimal" w:pos="0"/>
              </w:tabs>
              <w:ind w:firstLine="0" w:firstLineChars="0"/>
              <w:jc w:val="center"/>
              <w:rPr>
                <w:kern w:val="0"/>
                <w:sz w:val="18"/>
                <w:szCs w:val="18"/>
              </w:rPr>
            </w:pPr>
            <w:r>
              <w:rPr>
                <w:kern w:val="0"/>
                <w:sz w:val="18"/>
                <w:szCs w:val="18"/>
              </w:rPr>
              <w:t>3.491211</w:t>
            </w:r>
          </w:p>
        </w:tc>
        <w:tc>
          <w:tcPr>
            <w:tcW w:w="426" w:type="dxa"/>
            <w:tcBorders>
              <w:top w:val="nil"/>
              <w:left w:val="nil"/>
              <w:bottom w:val="single" w:color="auto" w:sz="4" w:space="0"/>
              <w:right w:val="single" w:color="auto" w:sz="4" w:space="0"/>
            </w:tcBorders>
            <w:vAlign w:val="center"/>
          </w:tcPr>
          <w:p w14:paraId="3718B75E">
            <w:pPr>
              <w:widowControl/>
              <w:tabs>
                <w:tab w:val="decimal" w:pos="0"/>
              </w:tabs>
              <w:ind w:firstLine="0" w:firstLineChars="0"/>
              <w:jc w:val="center"/>
              <w:rPr>
                <w:kern w:val="0"/>
                <w:sz w:val="18"/>
                <w:szCs w:val="18"/>
              </w:rPr>
            </w:pPr>
            <w:r>
              <w:rPr>
                <w:kern w:val="0"/>
                <w:sz w:val="18"/>
                <w:szCs w:val="18"/>
              </w:rPr>
              <w:t>2</w:t>
            </w:r>
          </w:p>
        </w:tc>
        <w:tc>
          <w:tcPr>
            <w:tcW w:w="813" w:type="dxa"/>
            <w:tcBorders>
              <w:top w:val="nil"/>
              <w:left w:val="nil"/>
              <w:bottom w:val="single" w:color="auto" w:sz="4" w:space="0"/>
              <w:right w:val="single" w:color="auto" w:sz="4" w:space="0"/>
            </w:tcBorders>
            <w:vAlign w:val="center"/>
          </w:tcPr>
          <w:p w14:paraId="3A6C7420">
            <w:pPr>
              <w:widowControl/>
              <w:tabs>
                <w:tab w:val="decimal" w:pos="0"/>
              </w:tabs>
              <w:ind w:firstLine="0" w:firstLineChars="0"/>
              <w:jc w:val="center"/>
              <w:rPr>
                <w:kern w:val="0"/>
                <w:sz w:val="18"/>
                <w:szCs w:val="18"/>
              </w:rPr>
            </w:pPr>
            <w:r>
              <w:rPr>
                <w:kern w:val="0"/>
                <w:sz w:val="18"/>
                <w:szCs w:val="18"/>
              </w:rPr>
              <w:t>271</w:t>
            </w:r>
          </w:p>
        </w:tc>
        <w:tc>
          <w:tcPr>
            <w:tcW w:w="1068" w:type="dxa"/>
            <w:tcBorders>
              <w:top w:val="nil"/>
              <w:left w:val="nil"/>
              <w:bottom w:val="single" w:color="auto" w:sz="4" w:space="0"/>
              <w:right w:val="single" w:color="auto" w:sz="4" w:space="0"/>
            </w:tcBorders>
            <w:vAlign w:val="center"/>
          </w:tcPr>
          <w:p w14:paraId="00551677">
            <w:pPr>
              <w:widowControl/>
              <w:tabs>
                <w:tab w:val="decimal" w:pos="0"/>
              </w:tabs>
              <w:ind w:firstLine="0" w:firstLineChars="0"/>
              <w:jc w:val="center"/>
              <w:rPr>
                <w:kern w:val="0"/>
                <w:sz w:val="18"/>
                <w:szCs w:val="18"/>
              </w:rPr>
            </w:pPr>
            <w:r>
              <w:rPr>
                <w:kern w:val="0"/>
                <w:sz w:val="18"/>
                <w:szCs w:val="18"/>
              </w:rPr>
              <w:t>6.616211</w:t>
            </w:r>
          </w:p>
        </w:tc>
        <w:tc>
          <w:tcPr>
            <w:tcW w:w="426" w:type="dxa"/>
            <w:tcBorders>
              <w:top w:val="nil"/>
              <w:left w:val="nil"/>
              <w:bottom w:val="single" w:color="auto" w:sz="4" w:space="0"/>
              <w:right w:val="single" w:color="auto" w:sz="4" w:space="0"/>
            </w:tcBorders>
            <w:vAlign w:val="center"/>
          </w:tcPr>
          <w:p w14:paraId="13DB4CA1">
            <w:pPr>
              <w:widowControl/>
              <w:tabs>
                <w:tab w:val="decimal" w:pos="0"/>
              </w:tabs>
              <w:ind w:firstLine="0" w:firstLineChars="0"/>
              <w:jc w:val="center"/>
              <w:rPr>
                <w:kern w:val="0"/>
                <w:sz w:val="18"/>
                <w:szCs w:val="18"/>
              </w:rPr>
            </w:pPr>
            <w:r>
              <w:rPr>
                <w:kern w:val="0"/>
                <w:sz w:val="18"/>
                <w:szCs w:val="18"/>
              </w:rPr>
              <w:t>15</w:t>
            </w:r>
          </w:p>
        </w:tc>
        <w:tc>
          <w:tcPr>
            <w:tcW w:w="813" w:type="dxa"/>
            <w:tcBorders>
              <w:top w:val="nil"/>
              <w:left w:val="nil"/>
              <w:bottom w:val="single" w:color="auto" w:sz="4" w:space="0"/>
              <w:right w:val="single" w:color="auto" w:sz="4" w:space="0"/>
            </w:tcBorders>
            <w:vAlign w:val="center"/>
          </w:tcPr>
          <w:p w14:paraId="3274CC25">
            <w:pPr>
              <w:widowControl/>
              <w:tabs>
                <w:tab w:val="decimal" w:pos="0"/>
              </w:tabs>
              <w:ind w:firstLine="0" w:firstLineChars="0"/>
              <w:jc w:val="center"/>
              <w:rPr>
                <w:kern w:val="0"/>
                <w:sz w:val="18"/>
                <w:szCs w:val="18"/>
              </w:rPr>
            </w:pPr>
            <w:r>
              <w:rPr>
                <w:kern w:val="0"/>
                <w:sz w:val="18"/>
                <w:szCs w:val="18"/>
              </w:rPr>
              <w:t>399</w:t>
            </w:r>
          </w:p>
        </w:tc>
        <w:tc>
          <w:tcPr>
            <w:tcW w:w="1109" w:type="dxa"/>
            <w:tcBorders>
              <w:top w:val="nil"/>
              <w:left w:val="nil"/>
              <w:bottom w:val="single" w:color="auto" w:sz="4" w:space="0"/>
              <w:right w:val="single" w:color="auto" w:sz="4" w:space="0"/>
            </w:tcBorders>
            <w:vAlign w:val="center"/>
          </w:tcPr>
          <w:p w14:paraId="707B688B">
            <w:pPr>
              <w:widowControl/>
              <w:tabs>
                <w:tab w:val="decimal" w:pos="0"/>
              </w:tabs>
              <w:ind w:firstLine="0" w:firstLineChars="0"/>
              <w:jc w:val="center"/>
              <w:rPr>
                <w:kern w:val="0"/>
                <w:sz w:val="18"/>
                <w:szCs w:val="18"/>
              </w:rPr>
            </w:pPr>
            <w:r>
              <w:rPr>
                <w:kern w:val="0"/>
                <w:sz w:val="18"/>
                <w:szCs w:val="18"/>
              </w:rPr>
              <w:t>9.741211</w:t>
            </w:r>
          </w:p>
        </w:tc>
        <w:tc>
          <w:tcPr>
            <w:tcW w:w="426" w:type="dxa"/>
            <w:tcBorders>
              <w:top w:val="nil"/>
              <w:left w:val="nil"/>
              <w:bottom w:val="single" w:color="auto" w:sz="4" w:space="0"/>
              <w:right w:val="single" w:color="auto" w:sz="4" w:space="0"/>
            </w:tcBorders>
            <w:vAlign w:val="center"/>
          </w:tcPr>
          <w:p w14:paraId="7110808D">
            <w:pPr>
              <w:widowControl/>
              <w:tabs>
                <w:tab w:val="decimal" w:pos="0"/>
              </w:tabs>
              <w:ind w:firstLine="0" w:firstLineChars="0"/>
              <w:jc w:val="center"/>
              <w:rPr>
                <w:kern w:val="0"/>
                <w:sz w:val="18"/>
                <w:szCs w:val="18"/>
              </w:rPr>
            </w:pPr>
            <w:r>
              <w:rPr>
                <w:kern w:val="0"/>
                <w:sz w:val="18"/>
                <w:szCs w:val="18"/>
              </w:rPr>
              <w:t>9</w:t>
            </w:r>
          </w:p>
        </w:tc>
      </w:tr>
      <w:tr w14:paraId="5DF15542">
        <w:tblPrEx>
          <w:tblCellMar>
            <w:top w:w="0" w:type="dxa"/>
            <w:left w:w="108" w:type="dxa"/>
            <w:bottom w:w="0" w:type="dxa"/>
            <w:right w:w="108" w:type="dxa"/>
          </w:tblCellMar>
        </w:tblPrEx>
        <w:trPr>
          <w:trHeight w:val="270" w:hRule="atLeast"/>
          <w:jc w:val="center"/>
        </w:trPr>
        <w:tc>
          <w:tcPr>
            <w:tcW w:w="953" w:type="dxa"/>
            <w:tcBorders>
              <w:top w:val="nil"/>
              <w:left w:val="single" w:color="auto" w:sz="4" w:space="0"/>
              <w:bottom w:val="single" w:color="auto" w:sz="4" w:space="0"/>
              <w:right w:val="single" w:color="auto" w:sz="4" w:space="0"/>
            </w:tcBorders>
            <w:shd w:val="clear" w:color="auto" w:fill="auto"/>
            <w:vAlign w:val="center"/>
          </w:tcPr>
          <w:p w14:paraId="0111238A">
            <w:pPr>
              <w:widowControl/>
              <w:tabs>
                <w:tab w:val="decimal" w:pos="0"/>
              </w:tabs>
              <w:ind w:firstLine="0" w:firstLineChars="0"/>
              <w:jc w:val="center"/>
              <w:rPr>
                <w:kern w:val="0"/>
                <w:sz w:val="18"/>
                <w:szCs w:val="18"/>
              </w:rPr>
            </w:pPr>
            <w:r>
              <w:rPr>
                <w:kern w:val="0"/>
                <w:sz w:val="18"/>
                <w:szCs w:val="18"/>
              </w:rPr>
              <w:t>16</w:t>
            </w:r>
          </w:p>
        </w:tc>
        <w:tc>
          <w:tcPr>
            <w:tcW w:w="1068" w:type="dxa"/>
            <w:tcBorders>
              <w:top w:val="nil"/>
              <w:left w:val="nil"/>
              <w:bottom w:val="single" w:color="auto" w:sz="4" w:space="0"/>
              <w:right w:val="single" w:color="auto" w:sz="4" w:space="0"/>
            </w:tcBorders>
            <w:shd w:val="clear" w:color="auto" w:fill="auto"/>
            <w:vAlign w:val="center"/>
          </w:tcPr>
          <w:p w14:paraId="0F047148">
            <w:pPr>
              <w:widowControl/>
              <w:tabs>
                <w:tab w:val="decimal" w:pos="0"/>
              </w:tabs>
              <w:ind w:firstLine="0" w:firstLineChars="0"/>
              <w:jc w:val="center"/>
              <w:rPr>
                <w:kern w:val="0"/>
                <w:sz w:val="18"/>
                <w:szCs w:val="18"/>
              </w:rPr>
            </w:pPr>
            <w:r>
              <w:rPr>
                <w:kern w:val="0"/>
                <w:sz w:val="18"/>
                <w:szCs w:val="18"/>
              </w:rPr>
              <w:t>0.390625</w:t>
            </w:r>
          </w:p>
        </w:tc>
        <w:tc>
          <w:tcPr>
            <w:tcW w:w="588" w:type="dxa"/>
            <w:tcBorders>
              <w:top w:val="nil"/>
              <w:left w:val="nil"/>
              <w:bottom w:val="single" w:color="auto" w:sz="4" w:space="0"/>
              <w:right w:val="single" w:color="auto" w:sz="4" w:space="0"/>
            </w:tcBorders>
            <w:shd w:val="clear" w:color="auto" w:fill="auto"/>
            <w:vAlign w:val="center"/>
          </w:tcPr>
          <w:p w14:paraId="545738F8">
            <w:pPr>
              <w:widowControl/>
              <w:tabs>
                <w:tab w:val="decimal" w:pos="0"/>
              </w:tabs>
              <w:ind w:firstLine="0" w:firstLineChars="0"/>
              <w:jc w:val="center"/>
              <w:rPr>
                <w:kern w:val="0"/>
                <w:sz w:val="18"/>
                <w:szCs w:val="18"/>
              </w:rPr>
            </w:pPr>
            <w:r>
              <w:rPr>
                <w:kern w:val="0"/>
                <w:sz w:val="18"/>
                <w:szCs w:val="18"/>
              </w:rPr>
              <w:t>15</w:t>
            </w:r>
          </w:p>
        </w:tc>
        <w:tc>
          <w:tcPr>
            <w:tcW w:w="813" w:type="dxa"/>
            <w:tcBorders>
              <w:top w:val="nil"/>
              <w:left w:val="nil"/>
              <w:bottom w:val="single" w:color="auto" w:sz="4" w:space="0"/>
              <w:right w:val="single" w:color="auto" w:sz="4" w:space="0"/>
            </w:tcBorders>
            <w:vAlign w:val="center"/>
          </w:tcPr>
          <w:p w14:paraId="5A8383A9">
            <w:pPr>
              <w:widowControl/>
              <w:tabs>
                <w:tab w:val="decimal" w:pos="0"/>
              </w:tabs>
              <w:ind w:firstLine="0" w:firstLineChars="0"/>
              <w:jc w:val="center"/>
              <w:rPr>
                <w:kern w:val="0"/>
                <w:sz w:val="18"/>
                <w:szCs w:val="18"/>
              </w:rPr>
            </w:pPr>
            <w:r>
              <w:rPr>
                <w:kern w:val="0"/>
                <w:sz w:val="18"/>
                <w:szCs w:val="18"/>
              </w:rPr>
              <w:t>144</w:t>
            </w:r>
          </w:p>
        </w:tc>
        <w:tc>
          <w:tcPr>
            <w:tcW w:w="1068" w:type="dxa"/>
            <w:tcBorders>
              <w:top w:val="nil"/>
              <w:left w:val="nil"/>
              <w:bottom w:val="single" w:color="auto" w:sz="4" w:space="0"/>
              <w:right w:val="single" w:color="auto" w:sz="4" w:space="0"/>
            </w:tcBorders>
            <w:vAlign w:val="center"/>
          </w:tcPr>
          <w:p w14:paraId="43DBE4CC">
            <w:pPr>
              <w:widowControl/>
              <w:tabs>
                <w:tab w:val="decimal" w:pos="0"/>
              </w:tabs>
              <w:ind w:firstLine="0" w:firstLineChars="0"/>
              <w:jc w:val="center"/>
              <w:rPr>
                <w:kern w:val="0"/>
                <w:sz w:val="18"/>
                <w:szCs w:val="18"/>
              </w:rPr>
            </w:pPr>
            <w:r>
              <w:rPr>
                <w:kern w:val="0"/>
                <w:sz w:val="18"/>
                <w:szCs w:val="18"/>
              </w:rPr>
              <w:t>3.515625</w:t>
            </w:r>
          </w:p>
        </w:tc>
        <w:tc>
          <w:tcPr>
            <w:tcW w:w="426" w:type="dxa"/>
            <w:tcBorders>
              <w:top w:val="nil"/>
              <w:left w:val="nil"/>
              <w:bottom w:val="single" w:color="auto" w:sz="4" w:space="0"/>
              <w:right w:val="single" w:color="auto" w:sz="4" w:space="0"/>
            </w:tcBorders>
            <w:vAlign w:val="center"/>
          </w:tcPr>
          <w:p w14:paraId="1BF57C19">
            <w:pPr>
              <w:widowControl/>
              <w:tabs>
                <w:tab w:val="decimal" w:pos="0"/>
              </w:tabs>
              <w:ind w:firstLine="0" w:firstLineChars="0"/>
              <w:jc w:val="center"/>
              <w:rPr>
                <w:kern w:val="0"/>
                <w:sz w:val="18"/>
                <w:szCs w:val="18"/>
              </w:rPr>
            </w:pPr>
            <w:r>
              <w:rPr>
                <w:kern w:val="0"/>
                <w:sz w:val="18"/>
                <w:szCs w:val="18"/>
              </w:rPr>
              <w:t>9</w:t>
            </w:r>
          </w:p>
        </w:tc>
        <w:tc>
          <w:tcPr>
            <w:tcW w:w="813" w:type="dxa"/>
            <w:tcBorders>
              <w:top w:val="nil"/>
              <w:left w:val="nil"/>
              <w:bottom w:val="single" w:color="auto" w:sz="4" w:space="0"/>
              <w:right w:val="single" w:color="auto" w:sz="4" w:space="0"/>
            </w:tcBorders>
            <w:vAlign w:val="center"/>
          </w:tcPr>
          <w:p w14:paraId="01B451E5">
            <w:pPr>
              <w:widowControl/>
              <w:tabs>
                <w:tab w:val="decimal" w:pos="0"/>
              </w:tabs>
              <w:ind w:firstLine="0" w:firstLineChars="0"/>
              <w:jc w:val="center"/>
              <w:rPr>
                <w:kern w:val="0"/>
                <w:sz w:val="18"/>
                <w:szCs w:val="18"/>
              </w:rPr>
            </w:pPr>
            <w:r>
              <w:rPr>
                <w:kern w:val="0"/>
                <w:sz w:val="18"/>
                <w:szCs w:val="18"/>
              </w:rPr>
              <w:t>272</w:t>
            </w:r>
          </w:p>
        </w:tc>
        <w:tc>
          <w:tcPr>
            <w:tcW w:w="1068" w:type="dxa"/>
            <w:tcBorders>
              <w:top w:val="nil"/>
              <w:left w:val="nil"/>
              <w:bottom w:val="single" w:color="auto" w:sz="4" w:space="0"/>
              <w:right w:val="single" w:color="auto" w:sz="4" w:space="0"/>
            </w:tcBorders>
            <w:vAlign w:val="center"/>
          </w:tcPr>
          <w:p w14:paraId="74DBB6BD">
            <w:pPr>
              <w:widowControl/>
              <w:tabs>
                <w:tab w:val="decimal" w:pos="0"/>
              </w:tabs>
              <w:ind w:firstLine="0" w:firstLineChars="0"/>
              <w:jc w:val="center"/>
              <w:rPr>
                <w:kern w:val="0"/>
                <w:sz w:val="18"/>
                <w:szCs w:val="18"/>
              </w:rPr>
            </w:pPr>
            <w:r>
              <w:rPr>
                <w:kern w:val="0"/>
                <w:sz w:val="18"/>
                <w:szCs w:val="18"/>
              </w:rPr>
              <w:t>6.640625</w:t>
            </w:r>
          </w:p>
        </w:tc>
        <w:tc>
          <w:tcPr>
            <w:tcW w:w="426" w:type="dxa"/>
            <w:tcBorders>
              <w:top w:val="nil"/>
              <w:left w:val="nil"/>
              <w:bottom w:val="single" w:color="auto" w:sz="4" w:space="0"/>
              <w:right w:val="single" w:color="auto" w:sz="4" w:space="0"/>
            </w:tcBorders>
            <w:vAlign w:val="center"/>
          </w:tcPr>
          <w:p w14:paraId="59334078">
            <w:pPr>
              <w:widowControl/>
              <w:tabs>
                <w:tab w:val="decimal" w:pos="0"/>
              </w:tabs>
              <w:ind w:firstLine="0" w:firstLineChars="0"/>
              <w:jc w:val="center"/>
              <w:rPr>
                <w:kern w:val="0"/>
                <w:sz w:val="18"/>
                <w:szCs w:val="18"/>
              </w:rPr>
            </w:pPr>
            <w:r>
              <w:rPr>
                <w:kern w:val="0"/>
                <w:sz w:val="18"/>
                <w:szCs w:val="18"/>
              </w:rPr>
              <w:t>15</w:t>
            </w:r>
          </w:p>
        </w:tc>
        <w:tc>
          <w:tcPr>
            <w:tcW w:w="813" w:type="dxa"/>
            <w:tcBorders>
              <w:top w:val="nil"/>
              <w:left w:val="nil"/>
              <w:bottom w:val="single" w:color="auto" w:sz="4" w:space="0"/>
              <w:right w:val="single" w:color="auto" w:sz="4" w:space="0"/>
            </w:tcBorders>
            <w:vAlign w:val="center"/>
          </w:tcPr>
          <w:p w14:paraId="68C42361">
            <w:pPr>
              <w:widowControl/>
              <w:tabs>
                <w:tab w:val="decimal" w:pos="0"/>
              </w:tabs>
              <w:ind w:firstLine="0" w:firstLineChars="0"/>
              <w:jc w:val="center"/>
              <w:rPr>
                <w:kern w:val="0"/>
                <w:sz w:val="18"/>
                <w:szCs w:val="18"/>
              </w:rPr>
            </w:pPr>
            <w:r>
              <w:rPr>
                <w:kern w:val="0"/>
                <w:sz w:val="18"/>
                <w:szCs w:val="18"/>
              </w:rPr>
              <w:t>400</w:t>
            </w:r>
          </w:p>
        </w:tc>
        <w:tc>
          <w:tcPr>
            <w:tcW w:w="1109" w:type="dxa"/>
            <w:tcBorders>
              <w:top w:val="nil"/>
              <w:left w:val="nil"/>
              <w:bottom w:val="single" w:color="auto" w:sz="4" w:space="0"/>
              <w:right w:val="single" w:color="auto" w:sz="4" w:space="0"/>
            </w:tcBorders>
            <w:vAlign w:val="center"/>
          </w:tcPr>
          <w:p w14:paraId="686DABBF">
            <w:pPr>
              <w:widowControl/>
              <w:tabs>
                <w:tab w:val="decimal" w:pos="0"/>
              </w:tabs>
              <w:ind w:firstLine="0" w:firstLineChars="0"/>
              <w:jc w:val="center"/>
              <w:rPr>
                <w:kern w:val="0"/>
                <w:sz w:val="18"/>
                <w:szCs w:val="18"/>
              </w:rPr>
            </w:pPr>
            <w:r>
              <w:rPr>
                <w:kern w:val="0"/>
                <w:sz w:val="18"/>
                <w:szCs w:val="18"/>
              </w:rPr>
              <w:t>9.765625</w:t>
            </w:r>
          </w:p>
        </w:tc>
        <w:tc>
          <w:tcPr>
            <w:tcW w:w="426" w:type="dxa"/>
            <w:tcBorders>
              <w:top w:val="nil"/>
              <w:left w:val="nil"/>
              <w:bottom w:val="single" w:color="auto" w:sz="4" w:space="0"/>
              <w:right w:val="single" w:color="auto" w:sz="4" w:space="0"/>
            </w:tcBorders>
            <w:vAlign w:val="center"/>
          </w:tcPr>
          <w:p w14:paraId="2ED5F304">
            <w:pPr>
              <w:widowControl/>
              <w:tabs>
                <w:tab w:val="decimal" w:pos="0"/>
              </w:tabs>
              <w:ind w:firstLine="0" w:firstLineChars="0"/>
              <w:jc w:val="center"/>
              <w:rPr>
                <w:kern w:val="0"/>
                <w:sz w:val="18"/>
                <w:szCs w:val="18"/>
              </w:rPr>
            </w:pPr>
            <w:r>
              <w:rPr>
                <w:kern w:val="0"/>
                <w:sz w:val="18"/>
                <w:szCs w:val="18"/>
              </w:rPr>
              <w:t>0</w:t>
            </w:r>
          </w:p>
        </w:tc>
      </w:tr>
      <w:tr w14:paraId="7E8F4001">
        <w:tblPrEx>
          <w:tblCellMar>
            <w:top w:w="0" w:type="dxa"/>
            <w:left w:w="108" w:type="dxa"/>
            <w:bottom w:w="0" w:type="dxa"/>
            <w:right w:w="108" w:type="dxa"/>
          </w:tblCellMar>
        </w:tblPrEx>
        <w:trPr>
          <w:trHeight w:val="270" w:hRule="atLeast"/>
          <w:jc w:val="center"/>
        </w:trPr>
        <w:tc>
          <w:tcPr>
            <w:tcW w:w="953" w:type="dxa"/>
            <w:tcBorders>
              <w:top w:val="nil"/>
              <w:left w:val="single" w:color="auto" w:sz="4" w:space="0"/>
              <w:bottom w:val="single" w:color="auto" w:sz="4" w:space="0"/>
              <w:right w:val="single" w:color="auto" w:sz="4" w:space="0"/>
            </w:tcBorders>
            <w:shd w:val="clear" w:color="auto" w:fill="auto"/>
            <w:vAlign w:val="center"/>
          </w:tcPr>
          <w:p w14:paraId="510D63F3">
            <w:pPr>
              <w:widowControl/>
              <w:tabs>
                <w:tab w:val="decimal" w:pos="0"/>
              </w:tabs>
              <w:ind w:firstLine="0" w:firstLineChars="0"/>
              <w:jc w:val="center"/>
              <w:rPr>
                <w:kern w:val="0"/>
                <w:sz w:val="18"/>
                <w:szCs w:val="18"/>
              </w:rPr>
            </w:pPr>
            <w:r>
              <w:rPr>
                <w:kern w:val="0"/>
                <w:sz w:val="18"/>
                <w:szCs w:val="18"/>
              </w:rPr>
              <w:t>17</w:t>
            </w:r>
          </w:p>
        </w:tc>
        <w:tc>
          <w:tcPr>
            <w:tcW w:w="1068" w:type="dxa"/>
            <w:tcBorders>
              <w:top w:val="nil"/>
              <w:left w:val="nil"/>
              <w:bottom w:val="single" w:color="auto" w:sz="4" w:space="0"/>
              <w:right w:val="single" w:color="auto" w:sz="4" w:space="0"/>
            </w:tcBorders>
            <w:shd w:val="clear" w:color="auto" w:fill="auto"/>
            <w:vAlign w:val="center"/>
          </w:tcPr>
          <w:p w14:paraId="0485EC6B">
            <w:pPr>
              <w:widowControl/>
              <w:tabs>
                <w:tab w:val="decimal" w:pos="0"/>
              </w:tabs>
              <w:ind w:firstLine="0" w:firstLineChars="0"/>
              <w:jc w:val="center"/>
              <w:rPr>
                <w:kern w:val="0"/>
                <w:sz w:val="18"/>
                <w:szCs w:val="18"/>
              </w:rPr>
            </w:pPr>
            <w:r>
              <w:rPr>
                <w:kern w:val="0"/>
                <w:sz w:val="18"/>
                <w:szCs w:val="18"/>
              </w:rPr>
              <w:t>0.415039</w:t>
            </w:r>
          </w:p>
        </w:tc>
        <w:tc>
          <w:tcPr>
            <w:tcW w:w="588" w:type="dxa"/>
            <w:tcBorders>
              <w:top w:val="nil"/>
              <w:left w:val="nil"/>
              <w:bottom w:val="single" w:color="auto" w:sz="4" w:space="0"/>
              <w:right w:val="single" w:color="auto" w:sz="4" w:space="0"/>
            </w:tcBorders>
            <w:shd w:val="clear" w:color="auto" w:fill="auto"/>
            <w:vAlign w:val="center"/>
          </w:tcPr>
          <w:p w14:paraId="18BB5E33">
            <w:pPr>
              <w:widowControl/>
              <w:tabs>
                <w:tab w:val="decimal" w:pos="0"/>
              </w:tabs>
              <w:ind w:firstLine="0" w:firstLineChars="0"/>
              <w:jc w:val="center"/>
              <w:rPr>
                <w:kern w:val="0"/>
                <w:sz w:val="18"/>
                <w:szCs w:val="18"/>
              </w:rPr>
            </w:pPr>
            <w:r>
              <w:rPr>
                <w:kern w:val="0"/>
                <w:sz w:val="18"/>
                <w:szCs w:val="18"/>
              </w:rPr>
              <w:t>14</w:t>
            </w:r>
          </w:p>
        </w:tc>
        <w:tc>
          <w:tcPr>
            <w:tcW w:w="813" w:type="dxa"/>
            <w:tcBorders>
              <w:top w:val="nil"/>
              <w:left w:val="nil"/>
              <w:bottom w:val="single" w:color="auto" w:sz="4" w:space="0"/>
              <w:right w:val="single" w:color="auto" w:sz="4" w:space="0"/>
            </w:tcBorders>
            <w:vAlign w:val="center"/>
          </w:tcPr>
          <w:p w14:paraId="31029E56">
            <w:pPr>
              <w:widowControl/>
              <w:tabs>
                <w:tab w:val="decimal" w:pos="0"/>
              </w:tabs>
              <w:ind w:firstLine="0" w:firstLineChars="0"/>
              <w:jc w:val="center"/>
              <w:rPr>
                <w:kern w:val="0"/>
                <w:sz w:val="18"/>
                <w:szCs w:val="18"/>
              </w:rPr>
            </w:pPr>
            <w:r>
              <w:rPr>
                <w:kern w:val="0"/>
                <w:sz w:val="18"/>
                <w:szCs w:val="18"/>
              </w:rPr>
              <w:t>145</w:t>
            </w:r>
          </w:p>
        </w:tc>
        <w:tc>
          <w:tcPr>
            <w:tcW w:w="1068" w:type="dxa"/>
            <w:tcBorders>
              <w:top w:val="nil"/>
              <w:left w:val="nil"/>
              <w:bottom w:val="single" w:color="auto" w:sz="4" w:space="0"/>
              <w:right w:val="single" w:color="auto" w:sz="4" w:space="0"/>
            </w:tcBorders>
            <w:vAlign w:val="center"/>
          </w:tcPr>
          <w:p w14:paraId="432320D9">
            <w:pPr>
              <w:widowControl/>
              <w:tabs>
                <w:tab w:val="decimal" w:pos="0"/>
              </w:tabs>
              <w:ind w:firstLine="0" w:firstLineChars="0"/>
              <w:jc w:val="center"/>
              <w:rPr>
                <w:kern w:val="0"/>
                <w:sz w:val="18"/>
                <w:szCs w:val="18"/>
              </w:rPr>
            </w:pPr>
            <w:r>
              <w:rPr>
                <w:kern w:val="0"/>
                <w:sz w:val="18"/>
                <w:szCs w:val="18"/>
              </w:rPr>
              <w:t>3.540039</w:t>
            </w:r>
          </w:p>
        </w:tc>
        <w:tc>
          <w:tcPr>
            <w:tcW w:w="426" w:type="dxa"/>
            <w:tcBorders>
              <w:top w:val="nil"/>
              <w:left w:val="nil"/>
              <w:bottom w:val="single" w:color="auto" w:sz="4" w:space="0"/>
              <w:right w:val="single" w:color="auto" w:sz="4" w:space="0"/>
            </w:tcBorders>
            <w:vAlign w:val="center"/>
          </w:tcPr>
          <w:p w14:paraId="64F2A621">
            <w:pPr>
              <w:widowControl/>
              <w:tabs>
                <w:tab w:val="decimal" w:pos="0"/>
              </w:tabs>
              <w:ind w:firstLine="0" w:firstLineChars="0"/>
              <w:jc w:val="center"/>
              <w:rPr>
                <w:kern w:val="0"/>
                <w:sz w:val="18"/>
                <w:szCs w:val="18"/>
              </w:rPr>
            </w:pPr>
            <w:r>
              <w:rPr>
                <w:kern w:val="0"/>
                <w:sz w:val="18"/>
                <w:szCs w:val="18"/>
              </w:rPr>
              <w:t>11</w:t>
            </w:r>
          </w:p>
        </w:tc>
        <w:tc>
          <w:tcPr>
            <w:tcW w:w="813" w:type="dxa"/>
            <w:tcBorders>
              <w:top w:val="nil"/>
              <w:left w:val="nil"/>
              <w:bottom w:val="single" w:color="auto" w:sz="4" w:space="0"/>
              <w:right w:val="single" w:color="auto" w:sz="4" w:space="0"/>
            </w:tcBorders>
            <w:vAlign w:val="center"/>
          </w:tcPr>
          <w:p w14:paraId="49C0C9DC">
            <w:pPr>
              <w:widowControl/>
              <w:tabs>
                <w:tab w:val="decimal" w:pos="0"/>
              </w:tabs>
              <w:ind w:firstLine="0" w:firstLineChars="0"/>
              <w:jc w:val="center"/>
              <w:rPr>
                <w:kern w:val="0"/>
                <w:sz w:val="18"/>
                <w:szCs w:val="18"/>
              </w:rPr>
            </w:pPr>
            <w:r>
              <w:rPr>
                <w:kern w:val="0"/>
                <w:sz w:val="18"/>
                <w:szCs w:val="18"/>
              </w:rPr>
              <w:t>273</w:t>
            </w:r>
          </w:p>
        </w:tc>
        <w:tc>
          <w:tcPr>
            <w:tcW w:w="1068" w:type="dxa"/>
            <w:tcBorders>
              <w:top w:val="nil"/>
              <w:left w:val="nil"/>
              <w:bottom w:val="single" w:color="auto" w:sz="4" w:space="0"/>
              <w:right w:val="single" w:color="auto" w:sz="4" w:space="0"/>
            </w:tcBorders>
            <w:vAlign w:val="center"/>
          </w:tcPr>
          <w:p w14:paraId="25422BA2">
            <w:pPr>
              <w:widowControl/>
              <w:tabs>
                <w:tab w:val="decimal" w:pos="0"/>
              </w:tabs>
              <w:ind w:firstLine="0" w:firstLineChars="0"/>
              <w:jc w:val="center"/>
              <w:rPr>
                <w:kern w:val="0"/>
                <w:sz w:val="18"/>
                <w:szCs w:val="18"/>
              </w:rPr>
            </w:pPr>
            <w:r>
              <w:rPr>
                <w:kern w:val="0"/>
                <w:sz w:val="18"/>
                <w:szCs w:val="18"/>
              </w:rPr>
              <w:t>6.665039</w:t>
            </w:r>
          </w:p>
        </w:tc>
        <w:tc>
          <w:tcPr>
            <w:tcW w:w="426" w:type="dxa"/>
            <w:tcBorders>
              <w:top w:val="nil"/>
              <w:left w:val="nil"/>
              <w:bottom w:val="single" w:color="auto" w:sz="4" w:space="0"/>
              <w:right w:val="single" w:color="auto" w:sz="4" w:space="0"/>
            </w:tcBorders>
            <w:vAlign w:val="center"/>
          </w:tcPr>
          <w:p w14:paraId="152DD05B">
            <w:pPr>
              <w:widowControl/>
              <w:tabs>
                <w:tab w:val="decimal" w:pos="0"/>
              </w:tabs>
              <w:ind w:firstLine="0" w:firstLineChars="0"/>
              <w:jc w:val="center"/>
              <w:rPr>
                <w:kern w:val="0"/>
                <w:sz w:val="18"/>
                <w:szCs w:val="18"/>
              </w:rPr>
            </w:pPr>
            <w:r>
              <w:rPr>
                <w:kern w:val="0"/>
                <w:sz w:val="18"/>
                <w:szCs w:val="18"/>
              </w:rPr>
              <w:t>14</w:t>
            </w:r>
          </w:p>
        </w:tc>
        <w:tc>
          <w:tcPr>
            <w:tcW w:w="813" w:type="dxa"/>
            <w:tcBorders>
              <w:top w:val="nil"/>
              <w:left w:val="nil"/>
              <w:bottom w:val="single" w:color="auto" w:sz="4" w:space="0"/>
              <w:right w:val="single" w:color="auto" w:sz="4" w:space="0"/>
            </w:tcBorders>
            <w:vAlign w:val="center"/>
          </w:tcPr>
          <w:p w14:paraId="6C51CCBE">
            <w:pPr>
              <w:widowControl/>
              <w:tabs>
                <w:tab w:val="decimal" w:pos="0"/>
              </w:tabs>
              <w:ind w:firstLine="0" w:firstLineChars="0"/>
              <w:jc w:val="center"/>
              <w:rPr>
                <w:kern w:val="0"/>
                <w:sz w:val="18"/>
                <w:szCs w:val="18"/>
              </w:rPr>
            </w:pPr>
            <w:r>
              <w:rPr>
                <w:kern w:val="0"/>
                <w:sz w:val="18"/>
                <w:szCs w:val="18"/>
              </w:rPr>
              <w:t>401</w:t>
            </w:r>
          </w:p>
        </w:tc>
        <w:tc>
          <w:tcPr>
            <w:tcW w:w="1109" w:type="dxa"/>
            <w:tcBorders>
              <w:top w:val="nil"/>
              <w:left w:val="nil"/>
              <w:bottom w:val="single" w:color="auto" w:sz="4" w:space="0"/>
              <w:right w:val="single" w:color="auto" w:sz="4" w:space="0"/>
            </w:tcBorders>
            <w:vAlign w:val="center"/>
          </w:tcPr>
          <w:p w14:paraId="4F0F1D6D">
            <w:pPr>
              <w:widowControl/>
              <w:tabs>
                <w:tab w:val="decimal" w:pos="0"/>
              </w:tabs>
              <w:ind w:firstLine="0" w:firstLineChars="0"/>
              <w:jc w:val="center"/>
              <w:rPr>
                <w:kern w:val="0"/>
                <w:sz w:val="18"/>
                <w:szCs w:val="18"/>
              </w:rPr>
            </w:pPr>
            <w:r>
              <w:rPr>
                <w:kern w:val="0"/>
                <w:sz w:val="18"/>
                <w:szCs w:val="18"/>
              </w:rPr>
              <w:t>9.790039</w:t>
            </w:r>
          </w:p>
        </w:tc>
        <w:tc>
          <w:tcPr>
            <w:tcW w:w="426" w:type="dxa"/>
            <w:tcBorders>
              <w:top w:val="nil"/>
              <w:left w:val="nil"/>
              <w:bottom w:val="single" w:color="auto" w:sz="4" w:space="0"/>
              <w:right w:val="single" w:color="auto" w:sz="4" w:space="0"/>
            </w:tcBorders>
            <w:vAlign w:val="center"/>
          </w:tcPr>
          <w:p w14:paraId="6A300E86">
            <w:pPr>
              <w:widowControl/>
              <w:tabs>
                <w:tab w:val="decimal" w:pos="0"/>
              </w:tabs>
              <w:ind w:firstLine="0" w:firstLineChars="0"/>
              <w:jc w:val="center"/>
              <w:rPr>
                <w:kern w:val="0"/>
                <w:sz w:val="18"/>
                <w:szCs w:val="18"/>
              </w:rPr>
            </w:pPr>
            <w:r>
              <w:rPr>
                <w:kern w:val="0"/>
                <w:sz w:val="18"/>
                <w:szCs w:val="18"/>
              </w:rPr>
              <w:t>0</w:t>
            </w:r>
          </w:p>
        </w:tc>
      </w:tr>
      <w:tr w14:paraId="2BE1629F">
        <w:tblPrEx>
          <w:tblCellMar>
            <w:top w:w="0" w:type="dxa"/>
            <w:left w:w="108" w:type="dxa"/>
            <w:bottom w:w="0" w:type="dxa"/>
            <w:right w:w="108" w:type="dxa"/>
          </w:tblCellMar>
        </w:tblPrEx>
        <w:trPr>
          <w:trHeight w:val="270" w:hRule="atLeast"/>
          <w:jc w:val="center"/>
        </w:trPr>
        <w:tc>
          <w:tcPr>
            <w:tcW w:w="953" w:type="dxa"/>
            <w:tcBorders>
              <w:top w:val="nil"/>
              <w:left w:val="single" w:color="auto" w:sz="4" w:space="0"/>
              <w:bottom w:val="single" w:color="auto" w:sz="4" w:space="0"/>
              <w:right w:val="single" w:color="auto" w:sz="4" w:space="0"/>
            </w:tcBorders>
            <w:shd w:val="clear" w:color="auto" w:fill="auto"/>
            <w:vAlign w:val="center"/>
          </w:tcPr>
          <w:p w14:paraId="400AB772">
            <w:pPr>
              <w:widowControl/>
              <w:tabs>
                <w:tab w:val="decimal" w:pos="0"/>
              </w:tabs>
              <w:ind w:firstLine="0" w:firstLineChars="0"/>
              <w:jc w:val="center"/>
              <w:rPr>
                <w:kern w:val="0"/>
                <w:sz w:val="18"/>
                <w:szCs w:val="18"/>
              </w:rPr>
            </w:pPr>
            <w:r>
              <w:rPr>
                <w:kern w:val="0"/>
                <w:sz w:val="18"/>
                <w:szCs w:val="18"/>
              </w:rPr>
              <w:t>18</w:t>
            </w:r>
          </w:p>
        </w:tc>
        <w:tc>
          <w:tcPr>
            <w:tcW w:w="1068" w:type="dxa"/>
            <w:tcBorders>
              <w:top w:val="nil"/>
              <w:left w:val="nil"/>
              <w:bottom w:val="single" w:color="auto" w:sz="4" w:space="0"/>
              <w:right w:val="single" w:color="auto" w:sz="4" w:space="0"/>
            </w:tcBorders>
            <w:shd w:val="clear" w:color="auto" w:fill="auto"/>
            <w:vAlign w:val="center"/>
          </w:tcPr>
          <w:p w14:paraId="6AFBA98F">
            <w:pPr>
              <w:widowControl/>
              <w:tabs>
                <w:tab w:val="decimal" w:pos="0"/>
              </w:tabs>
              <w:ind w:firstLine="0" w:firstLineChars="0"/>
              <w:jc w:val="center"/>
              <w:rPr>
                <w:kern w:val="0"/>
                <w:sz w:val="18"/>
                <w:szCs w:val="18"/>
              </w:rPr>
            </w:pPr>
            <w:r>
              <w:rPr>
                <w:kern w:val="0"/>
                <w:sz w:val="18"/>
                <w:szCs w:val="18"/>
              </w:rPr>
              <w:t>0.439453</w:t>
            </w:r>
          </w:p>
        </w:tc>
        <w:tc>
          <w:tcPr>
            <w:tcW w:w="588" w:type="dxa"/>
            <w:tcBorders>
              <w:top w:val="nil"/>
              <w:left w:val="nil"/>
              <w:bottom w:val="single" w:color="auto" w:sz="4" w:space="0"/>
              <w:right w:val="single" w:color="auto" w:sz="4" w:space="0"/>
            </w:tcBorders>
            <w:shd w:val="clear" w:color="auto" w:fill="auto"/>
            <w:vAlign w:val="center"/>
          </w:tcPr>
          <w:p w14:paraId="3C62AE2E">
            <w:pPr>
              <w:widowControl/>
              <w:tabs>
                <w:tab w:val="decimal" w:pos="0"/>
              </w:tabs>
              <w:ind w:firstLine="0" w:firstLineChars="0"/>
              <w:jc w:val="center"/>
              <w:rPr>
                <w:kern w:val="0"/>
                <w:sz w:val="18"/>
                <w:szCs w:val="18"/>
              </w:rPr>
            </w:pPr>
            <w:r>
              <w:rPr>
                <w:kern w:val="0"/>
                <w:sz w:val="18"/>
                <w:szCs w:val="18"/>
              </w:rPr>
              <w:t>5</w:t>
            </w:r>
          </w:p>
        </w:tc>
        <w:tc>
          <w:tcPr>
            <w:tcW w:w="813" w:type="dxa"/>
            <w:tcBorders>
              <w:top w:val="nil"/>
              <w:left w:val="nil"/>
              <w:bottom w:val="single" w:color="auto" w:sz="4" w:space="0"/>
              <w:right w:val="single" w:color="auto" w:sz="4" w:space="0"/>
            </w:tcBorders>
            <w:vAlign w:val="center"/>
          </w:tcPr>
          <w:p w14:paraId="38BD17A9">
            <w:pPr>
              <w:widowControl/>
              <w:tabs>
                <w:tab w:val="decimal" w:pos="0"/>
              </w:tabs>
              <w:ind w:firstLine="0" w:firstLineChars="0"/>
              <w:jc w:val="center"/>
              <w:rPr>
                <w:kern w:val="0"/>
                <w:sz w:val="18"/>
                <w:szCs w:val="18"/>
              </w:rPr>
            </w:pPr>
            <w:r>
              <w:rPr>
                <w:kern w:val="0"/>
                <w:sz w:val="18"/>
                <w:szCs w:val="18"/>
              </w:rPr>
              <w:t>146</w:t>
            </w:r>
          </w:p>
        </w:tc>
        <w:tc>
          <w:tcPr>
            <w:tcW w:w="1068" w:type="dxa"/>
            <w:tcBorders>
              <w:top w:val="nil"/>
              <w:left w:val="nil"/>
              <w:bottom w:val="single" w:color="auto" w:sz="4" w:space="0"/>
              <w:right w:val="single" w:color="auto" w:sz="4" w:space="0"/>
            </w:tcBorders>
            <w:vAlign w:val="center"/>
          </w:tcPr>
          <w:p w14:paraId="0CD08C73">
            <w:pPr>
              <w:widowControl/>
              <w:tabs>
                <w:tab w:val="decimal" w:pos="0"/>
              </w:tabs>
              <w:ind w:firstLine="0" w:firstLineChars="0"/>
              <w:jc w:val="center"/>
              <w:rPr>
                <w:kern w:val="0"/>
                <w:sz w:val="18"/>
                <w:szCs w:val="18"/>
              </w:rPr>
            </w:pPr>
            <w:r>
              <w:rPr>
                <w:kern w:val="0"/>
                <w:sz w:val="18"/>
                <w:szCs w:val="18"/>
              </w:rPr>
              <w:t>3.564453</w:t>
            </w:r>
          </w:p>
        </w:tc>
        <w:tc>
          <w:tcPr>
            <w:tcW w:w="426" w:type="dxa"/>
            <w:tcBorders>
              <w:top w:val="nil"/>
              <w:left w:val="nil"/>
              <w:bottom w:val="single" w:color="auto" w:sz="4" w:space="0"/>
              <w:right w:val="single" w:color="auto" w:sz="4" w:space="0"/>
            </w:tcBorders>
            <w:vAlign w:val="center"/>
          </w:tcPr>
          <w:p w14:paraId="0CC41450">
            <w:pPr>
              <w:widowControl/>
              <w:tabs>
                <w:tab w:val="decimal" w:pos="0"/>
              </w:tabs>
              <w:ind w:firstLine="0" w:firstLineChars="0"/>
              <w:jc w:val="center"/>
              <w:rPr>
                <w:kern w:val="0"/>
                <w:sz w:val="18"/>
                <w:szCs w:val="18"/>
              </w:rPr>
            </w:pPr>
            <w:r>
              <w:rPr>
                <w:kern w:val="0"/>
                <w:sz w:val="18"/>
                <w:szCs w:val="18"/>
              </w:rPr>
              <w:t>14</w:t>
            </w:r>
          </w:p>
        </w:tc>
        <w:tc>
          <w:tcPr>
            <w:tcW w:w="813" w:type="dxa"/>
            <w:tcBorders>
              <w:top w:val="nil"/>
              <w:left w:val="nil"/>
              <w:bottom w:val="single" w:color="auto" w:sz="4" w:space="0"/>
              <w:right w:val="single" w:color="auto" w:sz="4" w:space="0"/>
            </w:tcBorders>
            <w:vAlign w:val="center"/>
          </w:tcPr>
          <w:p w14:paraId="1E7341A3">
            <w:pPr>
              <w:widowControl/>
              <w:tabs>
                <w:tab w:val="decimal" w:pos="0"/>
              </w:tabs>
              <w:ind w:firstLine="0" w:firstLineChars="0"/>
              <w:jc w:val="center"/>
              <w:rPr>
                <w:kern w:val="0"/>
                <w:sz w:val="18"/>
                <w:szCs w:val="18"/>
              </w:rPr>
            </w:pPr>
            <w:r>
              <w:rPr>
                <w:kern w:val="0"/>
                <w:sz w:val="18"/>
                <w:szCs w:val="18"/>
              </w:rPr>
              <w:t>274</w:t>
            </w:r>
          </w:p>
        </w:tc>
        <w:tc>
          <w:tcPr>
            <w:tcW w:w="1068" w:type="dxa"/>
            <w:tcBorders>
              <w:top w:val="nil"/>
              <w:left w:val="nil"/>
              <w:bottom w:val="single" w:color="auto" w:sz="4" w:space="0"/>
              <w:right w:val="single" w:color="auto" w:sz="4" w:space="0"/>
            </w:tcBorders>
            <w:vAlign w:val="center"/>
          </w:tcPr>
          <w:p w14:paraId="5E533A2B">
            <w:pPr>
              <w:widowControl/>
              <w:tabs>
                <w:tab w:val="decimal" w:pos="0"/>
              </w:tabs>
              <w:ind w:firstLine="0" w:firstLineChars="0"/>
              <w:jc w:val="center"/>
              <w:rPr>
                <w:kern w:val="0"/>
                <w:sz w:val="18"/>
                <w:szCs w:val="18"/>
              </w:rPr>
            </w:pPr>
            <w:r>
              <w:rPr>
                <w:kern w:val="0"/>
                <w:sz w:val="18"/>
                <w:szCs w:val="18"/>
              </w:rPr>
              <w:t>6.689453</w:t>
            </w:r>
          </w:p>
        </w:tc>
        <w:tc>
          <w:tcPr>
            <w:tcW w:w="426" w:type="dxa"/>
            <w:tcBorders>
              <w:top w:val="nil"/>
              <w:left w:val="nil"/>
              <w:bottom w:val="single" w:color="auto" w:sz="4" w:space="0"/>
              <w:right w:val="single" w:color="auto" w:sz="4" w:space="0"/>
            </w:tcBorders>
            <w:vAlign w:val="center"/>
          </w:tcPr>
          <w:p w14:paraId="53126CF8">
            <w:pPr>
              <w:widowControl/>
              <w:tabs>
                <w:tab w:val="decimal" w:pos="0"/>
              </w:tabs>
              <w:ind w:firstLine="0" w:firstLineChars="0"/>
              <w:jc w:val="center"/>
              <w:rPr>
                <w:kern w:val="0"/>
                <w:sz w:val="18"/>
                <w:szCs w:val="18"/>
              </w:rPr>
            </w:pPr>
            <w:r>
              <w:rPr>
                <w:kern w:val="0"/>
                <w:sz w:val="18"/>
                <w:szCs w:val="18"/>
              </w:rPr>
              <w:t>13</w:t>
            </w:r>
          </w:p>
        </w:tc>
        <w:tc>
          <w:tcPr>
            <w:tcW w:w="813" w:type="dxa"/>
            <w:tcBorders>
              <w:top w:val="nil"/>
              <w:left w:val="nil"/>
              <w:bottom w:val="single" w:color="auto" w:sz="4" w:space="0"/>
              <w:right w:val="single" w:color="auto" w:sz="4" w:space="0"/>
            </w:tcBorders>
            <w:vAlign w:val="center"/>
          </w:tcPr>
          <w:p w14:paraId="5BED7978">
            <w:pPr>
              <w:widowControl/>
              <w:tabs>
                <w:tab w:val="decimal" w:pos="0"/>
              </w:tabs>
              <w:ind w:firstLine="0" w:firstLineChars="0"/>
              <w:jc w:val="center"/>
              <w:rPr>
                <w:kern w:val="0"/>
                <w:sz w:val="18"/>
                <w:szCs w:val="18"/>
              </w:rPr>
            </w:pPr>
            <w:r>
              <w:rPr>
                <w:kern w:val="0"/>
                <w:sz w:val="18"/>
                <w:szCs w:val="18"/>
              </w:rPr>
              <w:t>402</w:t>
            </w:r>
          </w:p>
        </w:tc>
        <w:tc>
          <w:tcPr>
            <w:tcW w:w="1109" w:type="dxa"/>
            <w:tcBorders>
              <w:top w:val="nil"/>
              <w:left w:val="nil"/>
              <w:bottom w:val="single" w:color="auto" w:sz="4" w:space="0"/>
              <w:right w:val="single" w:color="auto" w:sz="4" w:space="0"/>
            </w:tcBorders>
            <w:vAlign w:val="center"/>
          </w:tcPr>
          <w:p w14:paraId="6C8BB31F">
            <w:pPr>
              <w:widowControl/>
              <w:tabs>
                <w:tab w:val="decimal" w:pos="0"/>
              </w:tabs>
              <w:ind w:firstLine="0" w:firstLineChars="0"/>
              <w:jc w:val="center"/>
              <w:rPr>
                <w:kern w:val="0"/>
                <w:sz w:val="18"/>
                <w:szCs w:val="18"/>
              </w:rPr>
            </w:pPr>
            <w:r>
              <w:rPr>
                <w:kern w:val="0"/>
                <w:sz w:val="18"/>
                <w:szCs w:val="18"/>
              </w:rPr>
              <w:t>9.814453</w:t>
            </w:r>
          </w:p>
        </w:tc>
        <w:tc>
          <w:tcPr>
            <w:tcW w:w="426" w:type="dxa"/>
            <w:tcBorders>
              <w:top w:val="nil"/>
              <w:left w:val="nil"/>
              <w:bottom w:val="single" w:color="auto" w:sz="4" w:space="0"/>
              <w:right w:val="single" w:color="auto" w:sz="4" w:space="0"/>
            </w:tcBorders>
            <w:vAlign w:val="center"/>
          </w:tcPr>
          <w:p w14:paraId="41762A12">
            <w:pPr>
              <w:widowControl/>
              <w:tabs>
                <w:tab w:val="decimal" w:pos="0"/>
              </w:tabs>
              <w:ind w:firstLine="0" w:firstLineChars="0"/>
              <w:jc w:val="center"/>
              <w:rPr>
                <w:kern w:val="0"/>
                <w:sz w:val="18"/>
                <w:szCs w:val="18"/>
              </w:rPr>
            </w:pPr>
            <w:r>
              <w:rPr>
                <w:kern w:val="0"/>
                <w:sz w:val="18"/>
                <w:szCs w:val="18"/>
              </w:rPr>
              <w:t>0</w:t>
            </w:r>
          </w:p>
        </w:tc>
      </w:tr>
      <w:tr w14:paraId="7342AEB0">
        <w:tblPrEx>
          <w:tblCellMar>
            <w:top w:w="0" w:type="dxa"/>
            <w:left w:w="108" w:type="dxa"/>
            <w:bottom w:w="0" w:type="dxa"/>
            <w:right w:w="108" w:type="dxa"/>
          </w:tblCellMar>
        </w:tblPrEx>
        <w:trPr>
          <w:trHeight w:val="270" w:hRule="atLeast"/>
          <w:jc w:val="center"/>
        </w:trPr>
        <w:tc>
          <w:tcPr>
            <w:tcW w:w="953" w:type="dxa"/>
            <w:tcBorders>
              <w:top w:val="nil"/>
              <w:left w:val="single" w:color="auto" w:sz="4" w:space="0"/>
              <w:bottom w:val="single" w:color="auto" w:sz="4" w:space="0"/>
              <w:right w:val="single" w:color="auto" w:sz="4" w:space="0"/>
            </w:tcBorders>
            <w:shd w:val="clear" w:color="auto" w:fill="auto"/>
            <w:vAlign w:val="center"/>
          </w:tcPr>
          <w:p w14:paraId="064146C2">
            <w:pPr>
              <w:widowControl/>
              <w:tabs>
                <w:tab w:val="decimal" w:pos="0"/>
              </w:tabs>
              <w:ind w:firstLine="0" w:firstLineChars="0"/>
              <w:jc w:val="center"/>
              <w:rPr>
                <w:kern w:val="0"/>
                <w:sz w:val="18"/>
                <w:szCs w:val="18"/>
              </w:rPr>
            </w:pPr>
            <w:r>
              <w:rPr>
                <w:kern w:val="0"/>
                <w:sz w:val="18"/>
                <w:szCs w:val="18"/>
              </w:rPr>
              <w:t>19</w:t>
            </w:r>
          </w:p>
        </w:tc>
        <w:tc>
          <w:tcPr>
            <w:tcW w:w="1068" w:type="dxa"/>
            <w:tcBorders>
              <w:top w:val="nil"/>
              <w:left w:val="nil"/>
              <w:bottom w:val="single" w:color="auto" w:sz="4" w:space="0"/>
              <w:right w:val="single" w:color="auto" w:sz="4" w:space="0"/>
            </w:tcBorders>
            <w:shd w:val="clear" w:color="auto" w:fill="auto"/>
            <w:vAlign w:val="center"/>
          </w:tcPr>
          <w:p w14:paraId="6BB18AA1">
            <w:pPr>
              <w:widowControl/>
              <w:tabs>
                <w:tab w:val="decimal" w:pos="0"/>
              </w:tabs>
              <w:ind w:firstLine="0" w:firstLineChars="0"/>
              <w:jc w:val="center"/>
              <w:rPr>
                <w:kern w:val="0"/>
                <w:sz w:val="18"/>
                <w:szCs w:val="18"/>
              </w:rPr>
            </w:pPr>
            <w:r>
              <w:rPr>
                <w:kern w:val="0"/>
                <w:sz w:val="18"/>
                <w:szCs w:val="18"/>
              </w:rPr>
              <w:t>0.463867</w:t>
            </w:r>
          </w:p>
        </w:tc>
        <w:tc>
          <w:tcPr>
            <w:tcW w:w="588" w:type="dxa"/>
            <w:tcBorders>
              <w:top w:val="nil"/>
              <w:left w:val="nil"/>
              <w:bottom w:val="single" w:color="auto" w:sz="4" w:space="0"/>
              <w:right w:val="single" w:color="auto" w:sz="4" w:space="0"/>
            </w:tcBorders>
            <w:shd w:val="clear" w:color="auto" w:fill="auto"/>
            <w:vAlign w:val="center"/>
          </w:tcPr>
          <w:p w14:paraId="67BF9565">
            <w:pPr>
              <w:widowControl/>
              <w:tabs>
                <w:tab w:val="decimal" w:pos="0"/>
              </w:tabs>
              <w:ind w:firstLine="0" w:firstLineChars="0"/>
              <w:jc w:val="center"/>
              <w:rPr>
                <w:kern w:val="0"/>
                <w:sz w:val="18"/>
                <w:szCs w:val="18"/>
              </w:rPr>
            </w:pPr>
            <w:r>
              <w:rPr>
                <w:kern w:val="0"/>
                <w:sz w:val="18"/>
                <w:szCs w:val="18"/>
              </w:rPr>
              <w:t>14</w:t>
            </w:r>
          </w:p>
        </w:tc>
        <w:tc>
          <w:tcPr>
            <w:tcW w:w="813" w:type="dxa"/>
            <w:tcBorders>
              <w:top w:val="nil"/>
              <w:left w:val="nil"/>
              <w:bottom w:val="single" w:color="auto" w:sz="4" w:space="0"/>
              <w:right w:val="single" w:color="auto" w:sz="4" w:space="0"/>
            </w:tcBorders>
            <w:vAlign w:val="center"/>
          </w:tcPr>
          <w:p w14:paraId="289EA779">
            <w:pPr>
              <w:widowControl/>
              <w:tabs>
                <w:tab w:val="decimal" w:pos="0"/>
              </w:tabs>
              <w:ind w:firstLine="0" w:firstLineChars="0"/>
              <w:jc w:val="center"/>
              <w:rPr>
                <w:kern w:val="0"/>
                <w:sz w:val="18"/>
                <w:szCs w:val="18"/>
              </w:rPr>
            </w:pPr>
            <w:r>
              <w:rPr>
                <w:kern w:val="0"/>
                <w:sz w:val="18"/>
                <w:szCs w:val="18"/>
              </w:rPr>
              <w:t>147</w:t>
            </w:r>
          </w:p>
        </w:tc>
        <w:tc>
          <w:tcPr>
            <w:tcW w:w="1068" w:type="dxa"/>
            <w:tcBorders>
              <w:top w:val="nil"/>
              <w:left w:val="nil"/>
              <w:bottom w:val="single" w:color="auto" w:sz="4" w:space="0"/>
              <w:right w:val="single" w:color="auto" w:sz="4" w:space="0"/>
            </w:tcBorders>
            <w:vAlign w:val="center"/>
          </w:tcPr>
          <w:p w14:paraId="0265F580">
            <w:pPr>
              <w:widowControl/>
              <w:tabs>
                <w:tab w:val="decimal" w:pos="0"/>
              </w:tabs>
              <w:ind w:firstLine="0" w:firstLineChars="0"/>
              <w:jc w:val="center"/>
              <w:rPr>
                <w:kern w:val="0"/>
                <w:sz w:val="18"/>
                <w:szCs w:val="18"/>
              </w:rPr>
            </w:pPr>
            <w:r>
              <w:rPr>
                <w:kern w:val="0"/>
                <w:sz w:val="18"/>
                <w:szCs w:val="18"/>
              </w:rPr>
              <w:t>3.588867</w:t>
            </w:r>
          </w:p>
        </w:tc>
        <w:tc>
          <w:tcPr>
            <w:tcW w:w="426" w:type="dxa"/>
            <w:tcBorders>
              <w:top w:val="nil"/>
              <w:left w:val="nil"/>
              <w:bottom w:val="single" w:color="auto" w:sz="4" w:space="0"/>
              <w:right w:val="single" w:color="auto" w:sz="4" w:space="0"/>
            </w:tcBorders>
            <w:vAlign w:val="center"/>
          </w:tcPr>
          <w:p w14:paraId="70B2C591">
            <w:pPr>
              <w:widowControl/>
              <w:tabs>
                <w:tab w:val="decimal" w:pos="0"/>
              </w:tabs>
              <w:ind w:firstLine="0" w:firstLineChars="0"/>
              <w:jc w:val="center"/>
              <w:rPr>
                <w:kern w:val="0"/>
                <w:sz w:val="18"/>
                <w:szCs w:val="18"/>
              </w:rPr>
            </w:pPr>
            <w:r>
              <w:rPr>
                <w:kern w:val="0"/>
                <w:sz w:val="18"/>
                <w:szCs w:val="18"/>
              </w:rPr>
              <w:t>4</w:t>
            </w:r>
          </w:p>
        </w:tc>
        <w:tc>
          <w:tcPr>
            <w:tcW w:w="813" w:type="dxa"/>
            <w:tcBorders>
              <w:top w:val="nil"/>
              <w:left w:val="nil"/>
              <w:bottom w:val="single" w:color="auto" w:sz="4" w:space="0"/>
              <w:right w:val="single" w:color="auto" w:sz="4" w:space="0"/>
            </w:tcBorders>
            <w:vAlign w:val="center"/>
          </w:tcPr>
          <w:p w14:paraId="6CD799AF">
            <w:pPr>
              <w:widowControl/>
              <w:tabs>
                <w:tab w:val="decimal" w:pos="0"/>
              </w:tabs>
              <w:ind w:firstLine="0" w:firstLineChars="0"/>
              <w:jc w:val="center"/>
              <w:rPr>
                <w:kern w:val="0"/>
                <w:sz w:val="18"/>
                <w:szCs w:val="18"/>
              </w:rPr>
            </w:pPr>
            <w:r>
              <w:rPr>
                <w:kern w:val="0"/>
                <w:sz w:val="18"/>
                <w:szCs w:val="18"/>
              </w:rPr>
              <w:t>275</w:t>
            </w:r>
          </w:p>
        </w:tc>
        <w:tc>
          <w:tcPr>
            <w:tcW w:w="1068" w:type="dxa"/>
            <w:tcBorders>
              <w:top w:val="nil"/>
              <w:left w:val="nil"/>
              <w:bottom w:val="single" w:color="auto" w:sz="4" w:space="0"/>
              <w:right w:val="single" w:color="auto" w:sz="4" w:space="0"/>
            </w:tcBorders>
            <w:vAlign w:val="center"/>
          </w:tcPr>
          <w:p w14:paraId="2C1DCE50">
            <w:pPr>
              <w:widowControl/>
              <w:tabs>
                <w:tab w:val="decimal" w:pos="0"/>
              </w:tabs>
              <w:ind w:firstLine="0" w:firstLineChars="0"/>
              <w:jc w:val="center"/>
              <w:rPr>
                <w:kern w:val="0"/>
                <w:sz w:val="18"/>
                <w:szCs w:val="18"/>
              </w:rPr>
            </w:pPr>
            <w:r>
              <w:rPr>
                <w:kern w:val="0"/>
                <w:sz w:val="18"/>
                <w:szCs w:val="18"/>
              </w:rPr>
              <w:t>6.713867</w:t>
            </w:r>
          </w:p>
        </w:tc>
        <w:tc>
          <w:tcPr>
            <w:tcW w:w="426" w:type="dxa"/>
            <w:tcBorders>
              <w:top w:val="nil"/>
              <w:left w:val="nil"/>
              <w:bottom w:val="single" w:color="auto" w:sz="4" w:space="0"/>
              <w:right w:val="single" w:color="auto" w:sz="4" w:space="0"/>
            </w:tcBorders>
            <w:vAlign w:val="center"/>
          </w:tcPr>
          <w:p w14:paraId="28E41596">
            <w:pPr>
              <w:widowControl/>
              <w:tabs>
                <w:tab w:val="decimal" w:pos="0"/>
              </w:tabs>
              <w:ind w:firstLine="0" w:firstLineChars="0"/>
              <w:jc w:val="center"/>
              <w:rPr>
                <w:kern w:val="0"/>
                <w:sz w:val="18"/>
                <w:szCs w:val="18"/>
              </w:rPr>
            </w:pPr>
            <w:r>
              <w:rPr>
                <w:kern w:val="0"/>
                <w:sz w:val="18"/>
                <w:szCs w:val="18"/>
              </w:rPr>
              <w:t>12</w:t>
            </w:r>
          </w:p>
        </w:tc>
        <w:tc>
          <w:tcPr>
            <w:tcW w:w="813" w:type="dxa"/>
            <w:tcBorders>
              <w:top w:val="nil"/>
              <w:left w:val="nil"/>
              <w:bottom w:val="single" w:color="auto" w:sz="4" w:space="0"/>
              <w:right w:val="single" w:color="auto" w:sz="4" w:space="0"/>
            </w:tcBorders>
            <w:vAlign w:val="center"/>
          </w:tcPr>
          <w:p w14:paraId="47129374">
            <w:pPr>
              <w:widowControl/>
              <w:tabs>
                <w:tab w:val="decimal" w:pos="0"/>
              </w:tabs>
              <w:ind w:firstLine="0" w:firstLineChars="0"/>
              <w:jc w:val="center"/>
              <w:rPr>
                <w:kern w:val="0"/>
                <w:sz w:val="18"/>
                <w:szCs w:val="18"/>
              </w:rPr>
            </w:pPr>
            <w:r>
              <w:rPr>
                <w:kern w:val="0"/>
                <w:sz w:val="18"/>
                <w:szCs w:val="18"/>
              </w:rPr>
              <w:t>403</w:t>
            </w:r>
          </w:p>
        </w:tc>
        <w:tc>
          <w:tcPr>
            <w:tcW w:w="1109" w:type="dxa"/>
            <w:tcBorders>
              <w:top w:val="nil"/>
              <w:left w:val="nil"/>
              <w:bottom w:val="single" w:color="auto" w:sz="4" w:space="0"/>
              <w:right w:val="single" w:color="auto" w:sz="4" w:space="0"/>
            </w:tcBorders>
            <w:vAlign w:val="center"/>
          </w:tcPr>
          <w:p w14:paraId="09035E1D">
            <w:pPr>
              <w:widowControl/>
              <w:tabs>
                <w:tab w:val="decimal" w:pos="0"/>
              </w:tabs>
              <w:ind w:firstLine="0" w:firstLineChars="0"/>
              <w:jc w:val="center"/>
              <w:rPr>
                <w:kern w:val="0"/>
                <w:sz w:val="18"/>
                <w:szCs w:val="18"/>
              </w:rPr>
            </w:pPr>
            <w:r>
              <w:rPr>
                <w:kern w:val="0"/>
                <w:sz w:val="18"/>
                <w:szCs w:val="18"/>
              </w:rPr>
              <w:t>9.838867</w:t>
            </w:r>
          </w:p>
        </w:tc>
        <w:tc>
          <w:tcPr>
            <w:tcW w:w="426" w:type="dxa"/>
            <w:tcBorders>
              <w:top w:val="nil"/>
              <w:left w:val="nil"/>
              <w:bottom w:val="single" w:color="auto" w:sz="4" w:space="0"/>
              <w:right w:val="single" w:color="auto" w:sz="4" w:space="0"/>
            </w:tcBorders>
            <w:vAlign w:val="center"/>
          </w:tcPr>
          <w:p w14:paraId="00E2A8F1">
            <w:pPr>
              <w:widowControl/>
              <w:tabs>
                <w:tab w:val="decimal" w:pos="0"/>
              </w:tabs>
              <w:ind w:firstLine="0" w:firstLineChars="0"/>
              <w:jc w:val="center"/>
              <w:rPr>
                <w:kern w:val="0"/>
                <w:sz w:val="18"/>
                <w:szCs w:val="18"/>
              </w:rPr>
            </w:pPr>
            <w:r>
              <w:rPr>
                <w:kern w:val="0"/>
                <w:sz w:val="18"/>
                <w:szCs w:val="18"/>
              </w:rPr>
              <w:t>0</w:t>
            </w:r>
          </w:p>
        </w:tc>
      </w:tr>
      <w:tr w14:paraId="4E918FC8">
        <w:tblPrEx>
          <w:tblCellMar>
            <w:top w:w="0" w:type="dxa"/>
            <w:left w:w="108" w:type="dxa"/>
            <w:bottom w:w="0" w:type="dxa"/>
            <w:right w:w="108" w:type="dxa"/>
          </w:tblCellMar>
        </w:tblPrEx>
        <w:trPr>
          <w:trHeight w:val="270" w:hRule="atLeast"/>
          <w:jc w:val="center"/>
        </w:trPr>
        <w:tc>
          <w:tcPr>
            <w:tcW w:w="953" w:type="dxa"/>
            <w:tcBorders>
              <w:top w:val="nil"/>
              <w:left w:val="single" w:color="auto" w:sz="4" w:space="0"/>
              <w:bottom w:val="single" w:color="auto" w:sz="4" w:space="0"/>
              <w:right w:val="single" w:color="auto" w:sz="4" w:space="0"/>
            </w:tcBorders>
            <w:shd w:val="clear" w:color="auto" w:fill="auto"/>
            <w:vAlign w:val="center"/>
          </w:tcPr>
          <w:p w14:paraId="224B02EB">
            <w:pPr>
              <w:widowControl/>
              <w:tabs>
                <w:tab w:val="decimal" w:pos="0"/>
              </w:tabs>
              <w:ind w:firstLine="0" w:firstLineChars="0"/>
              <w:jc w:val="center"/>
              <w:rPr>
                <w:kern w:val="0"/>
                <w:sz w:val="18"/>
                <w:szCs w:val="18"/>
              </w:rPr>
            </w:pPr>
            <w:r>
              <w:rPr>
                <w:kern w:val="0"/>
                <w:sz w:val="18"/>
                <w:szCs w:val="18"/>
              </w:rPr>
              <w:t>20</w:t>
            </w:r>
          </w:p>
        </w:tc>
        <w:tc>
          <w:tcPr>
            <w:tcW w:w="1068" w:type="dxa"/>
            <w:tcBorders>
              <w:top w:val="nil"/>
              <w:left w:val="nil"/>
              <w:bottom w:val="single" w:color="auto" w:sz="4" w:space="0"/>
              <w:right w:val="single" w:color="auto" w:sz="4" w:space="0"/>
            </w:tcBorders>
            <w:shd w:val="clear" w:color="auto" w:fill="auto"/>
            <w:vAlign w:val="center"/>
          </w:tcPr>
          <w:p w14:paraId="42DB19E5">
            <w:pPr>
              <w:widowControl/>
              <w:tabs>
                <w:tab w:val="decimal" w:pos="0"/>
              </w:tabs>
              <w:ind w:firstLine="0" w:firstLineChars="0"/>
              <w:jc w:val="center"/>
              <w:rPr>
                <w:kern w:val="0"/>
                <w:sz w:val="18"/>
                <w:szCs w:val="18"/>
              </w:rPr>
            </w:pPr>
            <w:r>
              <w:rPr>
                <w:kern w:val="0"/>
                <w:sz w:val="18"/>
                <w:szCs w:val="18"/>
              </w:rPr>
              <w:t>0.488281</w:t>
            </w:r>
          </w:p>
        </w:tc>
        <w:tc>
          <w:tcPr>
            <w:tcW w:w="588" w:type="dxa"/>
            <w:tcBorders>
              <w:top w:val="nil"/>
              <w:left w:val="nil"/>
              <w:bottom w:val="single" w:color="auto" w:sz="4" w:space="0"/>
              <w:right w:val="single" w:color="auto" w:sz="4" w:space="0"/>
            </w:tcBorders>
            <w:shd w:val="clear" w:color="auto" w:fill="auto"/>
            <w:vAlign w:val="center"/>
          </w:tcPr>
          <w:p w14:paraId="21401CDF">
            <w:pPr>
              <w:widowControl/>
              <w:tabs>
                <w:tab w:val="decimal" w:pos="0"/>
              </w:tabs>
              <w:ind w:firstLine="0" w:firstLineChars="0"/>
              <w:jc w:val="center"/>
              <w:rPr>
                <w:kern w:val="0"/>
                <w:sz w:val="18"/>
                <w:szCs w:val="18"/>
              </w:rPr>
            </w:pPr>
            <w:r>
              <w:rPr>
                <w:kern w:val="0"/>
                <w:sz w:val="18"/>
                <w:szCs w:val="18"/>
              </w:rPr>
              <w:t>13</w:t>
            </w:r>
          </w:p>
        </w:tc>
        <w:tc>
          <w:tcPr>
            <w:tcW w:w="813" w:type="dxa"/>
            <w:tcBorders>
              <w:top w:val="nil"/>
              <w:left w:val="nil"/>
              <w:bottom w:val="single" w:color="auto" w:sz="4" w:space="0"/>
              <w:right w:val="single" w:color="auto" w:sz="4" w:space="0"/>
            </w:tcBorders>
            <w:vAlign w:val="center"/>
          </w:tcPr>
          <w:p w14:paraId="7967F97F">
            <w:pPr>
              <w:widowControl/>
              <w:tabs>
                <w:tab w:val="decimal" w:pos="0"/>
              </w:tabs>
              <w:ind w:firstLine="0" w:firstLineChars="0"/>
              <w:jc w:val="center"/>
              <w:rPr>
                <w:kern w:val="0"/>
                <w:sz w:val="18"/>
                <w:szCs w:val="18"/>
              </w:rPr>
            </w:pPr>
            <w:r>
              <w:rPr>
                <w:kern w:val="0"/>
                <w:sz w:val="18"/>
                <w:szCs w:val="18"/>
              </w:rPr>
              <w:t>148</w:t>
            </w:r>
          </w:p>
        </w:tc>
        <w:tc>
          <w:tcPr>
            <w:tcW w:w="1068" w:type="dxa"/>
            <w:tcBorders>
              <w:top w:val="nil"/>
              <w:left w:val="nil"/>
              <w:bottom w:val="single" w:color="auto" w:sz="4" w:space="0"/>
              <w:right w:val="single" w:color="auto" w:sz="4" w:space="0"/>
            </w:tcBorders>
            <w:vAlign w:val="center"/>
          </w:tcPr>
          <w:p w14:paraId="2ABFCD4C">
            <w:pPr>
              <w:widowControl/>
              <w:tabs>
                <w:tab w:val="decimal" w:pos="0"/>
              </w:tabs>
              <w:ind w:firstLine="0" w:firstLineChars="0"/>
              <w:jc w:val="center"/>
              <w:rPr>
                <w:kern w:val="0"/>
                <w:sz w:val="18"/>
                <w:szCs w:val="18"/>
              </w:rPr>
            </w:pPr>
            <w:r>
              <w:rPr>
                <w:kern w:val="0"/>
                <w:sz w:val="18"/>
                <w:szCs w:val="18"/>
              </w:rPr>
              <w:t>3.613281</w:t>
            </w:r>
          </w:p>
        </w:tc>
        <w:tc>
          <w:tcPr>
            <w:tcW w:w="426" w:type="dxa"/>
            <w:tcBorders>
              <w:top w:val="nil"/>
              <w:left w:val="nil"/>
              <w:bottom w:val="single" w:color="auto" w:sz="4" w:space="0"/>
              <w:right w:val="single" w:color="auto" w:sz="4" w:space="0"/>
            </w:tcBorders>
            <w:vAlign w:val="center"/>
          </w:tcPr>
          <w:p w14:paraId="67C368AB">
            <w:pPr>
              <w:widowControl/>
              <w:tabs>
                <w:tab w:val="decimal" w:pos="0"/>
              </w:tabs>
              <w:ind w:firstLine="0" w:firstLineChars="0"/>
              <w:jc w:val="center"/>
              <w:rPr>
                <w:kern w:val="0"/>
                <w:sz w:val="18"/>
                <w:szCs w:val="18"/>
              </w:rPr>
            </w:pPr>
            <w:r>
              <w:rPr>
                <w:kern w:val="0"/>
                <w:sz w:val="18"/>
                <w:szCs w:val="18"/>
              </w:rPr>
              <w:t>9</w:t>
            </w:r>
          </w:p>
        </w:tc>
        <w:tc>
          <w:tcPr>
            <w:tcW w:w="813" w:type="dxa"/>
            <w:tcBorders>
              <w:top w:val="nil"/>
              <w:left w:val="nil"/>
              <w:bottom w:val="single" w:color="auto" w:sz="4" w:space="0"/>
              <w:right w:val="single" w:color="auto" w:sz="4" w:space="0"/>
            </w:tcBorders>
            <w:vAlign w:val="center"/>
          </w:tcPr>
          <w:p w14:paraId="70E96F8D">
            <w:pPr>
              <w:widowControl/>
              <w:tabs>
                <w:tab w:val="decimal" w:pos="0"/>
              </w:tabs>
              <w:ind w:firstLine="0" w:firstLineChars="0"/>
              <w:jc w:val="center"/>
              <w:rPr>
                <w:kern w:val="0"/>
                <w:sz w:val="18"/>
                <w:szCs w:val="18"/>
              </w:rPr>
            </w:pPr>
            <w:r>
              <w:rPr>
                <w:kern w:val="0"/>
                <w:sz w:val="18"/>
                <w:szCs w:val="18"/>
              </w:rPr>
              <w:t>276</w:t>
            </w:r>
          </w:p>
        </w:tc>
        <w:tc>
          <w:tcPr>
            <w:tcW w:w="1068" w:type="dxa"/>
            <w:tcBorders>
              <w:top w:val="nil"/>
              <w:left w:val="nil"/>
              <w:bottom w:val="single" w:color="auto" w:sz="4" w:space="0"/>
              <w:right w:val="single" w:color="auto" w:sz="4" w:space="0"/>
            </w:tcBorders>
            <w:vAlign w:val="center"/>
          </w:tcPr>
          <w:p w14:paraId="64CD88F0">
            <w:pPr>
              <w:widowControl/>
              <w:tabs>
                <w:tab w:val="decimal" w:pos="0"/>
              </w:tabs>
              <w:ind w:firstLine="0" w:firstLineChars="0"/>
              <w:jc w:val="center"/>
              <w:rPr>
                <w:kern w:val="0"/>
                <w:sz w:val="18"/>
                <w:szCs w:val="18"/>
              </w:rPr>
            </w:pPr>
            <w:r>
              <w:rPr>
                <w:kern w:val="0"/>
                <w:sz w:val="18"/>
                <w:szCs w:val="18"/>
              </w:rPr>
              <w:t>6.738281</w:t>
            </w:r>
          </w:p>
        </w:tc>
        <w:tc>
          <w:tcPr>
            <w:tcW w:w="426" w:type="dxa"/>
            <w:tcBorders>
              <w:top w:val="nil"/>
              <w:left w:val="nil"/>
              <w:bottom w:val="single" w:color="auto" w:sz="4" w:space="0"/>
              <w:right w:val="single" w:color="auto" w:sz="4" w:space="0"/>
            </w:tcBorders>
            <w:vAlign w:val="center"/>
          </w:tcPr>
          <w:p w14:paraId="789011E0">
            <w:pPr>
              <w:widowControl/>
              <w:tabs>
                <w:tab w:val="decimal" w:pos="0"/>
              </w:tabs>
              <w:ind w:firstLine="0" w:firstLineChars="0"/>
              <w:jc w:val="center"/>
              <w:rPr>
                <w:kern w:val="0"/>
                <w:sz w:val="18"/>
                <w:szCs w:val="18"/>
              </w:rPr>
            </w:pPr>
            <w:r>
              <w:rPr>
                <w:kern w:val="0"/>
                <w:sz w:val="18"/>
                <w:szCs w:val="18"/>
              </w:rPr>
              <w:t>11</w:t>
            </w:r>
          </w:p>
        </w:tc>
        <w:tc>
          <w:tcPr>
            <w:tcW w:w="813" w:type="dxa"/>
            <w:tcBorders>
              <w:top w:val="nil"/>
              <w:left w:val="nil"/>
              <w:bottom w:val="single" w:color="auto" w:sz="4" w:space="0"/>
              <w:right w:val="single" w:color="auto" w:sz="4" w:space="0"/>
            </w:tcBorders>
            <w:vAlign w:val="center"/>
          </w:tcPr>
          <w:p w14:paraId="724976FA">
            <w:pPr>
              <w:widowControl/>
              <w:tabs>
                <w:tab w:val="decimal" w:pos="0"/>
              </w:tabs>
              <w:ind w:firstLine="0" w:firstLineChars="0"/>
              <w:jc w:val="center"/>
              <w:rPr>
                <w:kern w:val="0"/>
                <w:sz w:val="18"/>
                <w:szCs w:val="18"/>
              </w:rPr>
            </w:pPr>
            <w:r>
              <w:rPr>
                <w:kern w:val="0"/>
                <w:sz w:val="18"/>
                <w:szCs w:val="18"/>
              </w:rPr>
              <w:t>404</w:t>
            </w:r>
          </w:p>
        </w:tc>
        <w:tc>
          <w:tcPr>
            <w:tcW w:w="1109" w:type="dxa"/>
            <w:tcBorders>
              <w:top w:val="nil"/>
              <w:left w:val="nil"/>
              <w:bottom w:val="single" w:color="auto" w:sz="4" w:space="0"/>
              <w:right w:val="single" w:color="auto" w:sz="4" w:space="0"/>
            </w:tcBorders>
            <w:vAlign w:val="center"/>
          </w:tcPr>
          <w:p w14:paraId="6355F3FB">
            <w:pPr>
              <w:widowControl/>
              <w:tabs>
                <w:tab w:val="decimal" w:pos="0"/>
              </w:tabs>
              <w:ind w:firstLine="0" w:firstLineChars="0"/>
              <w:jc w:val="center"/>
              <w:rPr>
                <w:kern w:val="0"/>
                <w:sz w:val="18"/>
                <w:szCs w:val="18"/>
              </w:rPr>
            </w:pPr>
            <w:r>
              <w:rPr>
                <w:kern w:val="0"/>
                <w:sz w:val="18"/>
                <w:szCs w:val="18"/>
              </w:rPr>
              <w:t>9.863281</w:t>
            </w:r>
          </w:p>
        </w:tc>
        <w:tc>
          <w:tcPr>
            <w:tcW w:w="426" w:type="dxa"/>
            <w:tcBorders>
              <w:top w:val="nil"/>
              <w:left w:val="nil"/>
              <w:bottom w:val="single" w:color="auto" w:sz="4" w:space="0"/>
              <w:right w:val="single" w:color="auto" w:sz="4" w:space="0"/>
            </w:tcBorders>
            <w:vAlign w:val="center"/>
          </w:tcPr>
          <w:p w14:paraId="702C4891">
            <w:pPr>
              <w:widowControl/>
              <w:tabs>
                <w:tab w:val="decimal" w:pos="0"/>
              </w:tabs>
              <w:ind w:firstLine="0" w:firstLineChars="0"/>
              <w:jc w:val="center"/>
              <w:rPr>
                <w:kern w:val="0"/>
                <w:sz w:val="18"/>
                <w:szCs w:val="18"/>
              </w:rPr>
            </w:pPr>
            <w:r>
              <w:rPr>
                <w:kern w:val="0"/>
                <w:sz w:val="18"/>
                <w:szCs w:val="18"/>
              </w:rPr>
              <w:t>0</w:t>
            </w:r>
          </w:p>
        </w:tc>
      </w:tr>
      <w:tr w14:paraId="42D9F5A8">
        <w:tblPrEx>
          <w:tblCellMar>
            <w:top w:w="0" w:type="dxa"/>
            <w:left w:w="108" w:type="dxa"/>
            <w:bottom w:w="0" w:type="dxa"/>
            <w:right w:w="108" w:type="dxa"/>
          </w:tblCellMar>
        </w:tblPrEx>
        <w:trPr>
          <w:trHeight w:val="270" w:hRule="atLeast"/>
          <w:jc w:val="center"/>
        </w:trPr>
        <w:tc>
          <w:tcPr>
            <w:tcW w:w="953" w:type="dxa"/>
            <w:tcBorders>
              <w:top w:val="nil"/>
              <w:left w:val="single" w:color="auto" w:sz="4" w:space="0"/>
              <w:bottom w:val="single" w:color="auto" w:sz="4" w:space="0"/>
              <w:right w:val="single" w:color="auto" w:sz="4" w:space="0"/>
            </w:tcBorders>
            <w:shd w:val="clear" w:color="auto" w:fill="auto"/>
            <w:vAlign w:val="center"/>
          </w:tcPr>
          <w:p w14:paraId="026E2F41">
            <w:pPr>
              <w:widowControl/>
              <w:tabs>
                <w:tab w:val="decimal" w:pos="0"/>
              </w:tabs>
              <w:ind w:firstLine="0" w:firstLineChars="0"/>
              <w:jc w:val="center"/>
              <w:rPr>
                <w:kern w:val="0"/>
                <w:sz w:val="18"/>
                <w:szCs w:val="18"/>
              </w:rPr>
            </w:pPr>
            <w:r>
              <w:rPr>
                <w:kern w:val="0"/>
                <w:sz w:val="18"/>
                <w:szCs w:val="18"/>
              </w:rPr>
              <w:t>21</w:t>
            </w:r>
          </w:p>
        </w:tc>
        <w:tc>
          <w:tcPr>
            <w:tcW w:w="1068" w:type="dxa"/>
            <w:tcBorders>
              <w:top w:val="nil"/>
              <w:left w:val="nil"/>
              <w:bottom w:val="single" w:color="auto" w:sz="4" w:space="0"/>
              <w:right w:val="single" w:color="auto" w:sz="4" w:space="0"/>
            </w:tcBorders>
            <w:shd w:val="clear" w:color="auto" w:fill="auto"/>
            <w:vAlign w:val="center"/>
          </w:tcPr>
          <w:p w14:paraId="7A8A7A03">
            <w:pPr>
              <w:widowControl/>
              <w:tabs>
                <w:tab w:val="decimal" w:pos="0"/>
              </w:tabs>
              <w:ind w:firstLine="0" w:firstLineChars="0"/>
              <w:jc w:val="center"/>
              <w:rPr>
                <w:kern w:val="0"/>
                <w:sz w:val="18"/>
                <w:szCs w:val="18"/>
              </w:rPr>
            </w:pPr>
            <w:r>
              <w:rPr>
                <w:kern w:val="0"/>
                <w:sz w:val="18"/>
                <w:szCs w:val="18"/>
              </w:rPr>
              <w:t>0.512695</w:t>
            </w:r>
          </w:p>
        </w:tc>
        <w:tc>
          <w:tcPr>
            <w:tcW w:w="588" w:type="dxa"/>
            <w:tcBorders>
              <w:top w:val="nil"/>
              <w:left w:val="nil"/>
              <w:bottom w:val="single" w:color="auto" w:sz="4" w:space="0"/>
              <w:right w:val="single" w:color="auto" w:sz="4" w:space="0"/>
            </w:tcBorders>
            <w:shd w:val="clear" w:color="auto" w:fill="auto"/>
            <w:vAlign w:val="center"/>
          </w:tcPr>
          <w:p w14:paraId="15030ABA">
            <w:pPr>
              <w:widowControl/>
              <w:tabs>
                <w:tab w:val="decimal" w:pos="0"/>
              </w:tabs>
              <w:ind w:firstLine="0" w:firstLineChars="0"/>
              <w:jc w:val="center"/>
              <w:rPr>
                <w:kern w:val="0"/>
                <w:sz w:val="18"/>
                <w:szCs w:val="18"/>
              </w:rPr>
            </w:pPr>
            <w:r>
              <w:rPr>
                <w:kern w:val="0"/>
                <w:sz w:val="18"/>
                <w:szCs w:val="18"/>
              </w:rPr>
              <w:t>10</w:t>
            </w:r>
          </w:p>
        </w:tc>
        <w:tc>
          <w:tcPr>
            <w:tcW w:w="813" w:type="dxa"/>
            <w:tcBorders>
              <w:top w:val="nil"/>
              <w:left w:val="nil"/>
              <w:bottom w:val="single" w:color="auto" w:sz="4" w:space="0"/>
              <w:right w:val="single" w:color="auto" w:sz="4" w:space="0"/>
            </w:tcBorders>
            <w:vAlign w:val="center"/>
          </w:tcPr>
          <w:p w14:paraId="558501D7">
            <w:pPr>
              <w:widowControl/>
              <w:tabs>
                <w:tab w:val="decimal" w:pos="0"/>
              </w:tabs>
              <w:ind w:firstLine="0" w:firstLineChars="0"/>
              <w:jc w:val="center"/>
              <w:rPr>
                <w:kern w:val="0"/>
                <w:sz w:val="18"/>
                <w:szCs w:val="18"/>
              </w:rPr>
            </w:pPr>
            <w:r>
              <w:rPr>
                <w:kern w:val="0"/>
                <w:sz w:val="18"/>
                <w:szCs w:val="18"/>
              </w:rPr>
              <w:t>149</w:t>
            </w:r>
          </w:p>
        </w:tc>
        <w:tc>
          <w:tcPr>
            <w:tcW w:w="1068" w:type="dxa"/>
            <w:tcBorders>
              <w:top w:val="nil"/>
              <w:left w:val="nil"/>
              <w:bottom w:val="single" w:color="auto" w:sz="4" w:space="0"/>
              <w:right w:val="single" w:color="auto" w:sz="4" w:space="0"/>
            </w:tcBorders>
            <w:vAlign w:val="center"/>
          </w:tcPr>
          <w:p w14:paraId="6740840A">
            <w:pPr>
              <w:widowControl/>
              <w:tabs>
                <w:tab w:val="decimal" w:pos="0"/>
              </w:tabs>
              <w:ind w:firstLine="0" w:firstLineChars="0"/>
              <w:jc w:val="center"/>
              <w:rPr>
                <w:kern w:val="0"/>
                <w:sz w:val="18"/>
                <w:szCs w:val="18"/>
              </w:rPr>
            </w:pPr>
            <w:r>
              <w:rPr>
                <w:kern w:val="0"/>
                <w:sz w:val="18"/>
                <w:szCs w:val="18"/>
              </w:rPr>
              <w:t>3.637695</w:t>
            </w:r>
          </w:p>
        </w:tc>
        <w:tc>
          <w:tcPr>
            <w:tcW w:w="426" w:type="dxa"/>
            <w:tcBorders>
              <w:top w:val="nil"/>
              <w:left w:val="nil"/>
              <w:bottom w:val="single" w:color="auto" w:sz="4" w:space="0"/>
              <w:right w:val="single" w:color="auto" w:sz="4" w:space="0"/>
            </w:tcBorders>
            <w:vAlign w:val="center"/>
          </w:tcPr>
          <w:p w14:paraId="08B0891E">
            <w:pPr>
              <w:widowControl/>
              <w:tabs>
                <w:tab w:val="decimal" w:pos="0"/>
              </w:tabs>
              <w:ind w:firstLine="0" w:firstLineChars="0"/>
              <w:jc w:val="center"/>
              <w:rPr>
                <w:kern w:val="0"/>
                <w:sz w:val="18"/>
                <w:szCs w:val="18"/>
              </w:rPr>
            </w:pPr>
            <w:r>
              <w:rPr>
                <w:kern w:val="0"/>
                <w:sz w:val="18"/>
                <w:szCs w:val="18"/>
              </w:rPr>
              <w:t>5</w:t>
            </w:r>
          </w:p>
        </w:tc>
        <w:tc>
          <w:tcPr>
            <w:tcW w:w="813" w:type="dxa"/>
            <w:tcBorders>
              <w:top w:val="nil"/>
              <w:left w:val="nil"/>
              <w:bottom w:val="single" w:color="auto" w:sz="4" w:space="0"/>
              <w:right w:val="single" w:color="auto" w:sz="4" w:space="0"/>
            </w:tcBorders>
            <w:vAlign w:val="center"/>
          </w:tcPr>
          <w:p w14:paraId="3976092E">
            <w:pPr>
              <w:widowControl/>
              <w:tabs>
                <w:tab w:val="decimal" w:pos="0"/>
              </w:tabs>
              <w:ind w:firstLine="0" w:firstLineChars="0"/>
              <w:jc w:val="center"/>
              <w:rPr>
                <w:kern w:val="0"/>
                <w:sz w:val="18"/>
                <w:szCs w:val="18"/>
              </w:rPr>
            </w:pPr>
            <w:r>
              <w:rPr>
                <w:kern w:val="0"/>
                <w:sz w:val="18"/>
                <w:szCs w:val="18"/>
              </w:rPr>
              <w:t>277</w:t>
            </w:r>
          </w:p>
        </w:tc>
        <w:tc>
          <w:tcPr>
            <w:tcW w:w="1068" w:type="dxa"/>
            <w:tcBorders>
              <w:top w:val="nil"/>
              <w:left w:val="nil"/>
              <w:bottom w:val="single" w:color="auto" w:sz="4" w:space="0"/>
              <w:right w:val="single" w:color="auto" w:sz="4" w:space="0"/>
            </w:tcBorders>
            <w:vAlign w:val="center"/>
          </w:tcPr>
          <w:p w14:paraId="20A7A3A5">
            <w:pPr>
              <w:widowControl/>
              <w:tabs>
                <w:tab w:val="decimal" w:pos="0"/>
              </w:tabs>
              <w:ind w:firstLine="0" w:firstLineChars="0"/>
              <w:jc w:val="center"/>
              <w:rPr>
                <w:kern w:val="0"/>
                <w:sz w:val="18"/>
                <w:szCs w:val="18"/>
              </w:rPr>
            </w:pPr>
            <w:r>
              <w:rPr>
                <w:kern w:val="0"/>
                <w:sz w:val="18"/>
                <w:szCs w:val="18"/>
              </w:rPr>
              <w:t>6.762695</w:t>
            </w:r>
          </w:p>
        </w:tc>
        <w:tc>
          <w:tcPr>
            <w:tcW w:w="426" w:type="dxa"/>
            <w:tcBorders>
              <w:top w:val="nil"/>
              <w:left w:val="nil"/>
              <w:bottom w:val="single" w:color="auto" w:sz="4" w:space="0"/>
              <w:right w:val="single" w:color="auto" w:sz="4" w:space="0"/>
            </w:tcBorders>
            <w:vAlign w:val="center"/>
          </w:tcPr>
          <w:p w14:paraId="21F7C05D">
            <w:pPr>
              <w:widowControl/>
              <w:tabs>
                <w:tab w:val="decimal" w:pos="0"/>
              </w:tabs>
              <w:ind w:firstLine="0" w:firstLineChars="0"/>
              <w:jc w:val="center"/>
              <w:rPr>
                <w:kern w:val="0"/>
                <w:sz w:val="18"/>
                <w:szCs w:val="18"/>
              </w:rPr>
            </w:pPr>
            <w:r>
              <w:rPr>
                <w:kern w:val="0"/>
                <w:sz w:val="18"/>
                <w:szCs w:val="18"/>
              </w:rPr>
              <w:t>9</w:t>
            </w:r>
          </w:p>
        </w:tc>
        <w:tc>
          <w:tcPr>
            <w:tcW w:w="813" w:type="dxa"/>
            <w:tcBorders>
              <w:top w:val="nil"/>
              <w:left w:val="nil"/>
              <w:bottom w:val="single" w:color="auto" w:sz="4" w:space="0"/>
              <w:right w:val="single" w:color="auto" w:sz="4" w:space="0"/>
            </w:tcBorders>
            <w:vAlign w:val="center"/>
          </w:tcPr>
          <w:p w14:paraId="4521E877">
            <w:pPr>
              <w:widowControl/>
              <w:tabs>
                <w:tab w:val="decimal" w:pos="0"/>
              </w:tabs>
              <w:ind w:firstLine="0" w:firstLineChars="0"/>
              <w:jc w:val="center"/>
              <w:rPr>
                <w:kern w:val="0"/>
                <w:sz w:val="18"/>
                <w:szCs w:val="18"/>
              </w:rPr>
            </w:pPr>
            <w:r>
              <w:rPr>
                <w:kern w:val="0"/>
                <w:sz w:val="18"/>
                <w:szCs w:val="18"/>
              </w:rPr>
              <w:t>405</w:t>
            </w:r>
          </w:p>
        </w:tc>
        <w:tc>
          <w:tcPr>
            <w:tcW w:w="1109" w:type="dxa"/>
            <w:tcBorders>
              <w:top w:val="nil"/>
              <w:left w:val="nil"/>
              <w:bottom w:val="single" w:color="auto" w:sz="4" w:space="0"/>
              <w:right w:val="single" w:color="auto" w:sz="4" w:space="0"/>
            </w:tcBorders>
            <w:vAlign w:val="center"/>
          </w:tcPr>
          <w:p w14:paraId="1F67EE77">
            <w:pPr>
              <w:widowControl/>
              <w:tabs>
                <w:tab w:val="decimal" w:pos="0"/>
              </w:tabs>
              <w:ind w:firstLine="0" w:firstLineChars="0"/>
              <w:jc w:val="center"/>
              <w:rPr>
                <w:kern w:val="0"/>
                <w:sz w:val="18"/>
                <w:szCs w:val="18"/>
              </w:rPr>
            </w:pPr>
            <w:r>
              <w:rPr>
                <w:kern w:val="0"/>
                <w:sz w:val="18"/>
                <w:szCs w:val="18"/>
              </w:rPr>
              <w:t>9.887695</w:t>
            </w:r>
          </w:p>
        </w:tc>
        <w:tc>
          <w:tcPr>
            <w:tcW w:w="426" w:type="dxa"/>
            <w:tcBorders>
              <w:top w:val="nil"/>
              <w:left w:val="nil"/>
              <w:bottom w:val="single" w:color="auto" w:sz="4" w:space="0"/>
              <w:right w:val="single" w:color="auto" w:sz="4" w:space="0"/>
            </w:tcBorders>
            <w:vAlign w:val="center"/>
          </w:tcPr>
          <w:p w14:paraId="0C77F291">
            <w:pPr>
              <w:widowControl/>
              <w:tabs>
                <w:tab w:val="decimal" w:pos="0"/>
              </w:tabs>
              <w:ind w:firstLine="0" w:firstLineChars="0"/>
              <w:jc w:val="center"/>
              <w:rPr>
                <w:kern w:val="0"/>
                <w:sz w:val="18"/>
                <w:szCs w:val="18"/>
              </w:rPr>
            </w:pPr>
            <w:r>
              <w:rPr>
                <w:kern w:val="0"/>
                <w:sz w:val="18"/>
                <w:szCs w:val="18"/>
              </w:rPr>
              <w:t>0</w:t>
            </w:r>
          </w:p>
        </w:tc>
      </w:tr>
      <w:tr w14:paraId="01B895D2">
        <w:tblPrEx>
          <w:tblCellMar>
            <w:top w:w="0" w:type="dxa"/>
            <w:left w:w="108" w:type="dxa"/>
            <w:bottom w:w="0" w:type="dxa"/>
            <w:right w:w="108" w:type="dxa"/>
          </w:tblCellMar>
        </w:tblPrEx>
        <w:trPr>
          <w:trHeight w:val="270" w:hRule="atLeast"/>
          <w:jc w:val="center"/>
        </w:trPr>
        <w:tc>
          <w:tcPr>
            <w:tcW w:w="953" w:type="dxa"/>
            <w:tcBorders>
              <w:top w:val="nil"/>
              <w:left w:val="single" w:color="auto" w:sz="4" w:space="0"/>
              <w:bottom w:val="single" w:color="auto" w:sz="4" w:space="0"/>
              <w:right w:val="single" w:color="auto" w:sz="4" w:space="0"/>
            </w:tcBorders>
            <w:shd w:val="clear" w:color="auto" w:fill="auto"/>
            <w:vAlign w:val="center"/>
          </w:tcPr>
          <w:p w14:paraId="356C7EBF">
            <w:pPr>
              <w:widowControl/>
              <w:tabs>
                <w:tab w:val="decimal" w:pos="0"/>
              </w:tabs>
              <w:ind w:firstLine="0" w:firstLineChars="0"/>
              <w:jc w:val="center"/>
              <w:rPr>
                <w:kern w:val="0"/>
                <w:sz w:val="18"/>
                <w:szCs w:val="18"/>
              </w:rPr>
            </w:pPr>
            <w:r>
              <w:rPr>
                <w:kern w:val="0"/>
                <w:sz w:val="18"/>
                <w:szCs w:val="18"/>
              </w:rPr>
              <w:t>22</w:t>
            </w:r>
          </w:p>
        </w:tc>
        <w:tc>
          <w:tcPr>
            <w:tcW w:w="1068" w:type="dxa"/>
            <w:tcBorders>
              <w:top w:val="nil"/>
              <w:left w:val="nil"/>
              <w:bottom w:val="single" w:color="auto" w:sz="4" w:space="0"/>
              <w:right w:val="single" w:color="auto" w:sz="4" w:space="0"/>
            </w:tcBorders>
            <w:shd w:val="clear" w:color="auto" w:fill="auto"/>
            <w:vAlign w:val="center"/>
          </w:tcPr>
          <w:p w14:paraId="3083F0E8">
            <w:pPr>
              <w:widowControl/>
              <w:tabs>
                <w:tab w:val="decimal" w:pos="0"/>
              </w:tabs>
              <w:ind w:firstLine="0" w:firstLineChars="0"/>
              <w:jc w:val="center"/>
              <w:rPr>
                <w:kern w:val="0"/>
                <w:sz w:val="18"/>
                <w:szCs w:val="18"/>
              </w:rPr>
            </w:pPr>
            <w:r>
              <w:rPr>
                <w:kern w:val="0"/>
                <w:sz w:val="18"/>
                <w:szCs w:val="18"/>
              </w:rPr>
              <w:t>0.537109</w:t>
            </w:r>
          </w:p>
        </w:tc>
        <w:tc>
          <w:tcPr>
            <w:tcW w:w="588" w:type="dxa"/>
            <w:tcBorders>
              <w:top w:val="nil"/>
              <w:left w:val="nil"/>
              <w:bottom w:val="single" w:color="auto" w:sz="4" w:space="0"/>
              <w:right w:val="single" w:color="auto" w:sz="4" w:space="0"/>
            </w:tcBorders>
            <w:shd w:val="clear" w:color="auto" w:fill="auto"/>
            <w:vAlign w:val="center"/>
          </w:tcPr>
          <w:p w14:paraId="69E90740">
            <w:pPr>
              <w:widowControl/>
              <w:tabs>
                <w:tab w:val="decimal" w:pos="0"/>
              </w:tabs>
              <w:ind w:firstLine="0" w:firstLineChars="0"/>
              <w:jc w:val="center"/>
              <w:rPr>
                <w:kern w:val="0"/>
                <w:sz w:val="18"/>
                <w:szCs w:val="18"/>
              </w:rPr>
            </w:pPr>
            <w:r>
              <w:rPr>
                <w:kern w:val="0"/>
                <w:sz w:val="18"/>
                <w:szCs w:val="18"/>
              </w:rPr>
              <w:t>4</w:t>
            </w:r>
          </w:p>
        </w:tc>
        <w:tc>
          <w:tcPr>
            <w:tcW w:w="813" w:type="dxa"/>
            <w:tcBorders>
              <w:top w:val="nil"/>
              <w:left w:val="nil"/>
              <w:bottom w:val="single" w:color="auto" w:sz="4" w:space="0"/>
              <w:right w:val="single" w:color="auto" w:sz="4" w:space="0"/>
            </w:tcBorders>
            <w:vAlign w:val="center"/>
          </w:tcPr>
          <w:p w14:paraId="1C5113AF">
            <w:pPr>
              <w:widowControl/>
              <w:tabs>
                <w:tab w:val="decimal" w:pos="0"/>
              </w:tabs>
              <w:ind w:firstLine="0" w:firstLineChars="0"/>
              <w:jc w:val="center"/>
              <w:rPr>
                <w:kern w:val="0"/>
                <w:sz w:val="18"/>
                <w:szCs w:val="18"/>
              </w:rPr>
            </w:pPr>
            <w:r>
              <w:rPr>
                <w:kern w:val="0"/>
                <w:sz w:val="18"/>
                <w:szCs w:val="18"/>
              </w:rPr>
              <w:t>150</w:t>
            </w:r>
          </w:p>
        </w:tc>
        <w:tc>
          <w:tcPr>
            <w:tcW w:w="1068" w:type="dxa"/>
            <w:tcBorders>
              <w:top w:val="nil"/>
              <w:left w:val="nil"/>
              <w:bottom w:val="single" w:color="auto" w:sz="4" w:space="0"/>
              <w:right w:val="single" w:color="auto" w:sz="4" w:space="0"/>
            </w:tcBorders>
            <w:vAlign w:val="center"/>
          </w:tcPr>
          <w:p w14:paraId="404D5709">
            <w:pPr>
              <w:widowControl/>
              <w:tabs>
                <w:tab w:val="decimal" w:pos="0"/>
              </w:tabs>
              <w:ind w:firstLine="0" w:firstLineChars="0"/>
              <w:jc w:val="center"/>
              <w:rPr>
                <w:kern w:val="0"/>
                <w:sz w:val="18"/>
                <w:szCs w:val="18"/>
              </w:rPr>
            </w:pPr>
            <w:r>
              <w:rPr>
                <w:kern w:val="0"/>
                <w:sz w:val="18"/>
                <w:szCs w:val="18"/>
              </w:rPr>
              <w:t>3.662109</w:t>
            </w:r>
          </w:p>
        </w:tc>
        <w:tc>
          <w:tcPr>
            <w:tcW w:w="426" w:type="dxa"/>
            <w:tcBorders>
              <w:top w:val="nil"/>
              <w:left w:val="nil"/>
              <w:bottom w:val="single" w:color="auto" w:sz="4" w:space="0"/>
              <w:right w:val="single" w:color="auto" w:sz="4" w:space="0"/>
            </w:tcBorders>
            <w:vAlign w:val="center"/>
          </w:tcPr>
          <w:p w14:paraId="5B2189F7">
            <w:pPr>
              <w:widowControl/>
              <w:tabs>
                <w:tab w:val="decimal" w:pos="0"/>
              </w:tabs>
              <w:ind w:firstLine="0" w:firstLineChars="0"/>
              <w:jc w:val="center"/>
              <w:rPr>
                <w:kern w:val="0"/>
                <w:sz w:val="18"/>
                <w:szCs w:val="18"/>
              </w:rPr>
            </w:pPr>
            <w:r>
              <w:rPr>
                <w:kern w:val="0"/>
                <w:sz w:val="18"/>
                <w:szCs w:val="18"/>
              </w:rPr>
              <w:t>8</w:t>
            </w:r>
          </w:p>
        </w:tc>
        <w:tc>
          <w:tcPr>
            <w:tcW w:w="813" w:type="dxa"/>
            <w:tcBorders>
              <w:top w:val="nil"/>
              <w:left w:val="nil"/>
              <w:bottom w:val="single" w:color="auto" w:sz="4" w:space="0"/>
              <w:right w:val="single" w:color="auto" w:sz="4" w:space="0"/>
            </w:tcBorders>
            <w:vAlign w:val="center"/>
          </w:tcPr>
          <w:p w14:paraId="0040C477">
            <w:pPr>
              <w:widowControl/>
              <w:tabs>
                <w:tab w:val="decimal" w:pos="0"/>
              </w:tabs>
              <w:ind w:firstLine="0" w:firstLineChars="0"/>
              <w:jc w:val="center"/>
              <w:rPr>
                <w:kern w:val="0"/>
                <w:sz w:val="18"/>
                <w:szCs w:val="18"/>
              </w:rPr>
            </w:pPr>
            <w:r>
              <w:rPr>
                <w:kern w:val="0"/>
                <w:sz w:val="18"/>
                <w:szCs w:val="18"/>
              </w:rPr>
              <w:t>278</w:t>
            </w:r>
          </w:p>
        </w:tc>
        <w:tc>
          <w:tcPr>
            <w:tcW w:w="1068" w:type="dxa"/>
            <w:tcBorders>
              <w:top w:val="nil"/>
              <w:left w:val="nil"/>
              <w:bottom w:val="single" w:color="auto" w:sz="4" w:space="0"/>
              <w:right w:val="single" w:color="auto" w:sz="4" w:space="0"/>
            </w:tcBorders>
            <w:vAlign w:val="center"/>
          </w:tcPr>
          <w:p w14:paraId="2D393FDF">
            <w:pPr>
              <w:widowControl/>
              <w:tabs>
                <w:tab w:val="decimal" w:pos="0"/>
              </w:tabs>
              <w:ind w:firstLine="0" w:firstLineChars="0"/>
              <w:jc w:val="center"/>
              <w:rPr>
                <w:kern w:val="0"/>
                <w:sz w:val="18"/>
                <w:szCs w:val="18"/>
              </w:rPr>
            </w:pPr>
            <w:r>
              <w:rPr>
                <w:kern w:val="0"/>
                <w:sz w:val="18"/>
                <w:szCs w:val="18"/>
              </w:rPr>
              <w:t>6.787109</w:t>
            </w:r>
          </w:p>
        </w:tc>
        <w:tc>
          <w:tcPr>
            <w:tcW w:w="426" w:type="dxa"/>
            <w:tcBorders>
              <w:top w:val="nil"/>
              <w:left w:val="nil"/>
              <w:bottom w:val="single" w:color="auto" w:sz="4" w:space="0"/>
              <w:right w:val="single" w:color="auto" w:sz="4" w:space="0"/>
            </w:tcBorders>
            <w:vAlign w:val="center"/>
          </w:tcPr>
          <w:p w14:paraId="09FB79D1">
            <w:pPr>
              <w:widowControl/>
              <w:tabs>
                <w:tab w:val="decimal" w:pos="0"/>
              </w:tabs>
              <w:ind w:firstLine="0" w:firstLineChars="0"/>
              <w:jc w:val="center"/>
              <w:rPr>
                <w:kern w:val="0"/>
                <w:sz w:val="18"/>
                <w:szCs w:val="18"/>
              </w:rPr>
            </w:pPr>
            <w:r>
              <w:rPr>
                <w:kern w:val="0"/>
                <w:sz w:val="18"/>
                <w:szCs w:val="18"/>
              </w:rPr>
              <w:t>7</w:t>
            </w:r>
          </w:p>
        </w:tc>
        <w:tc>
          <w:tcPr>
            <w:tcW w:w="813" w:type="dxa"/>
            <w:tcBorders>
              <w:top w:val="nil"/>
              <w:left w:val="nil"/>
              <w:bottom w:val="single" w:color="auto" w:sz="4" w:space="0"/>
              <w:right w:val="single" w:color="auto" w:sz="4" w:space="0"/>
            </w:tcBorders>
            <w:vAlign w:val="center"/>
          </w:tcPr>
          <w:p w14:paraId="17CA0DC1">
            <w:pPr>
              <w:widowControl/>
              <w:tabs>
                <w:tab w:val="decimal" w:pos="0"/>
              </w:tabs>
              <w:ind w:firstLine="0" w:firstLineChars="0"/>
              <w:jc w:val="center"/>
              <w:rPr>
                <w:kern w:val="0"/>
                <w:sz w:val="18"/>
                <w:szCs w:val="18"/>
              </w:rPr>
            </w:pPr>
            <w:r>
              <w:rPr>
                <w:kern w:val="0"/>
                <w:sz w:val="18"/>
                <w:szCs w:val="18"/>
              </w:rPr>
              <w:t>406</w:t>
            </w:r>
          </w:p>
        </w:tc>
        <w:tc>
          <w:tcPr>
            <w:tcW w:w="1109" w:type="dxa"/>
            <w:tcBorders>
              <w:top w:val="nil"/>
              <w:left w:val="nil"/>
              <w:bottom w:val="single" w:color="auto" w:sz="4" w:space="0"/>
              <w:right w:val="single" w:color="auto" w:sz="4" w:space="0"/>
            </w:tcBorders>
            <w:vAlign w:val="center"/>
          </w:tcPr>
          <w:p w14:paraId="57DE5A21">
            <w:pPr>
              <w:widowControl/>
              <w:tabs>
                <w:tab w:val="decimal" w:pos="0"/>
              </w:tabs>
              <w:ind w:firstLine="0" w:firstLineChars="0"/>
              <w:jc w:val="center"/>
              <w:rPr>
                <w:kern w:val="0"/>
                <w:sz w:val="18"/>
                <w:szCs w:val="18"/>
              </w:rPr>
            </w:pPr>
            <w:r>
              <w:rPr>
                <w:kern w:val="0"/>
                <w:sz w:val="18"/>
                <w:szCs w:val="18"/>
              </w:rPr>
              <w:t>9.912109</w:t>
            </w:r>
          </w:p>
        </w:tc>
        <w:tc>
          <w:tcPr>
            <w:tcW w:w="426" w:type="dxa"/>
            <w:tcBorders>
              <w:top w:val="nil"/>
              <w:left w:val="nil"/>
              <w:bottom w:val="single" w:color="auto" w:sz="4" w:space="0"/>
              <w:right w:val="single" w:color="auto" w:sz="4" w:space="0"/>
            </w:tcBorders>
            <w:vAlign w:val="center"/>
          </w:tcPr>
          <w:p w14:paraId="2860731F">
            <w:pPr>
              <w:widowControl/>
              <w:tabs>
                <w:tab w:val="decimal" w:pos="0"/>
              </w:tabs>
              <w:ind w:firstLine="0" w:firstLineChars="0"/>
              <w:jc w:val="center"/>
              <w:rPr>
                <w:kern w:val="0"/>
                <w:sz w:val="18"/>
                <w:szCs w:val="18"/>
              </w:rPr>
            </w:pPr>
            <w:r>
              <w:rPr>
                <w:kern w:val="0"/>
                <w:sz w:val="18"/>
                <w:szCs w:val="18"/>
              </w:rPr>
              <w:t>0</w:t>
            </w:r>
          </w:p>
        </w:tc>
      </w:tr>
      <w:tr w14:paraId="5F6B9152">
        <w:tblPrEx>
          <w:tblCellMar>
            <w:top w:w="0" w:type="dxa"/>
            <w:left w:w="108" w:type="dxa"/>
            <w:bottom w:w="0" w:type="dxa"/>
            <w:right w:w="108" w:type="dxa"/>
          </w:tblCellMar>
        </w:tblPrEx>
        <w:trPr>
          <w:trHeight w:val="270" w:hRule="atLeast"/>
          <w:jc w:val="center"/>
        </w:trPr>
        <w:tc>
          <w:tcPr>
            <w:tcW w:w="953" w:type="dxa"/>
            <w:tcBorders>
              <w:top w:val="nil"/>
              <w:left w:val="single" w:color="auto" w:sz="4" w:space="0"/>
              <w:bottom w:val="single" w:color="auto" w:sz="4" w:space="0"/>
              <w:right w:val="single" w:color="auto" w:sz="4" w:space="0"/>
            </w:tcBorders>
            <w:shd w:val="clear" w:color="auto" w:fill="auto"/>
            <w:vAlign w:val="center"/>
          </w:tcPr>
          <w:p w14:paraId="3502514D">
            <w:pPr>
              <w:widowControl/>
              <w:tabs>
                <w:tab w:val="decimal" w:pos="0"/>
              </w:tabs>
              <w:ind w:firstLine="0" w:firstLineChars="0"/>
              <w:jc w:val="center"/>
              <w:rPr>
                <w:kern w:val="0"/>
                <w:sz w:val="18"/>
                <w:szCs w:val="18"/>
              </w:rPr>
            </w:pPr>
            <w:r>
              <w:rPr>
                <w:kern w:val="0"/>
                <w:sz w:val="18"/>
                <w:szCs w:val="18"/>
              </w:rPr>
              <w:t>23</w:t>
            </w:r>
          </w:p>
        </w:tc>
        <w:tc>
          <w:tcPr>
            <w:tcW w:w="1068" w:type="dxa"/>
            <w:tcBorders>
              <w:top w:val="nil"/>
              <w:left w:val="nil"/>
              <w:bottom w:val="single" w:color="auto" w:sz="4" w:space="0"/>
              <w:right w:val="single" w:color="auto" w:sz="4" w:space="0"/>
            </w:tcBorders>
            <w:shd w:val="clear" w:color="auto" w:fill="auto"/>
            <w:vAlign w:val="center"/>
          </w:tcPr>
          <w:p w14:paraId="7F027799">
            <w:pPr>
              <w:widowControl/>
              <w:tabs>
                <w:tab w:val="decimal" w:pos="0"/>
              </w:tabs>
              <w:ind w:firstLine="0" w:firstLineChars="0"/>
              <w:jc w:val="center"/>
              <w:rPr>
                <w:kern w:val="0"/>
                <w:sz w:val="18"/>
                <w:szCs w:val="18"/>
              </w:rPr>
            </w:pPr>
            <w:r>
              <w:rPr>
                <w:kern w:val="0"/>
                <w:sz w:val="18"/>
                <w:szCs w:val="18"/>
              </w:rPr>
              <w:t>0.561523</w:t>
            </w:r>
          </w:p>
        </w:tc>
        <w:tc>
          <w:tcPr>
            <w:tcW w:w="588" w:type="dxa"/>
            <w:tcBorders>
              <w:top w:val="nil"/>
              <w:left w:val="nil"/>
              <w:bottom w:val="single" w:color="auto" w:sz="4" w:space="0"/>
              <w:right w:val="single" w:color="auto" w:sz="4" w:space="0"/>
            </w:tcBorders>
            <w:shd w:val="clear" w:color="auto" w:fill="auto"/>
            <w:vAlign w:val="center"/>
          </w:tcPr>
          <w:p w14:paraId="57262386">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6A2DD96B">
            <w:pPr>
              <w:widowControl/>
              <w:tabs>
                <w:tab w:val="decimal" w:pos="0"/>
              </w:tabs>
              <w:ind w:firstLine="0" w:firstLineChars="0"/>
              <w:jc w:val="center"/>
              <w:rPr>
                <w:kern w:val="0"/>
                <w:sz w:val="18"/>
                <w:szCs w:val="18"/>
              </w:rPr>
            </w:pPr>
            <w:r>
              <w:rPr>
                <w:kern w:val="0"/>
                <w:sz w:val="18"/>
                <w:szCs w:val="18"/>
              </w:rPr>
              <w:t>151</w:t>
            </w:r>
          </w:p>
        </w:tc>
        <w:tc>
          <w:tcPr>
            <w:tcW w:w="1068" w:type="dxa"/>
            <w:tcBorders>
              <w:top w:val="nil"/>
              <w:left w:val="nil"/>
              <w:bottom w:val="single" w:color="auto" w:sz="4" w:space="0"/>
              <w:right w:val="single" w:color="auto" w:sz="4" w:space="0"/>
            </w:tcBorders>
            <w:vAlign w:val="center"/>
          </w:tcPr>
          <w:p w14:paraId="326E33C5">
            <w:pPr>
              <w:widowControl/>
              <w:tabs>
                <w:tab w:val="decimal" w:pos="0"/>
              </w:tabs>
              <w:ind w:firstLine="0" w:firstLineChars="0"/>
              <w:jc w:val="center"/>
              <w:rPr>
                <w:kern w:val="0"/>
                <w:sz w:val="18"/>
                <w:szCs w:val="18"/>
              </w:rPr>
            </w:pPr>
            <w:r>
              <w:rPr>
                <w:kern w:val="0"/>
                <w:sz w:val="18"/>
                <w:szCs w:val="18"/>
              </w:rPr>
              <w:t>3.686523</w:t>
            </w:r>
          </w:p>
        </w:tc>
        <w:tc>
          <w:tcPr>
            <w:tcW w:w="426" w:type="dxa"/>
            <w:tcBorders>
              <w:top w:val="nil"/>
              <w:left w:val="nil"/>
              <w:bottom w:val="single" w:color="auto" w:sz="4" w:space="0"/>
              <w:right w:val="single" w:color="auto" w:sz="4" w:space="0"/>
            </w:tcBorders>
            <w:vAlign w:val="center"/>
          </w:tcPr>
          <w:p w14:paraId="18B12622">
            <w:pPr>
              <w:widowControl/>
              <w:tabs>
                <w:tab w:val="decimal" w:pos="0"/>
              </w:tabs>
              <w:ind w:firstLine="0" w:firstLineChars="0"/>
              <w:jc w:val="center"/>
              <w:rPr>
                <w:kern w:val="0"/>
                <w:sz w:val="18"/>
                <w:szCs w:val="18"/>
              </w:rPr>
            </w:pPr>
            <w:r>
              <w:rPr>
                <w:kern w:val="0"/>
                <w:sz w:val="18"/>
                <w:szCs w:val="18"/>
              </w:rPr>
              <w:t>8</w:t>
            </w:r>
          </w:p>
        </w:tc>
        <w:tc>
          <w:tcPr>
            <w:tcW w:w="813" w:type="dxa"/>
            <w:tcBorders>
              <w:top w:val="nil"/>
              <w:left w:val="nil"/>
              <w:bottom w:val="single" w:color="auto" w:sz="4" w:space="0"/>
              <w:right w:val="single" w:color="auto" w:sz="4" w:space="0"/>
            </w:tcBorders>
            <w:vAlign w:val="center"/>
          </w:tcPr>
          <w:p w14:paraId="0F8D01EA">
            <w:pPr>
              <w:widowControl/>
              <w:tabs>
                <w:tab w:val="decimal" w:pos="0"/>
              </w:tabs>
              <w:ind w:firstLine="0" w:firstLineChars="0"/>
              <w:jc w:val="center"/>
              <w:rPr>
                <w:kern w:val="0"/>
                <w:sz w:val="18"/>
                <w:szCs w:val="18"/>
              </w:rPr>
            </w:pPr>
            <w:r>
              <w:rPr>
                <w:kern w:val="0"/>
                <w:sz w:val="18"/>
                <w:szCs w:val="18"/>
              </w:rPr>
              <w:t>279</w:t>
            </w:r>
          </w:p>
        </w:tc>
        <w:tc>
          <w:tcPr>
            <w:tcW w:w="1068" w:type="dxa"/>
            <w:tcBorders>
              <w:top w:val="nil"/>
              <w:left w:val="nil"/>
              <w:bottom w:val="single" w:color="auto" w:sz="4" w:space="0"/>
              <w:right w:val="single" w:color="auto" w:sz="4" w:space="0"/>
            </w:tcBorders>
            <w:vAlign w:val="center"/>
          </w:tcPr>
          <w:p w14:paraId="10E7BE6D">
            <w:pPr>
              <w:widowControl/>
              <w:tabs>
                <w:tab w:val="decimal" w:pos="0"/>
              </w:tabs>
              <w:ind w:firstLine="0" w:firstLineChars="0"/>
              <w:jc w:val="center"/>
              <w:rPr>
                <w:kern w:val="0"/>
                <w:sz w:val="18"/>
                <w:szCs w:val="18"/>
              </w:rPr>
            </w:pPr>
            <w:r>
              <w:rPr>
                <w:kern w:val="0"/>
                <w:sz w:val="18"/>
                <w:szCs w:val="18"/>
              </w:rPr>
              <w:t>6.811523</w:t>
            </w:r>
          </w:p>
        </w:tc>
        <w:tc>
          <w:tcPr>
            <w:tcW w:w="426" w:type="dxa"/>
            <w:tcBorders>
              <w:top w:val="nil"/>
              <w:left w:val="nil"/>
              <w:bottom w:val="single" w:color="auto" w:sz="4" w:space="0"/>
              <w:right w:val="single" w:color="auto" w:sz="4" w:space="0"/>
            </w:tcBorders>
            <w:vAlign w:val="center"/>
          </w:tcPr>
          <w:p w14:paraId="11AF23A9">
            <w:pPr>
              <w:widowControl/>
              <w:tabs>
                <w:tab w:val="decimal" w:pos="0"/>
              </w:tabs>
              <w:ind w:firstLine="0" w:firstLineChars="0"/>
              <w:jc w:val="center"/>
              <w:rPr>
                <w:kern w:val="0"/>
                <w:sz w:val="18"/>
                <w:szCs w:val="18"/>
              </w:rPr>
            </w:pPr>
            <w:r>
              <w:rPr>
                <w:kern w:val="0"/>
                <w:sz w:val="18"/>
                <w:szCs w:val="18"/>
              </w:rPr>
              <w:t>6</w:t>
            </w:r>
          </w:p>
        </w:tc>
        <w:tc>
          <w:tcPr>
            <w:tcW w:w="813" w:type="dxa"/>
            <w:tcBorders>
              <w:top w:val="nil"/>
              <w:left w:val="nil"/>
              <w:bottom w:val="single" w:color="auto" w:sz="4" w:space="0"/>
              <w:right w:val="single" w:color="auto" w:sz="4" w:space="0"/>
            </w:tcBorders>
            <w:vAlign w:val="center"/>
          </w:tcPr>
          <w:p w14:paraId="0C2FA6DC">
            <w:pPr>
              <w:widowControl/>
              <w:tabs>
                <w:tab w:val="decimal" w:pos="0"/>
              </w:tabs>
              <w:ind w:firstLine="0" w:firstLineChars="0"/>
              <w:jc w:val="center"/>
              <w:rPr>
                <w:kern w:val="0"/>
                <w:sz w:val="18"/>
                <w:szCs w:val="18"/>
              </w:rPr>
            </w:pPr>
            <w:r>
              <w:rPr>
                <w:kern w:val="0"/>
                <w:sz w:val="18"/>
                <w:szCs w:val="18"/>
              </w:rPr>
              <w:t>407</w:t>
            </w:r>
          </w:p>
        </w:tc>
        <w:tc>
          <w:tcPr>
            <w:tcW w:w="1109" w:type="dxa"/>
            <w:tcBorders>
              <w:top w:val="nil"/>
              <w:left w:val="nil"/>
              <w:bottom w:val="single" w:color="auto" w:sz="4" w:space="0"/>
              <w:right w:val="single" w:color="auto" w:sz="4" w:space="0"/>
            </w:tcBorders>
            <w:vAlign w:val="center"/>
          </w:tcPr>
          <w:p w14:paraId="0B58EAA5">
            <w:pPr>
              <w:widowControl/>
              <w:tabs>
                <w:tab w:val="decimal" w:pos="0"/>
              </w:tabs>
              <w:ind w:firstLine="0" w:firstLineChars="0"/>
              <w:jc w:val="center"/>
              <w:rPr>
                <w:kern w:val="0"/>
                <w:sz w:val="18"/>
                <w:szCs w:val="18"/>
              </w:rPr>
            </w:pPr>
            <w:r>
              <w:rPr>
                <w:kern w:val="0"/>
                <w:sz w:val="18"/>
                <w:szCs w:val="18"/>
              </w:rPr>
              <w:t>9.936523</w:t>
            </w:r>
          </w:p>
        </w:tc>
        <w:tc>
          <w:tcPr>
            <w:tcW w:w="426" w:type="dxa"/>
            <w:tcBorders>
              <w:top w:val="nil"/>
              <w:left w:val="nil"/>
              <w:bottom w:val="single" w:color="auto" w:sz="4" w:space="0"/>
              <w:right w:val="single" w:color="auto" w:sz="4" w:space="0"/>
            </w:tcBorders>
            <w:vAlign w:val="center"/>
          </w:tcPr>
          <w:p w14:paraId="499991F6">
            <w:pPr>
              <w:widowControl/>
              <w:tabs>
                <w:tab w:val="decimal" w:pos="0"/>
              </w:tabs>
              <w:ind w:firstLine="0" w:firstLineChars="0"/>
              <w:jc w:val="center"/>
              <w:rPr>
                <w:kern w:val="0"/>
                <w:sz w:val="18"/>
                <w:szCs w:val="18"/>
              </w:rPr>
            </w:pPr>
            <w:r>
              <w:rPr>
                <w:kern w:val="0"/>
                <w:sz w:val="18"/>
                <w:szCs w:val="18"/>
              </w:rPr>
              <w:t>0</w:t>
            </w:r>
          </w:p>
        </w:tc>
      </w:tr>
      <w:tr w14:paraId="4F28566F">
        <w:tblPrEx>
          <w:tblCellMar>
            <w:top w:w="0" w:type="dxa"/>
            <w:left w:w="108" w:type="dxa"/>
            <w:bottom w:w="0" w:type="dxa"/>
            <w:right w:w="108" w:type="dxa"/>
          </w:tblCellMar>
        </w:tblPrEx>
        <w:trPr>
          <w:trHeight w:val="270" w:hRule="atLeast"/>
          <w:jc w:val="center"/>
        </w:trPr>
        <w:tc>
          <w:tcPr>
            <w:tcW w:w="953" w:type="dxa"/>
            <w:tcBorders>
              <w:top w:val="nil"/>
              <w:left w:val="single" w:color="auto" w:sz="4" w:space="0"/>
              <w:bottom w:val="single" w:color="auto" w:sz="4" w:space="0"/>
              <w:right w:val="single" w:color="auto" w:sz="4" w:space="0"/>
            </w:tcBorders>
            <w:shd w:val="clear" w:color="auto" w:fill="auto"/>
            <w:vAlign w:val="center"/>
          </w:tcPr>
          <w:p w14:paraId="4DD612CE">
            <w:pPr>
              <w:widowControl/>
              <w:tabs>
                <w:tab w:val="decimal" w:pos="0"/>
              </w:tabs>
              <w:ind w:firstLine="0" w:firstLineChars="0"/>
              <w:jc w:val="center"/>
              <w:rPr>
                <w:kern w:val="0"/>
                <w:sz w:val="18"/>
                <w:szCs w:val="18"/>
              </w:rPr>
            </w:pPr>
            <w:r>
              <w:rPr>
                <w:kern w:val="0"/>
                <w:sz w:val="18"/>
                <w:szCs w:val="18"/>
              </w:rPr>
              <w:t>24</w:t>
            </w:r>
          </w:p>
        </w:tc>
        <w:tc>
          <w:tcPr>
            <w:tcW w:w="1068" w:type="dxa"/>
            <w:tcBorders>
              <w:top w:val="nil"/>
              <w:left w:val="nil"/>
              <w:bottom w:val="single" w:color="auto" w:sz="4" w:space="0"/>
              <w:right w:val="single" w:color="auto" w:sz="4" w:space="0"/>
            </w:tcBorders>
            <w:shd w:val="clear" w:color="auto" w:fill="auto"/>
            <w:vAlign w:val="center"/>
          </w:tcPr>
          <w:p w14:paraId="25E03394">
            <w:pPr>
              <w:widowControl/>
              <w:tabs>
                <w:tab w:val="decimal" w:pos="0"/>
              </w:tabs>
              <w:ind w:firstLine="0" w:firstLineChars="0"/>
              <w:jc w:val="center"/>
              <w:rPr>
                <w:kern w:val="0"/>
                <w:sz w:val="18"/>
                <w:szCs w:val="18"/>
              </w:rPr>
            </w:pPr>
            <w:r>
              <w:rPr>
                <w:kern w:val="0"/>
                <w:sz w:val="18"/>
                <w:szCs w:val="18"/>
              </w:rPr>
              <w:t>0.585938</w:t>
            </w:r>
          </w:p>
        </w:tc>
        <w:tc>
          <w:tcPr>
            <w:tcW w:w="588" w:type="dxa"/>
            <w:tcBorders>
              <w:top w:val="nil"/>
              <w:left w:val="nil"/>
              <w:bottom w:val="single" w:color="auto" w:sz="4" w:space="0"/>
              <w:right w:val="single" w:color="auto" w:sz="4" w:space="0"/>
            </w:tcBorders>
            <w:shd w:val="clear" w:color="auto" w:fill="auto"/>
            <w:vAlign w:val="center"/>
          </w:tcPr>
          <w:p w14:paraId="18729AAB">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13A0C232">
            <w:pPr>
              <w:widowControl/>
              <w:tabs>
                <w:tab w:val="decimal" w:pos="0"/>
              </w:tabs>
              <w:ind w:firstLine="0" w:firstLineChars="0"/>
              <w:jc w:val="center"/>
              <w:rPr>
                <w:kern w:val="0"/>
                <w:sz w:val="18"/>
                <w:szCs w:val="18"/>
              </w:rPr>
            </w:pPr>
            <w:r>
              <w:rPr>
                <w:kern w:val="0"/>
                <w:sz w:val="18"/>
                <w:szCs w:val="18"/>
              </w:rPr>
              <w:t>152</w:t>
            </w:r>
          </w:p>
        </w:tc>
        <w:tc>
          <w:tcPr>
            <w:tcW w:w="1068" w:type="dxa"/>
            <w:tcBorders>
              <w:top w:val="nil"/>
              <w:left w:val="nil"/>
              <w:bottom w:val="single" w:color="auto" w:sz="4" w:space="0"/>
              <w:right w:val="single" w:color="auto" w:sz="4" w:space="0"/>
            </w:tcBorders>
            <w:vAlign w:val="center"/>
          </w:tcPr>
          <w:p w14:paraId="68FB98C6">
            <w:pPr>
              <w:widowControl/>
              <w:tabs>
                <w:tab w:val="decimal" w:pos="0"/>
              </w:tabs>
              <w:ind w:firstLine="0" w:firstLineChars="0"/>
              <w:jc w:val="center"/>
              <w:rPr>
                <w:kern w:val="0"/>
                <w:sz w:val="18"/>
                <w:szCs w:val="18"/>
              </w:rPr>
            </w:pPr>
            <w:r>
              <w:rPr>
                <w:kern w:val="0"/>
                <w:sz w:val="18"/>
                <w:szCs w:val="18"/>
              </w:rPr>
              <w:t>3.710938</w:t>
            </w:r>
          </w:p>
        </w:tc>
        <w:tc>
          <w:tcPr>
            <w:tcW w:w="426" w:type="dxa"/>
            <w:tcBorders>
              <w:top w:val="nil"/>
              <w:left w:val="nil"/>
              <w:bottom w:val="single" w:color="auto" w:sz="4" w:space="0"/>
              <w:right w:val="single" w:color="auto" w:sz="4" w:space="0"/>
            </w:tcBorders>
            <w:vAlign w:val="center"/>
          </w:tcPr>
          <w:p w14:paraId="02C76384">
            <w:pPr>
              <w:widowControl/>
              <w:tabs>
                <w:tab w:val="decimal" w:pos="0"/>
              </w:tabs>
              <w:ind w:firstLine="0" w:firstLineChars="0"/>
              <w:jc w:val="center"/>
              <w:rPr>
                <w:kern w:val="0"/>
                <w:sz w:val="18"/>
                <w:szCs w:val="18"/>
              </w:rPr>
            </w:pPr>
            <w:r>
              <w:rPr>
                <w:kern w:val="0"/>
                <w:sz w:val="18"/>
                <w:szCs w:val="18"/>
              </w:rPr>
              <w:t>9</w:t>
            </w:r>
          </w:p>
        </w:tc>
        <w:tc>
          <w:tcPr>
            <w:tcW w:w="813" w:type="dxa"/>
            <w:tcBorders>
              <w:top w:val="nil"/>
              <w:left w:val="nil"/>
              <w:bottom w:val="single" w:color="auto" w:sz="4" w:space="0"/>
              <w:right w:val="single" w:color="auto" w:sz="4" w:space="0"/>
            </w:tcBorders>
            <w:vAlign w:val="center"/>
          </w:tcPr>
          <w:p w14:paraId="6D6C1080">
            <w:pPr>
              <w:widowControl/>
              <w:tabs>
                <w:tab w:val="decimal" w:pos="0"/>
              </w:tabs>
              <w:ind w:firstLine="0" w:firstLineChars="0"/>
              <w:jc w:val="center"/>
              <w:rPr>
                <w:kern w:val="0"/>
                <w:sz w:val="18"/>
                <w:szCs w:val="18"/>
              </w:rPr>
            </w:pPr>
            <w:r>
              <w:rPr>
                <w:kern w:val="0"/>
                <w:sz w:val="18"/>
                <w:szCs w:val="18"/>
              </w:rPr>
              <w:t>280</w:t>
            </w:r>
          </w:p>
        </w:tc>
        <w:tc>
          <w:tcPr>
            <w:tcW w:w="1068" w:type="dxa"/>
            <w:tcBorders>
              <w:top w:val="nil"/>
              <w:left w:val="nil"/>
              <w:bottom w:val="single" w:color="auto" w:sz="4" w:space="0"/>
              <w:right w:val="single" w:color="auto" w:sz="4" w:space="0"/>
            </w:tcBorders>
            <w:vAlign w:val="center"/>
          </w:tcPr>
          <w:p w14:paraId="01ABDD5B">
            <w:pPr>
              <w:widowControl/>
              <w:tabs>
                <w:tab w:val="decimal" w:pos="0"/>
              </w:tabs>
              <w:ind w:firstLine="0" w:firstLineChars="0"/>
              <w:jc w:val="center"/>
              <w:rPr>
                <w:kern w:val="0"/>
                <w:sz w:val="18"/>
                <w:szCs w:val="18"/>
              </w:rPr>
            </w:pPr>
            <w:r>
              <w:rPr>
                <w:kern w:val="0"/>
                <w:sz w:val="18"/>
                <w:szCs w:val="18"/>
              </w:rPr>
              <w:t>6.835938</w:t>
            </w:r>
          </w:p>
        </w:tc>
        <w:tc>
          <w:tcPr>
            <w:tcW w:w="426" w:type="dxa"/>
            <w:tcBorders>
              <w:top w:val="nil"/>
              <w:left w:val="nil"/>
              <w:bottom w:val="single" w:color="auto" w:sz="4" w:space="0"/>
              <w:right w:val="single" w:color="auto" w:sz="4" w:space="0"/>
            </w:tcBorders>
            <w:vAlign w:val="center"/>
          </w:tcPr>
          <w:p w14:paraId="2AA89F7B">
            <w:pPr>
              <w:widowControl/>
              <w:tabs>
                <w:tab w:val="decimal" w:pos="0"/>
              </w:tabs>
              <w:ind w:firstLine="0" w:firstLineChars="0"/>
              <w:jc w:val="center"/>
              <w:rPr>
                <w:kern w:val="0"/>
                <w:sz w:val="18"/>
                <w:szCs w:val="18"/>
              </w:rPr>
            </w:pPr>
            <w:r>
              <w:rPr>
                <w:kern w:val="0"/>
                <w:sz w:val="18"/>
                <w:szCs w:val="18"/>
              </w:rPr>
              <w:t>3</w:t>
            </w:r>
          </w:p>
        </w:tc>
        <w:tc>
          <w:tcPr>
            <w:tcW w:w="813" w:type="dxa"/>
            <w:tcBorders>
              <w:top w:val="nil"/>
              <w:left w:val="nil"/>
              <w:bottom w:val="single" w:color="auto" w:sz="4" w:space="0"/>
              <w:right w:val="single" w:color="auto" w:sz="4" w:space="0"/>
            </w:tcBorders>
            <w:vAlign w:val="center"/>
          </w:tcPr>
          <w:p w14:paraId="1A9FAF43">
            <w:pPr>
              <w:widowControl/>
              <w:tabs>
                <w:tab w:val="decimal" w:pos="0"/>
              </w:tabs>
              <w:ind w:firstLine="0" w:firstLineChars="0"/>
              <w:jc w:val="center"/>
              <w:rPr>
                <w:kern w:val="0"/>
                <w:sz w:val="18"/>
                <w:szCs w:val="18"/>
              </w:rPr>
            </w:pPr>
            <w:r>
              <w:rPr>
                <w:kern w:val="0"/>
                <w:sz w:val="18"/>
                <w:szCs w:val="18"/>
              </w:rPr>
              <w:t>408</w:t>
            </w:r>
          </w:p>
        </w:tc>
        <w:tc>
          <w:tcPr>
            <w:tcW w:w="1109" w:type="dxa"/>
            <w:tcBorders>
              <w:top w:val="nil"/>
              <w:left w:val="nil"/>
              <w:bottom w:val="single" w:color="auto" w:sz="4" w:space="0"/>
              <w:right w:val="single" w:color="auto" w:sz="4" w:space="0"/>
            </w:tcBorders>
            <w:vAlign w:val="center"/>
          </w:tcPr>
          <w:p w14:paraId="75D10BE0">
            <w:pPr>
              <w:widowControl/>
              <w:tabs>
                <w:tab w:val="decimal" w:pos="0"/>
              </w:tabs>
              <w:ind w:firstLine="0" w:firstLineChars="0"/>
              <w:jc w:val="center"/>
              <w:rPr>
                <w:kern w:val="0"/>
                <w:sz w:val="18"/>
                <w:szCs w:val="18"/>
              </w:rPr>
            </w:pPr>
            <w:r>
              <w:rPr>
                <w:kern w:val="0"/>
                <w:sz w:val="18"/>
                <w:szCs w:val="18"/>
              </w:rPr>
              <w:t>9.960938</w:t>
            </w:r>
          </w:p>
        </w:tc>
        <w:tc>
          <w:tcPr>
            <w:tcW w:w="426" w:type="dxa"/>
            <w:tcBorders>
              <w:top w:val="nil"/>
              <w:left w:val="nil"/>
              <w:bottom w:val="single" w:color="auto" w:sz="4" w:space="0"/>
              <w:right w:val="single" w:color="auto" w:sz="4" w:space="0"/>
            </w:tcBorders>
            <w:vAlign w:val="center"/>
          </w:tcPr>
          <w:p w14:paraId="341A822A">
            <w:pPr>
              <w:widowControl/>
              <w:tabs>
                <w:tab w:val="decimal" w:pos="0"/>
              </w:tabs>
              <w:ind w:firstLine="0" w:firstLineChars="0"/>
              <w:jc w:val="center"/>
              <w:rPr>
                <w:kern w:val="0"/>
                <w:sz w:val="18"/>
                <w:szCs w:val="18"/>
              </w:rPr>
            </w:pPr>
            <w:r>
              <w:rPr>
                <w:kern w:val="0"/>
                <w:sz w:val="18"/>
                <w:szCs w:val="18"/>
              </w:rPr>
              <w:t>4</w:t>
            </w:r>
          </w:p>
        </w:tc>
      </w:tr>
      <w:tr w14:paraId="339C4B89">
        <w:tblPrEx>
          <w:tblCellMar>
            <w:top w:w="0" w:type="dxa"/>
            <w:left w:w="108" w:type="dxa"/>
            <w:bottom w:w="0" w:type="dxa"/>
            <w:right w:w="108" w:type="dxa"/>
          </w:tblCellMar>
        </w:tblPrEx>
        <w:trPr>
          <w:trHeight w:val="270" w:hRule="atLeast"/>
          <w:jc w:val="center"/>
        </w:trPr>
        <w:tc>
          <w:tcPr>
            <w:tcW w:w="953" w:type="dxa"/>
            <w:tcBorders>
              <w:top w:val="nil"/>
              <w:left w:val="single" w:color="auto" w:sz="4" w:space="0"/>
              <w:bottom w:val="single" w:color="auto" w:sz="4" w:space="0"/>
              <w:right w:val="single" w:color="auto" w:sz="4" w:space="0"/>
            </w:tcBorders>
            <w:shd w:val="clear" w:color="auto" w:fill="auto"/>
            <w:vAlign w:val="center"/>
          </w:tcPr>
          <w:p w14:paraId="4DABE534">
            <w:pPr>
              <w:widowControl/>
              <w:tabs>
                <w:tab w:val="decimal" w:pos="0"/>
              </w:tabs>
              <w:ind w:firstLine="0" w:firstLineChars="0"/>
              <w:jc w:val="center"/>
              <w:rPr>
                <w:kern w:val="0"/>
                <w:sz w:val="18"/>
                <w:szCs w:val="18"/>
              </w:rPr>
            </w:pPr>
            <w:r>
              <w:rPr>
                <w:kern w:val="0"/>
                <w:sz w:val="18"/>
                <w:szCs w:val="18"/>
              </w:rPr>
              <w:t>25</w:t>
            </w:r>
          </w:p>
        </w:tc>
        <w:tc>
          <w:tcPr>
            <w:tcW w:w="1068" w:type="dxa"/>
            <w:tcBorders>
              <w:top w:val="nil"/>
              <w:left w:val="nil"/>
              <w:bottom w:val="single" w:color="auto" w:sz="4" w:space="0"/>
              <w:right w:val="single" w:color="auto" w:sz="4" w:space="0"/>
            </w:tcBorders>
            <w:shd w:val="clear" w:color="auto" w:fill="auto"/>
            <w:vAlign w:val="center"/>
          </w:tcPr>
          <w:p w14:paraId="6E525079">
            <w:pPr>
              <w:widowControl/>
              <w:tabs>
                <w:tab w:val="decimal" w:pos="0"/>
              </w:tabs>
              <w:ind w:firstLine="0" w:firstLineChars="0"/>
              <w:jc w:val="center"/>
              <w:rPr>
                <w:kern w:val="0"/>
                <w:sz w:val="18"/>
                <w:szCs w:val="18"/>
              </w:rPr>
            </w:pPr>
            <w:r>
              <w:rPr>
                <w:kern w:val="0"/>
                <w:sz w:val="18"/>
                <w:szCs w:val="18"/>
              </w:rPr>
              <w:t>0.610352</w:t>
            </w:r>
          </w:p>
        </w:tc>
        <w:tc>
          <w:tcPr>
            <w:tcW w:w="588" w:type="dxa"/>
            <w:tcBorders>
              <w:top w:val="nil"/>
              <w:left w:val="nil"/>
              <w:bottom w:val="single" w:color="auto" w:sz="4" w:space="0"/>
              <w:right w:val="single" w:color="auto" w:sz="4" w:space="0"/>
            </w:tcBorders>
            <w:shd w:val="clear" w:color="auto" w:fill="auto"/>
            <w:vAlign w:val="center"/>
          </w:tcPr>
          <w:p w14:paraId="540D64BD">
            <w:pPr>
              <w:widowControl/>
              <w:tabs>
                <w:tab w:val="decimal" w:pos="0"/>
              </w:tabs>
              <w:ind w:firstLine="0" w:firstLineChars="0"/>
              <w:jc w:val="center"/>
              <w:rPr>
                <w:kern w:val="0"/>
                <w:sz w:val="18"/>
                <w:szCs w:val="18"/>
              </w:rPr>
            </w:pPr>
            <w:r>
              <w:rPr>
                <w:kern w:val="0"/>
                <w:sz w:val="18"/>
                <w:szCs w:val="18"/>
              </w:rPr>
              <w:t>15</w:t>
            </w:r>
          </w:p>
        </w:tc>
        <w:tc>
          <w:tcPr>
            <w:tcW w:w="813" w:type="dxa"/>
            <w:tcBorders>
              <w:top w:val="nil"/>
              <w:left w:val="nil"/>
              <w:bottom w:val="single" w:color="auto" w:sz="4" w:space="0"/>
              <w:right w:val="single" w:color="auto" w:sz="4" w:space="0"/>
            </w:tcBorders>
            <w:vAlign w:val="center"/>
          </w:tcPr>
          <w:p w14:paraId="4300036A">
            <w:pPr>
              <w:widowControl/>
              <w:tabs>
                <w:tab w:val="decimal" w:pos="0"/>
              </w:tabs>
              <w:ind w:firstLine="0" w:firstLineChars="0"/>
              <w:jc w:val="center"/>
              <w:rPr>
                <w:kern w:val="0"/>
                <w:sz w:val="18"/>
                <w:szCs w:val="18"/>
              </w:rPr>
            </w:pPr>
            <w:r>
              <w:rPr>
                <w:kern w:val="0"/>
                <w:sz w:val="18"/>
                <w:szCs w:val="18"/>
              </w:rPr>
              <w:t>153</w:t>
            </w:r>
          </w:p>
        </w:tc>
        <w:tc>
          <w:tcPr>
            <w:tcW w:w="1068" w:type="dxa"/>
            <w:tcBorders>
              <w:top w:val="nil"/>
              <w:left w:val="nil"/>
              <w:bottom w:val="single" w:color="auto" w:sz="4" w:space="0"/>
              <w:right w:val="single" w:color="auto" w:sz="4" w:space="0"/>
            </w:tcBorders>
            <w:vAlign w:val="center"/>
          </w:tcPr>
          <w:p w14:paraId="6DA09418">
            <w:pPr>
              <w:widowControl/>
              <w:tabs>
                <w:tab w:val="decimal" w:pos="0"/>
              </w:tabs>
              <w:ind w:firstLine="0" w:firstLineChars="0"/>
              <w:jc w:val="center"/>
              <w:rPr>
                <w:kern w:val="0"/>
                <w:sz w:val="18"/>
                <w:szCs w:val="18"/>
              </w:rPr>
            </w:pPr>
            <w:r>
              <w:rPr>
                <w:kern w:val="0"/>
                <w:sz w:val="18"/>
                <w:szCs w:val="18"/>
              </w:rPr>
              <w:t>3.735352</w:t>
            </w:r>
          </w:p>
        </w:tc>
        <w:tc>
          <w:tcPr>
            <w:tcW w:w="426" w:type="dxa"/>
            <w:tcBorders>
              <w:top w:val="nil"/>
              <w:left w:val="nil"/>
              <w:bottom w:val="single" w:color="auto" w:sz="4" w:space="0"/>
              <w:right w:val="single" w:color="auto" w:sz="4" w:space="0"/>
            </w:tcBorders>
            <w:vAlign w:val="center"/>
          </w:tcPr>
          <w:p w14:paraId="27EA06F7">
            <w:pPr>
              <w:widowControl/>
              <w:tabs>
                <w:tab w:val="decimal" w:pos="0"/>
              </w:tabs>
              <w:ind w:firstLine="0" w:firstLineChars="0"/>
              <w:jc w:val="center"/>
              <w:rPr>
                <w:kern w:val="0"/>
                <w:sz w:val="18"/>
                <w:szCs w:val="18"/>
              </w:rPr>
            </w:pPr>
            <w:r>
              <w:rPr>
                <w:kern w:val="0"/>
                <w:sz w:val="18"/>
                <w:szCs w:val="18"/>
              </w:rPr>
              <w:t>9</w:t>
            </w:r>
          </w:p>
        </w:tc>
        <w:tc>
          <w:tcPr>
            <w:tcW w:w="813" w:type="dxa"/>
            <w:tcBorders>
              <w:top w:val="nil"/>
              <w:left w:val="nil"/>
              <w:bottom w:val="single" w:color="auto" w:sz="4" w:space="0"/>
              <w:right w:val="single" w:color="auto" w:sz="4" w:space="0"/>
            </w:tcBorders>
            <w:vAlign w:val="center"/>
          </w:tcPr>
          <w:p w14:paraId="42526C1D">
            <w:pPr>
              <w:widowControl/>
              <w:tabs>
                <w:tab w:val="decimal" w:pos="0"/>
              </w:tabs>
              <w:ind w:firstLine="0" w:firstLineChars="0"/>
              <w:jc w:val="center"/>
              <w:rPr>
                <w:kern w:val="0"/>
                <w:sz w:val="18"/>
                <w:szCs w:val="18"/>
              </w:rPr>
            </w:pPr>
            <w:r>
              <w:rPr>
                <w:kern w:val="0"/>
                <w:sz w:val="18"/>
                <w:szCs w:val="18"/>
              </w:rPr>
              <w:t>281</w:t>
            </w:r>
          </w:p>
        </w:tc>
        <w:tc>
          <w:tcPr>
            <w:tcW w:w="1068" w:type="dxa"/>
            <w:tcBorders>
              <w:top w:val="nil"/>
              <w:left w:val="nil"/>
              <w:bottom w:val="single" w:color="auto" w:sz="4" w:space="0"/>
              <w:right w:val="single" w:color="auto" w:sz="4" w:space="0"/>
            </w:tcBorders>
            <w:vAlign w:val="center"/>
          </w:tcPr>
          <w:p w14:paraId="69426675">
            <w:pPr>
              <w:widowControl/>
              <w:tabs>
                <w:tab w:val="decimal" w:pos="0"/>
              </w:tabs>
              <w:ind w:firstLine="0" w:firstLineChars="0"/>
              <w:jc w:val="center"/>
              <w:rPr>
                <w:kern w:val="0"/>
                <w:sz w:val="18"/>
                <w:szCs w:val="18"/>
              </w:rPr>
            </w:pPr>
            <w:r>
              <w:rPr>
                <w:kern w:val="0"/>
                <w:sz w:val="18"/>
                <w:szCs w:val="18"/>
              </w:rPr>
              <w:t>6.860352</w:t>
            </w:r>
          </w:p>
        </w:tc>
        <w:tc>
          <w:tcPr>
            <w:tcW w:w="426" w:type="dxa"/>
            <w:tcBorders>
              <w:top w:val="nil"/>
              <w:left w:val="nil"/>
              <w:bottom w:val="single" w:color="auto" w:sz="4" w:space="0"/>
              <w:right w:val="single" w:color="auto" w:sz="4" w:space="0"/>
            </w:tcBorders>
            <w:vAlign w:val="center"/>
          </w:tcPr>
          <w:p w14:paraId="1D98CB4C">
            <w:pPr>
              <w:widowControl/>
              <w:tabs>
                <w:tab w:val="decimal" w:pos="0"/>
              </w:tabs>
              <w:ind w:firstLine="0" w:firstLineChars="0"/>
              <w:jc w:val="center"/>
              <w:rPr>
                <w:kern w:val="0"/>
                <w:sz w:val="18"/>
                <w:szCs w:val="18"/>
              </w:rPr>
            </w:pPr>
            <w:r>
              <w:rPr>
                <w:kern w:val="0"/>
                <w:sz w:val="18"/>
                <w:szCs w:val="18"/>
              </w:rPr>
              <w:t>1</w:t>
            </w:r>
          </w:p>
        </w:tc>
        <w:tc>
          <w:tcPr>
            <w:tcW w:w="813" w:type="dxa"/>
            <w:tcBorders>
              <w:top w:val="nil"/>
              <w:left w:val="nil"/>
              <w:bottom w:val="single" w:color="auto" w:sz="4" w:space="0"/>
              <w:right w:val="single" w:color="auto" w:sz="4" w:space="0"/>
            </w:tcBorders>
            <w:vAlign w:val="center"/>
          </w:tcPr>
          <w:p w14:paraId="6C9193C9">
            <w:pPr>
              <w:widowControl/>
              <w:tabs>
                <w:tab w:val="decimal" w:pos="0"/>
              </w:tabs>
              <w:ind w:firstLine="0" w:firstLineChars="0"/>
              <w:jc w:val="center"/>
              <w:rPr>
                <w:kern w:val="0"/>
                <w:sz w:val="18"/>
                <w:szCs w:val="18"/>
              </w:rPr>
            </w:pPr>
            <w:r>
              <w:rPr>
                <w:kern w:val="0"/>
                <w:sz w:val="18"/>
                <w:szCs w:val="18"/>
              </w:rPr>
              <w:t>409</w:t>
            </w:r>
          </w:p>
        </w:tc>
        <w:tc>
          <w:tcPr>
            <w:tcW w:w="1109" w:type="dxa"/>
            <w:tcBorders>
              <w:top w:val="nil"/>
              <w:left w:val="nil"/>
              <w:bottom w:val="single" w:color="auto" w:sz="4" w:space="0"/>
              <w:right w:val="single" w:color="auto" w:sz="4" w:space="0"/>
            </w:tcBorders>
            <w:vAlign w:val="center"/>
          </w:tcPr>
          <w:p w14:paraId="1D3D440E">
            <w:pPr>
              <w:widowControl/>
              <w:tabs>
                <w:tab w:val="decimal" w:pos="0"/>
              </w:tabs>
              <w:ind w:firstLine="0" w:firstLineChars="0"/>
              <w:jc w:val="center"/>
              <w:rPr>
                <w:kern w:val="0"/>
                <w:sz w:val="18"/>
                <w:szCs w:val="18"/>
              </w:rPr>
            </w:pPr>
            <w:r>
              <w:rPr>
                <w:kern w:val="0"/>
                <w:sz w:val="18"/>
                <w:szCs w:val="18"/>
              </w:rPr>
              <w:t>9.985352</w:t>
            </w:r>
          </w:p>
        </w:tc>
        <w:tc>
          <w:tcPr>
            <w:tcW w:w="426" w:type="dxa"/>
            <w:tcBorders>
              <w:top w:val="nil"/>
              <w:left w:val="nil"/>
              <w:bottom w:val="single" w:color="auto" w:sz="4" w:space="0"/>
              <w:right w:val="single" w:color="auto" w:sz="4" w:space="0"/>
            </w:tcBorders>
            <w:vAlign w:val="center"/>
          </w:tcPr>
          <w:p w14:paraId="1B88101C">
            <w:pPr>
              <w:widowControl/>
              <w:tabs>
                <w:tab w:val="decimal" w:pos="0"/>
              </w:tabs>
              <w:ind w:firstLine="0" w:firstLineChars="0"/>
              <w:jc w:val="center"/>
              <w:rPr>
                <w:kern w:val="0"/>
                <w:sz w:val="18"/>
                <w:szCs w:val="18"/>
              </w:rPr>
            </w:pPr>
            <w:r>
              <w:rPr>
                <w:kern w:val="0"/>
                <w:sz w:val="18"/>
                <w:szCs w:val="18"/>
              </w:rPr>
              <w:t>7</w:t>
            </w:r>
          </w:p>
        </w:tc>
      </w:tr>
      <w:tr w14:paraId="5DA02D73">
        <w:tblPrEx>
          <w:tblCellMar>
            <w:top w:w="0" w:type="dxa"/>
            <w:left w:w="108" w:type="dxa"/>
            <w:bottom w:w="0" w:type="dxa"/>
            <w:right w:w="108" w:type="dxa"/>
          </w:tblCellMar>
        </w:tblPrEx>
        <w:trPr>
          <w:trHeight w:val="270" w:hRule="atLeast"/>
          <w:jc w:val="center"/>
        </w:trPr>
        <w:tc>
          <w:tcPr>
            <w:tcW w:w="953" w:type="dxa"/>
            <w:tcBorders>
              <w:top w:val="nil"/>
              <w:left w:val="single" w:color="auto" w:sz="4" w:space="0"/>
              <w:bottom w:val="single" w:color="auto" w:sz="4" w:space="0"/>
              <w:right w:val="single" w:color="auto" w:sz="4" w:space="0"/>
            </w:tcBorders>
            <w:shd w:val="clear" w:color="auto" w:fill="auto"/>
            <w:vAlign w:val="center"/>
          </w:tcPr>
          <w:p w14:paraId="7819D976">
            <w:pPr>
              <w:widowControl/>
              <w:tabs>
                <w:tab w:val="decimal" w:pos="0"/>
              </w:tabs>
              <w:ind w:firstLine="0" w:firstLineChars="0"/>
              <w:jc w:val="center"/>
              <w:rPr>
                <w:kern w:val="0"/>
                <w:sz w:val="18"/>
                <w:szCs w:val="18"/>
              </w:rPr>
            </w:pPr>
            <w:r>
              <w:rPr>
                <w:kern w:val="0"/>
                <w:sz w:val="18"/>
                <w:szCs w:val="18"/>
              </w:rPr>
              <w:t>26</w:t>
            </w:r>
          </w:p>
        </w:tc>
        <w:tc>
          <w:tcPr>
            <w:tcW w:w="1068" w:type="dxa"/>
            <w:tcBorders>
              <w:top w:val="nil"/>
              <w:left w:val="nil"/>
              <w:bottom w:val="single" w:color="auto" w:sz="4" w:space="0"/>
              <w:right w:val="single" w:color="auto" w:sz="4" w:space="0"/>
            </w:tcBorders>
            <w:shd w:val="clear" w:color="auto" w:fill="auto"/>
            <w:vAlign w:val="center"/>
          </w:tcPr>
          <w:p w14:paraId="0365F44D">
            <w:pPr>
              <w:widowControl/>
              <w:tabs>
                <w:tab w:val="decimal" w:pos="0"/>
              </w:tabs>
              <w:ind w:firstLine="0" w:firstLineChars="0"/>
              <w:jc w:val="center"/>
              <w:rPr>
                <w:kern w:val="0"/>
                <w:sz w:val="18"/>
                <w:szCs w:val="18"/>
              </w:rPr>
            </w:pPr>
            <w:r>
              <w:rPr>
                <w:kern w:val="0"/>
                <w:sz w:val="18"/>
                <w:szCs w:val="18"/>
              </w:rPr>
              <w:t>0.634766</w:t>
            </w:r>
          </w:p>
        </w:tc>
        <w:tc>
          <w:tcPr>
            <w:tcW w:w="588" w:type="dxa"/>
            <w:tcBorders>
              <w:top w:val="nil"/>
              <w:left w:val="nil"/>
              <w:bottom w:val="single" w:color="auto" w:sz="4" w:space="0"/>
              <w:right w:val="single" w:color="auto" w:sz="4" w:space="0"/>
            </w:tcBorders>
            <w:shd w:val="clear" w:color="auto" w:fill="auto"/>
            <w:vAlign w:val="center"/>
          </w:tcPr>
          <w:p w14:paraId="323AAD46">
            <w:pPr>
              <w:widowControl/>
              <w:tabs>
                <w:tab w:val="decimal" w:pos="0"/>
              </w:tabs>
              <w:ind w:firstLine="0" w:firstLineChars="0"/>
              <w:jc w:val="center"/>
              <w:rPr>
                <w:kern w:val="0"/>
                <w:sz w:val="18"/>
                <w:szCs w:val="18"/>
              </w:rPr>
            </w:pPr>
            <w:r>
              <w:rPr>
                <w:kern w:val="0"/>
                <w:sz w:val="18"/>
                <w:szCs w:val="18"/>
              </w:rPr>
              <w:t>15</w:t>
            </w:r>
          </w:p>
        </w:tc>
        <w:tc>
          <w:tcPr>
            <w:tcW w:w="813" w:type="dxa"/>
            <w:tcBorders>
              <w:top w:val="nil"/>
              <w:left w:val="nil"/>
              <w:bottom w:val="single" w:color="auto" w:sz="4" w:space="0"/>
              <w:right w:val="single" w:color="auto" w:sz="4" w:space="0"/>
            </w:tcBorders>
            <w:vAlign w:val="center"/>
          </w:tcPr>
          <w:p w14:paraId="5F1498C9">
            <w:pPr>
              <w:widowControl/>
              <w:tabs>
                <w:tab w:val="decimal" w:pos="0"/>
              </w:tabs>
              <w:ind w:firstLine="0" w:firstLineChars="0"/>
              <w:jc w:val="center"/>
              <w:rPr>
                <w:kern w:val="0"/>
                <w:sz w:val="18"/>
                <w:szCs w:val="18"/>
              </w:rPr>
            </w:pPr>
            <w:r>
              <w:rPr>
                <w:kern w:val="0"/>
                <w:sz w:val="18"/>
                <w:szCs w:val="18"/>
              </w:rPr>
              <w:t>154</w:t>
            </w:r>
          </w:p>
        </w:tc>
        <w:tc>
          <w:tcPr>
            <w:tcW w:w="1068" w:type="dxa"/>
            <w:tcBorders>
              <w:top w:val="nil"/>
              <w:left w:val="nil"/>
              <w:bottom w:val="single" w:color="auto" w:sz="4" w:space="0"/>
              <w:right w:val="single" w:color="auto" w:sz="4" w:space="0"/>
            </w:tcBorders>
            <w:vAlign w:val="center"/>
          </w:tcPr>
          <w:p w14:paraId="0D41D615">
            <w:pPr>
              <w:widowControl/>
              <w:tabs>
                <w:tab w:val="decimal" w:pos="0"/>
              </w:tabs>
              <w:ind w:firstLine="0" w:firstLineChars="0"/>
              <w:jc w:val="center"/>
              <w:rPr>
                <w:kern w:val="0"/>
                <w:sz w:val="18"/>
                <w:szCs w:val="18"/>
              </w:rPr>
            </w:pPr>
            <w:r>
              <w:rPr>
                <w:kern w:val="0"/>
                <w:sz w:val="18"/>
                <w:szCs w:val="18"/>
              </w:rPr>
              <w:t>3.759766</w:t>
            </w:r>
          </w:p>
        </w:tc>
        <w:tc>
          <w:tcPr>
            <w:tcW w:w="426" w:type="dxa"/>
            <w:tcBorders>
              <w:top w:val="nil"/>
              <w:left w:val="nil"/>
              <w:bottom w:val="single" w:color="auto" w:sz="4" w:space="0"/>
              <w:right w:val="single" w:color="auto" w:sz="4" w:space="0"/>
            </w:tcBorders>
            <w:vAlign w:val="center"/>
          </w:tcPr>
          <w:p w14:paraId="67CC31D0">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7AB53818">
            <w:pPr>
              <w:widowControl/>
              <w:tabs>
                <w:tab w:val="decimal" w:pos="0"/>
              </w:tabs>
              <w:ind w:firstLine="0" w:firstLineChars="0"/>
              <w:jc w:val="center"/>
              <w:rPr>
                <w:kern w:val="0"/>
                <w:sz w:val="18"/>
                <w:szCs w:val="18"/>
              </w:rPr>
            </w:pPr>
            <w:r>
              <w:rPr>
                <w:kern w:val="0"/>
                <w:sz w:val="18"/>
                <w:szCs w:val="18"/>
              </w:rPr>
              <w:t>282</w:t>
            </w:r>
          </w:p>
        </w:tc>
        <w:tc>
          <w:tcPr>
            <w:tcW w:w="1068" w:type="dxa"/>
            <w:tcBorders>
              <w:top w:val="nil"/>
              <w:left w:val="nil"/>
              <w:bottom w:val="single" w:color="auto" w:sz="4" w:space="0"/>
              <w:right w:val="single" w:color="auto" w:sz="4" w:space="0"/>
            </w:tcBorders>
            <w:vAlign w:val="center"/>
          </w:tcPr>
          <w:p w14:paraId="759E3D80">
            <w:pPr>
              <w:widowControl/>
              <w:tabs>
                <w:tab w:val="decimal" w:pos="0"/>
              </w:tabs>
              <w:ind w:firstLine="0" w:firstLineChars="0"/>
              <w:jc w:val="center"/>
              <w:rPr>
                <w:kern w:val="0"/>
                <w:sz w:val="18"/>
                <w:szCs w:val="18"/>
              </w:rPr>
            </w:pPr>
            <w:r>
              <w:rPr>
                <w:kern w:val="0"/>
                <w:sz w:val="18"/>
                <w:szCs w:val="18"/>
              </w:rPr>
              <w:t>6.884766</w:t>
            </w:r>
          </w:p>
        </w:tc>
        <w:tc>
          <w:tcPr>
            <w:tcW w:w="426" w:type="dxa"/>
            <w:tcBorders>
              <w:top w:val="nil"/>
              <w:left w:val="nil"/>
              <w:bottom w:val="single" w:color="auto" w:sz="4" w:space="0"/>
              <w:right w:val="single" w:color="auto" w:sz="4" w:space="0"/>
            </w:tcBorders>
            <w:vAlign w:val="center"/>
          </w:tcPr>
          <w:p w14:paraId="2163E192">
            <w:pPr>
              <w:widowControl/>
              <w:tabs>
                <w:tab w:val="decimal" w:pos="0"/>
              </w:tabs>
              <w:ind w:firstLine="0" w:firstLineChars="0"/>
              <w:jc w:val="center"/>
              <w:rPr>
                <w:kern w:val="0"/>
                <w:sz w:val="18"/>
                <w:szCs w:val="18"/>
              </w:rPr>
            </w:pPr>
            <w:r>
              <w:rPr>
                <w:kern w:val="0"/>
                <w:sz w:val="18"/>
                <w:szCs w:val="18"/>
              </w:rPr>
              <w:t>15</w:t>
            </w:r>
          </w:p>
        </w:tc>
        <w:tc>
          <w:tcPr>
            <w:tcW w:w="813" w:type="dxa"/>
            <w:tcBorders>
              <w:top w:val="nil"/>
              <w:left w:val="nil"/>
              <w:bottom w:val="single" w:color="auto" w:sz="4" w:space="0"/>
              <w:right w:val="single" w:color="auto" w:sz="4" w:space="0"/>
            </w:tcBorders>
            <w:vAlign w:val="center"/>
          </w:tcPr>
          <w:p w14:paraId="7F78C2D6">
            <w:pPr>
              <w:widowControl/>
              <w:tabs>
                <w:tab w:val="decimal" w:pos="0"/>
              </w:tabs>
              <w:ind w:firstLine="0" w:firstLineChars="0"/>
              <w:jc w:val="center"/>
              <w:rPr>
                <w:kern w:val="0"/>
                <w:sz w:val="18"/>
                <w:szCs w:val="18"/>
              </w:rPr>
            </w:pPr>
            <w:r>
              <w:rPr>
                <w:kern w:val="0"/>
                <w:sz w:val="18"/>
                <w:szCs w:val="18"/>
              </w:rPr>
              <w:t>410</w:t>
            </w:r>
          </w:p>
        </w:tc>
        <w:tc>
          <w:tcPr>
            <w:tcW w:w="1109" w:type="dxa"/>
            <w:tcBorders>
              <w:top w:val="nil"/>
              <w:left w:val="nil"/>
              <w:bottom w:val="single" w:color="auto" w:sz="4" w:space="0"/>
              <w:right w:val="single" w:color="auto" w:sz="4" w:space="0"/>
            </w:tcBorders>
            <w:vAlign w:val="center"/>
          </w:tcPr>
          <w:p w14:paraId="564CD02E">
            <w:pPr>
              <w:widowControl/>
              <w:tabs>
                <w:tab w:val="decimal" w:pos="0"/>
              </w:tabs>
              <w:ind w:firstLine="0" w:firstLineChars="0"/>
              <w:jc w:val="center"/>
              <w:rPr>
                <w:kern w:val="0"/>
                <w:sz w:val="18"/>
                <w:szCs w:val="18"/>
              </w:rPr>
            </w:pPr>
            <w:r>
              <w:rPr>
                <w:kern w:val="0"/>
                <w:sz w:val="18"/>
                <w:szCs w:val="18"/>
              </w:rPr>
              <w:t>10.009766</w:t>
            </w:r>
          </w:p>
        </w:tc>
        <w:tc>
          <w:tcPr>
            <w:tcW w:w="426" w:type="dxa"/>
            <w:tcBorders>
              <w:top w:val="nil"/>
              <w:left w:val="nil"/>
              <w:bottom w:val="single" w:color="auto" w:sz="4" w:space="0"/>
              <w:right w:val="single" w:color="auto" w:sz="4" w:space="0"/>
            </w:tcBorders>
            <w:vAlign w:val="center"/>
          </w:tcPr>
          <w:p w14:paraId="1851826E">
            <w:pPr>
              <w:widowControl/>
              <w:tabs>
                <w:tab w:val="decimal" w:pos="0"/>
              </w:tabs>
              <w:ind w:firstLine="0" w:firstLineChars="0"/>
              <w:jc w:val="center"/>
              <w:rPr>
                <w:kern w:val="0"/>
                <w:sz w:val="18"/>
                <w:szCs w:val="18"/>
              </w:rPr>
            </w:pPr>
            <w:r>
              <w:rPr>
                <w:kern w:val="0"/>
                <w:sz w:val="18"/>
                <w:szCs w:val="18"/>
              </w:rPr>
              <w:t>11</w:t>
            </w:r>
          </w:p>
        </w:tc>
      </w:tr>
      <w:tr w14:paraId="75DA32AB">
        <w:tblPrEx>
          <w:tblCellMar>
            <w:top w:w="0" w:type="dxa"/>
            <w:left w:w="108" w:type="dxa"/>
            <w:bottom w:w="0" w:type="dxa"/>
            <w:right w:w="108" w:type="dxa"/>
          </w:tblCellMar>
        </w:tblPrEx>
        <w:trPr>
          <w:trHeight w:val="270" w:hRule="atLeast"/>
          <w:jc w:val="center"/>
        </w:trPr>
        <w:tc>
          <w:tcPr>
            <w:tcW w:w="953" w:type="dxa"/>
            <w:tcBorders>
              <w:top w:val="nil"/>
              <w:left w:val="single" w:color="auto" w:sz="4" w:space="0"/>
              <w:bottom w:val="single" w:color="auto" w:sz="4" w:space="0"/>
              <w:right w:val="single" w:color="auto" w:sz="4" w:space="0"/>
            </w:tcBorders>
            <w:shd w:val="clear" w:color="auto" w:fill="auto"/>
            <w:vAlign w:val="center"/>
          </w:tcPr>
          <w:p w14:paraId="3241660B">
            <w:pPr>
              <w:widowControl/>
              <w:tabs>
                <w:tab w:val="decimal" w:pos="0"/>
              </w:tabs>
              <w:ind w:firstLine="0" w:firstLineChars="0"/>
              <w:jc w:val="center"/>
              <w:rPr>
                <w:kern w:val="0"/>
                <w:sz w:val="18"/>
                <w:szCs w:val="18"/>
              </w:rPr>
            </w:pPr>
            <w:r>
              <w:rPr>
                <w:kern w:val="0"/>
                <w:sz w:val="18"/>
                <w:szCs w:val="18"/>
              </w:rPr>
              <w:t>27</w:t>
            </w:r>
          </w:p>
        </w:tc>
        <w:tc>
          <w:tcPr>
            <w:tcW w:w="1068" w:type="dxa"/>
            <w:tcBorders>
              <w:top w:val="nil"/>
              <w:left w:val="nil"/>
              <w:bottom w:val="single" w:color="auto" w:sz="4" w:space="0"/>
              <w:right w:val="single" w:color="auto" w:sz="4" w:space="0"/>
            </w:tcBorders>
            <w:shd w:val="clear" w:color="auto" w:fill="auto"/>
            <w:vAlign w:val="center"/>
          </w:tcPr>
          <w:p w14:paraId="0B74ADBE">
            <w:pPr>
              <w:widowControl/>
              <w:tabs>
                <w:tab w:val="decimal" w:pos="0"/>
              </w:tabs>
              <w:ind w:firstLine="0" w:firstLineChars="0"/>
              <w:jc w:val="center"/>
              <w:rPr>
                <w:kern w:val="0"/>
                <w:sz w:val="18"/>
                <w:szCs w:val="18"/>
              </w:rPr>
            </w:pPr>
            <w:r>
              <w:rPr>
                <w:kern w:val="0"/>
                <w:sz w:val="18"/>
                <w:szCs w:val="18"/>
              </w:rPr>
              <w:t>0.659180</w:t>
            </w:r>
          </w:p>
        </w:tc>
        <w:tc>
          <w:tcPr>
            <w:tcW w:w="588" w:type="dxa"/>
            <w:tcBorders>
              <w:top w:val="nil"/>
              <w:left w:val="nil"/>
              <w:bottom w:val="single" w:color="auto" w:sz="4" w:space="0"/>
              <w:right w:val="single" w:color="auto" w:sz="4" w:space="0"/>
            </w:tcBorders>
            <w:shd w:val="clear" w:color="auto" w:fill="auto"/>
            <w:vAlign w:val="center"/>
          </w:tcPr>
          <w:p w14:paraId="113453DA">
            <w:pPr>
              <w:widowControl/>
              <w:tabs>
                <w:tab w:val="decimal" w:pos="0"/>
              </w:tabs>
              <w:ind w:firstLine="0" w:firstLineChars="0"/>
              <w:jc w:val="center"/>
              <w:rPr>
                <w:kern w:val="0"/>
                <w:sz w:val="18"/>
                <w:szCs w:val="18"/>
              </w:rPr>
            </w:pPr>
            <w:r>
              <w:rPr>
                <w:kern w:val="0"/>
                <w:sz w:val="18"/>
                <w:szCs w:val="18"/>
              </w:rPr>
              <w:t>14</w:t>
            </w:r>
          </w:p>
        </w:tc>
        <w:tc>
          <w:tcPr>
            <w:tcW w:w="813" w:type="dxa"/>
            <w:tcBorders>
              <w:top w:val="nil"/>
              <w:left w:val="nil"/>
              <w:bottom w:val="single" w:color="auto" w:sz="4" w:space="0"/>
              <w:right w:val="single" w:color="auto" w:sz="4" w:space="0"/>
            </w:tcBorders>
            <w:vAlign w:val="center"/>
          </w:tcPr>
          <w:p w14:paraId="384158F0">
            <w:pPr>
              <w:widowControl/>
              <w:tabs>
                <w:tab w:val="decimal" w:pos="0"/>
              </w:tabs>
              <w:ind w:firstLine="0" w:firstLineChars="0"/>
              <w:jc w:val="center"/>
              <w:rPr>
                <w:kern w:val="0"/>
                <w:sz w:val="18"/>
                <w:szCs w:val="18"/>
              </w:rPr>
            </w:pPr>
            <w:r>
              <w:rPr>
                <w:kern w:val="0"/>
                <w:sz w:val="18"/>
                <w:szCs w:val="18"/>
              </w:rPr>
              <w:t>155</w:t>
            </w:r>
          </w:p>
        </w:tc>
        <w:tc>
          <w:tcPr>
            <w:tcW w:w="1068" w:type="dxa"/>
            <w:tcBorders>
              <w:top w:val="nil"/>
              <w:left w:val="nil"/>
              <w:bottom w:val="single" w:color="auto" w:sz="4" w:space="0"/>
              <w:right w:val="single" w:color="auto" w:sz="4" w:space="0"/>
            </w:tcBorders>
            <w:vAlign w:val="center"/>
          </w:tcPr>
          <w:p w14:paraId="60E2A776">
            <w:pPr>
              <w:widowControl/>
              <w:tabs>
                <w:tab w:val="decimal" w:pos="0"/>
              </w:tabs>
              <w:ind w:firstLine="0" w:firstLineChars="0"/>
              <w:jc w:val="center"/>
              <w:rPr>
                <w:kern w:val="0"/>
                <w:sz w:val="18"/>
                <w:szCs w:val="18"/>
              </w:rPr>
            </w:pPr>
            <w:r>
              <w:rPr>
                <w:kern w:val="0"/>
                <w:sz w:val="18"/>
                <w:szCs w:val="18"/>
              </w:rPr>
              <w:t>3.784180</w:t>
            </w:r>
          </w:p>
        </w:tc>
        <w:tc>
          <w:tcPr>
            <w:tcW w:w="426" w:type="dxa"/>
            <w:tcBorders>
              <w:top w:val="nil"/>
              <w:left w:val="nil"/>
              <w:bottom w:val="single" w:color="auto" w:sz="4" w:space="0"/>
              <w:right w:val="single" w:color="auto" w:sz="4" w:space="0"/>
            </w:tcBorders>
            <w:vAlign w:val="center"/>
          </w:tcPr>
          <w:p w14:paraId="6AF789F0">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70448AAE">
            <w:pPr>
              <w:widowControl/>
              <w:tabs>
                <w:tab w:val="decimal" w:pos="0"/>
              </w:tabs>
              <w:ind w:firstLine="0" w:firstLineChars="0"/>
              <w:jc w:val="center"/>
              <w:rPr>
                <w:kern w:val="0"/>
                <w:sz w:val="18"/>
                <w:szCs w:val="18"/>
              </w:rPr>
            </w:pPr>
            <w:r>
              <w:rPr>
                <w:kern w:val="0"/>
                <w:sz w:val="18"/>
                <w:szCs w:val="18"/>
              </w:rPr>
              <w:t>283</w:t>
            </w:r>
          </w:p>
        </w:tc>
        <w:tc>
          <w:tcPr>
            <w:tcW w:w="1068" w:type="dxa"/>
            <w:tcBorders>
              <w:top w:val="nil"/>
              <w:left w:val="nil"/>
              <w:bottom w:val="single" w:color="auto" w:sz="4" w:space="0"/>
              <w:right w:val="single" w:color="auto" w:sz="4" w:space="0"/>
            </w:tcBorders>
            <w:vAlign w:val="center"/>
          </w:tcPr>
          <w:p w14:paraId="16257ED8">
            <w:pPr>
              <w:widowControl/>
              <w:tabs>
                <w:tab w:val="decimal" w:pos="0"/>
              </w:tabs>
              <w:ind w:firstLine="0" w:firstLineChars="0"/>
              <w:jc w:val="center"/>
              <w:rPr>
                <w:kern w:val="0"/>
                <w:sz w:val="18"/>
                <w:szCs w:val="18"/>
              </w:rPr>
            </w:pPr>
            <w:r>
              <w:rPr>
                <w:kern w:val="0"/>
                <w:sz w:val="18"/>
                <w:szCs w:val="18"/>
              </w:rPr>
              <w:t>6.909180</w:t>
            </w:r>
          </w:p>
        </w:tc>
        <w:tc>
          <w:tcPr>
            <w:tcW w:w="426" w:type="dxa"/>
            <w:tcBorders>
              <w:top w:val="nil"/>
              <w:left w:val="nil"/>
              <w:bottom w:val="single" w:color="auto" w:sz="4" w:space="0"/>
              <w:right w:val="single" w:color="auto" w:sz="4" w:space="0"/>
            </w:tcBorders>
            <w:vAlign w:val="center"/>
          </w:tcPr>
          <w:p w14:paraId="3DDCA188">
            <w:pPr>
              <w:widowControl/>
              <w:tabs>
                <w:tab w:val="decimal" w:pos="0"/>
              </w:tabs>
              <w:ind w:firstLine="0" w:firstLineChars="0"/>
              <w:jc w:val="center"/>
              <w:rPr>
                <w:kern w:val="0"/>
                <w:sz w:val="18"/>
                <w:szCs w:val="18"/>
              </w:rPr>
            </w:pPr>
            <w:r>
              <w:rPr>
                <w:kern w:val="0"/>
                <w:sz w:val="18"/>
                <w:szCs w:val="18"/>
              </w:rPr>
              <w:t>12</w:t>
            </w:r>
          </w:p>
        </w:tc>
        <w:tc>
          <w:tcPr>
            <w:tcW w:w="813" w:type="dxa"/>
            <w:tcBorders>
              <w:top w:val="nil"/>
              <w:left w:val="nil"/>
              <w:bottom w:val="single" w:color="auto" w:sz="4" w:space="0"/>
              <w:right w:val="single" w:color="auto" w:sz="4" w:space="0"/>
            </w:tcBorders>
            <w:vAlign w:val="center"/>
          </w:tcPr>
          <w:p w14:paraId="5883D304">
            <w:pPr>
              <w:widowControl/>
              <w:tabs>
                <w:tab w:val="decimal" w:pos="0"/>
              </w:tabs>
              <w:ind w:firstLine="0" w:firstLineChars="0"/>
              <w:jc w:val="center"/>
              <w:rPr>
                <w:kern w:val="0"/>
                <w:sz w:val="18"/>
                <w:szCs w:val="18"/>
              </w:rPr>
            </w:pPr>
            <w:r>
              <w:rPr>
                <w:kern w:val="0"/>
                <w:sz w:val="18"/>
                <w:szCs w:val="18"/>
              </w:rPr>
              <w:t>411</w:t>
            </w:r>
          </w:p>
        </w:tc>
        <w:tc>
          <w:tcPr>
            <w:tcW w:w="1109" w:type="dxa"/>
            <w:tcBorders>
              <w:top w:val="nil"/>
              <w:left w:val="nil"/>
              <w:bottom w:val="single" w:color="auto" w:sz="4" w:space="0"/>
              <w:right w:val="single" w:color="auto" w:sz="4" w:space="0"/>
            </w:tcBorders>
            <w:vAlign w:val="center"/>
          </w:tcPr>
          <w:p w14:paraId="7963D7C7">
            <w:pPr>
              <w:widowControl/>
              <w:tabs>
                <w:tab w:val="decimal" w:pos="0"/>
              </w:tabs>
              <w:ind w:firstLine="0" w:firstLineChars="0"/>
              <w:jc w:val="center"/>
              <w:rPr>
                <w:kern w:val="0"/>
                <w:sz w:val="18"/>
                <w:szCs w:val="18"/>
              </w:rPr>
            </w:pPr>
            <w:r>
              <w:rPr>
                <w:kern w:val="0"/>
                <w:sz w:val="18"/>
                <w:szCs w:val="18"/>
              </w:rPr>
              <w:t>10.034180</w:t>
            </w:r>
          </w:p>
        </w:tc>
        <w:tc>
          <w:tcPr>
            <w:tcW w:w="426" w:type="dxa"/>
            <w:tcBorders>
              <w:top w:val="nil"/>
              <w:left w:val="nil"/>
              <w:bottom w:val="single" w:color="auto" w:sz="4" w:space="0"/>
              <w:right w:val="single" w:color="auto" w:sz="4" w:space="0"/>
            </w:tcBorders>
            <w:vAlign w:val="center"/>
          </w:tcPr>
          <w:p w14:paraId="652F0E38">
            <w:pPr>
              <w:widowControl/>
              <w:tabs>
                <w:tab w:val="decimal" w:pos="0"/>
              </w:tabs>
              <w:ind w:firstLine="0" w:firstLineChars="0"/>
              <w:jc w:val="center"/>
              <w:rPr>
                <w:kern w:val="0"/>
                <w:sz w:val="18"/>
                <w:szCs w:val="18"/>
              </w:rPr>
            </w:pPr>
            <w:r>
              <w:rPr>
                <w:kern w:val="0"/>
                <w:sz w:val="18"/>
                <w:szCs w:val="18"/>
              </w:rPr>
              <w:t>14</w:t>
            </w:r>
          </w:p>
        </w:tc>
      </w:tr>
      <w:tr w14:paraId="408CD1F0">
        <w:tblPrEx>
          <w:tblCellMar>
            <w:top w:w="0" w:type="dxa"/>
            <w:left w:w="108" w:type="dxa"/>
            <w:bottom w:w="0" w:type="dxa"/>
            <w:right w:w="108" w:type="dxa"/>
          </w:tblCellMar>
        </w:tblPrEx>
        <w:trPr>
          <w:trHeight w:val="270" w:hRule="atLeast"/>
          <w:jc w:val="center"/>
        </w:trPr>
        <w:tc>
          <w:tcPr>
            <w:tcW w:w="953" w:type="dxa"/>
            <w:tcBorders>
              <w:top w:val="nil"/>
              <w:left w:val="single" w:color="auto" w:sz="4" w:space="0"/>
              <w:bottom w:val="single" w:color="auto" w:sz="4" w:space="0"/>
              <w:right w:val="single" w:color="auto" w:sz="4" w:space="0"/>
            </w:tcBorders>
            <w:shd w:val="clear" w:color="auto" w:fill="auto"/>
            <w:vAlign w:val="center"/>
          </w:tcPr>
          <w:p w14:paraId="27F91ACD">
            <w:pPr>
              <w:widowControl/>
              <w:tabs>
                <w:tab w:val="decimal" w:pos="0"/>
              </w:tabs>
              <w:ind w:firstLine="0" w:firstLineChars="0"/>
              <w:jc w:val="center"/>
              <w:rPr>
                <w:kern w:val="0"/>
                <w:sz w:val="18"/>
                <w:szCs w:val="18"/>
              </w:rPr>
            </w:pPr>
            <w:r>
              <w:rPr>
                <w:kern w:val="0"/>
                <w:sz w:val="18"/>
                <w:szCs w:val="18"/>
              </w:rPr>
              <w:t>28</w:t>
            </w:r>
          </w:p>
        </w:tc>
        <w:tc>
          <w:tcPr>
            <w:tcW w:w="1068" w:type="dxa"/>
            <w:tcBorders>
              <w:top w:val="nil"/>
              <w:left w:val="nil"/>
              <w:bottom w:val="single" w:color="auto" w:sz="4" w:space="0"/>
              <w:right w:val="single" w:color="auto" w:sz="4" w:space="0"/>
            </w:tcBorders>
            <w:shd w:val="clear" w:color="auto" w:fill="auto"/>
            <w:vAlign w:val="center"/>
          </w:tcPr>
          <w:p w14:paraId="42577FBD">
            <w:pPr>
              <w:widowControl/>
              <w:tabs>
                <w:tab w:val="decimal" w:pos="0"/>
              </w:tabs>
              <w:ind w:firstLine="0" w:firstLineChars="0"/>
              <w:jc w:val="center"/>
              <w:rPr>
                <w:kern w:val="0"/>
                <w:sz w:val="18"/>
                <w:szCs w:val="18"/>
              </w:rPr>
            </w:pPr>
            <w:r>
              <w:rPr>
                <w:kern w:val="0"/>
                <w:sz w:val="18"/>
                <w:szCs w:val="18"/>
              </w:rPr>
              <w:t>0.683594</w:t>
            </w:r>
          </w:p>
        </w:tc>
        <w:tc>
          <w:tcPr>
            <w:tcW w:w="588" w:type="dxa"/>
            <w:tcBorders>
              <w:top w:val="nil"/>
              <w:left w:val="nil"/>
              <w:bottom w:val="single" w:color="auto" w:sz="4" w:space="0"/>
              <w:right w:val="single" w:color="auto" w:sz="4" w:space="0"/>
            </w:tcBorders>
            <w:shd w:val="clear" w:color="auto" w:fill="auto"/>
            <w:vAlign w:val="center"/>
          </w:tcPr>
          <w:p w14:paraId="24EE48DF">
            <w:pPr>
              <w:widowControl/>
              <w:tabs>
                <w:tab w:val="decimal" w:pos="0"/>
              </w:tabs>
              <w:ind w:firstLine="0" w:firstLineChars="0"/>
              <w:jc w:val="center"/>
              <w:rPr>
                <w:kern w:val="0"/>
                <w:sz w:val="18"/>
                <w:szCs w:val="18"/>
              </w:rPr>
            </w:pPr>
            <w:r>
              <w:rPr>
                <w:kern w:val="0"/>
                <w:sz w:val="18"/>
                <w:szCs w:val="18"/>
              </w:rPr>
              <w:t>13</w:t>
            </w:r>
          </w:p>
        </w:tc>
        <w:tc>
          <w:tcPr>
            <w:tcW w:w="813" w:type="dxa"/>
            <w:tcBorders>
              <w:top w:val="nil"/>
              <w:left w:val="nil"/>
              <w:bottom w:val="single" w:color="auto" w:sz="4" w:space="0"/>
              <w:right w:val="single" w:color="auto" w:sz="4" w:space="0"/>
            </w:tcBorders>
            <w:vAlign w:val="center"/>
          </w:tcPr>
          <w:p w14:paraId="173EFD25">
            <w:pPr>
              <w:widowControl/>
              <w:tabs>
                <w:tab w:val="decimal" w:pos="0"/>
              </w:tabs>
              <w:ind w:firstLine="0" w:firstLineChars="0"/>
              <w:jc w:val="center"/>
              <w:rPr>
                <w:kern w:val="0"/>
                <w:sz w:val="18"/>
                <w:szCs w:val="18"/>
              </w:rPr>
            </w:pPr>
            <w:r>
              <w:rPr>
                <w:kern w:val="0"/>
                <w:sz w:val="18"/>
                <w:szCs w:val="18"/>
              </w:rPr>
              <w:t>156</w:t>
            </w:r>
          </w:p>
        </w:tc>
        <w:tc>
          <w:tcPr>
            <w:tcW w:w="1068" w:type="dxa"/>
            <w:tcBorders>
              <w:top w:val="nil"/>
              <w:left w:val="nil"/>
              <w:bottom w:val="single" w:color="auto" w:sz="4" w:space="0"/>
              <w:right w:val="single" w:color="auto" w:sz="4" w:space="0"/>
            </w:tcBorders>
            <w:vAlign w:val="center"/>
          </w:tcPr>
          <w:p w14:paraId="354E3CFE">
            <w:pPr>
              <w:widowControl/>
              <w:tabs>
                <w:tab w:val="decimal" w:pos="0"/>
              </w:tabs>
              <w:ind w:firstLine="0" w:firstLineChars="0"/>
              <w:jc w:val="center"/>
              <w:rPr>
                <w:kern w:val="0"/>
                <w:sz w:val="18"/>
                <w:szCs w:val="18"/>
              </w:rPr>
            </w:pPr>
            <w:r>
              <w:rPr>
                <w:kern w:val="0"/>
                <w:sz w:val="18"/>
                <w:szCs w:val="18"/>
              </w:rPr>
              <w:t>3.808594</w:t>
            </w:r>
          </w:p>
        </w:tc>
        <w:tc>
          <w:tcPr>
            <w:tcW w:w="426" w:type="dxa"/>
            <w:tcBorders>
              <w:top w:val="nil"/>
              <w:left w:val="nil"/>
              <w:bottom w:val="single" w:color="auto" w:sz="4" w:space="0"/>
              <w:right w:val="single" w:color="auto" w:sz="4" w:space="0"/>
            </w:tcBorders>
            <w:vAlign w:val="center"/>
          </w:tcPr>
          <w:p w14:paraId="4FB153F6">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3D551747">
            <w:pPr>
              <w:widowControl/>
              <w:tabs>
                <w:tab w:val="decimal" w:pos="0"/>
              </w:tabs>
              <w:ind w:firstLine="0" w:firstLineChars="0"/>
              <w:jc w:val="center"/>
              <w:rPr>
                <w:kern w:val="0"/>
                <w:sz w:val="18"/>
                <w:szCs w:val="18"/>
              </w:rPr>
            </w:pPr>
            <w:r>
              <w:rPr>
                <w:kern w:val="0"/>
                <w:sz w:val="18"/>
                <w:szCs w:val="18"/>
              </w:rPr>
              <w:t>284</w:t>
            </w:r>
          </w:p>
        </w:tc>
        <w:tc>
          <w:tcPr>
            <w:tcW w:w="1068" w:type="dxa"/>
            <w:tcBorders>
              <w:top w:val="nil"/>
              <w:left w:val="nil"/>
              <w:bottom w:val="single" w:color="auto" w:sz="4" w:space="0"/>
              <w:right w:val="single" w:color="auto" w:sz="4" w:space="0"/>
            </w:tcBorders>
            <w:vAlign w:val="center"/>
          </w:tcPr>
          <w:p w14:paraId="593A4AAD">
            <w:pPr>
              <w:widowControl/>
              <w:tabs>
                <w:tab w:val="decimal" w:pos="0"/>
              </w:tabs>
              <w:ind w:firstLine="0" w:firstLineChars="0"/>
              <w:jc w:val="center"/>
              <w:rPr>
                <w:kern w:val="0"/>
                <w:sz w:val="18"/>
                <w:szCs w:val="18"/>
              </w:rPr>
            </w:pPr>
            <w:r>
              <w:rPr>
                <w:kern w:val="0"/>
                <w:sz w:val="18"/>
                <w:szCs w:val="18"/>
              </w:rPr>
              <w:t>6.933594</w:t>
            </w:r>
          </w:p>
        </w:tc>
        <w:tc>
          <w:tcPr>
            <w:tcW w:w="426" w:type="dxa"/>
            <w:tcBorders>
              <w:top w:val="nil"/>
              <w:left w:val="nil"/>
              <w:bottom w:val="single" w:color="auto" w:sz="4" w:space="0"/>
              <w:right w:val="single" w:color="auto" w:sz="4" w:space="0"/>
            </w:tcBorders>
            <w:vAlign w:val="center"/>
          </w:tcPr>
          <w:p w14:paraId="11D32FF2">
            <w:pPr>
              <w:widowControl/>
              <w:tabs>
                <w:tab w:val="decimal" w:pos="0"/>
              </w:tabs>
              <w:ind w:firstLine="0" w:firstLineChars="0"/>
              <w:jc w:val="center"/>
              <w:rPr>
                <w:kern w:val="0"/>
                <w:sz w:val="18"/>
                <w:szCs w:val="18"/>
              </w:rPr>
            </w:pPr>
            <w:r>
              <w:rPr>
                <w:kern w:val="0"/>
                <w:sz w:val="18"/>
                <w:szCs w:val="18"/>
              </w:rPr>
              <w:t>9</w:t>
            </w:r>
          </w:p>
        </w:tc>
        <w:tc>
          <w:tcPr>
            <w:tcW w:w="813" w:type="dxa"/>
            <w:tcBorders>
              <w:top w:val="nil"/>
              <w:left w:val="nil"/>
              <w:bottom w:val="single" w:color="auto" w:sz="4" w:space="0"/>
              <w:right w:val="single" w:color="auto" w:sz="4" w:space="0"/>
            </w:tcBorders>
            <w:vAlign w:val="center"/>
          </w:tcPr>
          <w:p w14:paraId="1D48BAF5">
            <w:pPr>
              <w:widowControl/>
              <w:tabs>
                <w:tab w:val="decimal" w:pos="0"/>
              </w:tabs>
              <w:ind w:firstLine="0" w:firstLineChars="0"/>
              <w:jc w:val="center"/>
              <w:rPr>
                <w:kern w:val="0"/>
                <w:sz w:val="18"/>
                <w:szCs w:val="18"/>
              </w:rPr>
            </w:pPr>
            <w:r>
              <w:rPr>
                <w:kern w:val="0"/>
                <w:sz w:val="18"/>
                <w:szCs w:val="18"/>
              </w:rPr>
              <w:t>412</w:t>
            </w:r>
          </w:p>
        </w:tc>
        <w:tc>
          <w:tcPr>
            <w:tcW w:w="1109" w:type="dxa"/>
            <w:tcBorders>
              <w:top w:val="nil"/>
              <w:left w:val="nil"/>
              <w:bottom w:val="single" w:color="auto" w:sz="4" w:space="0"/>
              <w:right w:val="single" w:color="auto" w:sz="4" w:space="0"/>
            </w:tcBorders>
            <w:vAlign w:val="center"/>
          </w:tcPr>
          <w:p w14:paraId="4F656066">
            <w:pPr>
              <w:widowControl/>
              <w:tabs>
                <w:tab w:val="decimal" w:pos="0"/>
              </w:tabs>
              <w:ind w:firstLine="0" w:firstLineChars="0"/>
              <w:jc w:val="center"/>
              <w:rPr>
                <w:kern w:val="0"/>
                <w:sz w:val="18"/>
                <w:szCs w:val="18"/>
              </w:rPr>
            </w:pPr>
            <w:r>
              <w:rPr>
                <w:kern w:val="0"/>
                <w:sz w:val="18"/>
                <w:szCs w:val="18"/>
              </w:rPr>
              <w:t>10.058594</w:t>
            </w:r>
          </w:p>
        </w:tc>
        <w:tc>
          <w:tcPr>
            <w:tcW w:w="426" w:type="dxa"/>
            <w:tcBorders>
              <w:top w:val="nil"/>
              <w:left w:val="nil"/>
              <w:bottom w:val="single" w:color="auto" w:sz="4" w:space="0"/>
              <w:right w:val="single" w:color="auto" w:sz="4" w:space="0"/>
            </w:tcBorders>
            <w:vAlign w:val="center"/>
          </w:tcPr>
          <w:p w14:paraId="4411AB07">
            <w:pPr>
              <w:widowControl/>
              <w:tabs>
                <w:tab w:val="decimal" w:pos="0"/>
              </w:tabs>
              <w:ind w:firstLine="0" w:firstLineChars="0"/>
              <w:jc w:val="center"/>
              <w:rPr>
                <w:kern w:val="0"/>
                <w:sz w:val="18"/>
                <w:szCs w:val="18"/>
              </w:rPr>
            </w:pPr>
            <w:r>
              <w:rPr>
                <w:kern w:val="0"/>
                <w:sz w:val="18"/>
                <w:szCs w:val="18"/>
              </w:rPr>
              <w:t>2</w:t>
            </w:r>
          </w:p>
        </w:tc>
      </w:tr>
      <w:tr w14:paraId="0CCCB4F3">
        <w:tblPrEx>
          <w:tblCellMar>
            <w:top w:w="0" w:type="dxa"/>
            <w:left w:w="108" w:type="dxa"/>
            <w:bottom w:w="0" w:type="dxa"/>
            <w:right w:w="108" w:type="dxa"/>
          </w:tblCellMar>
        </w:tblPrEx>
        <w:trPr>
          <w:trHeight w:val="270" w:hRule="atLeast"/>
          <w:jc w:val="center"/>
        </w:trPr>
        <w:tc>
          <w:tcPr>
            <w:tcW w:w="953" w:type="dxa"/>
            <w:tcBorders>
              <w:top w:val="nil"/>
              <w:left w:val="single" w:color="auto" w:sz="4" w:space="0"/>
              <w:bottom w:val="single" w:color="auto" w:sz="4" w:space="0"/>
              <w:right w:val="single" w:color="auto" w:sz="4" w:space="0"/>
            </w:tcBorders>
            <w:shd w:val="clear" w:color="auto" w:fill="auto"/>
            <w:vAlign w:val="center"/>
          </w:tcPr>
          <w:p w14:paraId="50D49778">
            <w:pPr>
              <w:widowControl/>
              <w:tabs>
                <w:tab w:val="decimal" w:pos="0"/>
              </w:tabs>
              <w:ind w:firstLine="0" w:firstLineChars="0"/>
              <w:jc w:val="center"/>
              <w:rPr>
                <w:kern w:val="0"/>
                <w:sz w:val="18"/>
                <w:szCs w:val="18"/>
              </w:rPr>
            </w:pPr>
            <w:r>
              <w:rPr>
                <w:kern w:val="0"/>
                <w:sz w:val="18"/>
                <w:szCs w:val="18"/>
              </w:rPr>
              <w:t>29</w:t>
            </w:r>
          </w:p>
        </w:tc>
        <w:tc>
          <w:tcPr>
            <w:tcW w:w="1068" w:type="dxa"/>
            <w:tcBorders>
              <w:top w:val="nil"/>
              <w:left w:val="nil"/>
              <w:bottom w:val="single" w:color="auto" w:sz="4" w:space="0"/>
              <w:right w:val="single" w:color="auto" w:sz="4" w:space="0"/>
            </w:tcBorders>
            <w:shd w:val="clear" w:color="auto" w:fill="auto"/>
            <w:vAlign w:val="center"/>
          </w:tcPr>
          <w:p w14:paraId="43A21369">
            <w:pPr>
              <w:widowControl/>
              <w:tabs>
                <w:tab w:val="decimal" w:pos="0"/>
              </w:tabs>
              <w:ind w:firstLine="0" w:firstLineChars="0"/>
              <w:jc w:val="center"/>
              <w:rPr>
                <w:kern w:val="0"/>
                <w:sz w:val="18"/>
                <w:szCs w:val="18"/>
              </w:rPr>
            </w:pPr>
            <w:r>
              <w:rPr>
                <w:kern w:val="0"/>
                <w:sz w:val="18"/>
                <w:szCs w:val="18"/>
              </w:rPr>
              <w:t>0.708008</w:t>
            </w:r>
          </w:p>
        </w:tc>
        <w:tc>
          <w:tcPr>
            <w:tcW w:w="588" w:type="dxa"/>
            <w:tcBorders>
              <w:top w:val="nil"/>
              <w:left w:val="nil"/>
              <w:bottom w:val="single" w:color="auto" w:sz="4" w:space="0"/>
              <w:right w:val="single" w:color="auto" w:sz="4" w:space="0"/>
            </w:tcBorders>
            <w:shd w:val="clear" w:color="auto" w:fill="auto"/>
            <w:vAlign w:val="center"/>
          </w:tcPr>
          <w:p w14:paraId="25C7A0F7">
            <w:pPr>
              <w:widowControl/>
              <w:tabs>
                <w:tab w:val="decimal" w:pos="0"/>
              </w:tabs>
              <w:ind w:firstLine="0" w:firstLineChars="0"/>
              <w:jc w:val="center"/>
              <w:rPr>
                <w:kern w:val="0"/>
                <w:sz w:val="18"/>
                <w:szCs w:val="18"/>
              </w:rPr>
            </w:pPr>
            <w:r>
              <w:rPr>
                <w:kern w:val="0"/>
                <w:sz w:val="18"/>
                <w:szCs w:val="18"/>
              </w:rPr>
              <w:t>12</w:t>
            </w:r>
          </w:p>
        </w:tc>
        <w:tc>
          <w:tcPr>
            <w:tcW w:w="813" w:type="dxa"/>
            <w:tcBorders>
              <w:top w:val="nil"/>
              <w:left w:val="nil"/>
              <w:bottom w:val="single" w:color="auto" w:sz="4" w:space="0"/>
              <w:right w:val="single" w:color="auto" w:sz="4" w:space="0"/>
            </w:tcBorders>
            <w:vAlign w:val="center"/>
          </w:tcPr>
          <w:p w14:paraId="07F15F68">
            <w:pPr>
              <w:widowControl/>
              <w:tabs>
                <w:tab w:val="decimal" w:pos="0"/>
              </w:tabs>
              <w:ind w:firstLine="0" w:firstLineChars="0"/>
              <w:jc w:val="center"/>
              <w:rPr>
                <w:kern w:val="0"/>
                <w:sz w:val="18"/>
                <w:szCs w:val="18"/>
              </w:rPr>
            </w:pPr>
            <w:r>
              <w:rPr>
                <w:kern w:val="0"/>
                <w:sz w:val="18"/>
                <w:szCs w:val="18"/>
              </w:rPr>
              <w:t>157</w:t>
            </w:r>
          </w:p>
        </w:tc>
        <w:tc>
          <w:tcPr>
            <w:tcW w:w="1068" w:type="dxa"/>
            <w:tcBorders>
              <w:top w:val="nil"/>
              <w:left w:val="nil"/>
              <w:bottom w:val="single" w:color="auto" w:sz="4" w:space="0"/>
              <w:right w:val="single" w:color="auto" w:sz="4" w:space="0"/>
            </w:tcBorders>
            <w:vAlign w:val="center"/>
          </w:tcPr>
          <w:p w14:paraId="2DFF67D8">
            <w:pPr>
              <w:widowControl/>
              <w:tabs>
                <w:tab w:val="decimal" w:pos="0"/>
              </w:tabs>
              <w:ind w:firstLine="0" w:firstLineChars="0"/>
              <w:jc w:val="center"/>
              <w:rPr>
                <w:kern w:val="0"/>
                <w:sz w:val="18"/>
                <w:szCs w:val="18"/>
              </w:rPr>
            </w:pPr>
            <w:r>
              <w:rPr>
                <w:kern w:val="0"/>
                <w:sz w:val="18"/>
                <w:szCs w:val="18"/>
              </w:rPr>
              <w:t>3.833008</w:t>
            </w:r>
          </w:p>
        </w:tc>
        <w:tc>
          <w:tcPr>
            <w:tcW w:w="426" w:type="dxa"/>
            <w:tcBorders>
              <w:top w:val="nil"/>
              <w:left w:val="nil"/>
              <w:bottom w:val="single" w:color="auto" w:sz="4" w:space="0"/>
              <w:right w:val="single" w:color="auto" w:sz="4" w:space="0"/>
            </w:tcBorders>
            <w:vAlign w:val="center"/>
          </w:tcPr>
          <w:p w14:paraId="5828C46B">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29AC9184">
            <w:pPr>
              <w:widowControl/>
              <w:tabs>
                <w:tab w:val="decimal" w:pos="0"/>
              </w:tabs>
              <w:ind w:firstLine="0" w:firstLineChars="0"/>
              <w:jc w:val="center"/>
              <w:rPr>
                <w:kern w:val="0"/>
                <w:sz w:val="18"/>
                <w:szCs w:val="18"/>
              </w:rPr>
            </w:pPr>
            <w:r>
              <w:rPr>
                <w:kern w:val="0"/>
                <w:sz w:val="18"/>
                <w:szCs w:val="18"/>
              </w:rPr>
              <w:t>285</w:t>
            </w:r>
          </w:p>
        </w:tc>
        <w:tc>
          <w:tcPr>
            <w:tcW w:w="1068" w:type="dxa"/>
            <w:tcBorders>
              <w:top w:val="nil"/>
              <w:left w:val="nil"/>
              <w:bottom w:val="single" w:color="auto" w:sz="4" w:space="0"/>
              <w:right w:val="single" w:color="auto" w:sz="4" w:space="0"/>
            </w:tcBorders>
            <w:vAlign w:val="center"/>
          </w:tcPr>
          <w:p w14:paraId="6BF197F1">
            <w:pPr>
              <w:widowControl/>
              <w:tabs>
                <w:tab w:val="decimal" w:pos="0"/>
              </w:tabs>
              <w:ind w:firstLine="0" w:firstLineChars="0"/>
              <w:jc w:val="center"/>
              <w:rPr>
                <w:kern w:val="0"/>
                <w:sz w:val="18"/>
                <w:szCs w:val="18"/>
              </w:rPr>
            </w:pPr>
            <w:r>
              <w:rPr>
                <w:kern w:val="0"/>
                <w:sz w:val="18"/>
                <w:szCs w:val="18"/>
              </w:rPr>
              <w:t>6.958008</w:t>
            </w:r>
          </w:p>
        </w:tc>
        <w:tc>
          <w:tcPr>
            <w:tcW w:w="426" w:type="dxa"/>
            <w:tcBorders>
              <w:top w:val="nil"/>
              <w:left w:val="nil"/>
              <w:bottom w:val="single" w:color="auto" w:sz="4" w:space="0"/>
              <w:right w:val="single" w:color="auto" w:sz="4" w:space="0"/>
            </w:tcBorders>
            <w:vAlign w:val="center"/>
          </w:tcPr>
          <w:p w14:paraId="678E563E">
            <w:pPr>
              <w:widowControl/>
              <w:tabs>
                <w:tab w:val="decimal" w:pos="0"/>
              </w:tabs>
              <w:ind w:firstLine="0" w:firstLineChars="0"/>
              <w:jc w:val="center"/>
              <w:rPr>
                <w:kern w:val="0"/>
                <w:sz w:val="18"/>
                <w:szCs w:val="18"/>
              </w:rPr>
            </w:pPr>
            <w:r>
              <w:rPr>
                <w:kern w:val="0"/>
                <w:sz w:val="18"/>
                <w:szCs w:val="18"/>
              </w:rPr>
              <w:t>6</w:t>
            </w:r>
          </w:p>
        </w:tc>
        <w:tc>
          <w:tcPr>
            <w:tcW w:w="813" w:type="dxa"/>
            <w:tcBorders>
              <w:top w:val="nil"/>
              <w:left w:val="nil"/>
              <w:bottom w:val="single" w:color="auto" w:sz="4" w:space="0"/>
              <w:right w:val="single" w:color="auto" w:sz="4" w:space="0"/>
            </w:tcBorders>
            <w:vAlign w:val="center"/>
          </w:tcPr>
          <w:p w14:paraId="0D727984">
            <w:pPr>
              <w:widowControl/>
              <w:tabs>
                <w:tab w:val="decimal" w:pos="0"/>
              </w:tabs>
              <w:ind w:firstLine="0" w:firstLineChars="0"/>
              <w:jc w:val="center"/>
              <w:rPr>
                <w:kern w:val="0"/>
                <w:sz w:val="18"/>
                <w:szCs w:val="18"/>
              </w:rPr>
            </w:pPr>
            <w:r>
              <w:rPr>
                <w:kern w:val="0"/>
                <w:sz w:val="18"/>
                <w:szCs w:val="18"/>
              </w:rPr>
              <w:t>413</w:t>
            </w:r>
          </w:p>
        </w:tc>
        <w:tc>
          <w:tcPr>
            <w:tcW w:w="1109" w:type="dxa"/>
            <w:tcBorders>
              <w:top w:val="nil"/>
              <w:left w:val="nil"/>
              <w:bottom w:val="single" w:color="auto" w:sz="4" w:space="0"/>
              <w:right w:val="single" w:color="auto" w:sz="4" w:space="0"/>
            </w:tcBorders>
            <w:vAlign w:val="center"/>
          </w:tcPr>
          <w:p w14:paraId="3EAE760B">
            <w:pPr>
              <w:widowControl/>
              <w:tabs>
                <w:tab w:val="decimal" w:pos="0"/>
              </w:tabs>
              <w:ind w:firstLine="0" w:firstLineChars="0"/>
              <w:jc w:val="center"/>
              <w:rPr>
                <w:kern w:val="0"/>
                <w:sz w:val="18"/>
                <w:szCs w:val="18"/>
              </w:rPr>
            </w:pPr>
            <w:r>
              <w:rPr>
                <w:kern w:val="0"/>
                <w:sz w:val="18"/>
                <w:szCs w:val="18"/>
              </w:rPr>
              <w:t>10.083008</w:t>
            </w:r>
          </w:p>
        </w:tc>
        <w:tc>
          <w:tcPr>
            <w:tcW w:w="426" w:type="dxa"/>
            <w:tcBorders>
              <w:top w:val="nil"/>
              <w:left w:val="nil"/>
              <w:bottom w:val="single" w:color="auto" w:sz="4" w:space="0"/>
              <w:right w:val="single" w:color="auto" w:sz="4" w:space="0"/>
            </w:tcBorders>
            <w:vAlign w:val="center"/>
          </w:tcPr>
          <w:p w14:paraId="389EFA1C">
            <w:pPr>
              <w:widowControl/>
              <w:tabs>
                <w:tab w:val="decimal" w:pos="0"/>
              </w:tabs>
              <w:ind w:firstLine="0" w:firstLineChars="0"/>
              <w:jc w:val="center"/>
              <w:rPr>
                <w:kern w:val="0"/>
                <w:sz w:val="18"/>
                <w:szCs w:val="18"/>
              </w:rPr>
            </w:pPr>
            <w:r>
              <w:rPr>
                <w:kern w:val="0"/>
                <w:sz w:val="18"/>
                <w:szCs w:val="18"/>
              </w:rPr>
              <w:t>5</w:t>
            </w:r>
          </w:p>
        </w:tc>
      </w:tr>
      <w:tr w14:paraId="72E0C725">
        <w:tblPrEx>
          <w:tblCellMar>
            <w:top w:w="0" w:type="dxa"/>
            <w:left w:w="108" w:type="dxa"/>
            <w:bottom w:w="0" w:type="dxa"/>
            <w:right w:w="108" w:type="dxa"/>
          </w:tblCellMar>
        </w:tblPrEx>
        <w:trPr>
          <w:trHeight w:val="270" w:hRule="atLeast"/>
          <w:jc w:val="center"/>
        </w:trPr>
        <w:tc>
          <w:tcPr>
            <w:tcW w:w="953" w:type="dxa"/>
            <w:tcBorders>
              <w:top w:val="nil"/>
              <w:left w:val="single" w:color="auto" w:sz="4" w:space="0"/>
              <w:bottom w:val="single" w:color="auto" w:sz="4" w:space="0"/>
              <w:right w:val="single" w:color="auto" w:sz="4" w:space="0"/>
            </w:tcBorders>
            <w:shd w:val="clear" w:color="auto" w:fill="auto"/>
            <w:vAlign w:val="center"/>
          </w:tcPr>
          <w:p w14:paraId="26088152">
            <w:pPr>
              <w:widowControl/>
              <w:tabs>
                <w:tab w:val="decimal" w:pos="0"/>
              </w:tabs>
              <w:ind w:firstLine="0" w:firstLineChars="0"/>
              <w:jc w:val="center"/>
              <w:rPr>
                <w:kern w:val="0"/>
                <w:sz w:val="18"/>
                <w:szCs w:val="18"/>
              </w:rPr>
            </w:pPr>
            <w:r>
              <w:rPr>
                <w:kern w:val="0"/>
                <w:sz w:val="18"/>
                <w:szCs w:val="18"/>
              </w:rPr>
              <w:t>30</w:t>
            </w:r>
          </w:p>
        </w:tc>
        <w:tc>
          <w:tcPr>
            <w:tcW w:w="1068" w:type="dxa"/>
            <w:tcBorders>
              <w:top w:val="nil"/>
              <w:left w:val="nil"/>
              <w:bottom w:val="single" w:color="auto" w:sz="4" w:space="0"/>
              <w:right w:val="single" w:color="auto" w:sz="4" w:space="0"/>
            </w:tcBorders>
            <w:shd w:val="clear" w:color="auto" w:fill="auto"/>
            <w:vAlign w:val="center"/>
          </w:tcPr>
          <w:p w14:paraId="0331B23B">
            <w:pPr>
              <w:widowControl/>
              <w:tabs>
                <w:tab w:val="decimal" w:pos="0"/>
              </w:tabs>
              <w:ind w:firstLine="0" w:firstLineChars="0"/>
              <w:jc w:val="center"/>
              <w:rPr>
                <w:kern w:val="0"/>
                <w:sz w:val="18"/>
                <w:szCs w:val="18"/>
              </w:rPr>
            </w:pPr>
            <w:r>
              <w:rPr>
                <w:kern w:val="0"/>
                <w:sz w:val="18"/>
                <w:szCs w:val="18"/>
              </w:rPr>
              <w:t>0.732422</w:t>
            </w:r>
          </w:p>
        </w:tc>
        <w:tc>
          <w:tcPr>
            <w:tcW w:w="588" w:type="dxa"/>
            <w:tcBorders>
              <w:top w:val="nil"/>
              <w:left w:val="nil"/>
              <w:bottom w:val="single" w:color="auto" w:sz="4" w:space="0"/>
              <w:right w:val="single" w:color="auto" w:sz="4" w:space="0"/>
            </w:tcBorders>
            <w:shd w:val="clear" w:color="auto" w:fill="auto"/>
            <w:vAlign w:val="center"/>
          </w:tcPr>
          <w:p w14:paraId="40BCD0E7">
            <w:pPr>
              <w:widowControl/>
              <w:tabs>
                <w:tab w:val="decimal" w:pos="0"/>
              </w:tabs>
              <w:ind w:firstLine="0" w:firstLineChars="0"/>
              <w:jc w:val="center"/>
              <w:rPr>
                <w:kern w:val="0"/>
                <w:sz w:val="18"/>
                <w:szCs w:val="18"/>
              </w:rPr>
            </w:pPr>
            <w:r>
              <w:rPr>
                <w:kern w:val="0"/>
                <w:sz w:val="18"/>
                <w:szCs w:val="18"/>
              </w:rPr>
              <w:t>11</w:t>
            </w:r>
          </w:p>
        </w:tc>
        <w:tc>
          <w:tcPr>
            <w:tcW w:w="813" w:type="dxa"/>
            <w:tcBorders>
              <w:top w:val="nil"/>
              <w:left w:val="nil"/>
              <w:bottom w:val="single" w:color="auto" w:sz="4" w:space="0"/>
              <w:right w:val="single" w:color="auto" w:sz="4" w:space="0"/>
            </w:tcBorders>
            <w:vAlign w:val="center"/>
          </w:tcPr>
          <w:p w14:paraId="060D2B6D">
            <w:pPr>
              <w:widowControl/>
              <w:tabs>
                <w:tab w:val="decimal" w:pos="0"/>
              </w:tabs>
              <w:ind w:firstLine="0" w:firstLineChars="0"/>
              <w:jc w:val="center"/>
              <w:rPr>
                <w:kern w:val="0"/>
                <w:sz w:val="18"/>
                <w:szCs w:val="18"/>
              </w:rPr>
            </w:pPr>
            <w:r>
              <w:rPr>
                <w:kern w:val="0"/>
                <w:sz w:val="18"/>
                <w:szCs w:val="18"/>
              </w:rPr>
              <w:t>158</w:t>
            </w:r>
          </w:p>
        </w:tc>
        <w:tc>
          <w:tcPr>
            <w:tcW w:w="1068" w:type="dxa"/>
            <w:tcBorders>
              <w:top w:val="nil"/>
              <w:left w:val="nil"/>
              <w:bottom w:val="single" w:color="auto" w:sz="4" w:space="0"/>
              <w:right w:val="single" w:color="auto" w:sz="4" w:space="0"/>
            </w:tcBorders>
            <w:vAlign w:val="center"/>
          </w:tcPr>
          <w:p w14:paraId="45EAF97C">
            <w:pPr>
              <w:widowControl/>
              <w:tabs>
                <w:tab w:val="decimal" w:pos="0"/>
              </w:tabs>
              <w:ind w:firstLine="0" w:firstLineChars="0"/>
              <w:jc w:val="center"/>
              <w:rPr>
                <w:kern w:val="0"/>
                <w:sz w:val="18"/>
                <w:szCs w:val="18"/>
              </w:rPr>
            </w:pPr>
            <w:r>
              <w:rPr>
                <w:kern w:val="0"/>
                <w:sz w:val="18"/>
                <w:szCs w:val="18"/>
              </w:rPr>
              <w:t>3.857422</w:t>
            </w:r>
          </w:p>
        </w:tc>
        <w:tc>
          <w:tcPr>
            <w:tcW w:w="426" w:type="dxa"/>
            <w:tcBorders>
              <w:top w:val="nil"/>
              <w:left w:val="nil"/>
              <w:bottom w:val="single" w:color="auto" w:sz="4" w:space="0"/>
              <w:right w:val="single" w:color="auto" w:sz="4" w:space="0"/>
            </w:tcBorders>
            <w:vAlign w:val="center"/>
          </w:tcPr>
          <w:p w14:paraId="7DBA04BE">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18C556AE">
            <w:pPr>
              <w:widowControl/>
              <w:tabs>
                <w:tab w:val="decimal" w:pos="0"/>
              </w:tabs>
              <w:ind w:firstLine="0" w:firstLineChars="0"/>
              <w:jc w:val="center"/>
              <w:rPr>
                <w:kern w:val="0"/>
                <w:sz w:val="18"/>
                <w:szCs w:val="18"/>
              </w:rPr>
            </w:pPr>
            <w:r>
              <w:rPr>
                <w:kern w:val="0"/>
                <w:sz w:val="18"/>
                <w:szCs w:val="18"/>
              </w:rPr>
              <w:t>286</w:t>
            </w:r>
          </w:p>
        </w:tc>
        <w:tc>
          <w:tcPr>
            <w:tcW w:w="1068" w:type="dxa"/>
            <w:tcBorders>
              <w:top w:val="nil"/>
              <w:left w:val="nil"/>
              <w:bottom w:val="single" w:color="auto" w:sz="4" w:space="0"/>
              <w:right w:val="single" w:color="auto" w:sz="4" w:space="0"/>
            </w:tcBorders>
            <w:vAlign w:val="center"/>
          </w:tcPr>
          <w:p w14:paraId="3C8EFB17">
            <w:pPr>
              <w:widowControl/>
              <w:tabs>
                <w:tab w:val="decimal" w:pos="0"/>
              </w:tabs>
              <w:ind w:firstLine="0" w:firstLineChars="0"/>
              <w:jc w:val="center"/>
              <w:rPr>
                <w:kern w:val="0"/>
                <w:sz w:val="18"/>
                <w:szCs w:val="18"/>
              </w:rPr>
            </w:pPr>
            <w:r>
              <w:rPr>
                <w:kern w:val="0"/>
                <w:sz w:val="18"/>
                <w:szCs w:val="18"/>
              </w:rPr>
              <w:t>6.982422</w:t>
            </w:r>
          </w:p>
        </w:tc>
        <w:tc>
          <w:tcPr>
            <w:tcW w:w="426" w:type="dxa"/>
            <w:tcBorders>
              <w:top w:val="nil"/>
              <w:left w:val="nil"/>
              <w:bottom w:val="single" w:color="auto" w:sz="4" w:space="0"/>
              <w:right w:val="single" w:color="auto" w:sz="4" w:space="0"/>
            </w:tcBorders>
            <w:vAlign w:val="center"/>
          </w:tcPr>
          <w:p w14:paraId="44E1D153">
            <w:pPr>
              <w:widowControl/>
              <w:tabs>
                <w:tab w:val="decimal" w:pos="0"/>
              </w:tabs>
              <w:ind w:firstLine="0" w:firstLineChars="0"/>
              <w:jc w:val="center"/>
              <w:rPr>
                <w:kern w:val="0"/>
                <w:sz w:val="18"/>
                <w:szCs w:val="18"/>
              </w:rPr>
            </w:pPr>
            <w:r>
              <w:rPr>
                <w:kern w:val="0"/>
                <w:sz w:val="18"/>
                <w:szCs w:val="18"/>
              </w:rPr>
              <w:t>3</w:t>
            </w:r>
          </w:p>
        </w:tc>
        <w:tc>
          <w:tcPr>
            <w:tcW w:w="813" w:type="dxa"/>
            <w:tcBorders>
              <w:top w:val="nil"/>
              <w:left w:val="nil"/>
              <w:bottom w:val="single" w:color="auto" w:sz="4" w:space="0"/>
              <w:right w:val="single" w:color="auto" w:sz="4" w:space="0"/>
            </w:tcBorders>
            <w:vAlign w:val="center"/>
          </w:tcPr>
          <w:p w14:paraId="08188108">
            <w:pPr>
              <w:widowControl/>
              <w:tabs>
                <w:tab w:val="decimal" w:pos="0"/>
              </w:tabs>
              <w:ind w:firstLine="0" w:firstLineChars="0"/>
              <w:jc w:val="center"/>
              <w:rPr>
                <w:kern w:val="0"/>
                <w:sz w:val="18"/>
                <w:szCs w:val="18"/>
              </w:rPr>
            </w:pPr>
            <w:r>
              <w:rPr>
                <w:kern w:val="0"/>
                <w:sz w:val="18"/>
                <w:szCs w:val="18"/>
              </w:rPr>
              <w:t>414</w:t>
            </w:r>
          </w:p>
        </w:tc>
        <w:tc>
          <w:tcPr>
            <w:tcW w:w="1109" w:type="dxa"/>
            <w:tcBorders>
              <w:top w:val="nil"/>
              <w:left w:val="nil"/>
              <w:bottom w:val="single" w:color="auto" w:sz="4" w:space="0"/>
              <w:right w:val="single" w:color="auto" w:sz="4" w:space="0"/>
            </w:tcBorders>
            <w:vAlign w:val="center"/>
          </w:tcPr>
          <w:p w14:paraId="071A0CF5">
            <w:pPr>
              <w:widowControl/>
              <w:tabs>
                <w:tab w:val="decimal" w:pos="0"/>
              </w:tabs>
              <w:ind w:firstLine="0" w:firstLineChars="0"/>
              <w:jc w:val="center"/>
              <w:rPr>
                <w:kern w:val="0"/>
                <w:sz w:val="18"/>
                <w:szCs w:val="18"/>
              </w:rPr>
            </w:pPr>
            <w:r>
              <w:rPr>
                <w:kern w:val="0"/>
                <w:sz w:val="18"/>
                <w:szCs w:val="18"/>
              </w:rPr>
              <w:t>10.107422</w:t>
            </w:r>
          </w:p>
        </w:tc>
        <w:tc>
          <w:tcPr>
            <w:tcW w:w="426" w:type="dxa"/>
            <w:tcBorders>
              <w:top w:val="nil"/>
              <w:left w:val="nil"/>
              <w:bottom w:val="single" w:color="auto" w:sz="4" w:space="0"/>
              <w:right w:val="single" w:color="auto" w:sz="4" w:space="0"/>
            </w:tcBorders>
            <w:vAlign w:val="center"/>
          </w:tcPr>
          <w:p w14:paraId="3D425C10">
            <w:pPr>
              <w:widowControl/>
              <w:tabs>
                <w:tab w:val="decimal" w:pos="0"/>
              </w:tabs>
              <w:ind w:firstLine="0" w:firstLineChars="0"/>
              <w:jc w:val="center"/>
              <w:rPr>
                <w:kern w:val="0"/>
                <w:sz w:val="18"/>
                <w:szCs w:val="18"/>
              </w:rPr>
            </w:pPr>
            <w:r>
              <w:rPr>
                <w:kern w:val="0"/>
                <w:sz w:val="18"/>
                <w:szCs w:val="18"/>
              </w:rPr>
              <w:t>9</w:t>
            </w:r>
          </w:p>
        </w:tc>
      </w:tr>
      <w:tr w14:paraId="2964F902">
        <w:tblPrEx>
          <w:tblCellMar>
            <w:top w:w="0" w:type="dxa"/>
            <w:left w:w="108" w:type="dxa"/>
            <w:bottom w:w="0" w:type="dxa"/>
            <w:right w:w="108" w:type="dxa"/>
          </w:tblCellMar>
        </w:tblPrEx>
        <w:trPr>
          <w:trHeight w:val="270" w:hRule="atLeast"/>
          <w:jc w:val="center"/>
        </w:trPr>
        <w:tc>
          <w:tcPr>
            <w:tcW w:w="953" w:type="dxa"/>
            <w:tcBorders>
              <w:top w:val="nil"/>
              <w:left w:val="single" w:color="auto" w:sz="4" w:space="0"/>
              <w:bottom w:val="single" w:color="auto" w:sz="4" w:space="0"/>
              <w:right w:val="single" w:color="auto" w:sz="4" w:space="0"/>
            </w:tcBorders>
            <w:shd w:val="clear" w:color="auto" w:fill="auto"/>
            <w:vAlign w:val="center"/>
          </w:tcPr>
          <w:p w14:paraId="32ECE467">
            <w:pPr>
              <w:widowControl/>
              <w:tabs>
                <w:tab w:val="decimal" w:pos="0"/>
              </w:tabs>
              <w:ind w:firstLine="0" w:firstLineChars="0"/>
              <w:jc w:val="center"/>
              <w:rPr>
                <w:kern w:val="0"/>
                <w:sz w:val="18"/>
                <w:szCs w:val="18"/>
              </w:rPr>
            </w:pPr>
            <w:r>
              <w:rPr>
                <w:kern w:val="0"/>
                <w:sz w:val="18"/>
                <w:szCs w:val="18"/>
              </w:rPr>
              <w:t>31</w:t>
            </w:r>
          </w:p>
        </w:tc>
        <w:tc>
          <w:tcPr>
            <w:tcW w:w="1068" w:type="dxa"/>
            <w:tcBorders>
              <w:top w:val="nil"/>
              <w:left w:val="nil"/>
              <w:bottom w:val="single" w:color="auto" w:sz="4" w:space="0"/>
              <w:right w:val="single" w:color="auto" w:sz="4" w:space="0"/>
            </w:tcBorders>
            <w:shd w:val="clear" w:color="auto" w:fill="auto"/>
            <w:vAlign w:val="center"/>
          </w:tcPr>
          <w:p w14:paraId="16420C91">
            <w:pPr>
              <w:widowControl/>
              <w:tabs>
                <w:tab w:val="decimal" w:pos="0"/>
              </w:tabs>
              <w:ind w:firstLine="0" w:firstLineChars="0"/>
              <w:jc w:val="center"/>
              <w:rPr>
                <w:kern w:val="0"/>
                <w:sz w:val="18"/>
                <w:szCs w:val="18"/>
              </w:rPr>
            </w:pPr>
            <w:r>
              <w:rPr>
                <w:kern w:val="0"/>
                <w:sz w:val="18"/>
                <w:szCs w:val="18"/>
              </w:rPr>
              <w:t>0.756836</w:t>
            </w:r>
          </w:p>
        </w:tc>
        <w:tc>
          <w:tcPr>
            <w:tcW w:w="588" w:type="dxa"/>
            <w:tcBorders>
              <w:top w:val="nil"/>
              <w:left w:val="nil"/>
              <w:bottom w:val="single" w:color="auto" w:sz="4" w:space="0"/>
              <w:right w:val="single" w:color="auto" w:sz="4" w:space="0"/>
            </w:tcBorders>
            <w:shd w:val="clear" w:color="auto" w:fill="auto"/>
            <w:vAlign w:val="center"/>
          </w:tcPr>
          <w:p w14:paraId="6FFF1086">
            <w:pPr>
              <w:widowControl/>
              <w:tabs>
                <w:tab w:val="decimal" w:pos="0"/>
              </w:tabs>
              <w:ind w:firstLine="0" w:firstLineChars="0"/>
              <w:jc w:val="center"/>
              <w:rPr>
                <w:kern w:val="0"/>
                <w:sz w:val="18"/>
                <w:szCs w:val="18"/>
              </w:rPr>
            </w:pPr>
            <w:r>
              <w:rPr>
                <w:kern w:val="0"/>
                <w:sz w:val="18"/>
                <w:szCs w:val="18"/>
              </w:rPr>
              <w:t>9</w:t>
            </w:r>
          </w:p>
        </w:tc>
        <w:tc>
          <w:tcPr>
            <w:tcW w:w="813" w:type="dxa"/>
            <w:tcBorders>
              <w:top w:val="nil"/>
              <w:left w:val="nil"/>
              <w:bottom w:val="single" w:color="auto" w:sz="4" w:space="0"/>
              <w:right w:val="single" w:color="auto" w:sz="4" w:space="0"/>
            </w:tcBorders>
            <w:vAlign w:val="center"/>
          </w:tcPr>
          <w:p w14:paraId="09990353">
            <w:pPr>
              <w:widowControl/>
              <w:tabs>
                <w:tab w:val="decimal" w:pos="0"/>
              </w:tabs>
              <w:ind w:firstLine="0" w:firstLineChars="0"/>
              <w:jc w:val="center"/>
              <w:rPr>
                <w:kern w:val="0"/>
                <w:sz w:val="18"/>
                <w:szCs w:val="18"/>
              </w:rPr>
            </w:pPr>
            <w:r>
              <w:rPr>
                <w:kern w:val="0"/>
                <w:sz w:val="18"/>
                <w:szCs w:val="18"/>
              </w:rPr>
              <w:t>159</w:t>
            </w:r>
          </w:p>
        </w:tc>
        <w:tc>
          <w:tcPr>
            <w:tcW w:w="1068" w:type="dxa"/>
            <w:tcBorders>
              <w:top w:val="nil"/>
              <w:left w:val="nil"/>
              <w:bottom w:val="single" w:color="auto" w:sz="4" w:space="0"/>
              <w:right w:val="single" w:color="auto" w:sz="4" w:space="0"/>
            </w:tcBorders>
            <w:vAlign w:val="center"/>
          </w:tcPr>
          <w:p w14:paraId="1092445C">
            <w:pPr>
              <w:widowControl/>
              <w:tabs>
                <w:tab w:val="decimal" w:pos="0"/>
              </w:tabs>
              <w:ind w:firstLine="0" w:firstLineChars="0"/>
              <w:jc w:val="center"/>
              <w:rPr>
                <w:kern w:val="0"/>
                <w:sz w:val="18"/>
                <w:szCs w:val="18"/>
              </w:rPr>
            </w:pPr>
            <w:r>
              <w:rPr>
                <w:kern w:val="0"/>
                <w:sz w:val="18"/>
                <w:szCs w:val="18"/>
              </w:rPr>
              <w:t>3.881836</w:t>
            </w:r>
          </w:p>
        </w:tc>
        <w:tc>
          <w:tcPr>
            <w:tcW w:w="426" w:type="dxa"/>
            <w:tcBorders>
              <w:top w:val="nil"/>
              <w:left w:val="nil"/>
              <w:bottom w:val="single" w:color="auto" w:sz="4" w:space="0"/>
              <w:right w:val="single" w:color="auto" w:sz="4" w:space="0"/>
            </w:tcBorders>
            <w:vAlign w:val="center"/>
          </w:tcPr>
          <w:p w14:paraId="22316B88">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1DAFA2C2">
            <w:pPr>
              <w:widowControl/>
              <w:tabs>
                <w:tab w:val="decimal" w:pos="0"/>
              </w:tabs>
              <w:ind w:firstLine="0" w:firstLineChars="0"/>
              <w:jc w:val="center"/>
              <w:rPr>
                <w:kern w:val="0"/>
                <w:sz w:val="18"/>
                <w:szCs w:val="18"/>
              </w:rPr>
            </w:pPr>
            <w:r>
              <w:rPr>
                <w:kern w:val="0"/>
                <w:sz w:val="18"/>
                <w:szCs w:val="18"/>
              </w:rPr>
              <w:t>287</w:t>
            </w:r>
          </w:p>
        </w:tc>
        <w:tc>
          <w:tcPr>
            <w:tcW w:w="1068" w:type="dxa"/>
            <w:tcBorders>
              <w:top w:val="nil"/>
              <w:left w:val="nil"/>
              <w:bottom w:val="single" w:color="auto" w:sz="4" w:space="0"/>
              <w:right w:val="single" w:color="auto" w:sz="4" w:space="0"/>
            </w:tcBorders>
            <w:vAlign w:val="center"/>
          </w:tcPr>
          <w:p w14:paraId="46644C0D">
            <w:pPr>
              <w:widowControl/>
              <w:tabs>
                <w:tab w:val="decimal" w:pos="0"/>
              </w:tabs>
              <w:ind w:firstLine="0" w:firstLineChars="0"/>
              <w:jc w:val="center"/>
              <w:rPr>
                <w:kern w:val="0"/>
                <w:sz w:val="18"/>
                <w:szCs w:val="18"/>
              </w:rPr>
            </w:pPr>
            <w:r>
              <w:rPr>
                <w:kern w:val="0"/>
                <w:sz w:val="18"/>
                <w:szCs w:val="18"/>
              </w:rPr>
              <w:t>7.006836</w:t>
            </w:r>
          </w:p>
        </w:tc>
        <w:tc>
          <w:tcPr>
            <w:tcW w:w="426" w:type="dxa"/>
            <w:tcBorders>
              <w:top w:val="nil"/>
              <w:left w:val="nil"/>
              <w:bottom w:val="single" w:color="auto" w:sz="4" w:space="0"/>
              <w:right w:val="single" w:color="auto" w:sz="4" w:space="0"/>
            </w:tcBorders>
            <w:vAlign w:val="center"/>
          </w:tcPr>
          <w:p w14:paraId="3200F2B8">
            <w:pPr>
              <w:widowControl/>
              <w:tabs>
                <w:tab w:val="decimal" w:pos="0"/>
              </w:tabs>
              <w:ind w:firstLine="0" w:firstLineChars="0"/>
              <w:jc w:val="center"/>
              <w:rPr>
                <w:kern w:val="0"/>
                <w:sz w:val="18"/>
                <w:szCs w:val="18"/>
              </w:rPr>
            </w:pPr>
            <w:r>
              <w:rPr>
                <w:kern w:val="0"/>
                <w:sz w:val="18"/>
                <w:szCs w:val="18"/>
              </w:rPr>
              <w:t>15</w:t>
            </w:r>
          </w:p>
        </w:tc>
        <w:tc>
          <w:tcPr>
            <w:tcW w:w="813" w:type="dxa"/>
            <w:tcBorders>
              <w:top w:val="nil"/>
              <w:left w:val="nil"/>
              <w:bottom w:val="single" w:color="auto" w:sz="4" w:space="0"/>
              <w:right w:val="single" w:color="auto" w:sz="4" w:space="0"/>
            </w:tcBorders>
            <w:vAlign w:val="center"/>
          </w:tcPr>
          <w:p w14:paraId="75057F67">
            <w:pPr>
              <w:widowControl/>
              <w:tabs>
                <w:tab w:val="decimal" w:pos="0"/>
              </w:tabs>
              <w:ind w:firstLine="0" w:firstLineChars="0"/>
              <w:jc w:val="center"/>
              <w:rPr>
                <w:kern w:val="0"/>
                <w:sz w:val="18"/>
                <w:szCs w:val="18"/>
              </w:rPr>
            </w:pPr>
            <w:r>
              <w:rPr>
                <w:kern w:val="0"/>
                <w:sz w:val="18"/>
                <w:szCs w:val="18"/>
              </w:rPr>
              <w:t>415</w:t>
            </w:r>
          </w:p>
        </w:tc>
        <w:tc>
          <w:tcPr>
            <w:tcW w:w="1109" w:type="dxa"/>
            <w:tcBorders>
              <w:top w:val="nil"/>
              <w:left w:val="nil"/>
              <w:bottom w:val="single" w:color="auto" w:sz="4" w:space="0"/>
              <w:right w:val="single" w:color="auto" w:sz="4" w:space="0"/>
            </w:tcBorders>
            <w:vAlign w:val="center"/>
          </w:tcPr>
          <w:p w14:paraId="796B387D">
            <w:pPr>
              <w:widowControl/>
              <w:tabs>
                <w:tab w:val="decimal" w:pos="0"/>
              </w:tabs>
              <w:ind w:firstLine="0" w:firstLineChars="0"/>
              <w:jc w:val="center"/>
              <w:rPr>
                <w:kern w:val="0"/>
                <w:sz w:val="18"/>
                <w:szCs w:val="18"/>
              </w:rPr>
            </w:pPr>
            <w:r>
              <w:rPr>
                <w:kern w:val="0"/>
                <w:sz w:val="18"/>
                <w:szCs w:val="18"/>
              </w:rPr>
              <w:t>10.131836</w:t>
            </w:r>
          </w:p>
        </w:tc>
        <w:tc>
          <w:tcPr>
            <w:tcW w:w="426" w:type="dxa"/>
            <w:tcBorders>
              <w:top w:val="nil"/>
              <w:left w:val="nil"/>
              <w:bottom w:val="single" w:color="auto" w:sz="4" w:space="0"/>
              <w:right w:val="single" w:color="auto" w:sz="4" w:space="0"/>
            </w:tcBorders>
            <w:vAlign w:val="center"/>
          </w:tcPr>
          <w:p w14:paraId="535CEA7C">
            <w:pPr>
              <w:widowControl/>
              <w:tabs>
                <w:tab w:val="decimal" w:pos="0"/>
              </w:tabs>
              <w:ind w:firstLine="0" w:firstLineChars="0"/>
              <w:jc w:val="center"/>
              <w:rPr>
                <w:kern w:val="0"/>
                <w:sz w:val="18"/>
                <w:szCs w:val="18"/>
              </w:rPr>
            </w:pPr>
            <w:r>
              <w:rPr>
                <w:kern w:val="0"/>
                <w:sz w:val="18"/>
                <w:szCs w:val="18"/>
              </w:rPr>
              <w:t>12</w:t>
            </w:r>
          </w:p>
        </w:tc>
      </w:tr>
      <w:tr w14:paraId="44AB198B">
        <w:tblPrEx>
          <w:tblCellMar>
            <w:top w:w="0" w:type="dxa"/>
            <w:left w:w="108" w:type="dxa"/>
            <w:bottom w:w="0" w:type="dxa"/>
            <w:right w:w="108" w:type="dxa"/>
          </w:tblCellMar>
        </w:tblPrEx>
        <w:trPr>
          <w:trHeight w:val="270" w:hRule="atLeast"/>
          <w:jc w:val="center"/>
        </w:trPr>
        <w:tc>
          <w:tcPr>
            <w:tcW w:w="953" w:type="dxa"/>
            <w:tcBorders>
              <w:top w:val="nil"/>
              <w:left w:val="single" w:color="auto" w:sz="4" w:space="0"/>
              <w:bottom w:val="single" w:color="auto" w:sz="4" w:space="0"/>
              <w:right w:val="single" w:color="auto" w:sz="4" w:space="0"/>
            </w:tcBorders>
            <w:shd w:val="clear" w:color="auto" w:fill="auto"/>
            <w:vAlign w:val="center"/>
          </w:tcPr>
          <w:p w14:paraId="39F63075">
            <w:pPr>
              <w:widowControl/>
              <w:tabs>
                <w:tab w:val="decimal" w:pos="0"/>
              </w:tabs>
              <w:ind w:firstLine="0" w:firstLineChars="0"/>
              <w:jc w:val="center"/>
              <w:rPr>
                <w:kern w:val="0"/>
                <w:sz w:val="18"/>
                <w:szCs w:val="18"/>
              </w:rPr>
            </w:pPr>
            <w:r>
              <w:rPr>
                <w:kern w:val="0"/>
                <w:sz w:val="18"/>
                <w:szCs w:val="18"/>
              </w:rPr>
              <w:t>32</w:t>
            </w:r>
          </w:p>
        </w:tc>
        <w:tc>
          <w:tcPr>
            <w:tcW w:w="1068" w:type="dxa"/>
            <w:tcBorders>
              <w:top w:val="nil"/>
              <w:left w:val="nil"/>
              <w:bottom w:val="single" w:color="auto" w:sz="4" w:space="0"/>
              <w:right w:val="single" w:color="auto" w:sz="4" w:space="0"/>
            </w:tcBorders>
            <w:shd w:val="clear" w:color="auto" w:fill="auto"/>
            <w:vAlign w:val="center"/>
          </w:tcPr>
          <w:p w14:paraId="51FAEBBE">
            <w:pPr>
              <w:widowControl/>
              <w:tabs>
                <w:tab w:val="decimal" w:pos="0"/>
              </w:tabs>
              <w:ind w:firstLine="0" w:firstLineChars="0"/>
              <w:jc w:val="center"/>
              <w:rPr>
                <w:kern w:val="0"/>
                <w:sz w:val="18"/>
                <w:szCs w:val="18"/>
              </w:rPr>
            </w:pPr>
            <w:r>
              <w:rPr>
                <w:kern w:val="0"/>
                <w:sz w:val="18"/>
                <w:szCs w:val="18"/>
              </w:rPr>
              <w:t>0.781250</w:t>
            </w:r>
          </w:p>
        </w:tc>
        <w:tc>
          <w:tcPr>
            <w:tcW w:w="588" w:type="dxa"/>
            <w:tcBorders>
              <w:top w:val="nil"/>
              <w:left w:val="nil"/>
              <w:bottom w:val="single" w:color="auto" w:sz="4" w:space="0"/>
              <w:right w:val="single" w:color="auto" w:sz="4" w:space="0"/>
            </w:tcBorders>
            <w:shd w:val="clear" w:color="auto" w:fill="auto"/>
            <w:vAlign w:val="center"/>
          </w:tcPr>
          <w:p w14:paraId="4E441558">
            <w:pPr>
              <w:widowControl/>
              <w:tabs>
                <w:tab w:val="decimal" w:pos="0"/>
              </w:tabs>
              <w:ind w:firstLine="0" w:firstLineChars="0"/>
              <w:jc w:val="center"/>
              <w:rPr>
                <w:kern w:val="0"/>
                <w:sz w:val="18"/>
                <w:szCs w:val="18"/>
              </w:rPr>
            </w:pPr>
            <w:r>
              <w:rPr>
                <w:kern w:val="0"/>
                <w:sz w:val="18"/>
                <w:szCs w:val="18"/>
              </w:rPr>
              <w:t>7</w:t>
            </w:r>
          </w:p>
        </w:tc>
        <w:tc>
          <w:tcPr>
            <w:tcW w:w="813" w:type="dxa"/>
            <w:tcBorders>
              <w:top w:val="nil"/>
              <w:left w:val="nil"/>
              <w:bottom w:val="single" w:color="auto" w:sz="4" w:space="0"/>
              <w:right w:val="single" w:color="auto" w:sz="4" w:space="0"/>
            </w:tcBorders>
            <w:vAlign w:val="center"/>
          </w:tcPr>
          <w:p w14:paraId="021B1F17">
            <w:pPr>
              <w:widowControl/>
              <w:tabs>
                <w:tab w:val="decimal" w:pos="0"/>
              </w:tabs>
              <w:ind w:firstLine="0" w:firstLineChars="0"/>
              <w:jc w:val="center"/>
              <w:rPr>
                <w:kern w:val="0"/>
                <w:sz w:val="18"/>
                <w:szCs w:val="18"/>
              </w:rPr>
            </w:pPr>
            <w:r>
              <w:rPr>
                <w:kern w:val="0"/>
                <w:sz w:val="18"/>
                <w:szCs w:val="18"/>
              </w:rPr>
              <w:t>160</w:t>
            </w:r>
          </w:p>
        </w:tc>
        <w:tc>
          <w:tcPr>
            <w:tcW w:w="1068" w:type="dxa"/>
            <w:tcBorders>
              <w:top w:val="nil"/>
              <w:left w:val="nil"/>
              <w:bottom w:val="single" w:color="auto" w:sz="4" w:space="0"/>
              <w:right w:val="single" w:color="auto" w:sz="4" w:space="0"/>
            </w:tcBorders>
            <w:vAlign w:val="center"/>
          </w:tcPr>
          <w:p w14:paraId="03ECDB32">
            <w:pPr>
              <w:widowControl/>
              <w:tabs>
                <w:tab w:val="decimal" w:pos="0"/>
              </w:tabs>
              <w:ind w:firstLine="0" w:firstLineChars="0"/>
              <w:jc w:val="center"/>
              <w:rPr>
                <w:kern w:val="0"/>
                <w:sz w:val="18"/>
                <w:szCs w:val="18"/>
              </w:rPr>
            </w:pPr>
            <w:r>
              <w:rPr>
                <w:kern w:val="0"/>
                <w:sz w:val="18"/>
                <w:szCs w:val="18"/>
              </w:rPr>
              <w:t>3.906250</w:t>
            </w:r>
          </w:p>
        </w:tc>
        <w:tc>
          <w:tcPr>
            <w:tcW w:w="426" w:type="dxa"/>
            <w:tcBorders>
              <w:top w:val="nil"/>
              <w:left w:val="nil"/>
              <w:bottom w:val="single" w:color="auto" w:sz="4" w:space="0"/>
              <w:right w:val="single" w:color="auto" w:sz="4" w:space="0"/>
            </w:tcBorders>
            <w:vAlign w:val="center"/>
          </w:tcPr>
          <w:p w14:paraId="0A790555">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38411B16">
            <w:pPr>
              <w:widowControl/>
              <w:tabs>
                <w:tab w:val="decimal" w:pos="0"/>
              </w:tabs>
              <w:ind w:firstLine="0" w:firstLineChars="0"/>
              <w:jc w:val="center"/>
              <w:rPr>
                <w:kern w:val="0"/>
                <w:sz w:val="18"/>
                <w:szCs w:val="18"/>
              </w:rPr>
            </w:pPr>
            <w:r>
              <w:rPr>
                <w:kern w:val="0"/>
                <w:sz w:val="18"/>
                <w:szCs w:val="18"/>
              </w:rPr>
              <w:t>288</w:t>
            </w:r>
          </w:p>
        </w:tc>
        <w:tc>
          <w:tcPr>
            <w:tcW w:w="1068" w:type="dxa"/>
            <w:tcBorders>
              <w:top w:val="nil"/>
              <w:left w:val="nil"/>
              <w:bottom w:val="single" w:color="auto" w:sz="4" w:space="0"/>
              <w:right w:val="single" w:color="auto" w:sz="4" w:space="0"/>
            </w:tcBorders>
            <w:vAlign w:val="center"/>
          </w:tcPr>
          <w:p w14:paraId="4F5BC6A0">
            <w:pPr>
              <w:widowControl/>
              <w:tabs>
                <w:tab w:val="decimal" w:pos="0"/>
              </w:tabs>
              <w:ind w:firstLine="0" w:firstLineChars="0"/>
              <w:jc w:val="center"/>
              <w:rPr>
                <w:kern w:val="0"/>
                <w:sz w:val="18"/>
                <w:szCs w:val="18"/>
              </w:rPr>
            </w:pPr>
            <w:r>
              <w:rPr>
                <w:kern w:val="0"/>
                <w:sz w:val="18"/>
                <w:szCs w:val="18"/>
              </w:rPr>
              <w:t>7.031250</w:t>
            </w:r>
          </w:p>
        </w:tc>
        <w:tc>
          <w:tcPr>
            <w:tcW w:w="426" w:type="dxa"/>
            <w:tcBorders>
              <w:top w:val="nil"/>
              <w:left w:val="nil"/>
              <w:bottom w:val="single" w:color="auto" w:sz="4" w:space="0"/>
              <w:right w:val="single" w:color="auto" w:sz="4" w:space="0"/>
            </w:tcBorders>
            <w:vAlign w:val="center"/>
          </w:tcPr>
          <w:p w14:paraId="07E5B1E7">
            <w:pPr>
              <w:widowControl/>
              <w:tabs>
                <w:tab w:val="decimal" w:pos="0"/>
              </w:tabs>
              <w:ind w:firstLine="0" w:firstLineChars="0"/>
              <w:jc w:val="center"/>
              <w:rPr>
                <w:kern w:val="0"/>
                <w:sz w:val="18"/>
                <w:szCs w:val="18"/>
              </w:rPr>
            </w:pPr>
            <w:r>
              <w:rPr>
                <w:kern w:val="0"/>
                <w:sz w:val="18"/>
                <w:szCs w:val="18"/>
              </w:rPr>
              <w:t>12</w:t>
            </w:r>
          </w:p>
        </w:tc>
        <w:tc>
          <w:tcPr>
            <w:tcW w:w="813" w:type="dxa"/>
            <w:tcBorders>
              <w:top w:val="nil"/>
              <w:left w:val="nil"/>
              <w:bottom w:val="single" w:color="auto" w:sz="4" w:space="0"/>
              <w:right w:val="single" w:color="auto" w:sz="4" w:space="0"/>
            </w:tcBorders>
            <w:vAlign w:val="center"/>
          </w:tcPr>
          <w:p w14:paraId="2A5C85B0">
            <w:pPr>
              <w:widowControl/>
              <w:tabs>
                <w:tab w:val="decimal" w:pos="0"/>
              </w:tabs>
              <w:ind w:firstLine="0" w:firstLineChars="0"/>
              <w:jc w:val="center"/>
              <w:rPr>
                <w:kern w:val="0"/>
                <w:sz w:val="18"/>
                <w:szCs w:val="18"/>
              </w:rPr>
            </w:pPr>
            <w:r>
              <w:rPr>
                <w:kern w:val="0"/>
                <w:sz w:val="18"/>
                <w:szCs w:val="18"/>
              </w:rPr>
              <w:t>416</w:t>
            </w:r>
          </w:p>
        </w:tc>
        <w:tc>
          <w:tcPr>
            <w:tcW w:w="1109" w:type="dxa"/>
            <w:tcBorders>
              <w:top w:val="nil"/>
              <w:left w:val="nil"/>
              <w:bottom w:val="single" w:color="auto" w:sz="4" w:space="0"/>
              <w:right w:val="single" w:color="auto" w:sz="4" w:space="0"/>
            </w:tcBorders>
            <w:vAlign w:val="center"/>
          </w:tcPr>
          <w:p w14:paraId="67490F5E">
            <w:pPr>
              <w:widowControl/>
              <w:tabs>
                <w:tab w:val="decimal" w:pos="0"/>
              </w:tabs>
              <w:ind w:firstLine="0" w:firstLineChars="0"/>
              <w:jc w:val="center"/>
              <w:rPr>
                <w:kern w:val="0"/>
                <w:sz w:val="18"/>
                <w:szCs w:val="18"/>
              </w:rPr>
            </w:pPr>
            <w:r>
              <w:rPr>
                <w:kern w:val="0"/>
                <w:sz w:val="18"/>
                <w:szCs w:val="18"/>
              </w:rPr>
              <w:t>10.156250</w:t>
            </w:r>
          </w:p>
        </w:tc>
        <w:tc>
          <w:tcPr>
            <w:tcW w:w="426" w:type="dxa"/>
            <w:tcBorders>
              <w:top w:val="nil"/>
              <w:left w:val="nil"/>
              <w:bottom w:val="single" w:color="auto" w:sz="4" w:space="0"/>
              <w:right w:val="single" w:color="auto" w:sz="4" w:space="0"/>
            </w:tcBorders>
            <w:vAlign w:val="center"/>
          </w:tcPr>
          <w:p w14:paraId="4E18B08A">
            <w:pPr>
              <w:widowControl/>
              <w:tabs>
                <w:tab w:val="decimal" w:pos="0"/>
              </w:tabs>
              <w:ind w:firstLine="0" w:firstLineChars="0"/>
              <w:jc w:val="center"/>
              <w:rPr>
                <w:kern w:val="0"/>
                <w:sz w:val="18"/>
                <w:szCs w:val="18"/>
              </w:rPr>
            </w:pPr>
            <w:r>
              <w:rPr>
                <w:kern w:val="0"/>
                <w:sz w:val="18"/>
                <w:szCs w:val="18"/>
              </w:rPr>
              <w:t>0</w:t>
            </w:r>
          </w:p>
        </w:tc>
      </w:tr>
      <w:tr w14:paraId="749EFBB2">
        <w:tblPrEx>
          <w:tblCellMar>
            <w:top w:w="0" w:type="dxa"/>
            <w:left w:w="108" w:type="dxa"/>
            <w:bottom w:w="0" w:type="dxa"/>
            <w:right w:w="108" w:type="dxa"/>
          </w:tblCellMar>
        </w:tblPrEx>
        <w:trPr>
          <w:trHeight w:val="270" w:hRule="atLeast"/>
          <w:jc w:val="center"/>
        </w:trPr>
        <w:tc>
          <w:tcPr>
            <w:tcW w:w="953" w:type="dxa"/>
            <w:tcBorders>
              <w:top w:val="nil"/>
              <w:left w:val="single" w:color="auto" w:sz="4" w:space="0"/>
              <w:bottom w:val="single" w:color="auto" w:sz="4" w:space="0"/>
              <w:right w:val="single" w:color="auto" w:sz="4" w:space="0"/>
            </w:tcBorders>
            <w:shd w:val="clear" w:color="auto" w:fill="auto"/>
            <w:vAlign w:val="center"/>
          </w:tcPr>
          <w:p w14:paraId="7B24DA37">
            <w:pPr>
              <w:widowControl/>
              <w:tabs>
                <w:tab w:val="decimal" w:pos="0"/>
              </w:tabs>
              <w:ind w:firstLine="0" w:firstLineChars="0"/>
              <w:jc w:val="center"/>
              <w:rPr>
                <w:kern w:val="0"/>
                <w:sz w:val="18"/>
                <w:szCs w:val="18"/>
              </w:rPr>
            </w:pPr>
            <w:r>
              <w:rPr>
                <w:kern w:val="0"/>
                <w:sz w:val="18"/>
                <w:szCs w:val="18"/>
              </w:rPr>
              <w:t>33</w:t>
            </w:r>
          </w:p>
        </w:tc>
        <w:tc>
          <w:tcPr>
            <w:tcW w:w="1068" w:type="dxa"/>
            <w:tcBorders>
              <w:top w:val="nil"/>
              <w:left w:val="nil"/>
              <w:bottom w:val="single" w:color="auto" w:sz="4" w:space="0"/>
              <w:right w:val="single" w:color="auto" w:sz="4" w:space="0"/>
            </w:tcBorders>
            <w:shd w:val="clear" w:color="auto" w:fill="auto"/>
            <w:vAlign w:val="center"/>
          </w:tcPr>
          <w:p w14:paraId="7A89626D">
            <w:pPr>
              <w:widowControl/>
              <w:tabs>
                <w:tab w:val="decimal" w:pos="0"/>
              </w:tabs>
              <w:ind w:firstLine="0" w:firstLineChars="0"/>
              <w:jc w:val="center"/>
              <w:rPr>
                <w:kern w:val="0"/>
                <w:sz w:val="18"/>
                <w:szCs w:val="18"/>
              </w:rPr>
            </w:pPr>
            <w:r>
              <w:rPr>
                <w:kern w:val="0"/>
                <w:sz w:val="18"/>
                <w:szCs w:val="18"/>
              </w:rPr>
              <w:t>0.805664</w:t>
            </w:r>
          </w:p>
        </w:tc>
        <w:tc>
          <w:tcPr>
            <w:tcW w:w="588" w:type="dxa"/>
            <w:tcBorders>
              <w:top w:val="nil"/>
              <w:left w:val="nil"/>
              <w:bottom w:val="single" w:color="auto" w:sz="4" w:space="0"/>
              <w:right w:val="single" w:color="auto" w:sz="4" w:space="0"/>
            </w:tcBorders>
            <w:shd w:val="clear" w:color="auto" w:fill="auto"/>
            <w:vAlign w:val="center"/>
          </w:tcPr>
          <w:p w14:paraId="235234E4">
            <w:pPr>
              <w:widowControl/>
              <w:tabs>
                <w:tab w:val="decimal" w:pos="0"/>
              </w:tabs>
              <w:ind w:firstLine="0" w:firstLineChars="0"/>
              <w:jc w:val="center"/>
              <w:rPr>
                <w:kern w:val="0"/>
                <w:sz w:val="18"/>
                <w:szCs w:val="18"/>
              </w:rPr>
            </w:pPr>
            <w:r>
              <w:rPr>
                <w:kern w:val="0"/>
                <w:sz w:val="18"/>
                <w:szCs w:val="18"/>
              </w:rPr>
              <w:t>6</w:t>
            </w:r>
          </w:p>
        </w:tc>
        <w:tc>
          <w:tcPr>
            <w:tcW w:w="813" w:type="dxa"/>
            <w:tcBorders>
              <w:top w:val="nil"/>
              <w:left w:val="nil"/>
              <w:bottom w:val="single" w:color="auto" w:sz="4" w:space="0"/>
              <w:right w:val="single" w:color="auto" w:sz="4" w:space="0"/>
            </w:tcBorders>
            <w:vAlign w:val="center"/>
          </w:tcPr>
          <w:p w14:paraId="13BDC7FB">
            <w:pPr>
              <w:widowControl/>
              <w:tabs>
                <w:tab w:val="decimal" w:pos="0"/>
              </w:tabs>
              <w:ind w:firstLine="0" w:firstLineChars="0"/>
              <w:jc w:val="center"/>
              <w:rPr>
                <w:kern w:val="0"/>
                <w:sz w:val="18"/>
                <w:szCs w:val="18"/>
              </w:rPr>
            </w:pPr>
            <w:r>
              <w:rPr>
                <w:kern w:val="0"/>
                <w:sz w:val="18"/>
                <w:szCs w:val="18"/>
              </w:rPr>
              <w:t>161</w:t>
            </w:r>
          </w:p>
        </w:tc>
        <w:tc>
          <w:tcPr>
            <w:tcW w:w="1068" w:type="dxa"/>
            <w:tcBorders>
              <w:top w:val="nil"/>
              <w:left w:val="nil"/>
              <w:bottom w:val="single" w:color="auto" w:sz="4" w:space="0"/>
              <w:right w:val="single" w:color="auto" w:sz="4" w:space="0"/>
            </w:tcBorders>
            <w:vAlign w:val="center"/>
          </w:tcPr>
          <w:p w14:paraId="13BD77C5">
            <w:pPr>
              <w:widowControl/>
              <w:tabs>
                <w:tab w:val="decimal" w:pos="0"/>
              </w:tabs>
              <w:ind w:firstLine="0" w:firstLineChars="0"/>
              <w:jc w:val="center"/>
              <w:rPr>
                <w:kern w:val="0"/>
                <w:sz w:val="18"/>
                <w:szCs w:val="18"/>
              </w:rPr>
            </w:pPr>
            <w:r>
              <w:rPr>
                <w:kern w:val="0"/>
                <w:sz w:val="18"/>
                <w:szCs w:val="18"/>
              </w:rPr>
              <w:t>3.930664</w:t>
            </w:r>
          </w:p>
        </w:tc>
        <w:tc>
          <w:tcPr>
            <w:tcW w:w="426" w:type="dxa"/>
            <w:tcBorders>
              <w:top w:val="nil"/>
              <w:left w:val="nil"/>
              <w:bottom w:val="single" w:color="auto" w:sz="4" w:space="0"/>
              <w:right w:val="single" w:color="auto" w:sz="4" w:space="0"/>
            </w:tcBorders>
            <w:vAlign w:val="center"/>
          </w:tcPr>
          <w:p w14:paraId="465A4DB2">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307E4F94">
            <w:pPr>
              <w:widowControl/>
              <w:tabs>
                <w:tab w:val="decimal" w:pos="0"/>
              </w:tabs>
              <w:ind w:firstLine="0" w:firstLineChars="0"/>
              <w:jc w:val="center"/>
              <w:rPr>
                <w:kern w:val="0"/>
                <w:sz w:val="18"/>
                <w:szCs w:val="18"/>
              </w:rPr>
            </w:pPr>
            <w:r>
              <w:rPr>
                <w:kern w:val="0"/>
                <w:sz w:val="18"/>
                <w:szCs w:val="18"/>
              </w:rPr>
              <w:t>289</w:t>
            </w:r>
          </w:p>
        </w:tc>
        <w:tc>
          <w:tcPr>
            <w:tcW w:w="1068" w:type="dxa"/>
            <w:tcBorders>
              <w:top w:val="nil"/>
              <w:left w:val="nil"/>
              <w:bottom w:val="single" w:color="auto" w:sz="4" w:space="0"/>
              <w:right w:val="single" w:color="auto" w:sz="4" w:space="0"/>
            </w:tcBorders>
            <w:vAlign w:val="center"/>
          </w:tcPr>
          <w:p w14:paraId="2C256A6A">
            <w:pPr>
              <w:widowControl/>
              <w:tabs>
                <w:tab w:val="decimal" w:pos="0"/>
              </w:tabs>
              <w:ind w:firstLine="0" w:firstLineChars="0"/>
              <w:jc w:val="center"/>
              <w:rPr>
                <w:kern w:val="0"/>
                <w:sz w:val="18"/>
                <w:szCs w:val="18"/>
              </w:rPr>
            </w:pPr>
            <w:r>
              <w:rPr>
                <w:kern w:val="0"/>
                <w:sz w:val="18"/>
                <w:szCs w:val="18"/>
              </w:rPr>
              <w:t>7.055664</w:t>
            </w:r>
          </w:p>
        </w:tc>
        <w:tc>
          <w:tcPr>
            <w:tcW w:w="426" w:type="dxa"/>
            <w:tcBorders>
              <w:top w:val="nil"/>
              <w:left w:val="nil"/>
              <w:bottom w:val="single" w:color="auto" w:sz="4" w:space="0"/>
              <w:right w:val="single" w:color="auto" w:sz="4" w:space="0"/>
            </w:tcBorders>
            <w:vAlign w:val="center"/>
          </w:tcPr>
          <w:p w14:paraId="57DD22D8">
            <w:pPr>
              <w:widowControl/>
              <w:tabs>
                <w:tab w:val="decimal" w:pos="0"/>
              </w:tabs>
              <w:ind w:firstLine="0" w:firstLineChars="0"/>
              <w:jc w:val="center"/>
              <w:rPr>
                <w:kern w:val="0"/>
                <w:sz w:val="18"/>
                <w:szCs w:val="18"/>
              </w:rPr>
            </w:pPr>
            <w:r>
              <w:rPr>
                <w:kern w:val="0"/>
                <w:sz w:val="18"/>
                <w:szCs w:val="18"/>
              </w:rPr>
              <w:t>8</w:t>
            </w:r>
          </w:p>
        </w:tc>
        <w:tc>
          <w:tcPr>
            <w:tcW w:w="813" w:type="dxa"/>
            <w:tcBorders>
              <w:top w:val="nil"/>
              <w:left w:val="nil"/>
              <w:bottom w:val="single" w:color="auto" w:sz="4" w:space="0"/>
              <w:right w:val="single" w:color="auto" w:sz="4" w:space="0"/>
            </w:tcBorders>
            <w:vAlign w:val="center"/>
          </w:tcPr>
          <w:p w14:paraId="236319DF">
            <w:pPr>
              <w:widowControl/>
              <w:tabs>
                <w:tab w:val="decimal" w:pos="0"/>
              </w:tabs>
              <w:ind w:firstLine="0" w:firstLineChars="0"/>
              <w:jc w:val="center"/>
              <w:rPr>
                <w:kern w:val="0"/>
                <w:sz w:val="18"/>
                <w:szCs w:val="18"/>
              </w:rPr>
            </w:pPr>
            <w:r>
              <w:rPr>
                <w:kern w:val="0"/>
                <w:sz w:val="18"/>
                <w:szCs w:val="18"/>
              </w:rPr>
              <w:t>417</w:t>
            </w:r>
          </w:p>
        </w:tc>
        <w:tc>
          <w:tcPr>
            <w:tcW w:w="1109" w:type="dxa"/>
            <w:tcBorders>
              <w:top w:val="nil"/>
              <w:left w:val="nil"/>
              <w:bottom w:val="single" w:color="auto" w:sz="4" w:space="0"/>
              <w:right w:val="single" w:color="auto" w:sz="4" w:space="0"/>
            </w:tcBorders>
            <w:vAlign w:val="center"/>
          </w:tcPr>
          <w:p w14:paraId="689D13B4">
            <w:pPr>
              <w:widowControl/>
              <w:tabs>
                <w:tab w:val="decimal" w:pos="0"/>
              </w:tabs>
              <w:ind w:firstLine="0" w:firstLineChars="0"/>
              <w:jc w:val="center"/>
              <w:rPr>
                <w:kern w:val="0"/>
                <w:sz w:val="18"/>
                <w:szCs w:val="18"/>
              </w:rPr>
            </w:pPr>
            <w:r>
              <w:rPr>
                <w:kern w:val="0"/>
                <w:sz w:val="18"/>
                <w:szCs w:val="18"/>
              </w:rPr>
              <w:t>10.180664</w:t>
            </w:r>
          </w:p>
        </w:tc>
        <w:tc>
          <w:tcPr>
            <w:tcW w:w="426" w:type="dxa"/>
            <w:tcBorders>
              <w:top w:val="nil"/>
              <w:left w:val="nil"/>
              <w:bottom w:val="single" w:color="auto" w:sz="4" w:space="0"/>
              <w:right w:val="single" w:color="auto" w:sz="4" w:space="0"/>
            </w:tcBorders>
            <w:vAlign w:val="center"/>
          </w:tcPr>
          <w:p w14:paraId="25B2B948">
            <w:pPr>
              <w:widowControl/>
              <w:tabs>
                <w:tab w:val="decimal" w:pos="0"/>
              </w:tabs>
              <w:ind w:firstLine="0" w:firstLineChars="0"/>
              <w:jc w:val="center"/>
              <w:rPr>
                <w:kern w:val="0"/>
                <w:sz w:val="18"/>
                <w:szCs w:val="18"/>
              </w:rPr>
            </w:pPr>
            <w:r>
              <w:rPr>
                <w:kern w:val="0"/>
                <w:sz w:val="18"/>
                <w:szCs w:val="18"/>
              </w:rPr>
              <w:t>7</w:t>
            </w:r>
          </w:p>
        </w:tc>
      </w:tr>
      <w:tr w14:paraId="7B141B75">
        <w:tblPrEx>
          <w:tblCellMar>
            <w:top w:w="0" w:type="dxa"/>
            <w:left w:w="108" w:type="dxa"/>
            <w:bottom w:w="0" w:type="dxa"/>
            <w:right w:w="108" w:type="dxa"/>
          </w:tblCellMar>
        </w:tblPrEx>
        <w:trPr>
          <w:trHeight w:val="270" w:hRule="atLeast"/>
          <w:jc w:val="center"/>
        </w:trPr>
        <w:tc>
          <w:tcPr>
            <w:tcW w:w="953" w:type="dxa"/>
            <w:tcBorders>
              <w:top w:val="nil"/>
              <w:left w:val="single" w:color="auto" w:sz="4" w:space="0"/>
              <w:bottom w:val="single" w:color="auto" w:sz="4" w:space="0"/>
              <w:right w:val="single" w:color="auto" w:sz="4" w:space="0"/>
            </w:tcBorders>
            <w:shd w:val="clear" w:color="auto" w:fill="auto"/>
            <w:vAlign w:val="center"/>
          </w:tcPr>
          <w:p w14:paraId="06FA325F">
            <w:pPr>
              <w:widowControl/>
              <w:tabs>
                <w:tab w:val="decimal" w:pos="0"/>
              </w:tabs>
              <w:ind w:firstLine="0" w:firstLineChars="0"/>
              <w:jc w:val="center"/>
              <w:rPr>
                <w:kern w:val="0"/>
                <w:sz w:val="18"/>
                <w:szCs w:val="18"/>
              </w:rPr>
            </w:pPr>
            <w:r>
              <w:rPr>
                <w:kern w:val="0"/>
                <w:sz w:val="18"/>
                <w:szCs w:val="18"/>
              </w:rPr>
              <w:t>34</w:t>
            </w:r>
          </w:p>
        </w:tc>
        <w:tc>
          <w:tcPr>
            <w:tcW w:w="1068" w:type="dxa"/>
            <w:tcBorders>
              <w:top w:val="nil"/>
              <w:left w:val="nil"/>
              <w:bottom w:val="single" w:color="auto" w:sz="4" w:space="0"/>
              <w:right w:val="single" w:color="auto" w:sz="4" w:space="0"/>
            </w:tcBorders>
            <w:shd w:val="clear" w:color="auto" w:fill="auto"/>
            <w:vAlign w:val="center"/>
          </w:tcPr>
          <w:p w14:paraId="6B30CF2F">
            <w:pPr>
              <w:widowControl/>
              <w:tabs>
                <w:tab w:val="decimal" w:pos="0"/>
              </w:tabs>
              <w:ind w:firstLine="0" w:firstLineChars="0"/>
              <w:jc w:val="center"/>
              <w:rPr>
                <w:kern w:val="0"/>
                <w:sz w:val="18"/>
                <w:szCs w:val="18"/>
              </w:rPr>
            </w:pPr>
            <w:r>
              <w:rPr>
                <w:kern w:val="0"/>
                <w:sz w:val="18"/>
                <w:szCs w:val="18"/>
              </w:rPr>
              <w:t>0.830078</w:t>
            </w:r>
          </w:p>
        </w:tc>
        <w:tc>
          <w:tcPr>
            <w:tcW w:w="588" w:type="dxa"/>
            <w:tcBorders>
              <w:top w:val="nil"/>
              <w:left w:val="nil"/>
              <w:bottom w:val="single" w:color="auto" w:sz="4" w:space="0"/>
              <w:right w:val="single" w:color="auto" w:sz="4" w:space="0"/>
            </w:tcBorders>
            <w:shd w:val="clear" w:color="auto" w:fill="auto"/>
            <w:vAlign w:val="center"/>
          </w:tcPr>
          <w:p w14:paraId="472DB12F">
            <w:pPr>
              <w:widowControl/>
              <w:tabs>
                <w:tab w:val="decimal" w:pos="0"/>
              </w:tabs>
              <w:ind w:firstLine="0" w:firstLineChars="0"/>
              <w:jc w:val="center"/>
              <w:rPr>
                <w:kern w:val="0"/>
                <w:sz w:val="18"/>
                <w:szCs w:val="18"/>
              </w:rPr>
            </w:pPr>
            <w:r>
              <w:rPr>
                <w:kern w:val="0"/>
                <w:sz w:val="18"/>
                <w:szCs w:val="18"/>
              </w:rPr>
              <w:t>3</w:t>
            </w:r>
          </w:p>
        </w:tc>
        <w:tc>
          <w:tcPr>
            <w:tcW w:w="813" w:type="dxa"/>
            <w:tcBorders>
              <w:top w:val="nil"/>
              <w:left w:val="nil"/>
              <w:bottom w:val="single" w:color="auto" w:sz="4" w:space="0"/>
              <w:right w:val="single" w:color="auto" w:sz="4" w:space="0"/>
            </w:tcBorders>
            <w:vAlign w:val="center"/>
          </w:tcPr>
          <w:p w14:paraId="1E859342">
            <w:pPr>
              <w:widowControl/>
              <w:tabs>
                <w:tab w:val="decimal" w:pos="0"/>
              </w:tabs>
              <w:ind w:firstLine="0" w:firstLineChars="0"/>
              <w:jc w:val="center"/>
              <w:rPr>
                <w:kern w:val="0"/>
                <w:sz w:val="18"/>
                <w:szCs w:val="18"/>
              </w:rPr>
            </w:pPr>
            <w:r>
              <w:rPr>
                <w:kern w:val="0"/>
                <w:sz w:val="18"/>
                <w:szCs w:val="18"/>
              </w:rPr>
              <w:t>162</w:t>
            </w:r>
          </w:p>
        </w:tc>
        <w:tc>
          <w:tcPr>
            <w:tcW w:w="1068" w:type="dxa"/>
            <w:tcBorders>
              <w:top w:val="nil"/>
              <w:left w:val="nil"/>
              <w:bottom w:val="single" w:color="auto" w:sz="4" w:space="0"/>
              <w:right w:val="single" w:color="auto" w:sz="4" w:space="0"/>
            </w:tcBorders>
            <w:vAlign w:val="center"/>
          </w:tcPr>
          <w:p w14:paraId="7416CA07">
            <w:pPr>
              <w:widowControl/>
              <w:tabs>
                <w:tab w:val="decimal" w:pos="0"/>
              </w:tabs>
              <w:ind w:firstLine="0" w:firstLineChars="0"/>
              <w:jc w:val="center"/>
              <w:rPr>
                <w:kern w:val="0"/>
                <w:sz w:val="18"/>
                <w:szCs w:val="18"/>
              </w:rPr>
            </w:pPr>
            <w:r>
              <w:rPr>
                <w:kern w:val="0"/>
                <w:sz w:val="18"/>
                <w:szCs w:val="18"/>
              </w:rPr>
              <w:t>3.955078</w:t>
            </w:r>
          </w:p>
        </w:tc>
        <w:tc>
          <w:tcPr>
            <w:tcW w:w="426" w:type="dxa"/>
            <w:tcBorders>
              <w:top w:val="nil"/>
              <w:left w:val="nil"/>
              <w:bottom w:val="single" w:color="auto" w:sz="4" w:space="0"/>
              <w:right w:val="single" w:color="auto" w:sz="4" w:space="0"/>
            </w:tcBorders>
            <w:vAlign w:val="center"/>
          </w:tcPr>
          <w:p w14:paraId="16381A4B">
            <w:pPr>
              <w:widowControl/>
              <w:tabs>
                <w:tab w:val="decimal" w:pos="0"/>
              </w:tabs>
              <w:ind w:firstLine="0" w:firstLineChars="0"/>
              <w:jc w:val="center"/>
              <w:rPr>
                <w:kern w:val="0"/>
                <w:sz w:val="18"/>
                <w:szCs w:val="18"/>
              </w:rPr>
            </w:pPr>
            <w:r>
              <w:rPr>
                <w:kern w:val="0"/>
                <w:sz w:val="18"/>
                <w:szCs w:val="18"/>
              </w:rPr>
              <w:t>4</w:t>
            </w:r>
          </w:p>
        </w:tc>
        <w:tc>
          <w:tcPr>
            <w:tcW w:w="813" w:type="dxa"/>
            <w:tcBorders>
              <w:top w:val="nil"/>
              <w:left w:val="nil"/>
              <w:bottom w:val="single" w:color="auto" w:sz="4" w:space="0"/>
              <w:right w:val="single" w:color="auto" w:sz="4" w:space="0"/>
            </w:tcBorders>
            <w:vAlign w:val="center"/>
          </w:tcPr>
          <w:p w14:paraId="0EA86D5A">
            <w:pPr>
              <w:widowControl/>
              <w:tabs>
                <w:tab w:val="decimal" w:pos="0"/>
              </w:tabs>
              <w:ind w:firstLine="0" w:firstLineChars="0"/>
              <w:jc w:val="center"/>
              <w:rPr>
                <w:kern w:val="0"/>
                <w:sz w:val="18"/>
                <w:szCs w:val="18"/>
              </w:rPr>
            </w:pPr>
            <w:r>
              <w:rPr>
                <w:kern w:val="0"/>
                <w:sz w:val="18"/>
                <w:szCs w:val="18"/>
              </w:rPr>
              <w:t>290</w:t>
            </w:r>
          </w:p>
        </w:tc>
        <w:tc>
          <w:tcPr>
            <w:tcW w:w="1068" w:type="dxa"/>
            <w:tcBorders>
              <w:top w:val="nil"/>
              <w:left w:val="nil"/>
              <w:bottom w:val="single" w:color="auto" w:sz="4" w:space="0"/>
              <w:right w:val="single" w:color="auto" w:sz="4" w:space="0"/>
            </w:tcBorders>
            <w:vAlign w:val="center"/>
          </w:tcPr>
          <w:p w14:paraId="69EDD836">
            <w:pPr>
              <w:widowControl/>
              <w:tabs>
                <w:tab w:val="decimal" w:pos="0"/>
              </w:tabs>
              <w:ind w:firstLine="0" w:firstLineChars="0"/>
              <w:jc w:val="center"/>
              <w:rPr>
                <w:kern w:val="0"/>
                <w:sz w:val="18"/>
                <w:szCs w:val="18"/>
              </w:rPr>
            </w:pPr>
            <w:r>
              <w:rPr>
                <w:kern w:val="0"/>
                <w:sz w:val="18"/>
                <w:szCs w:val="18"/>
              </w:rPr>
              <w:t>7.080078</w:t>
            </w:r>
          </w:p>
        </w:tc>
        <w:tc>
          <w:tcPr>
            <w:tcW w:w="426" w:type="dxa"/>
            <w:tcBorders>
              <w:top w:val="nil"/>
              <w:left w:val="nil"/>
              <w:bottom w:val="single" w:color="auto" w:sz="4" w:space="0"/>
              <w:right w:val="single" w:color="auto" w:sz="4" w:space="0"/>
            </w:tcBorders>
            <w:vAlign w:val="center"/>
          </w:tcPr>
          <w:p w14:paraId="404C50B9">
            <w:pPr>
              <w:widowControl/>
              <w:tabs>
                <w:tab w:val="decimal" w:pos="0"/>
              </w:tabs>
              <w:ind w:firstLine="0" w:firstLineChars="0"/>
              <w:jc w:val="center"/>
              <w:rPr>
                <w:kern w:val="0"/>
                <w:sz w:val="18"/>
                <w:szCs w:val="18"/>
              </w:rPr>
            </w:pPr>
            <w:r>
              <w:rPr>
                <w:kern w:val="0"/>
                <w:sz w:val="18"/>
                <w:szCs w:val="18"/>
              </w:rPr>
              <w:t>4</w:t>
            </w:r>
          </w:p>
        </w:tc>
        <w:tc>
          <w:tcPr>
            <w:tcW w:w="813" w:type="dxa"/>
            <w:tcBorders>
              <w:top w:val="nil"/>
              <w:left w:val="nil"/>
              <w:bottom w:val="single" w:color="auto" w:sz="4" w:space="0"/>
              <w:right w:val="single" w:color="auto" w:sz="4" w:space="0"/>
            </w:tcBorders>
            <w:vAlign w:val="center"/>
          </w:tcPr>
          <w:p w14:paraId="670383C3">
            <w:pPr>
              <w:widowControl/>
              <w:tabs>
                <w:tab w:val="decimal" w:pos="0"/>
              </w:tabs>
              <w:ind w:firstLine="0" w:firstLineChars="0"/>
              <w:jc w:val="center"/>
              <w:rPr>
                <w:kern w:val="0"/>
                <w:sz w:val="18"/>
                <w:szCs w:val="18"/>
              </w:rPr>
            </w:pPr>
            <w:r>
              <w:rPr>
                <w:kern w:val="0"/>
                <w:sz w:val="18"/>
                <w:szCs w:val="18"/>
              </w:rPr>
              <w:t>418</w:t>
            </w:r>
          </w:p>
        </w:tc>
        <w:tc>
          <w:tcPr>
            <w:tcW w:w="1109" w:type="dxa"/>
            <w:tcBorders>
              <w:top w:val="nil"/>
              <w:left w:val="nil"/>
              <w:bottom w:val="single" w:color="auto" w:sz="4" w:space="0"/>
              <w:right w:val="single" w:color="auto" w:sz="4" w:space="0"/>
            </w:tcBorders>
            <w:vAlign w:val="center"/>
          </w:tcPr>
          <w:p w14:paraId="4BD9BC24">
            <w:pPr>
              <w:widowControl/>
              <w:tabs>
                <w:tab w:val="decimal" w:pos="0"/>
              </w:tabs>
              <w:ind w:firstLine="0" w:firstLineChars="0"/>
              <w:jc w:val="center"/>
              <w:rPr>
                <w:kern w:val="0"/>
                <w:sz w:val="18"/>
                <w:szCs w:val="18"/>
              </w:rPr>
            </w:pPr>
            <w:r>
              <w:rPr>
                <w:kern w:val="0"/>
                <w:sz w:val="18"/>
                <w:szCs w:val="18"/>
              </w:rPr>
              <w:t>10.205078</w:t>
            </w:r>
          </w:p>
        </w:tc>
        <w:tc>
          <w:tcPr>
            <w:tcW w:w="426" w:type="dxa"/>
            <w:tcBorders>
              <w:top w:val="nil"/>
              <w:left w:val="nil"/>
              <w:bottom w:val="single" w:color="auto" w:sz="4" w:space="0"/>
              <w:right w:val="single" w:color="auto" w:sz="4" w:space="0"/>
            </w:tcBorders>
            <w:vAlign w:val="center"/>
          </w:tcPr>
          <w:p w14:paraId="3D8F93B8">
            <w:pPr>
              <w:widowControl/>
              <w:tabs>
                <w:tab w:val="decimal" w:pos="0"/>
              </w:tabs>
              <w:ind w:firstLine="0" w:firstLineChars="0"/>
              <w:jc w:val="center"/>
              <w:rPr>
                <w:kern w:val="0"/>
                <w:sz w:val="18"/>
                <w:szCs w:val="18"/>
              </w:rPr>
            </w:pPr>
            <w:r>
              <w:rPr>
                <w:kern w:val="0"/>
                <w:sz w:val="18"/>
                <w:szCs w:val="18"/>
              </w:rPr>
              <w:t>14</w:t>
            </w:r>
          </w:p>
        </w:tc>
      </w:tr>
      <w:tr w14:paraId="3E5179C5">
        <w:tblPrEx>
          <w:tblCellMar>
            <w:top w:w="0" w:type="dxa"/>
            <w:left w:w="108" w:type="dxa"/>
            <w:bottom w:w="0" w:type="dxa"/>
            <w:right w:w="108" w:type="dxa"/>
          </w:tblCellMar>
        </w:tblPrEx>
        <w:trPr>
          <w:trHeight w:val="270" w:hRule="atLeast"/>
          <w:jc w:val="center"/>
        </w:trPr>
        <w:tc>
          <w:tcPr>
            <w:tcW w:w="953" w:type="dxa"/>
            <w:tcBorders>
              <w:top w:val="nil"/>
              <w:left w:val="single" w:color="auto" w:sz="4" w:space="0"/>
              <w:bottom w:val="single" w:color="auto" w:sz="4" w:space="0"/>
              <w:right w:val="single" w:color="auto" w:sz="4" w:space="0"/>
            </w:tcBorders>
            <w:shd w:val="clear" w:color="auto" w:fill="auto"/>
            <w:vAlign w:val="center"/>
          </w:tcPr>
          <w:p w14:paraId="50978906">
            <w:pPr>
              <w:widowControl/>
              <w:tabs>
                <w:tab w:val="decimal" w:pos="0"/>
              </w:tabs>
              <w:ind w:firstLine="0" w:firstLineChars="0"/>
              <w:jc w:val="center"/>
              <w:rPr>
                <w:kern w:val="0"/>
                <w:sz w:val="18"/>
                <w:szCs w:val="18"/>
              </w:rPr>
            </w:pPr>
            <w:r>
              <w:rPr>
                <w:kern w:val="0"/>
                <w:sz w:val="18"/>
                <w:szCs w:val="18"/>
              </w:rPr>
              <w:t>35</w:t>
            </w:r>
          </w:p>
        </w:tc>
        <w:tc>
          <w:tcPr>
            <w:tcW w:w="1068" w:type="dxa"/>
            <w:tcBorders>
              <w:top w:val="nil"/>
              <w:left w:val="nil"/>
              <w:bottom w:val="single" w:color="auto" w:sz="4" w:space="0"/>
              <w:right w:val="single" w:color="auto" w:sz="4" w:space="0"/>
            </w:tcBorders>
            <w:shd w:val="clear" w:color="auto" w:fill="auto"/>
            <w:vAlign w:val="center"/>
          </w:tcPr>
          <w:p w14:paraId="4664D115">
            <w:pPr>
              <w:widowControl/>
              <w:tabs>
                <w:tab w:val="decimal" w:pos="0"/>
              </w:tabs>
              <w:ind w:firstLine="0" w:firstLineChars="0"/>
              <w:jc w:val="center"/>
              <w:rPr>
                <w:kern w:val="0"/>
                <w:sz w:val="18"/>
                <w:szCs w:val="18"/>
              </w:rPr>
            </w:pPr>
            <w:r>
              <w:rPr>
                <w:kern w:val="0"/>
                <w:sz w:val="18"/>
                <w:szCs w:val="18"/>
              </w:rPr>
              <w:t>0.854492</w:t>
            </w:r>
          </w:p>
        </w:tc>
        <w:tc>
          <w:tcPr>
            <w:tcW w:w="588" w:type="dxa"/>
            <w:tcBorders>
              <w:top w:val="nil"/>
              <w:left w:val="nil"/>
              <w:bottom w:val="single" w:color="auto" w:sz="4" w:space="0"/>
              <w:right w:val="single" w:color="auto" w:sz="4" w:space="0"/>
            </w:tcBorders>
            <w:shd w:val="clear" w:color="auto" w:fill="auto"/>
            <w:vAlign w:val="center"/>
          </w:tcPr>
          <w:p w14:paraId="39FBF7A0">
            <w:pPr>
              <w:widowControl/>
              <w:tabs>
                <w:tab w:val="decimal" w:pos="0"/>
              </w:tabs>
              <w:ind w:firstLine="0" w:firstLineChars="0"/>
              <w:jc w:val="center"/>
              <w:rPr>
                <w:kern w:val="0"/>
                <w:sz w:val="18"/>
                <w:szCs w:val="18"/>
              </w:rPr>
            </w:pPr>
            <w:r>
              <w:rPr>
                <w:kern w:val="0"/>
                <w:sz w:val="18"/>
                <w:szCs w:val="18"/>
              </w:rPr>
              <w:t>1</w:t>
            </w:r>
          </w:p>
        </w:tc>
        <w:tc>
          <w:tcPr>
            <w:tcW w:w="813" w:type="dxa"/>
            <w:tcBorders>
              <w:top w:val="nil"/>
              <w:left w:val="nil"/>
              <w:bottom w:val="single" w:color="auto" w:sz="4" w:space="0"/>
              <w:right w:val="single" w:color="auto" w:sz="4" w:space="0"/>
            </w:tcBorders>
            <w:vAlign w:val="center"/>
          </w:tcPr>
          <w:p w14:paraId="3B84C50D">
            <w:pPr>
              <w:widowControl/>
              <w:tabs>
                <w:tab w:val="decimal" w:pos="0"/>
              </w:tabs>
              <w:ind w:firstLine="0" w:firstLineChars="0"/>
              <w:jc w:val="center"/>
              <w:rPr>
                <w:kern w:val="0"/>
                <w:sz w:val="18"/>
                <w:szCs w:val="18"/>
              </w:rPr>
            </w:pPr>
            <w:r>
              <w:rPr>
                <w:kern w:val="0"/>
                <w:sz w:val="18"/>
                <w:szCs w:val="18"/>
              </w:rPr>
              <w:t>163</w:t>
            </w:r>
          </w:p>
        </w:tc>
        <w:tc>
          <w:tcPr>
            <w:tcW w:w="1068" w:type="dxa"/>
            <w:tcBorders>
              <w:top w:val="nil"/>
              <w:left w:val="nil"/>
              <w:bottom w:val="single" w:color="auto" w:sz="4" w:space="0"/>
              <w:right w:val="single" w:color="auto" w:sz="4" w:space="0"/>
            </w:tcBorders>
            <w:vAlign w:val="center"/>
          </w:tcPr>
          <w:p w14:paraId="0D533F0A">
            <w:pPr>
              <w:widowControl/>
              <w:tabs>
                <w:tab w:val="decimal" w:pos="0"/>
              </w:tabs>
              <w:ind w:firstLine="0" w:firstLineChars="0"/>
              <w:jc w:val="center"/>
              <w:rPr>
                <w:kern w:val="0"/>
                <w:sz w:val="18"/>
                <w:szCs w:val="18"/>
              </w:rPr>
            </w:pPr>
            <w:r>
              <w:rPr>
                <w:kern w:val="0"/>
                <w:sz w:val="18"/>
                <w:szCs w:val="18"/>
              </w:rPr>
              <w:t>3.979492</w:t>
            </w:r>
          </w:p>
        </w:tc>
        <w:tc>
          <w:tcPr>
            <w:tcW w:w="426" w:type="dxa"/>
            <w:tcBorders>
              <w:top w:val="nil"/>
              <w:left w:val="nil"/>
              <w:bottom w:val="single" w:color="auto" w:sz="4" w:space="0"/>
              <w:right w:val="single" w:color="auto" w:sz="4" w:space="0"/>
            </w:tcBorders>
            <w:vAlign w:val="center"/>
          </w:tcPr>
          <w:p w14:paraId="79B97353">
            <w:pPr>
              <w:widowControl/>
              <w:tabs>
                <w:tab w:val="decimal" w:pos="0"/>
              </w:tabs>
              <w:ind w:firstLine="0" w:firstLineChars="0"/>
              <w:jc w:val="center"/>
              <w:rPr>
                <w:kern w:val="0"/>
                <w:sz w:val="18"/>
                <w:szCs w:val="18"/>
              </w:rPr>
            </w:pPr>
            <w:r>
              <w:rPr>
                <w:kern w:val="0"/>
                <w:sz w:val="18"/>
                <w:szCs w:val="18"/>
              </w:rPr>
              <w:t>7</w:t>
            </w:r>
          </w:p>
        </w:tc>
        <w:tc>
          <w:tcPr>
            <w:tcW w:w="813" w:type="dxa"/>
            <w:tcBorders>
              <w:top w:val="nil"/>
              <w:left w:val="nil"/>
              <w:bottom w:val="single" w:color="auto" w:sz="4" w:space="0"/>
              <w:right w:val="single" w:color="auto" w:sz="4" w:space="0"/>
            </w:tcBorders>
            <w:vAlign w:val="center"/>
          </w:tcPr>
          <w:p w14:paraId="5B798A12">
            <w:pPr>
              <w:widowControl/>
              <w:tabs>
                <w:tab w:val="decimal" w:pos="0"/>
              </w:tabs>
              <w:ind w:firstLine="0" w:firstLineChars="0"/>
              <w:jc w:val="center"/>
              <w:rPr>
                <w:kern w:val="0"/>
                <w:sz w:val="18"/>
                <w:szCs w:val="18"/>
              </w:rPr>
            </w:pPr>
            <w:r>
              <w:rPr>
                <w:kern w:val="0"/>
                <w:sz w:val="18"/>
                <w:szCs w:val="18"/>
              </w:rPr>
              <w:t>291</w:t>
            </w:r>
          </w:p>
        </w:tc>
        <w:tc>
          <w:tcPr>
            <w:tcW w:w="1068" w:type="dxa"/>
            <w:tcBorders>
              <w:top w:val="nil"/>
              <w:left w:val="nil"/>
              <w:bottom w:val="single" w:color="auto" w:sz="4" w:space="0"/>
              <w:right w:val="single" w:color="auto" w:sz="4" w:space="0"/>
            </w:tcBorders>
            <w:vAlign w:val="center"/>
          </w:tcPr>
          <w:p w14:paraId="4893489E">
            <w:pPr>
              <w:widowControl/>
              <w:tabs>
                <w:tab w:val="decimal" w:pos="0"/>
              </w:tabs>
              <w:ind w:firstLine="0" w:firstLineChars="0"/>
              <w:jc w:val="center"/>
              <w:rPr>
                <w:kern w:val="0"/>
                <w:sz w:val="18"/>
                <w:szCs w:val="18"/>
              </w:rPr>
            </w:pPr>
            <w:r>
              <w:rPr>
                <w:kern w:val="0"/>
                <w:sz w:val="18"/>
                <w:szCs w:val="18"/>
              </w:rPr>
              <w:t>7.104492</w:t>
            </w:r>
          </w:p>
        </w:tc>
        <w:tc>
          <w:tcPr>
            <w:tcW w:w="426" w:type="dxa"/>
            <w:tcBorders>
              <w:top w:val="nil"/>
              <w:left w:val="nil"/>
              <w:bottom w:val="single" w:color="auto" w:sz="4" w:space="0"/>
              <w:right w:val="single" w:color="auto" w:sz="4" w:space="0"/>
            </w:tcBorders>
            <w:vAlign w:val="center"/>
          </w:tcPr>
          <w:p w14:paraId="7C334A9A">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7A32F002">
            <w:pPr>
              <w:widowControl/>
              <w:tabs>
                <w:tab w:val="decimal" w:pos="0"/>
              </w:tabs>
              <w:ind w:firstLine="0" w:firstLineChars="0"/>
              <w:jc w:val="center"/>
              <w:rPr>
                <w:kern w:val="0"/>
                <w:sz w:val="18"/>
                <w:szCs w:val="18"/>
              </w:rPr>
            </w:pPr>
            <w:r>
              <w:rPr>
                <w:kern w:val="0"/>
                <w:sz w:val="18"/>
                <w:szCs w:val="18"/>
              </w:rPr>
              <w:t>419</w:t>
            </w:r>
          </w:p>
        </w:tc>
        <w:tc>
          <w:tcPr>
            <w:tcW w:w="1109" w:type="dxa"/>
            <w:tcBorders>
              <w:top w:val="nil"/>
              <w:left w:val="nil"/>
              <w:bottom w:val="single" w:color="auto" w:sz="4" w:space="0"/>
              <w:right w:val="single" w:color="auto" w:sz="4" w:space="0"/>
            </w:tcBorders>
            <w:vAlign w:val="center"/>
          </w:tcPr>
          <w:p w14:paraId="4F38BE36">
            <w:pPr>
              <w:widowControl/>
              <w:tabs>
                <w:tab w:val="decimal" w:pos="0"/>
              </w:tabs>
              <w:ind w:firstLine="0" w:firstLineChars="0"/>
              <w:jc w:val="center"/>
              <w:rPr>
                <w:kern w:val="0"/>
                <w:sz w:val="18"/>
                <w:szCs w:val="18"/>
              </w:rPr>
            </w:pPr>
            <w:r>
              <w:rPr>
                <w:kern w:val="0"/>
                <w:sz w:val="18"/>
                <w:szCs w:val="18"/>
              </w:rPr>
              <w:t>10.229492</w:t>
            </w:r>
          </w:p>
        </w:tc>
        <w:tc>
          <w:tcPr>
            <w:tcW w:w="426" w:type="dxa"/>
            <w:tcBorders>
              <w:top w:val="nil"/>
              <w:left w:val="nil"/>
              <w:bottom w:val="single" w:color="auto" w:sz="4" w:space="0"/>
              <w:right w:val="single" w:color="auto" w:sz="4" w:space="0"/>
            </w:tcBorders>
            <w:vAlign w:val="center"/>
          </w:tcPr>
          <w:p w14:paraId="73F764AD">
            <w:pPr>
              <w:widowControl/>
              <w:tabs>
                <w:tab w:val="decimal" w:pos="0"/>
              </w:tabs>
              <w:ind w:firstLine="0" w:firstLineChars="0"/>
              <w:jc w:val="center"/>
              <w:rPr>
                <w:kern w:val="0"/>
                <w:sz w:val="18"/>
                <w:szCs w:val="18"/>
              </w:rPr>
            </w:pPr>
            <w:r>
              <w:rPr>
                <w:kern w:val="0"/>
                <w:sz w:val="18"/>
                <w:szCs w:val="18"/>
              </w:rPr>
              <w:t>5</w:t>
            </w:r>
          </w:p>
        </w:tc>
      </w:tr>
      <w:tr w14:paraId="11CCDA4D">
        <w:tblPrEx>
          <w:tblCellMar>
            <w:top w:w="0" w:type="dxa"/>
            <w:left w:w="108" w:type="dxa"/>
            <w:bottom w:w="0" w:type="dxa"/>
            <w:right w:w="108" w:type="dxa"/>
          </w:tblCellMar>
        </w:tblPrEx>
        <w:trPr>
          <w:trHeight w:val="270" w:hRule="atLeast"/>
          <w:jc w:val="center"/>
        </w:trPr>
        <w:tc>
          <w:tcPr>
            <w:tcW w:w="953" w:type="dxa"/>
            <w:tcBorders>
              <w:top w:val="nil"/>
              <w:left w:val="single" w:color="auto" w:sz="4" w:space="0"/>
              <w:bottom w:val="single" w:color="auto" w:sz="4" w:space="0"/>
              <w:right w:val="single" w:color="auto" w:sz="4" w:space="0"/>
            </w:tcBorders>
            <w:shd w:val="clear" w:color="auto" w:fill="auto"/>
            <w:vAlign w:val="center"/>
          </w:tcPr>
          <w:p w14:paraId="64268011">
            <w:pPr>
              <w:widowControl/>
              <w:tabs>
                <w:tab w:val="decimal" w:pos="0"/>
              </w:tabs>
              <w:ind w:firstLine="0" w:firstLineChars="0"/>
              <w:jc w:val="center"/>
              <w:rPr>
                <w:kern w:val="0"/>
                <w:sz w:val="18"/>
                <w:szCs w:val="18"/>
              </w:rPr>
            </w:pPr>
            <w:r>
              <w:rPr>
                <w:kern w:val="0"/>
                <w:sz w:val="18"/>
                <w:szCs w:val="18"/>
              </w:rPr>
              <w:t>36</w:t>
            </w:r>
          </w:p>
        </w:tc>
        <w:tc>
          <w:tcPr>
            <w:tcW w:w="1068" w:type="dxa"/>
            <w:tcBorders>
              <w:top w:val="nil"/>
              <w:left w:val="nil"/>
              <w:bottom w:val="single" w:color="auto" w:sz="4" w:space="0"/>
              <w:right w:val="single" w:color="auto" w:sz="4" w:space="0"/>
            </w:tcBorders>
            <w:shd w:val="clear" w:color="auto" w:fill="auto"/>
            <w:vAlign w:val="center"/>
          </w:tcPr>
          <w:p w14:paraId="031B0E1B">
            <w:pPr>
              <w:widowControl/>
              <w:tabs>
                <w:tab w:val="decimal" w:pos="0"/>
              </w:tabs>
              <w:ind w:firstLine="0" w:firstLineChars="0"/>
              <w:jc w:val="center"/>
              <w:rPr>
                <w:kern w:val="0"/>
                <w:sz w:val="18"/>
                <w:szCs w:val="18"/>
              </w:rPr>
            </w:pPr>
            <w:r>
              <w:rPr>
                <w:kern w:val="0"/>
                <w:sz w:val="18"/>
                <w:szCs w:val="18"/>
              </w:rPr>
              <w:t>0.878906</w:t>
            </w:r>
          </w:p>
        </w:tc>
        <w:tc>
          <w:tcPr>
            <w:tcW w:w="588" w:type="dxa"/>
            <w:tcBorders>
              <w:top w:val="nil"/>
              <w:left w:val="nil"/>
              <w:bottom w:val="single" w:color="auto" w:sz="4" w:space="0"/>
              <w:right w:val="single" w:color="auto" w:sz="4" w:space="0"/>
            </w:tcBorders>
            <w:shd w:val="clear" w:color="auto" w:fill="auto"/>
            <w:vAlign w:val="center"/>
          </w:tcPr>
          <w:p w14:paraId="632BC95F">
            <w:pPr>
              <w:widowControl/>
              <w:tabs>
                <w:tab w:val="decimal" w:pos="0"/>
              </w:tabs>
              <w:ind w:firstLine="0" w:firstLineChars="0"/>
              <w:jc w:val="center"/>
              <w:rPr>
                <w:kern w:val="0"/>
                <w:sz w:val="18"/>
                <w:szCs w:val="18"/>
              </w:rPr>
            </w:pPr>
            <w:r>
              <w:rPr>
                <w:kern w:val="0"/>
                <w:sz w:val="18"/>
                <w:szCs w:val="18"/>
              </w:rPr>
              <w:t>15</w:t>
            </w:r>
          </w:p>
        </w:tc>
        <w:tc>
          <w:tcPr>
            <w:tcW w:w="813" w:type="dxa"/>
            <w:tcBorders>
              <w:top w:val="nil"/>
              <w:left w:val="nil"/>
              <w:bottom w:val="single" w:color="auto" w:sz="4" w:space="0"/>
              <w:right w:val="single" w:color="auto" w:sz="4" w:space="0"/>
            </w:tcBorders>
            <w:vAlign w:val="center"/>
          </w:tcPr>
          <w:p w14:paraId="69415B60">
            <w:pPr>
              <w:widowControl/>
              <w:tabs>
                <w:tab w:val="decimal" w:pos="0"/>
              </w:tabs>
              <w:ind w:firstLine="0" w:firstLineChars="0"/>
              <w:jc w:val="center"/>
              <w:rPr>
                <w:kern w:val="0"/>
                <w:sz w:val="18"/>
                <w:szCs w:val="18"/>
              </w:rPr>
            </w:pPr>
            <w:r>
              <w:rPr>
                <w:kern w:val="0"/>
                <w:sz w:val="18"/>
                <w:szCs w:val="18"/>
              </w:rPr>
              <w:t>164</w:t>
            </w:r>
          </w:p>
        </w:tc>
        <w:tc>
          <w:tcPr>
            <w:tcW w:w="1068" w:type="dxa"/>
            <w:tcBorders>
              <w:top w:val="nil"/>
              <w:left w:val="nil"/>
              <w:bottom w:val="single" w:color="auto" w:sz="4" w:space="0"/>
              <w:right w:val="single" w:color="auto" w:sz="4" w:space="0"/>
            </w:tcBorders>
            <w:vAlign w:val="center"/>
          </w:tcPr>
          <w:p w14:paraId="239B9DDC">
            <w:pPr>
              <w:widowControl/>
              <w:tabs>
                <w:tab w:val="decimal" w:pos="0"/>
              </w:tabs>
              <w:ind w:firstLine="0" w:firstLineChars="0"/>
              <w:jc w:val="center"/>
              <w:rPr>
                <w:kern w:val="0"/>
                <w:sz w:val="18"/>
                <w:szCs w:val="18"/>
              </w:rPr>
            </w:pPr>
            <w:r>
              <w:rPr>
                <w:kern w:val="0"/>
                <w:sz w:val="18"/>
                <w:szCs w:val="18"/>
              </w:rPr>
              <w:t>4.003906</w:t>
            </w:r>
          </w:p>
        </w:tc>
        <w:tc>
          <w:tcPr>
            <w:tcW w:w="426" w:type="dxa"/>
            <w:tcBorders>
              <w:top w:val="nil"/>
              <w:left w:val="nil"/>
              <w:bottom w:val="single" w:color="auto" w:sz="4" w:space="0"/>
              <w:right w:val="single" w:color="auto" w:sz="4" w:space="0"/>
            </w:tcBorders>
            <w:vAlign w:val="center"/>
          </w:tcPr>
          <w:p w14:paraId="0E5D1D17">
            <w:pPr>
              <w:widowControl/>
              <w:tabs>
                <w:tab w:val="decimal" w:pos="0"/>
              </w:tabs>
              <w:ind w:firstLine="0" w:firstLineChars="0"/>
              <w:jc w:val="center"/>
              <w:rPr>
                <w:kern w:val="0"/>
                <w:sz w:val="18"/>
                <w:szCs w:val="18"/>
              </w:rPr>
            </w:pPr>
            <w:r>
              <w:rPr>
                <w:kern w:val="0"/>
                <w:sz w:val="18"/>
                <w:szCs w:val="18"/>
              </w:rPr>
              <w:t>11</w:t>
            </w:r>
          </w:p>
        </w:tc>
        <w:tc>
          <w:tcPr>
            <w:tcW w:w="813" w:type="dxa"/>
            <w:tcBorders>
              <w:top w:val="nil"/>
              <w:left w:val="nil"/>
              <w:bottom w:val="single" w:color="auto" w:sz="4" w:space="0"/>
              <w:right w:val="single" w:color="auto" w:sz="4" w:space="0"/>
            </w:tcBorders>
            <w:vAlign w:val="center"/>
          </w:tcPr>
          <w:p w14:paraId="24C7EF3B">
            <w:pPr>
              <w:widowControl/>
              <w:tabs>
                <w:tab w:val="decimal" w:pos="0"/>
              </w:tabs>
              <w:ind w:firstLine="0" w:firstLineChars="0"/>
              <w:jc w:val="center"/>
              <w:rPr>
                <w:kern w:val="0"/>
                <w:sz w:val="18"/>
                <w:szCs w:val="18"/>
              </w:rPr>
            </w:pPr>
            <w:r>
              <w:rPr>
                <w:kern w:val="0"/>
                <w:sz w:val="18"/>
                <w:szCs w:val="18"/>
              </w:rPr>
              <w:t>292</w:t>
            </w:r>
          </w:p>
        </w:tc>
        <w:tc>
          <w:tcPr>
            <w:tcW w:w="1068" w:type="dxa"/>
            <w:tcBorders>
              <w:top w:val="nil"/>
              <w:left w:val="nil"/>
              <w:bottom w:val="single" w:color="auto" w:sz="4" w:space="0"/>
              <w:right w:val="single" w:color="auto" w:sz="4" w:space="0"/>
            </w:tcBorders>
            <w:vAlign w:val="center"/>
          </w:tcPr>
          <w:p w14:paraId="60F28A32">
            <w:pPr>
              <w:widowControl/>
              <w:tabs>
                <w:tab w:val="decimal" w:pos="0"/>
              </w:tabs>
              <w:ind w:firstLine="0" w:firstLineChars="0"/>
              <w:jc w:val="center"/>
              <w:rPr>
                <w:kern w:val="0"/>
                <w:sz w:val="18"/>
                <w:szCs w:val="18"/>
              </w:rPr>
            </w:pPr>
            <w:r>
              <w:rPr>
                <w:kern w:val="0"/>
                <w:sz w:val="18"/>
                <w:szCs w:val="18"/>
              </w:rPr>
              <w:t>7.128906</w:t>
            </w:r>
          </w:p>
        </w:tc>
        <w:tc>
          <w:tcPr>
            <w:tcW w:w="426" w:type="dxa"/>
            <w:tcBorders>
              <w:top w:val="nil"/>
              <w:left w:val="nil"/>
              <w:bottom w:val="single" w:color="auto" w:sz="4" w:space="0"/>
              <w:right w:val="single" w:color="auto" w:sz="4" w:space="0"/>
            </w:tcBorders>
            <w:vAlign w:val="center"/>
          </w:tcPr>
          <w:p w14:paraId="39D1A359">
            <w:pPr>
              <w:widowControl/>
              <w:tabs>
                <w:tab w:val="decimal" w:pos="0"/>
              </w:tabs>
              <w:ind w:firstLine="0" w:firstLineChars="0"/>
              <w:jc w:val="center"/>
              <w:rPr>
                <w:kern w:val="0"/>
                <w:sz w:val="18"/>
                <w:szCs w:val="18"/>
              </w:rPr>
            </w:pPr>
            <w:r>
              <w:rPr>
                <w:kern w:val="0"/>
                <w:sz w:val="18"/>
                <w:szCs w:val="18"/>
              </w:rPr>
              <w:t>11</w:t>
            </w:r>
          </w:p>
        </w:tc>
        <w:tc>
          <w:tcPr>
            <w:tcW w:w="813" w:type="dxa"/>
            <w:tcBorders>
              <w:top w:val="nil"/>
              <w:left w:val="nil"/>
              <w:bottom w:val="single" w:color="auto" w:sz="4" w:space="0"/>
              <w:right w:val="single" w:color="auto" w:sz="4" w:space="0"/>
            </w:tcBorders>
            <w:vAlign w:val="center"/>
          </w:tcPr>
          <w:p w14:paraId="6223D584">
            <w:pPr>
              <w:widowControl/>
              <w:tabs>
                <w:tab w:val="decimal" w:pos="0"/>
              </w:tabs>
              <w:ind w:firstLine="0" w:firstLineChars="0"/>
              <w:jc w:val="center"/>
              <w:rPr>
                <w:kern w:val="0"/>
                <w:sz w:val="18"/>
                <w:szCs w:val="18"/>
              </w:rPr>
            </w:pPr>
            <w:r>
              <w:rPr>
                <w:kern w:val="0"/>
                <w:sz w:val="18"/>
                <w:szCs w:val="18"/>
              </w:rPr>
              <w:t>420</w:t>
            </w:r>
          </w:p>
        </w:tc>
        <w:tc>
          <w:tcPr>
            <w:tcW w:w="1109" w:type="dxa"/>
            <w:tcBorders>
              <w:top w:val="nil"/>
              <w:left w:val="nil"/>
              <w:bottom w:val="single" w:color="auto" w:sz="4" w:space="0"/>
              <w:right w:val="single" w:color="auto" w:sz="4" w:space="0"/>
            </w:tcBorders>
            <w:vAlign w:val="center"/>
          </w:tcPr>
          <w:p w14:paraId="38BDC165">
            <w:pPr>
              <w:widowControl/>
              <w:tabs>
                <w:tab w:val="decimal" w:pos="0"/>
              </w:tabs>
              <w:ind w:firstLine="0" w:firstLineChars="0"/>
              <w:jc w:val="center"/>
              <w:rPr>
                <w:kern w:val="0"/>
                <w:sz w:val="18"/>
                <w:szCs w:val="18"/>
              </w:rPr>
            </w:pPr>
            <w:r>
              <w:rPr>
                <w:kern w:val="0"/>
                <w:sz w:val="18"/>
                <w:szCs w:val="18"/>
              </w:rPr>
              <w:t>10.253906</w:t>
            </w:r>
          </w:p>
        </w:tc>
        <w:tc>
          <w:tcPr>
            <w:tcW w:w="426" w:type="dxa"/>
            <w:tcBorders>
              <w:top w:val="nil"/>
              <w:left w:val="nil"/>
              <w:bottom w:val="single" w:color="auto" w:sz="4" w:space="0"/>
              <w:right w:val="single" w:color="auto" w:sz="4" w:space="0"/>
            </w:tcBorders>
            <w:vAlign w:val="center"/>
          </w:tcPr>
          <w:p w14:paraId="2B36C111">
            <w:pPr>
              <w:widowControl/>
              <w:tabs>
                <w:tab w:val="decimal" w:pos="0"/>
              </w:tabs>
              <w:ind w:firstLine="0" w:firstLineChars="0"/>
              <w:jc w:val="center"/>
              <w:rPr>
                <w:kern w:val="0"/>
                <w:sz w:val="18"/>
                <w:szCs w:val="18"/>
              </w:rPr>
            </w:pPr>
            <w:r>
              <w:rPr>
                <w:kern w:val="0"/>
                <w:sz w:val="18"/>
                <w:szCs w:val="18"/>
              </w:rPr>
              <w:t>12</w:t>
            </w:r>
          </w:p>
        </w:tc>
      </w:tr>
      <w:tr w14:paraId="5FBC6393">
        <w:tblPrEx>
          <w:tblCellMar>
            <w:top w:w="0" w:type="dxa"/>
            <w:left w:w="108" w:type="dxa"/>
            <w:bottom w:w="0" w:type="dxa"/>
            <w:right w:w="108" w:type="dxa"/>
          </w:tblCellMar>
        </w:tblPrEx>
        <w:trPr>
          <w:trHeight w:val="270" w:hRule="atLeast"/>
          <w:jc w:val="center"/>
        </w:trPr>
        <w:tc>
          <w:tcPr>
            <w:tcW w:w="953" w:type="dxa"/>
            <w:tcBorders>
              <w:top w:val="nil"/>
              <w:left w:val="single" w:color="auto" w:sz="4" w:space="0"/>
              <w:bottom w:val="single" w:color="auto" w:sz="4" w:space="0"/>
              <w:right w:val="single" w:color="auto" w:sz="4" w:space="0"/>
            </w:tcBorders>
            <w:shd w:val="clear" w:color="auto" w:fill="auto"/>
            <w:vAlign w:val="center"/>
          </w:tcPr>
          <w:p w14:paraId="1089F66F">
            <w:pPr>
              <w:widowControl/>
              <w:tabs>
                <w:tab w:val="decimal" w:pos="0"/>
              </w:tabs>
              <w:ind w:firstLine="0" w:firstLineChars="0"/>
              <w:jc w:val="center"/>
              <w:rPr>
                <w:kern w:val="0"/>
                <w:sz w:val="18"/>
                <w:szCs w:val="18"/>
              </w:rPr>
            </w:pPr>
            <w:r>
              <w:rPr>
                <w:kern w:val="0"/>
                <w:sz w:val="18"/>
                <w:szCs w:val="18"/>
              </w:rPr>
              <w:t>37</w:t>
            </w:r>
          </w:p>
        </w:tc>
        <w:tc>
          <w:tcPr>
            <w:tcW w:w="1068" w:type="dxa"/>
            <w:tcBorders>
              <w:top w:val="nil"/>
              <w:left w:val="nil"/>
              <w:bottom w:val="single" w:color="auto" w:sz="4" w:space="0"/>
              <w:right w:val="single" w:color="auto" w:sz="4" w:space="0"/>
            </w:tcBorders>
            <w:shd w:val="clear" w:color="auto" w:fill="auto"/>
            <w:vAlign w:val="center"/>
          </w:tcPr>
          <w:p w14:paraId="1303D759">
            <w:pPr>
              <w:widowControl/>
              <w:tabs>
                <w:tab w:val="decimal" w:pos="0"/>
              </w:tabs>
              <w:ind w:firstLine="0" w:firstLineChars="0"/>
              <w:jc w:val="center"/>
              <w:rPr>
                <w:kern w:val="0"/>
                <w:sz w:val="18"/>
                <w:szCs w:val="18"/>
              </w:rPr>
            </w:pPr>
            <w:r>
              <w:rPr>
                <w:kern w:val="0"/>
                <w:sz w:val="18"/>
                <w:szCs w:val="18"/>
              </w:rPr>
              <w:t>0.903320</w:t>
            </w:r>
          </w:p>
        </w:tc>
        <w:tc>
          <w:tcPr>
            <w:tcW w:w="588" w:type="dxa"/>
            <w:tcBorders>
              <w:top w:val="nil"/>
              <w:left w:val="nil"/>
              <w:bottom w:val="single" w:color="auto" w:sz="4" w:space="0"/>
              <w:right w:val="single" w:color="auto" w:sz="4" w:space="0"/>
            </w:tcBorders>
            <w:shd w:val="clear" w:color="auto" w:fill="auto"/>
            <w:vAlign w:val="center"/>
          </w:tcPr>
          <w:p w14:paraId="1740CD93">
            <w:pPr>
              <w:widowControl/>
              <w:tabs>
                <w:tab w:val="decimal" w:pos="0"/>
              </w:tabs>
              <w:ind w:firstLine="0" w:firstLineChars="0"/>
              <w:jc w:val="center"/>
              <w:rPr>
                <w:kern w:val="0"/>
                <w:sz w:val="18"/>
                <w:szCs w:val="18"/>
              </w:rPr>
            </w:pPr>
            <w:r>
              <w:rPr>
                <w:kern w:val="0"/>
                <w:sz w:val="18"/>
                <w:szCs w:val="18"/>
              </w:rPr>
              <w:t>12</w:t>
            </w:r>
          </w:p>
        </w:tc>
        <w:tc>
          <w:tcPr>
            <w:tcW w:w="813" w:type="dxa"/>
            <w:tcBorders>
              <w:top w:val="nil"/>
              <w:left w:val="nil"/>
              <w:bottom w:val="single" w:color="auto" w:sz="4" w:space="0"/>
              <w:right w:val="single" w:color="auto" w:sz="4" w:space="0"/>
            </w:tcBorders>
            <w:vAlign w:val="center"/>
          </w:tcPr>
          <w:p w14:paraId="5CE58C16">
            <w:pPr>
              <w:widowControl/>
              <w:tabs>
                <w:tab w:val="decimal" w:pos="0"/>
              </w:tabs>
              <w:ind w:firstLine="0" w:firstLineChars="0"/>
              <w:jc w:val="center"/>
              <w:rPr>
                <w:kern w:val="0"/>
                <w:sz w:val="18"/>
                <w:szCs w:val="18"/>
              </w:rPr>
            </w:pPr>
            <w:r>
              <w:rPr>
                <w:kern w:val="0"/>
                <w:sz w:val="18"/>
                <w:szCs w:val="18"/>
              </w:rPr>
              <w:t>165</w:t>
            </w:r>
          </w:p>
        </w:tc>
        <w:tc>
          <w:tcPr>
            <w:tcW w:w="1068" w:type="dxa"/>
            <w:tcBorders>
              <w:top w:val="nil"/>
              <w:left w:val="nil"/>
              <w:bottom w:val="single" w:color="auto" w:sz="4" w:space="0"/>
              <w:right w:val="single" w:color="auto" w:sz="4" w:space="0"/>
            </w:tcBorders>
            <w:vAlign w:val="center"/>
          </w:tcPr>
          <w:p w14:paraId="558EB742">
            <w:pPr>
              <w:widowControl/>
              <w:tabs>
                <w:tab w:val="decimal" w:pos="0"/>
              </w:tabs>
              <w:ind w:firstLine="0" w:firstLineChars="0"/>
              <w:jc w:val="center"/>
              <w:rPr>
                <w:kern w:val="0"/>
                <w:sz w:val="18"/>
                <w:szCs w:val="18"/>
              </w:rPr>
            </w:pPr>
            <w:r>
              <w:rPr>
                <w:kern w:val="0"/>
                <w:sz w:val="18"/>
                <w:szCs w:val="18"/>
              </w:rPr>
              <w:t>4.028320</w:t>
            </w:r>
          </w:p>
        </w:tc>
        <w:tc>
          <w:tcPr>
            <w:tcW w:w="426" w:type="dxa"/>
            <w:tcBorders>
              <w:top w:val="nil"/>
              <w:left w:val="nil"/>
              <w:bottom w:val="single" w:color="auto" w:sz="4" w:space="0"/>
              <w:right w:val="single" w:color="auto" w:sz="4" w:space="0"/>
            </w:tcBorders>
            <w:vAlign w:val="center"/>
          </w:tcPr>
          <w:p w14:paraId="6485CB31">
            <w:pPr>
              <w:widowControl/>
              <w:tabs>
                <w:tab w:val="decimal" w:pos="0"/>
              </w:tabs>
              <w:ind w:firstLine="0" w:firstLineChars="0"/>
              <w:jc w:val="center"/>
              <w:rPr>
                <w:kern w:val="0"/>
                <w:sz w:val="18"/>
                <w:szCs w:val="18"/>
              </w:rPr>
            </w:pPr>
            <w:r>
              <w:rPr>
                <w:kern w:val="0"/>
                <w:sz w:val="18"/>
                <w:szCs w:val="18"/>
              </w:rPr>
              <w:t>14</w:t>
            </w:r>
          </w:p>
        </w:tc>
        <w:tc>
          <w:tcPr>
            <w:tcW w:w="813" w:type="dxa"/>
            <w:tcBorders>
              <w:top w:val="nil"/>
              <w:left w:val="nil"/>
              <w:bottom w:val="single" w:color="auto" w:sz="4" w:space="0"/>
              <w:right w:val="single" w:color="auto" w:sz="4" w:space="0"/>
            </w:tcBorders>
            <w:vAlign w:val="center"/>
          </w:tcPr>
          <w:p w14:paraId="428FCF72">
            <w:pPr>
              <w:widowControl/>
              <w:tabs>
                <w:tab w:val="decimal" w:pos="0"/>
              </w:tabs>
              <w:ind w:firstLine="0" w:firstLineChars="0"/>
              <w:jc w:val="center"/>
              <w:rPr>
                <w:kern w:val="0"/>
                <w:sz w:val="18"/>
                <w:szCs w:val="18"/>
              </w:rPr>
            </w:pPr>
            <w:r>
              <w:rPr>
                <w:kern w:val="0"/>
                <w:sz w:val="18"/>
                <w:szCs w:val="18"/>
              </w:rPr>
              <w:t>293</w:t>
            </w:r>
          </w:p>
        </w:tc>
        <w:tc>
          <w:tcPr>
            <w:tcW w:w="1068" w:type="dxa"/>
            <w:tcBorders>
              <w:top w:val="nil"/>
              <w:left w:val="nil"/>
              <w:bottom w:val="single" w:color="auto" w:sz="4" w:space="0"/>
              <w:right w:val="single" w:color="auto" w:sz="4" w:space="0"/>
            </w:tcBorders>
            <w:vAlign w:val="center"/>
          </w:tcPr>
          <w:p w14:paraId="17E78CFD">
            <w:pPr>
              <w:widowControl/>
              <w:tabs>
                <w:tab w:val="decimal" w:pos="0"/>
              </w:tabs>
              <w:ind w:firstLine="0" w:firstLineChars="0"/>
              <w:jc w:val="center"/>
              <w:rPr>
                <w:kern w:val="0"/>
                <w:sz w:val="18"/>
                <w:szCs w:val="18"/>
              </w:rPr>
            </w:pPr>
            <w:r>
              <w:rPr>
                <w:kern w:val="0"/>
                <w:sz w:val="18"/>
                <w:szCs w:val="18"/>
              </w:rPr>
              <w:t>7.153320</w:t>
            </w:r>
          </w:p>
        </w:tc>
        <w:tc>
          <w:tcPr>
            <w:tcW w:w="426" w:type="dxa"/>
            <w:tcBorders>
              <w:top w:val="nil"/>
              <w:left w:val="nil"/>
              <w:bottom w:val="single" w:color="auto" w:sz="4" w:space="0"/>
              <w:right w:val="single" w:color="auto" w:sz="4" w:space="0"/>
            </w:tcBorders>
            <w:vAlign w:val="center"/>
          </w:tcPr>
          <w:p w14:paraId="545F1365">
            <w:pPr>
              <w:widowControl/>
              <w:tabs>
                <w:tab w:val="decimal" w:pos="0"/>
              </w:tabs>
              <w:ind w:firstLine="0" w:firstLineChars="0"/>
              <w:jc w:val="center"/>
              <w:rPr>
                <w:kern w:val="0"/>
                <w:sz w:val="18"/>
                <w:szCs w:val="18"/>
              </w:rPr>
            </w:pPr>
            <w:r>
              <w:rPr>
                <w:kern w:val="0"/>
                <w:sz w:val="18"/>
                <w:szCs w:val="18"/>
              </w:rPr>
              <w:t>7</w:t>
            </w:r>
          </w:p>
        </w:tc>
        <w:tc>
          <w:tcPr>
            <w:tcW w:w="813" w:type="dxa"/>
            <w:tcBorders>
              <w:top w:val="nil"/>
              <w:left w:val="nil"/>
              <w:bottom w:val="single" w:color="auto" w:sz="4" w:space="0"/>
              <w:right w:val="single" w:color="auto" w:sz="4" w:space="0"/>
            </w:tcBorders>
            <w:vAlign w:val="center"/>
          </w:tcPr>
          <w:p w14:paraId="3B6D12F4">
            <w:pPr>
              <w:widowControl/>
              <w:tabs>
                <w:tab w:val="decimal" w:pos="0"/>
              </w:tabs>
              <w:ind w:firstLine="0" w:firstLineChars="0"/>
              <w:jc w:val="center"/>
              <w:rPr>
                <w:kern w:val="0"/>
                <w:sz w:val="18"/>
                <w:szCs w:val="18"/>
              </w:rPr>
            </w:pPr>
            <w:r>
              <w:rPr>
                <w:kern w:val="0"/>
                <w:sz w:val="18"/>
                <w:szCs w:val="18"/>
              </w:rPr>
              <w:t>421</w:t>
            </w:r>
          </w:p>
        </w:tc>
        <w:tc>
          <w:tcPr>
            <w:tcW w:w="1109" w:type="dxa"/>
            <w:tcBorders>
              <w:top w:val="nil"/>
              <w:left w:val="nil"/>
              <w:bottom w:val="single" w:color="auto" w:sz="4" w:space="0"/>
              <w:right w:val="single" w:color="auto" w:sz="4" w:space="0"/>
            </w:tcBorders>
            <w:vAlign w:val="center"/>
          </w:tcPr>
          <w:p w14:paraId="2CF520B3">
            <w:pPr>
              <w:widowControl/>
              <w:tabs>
                <w:tab w:val="decimal" w:pos="0"/>
              </w:tabs>
              <w:ind w:firstLine="0" w:firstLineChars="0"/>
              <w:jc w:val="center"/>
              <w:rPr>
                <w:kern w:val="0"/>
                <w:sz w:val="18"/>
                <w:szCs w:val="18"/>
              </w:rPr>
            </w:pPr>
            <w:r>
              <w:rPr>
                <w:kern w:val="0"/>
                <w:sz w:val="18"/>
                <w:szCs w:val="18"/>
              </w:rPr>
              <w:t>10.278320</w:t>
            </w:r>
          </w:p>
        </w:tc>
        <w:tc>
          <w:tcPr>
            <w:tcW w:w="426" w:type="dxa"/>
            <w:tcBorders>
              <w:top w:val="nil"/>
              <w:left w:val="nil"/>
              <w:bottom w:val="single" w:color="auto" w:sz="4" w:space="0"/>
              <w:right w:val="single" w:color="auto" w:sz="4" w:space="0"/>
            </w:tcBorders>
            <w:vAlign w:val="center"/>
          </w:tcPr>
          <w:p w14:paraId="373DF26F">
            <w:pPr>
              <w:widowControl/>
              <w:tabs>
                <w:tab w:val="decimal" w:pos="0"/>
              </w:tabs>
              <w:ind w:firstLine="0" w:firstLineChars="0"/>
              <w:jc w:val="center"/>
              <w:rPr>
                <w:kern w:val="0"/>
                <w:sz w:val="18"/>
                <w:szCs w:val="18"/>
              </w:rPr>
            </w:pPr>
            <w:r>
              <w:rPr>
                <w:kern w:val="0"/>
                <w:sz w:val="18"/>
                <w:szCs w:val="18"/>
              </w:rPr>
              <w:t>4</w:t>
            </w:r>
          </w:p>
        </w:tc>
      </w:tr>
      <w:tr w14:paraId="7EFE6610">
        <w:tblPrEx>
          <w:tblCellMar>
            <w:top w:w="0" w:type="dxa"/>
            <w:left w:w="108" w:type="dxa"/>
            <w:bottom w:w="0" w:type="dxa"/>
            <w:right w:w="108" w:type="dxa"/>
          </w:tblCellMar>
        </w:tblPrEx>
        <w:trPr>
          <w:trHeight w:val="270" w:hRule="atLeast"/>
          <w:jc w:val="center"/>
        </w:trPr>
        <w:tc>
          <w:tcPr>
            <w:tcW w:w="953" w:type="dxa"/>
            <w:tcBorders>
              <w:top w:val="nil"/>
              <w:left w:val="single" w:color="auto" w:sz="4" w:space="0"/>
              <w:bottom w:val="single" w:color="auto" w:sz="4" w:space="0"/>
              <w:right w:val="single" w:color="auto" w:sz="4" w:space="0"/>
            </w:tcBorders>
            <w:shd w:val="clear" w:color="auto" w:fill="auto"/>
            <w:vAlign w:val="center"/>
          </w:tcPr>
          <w:p w14:paraId="372138E3">
            <w:pPr>
              <w:widowControl/>
              <w:tabs>
                <w:tab w:val="decimal" w:pos="0"/>
              </w:tabs>
              <w:ind w:firstLine="0" w:firstLineChars="0"/>
              <w:jc w:val="center"/>
              <w:rPr>
                <w:kern w:val="0"/>
                <w:sz w:val="18"/>
                <w:szCs w:val="18"/>
              </w:rPr>
            </w:pPr>
            <w:r>
              <w:rPr>
                <w:kern w:val="0"/>
                <w:sz w:val="18"/>
                <w:szCs w:val="18"/>
              </w:rPr>
              <w:t>38</w:t>
            </w:r>
          </w:p>
        </w:tc>
        <w:tc>
          <w:tcPr>
            <w:tcW w:w="1068" w:type="dxa"/>
            <w:tcBorders>
              <w:top w:val="nil"/>
              <w:left w:val="nil"/>
              <w:bottom w:val="single" w:color="auto" w:sz="4" w:space="0"/>
              <w:right w:val="single" w:color="auto" w:sz="4" w:space="0"/>
            </w:tcBorders>
            <w:shd w:val="clear" w:color="auto" w:fill="auto"/>
            <w:vAlign w:val="center"/>
          </w:tcPr>
          <w:p w14:paraId="2ED80C50">
            <w:pPr>
              <w:widowControl/>
              <w:tabs>
                <w:tab w:val="decimal" w:pos="0"/>
              </w:tabs>
              <w:ind w:firstLine="0" w:firstLineChars="0"/>
              <w:jc w:val="center"/>
              <w:rPr>
                <w:kern w:val="0"/>
                <w:sz w:val="18"/>
                <w:szCs w:val="18"/>
              </w:rPr>
            </w:pPr>
            <w:r>
              <w:rPr>
                <w:kern w:val="0"/>
                <w:sz w:val="18"/>
                <w:szCs w:val="18"/>
              </w:rPr>
              <w:t>0.927734</w:t>
            </w:r>
          </w:p>
        </w:tc>
        <w:tc>
          <w:tcPr>
            <w:tcW w:w="588" w:type="dxa"/>
            <w:tcBorders>
              <w:top w:val="nil"/>
              <w:left w:val="nil"/>
              <w:bottom w:val="single" w:color="auto" w:sz="4" w:space="0"/>
              <w:right w:val="single" w:color="auto" w:sz="4" w:space="0"/>
            </w:tcBorders>
            <w:shd w:val="clear" w:color="auto" w:fill="auto"/>
            <w:vAlign w:val="center"/>
          </w:tcPr>
          <w:p w14:paraId="5E9C375D">
            <w:pPr>
              <w:widowControl/>
              <w:tabs>
                <w:tab w:val="decimal" w:pos="0"/>
              </w:tabs>
              <w:ind w:firstLine="0" w:firstLineChars="0"/>
              <w:jc w:val="center"/>
              <w:rPr>
                <w:kern w:val="0"/>
                <w:sz w:val="18"/>
                <w:szCs w:val="18"/>
              </w:rPr>
            </w:pPr>
            <w:r>
              <w:rPr>
                <w:kern w:val="0"/>
                <w:sz w:val="18"/>
                <w:szCs w:val="18"/>
              </w:rPr>
              <w:t>9</w:t>
            </w:r>
          </w:p>
        </w:tc>
        <w:tc>
          <w:tcPr>
            <w:tcW w:w="813" w:type="dxa"/>
            <w:tcBorders>
              <w:top w:val="nil"/>
              <w:left w:val="nil"/>
              <w:bottom w:val="single" w:color="auto" w:sz="4" w:space="0"/>
              <w:right w:val="single" w:color="auto" w:sz="4" w:space="0"/>
            </w:tcBorders>
            <w:vAlign w:val="center"/>
          </w:tcPr>
          <w:p w14:paraId="7A006037">
            <w:pPr>
              <w:widowControl/>
              <w:tabs>
                <w:tab w:val="decimal" w:pos="0"/>
              </w:tabs>
              <w:ind w:firstLine="0" w:firstLineChars="0"/>
              <w:jc w:val="center"/>
              <w:rPr>
                <w:kern w:val="0"/>
                <w:sz w:val="18"/>
                <w:szCs w:val="18"/>
              </w:rPr>
            </w:pPr>
            <w:r>
              <w:rPr>
                <w:kern w:val="0"/>
                <w:sz w:val="18"/>
                <w:szCs w:val="18"/>
              </w:rPr>
              <w:t>166</w:t>
            </w:r>
          </w:p>
        </w:tc>
        <w:tc>
          <w:tcPr>
            <w:tcW w:w="1068" w:type="dxa"/>
            <w:tcBorders>
              <w:top w:val="nil"/>
              <w:left w:val="nil"/>
              <w:bottom w:val="single" w:color="auto" w:sz="4" w:space="0"/>
              <w:right w:val="single" w:color="auto" w:sz="4" w:space="0"/>
            </w:tcBorders>
            <w:vAlign w:val="center"/>
          </w:tcPr>
          <w:p w14:paraId="320174C5">
            <w:pPr>
              <w:widowControl/>
              <w:tabs>
                <w:tab w:val="decimal" w:pos="0"/>
              </w:tabs>
              <w:ind w:firstLine="0" w:firstLineChars="0"/>
              <w:jc w:val="center"/>
              <w:rPr>
                <w:kern w:val="0"/>
                <w:sz w:val="18"/>
                <w:szCs w:val="18"/>
              </w:rPr>
            </w:pPr>
            <w:r>
              <w:rPr>
                <w:kern w:val="0"/>
                <w:sz w:val="18"/>
                <w:szCs w:val="18"/>
              </w:rPr>
              <w:t>4.052734</w:t>
            </w:r>
          </w:p>
        </w:tc>
        <w:tc>
          <w:tcPr>
            <w:tcW w:w="426" w:type="dxa"/>
            <w:tcBorders>
              <w:top w:val="nil"/>
              <w:left w:val="nil"/>
              <w:bottom w:val="single" w:color="auto" w:sz="4" w:space="0"/>
              <w:right w:val="single" w:color="auto" w:sz="4" w:space="0"/>
            </w:tcBorders>
            <w:vAlign w:val="center"/>
          </w:tcPr>
          <w:p w14:paraId="08646E65">
            <w:pPr>
              <w:widowControl/>
              <w:tabs>
                <w:tab w:val="decimal" w:pos="0"/>
              </w:tabs>
              <w:ind w:firstLine="0" w:firstLineChars="0"/>
              <w:jc w:val="center"/>
              <w:rPr>
                <w:kern w:val="0"/>
                <w:sz w:val="18"/>
                <w:szCs w:val="18"/>
              </w:rPr>
            </w:pPr>
            <w:r>
              <w:rPr>
                <w:kern w:val="0"/>
                <w:sz w:val="18"/>
                <w:szCs w:val="18"/>
              </w:rPr>
              <w:t>2</w:t>
            </w:r>
          </w:p>
        </w:tc>
        <w:tc>
          <w:tcPr>
            <w:tcW w:w="813" w:type="dxa"/>
            <w:tcBorders>
              <w:top w:val="nil"/>
              <w:left w:val="nil"/>
              <w:bottom w:val="single" w:color="auto" w:sz="4" w:space="0"/>
              <w:right w:val="single" w:color="auto" w:sz="4" w:space="0"/>
            </w:tcBorders>
            <w:vAlign w:val="center"/>
          </w:tcPr>
          <w:p w14:paraId="49E338BE">
            <w:pPr>
              <w:widowControl/>
              <w:tabs>
                <w:tab w:val="decimal" w:pos="0"/>
              </w:tabs>
              <w:ind w:firstLine="0" w:firstLineChars="0"/>
              <w:jc w:val="center"/>
              <w:rPr>
                <w:kern w:val="0"/>
                <w:sz w:val="18"/>
                <w:szCs w:val="18"/>
              </w:rPr>
            </w:pPr>
            <w:r>
              <w:rPr>
                <w:kern w:val="0"/>
                <w:sz w:val="18"/>
                <w:szCs w:val="18"/>
              </w:rPr>
              <w:t>294</w:t>
            </w:r>
          </w:p>
        </w:tc>
        <w:tc>
          <w:tcPr>
            <w:tcW w:w="1068" w:type="dxa"/>
            <w:tcBorders>
              <w:top w:val="nil"/>
              <w:left w:val="nil"/>
              <w:bottom w:val="single" w:color="auto" w:sz="4" w:space="0"/>
              <w:right w:val="single" w:color="auto" w:sz="4" w:space="0"/>
            </w:tcBorders>
            <w:vAlign w:val="center"/>
          </w:tcPr>
          <w:p w14:paraId="1E22646F">
            <w:pPr>
              <w:widowControl/>
              <w:tabs>
                <w:tab w:val="decimal" w:pos="0"/>
              </w:tabs>
              <w:ind w:firstLine="0" w:firstLineChars="0"/>
              <w:jc w:val="center"/>
              <w:rPr>
                <w:kern w:val="0"/>
                <w:sz w:val="18"/>
                <w:szCs w:val="18"/>
              </w:rPr>
            </w:pPr>
            <w:r>
              <w:rPr>
                <w:kern w:val="0"/>
                <w:sz w:val="18"/>
                <w:szCs w:val="18"/>
              </w:rPr>
              <w:t>7.177734</w:t>
            </w:r>
          </w:p>
        </w:tc>
        <w:tc>
          <w:tcPr>
            <w:tcW w:w="426" w:type="dxa"/>
            <w:tcBorders>
              <w:top w:val="nil"/>
              <w:left w:val="nil"/>
              <w:bottom w:val="single" w:color="auto" w:sz="4" w:space="0"/>
              <w:right w:val="single" w:color="auto" w:sz="4" w:space="0"/>
            </w:tcBorders>
            <w:vAlign w:val="center"/>
          </w:tcPr>
          <w:p w14:paraId="51D526DC">
            <w:pPr>
              <w:widowControl/>
              <w:tabs>
                <w:tab w:val="decimal" w:pos="0"/>
              </w:tabs>
              <w:ind w:firstLine="0" w:firstLineChars="0"/>
              <w:jc w:val="center"/>
              <w:rPr>
                <w:kern w:val="0"/>
                <w:sz w:val="18"/>
                <w:szCs w:val="18"/>
              </w:rPr>
            </w:pPr>
            <w:r>
              <w:rPr>
                <w:kern w:val="0"/>
                <w:sz w:val="18"/>
                <w:szCs w:val="18"/>
              </w:rPr>
              <w:t>2</w:t>
            </w:r>
          </w:p>
        </w:tc>
        <w:tc>
          <w:tcPr>
            <w:tcW w:w="813" w:type="dxa"/>
            <w:tcBorders>
              <w:top w:val="nil"/>
              <w:left w:val="nil"/>
              <w:bottom w:val="single" w:color="auto" w:sz="4" w:space="0"/>
              <w:right w:val="single" w:color="auto" w:sz="4" w:space="0"/>
            </w:tcBorders>
            <w:vAlign w:val="center"/>
          </w:tcPr>
          <w:p w14:paraId="1BBDBA79">
            <w:pPr>
              <w:widowControl/>
              <w:tabs>
                <w:tab w:val="decimal" w:pos="0"/>
              </w:tabs>
              <w:ind w:firstLine="0" w:firstLineChars="0"/>
              <w:jc w:val="center"/>
              <w:rPr>
                <w:kern w:val="0"/>
                <w:sz w:val="18"/>
                <w:szCs w:val="18"/>
              </w:rPr>
            </w:pPr>
            <w:r>
              <w:rPr>
                <w:kern w:val="0"/>
                <w:sz w:val="18"/>
                <w:szCs w:val="18"/>
              </w:rPr>
              <w:t>422</w:t>
            </w:r>
          </w:p>
        </w:tc>
        <w:tc>
          <w:tcPr>
            <w:tcW w:w="1109" w:type="dxa"/>
            <w:tcBorders>
              <w:top w:val="nil"/>
              <w:left w:val="nil"/>
              <w:bottom w:val="single" w:color="auto" w:sz="4" w:space="0"/>
              <w:right w:val="single" w:color="auto" w:sz="4" w:space="0"/>
            </w:tcBorders>
            <w:vAlign w:val="center"/>
          </w:tcPr>
          <w:p w14:paraId="4548D531">
            <w:pPr>
              <w:widowControl/>
              <w:tabs>
                <w:tab w:val="decimal" w:pos="0"/>
              </w:tabs>
              <w:ind w:firstLine="0" w:firstLineChars="0"/>
              <w:jc w:val="center"/>
              <w:rPr>
                <w:kern w:val="0"/>
                <w:sz w:val="18"/>
                <w:szCs w:val="18"/>
              </w:rPr>
            </w:pPr>
            <w:r>
              <w:rPr>
                <w:kern w:val="0"/>
                <w:sz w:val="18"/>
                <w:szCs w:val="18"/>
              </w:rPr>
              <w:t>10.302734</w:t>
            </w:r>
          </w:p>
        </w:tc>
        <w:tc>
          <w:tcPr>
            <w:tcW w:w="426" w:type="dxa"/>
            <w:tcBorders>
              <w:top w:val="nil"/>
              <w:left w:val="nil"/>
              <w:bottom w:val="single" w:color="auto" w:sz="4" w:space="0"/>
              <w:right w:val="single" w:color="auto" w:sz="4" w:space="0"/>
            </w:tcBorders>
            <w:vAlign w:val="center"/>
          </w:tcPr>
          <w:p w14:paraId="17D8775B">
            <w:pPr>
              <w:widowControl/>
              <w:tabs>
                <w:tab w:val="decimal" w:pos="0"/>
              </w:tabs>
              <w:ind w:firstLine="0" w:firstLineChars="0"/>
              <w:jc w:val="center"/>
              <w:rPr>
                <w:kern w:val="0"/>
                <w:sz w:val="18"/>
                <w:szCs w:val="18"/>
              </w:rPr>
            </w:pPr>
            <w:r>
              <w:rPr>
                <w:kern w:val="0"/>
                <w:sz w:val="18"/>
                <w:szCs w:val="18"/>
              </w:rPr>
              <w:t>11</w:t>
            </w:r>
          </w:p>
        </w:tc>
      </w:tr>
      <w:tr w14:paraId="56E3CBDE">
        <w:tblPrEx>
          <w:tblCellMar>
            <w:top w:w="0" w:type="dxa"/>
            <w:left w:w="108" w:type="dxa"/>
            <w:bottom w:w="0" w:type="dxa"/>
            <w:right w:w="108" w:type="dxa"/>
          </w:tblCellMar>
        </w:tblPrEx>
        <w:trPr>
          <w:trHeight w:val="270" w:hRule="atLeast"/>
          <w:jc w:val="center"/>
        </w:trPr>
        <w:tc>
          <w:tcPr>
            <w:tcW w:w="953" w:type="dxa"/>
            <w:tcBorders>
              <w:top w:val="nil"/>
              <w:left w:val="single" w:color="auto" w:sz="4" w:space="0"/>
              <w:bottom w:val="single" w:color="auto" w:sz="4" w:space="0"/>
              <w:right w:val="single" w:color="auto" w:sz="4" w:space="0"/>
            </w:tcBorders>
            <w:shd w:val="clear" w:color="auto" w:fill="auto"/>
            <w:vAlign w:val="center"/>
          </w:tcPr>
          <w:p w14:paraId="7442ECB4">
            <w:pPr>
              <w:widowControl/>
              <w:tabs>
                <w:tab w:val="decimal" w:pos="0"/>
              </w:tabs>
              <w:ind w:firstLine="0" w:firstLineChars="0"/>
              <w:jc w:val="center"/>
              <w:rPr>
                <w:kern w:val="0"/>
                <w:sz w:val="18"/>
                <w:szCs w:val="18"/>
              </w:rPr>
            </w:pPr>
            <w:r>
              <w:rPr>
                <w:kern w:val="0"/>
                <w:sz w:val="18"/>
                <w:szCs w:val="18"/>
              </w:rPr>
              <w:t>39</w:t>
            </w:r>
          </w:p>
        </w:tc>
        <w:tc>
          <w:tcPr>
            <w:tcW w:w="1068" w:type="dxa"/>
            <w:tcBorders>
              <w:top w:val="nil"/>
              <w:left w:val="nil"/>
              <w:bottom w:val="single" w:color="auto" w:sz="4" w:space="0"/>
              <w:right w:val="single" w:color="auto" w:sz="4" w:space="0"/>
            </w:tcBorders>
            <w:shd w:val="clear" w:color="auto" w:fill="auto"/>
            <w:vAlign w:val="center"/>
          </w:tcPr>
          <w:p w14:paraId="124BEB33">
            <w:pPr>
              <w:widowControl/>
              <w:tabs>
                <w:tab w:val="decimal" w:pos="0"/>
              </w:tabs>
              <w:ind w:firstLine="0" w:firstLineChars="0"/>
              <w:jc w:val="center"/>
              <w:rPr>
                <w:kern w:val="0"/>
                <w:sz w:val="18"/>
                <w:szCs w:val="18"/>
              </w:rPr>
            </w:pPr>
            <w:r>
              <w:rPr>
                <w:kern w:val="0"/>
                <w:sz w:val="18"/>
                <w:szCs w:val="18"/>
              </w:rPr>
              <w:t>0.952148</w:t>
            </w:r>
          </w:p>
        </w:tc>
        <w:tc>
          <w:tcPr>
            <w:tcW w:w="588" w:type="dxa"/>
            <w:tcBorders>
              <w:top w:val="nil"/>
              <w:left w:val="nil"/>
              <w:bottom w:val="single" w:color="auto" w:sz="4" w:space="0"/>
              <w:right w:val="single" w:color="auto" w:sz="4" w:space="0"/>
            </w:tcBorders>
            <w:shd w:val="clear" w:color="auto" w:fill="auto"/>
            <w:vAlign w:val="center"/>
          </w:tcPr>
          <w:p w14:paraId="3CA6A66E">
            <w:pPr>
              <w:widowControl/>
              <w:tabs>
                <w:tab w:val="decimal" w:pos="0"/>
              </w:tabs>
              <w:ind w:firstLine="0" w:firstLineChars="0"/>
              <w:jc w:val="center"/>
              <w:rPr>
                <w:kern w:val="0"/>
                <w:sz w:val="18"/>
                <w:szCs w:val="18"/>
              </w:rPr>
            </w:pPr>
            <w:r>
              <w:rPr>
                <w:kern w:val="0"/>
                <w:sz w:val="18"/>
                <w:szCs w:val="18"/>
              </w:rPr>
              <w:t>6</w:t>
            </w:r>
          </w:p>
        </w:tc>
        <w:tc>
          <w:tcPr>
            <w:tcW w:w="813" w:type="dxa"/>
            <w:tcBorders>
              <w:top w:val="nil"/>
              <w:left w:val="nil"/>
              <w:bottom w:val="single" w:color="auto" w:sz="4" w:space="0"/>
              <w:right w:val="single" w:color="auto" w:sz="4" w:space="0"/>
            </w:tcBorders>
            <w:vAlign w:val="center"/>
          </w:tcPr>
          <w:p w14:paraId="06D586B0">
            <w:pPr>
              <w:widowControl/>
              <w:tabs>
                <w:tab w:val="decimal" w:pos="0"/>
              </w:tabs>
              <w:ind w:firstLine="0" w:firstLineChars="0"/>
              <w:jc w:val="center"/>
              <w:rPr>
                <w:kern w:val="0"/>
                <w:sz w:val="18"/>
                <w:szCs w:val="18"/>
              </w:rPr>
            </w:pPr>
            <w:r>
              <w:rPr>
                <w:kern w:val="0"/>
                <w:sz w:val="18"/>
                <w:szCs w:val="18"/>
              </w:rPr>
              <w:t>167</w:t>
            </w:r>
          </w:p>
        </w:tc>
        <w:tc>
          <w:tcPr>
            <w:tcW w:w="1068" w:type="dxa"/>
            <w:tcBorders>
              <w:top w:val="nil"/>
              <w:left w:val="nil"/>
              <w:bottom w:val="single" w:color="auto" w:sz="4" w:space="0"/>
              <w:right w:val="single" w:color="auto" w:sz="4" w:space="0"/>
            </w:tcBorders>
            <w:vAlign w:val="center"/>
          </w:tcPr>
          <w:p w14:paraId="6D9036EE">
            <w:pPr>
              <w:widowControl/>
              <w:tabs>
                <w:tab w:val="decimal" w:pos="0"/>
              </w:tabs>
              <w:ind w:firstLine="0" w:firstLineChars="0"/>
              <w:jc w:val="center"/>
              <w:rPr>
                <w:kern w:val="0"/>
                <w:sz w:val="18"/>
                <w:szCs w:val="18"/>
              </w:rPr>
            </w:pPr>
            <w:r>
              <w:rPr>
                <w:kern w:val="0"/>
                <w:sz w:val="18"/>
                <w:szCs w:val="18"/>
              </w:rPr>
              <w:t>4.077148</w:t>
            </w:r>
          </w:p>
        </w:tc>
        <w:tc>
          <w:tcPr>
            <w:tcW w:w="426" w:type="dxa"/>
            <w:tcBorders>
              <w:top w:val="nil"/>
              <w:left w:val="nil"/>
              <w:bottom w:val="single" w:color="auto" w:sz="4" w:space="0"/>
              <w:right w:val="single" w:color="auto" w:sz="4" w:space="0"/>
            </w:tcBorders>
            <w:vAlign w:val="center"/>
          </w:tcPr>
          <w:p w14:paraId="3EF01F55">
            <w:pPr>
              <w:widowControl/>
              <w:tabs>
                <w:tab w:val="decimal" w:pos="0"/>
              </w:tabs>
              <w:ind w:firstLine="0" w:firstLineChars="0"/>
              <w:jc w:val="center"/>
              <w:rPr>
                <w:kern w:val="0"/>
                <w:sz w:val="18"/>
                <w:szCs w:val="18"/>
              </w:rPr>
            </w:pPr>
            <w:r>
              <w:rPr>
                <w:kern w:val="0"/>
                <w:sz w:val="18"/>
                <w:szCs w:val="18"/>
              </w:rPr>
              <w:t>5</w:t>
            </w:r>
          </w:p>
        </w:tc>
        <w:tc>
          <w:tcPr>
            <w:tcW w:w="813" w:type="dxa"/>
            <w:tcBorders>
              <w:top w:val="nil"/>
              <w:left w:val="nil"/>
              <w:bottom w:val="single" w:color="auto" w:sz="4" w:space="0"/>
              <w:right w:val="single" w:color="auto" w:sz="4" w:space="0"/>
            </w:tcBorders>
            <w:vAlign w:val="center"/>
          </w:tcPr>
          <w:p w14:paraId="79D90664">
            <w:pPr>
              <w:widowControl/>
              <w:tabs>
                <w:tab w:val="decimal" w:pos="0"/>
              </w:tabs>
              <w:ind w:firstLine="0" w:firstLineChars="0"/>
              <w:jc w:val="center"/>
              <w:rPr>
                <w:kern w:val="0"/>
                <w:sz w:val="18"/>
                <w:szCs w:val="18"/>
              </w:rPr>
            </w:pPr>
            <w:r>
              <w:rPr>
                <w:kern w:val="0"/>
                <w:sz w:val="18"/>
                <w:szCs w:val="18"/>
              </w:rPr>
              <w:t>295</w:t>
            </w:r>
          </w:p>
        </w:tc>
        <w:tc>
          <w:tcPr>
            <w:tcW w:w="1068" w:type="dxa"/>
            <w:tcBorders>
              <w:top w:val="nil"/>
              <w:left w:val="nil"/>
              <w:bottom w:val="single" w:color="auto" w:sz="4" w:space="0"/>
              <w:right w:val="single" w:color="auto" w:sz="4" w:space="0"/>
            </w:tcBorders>
            <w:vAlign w:val="center"/>
          </w:tcPr>
          <w:p w14:paraId="3732628A">
            <w:pPr>
              <w:widowControl/>
              <w:tabs>
                <w:tab w:val="decimal" w:pos="0"/>
              </w:tabs>
              <w:ind w:firstLine="0" w:firstLineChars="0"/>
              <w:jc w:val="center"/>
              <w:rPr>
                <w:kern w:val="0"/>
                <w:sz w:val="18"/>
                <w:szCs w:val="18"/>
              </w:rPr>
            </w:pPr>
            <w:r>
              <w:rPr>
                <w:kern w:val="0"/>
                <w:sz w:val="18"/>
                <w:szCs w:val="18"/>
              </w:rPr>
              <w:t>7.202148</w:t>
            </w:r>
          </w:p>
        </w:tc>
        <w:tc>
          <w:tcPr>
            <w:tcW w:w="426" w:type="dxa"/>
            <w:tcBorders>
              <w:top w:val="nil"/>
              <w:left w:val="nil"/>
              <w:bottom w:val="single" w:color="auto" w:sz="4" w:space="0"/>
              <w:right w:val="single" w:color="auto" w:sz="4" w:space="0"/>
            </w:tcBorders>
            <w:vAlign w:val="center"/>
          </w:tcPr>
          <w:p w14:paraId="07D5B4A2">
            <w:pPr>
              <w:widowControl/>
              <w:tabs>
                <w:tab w:val="decimal" w:pos="0"/>
              </w:tabs>
              <w:ind w:firstLine="0" w:firstLineChars="0"/>
              <w:jc w:val="center"/>
              <w:rPr>
                <w:kern w:val="0"/>
                <w:sz w:val="18"/>
                <w:szCs w:val="18"/>
              </w:rPr>
            </w:pPr>
            <w:r>
              <w:rPr>
                <w:kern w:val="0"/>
                <w:sz w:val="18"/>
                <w:szCs w:val="18"/>
              </w:rPr>
              <w:t>13</w:t>
            </w:r>
          </w:p>
        </w:tc>
        <w:tc>
          <w:tcPr>
            <w:tcW w:w="813" w:type="dxa"/>
            <w:tcBorders>
              <w:top w:val="nil"/>
              <w:left w:val="nil"/>
              <w:bottom w:val="single" w:color="auto" w:sz="4" w:space="0"/>
              <w:right w:val="single" w:color="auto" w:sz="4" w:space="0"/>
            </w:tcBorders>
            <w:vAlign w:val="center"/>
          </w:tcPr>
          <w:p w14:paraId="46EFCE9B">
            <w:pPr>
              <w:widowControl/>
              <w:tabs>
                <w:tab w:val="decimal" w:pos="0"/>
              </w:tabs>
              <w:ind w:firstLine="0" w:firstLineChars="0"/>
              <w:jc w:val="center"/>
              <w:rPr>
                <w:kern w:val="0"/>
                <w:sz w:val="18"/>
                <w:szCs w:val="18"/>
              </w:rPr>
            </w:pPr>
            <w:r>
              <w:rPr>
                <w:kern w:val="0"/>
                <w:sz w:val="18"/>
                <w:szCs w:val="18"/>
              </w:rPr>
              <w:t>423</w:t>
            </w:r>
          </w:p>
        </w:tc>
        <w:tc>
          <w:tcPr>
            <w:tcW w:w="1109" w:type="dxa"/>
            <w:tcBorders>
              <w:top w:val="nil"/>
              <w:left w:val="nil"/>
              <w:bottom w:val="single" w:color="auto" w:sz="4" w:space="0"/>
              <w:right w:val="single" w:color="auto" w:sz="4" w:space="0"/>
            </w:tcBorders>
            <w:vAlign w:val="center"/>
          </w:tcPr>
          <w:p w14:paraId="2C5F9607">
            <w:pPr>
              <w:widowControl/>
              <w:tabs>
                <w:tab w:val="decimal" w:pos="0"/>
              </w:tabs>
              <w:ind w:firstLine="0" w:firstLineChars="0"/>
              <w:jc w:val="center"/>
              <w:rPr>
                <w:kern w:val="0"/>
                <w:sz w:val="18"/>
                <w:szCs w:val="18"/>
              </w:rPr>
            </w:pPr>
            <w:r>
              <w:rPr>
                <w:kern w:val="0"/>
                <w:sz w:val="18"/>
                <w:szCs w:val="18"/>
              </w:rPr>
              <w:t>10.327148</w:t>
            </w:r>
          </w:p>
        </w:tc>
        <w:tc>
          <w:tcPr>
            <w:tcW w:w="426" w:type="dxa"/>
            <w:tcBorders>
              <w:top w:val="nil"/>
              <w:left w:val="nil"/>
              <w:bottom w:val="single" w:color="auto" w:sz="4" w:space="0"/>
              <w:right w:val="single" w:color="auto" w:sz="4" w:space="0"/>
            </w:tcBorders>
            <w:vAlign w:val="center"/>
          </w:tcPr>
          <w:p w14:paraId="44B551DA">
            <w:pPr>
              <w:widowControl/>
              <w:tabs>
                <w:tab w:val="decimal" w:pos="0"/>
              </w:tabs>
              <w:ind w:firstLine="0" w:firstLineChars="0"/>
              <w:jc w:val="center"/>
              <w:rPr>
                <w:kern w:val="0"/>
                <w:sz w:val="18"/>
                <w:szCs w:val="18"/>
              </w:rPr>
            </w:pPr>
            <w:r>
              <w:rPr>
                <w:kern w:val="0"/>
                <w:sz w:val="18"/>
                <w:szCs w:val="18"/>
              </w:rPr>
              <w:t>2</w:t>
            </w:r>
          </w:p>
        </w:tc>
      </w:tr>
      <w:tr w14:paraId="7D125040">
        <w:tblPrEx>
          <w:tblCellMar>
            <w:top w:w="0" w:type="dxa"/>
            <w:left w:w="108" w:type="dxa"/>
            <w:bottom w:w="0" w:type="dxa"/>
            <w:right w:w="108" w:type="dxa"/>
          </w:tblCellMar>
        </w:tblPrEx>
        <w:trPr>
          <w:trHeight w:val="270" w:hRule="atLeast"/>
          <w:jc w:val="center"/>
        </w:trPr>
        <w:tc>
          <w:tcPr>
            <w:tcW w:w="953" w:type="dxa"/>
            <w:tcBorders>
              <w:top w:val="nil"/>
              <w:left w:val="single" w:color="auto" w:sz="4" w:space="0"/>
              <w:bottom w:val="single" w:color="auto" w:sz="4" w:space="0"/>
              <w:right w:val="single" w:color="auto" w:sz="4" w:space="0"/>
            </w:tcBorders>
            <w:shd w:val="clear" w:color="auto" w:fill="auto"/>
            <w:vAlign w:val="center"/>
          </w:tcPr>
          <w:p w14:paraId="3CC0C878">
            <w:pPr>
              <w:widowControl/>
              <w:tabs>
                <w:tab w:val="decimal" w:pos="0"/>
              </w:tabs>
              <w:ind w:firstLine="0" w:firstLineChars="0"/>
              <w:jc w:val="center"/>
              <w:rPr>
                <w:kern w:val="0"/>
                <w:sz w:val="18"/>
                <w:szCs w:val="18"/>
              </w:rPr>
            </w:pPr>
            <w:r>
              <w:rPr>
                <w:kern w:val="0"/>
                <w:sz w:val="18"/>
                <w:szCs w:val="18"/>
              </w:rPr>
              <w:t>40</w:t>
            </w:r>
          </w:p>
        </w:tc>
        <w:tc>
          <w:tcPr>
            <w:tcW w:w="1068" w:type="dxa"/>
            <w:tcBorders>
              <w:top w:val="nil"/>
              <w:left w:val="nil"/>
              <w:bottom w:val="single" w:color="auto" w:sz="4" w:space="0"/>
              <w:right w:val="single" w:color="auto" w:sz="4" w:space="0"/>
            </w:tcBorders>
            <w:shd w:val="clear" w:color="auto" w:fill="auto"/>
            <w:vAlign w:val="center"/>
          </w:tcPr>
          <w:p w14:paraId="4A4C1499">
            <w:pPr>
              <w:widowControl/>
              <w:tabs>
                <w:tab w:val="decimal" w:pos="0"/>
              </w:tabs>
              <w:ind w:firstLine="0" w:firstLineChars="0"/>
              <w:jc w:val="center"/>
              <w:rPr>
                <w:kern w:val="0"/>
                <w:sz w:val="18"/>
                <w:szCs w:val="18"/>
              </w:rPr>
            </w:pPr>
            <w:r>
              <w:rPr>
                <w:kern w:val="0"/>
                <w:sz w:val="18"/>
                <w:szCs w:val="18"/>
              </w:rPr>
              <w:t>0.976563</w:t>
            </w:r>
          </w:p>
        </w:tc>
        <w:tc>
          <w:tcPr>
            <w:tcW w:w="588" w:type="dxa"/>
            <w:tcBorders>
              <w:top w:val="nil"/>
              <w:left w:val="nil"/>
              <w:bottom w:val="single" w:color="auto" w:sz="4" w:space="0"/>
              <w:right w:val="single" w:color="auto" w:sz="4" w:space="0"/>
            </w:tcBorders>
            <w:shd w:val="clear" w:color="auto" w:fill="auto"/>
            <w:vAlign w:val="center"/>
          </w:tcPr>
          <w:p w14:paraId="3B3132F1">
            <w:pPr>
              <w:widowControl/>
              <w:tabs>
                <w:tab w:val="decimal" w:pos="0"/>
              </w:tabs>
              <w:ind w:firstLine="0" w:firstLineChars="0"/>
              <w:jc w:val="center"/>
              <w:rPr>
                <w:kern w:val="0"/>
                <w:sz w:val="18"/>
                <w:szCs w:val="18"/>
              </w:rPr>
            </w:pPr>
            <w:r>
              <w:rPr>
                <w:kern w:val="0"/>
                <w:sz w:val="18"/>
                <w:szCs w:val="18"/>
              </w:rPr>
              <w:t>3</w:t>
            </w:r>
          </w:p>
        </w:tc>
        <w:tc>
          <w:tcPr>
            <w:tcW w:w="813" w:type="dxa"/>
            <w:tcBorders>
              <w:top w:val="nil"/>
              <w:left w:val="nil"/>
              <w:bottom w:val="single" w:color="auto" w:sz="4" w:space="0"/>
              <w:right w:val="single" w:color="auto" w:sz="4" w:space="0"/>
            </w:tcBorders>
            <w:vAlign w:val="center"/>
          </w:tcPr>
          <w:p w14:paraId="59F22B71">
            <w:pPr>
              <w:widowControl/>
              <w:tabs>
                <w:tab w:val="decimal" w:pos="0"/>
              </w:tabs>
              <w:ind w:firstLine="0" w:firstLineChars="0"/>
              <w:jc w:val="center"/>
              <w:rPr>
                <w:kern w:val="0"/>
                <w:sz w:val="18"/>
                <w:szCs w:val="18"/>
              </w:rPr>
            </w:pPr>
            <w:r>
              <w:rPr>
                <w:kern w:val="0"/>
                <w:sz w:val="18"/>
                <w:szCs w:val="18"/>
              </w:rPr>
              <w:t>168</w:t>
            </w:r>
          </w:p>
        </w:tc>
        <w:tc>
          <w:tcPr>
            <w:tcW w:w="1068" w:type="dxa"/>
            <w:tcBorders>
              <w:top w:val="nil"/>
              <w:left w:val="nil"/>
              <w:bottom w:val="single" w:color="auto" w:sz="4" w:space="0"/>
              <w:right w:val="single" w:color="auto" w:sz="4" w:space="0"/>
            </w:tcBorders>
            <w:vAlign w:val="center"/>
          </w:tcPr>
          <w:p w14:paraId="7B1F6AEE">
            <w:pPr>
              <w:widowControl/>
              <w:tabs>
                <w:tab w:val="decimal" w:pos="0"/>
              </w:tabs>
              <w:ind w:firstLine="0" w:firstLineChars="0"/>
              <w:jc w:val="center"/>
              <w:rPr>
                <w:kern w:val="0"/>
                <w:sz w:val="18"/>
                <w:szCs w:val="18"/>
              </w:rPr>
            </w:pPr>
            <w:r>
              <w:rPr>
                <w:kern w:val="0"/>
                <w:sz w:val="18"/>
                <w:szCs w:val="18"/>
              </w:rPr>
              <w:t>4.101563</w:t>
            </w:r>
          </w:p>
        </w:tc>
        <w:tc>
          <w:tcPr>
            <w:tcW w:w="426" w:type="dxa"/>
            <w:tcBorders>
              <w:top w:val="nil"/>
              <w:left w:val="nil"/>
              <w:bottom w:val="single" w:color="auto" w:sz="4" w:space="0"/>
              <w:right w:val="single" w:color="auto" w:sz="4" w:space="0"/>
            </w:tcBorders>
            <w:vAlign w:val="center"/>
          </w:tcPr>
          <w:p w14:paraId="55B5551D">
            <w:pPr>
              <w:widowControl/>
              <w:tabs>
                <w:tab w:val="decimal" w:pos="0"/>
              </w:tabs>
              <w:ind w:firstLine="0" w:firstLineChars="0"/>
              <w:jc w:val="center"/>
              <w:rPr>
                <w:kern w:val="0"/>
                <w:sz w:val="18"/>
                <w:szCs w:val="18"/>
              </w:rPr>
            </w:pPr>
            <w:r>
              <w:rPr>
                <w:kern w:val="0"/>
                <w:sz w:val="18"/>
                <w:szCs w:val="18"/>
              </w:rPr>
              <w:t>9</w:t>
            </w:r>
          </w:p>
        </w:tc>
        <w:tc>
          <w:tcPr>
            <w:tcW w:w="813" w:type="dxa"/>
            <w:tcBorders>
              <w:top w:val="nil"/>
              <w:left w:val="nil"/>
              <w:bottom w:val="single" w:color="auto" w:sz="4" w:space="0"/>
              <w:right w:val="single" w:color="auto" w:sz="4" w:space="0"/>
            </w:tcBorders>
            <w:vAlign w:val="center"/>
          </w:tcPr>
          <w:p w14:paraId="267FFF3C">
            <w:pPr>
              <w:widowControl/>
              <w:tabs>
                <w:tab w:val="decimal" w:pos="0"/>
              </w:tabs>
              <w:ind w:firstLine="0" w:firstLineChars="0"/>
              <w:jc w:val="center"/>
              <w:rPr>
                <w:kern w:val="0"/>
                <w:sz w:val="18"/>
                <w:szCs w:val="18"/>
              </w:rPr>
            </w:pPr>
            <w:r>
              <w:rPr>
                <w:kern w:val="0"/>
                <w:sz w:val="18"/>
                <w:szCs w:val="18"/>
              </w:rPr>
              <w:t>296</w:t>
            </w:r>
          </w:p>
        </w:tc>
        <w:tc>
          <w:tcPr>
            <w:tcW w:w="1068" w:type="dxa"/>
            <w:tcBorders>
              <w:top w:val="nil"/>
              <w:left w:val="nil"/>
              <w:bottom w:val="single" w:color="auto" w:sz="4" w:space="0"/>
              <w:right w:val="single" w:color="auto" w:sz="4" w:space="0"/>
            </w:tcBorders>
            <w:vAlign w:val="center"/>
          </w:tcPr>
          <w:p w14:paraId="4BCB99AD">
            <w:pPr>
              <w:widowControl/>
              <w:tabs>
                <w:tab w:val="decimal" w:pos="0"/>
              </w:tabs>
              <w:ind w:firstLine="0" w:firstLineChars="0"/>
              <w:jc w:val="center"/>
              <w:rPr>
                <w:kern w:val="0"/>
                <w:sz w:val="18"/>
                <w:szCs w:val="18"/>
              </w:rPr>
            </w:pPr>
            <w:r>
              <w:rPr>
                <w:kern w:val="0"/>
                <w:sz w:val="18"/>
                <w:szCs w:val="18"/>
              </w:rPr>
              <w:t>7.226563</w:t>
            </w:r>
          </w:p>
        </w:tc>
        <w:tc>
          <w:tcPr>
            <w:tcW w:w="426" w:type="dxa"/>
            <w:tcBorders>
              <w:top w:val="nil"/>
              <w:left w:val="nil"/>
              <w:bottom w:val="single" w:color="auto" w:sz="4" w:space="0"/>
              <w:right w:val="single" w:color="auto" w:sz="4" w:space="0"/>
            </w:tcBorders>
            <w:vAlign w:val="center"/>
          </w:tcPr>
          <w:p w14:paraId="14485728">
            <w:pPr>
              <w:widowControl/>
              <w:tabs>
                <w:tab w:val="decimal" w:pos="0"/>
              </w:tabs>
              <w:ind w:firstLine="0" w:firstLineChars="0"/>
              <w:jc w:val="center"/>
              <w:rPr>
                <w:kern w:val="0"/>
                <w:sz w:val="18"/>
                <w:szCs w:val="18"/>
              </w:rPr>
            </w:pPr>
            <w:r>
              <w:rPr>
                <w:kern w:val="0"/>
                <w:sz w:val="18"/>
                <w:szCs w:val="18"/>
              </w:rPr>
              <w:t>8</w:t>
            </w:r>
          </w:p>
        </w:tc>
        <w:tc>
          <w:tcPr>
            <w:tcW w:w="813" w:type="dxa"/>
            <w:tcBorders>
              <w:top w:val="nil"/>
              <w:left w:val="nil"/>
              <w:bottom w:val="single" w:color="auto" w:sz="4" w:space="0"/>
              <w:right w:val="single" w:color="auto" w:sz="4" w:space="0"/>
            </w:tcBorders>
            <w:vAlign w:val="center"/>
          </w:tcPr>
          <w:p w14:paraId="154DD75F">
            <w:pPr>
              <w:widowControl/>
              <w:tabs>
                <w:tab w:val="decimal" w:pos="0"/>
              </w:tabs>
              <w:ind w:firstLine="0" w:firstLineChars="0"/>
              <w:jc w:val="center"/>
              <w:rPr>
                <w:kern w:val="0"/>
                <w:sz w:val="18"/>
                <w:szCs w:val="18"/>
              </w:rPr>
            </w:pPr>
            <w:r>
              <w:rPr>
                <w:kern w:val="0"/>
                <w:sz w:val="18"/>
                <w:szCs w:val="18"/>
              </w:rPr>
              <w:t>424</w:t>
            </w:r>
          </w:p>
        </w:tc>
        <w:tc>
          <w:tcPr>
            <w:tcW w:w="1109" w:type="dxa"/>
            <w:tcBorders>
              <w:top w:val="nil"/>
              <w:left w:val="nil"/>
              <w:bottom w:val="single" w:color="auto" w:sz="4" w:space="0"/>
              <w:right w:val="single" w:color="auto" w:sz="4" w:space="0"/>
            </w:tcBorders>
            <w:vAlign w:val="center"/>
          </w:tcPr>
          <w:p w14:paraId="281ED98E">
            <w:pPr>
              <w:widowControl/>
              <w:tabs>
                <w:tab w:val="decimal" w:pos="0"/>
              </w:tabs>
              <w:ind w:firstLine="0" w:firstLineChars="0"/>
              <w:jc w:val="center"/>
              <w:rPr>
                <w:kern w:val="0"/>
                <w:sz w:val="18"/>
                <w:szCs w:val="18"/>
              </w:rPr>
            </w:pPr>
            <w:r>
              <w:rPr>
                <w:kern w:val="0"/>
                <w:sz w:val="18"/>
                <w:szCs w:val="18"/>
              </w:rPr>
              <w:t>10.351563</w:t>
            </w:r>
          </w:p>
        </w:tc>
        <w:tc>
          <w:tcPr>
            <w:tcW w:w="426" w:type="dxa"/>
            <w:tcBorders>
              <w:top w:val="nil"/>
              <w:left w:val="nil"/>
              <w:bottom w:val="single" w:color="auto" w:sz="4" w:space="0"/>
              <w:right w:val="single" w:color="auto" w:sz="4" w:space="0"/>
            </w:tcBorders>
            <w:vAlign w:val="center"/>
          </w:tcPr>
          <w:p w14:paraId="24A818F5">
            <w:pPr>
              <w:widowControl/>
              <w:tabs>
                <w:tab w:val="decimal" w:pos="0"/>
              </w:tabs>
              <w:ind w:firstLine="0" w:firstLineChars="0"/>
              <w:jc w:val="center"/>
              <w:rPr>
                <w:kern w:val="0"/>
                <w:sz w:val="18"/>
                <w:szCs w:val="18"/>
              </w:rPr>
            </w:pPr>
            <w:r>
              <w:rPr>
                <w:kern w:val="0"/>
                <w:sz w:val="18"/>
                <w:szCs w:val="18"/>
              </w:rPr>
              <w:t>9</w:t>
            </w:r>
          </w:p>
        </w:tc>
      </w:tr>
      <w:tr w14:paraId="06310081">
        <w:tblPrEx>
          <w:tblCellMar>
            <w:top w:w="0" w:type="dxa"/>
            <w:left w:w="108" w:type="dxa"/>
            <w:bottom w:w="0" w:type="dxa"/>
            <w:right w:w="108" w:type="dxa"/>
          </w:tblCellMar>
        </w:tblPrEx>
        <w:trPr>
          <w:trHeight w:val="270" w:hRule="atLeast"/>
          <w:jc w:val="center"/>
        </w:trPr>
        <w:tc>
          <w:tcPr>
            <w:tcW w:w="953" w:type="dxa"/>
            <w:tcBorders>
              <w:top w:val="nil"/>
              <w:left w:val="single" w:color="auto" w:sz="4" w:space="0"/>
              <w:bottom w:val="single" w:color="auto" w:sz="4" w:space="0"/>
              <w:right w:val="single" w:color="auto" w:sz="4" w:space="0"/>
            </w:tcBorders>
            <w:shd w:val="clear" w:color="auto" w:fill="auto"/>
            <w:vAlign w:val="center"/>
          </w:tcPr>
          <w:p w14:paraId="4058DEE8">
            <w:pPr>
              <w:widowControl/>
              <w:tabs>
                <w:tab w:val="decimal" w:pos="0"/>
              </w:tabs>
              <w:ind w:firstLine="0" w:firstLineChars="0"/>
              <w:jc w:val="center"/>
              <w:rPr>
                <w:kern w:val="0"/>
                <w:sz w:val="18"/>
                <w:szCs w:val="18"/>
              </w:rPr>
            </w:pPr>
            <w:r>
              <w:rPr>
                <w:kern w:val="0"/>
                <w:sz w:val="18"/>
                <w:szCs w:val="18"/>
              </w:rPr>
              <w:t>41</w:t>
            </w:r>
          </w:p>
        </w:tc>
        <w:tc>
          <w:tcPr>
            <w:tcW w:w="1068" w:type="dxa"/>
            <w:tcBorders>
              <w:top w:val="nil"/>
              <w:left w:val="nil"/>
              <w:bottom w:val="single" w:color="auto" w:sz="4" w:space="0"/>
              <w:right w:val="single" w:color="auto" w:sz="4" w:space="0"/>
            </w:tcBorders>
            <w:shd w:val="clear" w:color="auto" w:fill="auto"/>
            <w:vAlign w:val="center"/>
          </w:tcPr>
          <w:p w14:paraId="019CB8AD">
            <w:pPr>
              <w:widowControl/>
              <w:tabs>
                <w:tab w:val="decimal" w:pos="0"/>
              </w:tabs>
              <w:ind w:firstLine="0" w:firstLineChars="0"/>
              <w:jc w:val="center"/>
              <w:rPr>
                <w:kern w:val="0"/>
                <w:sz w:val="18"/>
                <w:szCs w:val="18"/>
              </w:rPr>
            </w:pPr>
            <w:r>
              <w:rPr>
                <w:kern w:val="0"/>
                <w:sz w:val="18"/>
                <w:szCs w:val="18"/>
              </w:rPr>
              <w:t>1.000977</w:t>
            </w:r>
          </w:p>
        </w:tc>
        <w:tc>
          <w:tcPr>
            <w:tcW w:w="588" w:type="dxa"/>
            <w:tcBorders>
              <w:top w:val="nil"/>
              <w:left w:val="nil"/>
              <w:bottom w:val="single" w:color="auto" w:sz="4" w:space="0"/>
              <w:right w:val="single" w:color="auto" w:sz="4" w:space="0"/>
            </w:tcBorders>
            <w:shd w:val="clear" w:color="auto" w:fill="auto"/>
            <w:vAlign w:val="center"/>
          </w:tcPr>
          <w:p w14:paraId="221FA864">
            <w:pPr>
              <w:widowControl/>
              <w:tabs>
                <w:tab w:val="decimal" w:pos="0"/>
              </w:tabs>
              <w:ind w:firstLine="0" w:firstLineChars="0"/>
              <w:jc w:val="center"/>
              <w:rPr>
                <w:kern w:val="0"/>
                <w:sz w:val="18"/>
                <w:szCs w:val="18"/>
              </w:rPr>
            </w:pPr>
            <w:r>
              <w:rPr>
                <w:kern w:val="0"/>
                <w:sz w:val="18"/>
                <w:szCs w:val="18"/>
              </w:rPr>
              <w:t>15</w:t>
            </w:r>
          </w:p>
        </w:tc>
        <w:tc>
          <w:tcPr>
            <w:tcW w:w="813" w:type="dxa"/>
            <w:tcBorders>
              <w:top w:val="nil"/>
              <w:left w:val="nil"/>
              <w:bottom w:val="single" w:color="auto" w:sz="4" w:space="0"/>
              <w:right w:val="single" w:color="auto" w:sz="4" w:space="0"/>
            </w:tcBorders>
            <w:vAlign w:val="center"/>
          </w:tcPr>
          <w:p w14:paraId="686D991D">
            <w:pPr>
              <w:widowControl/>
              <w:tabs>
                <w:tab w:val="decimal" w:pos="0"/>
              </w:tabs>
              <w:ind w:firstLine="0" w:firstLineChars="0"/>
              <w:jc w:val="center"/>
              <w:rPr>
                <w:kern w:val="0"/>
                <w:sz w:val="18"/>
                <w:szCs w:val="18"/>
              </w:rPr>
            </w:pPr>
            <w:r>
              <w:rPr>
                <w:kern w:val="0"/>
                <w:sz w:val="18"/>
                <w:szCs w:val="18"/>
              </w:rPr>
              <w:t>169</w:t>
            </w:r>
          </w:p>
        </w:tc>
        <w:tc>
          <w:tcPr>
            <w:tcW w:w="1068" w:type="dxa"/>
            <w:tcBorders>
              <w:top w:val="nil"/>
              <w:left w:val="nil"/>
              <w:bottom w:val="single" w:color="auto" w:sz="4" w:space="0"/>
              <w:right w:val="single" w:color="auto" w:sz="4" w:space="0"/>
            </w:tcBorders>
            <w:vAlign w:val="center"/>
          </w:tcPr>
          <w:p w14:paraId="6EACE238">
            <w:pPr>
              <w:widowControl/>
              <w:tabs>
                <w:tab w:val="decimal" w:pos="0"/>
              </w:tabs>
              <w:ind w:firstLine="0" w:firstLineChars="0"/>
              <w:jc w:val="center"/>
              <w:rPr>
                <w:kern w:val="0"/>
                <w:sz w:val="18"/>
                <w:szCs w:val="18"/>
              </w:rPr>
            </w:pPr>
            <w:r>
              <w:rPr>
                <w:kern w:val="0"/>
                <w:sz w:val="18"/>
                <w:szCs w:val="18"/>
              </w:rPr>
              <w:t>4.125977</w:t>
            </w:r>
          </w:p>
        </w:tc>
        <w:tc>
          <w:tcPr>
            <w:tcW w:w="426" w:type="dxa"/>
            <w:tcBorders>
              <w:top w:val="nil"/>
              <w:left w:val="nil"/>
              <w:bottom w:val="single" w:color="auto" w:sz="4" w:space="0"/>
              <w:right w:val="single" w:color="auto" w:sz="4" w:space="0"/>
            </w:tcBorders>
            <w:vAlign w:val="center"/>
          </w:tcPr>
          <w:p w14:paraId="765EEC45">
            <w:pPr>
              <w:widowControl/>
              <w:tabs>
                <w:tab w:val="decimal" w:pos="0"/>
              </w:tabs>
              <w:ind w:firstLine="0" w:firstLineChars="0"/>
              <w:jc w:val="center"/>
              <w:rPr>
                <w:kern w:val="0"/>
                <w:sz w:val="18"/>
                <w:szCs w:val="18"/>
              </w:rPr>
            </w:pPr>
            <w:r>
              <w:rPr>
                <w:kern w:val="0"/>
                <w:sz w:val="18"/>
                <w:szCs w:val="18"/>
              </w:rPr>
              <w:t>12</w:t>
            </w:r>
          </w:p>
        </w:tc>
        <w:tc>
          <w:tcPr>
            <w:tcW w:w="813" w:type="dxa"/>
            <w:tcBorders>
              <w:top w:val="nil"/>
              <w:left w:val="nil"/>
              <w:bottom w:val="single" w:color="auto" w:sz="4" w:space="0"/>
              <w:right w:val="single" w:color="auto" w:sz="4" w:space="0"/>
            </w:tcBorders>
            <w:vAlign w:val="center"/>
          </w:tcPr>
          <w:p w14:paraId="088D996E">
            <w:pPr>
              <w:widowControl/>
              <w:tabs>
                <w:tab w:val="decimal" w:pos="0"/>
              </w:tabs>
              <w:ind w:firstLine="0" w:firstLineChars="0"/>
              <w:jc w:val="center"/>
              <w:rPr>
                <w:kern w:val="0"/>
                <w:sz w:val="18"/>
                <w:szCs w:val="18"/>
              </w:rPr>
            </w:pPr>
            <w:r>
              <w:rPr>
                <w:kern w:val="0"/>
                <w:sz w:val="18"/>
                <w:szCs w:val="18"/>
              </w:rPr>
              <w:t>297</w:t>
            </w:r>
          </w:p>
        </w:tc>
        <w:tc>
          <w:tcPr>
            <w:tcW w:w="1068" w:type="dxa"/>
            <w:tcBorders>
              <w:top w:val="nil"/>
              <w:left w:val="nil"/>
              <w:bottom w:val="single" w:color="auto" w:sz="4" w:space="0"/>
              <w:right w:val="single" w:color="auto" w:sz="4" w:space="0"/>
            </w:tcBorders>
            <w:vAlign w:val="center"/>
          </w:tcPr>
          <w:p w14:paraId="455054B6">
            <w:pPr>
              <w:widowControl/>
              <w:tabs>
                <w:tab w:val="decimal" w:pos="0"/>
              </w:tabs>
              <w:ind w:firstLine="0" w:firstLineChars="0"/>
              <w:jc w:val="center"/>
              <w:rPr>
                <w:kern w:val="0"/>
                <w:sz w:val="18"/>
                <w:szCs w:val="18"/>
              </w:rPr>
            </w:pPr>
            <w:r>
              <w:rPr>
                <w:kern w:val="0"/>
                <w:sz w:val="18"/>
                <w:szCs w:val="18"/>
              </w:rPr>
              <w:t>7.250977</w:t>
            </w:r>
          </w:p>
        </w:tc>
        <w:tc>
          <w:tcPr>
            <w:tcW w:w="426" w:type="dxa"/>
            <w:tcBorders>
              <w:top w:val="nil"/>
              <w:left w:val="nil"/>
              <w:bottom w:val="single" w:color="auto" w:sz="4" w:space="0"/>
              <w:right w:val="single" w:color="auto" w:sz="4" w:space="0"/>
            </w:tcBorders>
            <w:vAlign w:val="center"/>
          </w:tcPr>
          <w:p w14:paraId="730F9331">
            <w:pPr>
              <w:widowControl/>
              <w:tabs>
                <w:tab w:val="decimal" w:pos="0"/>
              </w:tabs>
              <w:ind w:firstLine="0" w:firstLineChars="0"/>
              <w:jc w:val="center"/>
              <w:rPr>
                <w:kern w:val="0"/>
                <w:sz w:val="18"/>
                <w:szCs w:val="18"/>
              </w:rPr>
            </w:pPr>
            <w:r>
              <w:rPr>
                <w:kern w:val="0"/>
                <w:sz w:val="18"/>
                <w:szCs w:val="18"/>
              </w:rPr>
              <w:t>3</w:t>
            </w:r>
          </w:p>
        </w:tc>
        <w:tc>
          <w:tcPr>
            <w:tcW w:w="813" w:type="dxa"/>
            <w:tcBorders>
              <w:top w:val="nil"/>
              <w:left w:val="nil"/>
              <w:bottom w:val="single" w:color="auto" w:sz="4" w:space="0"/>
              <w:right w:val="single" w:color="auto" w:sz="4" w:space="0"/>
            </w:tcBorders>
            <w:vAlign w:val="center"/>
          </w:tcPr>
          <w:p w14:paraId="6D5F9BFB">
            <w:pPr>
              <w:widowControl/>
              <w:tabs>
                <w:tab w:val="decimal" w:pos="0"/>
              </w:tabs>
              <w:ind w:firstLine="0" w:firstLineChars="0"/>
              <w:jc w:val="center"/>
              <w:rPr>
                <w:kern w:val="0"/>
                <w:sz w:val="18"/>
                <w:szCs w:val="18"/>
              </w:rPr>
            </w:pPr>
            <w:r>
              <w:rPr>
                <w:kern w:val="0"/>
                <w:sz w:val="18"/>
                <w:szCs w:val="18"/>
              </w:rPr>
              <w:t>425</w:t>
            </w:r>
          </w:p>
        </w:tc>
        <w:tc>
          <w:tcPr>
            <w:tcW w:w="1109" w:type="dxa"/>
            <w:tcBorders>
              <w:top w:val="nil"/>
              <w:left w:val="nil"/>
              <w:bottom w:val="single" w:color="auto" w:sz="4" w:space="0"/>
              <w:right w:val="single" w:color="auto" w:sz="4" w:space="0"/>
            </w:tcBorders>
            <w:vAlign w:val="center"/>
          </w:tcPr>
          <w:p w14:paraId="5BE2EB0F">
            <w:pPr>
              <w:widowControl/>
              <w:tabs>
                <w:tab w:val="decimal" w:pos="0"/>
              </w:tabs>
              <w:ind w:firstLine="0" w:firstLineChars="0"/>
              <w:jc w:val="center"/>
              <w:rPr>
                <w:kern w:val="0"/>
                <w:sz w:val="18"/>
                <w:szCs w:val="18"/>
              </w:rPr>
            </w:pPr>
            <w:r>
              <w:rPr>
                <w:kern w:val="0"/>
                <w:sz w:val="18"/>
                <w:szCs w:val="18"/>
              </w:rPr>
              <w:t>10.375977</w:t>
            </w:r>
          </w:p>
        </w:tc>
        <w:tc>
          <w:tcPr>
            <w:tcW w:w="426" w:type="dxa"/>
            <w:tcBorders>
              <w:top w:val="nil"/>
              <w:left w:val="nil"/>
              <w:bottom w:val="single" w:color="auto" w:sz="4" w:space="0"/>
              <w:right w:val="single" w:color="auto" w:sz="4" w:space="0"/>
            </w:tcBorders>
            <w:vAlign w:val="center"/>
          </w:tcPr>
          <w:p w14:paraId="41AFA013">
            <w:pPr>
              <w:widowControl/>
              <w:tabs>
                <w:tab w:val="decimal" w:pos="0"/>
              </w:tabs>
              <w:ind w:firstLine="0" w:firstLineChars="0"/>
              <w:jc w:val="center"/>
              <w:rPr>
                <w:kern w:val="0"/>
                <w:sz w:val="18"/>
                <w:szCs w:val="18"/>
              </w:rPr>
            </w:pPr>
            <w:r>
              <w:rPr>
                <w:kern w:val="0"/>
                <w:sz w:val="18"/>
                <w:szCs w:val="18"/>
              </w:rPr>
              <w:t>0</w:t>
            </w:r>
          </w:p>
        </w:tc>
      </w:tr>
      <w:tr w14:paraId="13D22664">
        <w:tblPrEx>
          <w:tblCellMar>
            <w:top w:w="0" w:type="dxa"/>
            <w:left w:w="108" w:type="dxa"/>
            <w:bottom w:w="0" w:type="dxa"/>
            <w:right w:w="108" w:type="dxa"/>
          </w:tblCellMar>
        </w:tblPrEx>
        <w:trPr>
          <w:trHeight w:val="270" w:hRule="atLeast"/>
          <w:jc w:val="center"/>
        </w:trPr>
        <w:tc>
          <w:tcPr>
            <w:tcW w:w="953" w:type="dxa"/>
            <w:tcBorders>
              <w:top w:val="nil"/>
              <w:left w:val="single" w:color="auto" w:sz="4" w:space="0"/>
              <w:bottom w:val="single" w:color="auto" w:sz="4" w:space="0"/>
              <w:right w:val="single" w:color="auto" w:sz="4" w:space="0"/>
            </w:tcBorders>
            <w:shd w:val="clear" w:color="auto" w:fill="auto"/>
            <w:vAlign w:val="center"/>
          </w:tcPr>
          <w:p w14:paraId="080E655A">
            <w:pPr>
              <w:widowControl/>
              <w:tabs>
                <w:tab w:val="decimal" w:pos="0"/>
              </w:tabs>
              <w:ind w:firstLine="0" w:firstLineChars="0"/>
              <w:jc w:val="center"/>
              <w:rPr>
                <w:kern w:val="0"/>
                <w:sz w:val="18"/>
                <w:szCs w:val="18"/>
              </w:rPr>
            </w:pPr>
            <w:r>
              <w:rPr>
                <w:kern w:val="0"/>
                <w:sz w:val="18"/>
                <w:szCs w:val="18"/>
              </w:rPr>
              <w:t>42</w:t>
            </w:r>
          </w:p>
        </w:tc>
        <w:tc>
          <w:tcPr>
            <w:tcW w:w="1068" w:type="dxa"/>
            <w:tcBorders>
              <w:top w:val="nil"/>
              <w:left w:val="nil"/>
              <w:bottom w:val="single" w:color="auto" w:sz="4" w:space="0"/>
              <w:right w:val="single" w:color="auto" w:sz="4" w:space="0"/>
            </w:tcBorders>
            <w:shd w:val="clear" w:color="auto" w:fill="auto"/>
            <w:vAlign w:val="center"/>
          </w:tcPr>
          <w:p w14:paraId="251ED389">
            <w:pPr>
              <w:widowControl/>
              <w:tabs>
                <w:tab w:val="decimal" w:pos="0"/>
              </w:tabs>
              <w:ind w:firstLine="0" w:firstLineChars="0"/>
              <w:jc w:val="center"/>
              <w:rPr>
                <w:kern w:val="0"/>
                <w:sz w:val="18"/>
                <w:szCs w:val="18"/>
              </w:rPr>
            </w:pPr>
            <w:r>
              <w:rPr>
                <w:kern w:val="0"/>
                <w:sz w:val="18"/>
                <w:szCs w:val="18"/>
              </w:rPr>
              <w:t>1.025391</w:t>
            </w:r>
          </w:p>
        </w:tc>
        <w:tc>
          <w:tcPr>
            <w:tcW w:w="588" w:type="dxa"/>
            <w:tcBorders>
              <w:top w:val="nil"/>
              <w:left w:val="nil"/>
              <w:bottom w:val="single" w:color="auto" w:sz="4" w:space="0"/>
              <w:right w:val="single" w:color="auto" w:sz="4" w:space="0"/>
            </w:tcBorders>
            <w:shd w:val="clear" w:color="auto" w:fill="auto"/>
            <w:vAlign w:val="center"/>
          </w:tcPr>
          <w:p w14:paraId="1EAEA065">
            <w:pPr>
              <w:widowControl/>
              <w:tabs>
                <w:tab w:val="decimal" w:pos="0"/>
              </w:tabs>
              <w:ind w:firstLine="0" w:firstLineChars="0"/>
              <w:jc w:val="center"/>
              <w:rPr>
                <w:kern w:val="0"/>
                <w:sz w:val="18"/>
                <w:szCs w:val="18"/>
              </w:rPr>
            </w:pPr>
            <w:r>
              <w:rPr>
                <w:kern w:val="0"/>
                <w:sz w:val="18"/>
                <w:szCs w:val="18"/>
              </w:rPr>
              <w:t>12</w:t>
            </w:r>
          </w:p>
        </w:tc>
        <w:tc>
          <w:tcPr>
            <w:tcW w:w="813" w:type="dxa"/>
            <w:tcBorders>
              <w:top w:val="nil"/>
              <w:left w:val="nil"/>
              <w:bottom w:val="single" w:color="auto" w:sz="4" w:space="0"/>
              <w:right w:val="single" w:color="auto" w:sz="4" w:space="0"/>
            </w:tcBorders>
            <w:vAlign w:val="center"/>
          </w:tcPr>
          <w:p w14:paraId="0D47D3C9">
            <w:pPr>
              <w:widowControl/>
              <w:tabs>
                <w:tab w:val="decimal" w:pos="0"/>
              </w:tabs>
              <w:ind w:firstLine="0" w:firstLineChars="0"/>
              <w:jc w:val="center"/>
              <w:rPr>
                <w:kern w:val="0"/>
                <w:sz w:val="18"/>
                <w:szCs w:val="18"/>
              </w:rPr>
            </w:pPr>
            <w:r>
              <w:rPr>
                <w:kern w:val="0"/>
                <w:sz w:val="18"/>
                <w:szCs w:val="18"/>
              </w:rPr>
              <w:t>170</w:t>
            </w:r>
          </w:p>
        </w:tc>
        <w:tc>
          <w:tcPr>
            <w:tcW w:w="1068" w:type="dxa"/>
            <w:tcBorders>
              <w:top w:val="nil"/>
              <w:left w:val="nil"/>
              <w:bottom w:val="single" w:color="auto" w:sz="4" w:space="0"/>
              <w:right w:val="single" w:color="auto" w:sz="4" w:space="0"/>
            </w:tcBorders>
            <w:vAlign w:val="center"/>
          </w:tcPr>
          <w:p w14:paraId="2870FA11">
            <w:pPr>
              <w:widowControl/>
              <w:tabs>
                <w:tab w:val="decimal" w:pos="0"/>
              </w:tabs>
              <w:ind w:firstLine="0" w:firstLineChars="0"/>
              <w:jc w:val="center"/>
              <w:rPr>
                <w:kern w:val="0"/>
                <w:sz w:val="18"/>
                <w:szCs w:val="18"/>
              </w:rPr>
            </w:pPr>
            <w:r>
              <w:rPr>
                <w:kern w:val="0"/>
                <w:sz w:val="18"/>
                <w:szCs w:val="18"/>
              </w:rPr>
              <w:t>4.150391</w:t>
            </w:r>
          </w:p>
        </w:tc>
        <w:tc>
          <w:tcPr>
            <w:tcW w:w="426" w:type="dxa"/>
            <w:tcBorders>
              <w:top w:val="nil"/>
              <w:left w:val="nil"/>
              <w:bottom w:val="single" w:color="auto" w:sz="4" w:space="0"/>
              <w:right w:val="single" w:color="auto" w:sz="4" w:space="0"/>
            </w:tcBorders>
            <w:vAlign w:val="center"/>
          </w:tcPr>
          <w:p w14:paraId="47F61B15">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6CECAC94">
            <w:pPr>
              <w:widowControl/>
              <w:tabs>
                <w:tab w:val="decimal" w:pos="0"/>
              </w:tabs>
              <w:ind w:firstLine="0" w:firstLineChars="0"/>
              <w:jc w:val="center"/>
              <w:rPr>
                <w:kern w:val="0"/>
                <w:sz w:val="18"/>
                <w:szCs w:val="18"/>
              </w:rPr>
            </w:pPr>
            <w:r>
              <w:rPr>
                <w:kern w:val="0"/>
                <w:sz w:val="18"/>
                <w:szCs w:val="18"/>
              </w:rPr>
              <w:t>298</w:t>
            </w:r>
          </w:p>
        </w:tc>
        <w:tc>
          <w:tcPr>
            <w:tcW w:w="1068" w:type="dxa"/>
            <w:tcBorders>
              <w:top w:val="nil"/>
              <w:left w:val="nil"/>
              <w:bottom w:val="single" w:color="auto" w:sz="4" w:space="0"/>
              <w:right w:val="single" w:color="auto" w:sz="4" w:space="0"/>
            </w:tcBorders>
            <w:vAlign w:val="center"/>
          </w:tcPr>
          <w:p w14:paraId="3C752DDC">
            <w:pPr>
              <w:widowControl/>
              <w:tabs>
                <w:tab w:val="decimal" w:pos="0"/>
              </w:tabs>
              <w:ind w:firstLine="0" w:firstLineChars="0"/>
              <w:jc w:val="center"/>
              <w:rPr>
                <w:kern w:val="0"/>
                <w:sz w:val="18"/>
                <w:szCs w:val="18"/>
              </w:rPr>
            </w:pPr>
            <w:r>
              <w:rPr>
                <w:kern w:val="0"/>
                <w:sz w:val="18"/>
                <w:szCs w:val="18"/>
              </w:rPr>
              <w:t>7.275391</w:t>
            </w:r>
          </w:p>
        </w:tc>
        <w:tc>
          <w:tcPr>
            <w:tcW w:w="426" w:type="dxa"/>
            <w:tcBorders>
              <w:top w:val="nil"/>
              <w:left w:val="nil"/>
              <w:bottom w:val="single" w:color="auto" w:sz="4" w:space="0"/>
              <w:right w:val="single" w:color="auto" w:sz="4" w:space="0"/>
            </w:tcBorders>
            <w:vAlign w:val="center"/>
          </w:tcPr>
          <w:p w14:paraId="25087C51">
            <w:pPr>
              <w:widowControl/>
              <w:tabs>
                <w:tab w:val="decimal" w:pos="0"/>
              </w:tabs>
              <w:ind w:firstLine="0" w:firstLineChars="0"/>
              <w:jc w:val="center"/>
              <w:rPr>
                <w:kern w:val="0"/>
                <w:sz w:val="18"/>
                <w:szCs w:val="18"/>
              </w:rPr>
            </w:pPr>
            <w:r>
              <w:rPr>
                <w:kern w:val="0"/>
                <w:sz w:val="18"/>
                <w:szCs w:val="18"/>
              </w:rPr>
              <w:t>13</w:t>
            </w:r>
          </w:p>
        </w:tc>
        <w:tc>
          <w:tcPr>
            <w:tcW w:w="813" w:type="dxa"/>
            <w:tcBorders>
              <w:top w:val="nil"/>
              <w:left w:val="nil"/>
              <w:bottom w:val="single" w:color="auto" w:sz="4" w:space="0"/>
              <w:right w:val="single" w:color="auto" w:sz="4" w:space="0"/>
            </w:tcBorders>
            <w:vAlign w:val="center"/>
          </w:tcPr>
          <w:p w14:paraId="1C7AC9D2">
            <w:pPr>
              <w:widowControl/>
              <w:tabs>
                <w:tab w:val="decimal" w:pos="0"/>
              </w:tabs>
              <w:ind w:firstLine="0" w:firstLineChars="0"/>
              <w:jc w:val="center"/>
              <w:rPr>
                <w:kern w:val="0"/>
                <w:sz w:val="18"/>
                <w:szCs w:val="18"/>
              </w:rPr>
            </w:pPr>
            <w:r>
              <w:rPr>
                <w:kern w:val="0"/>
                <w:sz w:val="18"/>
                <w:szCs w:val="18"/>
              </w:rPr>
              <w:t>426</w:t>
            </w:r>
          </w:p>
        </w:tc>
        <w:tc>
          <w:tcPr>
            <w:tcW w:w="1109" w:type="dxa"/>
            <w:tcBorders>
              <w:top w:val="nil"/>
              <w:left w:val="nil"/>
              <w:bottom w:val="single" w:color="auto" w:sz="4" w:space="0"/>
              <w:right w:val="single" w:color="auto" w:sz="4" w:space="0"/>
            </w:tcBorders>
            <w:vAlign w:val="center"/>
          </w:tcPr>
          <w:p w14:paraId="541B03DC">
            <w:pPr>
              <w:widowControl/>
              <w:tabs>
                <w:tab w:val="decimal" w:pos="0"/>
              </w:tabs>
              <w:ind w:firstLine="0" w:firstLineChars="0"/>
              <w:jc w:val="center"/>
              <w:rPr>
                <w:kern w:val="0"/>
                <w:sz w:val="18"/>
                <w:szCs w:val="18"/>
              </w:rPr>
            </w:pPr>
            <w:r>
              <w:rPr>
                <w:kern w:val="0"/>
                <w:sz w:val="18"/>
                <w:szCs w:val="18"/>
              </w:rPr>
              <w:t>10.400391</w:t>
            </w:r>
          </w:p>
        </w:tc>
        <w:tc>
          <w:tcPr>
            <w:tcW w:w="426" w:type="dxa"/>
            <w:tcBorders>
              <w:top w:val="nil"/>
              <w:left w:val="nil"/>
              <w:bottom w:val="single" w:color="auto" w:sz="4" w:space="0"/>
              <w:right w:val="single" w:color="auto" w:sz="4" w:space="0"/>
            </w:tcBorders>
            <w:vAlign w:val="center"/>
          </w:tcPr>
          <w:p w14:paraId="1D0F9A6F">
            <w:pPr>
              <w:widowControl/>
              <w:tabs>
                <w:tab w:val="decimal" w:pos="0"/>
              </w:tabs>
              <w:ind w:firstLine="0" w:firstLineChars="0"/>
              <w:jc w:val="center"/>
              <w:rPr>
                <w:kern w:val="0"/>
                <w:sz w:val="18"/>
                <w:szCs w:val="18"/>
              </w:rPr>
            </w:pPr>
            <w:r>
              <w:rPr>
                <w:kern w:val="0"/>
                <w:sz w:val="18"/>
                <w:szCs w:val="18"/>
              </w:rPr>
              <w:t>11</w:t>
            </w:r>
          </w:p>
        </w:tc>
      </w:tr>
      <w:tr w14:paraId="57E61A7A">
        <w:tblPrEx>
          <w:tblCellMar>
            <w:top w:w="0" w:type="dxa"/>
            <w:left w:w="108" w:type="dxa"/>
            <w:bottom w:w="0" w:type="dxa"/>
            <w:right w:w="108" w:type="dxa"/>
          </w:tblCellMar>
        </w:tblPrEx>
        <w:trPr>
          <w:trHeight w:val="270" w:hRule="atLeast"/>
          <w:jc w:val="center"/>
        </w:trPr>
        <w:tc>
          <w:tcPr>
            <w:tcW w:w="953" w:type="dxa"/>
            <w:tcBorders>
              <w:top w:val="nil"/>
              <w:left w:val="single" w:color="auto" w:sz="4" w:space="0"/>
              <w:bottom w:val="single" w:color="auto" w:sz="4" w:space="0"/>
              <w:right w:val="single" w:color="auto" w:sz="4" w:space="0"/>
            </w:tcBorders>
            <w:shd w:val="clear" w:color="auto" w:fill="auto"/>
            <w:vAlign w:val="center"/>
          </w:tcPr>
          <w:p w14:paraId="38C4989C">
            <w:pPr>
              <w:widowControl/>
              <w:tabs>
                <w:tab w:val="decimal" w:pos="0"/>
              </w:tabs>
              <w:ind w:firstLine="0" w:firstLineChars="0"/>
              <w:jc w:val="center"/>
              <w:rPr>
                <w:kern w:val="0"/>
                <w:sz w:val="18"/>
                <w:szCs w:val="18"/>
              </w:rPr>
            </w:pPr>
            <w:r>
              <w:rPr>
                <w:kern w:val="0"/>
                <w:sz w:val="18"/>
                <w:szCs w:val="18"/>
              </w:rPr>
              <w:t>43</w:t>
            </w:r>
          </w:p>
        </w:tc>
        <w:tc>
          <w:tcPr>
            <w:tcW w:w="1068" w:type="dxa"/>
            <w:tcBorders>
              <w:top w:val="nil"/>
              <w:left w:val="nil"/>
              <w:bottom w:val="single" w:color="auto" w:sz="4" w:space="0"/>
              <w:right w:val="single" w:color="auto" w:sz="4" w:space="0"/>
            </w:tcBorders>
            <w:shd w:val="clear" w:color="auto" w:fill="auto"/>
            <w:vAlign w:val="center"/>
          </w:tcPr>
          <w:p w14:paraId="1783BAB2">
            <w:pPr>
              <w:widowControl/>
              <w:tabs>
                <w:tab w:val="decimal" w:pos="0"/>
              </w:tabs>
              <w:ind w:firstLine="0" w:firstLineChars="0"/>
              <w:jc w:val="center"/>
              <w:rPr>
                <w:kern w:val="0"/>
                <w:sz w:val="18"/>
                <w:szCs w:val="18"/>
              </w:rPr>
            </w:pPr>
            <w:r>
              <w:rPr>
                <w:kern w:val="0"/>
                <w:sz w:val="18"/>
                <w:szCs w:val="18"/>
              </w:rPr>
              <w:t>1.049805</w:t>
            </w:r>
          </w:p>
        </w:tc>
        <w:tc>
          <w:tcPr>
            <w:tcW w:w="588" w:type="dxa"/>
            <w:tcBorders>
              <w:top w:val="nil"/>
              <w:left w:val="nil"/>
              <w:bottom w:val="single" w:color="auto" w:sz="4" w:space="0"/>
              <w:right w:val="single" w:color="auto" w:sz="4" w:space="0"/>
            </w:tcBorders>
            <w:shd w:val="clear" w:color="auto" w:fill="auto"/>
            <w:vAlign w:val="center"/>
          </w:tcPr>
          <w:p w14:paraId="00DAD0DA">
            <w:pPr>
              <w:widowControl/>
              <w:tabs>
                <w:tab w:val="decimal" w:pos="0"/>
              </w:tabs>
              <w:ind w:firstLine="0" w:firstLineChars="0"/>
              <w:jc w:val="center"/>
              <w:rPr>
                <w:kern w:val="0"/>
                <w:sz w:val="18"/>
                <w:szCs w:val="18"/>
              </w:rPr>
            </w:pPr>
            <w:r>
              <w:rPr>
                <w:kern w:val="0"/>
                <w:sz w:val="18"/>
                <w:szCs w:val="18"/>
              </w:rPr>
              <w:t>8</w:t>
            </w:r>
          </w:p>
        </w:tc>
        <w:tc>
          <w:tcPr>
            <w:tcW w:w="813" w:type="dxa"/>
            <w:tcBorders>
              <w:top w:val="nil"/>
              <w:left w:val="nil"/>
              <w:bottom w:val="single" w:color="auto" w:sz="4" w:space="0"/>
              <w:right w:val="single" w:color="auto" w:sz="4" w:space="0"/>
            </w:tcBorders>
            <w:vAlign w:val="center"/>
          </w:tcPr>
          <w:p w14:paraId="02AF284D">
            <w:pPr>
              <w:widowControl/>
              <w:tabs>
                <w:tab w:val="decimal" w:pos="0"/>
              </w:tabs>
              <w:ind w:firstLine="0" w:firstLineChars="0"/>
              <w:jc w:val="center"/>
              <w:rPr>
                <w:kern w:val="0"/>
                <w:sz w:val="18"/>
                <w:szCs w:val="18"/>
              </w:rPr>
            </w:pPr>
            <w:r>
              <w:rPr>
                <w:kern w:val="0"/>
                <w:sz w:val="18"/>
                <w:szCs w:val="18"/>
              </w:rPr>
              <w:t>171</w:t>
            </w:r>
          </w:p>
        </w:tc>
        <w:tc>
          <w:tcPr>
            <w:tcW w:w="1068" w:type="dxa"/>
            <w:tcBorders>
              <w:top w:val="nil"/>
              <w:left w:val="nil"/>
              <w:bottom w:val="single" w:color="auto" w:sz="4" w:space="0"/>
              <w:right w:val="single" w:color="auto" w:sz="4" w:space="0"/>
            </w:tcBorders>
            <w:vAlign w:val="center"/>
          </w:tcPr>
          <w:p w14:paraId="017790F2">
            <w:pPr>
              <w:widowControl/>
              <w:tabs>
                <w:tab w:val="decimal" w:pos="0"/>
              </w:tabs>
              <w:ind w:firstLine="0" w:firstLineChars="0"/>
              <w:jc w:val="center"/>
              <w:rPr>
                <w:kern w:val="0"/>
                <w:sz w:val="18"/>
                <w:szCs w:val="18"/>
              </w:rPr>
            </w:pPr>
            <w:r>
              <w:rPr>
                <w:kern w:val="0"/>
                <w:sz w:val="18"/>
                <w:szCs w:val="18"/>
              </w:rPr>
              <w:t>4.174805</w:t>
            </w:r>
          </w:p>
        </w:tc>
        <w:tc>
          <w:tcPr>
            <w:tcW w:w="426" w:type="dxa"/>
            <w:tcBorders>
              <w:top w:val="nil"/>
              <w:left w:val="nil"/>
              <w:bottom w:val="single" w:color="auto" w:sz="4" w:space="0"/>
              <w:right w:val="single" w:color="auto" w:sz="4" w:space="0"/>
            </w:tcBorders>
            <w:vAlign w:val="center"/>
          </w:tcPr>
          <w:p w14:paraId="7B0480CC">
            <w:pPr>
              <w:widowControl/>
              <w:tabs>
                <w:tab w:val="decimal" w:pos="0"/>
              </w:tabs>
              <w:ind w:firstLine="0" w:firstLineChars="0"/>
              <w:jc w:val="center"/>
              <w:rPr>
                <w:kern w:val="0"/>
                <w:sz w:val="18"/>
                <w:szCs w:val="18"/>
              </w:rPr>
            </w:pPr>
            <w:r>
              <w:rPr>
                <w:kern w:val="0"/>
                <w:sz w:val="18"/>
                <w:szCs w:val="18"/>
              </w:rPr>
              <w:t>7</w:t>
            </w:r>
          </w:p>
        </w:tc>
        <w:tc>
          <w:tcPr>
            <w:tcW w:w="813" w:type="dxa"/>
            <w:tcBorders>
              <w:top w:val="nil"/>
              <w:left w:val="nil"/>
              <w:bottom w:val="single" w:color="auto" w:sz="4" w:space="0"/>
              <w:right w:val="single" w:color="auto" w:sz="4" w:space="0"/>
            </w:tcBorders>
            <w:vAlign w:val="center"/>
          </w:tcPr>
          <w:p w14:paraId="13ABE6AD">
            <w:pPr>
              <w:widowControl/>
              <w:tabs>
                <w:tab w:val="decimal" w:pos="0"/>
              </w:tabs>
              <w:ind w:firstLine="0" w:firstLineChars="0"/>
              <w:jc w:val="center"/>
              <w:rPr>
                <w:kern w:val="0"/>
                <w:sz w:val="18"/>
                <w:szCs w:val="18"/>
              </w:rPr>
            </w:pPr>
            <w:r>
              <w:rPr>
                <w:kern w:val="0"/>
                <w:sz w:val="18"/>
                <w:szCs w:val="18"/>
              </w:rPr>
              <w:t>299</w:t>
            </w:r>
          </w:p>
        </w:tc>
        <w:tc>
          <w:tcPr>
            <w:tcW w:w="1068" w:type="dxa"/>
            <w:tcBorders>
              <w:top w:val="nil"/>
              <w:left w:val="nil"/>
              <w:bottom w:val="single" w:color="auto" w:sz="4" w:space="0"/>
              <w:right w:val="single" w:color="auto" w:sz="4" w:space="0"/>
            </w:tcBorders>
            <w:vAlign w:val="center"/>
          </w:tcPr>
          <w:p w14:paraId="6B5775F5">
            <w:pPr>
              <w:widowControl/>
              <w:tabs>
                <w:tab w:val="decimal" w:pos="0"/>
              </w:tabs>
              <w:ind w:firstLine="0" w:firstLineChars="0"/>
              <w:jc w:val="center"/>
              <w:rPr>
                <w:kern w:val="0"/>
                <w:sz w:val="18"/>
                <w:szCs w:val="18"/>
              </w:rPr>
            </w:pPr>
            <w:r>
              <w:rPr>
                <w:kern w:val="0"/>
                <w:sz w:val="18"/>
                <w:szCs w:val="18"/>
              </w:rPr>
              <w:t>7.299805</w:t>
            </w:r>
          </w:p>
        </w:tc>
        <w:tc>
          <w:tcPr>
            <w:tcW w:w="426" w:type="dxa"/>
            <w:tcBorders>
              <w:top w:val="nil"/>
              <w:left w:val="nil"/>
              <w:bottom w:val="single" w:color="auto" w:sz="4" w:space="0"/>
              <w:right w:val="single" w:color="auto" w:sz="4" w:space="0"/>
            </w:tcBorders>
            <w:vAlign w:val="center"/>
          </w:tcPr>
          <w:p w14:paraId="73702909">
            <w:pPr>
              <w:widowControl/>
              <w:tabs>
                <w:tab w:val="decimal" w:pos="0"/>
              </w:tabs>
              <w:ind w:firstLine="0" w:firstLineChars="0"/>
              <w:jc w:val="center"/>
              <w:rPr>
                <w:kern w:val="0"/>
                <w:sz w:val="18"/>
                <w:szCs w:val="18"/>
              </w:rPr>
            </w:pPr>
            <w:r>
              <w:rPr>
                <w:kern w:val="0"/>
                <w:sz w:val="18"/>
                <w:szCs w:val="18"/>
              </w:rPr>
              <w:t>7</w:t>
            </w:r>
          </w:p>
        </w:tc>
        <w:tc>
          <w:tcPr>
            <w:tcW w:w="813" w:type="dxa"/>
            <w:tcBorders>
              <w:top w:val="nil"/>
              <w:left w:val="nil"/>
              <w:bottom w:val="single" w:color="auto" w:sz="4" w:space="0"/>
              <w:right w:val="single" w:color="auto" w:sz="4" w:space="0"/>
            </w:tcBorders>
            <w:vAlign w:val="center"/>
          </w:tcPr>
          <w:p w14:paraId="44547EAB">
            <w:pPr>
              <w:widowControl/>
              <w:tabs>
                <w:tab w:val="decimal" w:pos="0"/>
              </w:tabs>
              <w:ind w:firstLine="0" w:firstLineChars="0"/>
              <w:jc w:val="center"/>
              <w:rPr>
                <w:kern w:val="0"/>
                <w:sz w:val="18"/>
                <w:szCs w:val="18"/>
              </w:rPr>
            </w:pPr>
            <w:r>
              <w:rPr>
                <w:kern w:val="0"/>
                <w:sz w:val="18"/>
                <w:szCs w:val="18"/>
              </w:rPr>
              <w:t>427</w:t>
            </w:r>
          </w:p>
        </w:tc>
        <w:tc>
          <w:tcPr>
            <w:tcW w:w="1109" w:type="dxa"/>
            <w:tcBorders>
              <w:top w:val="nil"/>
              <w:left w:val="nil"/>
              <w:bottom w:val="single" w:color="auto" w:sz="4" w:space="0"/>
              <w:right w:val="single" w:color="auto" w:sz="4" w:space="0"/>
            </w:tcBorders>
            <w:vAlign w:val="center"/>
          </w:tcPr>
          <w:p w14:paraId="60AA659D">
            <w:pPr>
              <w:widowControl/>
              <w:tabs>
                <w:tab w:val="decimal" w:pos="0"/>
              </w:tabs>
              <w:ind w:firstLine="0" w:firstLineChars="0"/>
              <w:jc w:val="center"/>
              <w:rPr>
                <w:kern w:val="0"/>
                <w:sz w:val="18"/>
                <w:szCs w:val="18"/>
              </w:rPr>
            </w:pPr>
            <w:r>
              <w:rPr>
                <w:kern w:val="0"/>
                <w:sz w:val="18"/>
                <w:szCs w:val="18"/>
              </w:rPr>
              <w:t>10.424805</w:t>
            </w:r>
          </w:p>
        </w:tc>
        <w:tc>
          <w:tcPr>
            <w:tcW w:w="426" w:type="dxa"/>
            <w:tcBorders>
              <w:top w:val="nil"/>
              <w:left w:val="nil"/>
              <w:bottom w:val="single" w:color="auto" w:sz="4" w:space="0"/>
              <w:right w:val="single" w:color="auto" w:sz="4" w:space="0"/>
            </w:tcBorders>
            <w:vAlign w:val="center"/>
          </w:tcPr>
          <w:p w14:paraId="1874B69D">
            <w:pPr>
              <w:widowControl/>
              <w:tabs>
                <w:tab w:val="decimal" w:pos="0"/>
              </w:tabs>
              <w:ind w:firstLine="0" w:firstLineChars="0"/>
              <w:jc w:val="center"/>
              <w:rPr>
                <w:kern w:val="0"/>
                <w:sz w:val="18"/>
                <w:szCs w:val="18"/>
              </w:rPr>
            </w:pPr>
            <w:r>
              <w:rPr>
                <w:kern w:val="0"/>
                <w:sz w:val="18"/>
                <w:szCs w:val="18"/>
              </w:rPr>
              <w:t>5</w:t>
            </w:r>
          </w:p>
        </w:tc>
      </w:tr>
      <w:tr w14:paraId="578DD8F4">
        <w:tblPrEx>
          <w:tblCellMar>
            <w:top w:w="0" w:type="dxa"/>
            <w:left w:w="108" w:type="dxa"/>
            <w:bottom w:w="0" w:type="dxa"/>
            <w:right w:w="108" w:type="dxa"/>
          </w:tblCellMar>
        </w:tblPrEx>
        <w:trPr>
          <w:trHeight w:val="270" w:hRule="atLeast"/>
          <w:jc w:val="center"/>
        </w:trPr>
        <w:tc>
          <w:tcPr>
            <w:tcW w:w="953" w:type="dxa"/>
            <w:tcBorders>
              <w:top w:val="nil"/>
              <w:left w:val="single" w:color="auto" w:sz="4" w:space="0"/>
              <w:bottom w:val="single" w:color="auto" w:sz="4" w:space="0"/>
              <w:right w:val="single" w:color="auto" w:sz="4" w:space="0"/>
            </w:tcBorders>
            <w:shd w:val="clear" w:color="auto" w:fill="auto"/>
            <w:vAlign w:val="center"/>
          </w:tcPr>
          <w:p w14:paraId="31B6D3B6">
            <w:pPr>
              <w:widowControl/>
              <w:tabs>
                <w:tab w:val="decimal" w:pos="0"/>
              </w:tabs>
              <w:ind w:firstLine="0" w:firstLineChars="0"/>
              <w:jc w:val="center"/>
              <w:rPr>
                <w:kern w:val="0"/>
                <w:sz w:val="18"/>
                <w:szCs w:val="18"/>
              </w:rPr>
            </w:pPr>
            <w:r>
              <w:rPr>
                <w:kern w:val="0"/>
                <w:sz w:val="18"/>
                <w:szCs w:val="18"/>
              </w:rPr>
              <w:t>44</w:t>
            </w:r>
          </w:p>
        </w:tc>
        <w:tc>
          <w:tcPr>
            <w:tcW w:w="1068" w:type="dxa"/>
            <w:tcBorders>
              <w:top w:val="nil"/>
              <w:left w:val="nil"/>
              <w:bottom w:val="single" w:color="auto" w:sz="4" w:space="0"/>
              <w:right w:val="single" w:color="auto" w:sz="4" w:space="0"/>
            </w:tcBorders>
            <w:shd w:val="clear" w:color="auto" w:fill="auto"/>
            <w:vAlign w:val="center"/>
          </w:tcPr>
          <w:p w14:paraId="1BE4F133">
            <w:pPr>
              <w:widowControl/>
              <w:tabs>
                <w:tab w:val="decimal" w:pos="0"/>
              </w:tabs>
              <w:ind w:firstLine="0" w:firstLineChars="0"/>
              <w:jc w:val="center"/>
              <w:rPr>
                <w:kern w:val="0"/>
                <w:sz w:val="18"/>
                <w:szCs w:val="18"/>
              </w:rPr>
            </w:pPr>
            <w:r>
              <w:rPr>
                <w:kern w:val="0"/>
                <w:sz w:val="18"/>
                <w:szCs w:val="18"/>
              </w:rPr>
              <w:t>1.074219</w:t>
            </w:r>
          </w:p>
        </w:tc>
        <w:tc>
          <w:tcPr>
            <w:tcW w:w="588" w:type="dxa"/>
            <w:tcBorders>
              <w:top w:val="nil"/>
              <w:left w:val="nil"/>
              <w:bottom w:val="single" w:color="auto" w:sz="4" w:space="0"/>
              <w:right w:val="single" w:color="auto" w:sz="4" w:space="0"/>
            </w:tcBorders>
            <w:shd w:val="clear" w:color="auto" w:fill="auto"/>
            <w:vAlign w:val="center"/>
          </w:tcPr>
          <w:p w14:paraId="1C93FD48">
            <w:pPr>
              <w:widowControl/>
              <w:tabs>
                <w:tab w:val="decimal" w:pos="0"/>
              </w:tabs>
              <w:ind w:firstLine="0" w:firstLineChars="0"/>
              <w:jc w:val="center"/>
              <w:rPr>
                <w:kern w:val="0"/>
                <w:sz w:val="18"/>
                <w:szCs w:val="18"/>
              </w:rPr>
            </w:pPr>
            <w:r>
              <w:rPr>
                <w:kern w:val="0"/>
                <w:sz w:val="18"/>
                <w:szCs w:val="18"/>
              </w:rPr>
              <w:t>4</w:t>
            </w:r>
          </w:p>
        </w:tc>
        <w:tc>
          <w:tcPr>
            <w:tcW w:w="813" w:type="dxa"/>
            <w:tcBorders>
              <w:top w:val="nil"/>
              <w:left w:val="nil"/>
              <w:bottom w:val="single" w:color="auto" w:sz="4" w:space="0"/>
              <w:right w:val="single" w:color="auto" w:sz="4" w:space="0"/>
            </w:tcBorders>
            <w:vAlign w:val="center"/>
          </w:tcPr>
          <w:p w14:paraId="0DDAC592">
            <w:pPr>
              <w:widowControl/>
              <w:tabs>
                <w:tab w:val="decimal" w:pos="0"/>
              </w:tabs>
              <w:ind w:firstLine="0" w:firstLineChars="0"/>
              <w:jc w:val="center"/>
              <w:rPr>
                <w:kern w:val="0"/>
                <w:sz w:val="18"/>
                <w:szCs w:val="18"/>
              </w:rPr>
            </w:pPr>
            <w:r>
              <w:rPr>
                <w:kern w:val="0"/>
                <w:sz w:val="18"/>
                <w:szCs w:val="18"/>
              </w:rPr>
              <w:t>172</w:t>
            </w:r>
          </w:p>
        </w:tc>
        <w:tc>
          <w:tcPr>
            <w:tcW w:w="1068" w:type="dxa"/>
            <w:tcBorders>
              <w:top w:val="nil"/>
              <w:left w:val="nil"/>
              <w:bottom w:val="single" w:color="auto" w:sz="4" w:space="0"/>
              <w:right w:val="single" w:color="auto" w:sz="4" w:space="0"/>
            </w:tcBorders>
            <w:vAlign w:val="center"/>
          </w:tcPr>
          <w:p w14:paraId="3F4B4482">
            <w:pPr>
              <w:widowControl/>
              <w:tabs>
                <w:tab w:val="decimal" w:pos="0"/>
              </w:tabs>
              <w:ind w:firstLine="0" w:firstLineChars="0"/>
              <w:jc w:val="center"/>
              <w:rPr>
                <w:kern w:val="0"/>
                <w:sz w:val="18"/>
                <w:szCs w:val="18"/>
              </w:rPr>
            </w:pPr>
            <w:r>
              <w:rPr>
                <w:kern w:val="0"/>
                <w:sz w:val="18"/>
                <w:szCs w:val="18"/>
              </w:rPr>
              <w:t>4.199219</w:t>
            </w:r>
          </w:p>
        </w:tc>
        <w:tc>
          <w:tcPr>
            <w:tcW w:w="426" w:type="dxa"/>
            <w:tcBorders>
              <w:top w:val="nil"/>
              <w:left w:val="nil"/>
              <w:bottom w:val="single" w:color="auto" w:sz="4" w:space="0"/>
              <w:right w:val="single" w:color="auto" w:sz="4" w:space="0"/>
            </w:tcBorders>
            <w:vAlign w:val="center"/>
          </w:tcPr>
          <w:p w14:paraId="09B406A2">
            <w:pPr>
              <w:widowControl/>
              <w:tabs>
                <w:tab w:val="decimal" w:pos="0"/>
              </w:tabs>
              <w:ind w:firstLine="0" w:firstLineChars="0"/>
              <w:jc w:val="center"/>
              <w:rPr>
                <w:kern w:val="0"/>
                <w:sz w:val="18"/>
                <w:szCs w:val="18"/>
              </w:rPr>
            </w:pPr>
            <w:r>
              <w:rPr>
                <w:kern w:val="0"/>
                <w:sz w:val="18"/>
                <w:szCs w:val="18"/>
              </w:rPr>
              <w:t>14</w:t>
            </w:r>
          </w:p>
        </w:tc>
        <w:tc>
          <w:tcPr>
            <w:tcW w:w="813" w:type="dxa"/>
            <w:tcBorders>
              <w:top w:val="nil"/>
              <w:left w:val="nil"/>
              <w:bottom w:val="single" w:color="auto" w:sz="4" w:space="0"/>
              <w:right w:val="single" w:color="auto" w:sz="4" w:space="0"/>
            </w:tcBorders>
            <w:vAlign w:val="center"/>
          </w:tcPr>
          <w:p w14:paraId="15623BE4">
            <w:pPr>
              <w:widowControl/>
              <w:tabs>
                <w:tab w:val="decimal" w:pos="0"/>
              </w:tabs>
              <w:ind w:firstLine="0" w:firstLineChars="0"/>
              <w:jc w:val="center"/>
              <w:rPr>
                <w:kern w:val="0"/>
                <w:sz w:val="18"/>
                <w:szCs w:val="18"/>
              </w:rPr>
            </w:pPr>
            <w:r>
              <w:rPr>
                <w:kern w:val="0"/>
                <w:sz w:val="18"/>
                <w:szCs w:val="18"/>
              </w:rPr>
              <w:t>300</w:t>
            </w:r>
          </w:p>
        </w:tc>
        <w:tc>
          <w:tcPr>
            <w:tcW w:w="1068" w:type="dxa"/>
            <w:tcBorders>
              <w:top w:val="nil"/>
              <w:left w:val="nil"/>
              <w:bottom w:val="single" w:color="auto" w:sz="4" w:space="0"/>
              <w:right w:val="single" w:color="auto" w:sz="4" w:space="0"/>
            </w:tcBorders>
            <w:vAlign w:val="center"/>
          </w:tcPr>
          <w:p w14:paraId="1D7B45D7">
            <w:pPr>
              <w:widowControl/>
              <w:tabs>
                <w:tab w:val="decimal" w:pos="0"/>
              </w:tabs>
              <w:ind w:firstLine="0" w:firstLineChars="0"/>
              <w:jc w:val="center"/>
              <w:rPr>
                <w:kern w:val="0"/>
                <w:sz w:val="18"/>
                <w:szCs w:val="18"/>
              </w:rPr>
            </w:pPr>
            <w:r>
              <w:rPr>
                <w:kern w:val="0"/>
                <w:sz w:val="18"/>
                <w:szCs w:val="18"/>
              </w:rPr>
              <w:t>7.324219</w:t>
            </w:r>
          </w:p>
        </w:tc>
        <w:tc>
          <w:tcPr>
            <w:tcW w:w="426" w:type="dxa"/>
            <w:tcBorders>
              <w:top w:val="nil"/>
              <w:left w:val="nil"/>
              <w:bottom w:val="single" w:color="auto" w:sz="4" w:space="0"/>
              <w:right w:val="single" w:color="auto" w:sz="4" w:space="0"/>
            </w:tcBorders>
            <w:vAlign w:val="center"/>
          </w:tcPr>
          <w:p w14:paraId="745B4442">
            <w:pPr>
              <w:widowControl/>
              <w:tabs>
                <w:tab w:val="decimal" w:pos="0"/>
              </w:tabs>
              <w:ind w:firstLine="0" w:firstLineChars="0"/>
              <w:jc w:val="center"/>
              <w:rPr>
                <w:kern w:val="0"/>
                <w:sz w:val="18"/>
                <w:szCs w:val="18"/>
              </w:rPr>
            </w:pPr>
            <w:r>
              <w:rPr>
                <w:kern w:val="0"/>
                <w:sz w:val="18"/>
                <w:szCs w:val="18"/>
              </w:rPr>
              <w:t>2</w:t>
            </w:r>
          </w:p>
        </w:tc>
        <w:tc>
          <w:tcPr>
            <w:tcW w:w="813" w:type="dxa"/>
            <w:tcBorders>
              <w:top w:val="nil"/>
              <w:left w:val="nil"/>
              <w:bottom w:val="single" w:color="auto" w:sz="4" w:space="0"/>
              <w:right w:val="single" w:color="auto" w:sz="4" w:space="0"/>
            </w:tcBorders>
            <w:vAlign w:val="center"/>
          </w:tcPr>
          <w:p w14:paraId="2FDCFDE3">
            <w:pPr>
              <w:widowControl/>
              <w:tabs>
                <w:tab w:val="decimal" w:pos="0"/>
              </w:tabs>
              <w:ind w:firstLine="0" w:firstLineChars="0"/>
              <w:jc w:val="center"/>
              <w:rPr>
                <w:kern w:val="0"/>
                <w:sz w:val="18"/>
                <w:szCs w:val="18"/>
              </w:rPr>
            </w:pPr>
            <w:r>
              <w:rPr>
                <w:kern w:val="0"/>
                <w:sz w:val="18"/>
                <w:szCs w:val="18"/>
              </w:rPr>
              <w:t>428</w:t>
            </w:r>
          </w:p>
        </w:tc>
        <w:tc>
          <w:tcPr>
            <w:tcW w:w="1109" w:type="dxa"/>
            <w:tcBorders>
              <w:top w:val="nil"/>
              <w:left w:val="nil"/>
              <w:bottom w:val="single" w:color="auto" w:sz="4" w:space="0"/>
              <w:right w:val="single" w:color="auto" w:sz="4" w:space="0"/>
            </w:tcBorders>
            <w:vAlign w:val="center"/>
          </w:tcPr>
          <w:p w14:paraId="7D98DF0E">
            <w:pPr>
              <w:widowControl/>
              <w:tabs>
                <w:tab w:val="decimal" w:pos="0"/>
              </w:tabs>
              <w:ind w:firstLine="0" w:firstLineChars="0"/>
              <w:jc w:val="center"/>
              <w:rPr>
                <w:kern w:val="0"/>
                <w:sz w:val="18"/>
                <w:szCs w:val="18"/>
              </w:rPr>
            </w:pPr>
            <w:r>
              <w:rPr>
                <w:kern w:val="0"/>
                <w:sz w:val="18"/>
                <w:szCs w:val="18"/>
              </w:rPr>
              <w:t>10.449219</w:t>
            </w:r>
          </w:p>
        </w:tc>
        <w:tc>
          <w:tcPr>
            <w:tcW w:w="426" w:type="dxa"/>
            <w:tcBorders>
              <w:top w:val="nil"/>
              <w:left w:val="nil"/>
              <w:bottom w:val="single" w:color="auto" w:sz="4" w:space="0"/>
              <w:right w:val="single" w:color="auto" w:sz="4" w:space="0"/>
            </w:tcBorders>
            <w:vAlign w:val="center"/>
          </w:tcPr>
          <w:p w14:paraId="319709B8">
            <w:pPr>
              <w:widowControl/>
              <w:tabs>
                <w:tab w:val="decimal" w:pos="0"/>
              </w:tabs>
              <w:ind w:firstLine="0" w:firstLineChars="0"/>
              <w:jc w:val="center"/>
              <w:rPr>
                <w:kern w:val="0"/>
                <w:sz w:val="18"/>
                <w:szCs w:val="18"/>
              </w:rPr>
            </w:pPr>
            <w:r>
              <w:rPr>
                <w:kern w:val="0"/>
                <w:sz w:val="18"/>
                <w:szCs w:val="18"/>
              </w:rPr>
              <w:t>0</w:t>
            </w:r>
          </w:p>
        </w:tc>
      </w:tr>
      <w:tr w14:paraId="5AFC8A95">
        <w:tblPrEx>
          <w:tblCellMar>
            <w:top w:w="0" w:type="dxa"/>
            <w:left w:w="108" w:type="dxa"/>
            <w:bottom w:w="0" w:type="dxa"/>
            <w:right w:w="108" w:type="dxa"/>
          </w:tblCellMar>
        </w:tblPrEx>
        <w:trPr>
          <w:trHeight w:val="270" w:hRule="atLeast"/>
          <w:jc w:val="center"/>
        </w:trPr>
        <w:tc>
          <w:tcPr>
            <w:tcW w:w="953" w:type="dxa"/>
            <w:tcBorders>
              <w:top w:val="nil"/>
              <w:left w:val="single" w:color="auto" w:sz="4" w:space="0"/>
              <w:bottom w:val="single" w:color="auto" w:sz="4" w:space="0"/>
              <w:right w:val="single" w:color="auto" w:sz="4" w:space="0"/>
            </w:tcBorders>
            <w:shd w:val="clear" w:color="auto" w:fill="auto"/>
            <w:vAlign w:val="center"/>
          </w:tcPr>
          <w:p w14:paraId="79186A42">
            <w:pPr>
              <w:widowControl/>
              <w:tabs>
                <w:tab w:val="decimal" w:pos="0"/>
              </w:tabs>
              <w:ind w:firstLine="0" w:firstLineChars="0"/>
              <w:jc w:val="center"/>
              <w:rPr>
                <w:kern w:val="0"/>
                <w:sz w:val="18"/>
                <w:szCs w:val="18"/>
              </w:rPr>
            </w:pPr>
            <w:r>
              <w:rPr>
                <w:kern w:val="0"/>
                <w:sz w:val="18"/>
                <w:szCs w:val="18"/>
              </w:rPr>
              <w:t>45</w:t>
            </w:r>
          </w:p>
        </w:tc>
        <w:tc>
          <w:tcPr>
            <w:tcW w:w="1068" w:type="dxa"/>
            <w:tcBorders>
              <w:top w:val="nil"/>
              <w:left w:val="nil"/>
              <w:bottom w:val="single" w:color="auto" w:sz="4" w:space="0"/>
              <w:right w:val="single" w:color="auto" w:sz="4" w:space="0"/>
            </w:tcBorders>
            <w:shd w:val="clear" w:color="auto" w:fill="auto"/>
            <w:vAlign w:val="center"/>
          </w:tcPr>
          <w:p w14:paraId="15B37F28">
            <w:pPr>
              <w:widowControl/>
              <w:tabs>
                <w:tab w:val="decimal" w:pos="0"/>
              </w:tabs>
              <w:ind w:firstLine="0" w:firstLineChars="0"/>
              <w:jc w:val="center"/>
              <w:rPr>
                <w:kern w:val="0"/>
                <w:sz w:val="18"/>
                <w:szCs w:val="18"/>
              </w:rPr>
            </w:pPr>
            <w:r>
              <w:rPr>
                <w:kern w:val="0"/>
                <w:sz w:val="18"/>
                <w:szCs w:val="18"/>
              </w:rPr>
              <w:t>1.098633</w:t>
            </w:r>
          </w:p>
        </w:tc>
        <w:tc>
          <w:tcPr>
            <w:tcW w:w="588" w:type="dxa"/>
            <w:tcBorders>
              <w:top w:val="nil"/>
              <w:left w:val="nil"/>
              <w:bottom w:val="single" w:color="auto" w:sz="4" w:space="0"/>
              <w:right w:val="single" w:color="auto" w:sz="4" w:space="0"/>
            </w:tcBorders>
            <w:shd w:val="clear" w:color="auto" w:fill="auto"/>
            <w:vAlign w:val="center"/>
          </w:tcPr>
          <w:p w14:paraId="52612EB9">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42BF8AF1">
            <w:pPr>
              <w:widowControl/>
              <w:tabs>
                <w:tab w:val="decimal" w:pos="0"/>
              </w:tabs>
              <w:ind w:firstLine="0" w:firstLineChars="0"/>
              <w:jc w:val="center"/>
              <w:rPr>
                <w:kern w:val="0"/>
                <w:sz w:val="18"/>
                <w:szCs w:val="18"/>
              </w:rPr>
            </w:pPr>
            <w:r>
              <w:rPr>
                <w:kern w:val="0"/>
                <w:sz w:val="18"/>
                <w:szCs w:val="18"/>
              </w:rPr>
              <w:t>173</w:t>
            </w:r>
          </w:p>
        </w:tc>
        <w:tc>
          <w:tcPr>
            <w:tcW w:w="1068" w:type="dxa"/>
            <w:tcBorders>
              <w:top w:val="nil"/>
              <w:left w:val="nil"/>
              <w:bottom w:val="single" w:color="auto" w:sz="4" w:space="0"/>
              <w:right w:val="single" w:color="auto" w:sz="4" w:space="0"/>
            </w:tcBorders>
            <w:vAlign w:val="center"/>
          </w:tcPr>
          <w:p w14:paraId="2510620E">
            <w:pPr>
              <w:widowControl/>
              <w:tabs>
                <w:tab w:val="decimal" w:pos="0"/>
              </w:tabs>
              <w:ind w:firstLine="0" w:firstLineChars="0"/>
              <w:jc w:val="center"/>
              <w:rPr>
                <w:kern w:val="0"/>
                <w:sz w:val="18"/>
                <w:szCs w:val="18"/>
              </w:rPr>
            </w:pPr>
            <w:r>
              <w:rPr>
                <w:kern w:val="0"/>
                <w:sz w:val="18"/>
                <w:szCs w:val="18"/>
              </w:rPr>
              <w:t>4.223633</w:t>
            </w:r>
          </w:p>
        </w:tc>
        <w:tc>
          <w:tcPr>
            <w:tcW w:w="426" w:type="dxa"/>
            <w:tcBorders>
              <w:top w:val="nil"/>
              <w:left w:val="nil"/>
              <w:bottom w:val="single" w:color="auto" w:sz="4" w:space="0"/>
              <w:right w:val="single" w:color="auto" w:sz="4" w:space="0"/>
            </w:tcBorders>
            <w:vAlign w:val="center"/>
          </w:tcPr>
          <w:p w14:paraId="32CF46B5">
            <w:pPr>
              <w:widowControl/>
              <w:tabs>
                <w:tab w:val="decimal" w:pos="0"/>
              </w:tabs>
              <w:ind w:firstLine="0" w:firstLineChars="0"/>
              <w:jc w:val="center"/>
              <w:rPr>
                <w:kern w:val="0"/>
                <w:sz w:val="18"/>
                <w:szCs w:val="18"/>
              </w:rPr>
            </w:pPr>
            <w:r>
              <w:rPr>
                <w:kern w:val="0"/>
                <w:sz w:val="18"/>
                <w:szCs w:val="18"/>
              </w:rPr>
              <w:t>5</w:t>
            </w:r>
          </w:p>
        </w:tc>
        <w:tc>
          <w:tcPr>
            <w:tcW w:w="813" w:type="dxa"/>
            <w:tcBorders>
              <w:top w:val="nil"/>
              <w:left w:val="nil"/>
              <w:bottom w:val="single" w:color="auto" w:sz="4" w:space="0"/>
              <w:right w:val="single" w:color="auto" w:sz="4" w:space="0"/>
            </w:tcBorders>
            <w:vAlign w:val="center"/>
          </w:tcPr>
          <w:p w14:paraId="3C33B782">
            <w:pPr>
              <w:widowControl/>
              <w:tabs>
                <w:tab w:val="decimal" w:pos="0"/>
              </w:tabs>
              <w:ind w:firstLine="0" w:firstLineChars="0"/>
              <w:jc w:val="center"/>
              <w:rPr>
                <w:kern w:val="0"/>
                <w:sz w:val="18"/>
                <w:szCs w:val="18"/>
              </w:rPr>
            </w:pPr>
            <w:r>
              <w:rPr>
                <w:kern w:val="0"/>
                <w:sz w:val="18"/>
                <w:szCs w:val="18"/>
              </w:rPr>
              <w:t>301</w:t>
            </w:r>
          </w:p>
        </w:tc>
        <w:tc>
          <w:tcPr>
            <w:tcW w:w="1068" w:type="dxa"/>
            <w:tcBorders>
              <w:top w:val="nil"/>
              <w:left w:val="nil"/>
              <w:bottom w:val="single" w:color="auto" w:sz="4" w:space="0"/>
              <w:right w:val="single" w:color="auto" w:sz="4" w:space="0"/>
            </w:tcBorders>
            <w:vAlign w:val="center"/>
          </w:tcPr>
          <w:p w14:paraId="3B9B732E">
            <w:pPr>
              <w:widowControl/>
              <w:tabs>
                <w:tab w:val="decimal" w:pos="0"/>
              </w:tabs>
              <w:ind w:firstLine="0" w:firstLineChars="0"/>
              <w:jc w:val="center"/>
              <w:rPr>
                <w:kern w:val="0"/>
                <w:sz w:val="18"/>
                <w:szCs w:val="18"/>
              </w:rPr>
            </w:pPr>
            <w:r>
              <w:rPr>
                <w:kern w:val="0"/>
                <w:sz w:val="18"/>
                <w:szCs w:val="18"/>
              </w:rPr>
              <w:t>7.348633</w:t>
            </w:r>
          </w:p>
        </w:tc>
        <w:tc>
          <w:tcPr>
            <w:tcW w:w="426" w:type="dxa"/>
            <w:tcBorders>
              <w:top w:val="nil"/>
              <w:left w:val="nil"/>
              <w:bottom w:val="single" w:color="auto" w:sz="4" w:space="0"/>
              <w:right w:val="single" w:color="auto" w:sz="4" w:space="0"/>
            </w:tcBorders>
            <w:vAlign w:val="center"/>
          </w:tcPr>
          <w:p w14:paraId="60B262AC">
            <w:pPr>
              <w:widowControl/>
              <w:tabs>
                <w:tab w:val="decimal" w:pos="0"/>
              </w:tabs>
              <w:ind w:firstLine="0" w:firstLineChars="0"/>
              <w:jc w:val="center"/>
              <w:rPr>
                <w:kern w:val="0"/>
                <w:sz w:val="18"/>
                <w:szCs w:val="18"/>
              </w:rPr>
            </w:pPr>
            <w:r>
              <w:rPr>
                <w:kern w:val="0"/>
                <w:sz w:val="18"/>
                <w:szCs w:val="18"/>
              </w:rPr>
              <w:t>11</w:t>
            </w:r>
          </w:p>
        </w:tc>
        <w:tc>
          <w:tcPr>
            <w:tcW w:w="813" w:type="dxa"/>
            <w:tcBorders>
              <w:top w:val="nil"/>
              <w:left w:val="nil"/>
              <w:bottom w:val="single" w:color="auto" w:sz="4" w:space="0"/>
              <w:right w:val="single" w:color="auto" w:sz="4" w:space="0"/>
            </w:tcBorders>
            <w:vAlign w:val="center"/>
          </w:tcPr>
          <w:p w14:paraId="548DA7B1">
            <w:pPr>
              <w:widowControl/>
              <w:tabs>
                <w:tab w:val="decimal" w:pos="0"/>
              </w:tabs>
              <w:ind w:firstLine="0" w:firstLineChars="0"/>
              <w:jc w:val="center"/>
              <w:rPr>
                <w:kern w:val="0"/>
                <w:sz w:val="18"/>
                <w:szCs w:val="18"/>
              </w:rPr>
            </w:pPr>
            <w:r>
              <w:rPr>
                <w:kern w:val="0"/>
                <w:sz w:val="18"/>
                <w:szCs w:val="18"/>
              </w:rPr>
              <w:t>429</w:t>
            </w:r>
          </w:p>
        </w:tc>
        <w:tc>
          <w:tcPr>
            <w:tcW w:w="1109" w:type="dxa"/>
            <w:tcBorders>
              <w:top w:val="nil"/>
              <w:left w:val="nil"/>
              <w:bottom w:val="single" w:color="auto" w:sz="4" w:space="0"/>
              <w:right w:val="single" w:color="auto" w:sz="4" w:space="0"/>
            </w:tcBorders>
            <w:vAlign w:val="center"/>
          </w:tcPr>
          <w:p w14:paraId="7408622C">
            <w:pPr>
              <w:widowControl/>
              <w:tabs>
                <w:tab w:val="decimal" w:pos="0"/>
              </w:tabs>
              <w:ind w:firstLine="0" w:firstLineChars="0"/>
              <w:jc w:val="center"/>
              <w:rPr>
                <w:kern w:val="0"/>
                <w:sz w:val="18"/>
                <w:szCs w:val="18"/>
              </w:rPr>
            </w:pPr>
            <w:r>
              <w:rPr>
                <w:kern w:val="0"/>
                <w:sz w:val="18"/>
                <w:szCs w:val="18"/>
              </w:rPr>
              <w:t>10.473633</w:t>
            </w:r>
          </w:p>
        </w:tc>
        <w:tc>
          <w:tcPr>
            <w:tcW w:w="426" w:type="dxa"/>
            <w:tcBorders>
              <w:top w:val="nil"/>
              <w:left w:val="nil"/>
              <w:bottom w:val="single" w:color="auto" w:sz="4" w:space="0"/>
              <w:right w:val="single" w:color="auto" w:sz="4" w:space="0"/>
            </w:tcBorders>
            <w:vAlign w:val="center"/>
          </w:tcPr>
          <w:p w14:paraId="50FEB4D8">
            <w:pPr>
              <w:widowControl/>
              <w:tabs>
                <w:tab w:val="decimal" w:pos="0"/>
              </w:tabs>
              <w:ind w:firstLine="0" w:firstLineChars="0"/>
              <w:jc w:val="center"/>
              <w:rPr>
                <w:kern w:val="0"/>
                <w:sz w:val="18"/>
                <w:szCs w:val="18"/>
              </w:rPr>
            </w:pPr>
            <w:r>
              <w:rPr>
                <w:kern w:val="0"/>
                <w:sz w:val="18"/>
                <w:szCs w:val="18"/>
              </w:rPr>
              <w:t>11</w:t>
            </w:r>
          </w:p>
        </w:tc>
      </w:tr>
      <w:tr w14:paraId="38C96AB9">
        <w:tblPrEx>
          <w:tblCellMar>
            <w:top w:w="0" w:type="dxa"/>
            <w:left w:w="108" w:type="dxa"/>
            <w:bottom w:w="0" w:type="dxa"/>
            <w:right w:w="108" w:type="dxa"/>
          </w:tblCellMar>
        </w:tblPrEx>
        <w:trPr>
          <w:trHeight w:val="270" w:hRule="atLeast"/>
          <w:jc w:val="center"/>
        </w:trPr>
        <w:tc>
          <w:tcPr>
            <w:tcW w:w="953" w:type="dxa"/>
            <w:tcBorders>
              <w:top w:val="nil"/>
              <w:left w:val="single" w:color="auto" w:sz="4" w:space="0"/>
              <w:bottom w:val="single" w:color="auto" w:sz="4" w:space="0"/>
              <w:right w:val="single" w:color="auto" w:sz="4" w:space="0"/>
            </w:tcBorders>
            <w:shd w:val="clear" w:color="auto" w:fill="auto"/>
            <w:vAlign w:val="center"/>
          </w:tcPr>
          <w:p w14:paraId="4172C229">
            <w:pPr>
              <w:widowControl/>
              <w:tabs>
                <w:tab w:val="decimal" w:pos="0"/>
              </w:tabs>
              <w:ind w:firstLine="0" w:firstLineChars="0"/>
              <w:jc w:val="center"/>
              <w:rPr>
                <w:kern w:val="0"/>
                <w:sz w:val="18"/>
                <w:szCs w:val="18"/>
              </w:rPr>
            </w:pPr>
            <w:r>
              <w:rPr>
                <w:kern w:val="0"/>
                <w:sz w:val="18"/>
                <w:szCs w:val="18"/>
              </w:rPr>
              <w:t>46</w:t>
            </w:r>
          </w:p>
        </w:tc>
        <w:tc>
          <w:tcPr>
            <w:tcW w:w="1068" w:type="dxa"/>
            <w:tcBorders>
              <w:top w:val="nil"/>
              <w:left w:val="nil"/>
              <w:bottom w:val="single" w:color="auto" w:sz="4" w:space="0"/>
              <w:right w:val="single" w:color="auto" w:sz="4" w:space="0"/>
            </w:tcBorders>
            <w:shd w:val="clear" w:color="auto" w:fill="auto"/>
            <w:vAlign w:val="center"/>
          </w:tcPr>
          <w:p w14:paraId="5AC20811">
            <w:pPr>
              <w:widowControl/>
              <w:tabs>
                <w:tab w:val="decimal" w:pos="0"/>
              </w:tabs>
              <w:ind w:firstLine="0" w:firstLineChars="0"/>
              <w:jc w:val="center"/>
              <w:rPr>
                <w:kern w:val="0"/>
                <w:sz w:val="18"/>
                <w:szCs w:val="18"/>
              </w:rPr>
            </w:pPr>
            <w:r>
              <w:rPr>
                <w:kern w:val="0"/>
                <w:sz w:val="18"/>
                <w:szCs w:val="18"/>
              </w:rPr>
              <w:t>1.123047</w:t>
            </w:r>
          </w:p>
        </w:tc>
        <w:tc>
          <w:tcPr>
            <w:tcW w:w="588" w:type="dxa"/>
            <w:tcBorders>
              <w:top w:val="nil"/>
              <w:left w:val="nil"/>
              <w:bottom w:val="single" w:color="auto" w:sz="4" w:space="0"/>
              <w:right w:val="single" w:color="auto" w:sz="4" w:space="0"/>
            </w:tcBorders>
            <w:shd w:val="clear" w:color="auto" w:fill="auto"/>
            <w:vAlign w:val="center"/>
          </w:tcPr>
          <w:p w14:paraId="0A838E90">
            <w:pPr>
              <w:widowControl/>
              <w:tabs>
                <w:tab w:val="decimal" w:pos="0"/>
              </w:tabs>
              <w:ind w:firstLine="0" w:firstLineChars="0"/>
              <w:jc w:val="center"/>
              <w:rPr>
                <w:kern w:val="0"/>
                <w:sz w:val="18"/>
                <w:szCs w:val="18"/>
              </w:rPr>
            </w:pPr>
            <w:r>
              <w:rPr>
                <w:kern w:val="0"/>
                <w:sz w:val="18"/>
                <w:szCs w:val="18"/>
              </w:rPr>
              <w:t>11</w:t>
            </w:r>
          </w:p>
        </w:tc>
        <w:tc>
          <w:tcPr>
            <w:tcW w:w="813" w:type="dxa"/>
            <w:tcBorders>
              <w:top w:val="nil"/>
              <w:left w:val="nil"/>
              <w:bottom w:val="single" w:color="auto" w:sz="4" w:space="0"/>
              <w:right w:val="single" w:color="auto" w:sz="4" w:space="0"/>
            </w:tcBorders>
            <w:vAlign w:val="center"/>
          </w:tcPr>
          <w:p w14:paraId="6430E2D7">
            <w:pPr>
              <w:widowControl/>
              <w:tabs>
                <w:tab w:val="decimal" w:pos="0"/>
              </w:tabs>
              <w:ind w:firstLine="0" w:firstLineChars="0"/>
              <w:jc w:val="center"/>
              <w:rPr>
                <w:kern w:val="0"/>
                <w:sz w:val="18"/>
                <w:szCs w:val="18"/>
              </w:rPr>
            </w:pPr>
            <w:r>
              <w:rPr>
                <w:kern w:val="0"/>
                <w:sz w:val="18"/>
                <w:szCs w:val="18"/>
              </w:rPr>
              <w:t>174</w:t>
            </w:r>
          </w:p>
        </w:tc>
        <w:tc>
          <w:tcPr>
            <w:tcW w:w="1068" w:type="dxa"/>
            <w:tcBorders>
              <w:top w:val="nil"/>
              <w:left w:val="nil"/>
              <w:bottom w:val="single" w:color="auto" w:sz="4" w:space="0"/>
              <w:right w:val="single" w:color="auto" w:sz="4" w:space="0"/>
            </w:tcBorders>
            <w:vAlign w:val="center"/>
          </w:tcPr>
          <w:p w14:paraId="36BD6D77">
            <w:pPr>
              <w:widowControl/>
              <w:tabs>
                <w:tab w:val="decimal" w:pos="0"/>
              </w:tabs>
              <w:ind w:firstLine="0" w:firstLineChars="0"/>
              <w:jc w:val="center"/>
              <w:rPr>
                <w:kern w:val="0"/>
                <w:sz w:val="18"/>
                <w:szCs w:val="18"/>
              </w:rPr>
            </w:pPr>
            <w:r>
              <w:rPr>
                <w:kern w:val="0"/>
                <w:sz w:val="18"/>
                <w:szCs w:val="18"/>
              </w:rPr>
              <w:t>4.248047</w:t>
            </w:r>
          </w:p>
        </w:tc>
        <w:tc>
          <w:tcPr>
            <w:tcW w:w="426" w:type="dxa"/>
            <w:tcBorders>
              <w:top w:val="nil"/>
              <w:left w:val="nil"/>
              <w:bottom w:val="single" w:color="auto" w:sz="4" w:space="0"/>
              <w:right w:val="single" w:color="auto" w:sz="4" w:space="0"/>
            </w:tcBorders>
            <w:vAlign w:val="center"/>
          </w:tcPr>
          <w:p w14:paraId="5383F1E7">
            <w:pPr>
              <w:widowControl/>
              <w:tabs>
                <w:tab w:val="decimal" w:pos="0"/>
              </w:tabs>
              <w:ind w:firstLine="0" w:firstLineChars="0"/>
              <w:jc w:val="center"/>
              <w:rPr>
                <w:kern w:val="0"/>
                <w:sz w:val="18"/>
                <w:szCs w:val="18"/>
              </w:rPr>
            </w:pPr>
            <w:r>
              <w:rPr>
                <w:kern w:val="0"/>
                <w:sz w:val="18"/>
                <w:szCs w:val="18"/>
              </w:rPr>
              <w:t>12</w:t>
            </w:r>
          </w:p>
        </w:tc>
        <w:tc>
          <w:tcPr>
            <w:tcW w:w="813" w:type="dxa"/>
            <w:tcBorders>
              <w:top w:val="nil"/>
              <w:left w:val="nil"/>
              <w:bottom w:val="single" w:color="auto" w:sz="4" w:space="0"/>
              <w:right w:val="single" w:color="auto" w:sz="4" w:space="0"/>
            </w:tcBorders>
            <w:vAlign w:val="center"/>
          </w:tcPr>
          <w:p w14:paraId="56C9703C">
            <w:pPr>
              <w:widowControl/>
              <w:tabs>
                <w:tab w:val="decimal" w:pos="0"/>
              </w:tabs>
              <w:ind w:firstLine="0" w:firstLineChars="0"/>
              <w:jc w:val="center"/>
              <w:rPr>
                <w:kern w:val="0"/>
                <w:sz w:val="18"/>
                <w:szCs w:val="18"/>
              </w:rPr>
            </w:pPr>
            <w:r>
              <w:rPr>
                <w:kern w:val="0"/>
                <w:sz w:val="18"/>
                <w:szCs w:val="18"/>
              </w:rPr>
              <w:t>302</w:t>
            </w:r>
          </w:p>
        </w:tc>
        <w:tc>
          <w:tcPr>
            <w:tcW w:w="1068" w:type="dxa"/>
            <w:tcBorders>
              <w:top w:val="nil"/>
              <w:left w:val="nil"/>
              <w:bottom w:val="single" w:color="auto" w:sz="4" w:space="0"/>
              <w:right w:val="single" w:color="auto" w:sz="4" w:space="0"/>
            </w:tcBorders>
            <w:vAlign w:val="center"/>
          </w:tcPr>
          <w:p w14:paraId="6DF17515">
            <w:pPr>
              <w:widowControl/>
              <w:tabs>
                <w:tab w:val="decimal" w:pos="0"/>
              </w:tabs>
              <w:ind w:firstLine="0" w:firstLineChars="0"/>
              <w:jc w:val="center"/>
              <w:rPr>
                <w:kern w:val="0"/>
                <w:sz w:val="18"/>
                <w:szCs w:val="18"/>
              </w:rPr>
            </w:pPr>
            <w:r>
              <w:rPr>
                <w:kern w:val="0"/>
                <w:sz w:val="18"/>
                <w:szCs w:val="18"/>
              </w:rPr>
              <w:t>7.373047</w:t>
            </w:r>
          </w:p>
        </w:tc>
        <w:tc>
          <w:tcPr>
            <w:tcW w:w="426" w:type="dxa"/>
            <w:tcBorders>
              <w:top w:val="nil"/>
              <w:left w:val="nil"/>
              <w:bottom w:val="single" w:color="auto" w:sz="4" w:space="0"/>
              <w:right w:val="single" w:color="auto" w:sz="4" w:space="0"/>
            </w:tcBorders>
            <w:vAlign w:val="center"/>
          </w:tcPr>
          <w:p w14:paraId="5A689062">
            <w:pPr>
              <w:widowControl/>
              <w:tabs>
                <w:tab w:val="decimal" w:pos="0"/>
              </w:tabs>
              <w:ind w:firstLine="0" w:firstLineChars="0"/>
              <w:jc w:val="center"/>
              <w:rPr>
                <w:kern w:val="0"/>
                <w:sz w:val="18"/>
                <w:szCs w:val="18"/>
              </w:rPr>
            </w:pPr>
            <w:r>
              <w:rPr>
                <w:kern w:val="0"/>
                <w:sz w:val="18"/>
                <w:szCs w:val="18"/>
              </w:rPr>
              <w:t>5</w:t>
            </w:r>
          </w:p>
        </w:tc>
        <w:tc>
          <w:tcPr>
            <w:tcW w:w="813" w:type="dxa"/>
            <w:tcBorders>
              <w:top w:val="nil"/>
              <w:left w:val="nil"/>
              <w:bottom w:val="single" w:color="auto" w:sz="4" w:space="0"/>
              <w:right w:val="single" w:color="auto" w:sz="4" w:space="0"/>
            </w:tcBorders>
            <w:vAlign w:val="center"/>
          </w:tcPr>
          <w:p w14:paraId="43A2D07E">
            <w:pPr>
              <w:widowControl/>
              <w:tabs>
                <w:tab w:val="decimal" w:pos="0"/>
              </w:tabs>
              <w:ind w:firstLine="0" w:firstLineChars="0"/>
              <w:jc w:val="center"/>
              <w:rPr>
                <w:kern w:val="0"/>
                <w:sz w:val="18"/>
                <w:szCs w:val="18"/>
              </w:rPr>
            </w:pPr>
            <w:r>
              <w:rPr>
                <w:kern w:val="0"/>
                <w:sz w:val="18"/>
                <w:szCs w:val="18"/>
              </w:rPr>
              <w:t>430</w:t>
            </w:r>
          </w:p>
        </w:tc>
        <w:tc>
          <w:tcPr>
            <w:tcW w:w="1109" w:type="dxa"/>
            <w:tcBorders>
              <w:top w:val="nil"/>
              <w:left w:val="nil"/>
              <w:bottom w:val="single" w:color="auto" w:sz="4" w:space="0"/>
              <w:right w:val="single" w:color="auto" w:sz="4" w:space="0"/>
            </w:tcBorders>
            <w:vAlign w:val="center"/>
          </w:tcPr>
          <w:p w14:paraId="38955A60">
            <w:pPr>
              <w:widowControl/>
              <w:tabs>
                <w:tab w:val="decimal" w:pos="0"/>
              </w:tabs>
              <w:ind w:firstLine="0" w:firstLineChars="0"/>
              <w:jc w:val="center"/>
              <w:rPr>
                <w:kern w:val="0"/>
                <w:sz w:val="18"/>
                <w:szCs w:val="18"/>
              </w:rPr>
            </w:pPr>
            <w:r>
              <w:rPr>
                <w:kern w:val="0"/>
                <w:sz w:val="18"/>
                <w:szCs w:val="18"/>
              </w:rPr>
              <w:t>10.498047</w:t>
            </w:r>
          </w:p>
        </w:tc>
        <w:tc>
          <w:tcPr>
            <w:tcW w:w="426" w:type="dxa"/>
            <w:tcBorders>
              <w:top w:val="nil"/>
              <w:left w:val="nil"/>
              <w:bottom w:val="single" w:color="auto" w:sz="4" w:space="0"/>
              <w:right w:val="single" w:color="auto" w:sz="4" w:space="0"/>
            </w:tcBorders>
            <w:vAlign w:val="center"/>
          </w:tcPr>
          <w:p w14:paraId="43CEF3AC">
            <w:pPr>
              <w:widowControl/>
              <w:tabs>
                <w:tab w:val="decimal" w:pos="0"/>
              </w:tabs>
              <w:ind w:firstLine="0" w:firstLineChars="0"/>
              <w:jc w:val="center"/>
              <w:rPr>
                <w:kern w:val="0"/>
                <w:sz w:val="18"/>
                <w:szCs w:val="18"/>
              </w:rPr>
            </w:pPr>
            <w:r>
              <w:rPr>
                <w:kern w:val="0"/>
                <w:sz w:val="18"/>
                <w:szCs w:val="18"/>
              </w:rPr>
              <w:t>5</w:t>
            </w:r>
          </w:p>
        </w:tc>
      </w:tr>
      <w:tr w14:paraId="1B31B0BF">
        <w:tblPrEx>
          <w:tblCellMar>
            <w:top w:w="0" w:type="dxa"/>
            <w:left w:w="108" w:type="dxa"/>
            <w:bottom w:w="0" w:type="dxa"/>
            <w:right w:w="108" w:type="dxa"/>
          </w:tblCellMar>
        </w:tblPrEx>
        <w:trPr>
          <w:trHeight w:val="270" w:hRule="atLeast"/>
          <w:jc w:val="center"/>
        </w:trPr>
        <w:tc>
          <w:tcPr>
            <w:tcW w:w="953" w:type="dxa"/>
            <w:tcBorders>
              <w:top w:val="nil"/>
              <w:left w:val="single" w:color="auto" w:sz="4" w:space="0"/>
              <w:bottom w:val="single" w:color="auto" w:sz="4" w:space="0"/>
              <w:right w:val="single" w:color="auto" w:sz="4" w:space="0"/>
            </w:tcBorders>
            <w:shd w:val="clear" w:color="auto" w:fill="auto"/>
            <w:vAlign w:val="center"/>
          </w:tcPr>
          <w:p w14:paraId="00CBE894">
            <w:pPr>
              <w:widowControl/>
              <w:tabs>
                <w:tab w:val="decimal" w:pos="0"/>
              </w:tabs>
              <w:ind w:firstLine="0" w:firstLineChars="0"/>
              <w:jc w:val="center"/>
              <w:rPr>
                <w:kern w:val="0"/>
                <w:sz w:val="18"/>
                <w:szCs w:val="18"/>
              </w:rPr>
            </w:pPr>
            <w:r>
              <w:rPr>
                <w:kern w:val="0"/>
                <w:sz w:val="18"/>
                <w:szCs w:val="18"/>
              </w:rPr>
              <w:t>47</w:t>
            </w:r>
          </w:p>
        </w:tc>
        <w:tc>
          <w:tcPr>
            <w:tcW w:w="1068" w:type="dxa"/>
            <w:tcBorders>
              <w:top w:val="nil"/>
              <w:left w:val="nil"/>
              <w:bottom w:val="single" w:color="auto" w:sz="4" w:space="0"/>
              <w:right w:val="single" w:color="auto" w:sz="4" w:space="0"/>
            </w:tcBorders>
            <w:shd w:val="clear" w:color="auto" w:fill="auto"/>
            <w:vAlign w:val="center"/>
          </w:tcPr>
          <w:p w14:paraId="19A1D360">
            <w:pPr>
              <w:widowControl/>
              <w:tabs>
                <w:tab w:val="decimal" w:pos="0"/>
              </w:tabs>
              <w:ind w:firstLine="0" w:firstLineChars="0"/>
              <w:jc w:val="center"/>
              <w:rPr>
                <w:kern w:val="0"/>
                <w:sz w:val="18"/>
                <w:szCs w:val="18"/>
              </w:rPr>
            </w:pPr>
            <w:r>
              <w:rPr>
                <w:kern w:val="0"/>
                <w:sz w:val="18"/>
                <w:szCs w:val="18"/>
              </w:rPr>
              <w:t>1.147461</w:t>
            </w:r>
          </w:p>
        </w:tc>
        <w:tc>
          <w:tcPr>
            <w:tcW w:w="588" w:type="dxa"/>
            <w:tcBorders>
              <w:top w:val="nil"/>
              <w:left w:val="nil"/>
              <w:bottom w:val="single" w:color="auto" w:sz="4" w:space="0"/>
              <w:right w:val="single" w:color="auto" w:sz="4" w:space="0"/>
            </w:tcBorders>
            <w:shd w:val="clear" w:color="auto" w:fill="auto"/>
            <w:vAlign w:val="center"/>
          </w:tcPr>
          <w:p w14:paraId="4DB03B0F">
            <w:pPr>
              <w:widowControl/>
              <w:tabs>
                <w:tab w:val="decimal" w:pos="0"/>
              </w:tabs>
              <w:ind w:firstLine="0" w:firstLineChars="0"/>
              <w:jc w:val="center"/>
              <w:rPr>
                <w:kern w:val="0"/>
                <w:sz w:val="18"/>
                <w:szCs w:val="18"/>
              </w:rPr>
            </w:pPr>
            <w:r>
              <w:rPr>
                <w:kern w:val="0"/>
                <w:sz w:val="18"/>
                <w:szCs w:val="18"/>
              </w:rPr>
              <w:t>7</w:t>
            </w:r>
          </w:p>
        </w:tc>
        <w:tc>
          <w:tcPr>
            <w:tcW w:w="813" w:type="dxa"/>
            <w:tcBorders>
              <w:top w:val="nil"/>
              <w:left w:val="nil"/>
              <w:bottom w:val="single" w:color="auto" w:sz="4" w:space="0"/>
              <w:right w:val="single" w:color="auto" w:sz="4" w:space="0"/>
            </w:tcBorders>
            <w:vAlign w:val="center"/>
          </w:tcPr>
          <w:p w14:paraId="4DD0FEB2">
            <w:pPr>
              <w:widowControl/>
              <w:tabs>
                <w:tab w:val="decimal" w:pos="0"/>
              </w:tabs>
              <w:ind w:firstLine="0" w:firstLineChars="0"/>
              <w:jc w:val="center"/>
              <w:rPr>
                <w:kern w:val="0"/>
                <w:sz w:val="18"/>
                <w:szCs w:val="18"/>
              </w:rPr>
            </w:pPr>
            <w:r>
              <w:rPr>
                <w:kern w:val="0"/>
                <w:sz w:val="18"/>
                <w:szCs w:val="18"/>
              </w:rPr>
              <w:t>175</w:t>
            </w:r>
          </w:p>
        </w:tc>
        <w:tc>
          <w:tcPr>
            <w:tcW w:w="1068" w:type="dxa"/>
            <w:tcBorders>
              <w:top w:val="nil"/>
              <w:left w:val="nil"/>
              <w:bottom w:val="single" w:color="auto" w:sz="4" w:space="0"/>
              <w:right w:val="single" w:color="auto" w:sz="4" w:space="0"/>
            </w:tcBorders>
            <w:vAlign w:val="center"/>
          </w:tcPr>
          <w:p w14:paraId="06344ECC">
            <w:pPr>
              <w:widowControl/>
              <w:tabs>
                <w:tab w:val="decimal" w:pos="0"/>
              </w:tabs>
              <w:ind w:firstLine="0" w:firstLineChars="0"/>
              <w:jc w:val="center"/>
              <w:rPr>
                <w:kern w:val="0"/>
                <w:sz w:val="18"/>
                <w:szCs w:val="18"/>
              </w:rPr>
            </w:pPr>
            <w:r>
              <w:rPr>
                <w:kern w:val="0"/>
                <w:sz w:val="18"/>
                <w:szCs w:val="18"/>
              </w:rPr>
              <w:t>4.272461</w:t>
            </w:r>
          </w:p>
        </w:tc>
        <w:tc>
          <w:tcPr>
            <w:tcW w:w="426" w:type="dxa"/>
            <w:tcBorders>
              <w:top w:val="nil"/>
              <w:left w:val="nil"/>
              <w:bottom w:val="single" w:color="auto" w:sz="4" w:space="0"/>
              <w:right w:val="single" w:color="auto" w:sz="4" w:space="0"/>
            </w:tcBorders>
            <w:vAlign w:val="center"/>
          </w:tcPr>
          <w:p w14:paraId="472A78D3">
            <w:pPr>
              <w:widowControl/>
              <w:tabs>
                <w:tab w:val="decimal" w:pos="0"/>
              </w:tabs>
              <w:ind w:firstLine="0" w:firstLineChars="0"/>
              <w:jc w:val="center"/>
              <w:rPr>
                <w:kern w:val="0"/>
                <w:sz w:val="18"/>
                <w:szCs w:val="18"/>
              </w:rPr>
            </w:pPr>
            <w:r>
              <w:rPr>
                <w:kern w:val="0"/>
                <w:sz w:val="18"/>
                <w:szCs w:val="18"/>
              </w:rPr>
              <w:t>4</w:t>
            </w:r>
          </w:p>
        </w:tc>
        <w:tc>
          <w:tcPr>
            <w:tcW w:w="813" w:type="dxa"/>
            <w:tcBorders>
              <w:top w:val="nil"/>
              <w:left w:val="nil"/>
              <w:bottom w:val="single" w:color="auto" w:sz="4" w:space="0"/>
              <w:right w:val="single" w:color="auto" w:sz="4" w:space="0"/>
            </w:tcBorders>
            <w:vAlign w:val="center"/>
          </w:tcPr>
          <w:p w14:paraId="27C83E31">
            <w:pPr>
              <w:widowControl/>
              <w:tabs>
                <w:tab w:val="decimal" w:pos="0"/>
              </w:tabs>
              <w:ind w:firstLine="0" w:firstLineChars="0"/>
              <w:jc w:val="center"/>
              <w:rPr>
                <w:kern w:val="0"/>
                <w:sz w:val="18"/>
                <w:szCs w:val="18"/>
              </w:rPr>
            </w:pPr>
            <w:r>
              <w:rPr>
                <w:kern w:val="0"/>
                <w:sz w:val="18"/>
                <w:szCs w:val="18"/>
              </w:rPr>
              <w:t>303</w:t>
            </w:r>
          </w:p>
        </w:tc>
        <w:tc>
          <w:tcPr>
            <w:tcW w:w="1068" w:type="dxa"/>
            <w:tcBorders>
              <w:top w:val="nil"/>
              <w:left w:val="nil"/>
              <w:bottom w:val="single" w:color="auto" w:sz="4" w:space="0"/>
              <w:right w:val="single" w:color="auto" w:sz="4" w:space="0"/>
            </w:tcBorders>
            <w:vAlign w:val="center"/>
          </w:tcPr>
          <w:p w14:paraId="40A99C4F">
            <w:pPr>
              <w:widowControl/>
              <w:tabs>
                <w:tab w:val="decimal" w:pos="0"/>
              </w:tabs>
              <w:ind w:firstLine="0" w:firstLineChars="0"/>
              <w:jc w:val="center"/>
              <w:rPr>
                <w:kern w:val="0"/>
                <w:sz w:val="18"/>
                <w:szCs w:val="18"/>
              </w:rPr>
            </w:pPr>
            <w:r>
              <w:rPr>
                <w:kern w:val="0"/>
                <w:sz w:val="18"/>
                <w:szCs w:val="18"/>
              </w:rPr>
              <w:t>7.397461</w:t>
            </w:r>
          </w:p>
        </w:tc>
        <w:tc>
          <w:tcPr>
            <w:tcW w:w="426" w:type="dxa"/>
            <w:tcBorders>
              <w:top w:val="nil"/>
              <w:left w:val="nil"/>
              <w:bottom w:val="single" w:color="auto" w:sz="4" w:space="0"/>
              <w:right w:val="single" w:color="auto" w:sz="4" w:space="0"/>
            </w:tcBorders>
            <w:vAlign w:val="center"/>
          </w:tcPr>
          <w:p w14:paraId="5F31F8C3">
            <w:pPr>
              <w:widowControl/>
              <w:tabs>
                <w:tab w:val="decimal" w:pos="0"/>
              </w:tabs>
              <w:ind w:firstLine="0" w:firstLineChars="0"/>
              <w:jc w:val="center"/>
              <w:rPr>
                <w:kern w:val="0"/>
                <w:sz w:val="18"/>
                <w:szCs w:val="18"/>
              </w:rPr>
            </w:pPr>
            <w:r>
              <w:rPr>
                <w:kern w:val="0"/>
                <w:sz w:val="18"/>
                <w:szCs w:val="18"/>
              </w:rPr>
              <w:t>15</w:t>
            </w:r>
          </w:p>
        </w:tc>
        <w:tc>
          <w:tcPr>
            <w:tcW w:w="813" w:type="dxa"/>
            <w:tcBorders>
              <w:top w:val="nil"/>
              <w:left w:val="nil"/>
              <w:bottom w:val="single" w:color="auto" w:sz="4" w:space="0"/>
              <w:right w:val="single" w:color="auto" w:sz="4" w:space="0"/>
            </w:tcBorders>
            <w:vAlign w:val="center"/>
          </w:tcPr>
          <w:p w14:paraId="1CA928B2">
            <w:pPr>
              <w:widowControl/>
              <w:tabs>
                <w:tab w:val="decimal" w:pos="0"/>
              </w:tabs>
              <w:ind w:firstLine="0" w:firstLineChars="0"/>
              <w:jc w:val="center"/>
              <w:rPr>
                <w:kern w:val="0"/>
                <w:sz w:val="18"/>
                <w:szCs w:val="18"/>
              </w:rPr>
            </w:pPr>
            <w:r>
              <w:rPr>
                <w:kern w:val="0"/>
                <w:sz w:val="18"/>
                <w:szCs w:val="18"/>
              </w:rPr>
              <w:t>431</w:t>
            </w:r>
          </w:p>
        </w:tc>
        <w:tc>
          <w:tcPr>
            <w:tcW w:w="1109" w:type="dxa"/>
            <w:tcBorders>
              <w:top w:val="nil"/>
              <w:left w:val="nil"/>
              <w:bottom w:val="single" w:color="auto" w:sz="4" w:space="0"/>
              <w:right w:val="single" w:color="auto" w:sz="4" w:space="0"/>
            </w:tcBorders>
            <w:vAlign w:val="center"/>
          </w:tcPr>
          <w:p w14:paraId="0626C434">
            <w:pPr>
              <w:widowControl/>
              <w:tabs>
                <w:tab w:val="decimal" w:pos="0"/>
              </w:tabs>
              <w:ind w:firstLine="0" w:firstLineChars="0"/>
              <w:jc w:val="center"/>
              <w:rPr>
                <w:kern w:val="0"/>
                <w:sz w:val="18"/>
                <w:szCs w:val="18"/>
              </w:rPr>
            </w:pPr>
            <w:r>
              <w:rPr>
                <w:kern w:val="0"/>
                <w:sz w:val="18"/>
                <w:szCs w:val="18"/>
              </w:rPr>
              <w:t>10.522461</w:t>
            </w:r>
          </w:p>
        </w:tc>
        <w:tc>
          <w:tcPr>
            <w:tcW w:w="426" w:type="dxa"/>
            <w:tcBorders>
              <w:top w:val="nil"/>
              <w:left w:val="nil"/>
              <w:bottom w:val="single" w:color="auto" w:sz="4" w:space="0"/>
              <w:right w:val="single" w:color="auto" w:sz="4" w:space="0"/>
            </w:tcBorders>
            <w:vAlign w:val="center"/>
          </w:tcPr>
          <w:p w14:paraId="7CCBEEEE">
            <w:pPr>
              <w:widowControl/>
              <w:tabs>
                <w:tab w:val="decimal" w:pos="0"/>
              </w:tabs>
              <w:ind w:firstLine="0" w:firstLineChars="0"/>
              <w:jc w:val="center"/>
              <w:rPr>
                <w:kern w:val="0"/>
                <w:sz w:val="18"/>
                <w:szCs w:val="18"/>
              </w:rPr>
            </w:pPr>
            <w:r>
              <w:rPr>
                <w:kern w:val="0"/>
                <w:sz w:val="18"/>
                <w:szCs w:val="18"/>
              </w:rPr>
              <w:t>0</w:t>
            </w:r>
          </w:p>
        </w:tc>
      </w:tr>
      <w:tr w14:paraId="7F2691BA">
        <w:tblPrEx>
          <w:tblCellMar>
            <w:top w:w="0" w:type="dxa"/>
            <w:left w:w="108" w:type="dxa"/>
            <w:bottom w:w="0" w:type="dxa"/>
            <w:right w:w="108" w:type="dxa"/>
          </w:tblCellMar>
        </w:tblPrEx>
        <w:trPr>
          <w:trHeight w:val="270" w:hRule="atLeast"/>
          <w:jc w:val="center"/>
        </w:trPr>
        <w:tc>
          <w:tcPr>
            <w:tcW w:w="953" w:type="dxa"/>
            <w:tcBorders>
              <w:top w:val="nil"/>
              <w:left w:val="single" w:color="auto" w:sz="4" w:space="0"/>
              <w:bottom w:val="single" w:color="auto" w:sz="4" w:space="0"/>
              <w:right w:val="single" w:color="auto" w:sz="4" w:space="0"/>
            </w:tcBorders>
            <w:shd w:val="clear" w:color="auto" w:fill="auto"/>
            <w:vAlign w:val="center"/>
          </w:tcPr>
          <w:p w14:paraId="4ED0124B">
            <w:pPr>
              <w:widowControl/>
              <w:tabs>
                <w:tab w:val="decimal" w:pos="0"/>
              </w:tabs>
              <w:ind w:firstLine="0" w:firstLineChars="0"/>
              <w:jc w:val="center"/>
              <w:rPr>
                <w:kern w:val="0"/>
                <w:sz w:val="18"/>
                <w:szCs w:val="18"/>
              </w:rPr>
            </w:pPr>
            <w:r>
              <w:rPr>
                <w:kern w:val="0"/>
                <w:sz w:val="18"/>
                <w:szCs w:val="18"/>
              </w:rPr>
              <w:t>48</w:t>
            </w:r>
          </w:p>
        </w:tc>
        <w:tc>
          <w:tcPr>
            <w:tcW w:w="1068" w:type="dxa"/>
            <w:tcBorders>
              <w:top w:val="nil"/>
              <w:left w:val="nil"/>
              <w:bottom w:val="single" w:color="auto" w:sz="4" w:space="0"/>
              <w:right w:val="single" w:color="auto" w:sz="4" w:space="0"/>
            </w:tcBorders>
            <w:shd w:val="clear" w:color="auto" w:fill="auto"/>
            <w:vAlign w:val="center"/>
          </w:tcPr>
          <w:p w14:paraId="5BFCF2CB">
            <w:pPr>
              <w:widowControl/>
              <w:tabs>
                <w:tab w:val="decimal" w:pos="0"/>
              </w:tabs>
              <w:ind w:firstLine="0" w:firstLineChars="0"/>
              <w:jc w:val="center"/>
              <w:rPr>
                <w:kern w:val="0"/>
                <w:sz w:val="18"/>
                <w:szCs w:val="18"/>
              </w:rPr>
            </w:pPr>
            <w:r>
              <w:rPr>
                <w:kern w:val="0"/>
                <w:sz w:val="18"/>
                <w:szCs w:val="18"/>
              </w:rPr>
              <w:t>1.171875</w:t>
            </w:r>
          </w:p>
        </w:tc>
        <w:tc>
          <w:tcPr>
            <w:tcW w:w="588" w:type="dxa"/>
            <w:tcBorders>
              <w:top w:val="nil"/>
              <w:left w:val="nil"/>
              <w:bottom w:val="single" w:color="auto" w:sz="4" w:space="0"/>
              <w:right w:val="single" w:color="auto" w:sz="4" w:space="0"/>
            </w:tcBorders>
            <w:shd w:val="clear" w:color="auto" w:fill="auto"/>
            <w:vAlign w:val="center"/>
          </w:tcPr>
          <w:p w14:paraId="20CD6E3A">
            <w:pPr>
              <w:widowControl/>
              <w:tabs>
                <w:tab w:val="decimal" w:pos="0"/>
              </w:tabs>
              <w:ind w:firstLine="0" w:firstLineChars="0"/>
              <w:jc w:val="center"/>
              <w:rPr>
                <w:kern w:val="0"/>
                <w:sz w:val="18"/>
                <w:szCs w:val="18"/>
              </w:rPr>
            </w:pPr>
            <w:r>
              <w:rPr>
                <w:kern w:val="0"/>
                <w:sz w:val="18"/>
                <w:szCs w:val="18"/>
              </w:rPr>
              <w:t>2</w:t>
            </w:r>
          </w:p>
        </w:tc>
        <w:tc>
          <w:tcPr>
            <w:tcW w:w="813" w:type="dxa"/>
            <w:tcBorders>
              <w:top w:val="nil"/>
              <w:left w:val="nil"/>
              <w:bottom w:val="single" w:color="auto" w:sz="4" w:space="0"/>
              <w:right w:val="single" w:color="auto" w:sz="4" w:space="0"/>
            </w:tcBorders>
            <w:vAlign w:val="center"/>
          </w:tcPr>
          <w:p w14:paraId="1883E064">
            <w:pPr>
              <w:widowControl/>
              <w:tabs>
                <w:tab w:val="decimal" w:pos="0"/>
              </w:tabs>
              <w:ind w:firstLine="0" w:firstLineChars="0"/>
              <w:jc w:val="center"/>
              <w:rPr>
                <w:kern w:val="0"/>
                <w:sz w:val="18"/>
                <w:szCs w:val="18"/>
              </w:rPr>
            </w:pPr>
            <w:r>
              <w:rPr>
                <w:kern w:val="0"/>
                <w:sz w:val="18"/>
                <w:szCs w:val="18"/>
              </w:rPr>
              <w:t>176</w:t>
            </w:r>
          </w:p>
        </w:tc>
        <w:tc>
          <w:tcPr>
            <w:tcW w:w="1068" w:type="dxa"/>
            <w:tcBorders>
              <w:top w:val="nil"/>
              <w:left w:val="nil"/>
              <w:bottom w:val="single" w:color="auto" w:sz="4" w:space="0"/>
              <w:right w:val="single" w:color="auto" w:sz="4" w:space="0"/>
            </w:tcBorders>
            <w:vAlign w:val="center"/>
          </w:tcPr>
          <w:p w14:paraId="4E373E4E">
            <w:pPr>
              <w:widowControl/>
              <w:tabs>
                <w:tab w:val="decimal" w:pos="0"/>
              </w:tabs>
              <w:ind w:firstLine="0" w:firstLineChars="0"/>
              <w:jc w:val="center"/>
              <w:rPr>
                <w:kern w:val="0"/>
                <w:sz w:val="18"/>
                <w:szCs w:val="18"/>
              </w:rPr>
            </w:pPr>
            <w:r>
              <w:rPr>
                <w:kern w:val="0"/>
                <w:sz w:val="18"/>
                <w:szCs w:val="18"/>
              </w:rPr>
              <w:t>4.296875</w:t>
            </w:r>
          </w:p>
        </w:tc>
        <w:tc>
          <w:tcPr>
            <w:tcW w:w="426" w:type="dxa"/>
            <w:tcBorders>
              <w:top w:val="nil"/>
              <w:left w:val="nil"/>
              <w:bottom w:val="single" w:color="auto" w:sz="4" w:space="0"/>
              <w:right w:val="single" w:color="auto" w:sz="4" w:space="0"/>
            </w:tcBorders>
            <w:vAlign w:val="center"/>
          </w:tcPr>
          <w:p w14:paraId="64B43C2A">
            <w:pPr>
              <w:widowControl/>
              <w:tabs>
                <w:tab w:val="decimal" w:pos="0"/>
              </w:tabs>
              <w:ind w:firstLine="0" w:firstLineChars="0"/>
              <w:jc w:val="center"/>
              <w:rPr>
                <w:kern w:val="0"/>
                <w:sz w:val="18"/>
                <w:szCs w:val="18"/>
              </w:rPr>
            </w:pPr>
            <w:r>
              <w:rPr>
                <w:kern w:val="0"/>
                <w:sz w:val="18"/>
                <w:szCs w:val="18"/>
              </w:rPr>
              <w:t>11</w:t>
            </w:r>
          </w:p>
        </w:tc>
        <w:tc>
          <w:tcPr>
            <w:tcW w:w="813" w:type="dxa"/>
            <w:tcBorders>
              <w:top w:val="nil"/>
              <w:left w:val="nil"/>
              <w:bottom w:val="single" w:color="auto" w:sz="4" w:space="0"/>
              <w:right w:val="single" w:color="auto" w:sz="4" w:space="0"/>
            </w:tcBorders>
            <w:vAlign w:val="center"/>
          </w:tcPr>
          <w:p w14:paraId="7BEBF80C">
            <w:pPr>
              <w:widowControl/>
              <w:tabs>
                <w:tab w:val="decimal" w:pos="0"/>
              </w:tabs>
              <w:ind w:firstLine="0" w:firstLineChars="0"/>
              <w:jc w:val="center"/>
              <w:rPr>
                <w:kern w:val="0"/>
                <w:sz w:val="18"/>
                <w:szCs w:val="18"/>
              </w:rPr>
            </w:pPr>
            <w:r>
              <w:rPr>
                <w:kern w:val="0"/>
                <w:sz w:val="18"/>
                <w:szCs w:val="18"/>
              </w:rPr>
              <w:t>304</w:t>
            </w:r>
          </w:p>
        </w:tc>
        <w:tc>
          <w:tcPr>
            <w:tcW w:w="1068" w:type="dxa"/>
            <w:tcBorders>
              <w:top w:val="nil"/>
              <w:left w:val="nil"/>
              <w:bottom w:val="single" w:color="auto" w:sz="4" w:space="0"/>
              <w:right w:val="single" w:color="auto" w:sz="4" w:space="0"/>
            </w:tcBorders>
            <w:vAlign w:val="center"/>
          </w:tcPr>
          <w:p w14:paraId="79567B2D">
            <w:pPr>
              <w:widowControl/>
              <w:tabs>
                <w:tab w:val="decimal" w:pos="0"/>
              </w:tabs>
              <w:ind w:firstLine="0" w:firstLineChars="0"/>
              <w:jc w:val="center"/>
              <w:rPr>
                <w:kern w:val="0"/>
                <w:sz w:val="18"/>
                <w:szCs w:val="18"/>
              </w:rPr>
            </w:pPr>
            <w:r>
              <w:rPr>
                <w:kern w:val="0"/>
                <w:sz w:val="18"/>
                <w:szCs w:val="18"/>
              </w:rPr>
              <w:t>7.421875</w:t>
            </w:r>
          </w:p>
        </w:tc>
        <w:tc>
          <w:tcPr>
            <w:tcW w:w="426" w:type="dxa"/>
            <w:tcBorders>
              <w:top w:val="nil"/>
              <w:left w:val="nil"/>
              <w:bottom w:val="single" w:color="auto" w:sz="4" w:space="0"/>
              <w:right w:val="single" w:color="auto" w:sz="4" w:space="0"/>
            </w:tcBorders>
            <w:vAlign w:val="center"/>
          </w:tcPr>
          <w:p w14:paraId="14BFCD04">
            <w:pPr>
              <w:widowControl/>
              <w:tabs>
                <w:tab w:val="decimal" w:pos="0"/>
              </w:tabs>
              <w:ind w:firstLine="0" w:firstLineChars="0"/>
              <w:jc w:val="center"/>
              <w:rPr>
                <w:kern w:val="0"/>
                <w:sz w:val="18"/>
                <w:szCs w:val="18"/>
              </w:rPr>
            </w:pPr>
            <w:r>
              <w:rPr>
                <w:kern w:val="0"/>
                <w:sz w:val="18"/>
                <w:szCs w:val="18"/>
              </w:rPr>
              <w:t>8</w:t>
            </w:r>
          </w:p>
        </w:tc>
        <w:tc>
          <w:tcPr>
            <w:tcW w:w="813" w:type="dxa"/>
            <w:tcBorders>
              <w:top w:val="nil"/>
              <w:left w:val="nil"/>
              <w:bottom w:val="single" w:color="auto" w:sz="4" w:space="0"/>
              <w:right w:val="single" w:color="auto" w:sz="4" w:space="0"/>
            </w:tcBorders>
            <w:vAlign w:val="center"/>
          </w:tcPr>
          <w:p w14:paraId="2FD4A3AF">
            <w:pPr>
              <w:widowControl/>
              <w:tabs>
                <w:tab w:val="decimal" w:pos="0"/>
              </w:tabs>
              <w:ind w:firstLine="0" w:firstLineChars="0"/>
              <w:jc w:val="center"/>
              <w:rPr>
                <w:kern w:val="0"/>
                <w:sz w:val="18"/>
                <w:szCs w:val="18"/>
              </w:rPr>
            </w:pPr>
            <w:r>
              <w:rPr>
                <w:kern w:val="0"/>
                <w:sz w:val="18"/>
                <w:szCs w:val="18"/>
              </w:rPr>
              <w:t>432</w:t>
            </w:r>
          </w:p>
        </w:tc>
        <w:tc>
          <w:tcPr>
            <w:tcW w:w="1109" w:type="dxa"/>
            <w:tcBorders>
              <w:top w:val="nil"/>
              <w:left w:val="nil"/>
              <w:bottom w:val="single" w:color="auto" w:sz="4" w:space="0"/>
              <w:right w:val="single" w:color="auto" w:sz="4" w:space="0"/>
            </w:tcBorders>
            <w:vAlign w:val="center"/>
          </w:tcPr>
          <w:p w14:paraId="7014FEBD">
            <w:pPr>
              <w:widowControl/>
              <w:tabs>
                <w:tab w:val="decimal" w:pos="0"/>
              </w:tabs>
              <w:ind w:firstLine="0" w:firstLineChars="0"/>
              <w:jc w:val="center"/>
              <w:rPr>
                <w:kern w:val="0"/>
                <w:sz w:val="18"/>
                <w:szCs w:val="18"/>
              </w:rPr>
            </w:pPr>
            <w:r>
              <w:rPr>
                <w:kern w:val="0"/>
                <w:sz w:val="18"/>
                <w:szCs w:val="18"/>
              </w:rPr>
              <w:t>10.546875</w:t>
            </w:r>
          </w:p>
        </w:tc>
        <w:tc>
          <w:tcPr>
            <w:tcW w:w="426" w:type="dxa"/>
            <w:tcBorders>
              <w:top w:val="nil"/>
              <w:left w:val="nil"/>
              <w:bottom w:val="single" w:color="auto" w:sz="4" w:space="0"/>
              <w:right w:val="single" w:color="auto" w:sz="4" w:space="0"/>
            </w:tcBorders>
            <w:vAlign w:val="center"/>
          </w:tcPr>
          <w:p w14:paraId="5D64858A">
            <w:pPr>
              <w:widowControl/>
              <w:tabs>
                <w:tab w:val="decimal" w:pos="0"/>
              </w:tabs>
              <w:ind w:firstLine="0" w:firstLineChars="0"/>
              <w:jc w:val="center"/>
              <w:rPr>
                <w:kern w:val="0"/>
                <w:sz w:val="18"/>
                <w:szCs w:val="18"/>
              </w:rPr>
            </w:pPr>
            <w:r>
              <w:rPr>
                <w:kern w:val="0"/>
                <w:sz w:val="18"/>
                <w:szCs w:val="18"/>
              </w:rPr>
              <w:t>11</w:t>
            </w:r>
          </w:p>
        </w:tc>
      </w:tr>
      <w:tr w14:paraId="7CECC3BB">
        <w:tblPrEx>
          <w:tblCellMar>
            <w:top w:w="0" w:type="dxa"/>
            <w:left w:w="108" w:type="dxa"/>
            <w:bottom w:w="0" w:type="dxa"/>
            <w:right w:w="108" w:type="dxa"/>
          </w:tblCellMar>
        </w:tblPrEx>
        <w:trPr>
          <w:trHeight w:val="270" w:hRule="atLeast"/>
          <w:jc w:val="center"/>
        </w:trPr>
        <w:tc>
          <w:tcPr>
            <w:tcW w:w="953" w:type="dxa"/>
            <w:tcBorders>
              <w:top w:val="nil"/>
              <w:left w:val="single" w:color="auto" w:sz="4" w:space="0"/>
              <w:bottom w:val="single" w:color="auto" w:sz="4" w:space="0"/>
              <w:right w:val="single" w:color="auto" w:sz="4" w:space="0"/>
            </w:tcBorders>
            <w:shd w:val="clear" w:color="auto" w:fill="auto"/>
            <w:vAlign w:val="center"/>
          </w:tcPr>
          <w:p w14:paraId="47518771">
            <w:pPr>
              <w:widowControl/>
              <w:tabs>
                <w:tab w:val="decimal" w:pos="0"/>
              </w:tabs>
              <w:ind w:firstLine="0" w:firstLineChars="0"/>
              <w:jc w:val="center"/>
              <w:rPr>
                <w:kern w:val="0"/>
                <w:sz w:val="18"/>
                <w:szCs w:val="18"/>
              </w:rPr>
            </w:pPr>
            <w:r>
              <w:rPr>
                <w:kern w:val="0"/>
                <w:sz w:val="18"/>
                <w:szCs w:val="18"/>
              </w:rPr>
              <w:t>49</w:t>
            </w:r>
          </w:p>
        </w:tc>
        <w:tc>
          <w:tcPr>
            <w:tcW w:w="1068" w:type="dxa"/>
            <w:tcBorders>
              <w:top w:val="nil"/>
              <w:left w:val="nil"/>
              <w:bottom w:val="single" w:color="auto" w:sz="4" w:space="0"/>
              <w:right w:val="single" w:color="auto" w:sz="4" w:space="0"/>
            </w:tcBorders>
            <w:shd w:val="clear" w:color="auto" w:fill="auto"/>
            <w:vAlign w:val="center"/>
          </w:tcPr>
          <w:p w14:paraId="3A643A45">
            <w:pPr>
              <w:widowControl/>
              <w:tabs>
                <w:tab w:val="decimal" w:pos="0"/>
              </w:tabs>
              <w:ind w:firstLine="0" w:firstLineChars="0"/>
              <w:jc w:val="center"/>
              <w:rPr>
                <w:kern w:val="0"/>
                <w:sz w:val="18"/>
                <w:szCs w:val="18"/>
              </w:rPr>
            </w:pPr>
            <w:r>
              <w:rPr>
                <w:kern w:val="0"/>
                <w:sz w:val="18"/>
                <w:szCs w:val="18"/>
              </w:rPr>
              <w:t>1.196289</w:t>
            </w:r>
          </w:p>
        </w:tc>
        <w:tc>
          <w:tcPr>
            <w:tcW w:w="588" w:type="dxa"/>
            <w:tcBorders>
              <w:top w:val="nil"/>
              <w:left w:val="nil"/>
              <w:bottom w:val="single" w:color="auto" w:sz="4" w:space="0"/>
              <w:right w:val="single" w:color="auto" w:sz="4" w:space="0"/>
            </w:tcBorders>
            <w:shd w:val="clear" w:color="auto" w:fill="auto"/>
            <w:vAlign w:val="center"/>
          </w:tcPr>
          <w:p w14:paraId="32308BA6">
            <w:pPr>
              <w:widowControl/>
              <w:tabs>
                <w:tab w:val="decimal" w:pos="0"/>
              </w:tabs>
              <w:ind w:firstLine="0" w:firstLineChars="0"/>
              <w:jc w:val="center"/>
              <w:rPr>
                <w:kern w:val="0"/>
                <w:sz w:val="18"/>
                <w:szCs w:val="18"/>
              </w:rPr>
            </w:pPr>
            <w:r>
              <w:rPr>
                <w:kern w:val="0"/>
                <w:sz w:val="18"/>
                <w:szCs w:val="18"/>
              </w:rPr>
              <w:t>13</w:t>
            </w:r>
          </w:p>
        </w:tc>
        <w:tc>
          <w:tcPr>
            <w:tcW w:w="813" w:type="dxa"/>
            <w:tcBorders>
              <w:top w:val="nil"/>
              <w:left w:val="nil"/>
              <w:bottom w:val="single" w:color="auto" w:sz="4" w:space="0"/>
              <w:right w:val="single" w:color="auto" w:sz="4" w:space="0"/>
            </w:tcBorders>
            <w:vAlign w:val="center"/>
          </w:tcPr>
          <w:p w14:paraId="292920FD">
            <w:pPr>
              <w:widowControl/>
              <w:tabs>
                <w:tab w:val="decimal" w:pos="0"/>
              </w:tabs>
              <w:ind w:firstLine="0" w:firstLineChars="0"/>
              <w:jc w:val="center"/>
              <w:rPr>
                <w:kern w:val="0"/>
                <w:sz w:val="18"/>
                <w:szCs w:val="18"/>
              </w:rPr>
            </w:pPr>
            <w:r>
              <w:rPr>
                <w:kern w:val="0"/>
                <w:sz w:val="18"/>
                <w:szCs w:val="18"/>
              </w:rPr>
              <w:t>177</w:t>
            </w:r>
          </w:p>
        </w:tc>
        <w:tc>
          <w:tcPr>
            <w:tcW w:w="1068" w:type="dxa"/>
            <w:tcBorders>
              <w:top w:val="nil"/>
              <w:left w:val="nil"/>
              <w:bottom w:val="single" w:color="auto" w:sz="4" w:space="0"/>
              <w:right w:val="single" w:color="auto" w:sz="4" w:space="0"/>
            </w:tcBorders>
            <w:vAlign w:val="center"/>
          </w:tcPr>
          <w:p w14:paraId="1F84E596">
            <w:pPr>
              <w:widowControl/>
              <w:tabs>
                <w:tab w:val="decimal" w:pos="0"/>
              </w:tabs>
              <w:ind w:firstLine="0" w:firstLineChars="0"/>
              <w:jc w:val="center"/>
              <w:rPr>
                <w:kern w:val="0"/>
                <w:sz w:val="18"/>
                <w:szCs w:val="18"/>
              </w:rPr>
            </w:pPr>
            <w:r>
              <w:rPr>
                <w:kern w:val="0"/>
                <w:sz w:val="18"/>
                <w:szCs w:val="18"/>
              </w:rPr>
              <w:t>4.321289</w:t>
            </w:r>
          </w:p>
        </w:tc>
        <w:tc>
          <w:tcPr>
            <w:tcW w:w="426" w:type="dxa"/>
            <w:tcBorders>
              <w:top w:val="nil"/>
              <w:left w:val="nil"/>
              <w:bottom w:val="single" w:color="auto" w:sz="4" w:space="0"/>
              <w:right w:val="single" w:color="auto" w:sz="4" w:space="0"/>
            </w:tcBorders>
            <w:vAlign w:val="center"/>
          </w:tcPr>
          <w:p w14:paraId="0B62E203">
            <w:pPr>
              <w:widowControl/>
              <w:tabs>
                <w:tab w:val="decimal" w:pos="0"/>
              </w:tabs>
              <w:ind w:firstLine="0" w:firstLineChars="0"/>
              <w:jc w:val="center"/>
              <w:rPr>
                <w:kern w:val="0"/>
                <w:sz w:val="18"/>
                <w:szCs w:val="18"/>
              </w:rPr>
            </w:pPr>
            <w:r>
              <w:rPr>
                <w:kern w:val="0"/>
                <w:sz w:val="18"/>
                <w:szCs w:val="18"/>
              </w:rPr>
              <w:t>2</w:t>
            </w:r>
          </w:p>
        </w:tc>
        <w:tc>
          <w:tcPr>
            <w:tcW w:w="813" w:type="dxa"/>
            <w:tcBorders>
              <w:top w:val="nil"/>
              <w:left w:val="nil"/>
              <w:bottom w:val="single" w:color="auto" w:sz="4" w:space="0"/>
              <w:right w:val="single" w:color="auto" w:sz="4" w:space="0"/>
            </w:tcBorders>
            <w:vAlign w:val="center"/>
          </w:tcPr>
          <w:p w14:paraId="10300EBF">
            <w:pPr>
              <w:widowControl/>
              <w:tabs>
                <w:tab w:val="decimal" w:pos="0"/>
              </w:tabs>
              <w:ind w:firstLine="0" w:firstLineChars="0"/>
              <w:jc w:val="center"/>
              <w:rPr>
                <w:kern w:val="0"/>
                <w:sz w:val="18"/>
                <w:szCs w:val="18"/>
              </w:rPr>
            </w:pPr>
            <w:r>
              <w:rPr>
                <w:kern w:val="0"/>
                <w:sz w:val="18"/>
                <w:szCs w:val="18"/>
              </w:rPr>
              <w:t>305</w:t>
            </w:r>
          </w:p>
        </w:tc>
        <w:tc>
          <w:tcPr>
            <w:tcW w:w="1068" w:type="dxa"/>
            <w:tcBorders>
              <w:top w:val="nil"/>
              <w:left w:val="nil"/>
              <w:bottom w:val="single" w:color="auto" w:sz="4" w:space="0"/>
              <w:right w:val="single" w:color="auto" w:sz="4" w:space="0"/>
            </w:tcBorders>
            <w:vAlign w:val="center"/>
          </w:tcPr>
          <w:p w14:paraId="1513D30E">
            <w:pPr>
              <w:widowControl/>
              <w:tabs>
                <w:tab w:val="decimal" w:pos="0"/>
              </w:tabs>
              <w:ind w:firstLine="0" w:firstLineChars="0"/>
              <w:jc w:val="center"/>
              <w:rPr>
                <w:kern w:val="0"/>
                <w:sz w:val="18"/>
                <w:szCs w:val="18"/>
              </w:rPr>
            </w:pPr>
            <w:r>
              <w:rPr>
                <w:kern w:val="0"/>
                <w:sz w:val="18"/>
                <w:szCs w:val="18"/>
              </w:rPr>
              <w:t>7.446289</w:t>
            </w:r>
          </w:p>
        </w:tc>
        <w:tc>
          <w:tcPr>
            <w:tcW w:w="426" w:type="dxa"/>
            <w:tcBorders>
              <w:top w:val="nil"/>
              <w:left w:val="nil"/>
              <w:bottom w:val="single" w:color="auto" w:sz="4" w:space="0"/>
              <w:right w:val="single" w:color="auto" w:sz="4" w:space="0"/>
            </w:tcBorders>
            <w:vAlign w:val="center"/>
          </w:tcPr>
          <w:p w14:paraId="6B6124DD">
            <w:pPr>
              <w:widowControl/>
              <w:tabs>
                <w:tab w:val="decimal" w:pos="0"/>
              </w:tabs>
              <w:ind w:firstLine="0" w:firstLineChars="0"/>
              <w:jc w:val="center"/>
              <w:rPr>
                <w:kern w:val="0"/>
                <w:sz w:val="18"/>
                <w:szCs w:val="18"/>
              </w:rPr>
            </w:pPr>
            <w:r>
              <w:rPr>
                <w:kern w:val="0"/>
                <w:sz w:val="18"/>
                <w:szCs w:val="18"/>
              </w:rPr>
              <w:t>1</w:t>
            </w:r>
          </w:p>
        </w:tc>
        <w:tc>
          <w:tcPr>
            <w:tcW w:w="813" w:type="dxa"/>
            <w:tcBorders>
              <w:top w:val="nil"/>
              <w:left w:val="nil"/>
              <w:bottom w:val="single" w:color="auto" w:sz="4" w:space="0"/>
              <w:right w:val="single" w:color="auto" w:sz="4" w:space="0"/>
            </w:tcBorders>
            <w:vAlign w:val="center"/>
          </w:tcPr>
          <w:p w14:paraId="576665A6">
            <w:pPr>
              <w:widowControl/>
              <w:tabs>
                <w:tab w:val="decimal" w:pos="0"/>
              </w:tabs>
              <w:ind w:firstLine="0" w:firstLineChars="0"/>
              <w:jc w:val="center"/>
              <w:rPr>
                <w:kern w:val="0"/>
                <w:sz w:val="18"/>
                <w:szCs w:val="18"/>
              </w:rPr>
            </w:pPr>
            <w:r>
              <w:rPr>
                <w:kern w:val="0"/>
                <w:sz w:val="18"/>
                <w:szCs w:val="18"/>
              </w:rPr>
              <w:t>433</w:t>
            </w:r>
          </w:p>
        </w:tc>
        <w:tc>
          <w:tcPr>
            <w:tcW w:w="1109" w:type="dxa"/>
            <w:tcBorders>
              <w:top w:val="nil"/>
              <w:left w:val="nil"/>
              <w:bottom w:val="single" w:color="auto" w:sz="4" w:space="0"/>
              <w:right w:val="single" w:color="auto" w:sz="4" w:space="0"/>
            </w:tcBorders>
            <w:vAlign w:val="center"/>
          </w:tcPr>
          <w:p w14:paraId="041CF8B7">
            <w:pPr>
              <w:widowControl/>
              <w:tabs>
                <w:tab w:val="decimal" w:pos="0"/>
              </w:tabs>
              <w:ind w:firstLine="0" w:firstLineChars="0"/>
              <w:jc w:val="center"/>
              <w:rPr>
                <w:kern w:val="0"/>
                <w:sz w:val="18"/>
                <w:szCs w:val="18"/>
              </w:rPr>
            </w:pPr>
            <w:r>
              <w:rPr>
                <w:kern w:val="0"/>
                <w:sz w:val="18"/>
                <w:szCs w:val="18"/>
              </w:rPr>
              <w:t>10.571289</w:t>
            </w:r>
          </w:p>
        </w:tc>
        <w:tc>
          <w:tcPr>
            <w:tcW w:w="426" w:type="dxa"/>
            <w:tcBorders>
              <w:top w:val="nil"/>
              <w:left w:val="nil"/>
              <w:bottom w:val="single" w:color="auto" w:sz="4" w:space="0"/>
              <w:right w:val="single" w:color="auto" w:sz="4" w:space="0"/>
            </w:tcBorders>
            <w:vAlign w:val="center"/>
          </w:tcPr>
          <w:p w14:paraId="208F37CE">
            <w:pPr>
              <w:widowControl/>
              <w:tabs>
                <w:tab w:val="decimal" w:pos="0"/>
              </w:tabs>
              <w:ind w:firstLine="0" w:firstLineChars="0"/>
              <w:jc w:val="center"/>
              <w:rPr>
                <w:kern w:val="0"/>
                <w:sz w:val="18"/>
                <w:szCs w:val="18"/>
              </w:rPr>
            </w:pPr>
            <w:r>
              <w:rPr>
                <w:kern w:val="0"/>
                <w:sz w:val="18"/>
                <w:szCs w:val="18"/>
              </w:rPr>
              <w:t>5</w:t>
            </w:r>
          </w:p>
        </w:tc>
      </w:tr>
      <w:tr w14:paraId="095C0997">
        <w:tblPrEx>
          <w:tblCellMar>
            <w:top w:w="0" w:type="dxa"/>
            <w:left w:w="108" w:type="dxa"/>
            <w:bottom w:w="0" w:type="dxa"/>
            <w:right w:w="108" w:type="dxa"/>
          </w:tblCellMar>
        </w:tblPrEx>
        <w:trPr>
          <w:trHeight w:val="270" w:hRule="atLeast"/>
          <w:jc w:val="center"/>
        </w:trPr>
        <w:tc>
          <w:tcPr>
            <w:tcW w:w="953" w:type="dxa"/>
            <w:tcBorders>
              <w:top w:val="nil"/>
              <w:left w:val="single" w:color="auto" w:sz="4" w:space="0"/>
              <w:bottom w:val="single" w:color="auto" w:sz="4" w:space="0"/>
              <w:right w:val="single" w:color="auto" w:sz="4" w:space="0"/>
            </w:tcBorders>
            <w:shd w:val="clear" w:color="auto" w:fill="auto"/>
            <w:vAlign w:val="center"/>
          </w:tcPr>
          <w:p w14:paraId="10010BC0">
            <w:pPr>
              <w:widowControl/>
              <w:tabs>
                <w:tab w:val="decimal" w:pos="0"/>
              </w:tabs>
              <w:ind w:firstLine="0" w:firstLineChars="0"/>
              <w:jc w:val="center"/>
              <w:rPr>
                <w:kern w:val="0"/>
                <w:sz w:val="18"/>
                <w:szCs w:val="18"/>
              </w:rPr>
            </w:pPr>
            <w:r>
              <w:rPr>
                <w:kern w:val="0"/>
                <w:sz w:val="18"/>
                <w:szCs w:val="18"/>
              </w:rPr>
              <w:t>50</w:t>
            </w:r>
          </w:p>
        </w:tc>
        <w:tc>
          <w:tcPr>
            <w:tcW w:w="1068" w:type="dxa"/>
            <w:tcBorders>
              <w:top w:val="nil"/>
              <w:left w:val="nil"/>
              <w:bottom w:val="single" w:color="auto" w:sz="4" w:space="0"/>
              <w:right w:val="single" w:color="auto" w:sz="4" w:space="0"/>
            </w:tcBorders>
            <w:shd w:val="clear" w:color="auto" w:fill="auto"/>
            <w:vAlign w:val="center"/>
          </w:tcPr>
          <w:p w14:paraId="6701C50C">
            <w:pPr>
              <w:widowControl/>
              <w:tabs>
                <w:tab w:val="decimal" w:pos="0"/>
              </w:tabs>
              <w:ind w:firstLine="0" w:firstLineChars="0"/>
              <w:jc w:val="center"/>
              <w:rPr>
                <w:kern w:val="0"/>
                <w:sz w:val="18"/>
                <w:szCs w:val="18"/>
              </w:rPr>
            </w:pPr>
            <w:r>
              <w:rPr>
                <w:kern w:val="0"/>
                <w:sz w:val="18"/>
                <w:szCs w:val="18"/>
              </w:rPr>
              <w:t>1.220703</w:t>
            </w:r>
          </w:p>
        </w:tc>
        <w:tc>
          <w:tcPr>
            <w:tcW w:w="588" w:type="dxa"/>
            <w:tcBorders>
              <w:top w:val="nil"/>
              <w:left w:val="nil"/>
              <w:bottom w:val="single" w:color="auto" w:sz="4" w:space="0"/>
              <w:right w:val="single" w:color="auto" w:sz="4" w:space="0"/>
            </w:tcBorders>
            <w:shd w:val="clear" w:color="auto" w:fill="auto"/>
            <w:vAlign w:val="center"/>
          </w:tcPr>
          <w:p w14:paraId="4B4E6168">
            <w:pPr>
              <w:widowControl/>
              <w:tabs>
                <w:tab w:val="decimal" w:pos="0"/>
              </w:tabs>
              <w:ind w:firstLine="0" w:firstLineChars="0"/>
              <w:jc w:val="center"/>
              <w:rPr>
                <w:kern w:val="0"/>
                <w:sz w:val="18"/>
                <w:szCs w:val="18"/>
              </w:rPr>
            </w:pPr>
            <w:r>
              <w:rPr>
                <w:kern w:val="0"/>
                <w:sz w:val="18"/>
                <w:szCs w:val="18"/>
              </w:rPr>
              <w:t>8</w:t>
            </w:r>
          </w:p>
        </w:tc>
        <w:tc>
          <w:tcPr>
            <w:tcW w:w="813" w:type="dxa"/>
            <w:tcBorders>
              <w:top w:val="nil"/>
              <w:left w:val="nil"/>
              <w:bottom w:val="single" w:color="auto" w:sz="4" w:space="0"/>
              <w:right w:val="single" w:color="auto" w:sz="4" w:space="0"/>
            </w:tcBorders>
            <w:vAlign w:val="center"/>
          </w:tcPr>
          <w:p w14:paraId="3963658A">
            <w:pPr>
              <w:widowControl/>
              <w:tabs>
                <w:tab w:val="decimal" w:pos="0"/>
              </w:tabs>
              <w:ind w:firstLine="0" w:firstLineChars="0"/>
              <w:jc w:val="center"/>
              <w:rPr>
                <w:kern w:val="0"/>
                <w:sz w:val="18"/>
                <w:szCs w:val="18"/>
              </w:rPr>
            </w:pPr>
            <w:r>
              <w:rPr>
                <w:kern w:val="0"/>
                <w:sz w:val="18"/>
                <w:szCs w:val="18"/>
              </w:rPr>
              <w:t>178</w:t>
            </w:r>
          </w:p>
        </w:tc>
        <w:tc>
          <w:tcPr>
            <w:tcW w:w="1068" w:type="dxa"/>
            <w:tcBorders>
              <w:top w:val="nil"/>
              <w:left w:val="nil"/>
              <w:bottom w:val="single" w:color="auto" w:sz="4" w:space="0"/>
              <w:right w:val="single" w:color="auto" w:sz="4" w:space="0"/>
            </w:tcBorders>
            <w:vAlign w:val="center"/>
          </w:tcPr>
          <w:p w14:paraId="0F33BFF6">
            <w:pPr>
              <w:widowControl/>
              <w:tabs>
                <w:tab w:val="decimal" w:pos="0"/>
              </w:tabs>
              <w:ind w:firstLine="0" w:firstLineChars="0"/>
              <w:jc w:val="center"/>
              <w:rPr>
                <w:kern w:val="0"/>
                <w:sz w:val="18"/>
                <w:szCs w:val="18"/>
              </w:rPr>
            </w:pPr>
            <w:r>
              <w:rPr>
                <w:kern w:val="0"/>
                <w:sz w:val="18"/>
                <w:szCs w:val="18"/>
              </w:rPr>
              <w:t>4.345703</w:t>
            </w:r>
          </w:p>
        </w:tc>
        <w:tc>
          <w:tcPr>
            <w:tcW w:w="426" w:type="dxa"/>
            <w:tcBorders>
              <w:top w:val="nil"/>
              <w:left w:val="nil"/>
              <w:bottom w:val="single" w:color="auto" w:sz="4" w:space="0"/>
              <w:right w:val="single" w:color="auto" w:sz="4" w:space="0"/>
            </w:tcBorders>
            <w:vAlign w:val="center"/>
          </w:tcPr>
          <w:p w14:paraId="2DE552A1">
            <w:pPr>
              <w:widowControl/>
              <w:tabs>
                <w:tab w:val="decimal" w:pos="0"/>
              </w:tabs>
              <w:ind w:firstLine="0" w:firstLineChars="0"/>
              <w:jc w:val="center"/>
              <w:rPr>
                <w:kern w:val="0"/>
                <w:sz w:val="18"/>
                <w:szCs w:val="18"/>
              </w:rPr>
            </w:pPr>
            <w:r>
              <w:rPr>
                <w:kern w:val="0"/>
                <w:sz w:val="18"/>
                <w:szCs w:val="18"/>
              </w:rPr>
              <w:t>9</w:t>
            </w:r>
          </w:p>
        </w:tc>
        <w:tc>
          <w:tcPr>
            <w:tcW w:w="813" w:type="dxa"/>
            <w:tcBorders>
              <w:top w:val="nil"/>
              <w:left w:val="nil"/>
              <w:bottom w:val="single" w:color="auto" w:sz="4" w:space="0"/>
              <w:right w:val="single" w:color="auto" w:sz="4" w:space="0"/>
            </w:tcBorders>
            <w:vAlign w:val="center"/>
          </w:tcPr>
          <w:p w14:paraId="272A1DC2">
            <w:pPr>
              <w:widowControl/>
              <w:tabs>
                <w:tab w:val="decimal" w:pos="0"/>
              </w:tabs>
              <w:ind w:firstLine="0" w:firstLineChars="0"/>
              <w:jc w:val="center"/>
              <w:rPr>
                <w:kern w:val="0"/>
                <w:sz w:val="18"/>
                <w:szCs w:val="18"/>
              </w:rPr>
            </w:pPr>
            <w:r>
              <w:rPr>
                <w:kern w:val="0"/>
                <w:sz w:val="18"/>
                <w:szCs w:val="18"/>
              </w:rPr>
              <w:t>306</w:t>
            </w:r>
          </w:p>
        </w:tc>
        <w:tc>
          <w:tcPr>
            <w:tcW w:w="1068" w:type="dxa"/>
            <w:tcBorders>
              <w:top w:val="nil"/>
              <w:left w:val="nil"/>
              <w:bottom w:val="single" w:color="auto" w:sz="4" w:space="0"/>
              <w:right w:val="single" w:color="auto" w:sz="4" w:space="0"/>
            </w:tcBorders>
            <w:vAlign w:val="center"/>
          </w:tcPr>
          <w:p w14:paraId="367D7F85">
            <w:pPr>
              <w:widowControl/>
              <w:tabs>
                <w:tab w:val="decimal" w:pos="0"/>
              </w:tabs>
              <w:ind w:firstLine="0" w:firstLineChars="0"/>
              <w:jc w:val="center"/>
              <w:rPr>
                <w:kern w:val="0"/>
                <w:sz w:val="18"/>
                <w:szCs w:val="18"/>
              </w:rPr>
            </w:pPr>
            <w:r>
              <w:rPr>
                <w:kern w:val="0"/>
                <w:sz w:val="18"/>
                <w:szCs w:val="18"/>
              </w:rPr>
              <w:t>7.470703</w:t>
            </w:r>
          </w:p>
        </w:tc>
        <w:tc>
          <w:tcPr>
            <w:tcW w:w="426" w:type="dxa"/>
            <w:tcBorders>
              <w:top w:val="nil"/>
              <w:left w:val="nil"/>
              <w:bottom w:val="single" w:color="auto" w:sz="4" w:space="0"/>
              <w:right w:val="single" w:color="auto" w:sz="4" w:space="0"/>
            </w:tcBorders>
            <w:vAlign w:val="center"/>
          </w:tcPr>
          <w:p w14:paraId="2BD5E095">
            <w:pPr>
              <w:widowControl/>
              <w:tabs>
                <w:tab w:val="decimal" w:pos="0"/>
              </w:tabs>
              <w:ind w:firstLine="0" w:firstLineChars="0"/>
              <w:jc w:val="center"/>
              <w:rPr>
                <w:kern w:val="0"/>
                <w:sz w:val="18"/>
                <w:szCs w:val="18"/>
              </w:rPr>
            </w:pPr>
            <w:r>
              <w:rPr>
                <w:kern w:val="0"/>
                <w:sz w:val="18"/>
                <w:szCs w:val="18"/>
              </w:rPr>
              <w:t>10</w:t>
            </w:r>
          </w:p>
        </w:tc>
        <w:tc>
          <w:tcPr>
            <w:tcW w:w="813" w:type="dxa"/>
            <w:tcBorders>
              <w:top w:val="nil"/>
              <w:left w:val="nil"/>
              <w:bottom w:val="single" w:color="auto" w:sz="4" w:space="0"/>
              <w:right w:val="single" w:color="auto" w:sz="4" w:space="0"/>
            </w:tcBorders>
            <w:vAlign w:val="center"/>
          </w:tcPr>
          <w:p w14:paraId="35B295AD">
            <w:pPr>
              <w:widowControl/>
              <w:tabs>
                <w:tab w:val="decimal" w:pos="0"/>
              </w:tabs>
              <w:ind w:firstLine="0" w:firstLineChars="0"/>
              <w:jc w:val="center"/>
              <w:rPr>
                <w:kern w:val="0"/>
                <w:sz w:val="18"/>
                <w:szCs w:val="18"/>
              </w:rPr>
            </w:pPr>
            <w:r>
              <w:rPr>
                <w:kern w:val="0"/>
                <w:sz w:val="18"/>
                <w:szCs w:val="18"/>
              </w:rPr>
              <w:t>434</w:t>
            </w:r>
          </w:p>
        </w:tc>
        <w:tc>
          <w:tcPr>
            <w:tcW w:w="1109" w:type="dxa"/>
            <w:tcBorders>
              <w:top w:val="nil"/>
              <w:left w:val="nil"/>
              <w:bottom w:val="single" w:color="auto" w:sz="4" w:space="0"/>
              <w:right w:val="single" w:color="auto" w:sz="4" w:space="0"/>
            </w:tcBorders>
            <w:vAlign w:val="center"/>
          </w:tcPr>
          <w:p w14:paraId="6724B8A9">
            <w:pPr>
              <w:widowControl/>
              <w:tabs>
                <w:tab w:val="decimal" w:pos="0"/>
              </w:tabs>
              <w:ind w:firstLine="0" w:firstLineChars="0"/>
              <w:jc w:val="center"/>
              <w:rPr>
                <w:kern w:val="0"/>
                <w:sz w:val="18"/>
                <w:szCs w:val="18"/>
              </w:rPr>
            </w:pPr>
            <w:r>
              <w:rPr>
                <w:kern w:val="0"/>
                <w:sz w:val="18"/>
                <w:szCs w:val="18"/>
              </w:rPr>
              <w:t>10.595703</w:t>
            </w:r>
          </w:p>
        </w:tc>
        <w:tc>
          <w:tcPr>
            <w:tcW w:w="426" w:type="dxa"/>
            <w:tcBorders>
              <w:top w:val="nil"/>
              <w:left w:val="nil"/>
              <w:bottom w:val="single" w:color="auto" w:sz="4" w:space="0"/>
              <w:right w:val="single" w:color="auto" w:sz="4" w:space="0"/>
            </w:tcBorders>
            <w:vAlign w:val="center"/>
          </w:tcPr>
          <w:p w14:paraId="1F887C29">
            <w:pPr>
              <w:widowControl/>
              <w:tabs>
                <w:tab w:val="decimal" w:pos="0"/>
              </w:tabs>
              <w:ind w:firstLine="0" w:firstLineChars="0"/>
              <w:jc w:val="center"/>
              <w:rPr>
                <w:kern w:val="0"/>
                <w:sz w:val="18"/>
                <w:szCs w:val="18"/>
              </w:rPr>
            </w:pPr>
            <w:r>
              <w:rPr>
                <w:kern w:val="0"/>
                <w:sz w:val="18"/>
                <w:szCs w:val="18"/>
              </w:rPr>
              <w:t>0</w:t>
            </w:r>
          </w:p>
        </w:tc>
      </w:tr>
      <w:tr w14:paraId="0820E0F6">
        <w:tblPrEx>
          <w:tblCellMar>
            <w:top w:w="0" w:type="dxa"/>
            <w:left w:w="108" w:type="dxa"/>
            <w:bottom w:w="0" w:type="dxa"/>
            <w:right w:w="108" w:type="dxa"/>
          </w:tblCellMar>
        </w:tblPrEx>
        <w:trPr>
          <w:trHeight w:val="270" w:hRule="atLeast"/>
          <w:jc w:val="center"/>
        </w:trPr>
        <w:tc>
          <w:tcPr>
            <w:tcW w:w="953" w:type="dxa"/>
            <w:tcBorders>
              <w:top w:val="nil"/>
              <w:left w:val="single" w:color="auto" w:sz="4" w:space="0"/>
              <w:bottom w:val="single" w:color="auto" w:sz="4" w:space="0"/>
              <w:right w:val="single" w:color="auto" w:sz="4" w:space="0"/>
            </w:tcBorders>
            <w:shd w:val="clear" w:color="auto" w:fill="auto"/>
            <w:vAlign w:val="center"/>
          </w:tcPr>
          <w:p w14:paraId="3303EB35">
            <w:pPr>
              <w:widowControl/>
              <w:tabs>
                <w:tab w:val="decimal" w:pos="0"/>
              </w:tabs>
              <w:ind w:firstLine="0" w:firstLineChars="0"/>
              <w:jc w:val="center"/>
              <w:rPr>
                <w:kern w:val="0"/>
                <w:sz w:val="18"/>
                <w:szCs w:val="18"/>
              </w:rPr>
            </w:pPr>
            <w:r>
              <w:rPr>
                <w:kern w:val="0"/>
                <w:sz w:val="18"/>
                <w:szCs w:val="18"/>
              </w:rPr>
              <w:t>51</w:t>
            </w:r>
          </w:p>
        </w:tc>
        <w:tc>
          <w:tcPr>
            <w:tcW w:w="1068" w:type="dxa"/>
            <w:tcBorders>
              <w:top w:val="nil"/>
              <w:left w:val="nil"/>
              <w:bottom w:val="single" w:color="auto" w:sz="4" w:space="0"/>
              <w:right w:val="single" w:color="auto" w:sz="4" w:space="0"/>
            </w:tcBorders>
            <w:shd w:val="clear" w:color="auto" w:fill="auto"/>
            <w:vAlign w:val="center"/>
          </w:tcPr>
          <w:p w14:paraId="0AD978A3">
            <w:pPr>
              <w:widowControl/>
              <w:tabs>
                <w:tab w:val="decimal" w:pos="0"/>
              </w:tabs>
              <w:ind w:firstLine="0" w:firstLineChars="0"/>
              <w:jc w:val="center"/>
              <w:rPr>
                <w:kern w:val="0"/>
                <w:sz w:val="18"/>
                <w:szCs w:val="18"/>
              </w:rPr>
            </w:pPr>
            <w:r>
              <w:rPr>
                <w:kern w:val="0"/>
                <w:sz w:val="18"/>
                <w:szCs w:val="18"/>
              </w:rPr>
              <w:t>1.245117</w:t>
            </w:r>
          </w:p>
        </w:tc>
        <w:tc>
          <w:tcPr>
            <w:tcW w:w="588" w:type="dxa"/>
            <w:tcBorders>
              <w:top w:val="nil"/>
              <w:left w:val="nil"/>
              <w:bottom w:val="single" w:color="auto" w:sz="4" w:space="0"/>
              <w:right w:val="single" w:color="auto" w:sz="4" w:space="0"/>
            </w:tcBorders>
            <w:shd w:val="clear" w:color="auto" w:fill="auto"/>
            <w:vAlign w:val="center"/>
          </w:tcPr>
          <w:p w14:paraId="00E7FD3A">
            <w:pPr>
              <w:widowControl/>
              <w:tabs>
                <w:tab w:val="decimal" w:pos="0"/>
              </w:tabs>
              <w:ind w:firstLine="0" w:firstLineChars="0"/>
              <w:jc w:val="center"/>
              <w:rPr>
                <w:kern w:val="0"/>
                <w:sz w:val="18"/>
                <w:szCs w:val="18"/>
              </w:rPr>
            </w:pPr>
            <w:r>
              <w:rPr>
                <w:kern w:val="0"/>
                <w:sz w:val="18"/>
                <w:szCs w:val="18"/>
              </w:rPr>
              <w:t>3</w:t>
            </w:r>
          </w:p>
        </w:tc>
        <w:tc>
          <w:tcPr>
            <w:tcW w:w="813" w:type="dxa"/>
            <w:tcBorders>
              <w:top w:val="nil"/>
              <w:left w:val="nil"/>
              <w:bottom w:val="single" w:color="auto" w:sz="4" w:space="0"/>
              <w:right w:val="single" w:color="auto" w:sz="4" w:space="0"/>
            </w:tcBorders>
            <w:vAlign w:val="center"/>
          </w:tcPr>
          <w:p w14:paraId="1C0B70FA">
            <w:pPr>
              <w:widowControl/>
              <w:tabs>
                <w:tab w:val="decimal" w:pos="0"/>
              </w:tabs>
              <w:ind w:firstLine="0" w:firstLineChars="0"/>
              <w:jc w:val="center"/>
              <w:rPr>
                <w:kern w:val="0"/>
                <w:sz w:val="18"/>
                <w:szCs w:val="18"/>
              </w:rPr>
            </w:pPr>
            <w:r>
              <w:rPr>
                <w:kern w:val="0"/>
                <w:sz w:val="18"/>
                <w:szCs w:val="18"/>
              </w:rPr>
              <w:t>179</w:t>
            </w:r>
          </w:p>
        </w:tc>
        <w:tc>
          <w:tcPr>
            <w:tcW w:w="1068" w:type="dxa"/>
            <w:tcBorders>
              <w:top w:val="nil"/>
              <w:left w:val="nil"/>
              <w:bottom w:val="single" w:color="auto" w:sz="4" w:space="0"/>
              <w:right w:val="single" w:color="auto" w:sz="4" w:space="0"/>
            </w:tcBorders>
            <w:vAlign w:val="center"/>
          </w:tcPr>
          <w:p w14:paraId="3ABEE5E5">
            <w:pPr>
              <w:widowControl/>
              <w:tabs>
                <w:tab w:val="decimal" w:pos="0"/>
              </w:tabs>
              <w:ind w:firstLine="0" w:firstLineChars="0"/>
              <w:jc w:val="center"/>
              <w:rPr>
                <w:kern w:val="0"/>
                <w:sz w:val="18"/>
                <w:szCs w:val="18"/>
              </w:rPr>
            </w:pPr>
            <w:r>
              <w:rPr>
                <w:kern w:val="0"/>
                <w:sz w:val="18"/>
                <w:szCs w:val="18"/>
              </w:rPr>
              <w:t>4.370117</w:t>
            </w:r>
          </w:p>
        </w:tc>
        <w:tc>
          <w:tcPr>
            <w:tcW w:w="426" w:type="dxa"/>
            <w:tcBorders>
              <w:top w:val="nil"/>
              <w:left w:val="nil"/>
              <w:bottom w:val="single" w:color="auto" w:sz="4" w:space="0"/>
              <w:right w:val="single" w:color="auto" w:sz="4" w:space="0"/>
            </w:tcBorders>
            <w:vAlign w:val="center"/>
          </w:tcPr>
          <w:p w14:paraId="0ED43E33">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3B99B550">
            <w:pPr>
              <w:widowControl/>
              <w:tabs>
                <w:tab w:val="decimal" w:pos="0"/>
              </w:tabs>
              <w:ind w:firstLine="0" w:firstLineChars="0"/>
              <w:jc w:val="center"/>
              <w:rPr>
                <w:kern w:val="0"/>
                <w:sz w:val="18"/>
                <w:szCs w:val="18"/>
              </w:rPr>
            </w:pPr>
            <w:r>
              <w:rPr>
                <w:kern w:val="0"/>
                <w:sz w:val="18"/>
                <w:szCs w:val="18"/>
              </w:rPr>
              <w:t>307</w:t>
            </w:r>
          </w:p>
        </w:tc>
        <w:tc>
          <w:tcPr>
            <w:tcW w:w="1068" w:type="dxa"/>
            <w:tcBorders>
              <w:top w:val="nil"/>
              <w:left w:val="nil"/>
              <w:bottom w:val="single" w:color="auto" w:sz="4" w:space="0"/>
              <w:right w:val="single" w:color="auto" w:sz="4" w:space="0"/>
            </w:tcBorders>
            <w:vAlign w:val="center"/>
          </w:tcPr>
          <w:p w14:paraId="7B8FC9EA">
            <w:pPr>
              <w:widowControl/>
              <w:tabs>
                <w:tab w:val="decimal" w:pos="0"/>
              </w:tabs>
              <w:ind w:firstLine="0" w:firstLineChars="0"/>
              <w:jc w:val="center"/>
              <w:rPr>
                <w:kern w:val="0"/>
                <w:sz w:val="18"/>
                <w:szCs w:val="18"/>
              </w:rPr>
            </w:pPr>
            <w:r>
              <w:rPr>
                <w:kern w:val="0"/>
                <w:sz w:val="18"/>
                <w:szCs w:val="18"/>
              </w:rPr>
              <w:t>7.495117</w:t>
            </w:r>
          </w:p>
        </w:tc>
        <w:tc>
          <w:tcPr>
            <w:tcW w:w="426" w:type="dxa"/>
            <w:tcBorders>
              <w:top w:val="nil"/>
              <w:left w:val="nil"/>
              <w:bottom w:val="single" w:color="auto" w:sz="4" w:space="0"/>
              <w:right w:val="single" w:color="auto" w:sz="4" w:space="0"/>
            </w:tcBorders>
            <w:vAlign w:val="center"/>
          </w:tcPr>
          <w:p w14:paraId="07145E7C">
            <w:pPr>
              <w:widowControl/>
              <w:tabs>
                <w:tab w:val="decimal" w:pos="0"/>
              </w:tabs>
              <w:ind w:firstLine="0" w:firstLineChars="0"/>
              <w:jc w:val="center"/>
              <w:rPr>
                <w:kern w:val="0"/>
                <w:sz w:val="18"/>
                <w:szCs w:val="18"/>
              </w:rPr>
            </w:pPr>
            <w:r>
              <w:rPr>
                <w:kern w:val="0"/>
                <w:sz w:val="18"/>
                <w:szCs w:val="18"/>
              </w:rPr>
              <w:t>3</w:t>
            </w:r>
          </w:p>
        </w:tc>
        <w:tc>
          <w:tcPr>
            <w:tcW w:w="813" w:type="dxa"/>
            <w:tcBorders>
              <w:top w:val="nil"/>
              <w:left w:val="nil"/>
              <w:bottom w:val="single" w:color="auto" w:sz="4" w:space="0"/>
              <w:right w:val="single" w:color="auto" w:sz="4" w:space="0"/>
            </w:tcBorders>
            <w:vAlign w:val="center"/>
          </w:tcPr>
          <w:p w14:paraId="252A9671">
            <w:pPr>
              <w:widowControl/>
              <w:tabs>
                <w:tab w:val="decimal" w:pos="0"/>
              </w:tabs>
              <w:ind w:firstLine="0" w:firstLineChars="0"/>
              <w:jc w:val="center"/>
              <w:rPr>
                <w:kern w:val="0"/>
                <w:sz w:val="18"/>
                <w:szCs w:val="18"/>
              </w:rPr>
            </w:pPr>
            <w:r>
              <w:rPr>
                <w:kern w:val="0"/>
                <w:sz w:val="18"/>
                <w:szCs w:val="18"/>
              </w:rPr>
              <w:t>435</w:t>
            </w:r>
          </w:p>
        </w:tc>
        <w:tc>
          <w:tcPr>
            <w:tcW w:w="1109" w:type="dxa"/>
            <w:tcBorders>
              <w:top w:val="nil"/>
              <w:left w:val="nil"/>
              <w:bottom w:val="single" w:color="auto" w:sz="4" w:space="0"/>
              <w:right w:val="single" w:color="auto" w:sz="4" w:space="0"/>
            </w:tcBorders>
            <w:vAlign w:val="center"/>
          </w:tcPr>
          <w:p w14:paraId="4F0643E6">
            <w:pPr>
              <w:widowControl/>
              <w:tabs>
                <w:tab w:val="decimal" w:pos="0"/>
              </w:tabs>
              <w:ind w:firstLine="0" w:firstLineChars="0"/>
              <w:jc w:val="center"/>
              <w:rPr>
                <w:kern w:val="0"/>
                <w:sz w:val="18"/>
                <w:szCs w:val="18"/>
              </w:rPr>
            </w:pPr>
            <w:r>
              <w:rPr>
                <w:kern w:val="0"/>
                <w:sz w:val="18"/>
                <w:szCs w:val="18"/>
              </w:rPr>
              <w:t>10.620117</w:t>
            </w:r>
          </w:p>
        </w:tc>
        <w:tc>
          <w:tcPr>
            <w:tcW w:w="426" w:type="dxa"/>
            <w:tcBorders>
              <w:top w:val="nil"/>
              <w:left w:val="nil"/>
              <w:bottom w:val="single" w:color="auto" w:sz="4" w:space="0"/>
              <w:right w:val="single" w:color="auto" w:sz="4" w:space="0"/>
            </w:tcBorders>
            <w:vAlign w:val="center"/>
          </w:tcPr>
          <w:p w14:paraId="5FA3E31C">
            <w:pPr>
              <w:widowControl/>
              <w:tabs>
                <w:tab w:val="decimal" w:pos="0"/>
              </w:tabs>
              <w:ind w:firstLine="0" w:firstLineChars="0"/>
              <w:jc w:val="center"/>
              <w:rPr>
                <w:kern w:val="0"/>
                <w:sz w:val="18"/>
                <w:szCs w:val="18"/>
              </w:rPr>
            </w:pPr>
            <w:r>
              <w:rPr>
                <w:kern w:val="0"/>
                <w:sz w:val="18"/>
                <w:szCs w:val="18"/>
              </w:rPr>
              <w:t>14</w:t>
            </w:r>
          </w:p>
        </w:tc>
      </w:tr>
      <w:tr w14:paraId="4547858B">
        <w:tblPrEx>
          <w:tblCellMar>
            <w:top w:w="0" w:type="dxa"/>
            <w:left w:w="108" w:type="dxa"/>
            <w:bottom w:w="0" w:type="dxa"/>
            <w:right w:w="108" w:type="dxa"/>
          </w:tblCellMar>
        </w:tblPrEx>
        <w:trPr>
          <w:trHeight w:val="270" w:hRule="atLeast"/>
          <w:jc w:val="center"/>
        </w:trPr>
        <w:tc>
          <w:tcPr>
            <w:tcW w:w="953" w:type="dxa"/>
            <w:tcBorders>
              <w:top w:val="nil"/>
              <w:left w:val="single" w:color="auto" w:sz="4" w:space="0"/>
              <w:bottom w:val="single" w:color="auto" w:sz="4" w:space="0"/>
              <w:right w:val="single" w:color="auto" w:sz="4" w:space="0"/>
            </w:tcBorders>
            <w:shd w:val="clear" w:color="auto" w:fill="auto"/>
            <w:vAlign w:val="center"/>
          </w:tcPr>
          <w:p w14:paraId="78D0C90A">
            <w:pPr>
              <w:widowControl/>
              <w:tabs>
                <w:tab w:val="decimal" w:pos="0"/>
              </w:tabs>
              <w:ind w:firstLine="0" w:firstLineChars="0"/>
              <w:jc w:val="center"/>
              <w:rPr>
                <w:kern w:val="0"/>
                <w:sz w:val="18"/>
                <w:szCs w:val="18"/>
              </w:rPr>
            </w:pPr>
            <w:r>
              <w:rPr>
                <w:kern w:val="0"/>
                <w:sz w:val="18"/>
                <w:szCs w:val="18"/>
              </w:rPr>
              <w:t>52</w:t>
            </w:r>
          </w:p>
        </w:tc>
        <w:tc>
          <w:tcPr>
            <w:tcW w:w="1068" w:type="dxa"/>
            <w:tcBorders>
              <w:top w:val="nil"/>
              <w:left w:val="nil"/>
              <w:bottom w:val="single" w:color="auto" w:sz="4" w:space="0"/>
              <w:right w:val="single" w:color="auto" w:sz="4" w:space="0"/>
            </w:tcBorders>
            <w:shd w:val="clear" w:color="auto" w:fill="auto"/>
            <w:vAlign w:val="center"/>
          </w:tcPr>
          <w:p w14:paraId="1E59AEB0">
            <w:pPr>
              <w:widowControl/>
              <w:tabs>
                <w:tab w:val="decimal" w:pos="0"/>
              </w:tabs>
              <w:ind w:firstLine="0" w:firstLineChars="0"/>
              <w:jc w:val="center"/>
              <w:rPr>
                <w:kern w:val="0"/>
                <w:sz w:val="18"/>
                <w:szCs w:val="18"/>
              </w:rPr>
            </w:pPr>
            <w:r>
              <w:rPr>
                <w:kern w:val="0"/>
                <w:sz w:val="18"/>
                <w:szCs w:val="18"/>
              </w:rPr>
              <w:t>1.269531</w:t>
            </w:r>
          </w:p>
        </w:tc>
        <w:tc>
          <w:tcPr>
            <w:tcW w:w="588" w:type="dxa"/>
            <w:tcBorders>
              <w:top w:val="nil"/>
              <w:left w:val="nil"/>
              <w:bottom w:val="single" w:color="auto" w:sz="4" w:space="0"/>
              <w:right w:val="single" w:color="auto" w:sz="4" w:space="0"/>
            </w:tcBorders>
            <w:shd w:val="clear" w:color="auto" w:fill="auto"/>
            <w:vAlign w:val="center"/>
          </w:tcPr>
          <w:p w14:paraId="4FC7F9D9">
            <w:pPr>
              <w:widowControl/>
              <w:tabs>
                <w:tab w:val="decimal" w:pos="0"/>
              </w:tabs>
              <w:ind w:firstLine="0" w:firstLineChars="0"/>
              <w:jc w:val="center"/>
              <w:rPr>
                <w:kern w:val="0"/>
                <w:sz w:val="18"/>
                <w:szCs w:val="18"/>
              </w:rPr>
            </w:pPr>
            <w:r>
              <w:rPr>
                <w:kern w:val="0"/>
                <w:sz w:val="18"/>
                <w:szCs w:val="18"/>
              </w:rPr>
              <w:t>13</w:t>
            </w:r>
          </w:p>
        </w:tc>
        <w:tc>
          <w:tcPr>
            <w:tcW w:w="813" w:type="dxa"/>
            <w:tcBorders>
              <w:top w:val="nil"/>
              <w:left w:val="nil"/>
              <w:bottom w:val="single" w:color="auto" w:sz="4" w:space="0"/>
              <w:right w:val="single" w:color="auto" w:sz="4" w:space="0"/>
            </w:tcBorders>
            <w:vAlign w:val="center"/>
          </w:tcPr>
          <w:p w14:paraId="1DF531FC">
            <w:pPr>
              <w:widowControl/>
              <w:tabs>
                <w:tab w:val="decimal" w:pos="0"/>
              </w:tabs>
              <w:ind w:firstLine="0" w:firstLineChars="0"/>
              <w:jc w:val="center"/>
              <w:rPr>
                <w:kern w:val="0"/>
                <w:sz w:val="18"/>
                <w:szCs w:val="18"/>
              </w:rPr>
            </w:pPr>
            <w:r>
              <w:rPr>
                <w:kern w:val="0"/>
                <w:sz w:val="18"/>
                <w:szCs w:val="18"/>
              </w:rPr>
              <w:t>180</w:t>
            </w:r>
          </w:p>
        </w:tc>
        <w:tc>
          <w:tcPr>
            <w:tcW w:w="1068" w:type="dxa"/>
            <w:tcBorders>
              <w:top w:val="nil"/>
              <w:left w:val="nil"/>
              <w:bottom w:val="single" w:color="auto" w:sz="4" w:space="0"/>
              <w:right w:val="single" w:color="auto" w:sz="4" w:space="0"/>
            </w:tcBorders>
            <w:vAlign w:val="center"/>
          </w:tcPr>
          <w:p w14:paraId="04F4FDA7">
            <w:pPr>
              <w:widowControl/>
              <w:tabs>
                <w:tab w:val="decimal" w:pos="0"/>
              </w:tabs>
              <w:ind w:firstLine="0" w:firstLineChars="0"/>
              <w:jc w:val="center"/>
              <w:rPr>
                <w:kern w:val="0"/>
                <w:sz w:val="18"/>
                <w:szCs w:val="18"/>
              </w:rPr>
            </w:pPr>
            <w:r>
              <w:rPr>
                <w:kern w:val="0"/>
                <w:sz w:val="18"/>
                <w:szCs w:val="18"/>
              </w:rPr>
              <w:t>4.394531</w:t>
            </w:r>
          </w:p>
        </w:tc>
        <w:tc>
          <w:tcPr>
            <w:tcW w:w="426" w:type="dxa"/>
            <w:tcBorders>
              <w:top w:val="nil"/>
              <w:left w:val="nil"/>
              <w:bottom w:val="single" w:color="auto" w:sz="4" w:space="0"/>
              <w:right w:val="single" w:color="auto" w:sz="4" w:space="0"/>
            </w:tcBorders>
            <w:vAlign w:val="center"/>
          </w:tcPr>
          <w:p w14:paraId="550CD25D">
            <w:pPr>
              <w:widowControl/>
              <w:tabs>
                <w:tab w:val="decimal" w:pos="0"/>
              </w:tabs>
              <w:ind w:firstLine="0" w:firstLineChars="0"/>
              <w:jc w:val="center"/>
              <w:rPr>
                <w:kern w:val="0"/>
                <w:sz w:val="18"/>
                <w:szCs w:val="18"/>
              </w:rPr>
            </w:pPr>
            <w:r>
              <w:rPr>
                <w:kern w:val="0"/>
                <w:sz w:val="18"/>
                <w:szCs w:val="18"/>
              </w:rPr>
              <w:t>11</w:t>
            </w:r>
          </w:p>
        </w:tc>
        <w:tc>
          <w:tcPr>
            <w:tcW w:w="813" w:type="dxa"/>
            <w:tcBorders>
              <w:top w:val="nil"/>
              <w:left w:val="nil"/>
              <w:bottom w:val="single" w:color="auto" w:sz="4" w:space="0"/>
              <w:right w:val="single" w:color="auto" w:sz="4" w:space="0"/>
            </w:tcBorders>
            <w:vAlign w:val="center"/>
          </w:tcPr>
          <w:p w14:paraId="2D6D4594">
            <w:pPr>
              <w:widowControl/>
              <w:tabs>
                <w:tab w:val="decimal" w:pos="0"/>
              </w:tabs>
              <w:ind w:firstLine="0" w:firstLineChars="0"/>
              <w:jc w:val="center"/>
              <w:rPr>
                <w:kern w:val="0"/>
                <w:sz w:val="18"/>
                <w:szCs w:val="18"/>
              </w:rPr>
            </w:pPr>
            <w:r>
              <w:rPr>
                <w:kern w:val="0"/>
                <w:sz w:val="18"/>
                <w:szCs w:val="18"/>
              </w:rPr>
              <w:t>308</w:t>
            </w:r>
          </w:p>
        </w:tc>
        <w:tc>
          <w:tcPr>
            <w:tcW w:w="1068" w:type="dxa"/>
            <w:tcBorders>
              <w:top w:val="nil"/>
              <w:left w:val="nil"/>
              <w:bottom w:val="single" w:color="auto" w:sz="4" w:space="0"/>
              <w:right w:val="single" w:color="auto" w:sz="4" w:space="0"/>
            </w:tcBorders>
            <w:vAlign w:val="center"/>
          </w:tcPr>
          <w:p w14:paraId="28BC8617">
            <w:pPr>
              <w:widowControl/>
              <w:tabs>
                <w:tab w:val="decimal" w:pos="0"/>
              </w:tabs>
              <w:ind w:firstLine="0" w:firstLineChars="0"/>
              <w:jc w:val="center"/>
              <w:rPr>
                <w:kern w:val="0"/>
                <w:sz w:val="18"/>
                <w:szCs w:val="18"/>
              </w:rPr>
            </w:pPr>
            <w:r>
              <w:rPr>
                <w:kern w:val="0"/>
                <w:sz w:val="18"/>
                <w:szCs w:val="18"/>
              </w:rPr>
              <w:t>7.519531</w:t>
            </w:r>
          </w:p>
        </w:tc>
        <w:tc>
          <w:tcPr>
            <w:tcW w:w="426" w:type="dxa"/>
            <w:tcBorders>
              <w:top w:val="nil"/>
              <w:left w:val="nil"/>
              <w:bottom w:val="single" w:color="auto" w:sz="4" w:space="0"/>
              <w:right w:val="single" w:color="auto" w:sz="4" w:space="0"/>
            </w:tcBorders>
            <w:vAlign w:val="center"/>
          </w:tcPr>
          <w:p w14:paraId="667BE411">
            <w:pPr>
              <w:widowControl/>
              <w:tabs>
                <w:tab w:val="decimal" w:pos="0"/>
              </w:tabs>
              <w:ind w:firstLine="0" w:firstLineChars="0"/>
              <w:jc w:val="center"/>
              <w:rPr>
                <w:kern w:val="0"/>
                <w:sz w:val="18"/>
                <w:szCs w:val="18"/>
              </w:rPr>
            </w:pPr>
            <w:r>
              <w:rPr>
                <w:kern w:val="0"/>
                <w:sz w:val="18"/>
                <w:szCs w:val="18"/>
              </w:rPr>
              <w:t>11</w:t>
            </w:r>
          </w:p>
        </w:tc>
        <w:tc>
          <w:tcPr>
            <w:tcW w:w="813" w:type="dxa"/>
            <w:tcBorders>
              <w:top w:val="nil"/>
              <w:left w:val="nil"/>
              <w:bottom w:val="single" w:color="auto" w:sz="4" w:space="0"/>
              <w:right w:val="single" w:color="auto" w:sz="4" w:space="0"/>
            </w:tcBorders>
            <w:vAlign w:val="center"/>
          </w:tcPr>
          <w:p w14:paraId="49E4CCE1">
            <w:pPr>
              <w:widowControl/>
              <w:tabs>
                <w:tab w:val="decimal" w:pos="0"/>
              </w:tabs>
              <w:ind w:firstLine="0" w:firstLineChars="0"/>
              <w:jc w:val="center"/>
              <w:rPr>
                <w:kern w:val="0"/>
                <w:sz w:val="18"/>
                <w:szCs w:val="18"/>
              </w:rPr>
            </w:pPr>
            <w:r>
              <w:rPr>
                <w:kern w:val="0"/>
                <w:sz w:val="18"/>
                <w:szCs w:val="18"/>
              </w:rPr>
              <w:t>436</w:t>
            </w:r>
          </w:p>
        </w:tc>
        <w:tc>
          <w:tcPr>
            <w:tcW w:w="1109" w:type="dxa"/>
            <w:tcBorders>
              <w:top w:val="nil"/>
              <w:left w:val="nil"/>
              <w:bottom w:val="single" w:color="auto" w:sz="4" w:space="0"/>
              <w:right w:val="single" w:color="auto" w:sz="4" w:space="0"/>
            </w:tcBorders>
            <w:vAlign w:val="center"/>
          </w:tcPr>
          <w:p w14:paraId="5E5D2F57">
            <w:pPr>
              <w:widowControl/>
              <w:tabs>
                <w:tab w:val="decimal" w:pos="0"/>
              </w:tabs>
              <w:ind w:firstLine="0" w:firstLineChars="0"/>
              <w:jc w:val="center"/>
              <w:rPr>
                <w:kern w:val="0"/>
                <w:sz w:val="18"/>
                <w:szCs w:val="18"/>
              </w:rPr>
            </w:pPr>
            <w:r>
              <w:rPr>
                <w:kern w:val="0"/>
                <w:sz w:val="18"/>
                <w:szCs w:val="18"/>
              </w:rPr>
              <w:t>10.644531</w:t>
            </w:r>
          </w:p>
        </w:tc>
        <w:tc>
          <w:tcPr>
            <w:tcW w:w="426" w:type="dxa"/>
            <w:tcBorders>
              <w:top w:val="nil"/>
              <w:left w:val="nil"/>
              <w:bottom w:val="single" w:color="auto" w:sz="4" w:space="0"/>
              <w:right w:val="single" w:color="auto" w:sz="4" w:space="0"/>
            </w:tcBorders>
            <w:vAlign w:val="center"/>
          </w:tcPr>
          <w:p w14:paraId="1ECCF229">
            <w:pPr>
              <w:widowControl/>
              <w:tabs>
                <w:tab w:val="decimal" w:pos="0"/>
              </w:tabs>
              <w:ind w:firstLine="0" w:firstLineChars="0"/>
              <w:jc w:val="center"/>
              <w:rPr>
                <w:kern w:val="0"/>
                <w:sz w:val="18"/>
                <w:szCs w:val="18"/>
              </w:rPr>
            </w:pPr>
            <w:r>
              <w:rPr>
                <w:kern w:val="0"/>
                <w:sz w:val="18"/>
                <w:szCs w:val="18"/>
              </w:rPr>
              <w:t>12</w:t>
            </w:r>
          </w:p>
        </w:tc>
      </w:tr>
      <w:tr w14:paraId="1CB46BB2">
        <w:tblPrEx>
          <w:tblCellMar>
            <w:top w:w="0" w:type="dxa"/>
            <w:left w:w="108" w:type="dxa"/>
            <w:bottom w:w="0" w:type="dxa"/>
            <w:right w:w="108" w:type="dxa"/>
          </w:tblCellMar>
        </w:tblPrEx>
        <w:trPr>
          <w:trHeight w:val="270" w:hRule="atLeast"/>
          <w:jc w:val="center"/>
        </w:trPr>
        <w:tc>
          <w:tcPr>
            <w:tcW w:w="953" w:type="dxa"/>
            <w:tcBorders>
              <w:top w:val="nil"/>
              <w:left w:val="single" w:color="auto" w:sz="4" w:space="0"/>
              <w:bottom w:val="single" w:color="auto" w:sz="4" w:space="0"/>
              <w:right w:val="single" w:color="auto" w:sz="4" w:space="0"/>
            </w:tcBorders>
            <w:shd w:val="clear" w:color="auto" w:fill="auto"/>
            <w:vAlign w:val="center"/>
          </w:tcPr>
          <w:p w14:paraId="3F8384EA">
            <w:pPr>
              <w:widowControl/>
              <w:tabs>
                <w:tab w:val="decimal" w:pos="0"/>
              </w:tabs>
              <w:ind w:firstLine="0" w:firstLineChars="0"/>
              <w:jc w:val="center"/>
              <w:rPr>
                <w:kern w:val="0"/>
                <w:sz w:val="18"/>
                <w:szCs w:val="18"/>
              </w:rPr>
            </w:pPr>
            <w:r>
              <w:rPr>
                <w:kern w:val="0"/>
                <w:sz w:val="18"/>
                <w:szCs w:val="18"/>
              </w:rPr>
              <w:t>53</w:t>
            </w:r>
          </w:p>
        </w:tc>
        <w:tc>
          <w:tcPr>
            <w:tcW w:w="1068" w:type="dxa"/>
            <w:tcBorders>
              <w:top w:val="nil"/>
              <w:left w:val="nil"/>
              <w:bottom w:val="single" w:color="auto" w:sz="4" w:space="0"/>
              <w:right w:val="single" w:color="auto" w:sz="4" w:space="0"/>
            </w:tcBorders>
            <w:shd w:val="clear" w:color="auto" w:fill="auto"/>
            <w:vAlign w:val="center"/>
          </w:tcPr>
          <w:p w14:paraId="16DA1890">
            <w:pPr>
              <w:widowControl/>
              <w:tabs>
                <w:tab w:val="decimal" w:pos="0"/>
              </w:tabs>
              <w:ind w:firstLine="0" w:firstLineChars="0"/>
              <w:jc w:val="center"/>
              <w:rPr>
                <w:kern w:val="0"/>
                <w:sz w:val="18"/>
                <w:szCs w:val="18"/>
              </w:rPr>
            </w:pPr>
            <w:r>
              <w:rPr>
                <w:kern w:val="0"/>
                <w:sz w:val="18"/>
                <w:szCs w:val="18"/>
              </w:rPr>
              <w:t>1.293945</w:t>
            </w:r>
          </w:p>
        </w:tc>
        <w:tc>
          <w:tcPr>
            <w:tcW w:w="588" w:type="dxa"/>
            <w:tcBorders>
              <w:top w:val="nil"/>
              <w:left w:val="nil"/>
              <w:bottom w:val="single" w:color="auto" w:sz="4" w:space="0"/>
              <w:right w:val="single" w:color="auto" w:sz="4" w:space="0"/>
            </w:tcBorders>
            <w:shd w:val="clear" w:color="auto" w:fill="auto"/>
            <w:vAlign w:val="center"/>
          </w:tcPr>
          <w:p w14:paraId="11C53C6C">
            <w:pPr>
              <w:widowControl/>
              <w:tabs>
                <w:tab w:val="decimal" w:pos="0"/>
              </w:tabs>
              <w:ind w:firstLine="0" w:firstLineChars="0"/>
              <w:jc w:val="center"/>
              <w:rPr>
                <w:kern w:val="0"/>
                <w:sz w:val="18"/>
                <w:szCs w:val="18"/>
              </w:rPr>
            </w:pPr>
            <w:r>
              <w:rPr>
                <w:kern w:val="0"/>
                <w:sz w:val="18"/>
                <w:szCs w:val="18"/>
              </w:rPr>
              <w:t>7</w:t>
            </w:r>
          </w:p>
        </w:tc>
        <w:tc>
          <w:tcPr>
            <w:tcW w:w="813" w:type="dxa"/>
            <w:tcBorders>
              <w:top w:val="nil"/>
              <w:left w:val="nil"/>
              <w:bottom w:val="single" w:color="auto" w:sz="4" w:space="0"/>
              <w:right w:val="single" w:color="auto" w:sz="4" w:space="0"/>
            </w:tcBorders>
            <w:vAlign w:val="center"/>
          </w:tcPr>
          <w:p w14:paraId="154F8EC0">
            <w:pPr>
              <w:widowControl/>
              <w:tabs>
                <w:tab w:val="decimal" w:pos="0"/>
              </w:tabs>
              <w:ind w:firstLine="0" w:firstLineChars="0"/>
              <w:jc w:val="center"/>
              <w:rPr>
                <w:kern w:val="0"/>
                <w:sz w:val="18"/>
                <w:szCs w:val="18"/>
              </w:rPr>
            </w:pPr>
            <w:r>
              <w:rPr>
                <w:kern w:val="0"/>
                <w:sz w:val="18"/>
                <w:szCs w:val="18"/>
              </w:rPr>
              <w:t>181</w:t>
            </w:r>
          </w:p>
        </w:tc>
        <w:tc>
          <w:tcPr>
            <w:tcW w:w="1068" w:type="dxa"/>
            <w:tcBorders>
              <w:top w:val="nil"/>
              <w:left w:val="nil"/>
              <w:bottom w:val="single" w:color="auto" w:sz="4" w:space="0"/>
              <w:right w:val="single" w:color="auto" w:sz="4" w:space="0"/>
            </w:tcBorders>
            <w:vAlign w:val="center"/>
          </w:tcPr>
          <w:p w14:paraId="50726B62">
            <w:pPr>
              <w:widowControl/>
              <w:tabs>
                <w:tab w:val="decimal" w:pos="0"/>
              </w:tabs>
              <w:ind w:firstLine="0" w:firstLineChars="0"/>
              <w:jc w:val="center"/>
              <w:rPr>
                <w:kern w:val="0"/>
                <w:sz w:val="18"/>
                <w:szCs w:val="18"/>
              </w:rPr>
            </w:pPr>
            <w:r>
              <w:rPr>
                <w:kern w:val="0"/>
                <w:sz w:val="18"/>
                <w:szCs w:val="18"/>
              </w:rPr>
              <w:t>4.418945</w:t>
            </w:r>
          </w:p>
        </w:tc>
        <w:tc>
          <w:tcPr>
            <w:tcW w:w="426" w:type="dxa"/>
            <w:tcBorders>
              <w:top w:val="nil"/>
              <w:left w:val="nil"/>
              <w:bottom w:val="single" w:color="auto" w:sz="4" w:space="0"/>
              <w:right w:val="single" w:color="auto" w:sz="4" w:space="0"/>
            </w:tcBorders>
            <w:vAlign w:val="center"/>
          </w:tcPr>
          <w:p w14:paraId="3E40FD55">
            <w:pPr>
              <w:widowControl/>
              <w:tabs>
                <w:tab w:val="decimal" w:pos="0"/>
              </w:tabs>
              <w:ind w:firstLine="0" w:firstLineChars="0"/>
              <w:jc w:val="center"/>
              <w:rPr>
                <w:kern w:val="0"/>
                <w:sz w:val="18"/>
                <w:szCs w:val="18"/>
              </w:rPr>
            </w:pPr>
            <w:r>
              <w:rPr>
                <w:kern w:val="0"/>
                <w:sz w:val="18"/>
                <w:szCs w:val="18"/>
              </w:rPr>
              <w:t>5</w:t>
            </w:r>
          </w:p>
        </w:tc>
        <w:tc>
          <w:tcPr>
            <w:tcW w:w="813" w:type="dxa"/>
            <w:tcBorders>
              <w:top w:val="nil"/>
              <w:left w:val="nil"/>
              <w:bottom w:val="single" w:color="auto" w:sz="4" w:space="0"/>
              <w:right w:val="single" w:color="auto" w:sz="4" w:space="0"/>
            </w:tcBorders>
            <w:vAlign w:val="center"/>
          </w:tcPr>
          <w:p w14:paraId="0EF1E06C">
            <w:pPr>
              <w:widowControl/>
              <w:tabs>
                <w:tab w:val="decimal" w:pos="0"/>
              </w:tabs>
              <w:ind w:firstLine="0" w:firstLineChars="0"/>
              <w:jc w:val="center"/>
              <w:rPr>
                <w:kern w:val="0"/>
                <w:sz w:val="18"/>
                <w:szCs w:val="18"/>
              </w:rPr>
            </w:pPr>
            <w:r>
              <w:rPr>
                <w:kern w:val="0"/>
                <w:sz w:val="18"/>
                <w:szCs w:val="18"/>
              </w:rPr>
              <w:t>309</w:t>
            </w:r>
          </w:p>
        </w:tc>
        <w:tc>
          <w:tcPr>
            <w:tcW w:w="1068" w:type="dxa"/>
            <w:tcBorders>
              <w:top w:val="nil"/>
              <w:left w:val="nil"/>
              <w:bottom w:val="single" w:color="auto" w:sz="4" w:space="0"/>
              <w:right w:val="single" w:color="auto" w:sz="4" w:space="0"/>
            </w:tcBorders>
            <w:vAlign w:val="center"/>
          </w:tcPr>
          <w:p w14:paraId="6DC5146C">
            <w:pPr>
              <w:widowControl/>
              <w:tabs>
                <w:tab w:val="decimal" w:pos="0"/>
              </w:tabs>
              <w:ind w:firstLine="0" w:firstLineChars="0"/>
              <w:jc w:val="center"/>
              <w:rPr>
                <w:kern w:val="0"/>
                <w:sz w:val="18"/>
                <w:szCs w:val="18"/>
              </w:rPr>
            </w:pPr>
            <w:r>
              <w:rPr>
                <w:kern w:val="0"/>
                <w:sz w:val="18"/>
                <w:szCs w:val="18"/>
              </w:rPr>
              <w:t>7.543945</w:t>
            </w:r>
          </w:p>
        </w:tc>
        <w:tc>
          <w:tcPr>
            <w:tcW w:w="426" w:type="dxa"/>
            <w:tcBorders>
              <w:top w:val="nil"/>
              <w:left w:val="nil"/>
              <w:bottom w:val="single" w:color="auto" w:sz="4" w:space="0"/>
              <w:right w:val="single" w:color="auto" w:sz="4" w:space="0"/>
            </w:tcBorders>
            <w:vAlign w:val="center"/>
          </w:tcPr>
          <w:p w14:paraId="108CD888">
            <w:pPr>
              <w:widowControl/>
              <w:tabs>
                <w:tab w:val="decimal" w:pos="0"/>
              </w:tabs>
              <w:ind w:firstLine="0" w:firstLineChars="0"/>
              <w:jc w:val="center"/>
              <w:rPr>
                <w:kern w:val="0"/>
                <w:sz w:val="18"/>
                <w:szCs w:val="18"/>
              </w:rPr>
            </w:pPr>
            <w:r>
              <w:rPr>
                <w:kern w:val="0"/>
                <w:sz w:val="18"/>
                <w:szCs w:val="18"/>
              </w:rPr>
              <w:t>4</w:t>
            </w:r>
          </w:p>
        </w:tc>
        <w:tc>
          <w:tcPr>
            <w:tcW w:w="813" w:type="dxa"/>
            <w:tcBorders>
              <w:top w:val="nil"/>
              <w:left w:val="nil"/>
              <w:bottom w:val="single" w:color="auto" w:sz="4" w:space="0"/>
              <w:right w:val="single" w:color="auto" w:sz="4" w:space="0"/>
            </w:tcBorders>
            <w:vAlign w:val="center"/>
          </w:tcPr>
          <w:p w14:paraId="4EB93290">
            <w:pPr>
              <w:widowControl/>
              <w:tabs>
                <w:tab w:val="decimal" w:pos="0"/>
              </w:tabs>
              <w:ind w:firstLine="0" w:firstLineChars="0"/>
              <w:jc w:val="center"/>
              <w:rPr>
                <w:kern w:val="0"/>
                <w:sz w:val="18"/>
                <w:szCs w:val="18"/>
              </w:rPr>
            </w:pPr>
            <w:r>
              <w:rPr>
                <w:kern w:val="0"/>
                <w:sz w:val="18"/>
                <w:szCs w:val="18"/>
              </w:rPr>
              <w:t>437</w:t>
            </w:r>
          </w:p>
        </w:tc>
        <w:tc>
          <w:tcPr>
            <w:tcW w:w="1109" w:type="dxa"/>
            <w:tcBorders>
              <w:top w:val="nil"/>
              <w:left w:val="nil"/>
              <w:bottom w:val="single" w:color="auto" w:sz="4" w:space="0"/>
              <w:right w:val="single" w:color="auto" w:sz="4" w:space="0"/>
            </w:tcBorders>
            <w:vAlign w:val="center"/>
          </w:tcPr>
          <w:p w14:paraId="2B2B741C">
            <w:pPr>
              <w:widowControl/>
              <w:tabs>
                <w:tab w:val="decimal" w:pos="0"/>
              </w:tabs>
              <w:ind w:firstLine="0" w:firstLineChars="0"/>
              <w:jc w:val="center"/>
              <w:rPr>
                <w:kern w:val="0"/>
                <w:sz w:val="18"/>
                <w:szCs w:val="18"/>
              </w:rPr>
            </w:pPr>
            <w:r>
              <w:rPr>
                <w:kern w:val="0"/>
                <w:sz w:val="18"/>
                <w:szCs w:val="18"/>
              </w:rPr>
              <w:t>10.668945</w:t>
            </w:r>
          </w:p>
        </w:tc>
        <w:tc>
          <w:tcPr>
            <w:tcW w:w="426" w:type="dxa"/>
            <w:tcBorders>
              <w:top w:val="nil"/>
              <w:left w:val="nil"/>
              <w:bottom w:val="single" w:color="auto" w:sz="4" w:space="0"/>
              <w:right w:val="single" w:color="auto" w:sz="4" w:space="0"/>
            </w:tcBorders>
            <w:vAlign w:val="center"/>
          </w:tcPr>
          <w:p w14:paraId="0EEF501A">
            <w:pPr>
              <w:widowControl/>
              <w:tabs>
                <w:tab w:val="decimal" w:pos="0"/>
              </w:tabs>
              <w:ind w:firstLine="0" w:firstLineChars="0"/>
              <w:jc w:val="center"/>
              <w:rPr>
                <w:kern w:val="0"/>
                <w:sz w:val="18"/>
                <w:szCs w:val="18"/>
              </w:rPr>
            </w:pPr>
            <w:r>
              <w:rPr>
                <w:kern w:val="0"/>
                <w:sz w:val="18"/>
                <w:szCs w:val="18"/>
              </w:rPr>
              <w:t>11</w:t>
            </w:r>
          </w:p>
        </w:tc>
      </w:tr>
      <w:tr w14:paraId="169AA88F">
        <w:tblPrEx>
          <w:tblCellMar>
            <w:top w:w="0" w:type="dxa"/>
            <w:left w:w="108" w:type="dxa"/>
            <w:bottom w:w="0" w:type="dxa"/>
            <w:right w:w="108" w:type="dxa"/>
          </w:tblCellMar>
        </w:tblPrEx>
        <w:trPr>
          <w:trHeight w:val="270" w:hRule="atLeast"/>
          <w:jc w:val="center"/>
        </w:trPr>
        <w:tc>
          <w:tcPr>
            <w:tcW w:w="953" w:type="dxa"/>
            <w:tcBorders>
              <w:top w:val="nil"/>
              <w:left w:val="single" w:color="auto" w:sz="4" w:space="0"/>
              <w:bottom w:val="single" w:color="auto" w:sz="4" w:space="0"/>
              <w:right w:val="single" w:color="auto" w:sz="4" w:space="0"/>
            </w:tcBorders>
            <w:shd w:val="clear" w:color="auto" w:fill="auto"/>
            <w:vAlign w:val="center"/>
          </w:tcPr>
          <w:p w14:paraId="2DFF4A89">
            <w:pPr>
              <w:widowControl/>
              <w:tabs>
                <w:tab w:val="decimal" w:pos="0"/>
              </w:tabs>
              <w:ind w:firstLine="0" w:firstLineChars="0"/>
              <w:jc w:val="center"/>
              <w:rPr>
                <w:kern w:val="0"/>
                <w:sz w:val="18"/>
                <w:szCs w:val="18"/>
              </w:rPr>
            </w:pPr>
            <w:r>
              <w:rPr>
                <w:kern w:val="0"/>
                <w:sz w:val="18"/>
                <w:szCs w:val="18"/>
              </w:rPr>
              <w:t>54</w:t>
            </w:r>
          </w:p>
        </w:tc>
        <w:tc>
          <w:tcPr>
            <w:tcW w:w="1068" w:type="dxa"/>
            <w:tcBorders>
              <w:top w:val="nil"/>
              <w:left w:val="nil"/>
              <w:bottom w:val="single" w:color="auto" w:sz="4" w:space="0"/>
              <w:right w:val="single" w:color="auto" w:sz="4" w:space="0"/>
            </w:tcBorders>
            <w:shd w:val="clear" w:color="auto" w:fill="auto"/>
            <w:vAlign w:val="center"/>
          </w:tcPr>
          <w:p w14:paraId="658D5CD1">
            <w:pPr>
              <w:widowControl/>
              <w:tabs>
                <w:tab w:val="decimal" w:pos="0"/>
              </w:tabs>
              <w:ind w:firstLine="0" w:firstLineChars="0"/>
              <w:jc w:val="center"/>
              <w:rPr>
                <w:kern w:val="0"/>
                <w:sz w:val="18"/>
                <w:szCs w:val="18"/>
              </w:rPr>
            </w:pPr>
            <w:r>
              <w:rPr>
                <w:kern w:val="0"/>
                <w:sz w:val="18"/>
                <w:szCs w:val="18"/>
              </w:rPr>
              <w:t>1.318359</w:t>
            </w:r>
          </w:p>
        </w:tc>
        <w:tc>
          <w:tcPr>
            <w:tcW w:w="588" w:type="dxa"/>
            <w:tcBorders>
              <w:top w:val="nil"/>
              <w:left w:val="nil"/>
              <w:bottom w:val="single" w:color="auto" w:sz="4" w:space="0"/>
              <w:right w:val="single" w:color="auto" w:sz="4" w:space="0"/>
            </w:tcBorders>
            <w:shd w:val="clear" w:color="auto" w:fill="auto"/>
            <w:vAlign w:val="center"/>
          </w:tcPr>
          <w:p w14:paraId="50D6F86D">
            <w:pPr>
              <w:widowControl/>
              <w:tabs>
                <w:tab w:val="decimal" w:pos="0"/>
              </w:tabs>
              <w:ind w:firstLine="0" w:firstLineChars="0"/>
              <w:jc w:val="center"/>
              <w:rPr>
                <w:kern w:val="0"/>
                <w:sz w:val="18"/>
                <w:szCs w:val="18"/>
              </w:rPr>
            </w:pPr>
            <w:r>
              <w:rPr>
                <w:kern w:val="0"/>
                <w:sz w:val="18"/>
                <w:szCs w:val="18"/>
              </w:rPr>
              <w:t>2</w:t>
            </w:r>
          </w:p>
        </w:tc>
        <w:tc>
          <w:tcPr>
            <w:tcW w:w="813" w:type="dxa"/>
            <w:tcBorders>
              <w:top w:val="nil"/>
              <w:left w:val="nil"/>
              <w:bottom w:val="single" w:color="auto" w:sz="4" w:space="0"/>
              <w:right w:val="single" w:color="auto" w:sz="4" w:space="0"/>
            </w:tcBorders>
            <w:vAlign w:val="center"/>
          </w:tcPr>
          <w:p w14:paraId="5756A2AE">
            <w:pPr>
              <w:widowControl/>
              <w:tabs>
                <w:tab w:val="decimal" w:pos="0"/>
              </w:tabs>
              <w:ind w:firstLine="0" w:firstLineChars="0"/>
              <w:jc w:val="center"/>
              <w:rPr>
                <w:kern w:val="0"/>
                <w:sz w:val="18"/>
                <w:szCs w:val="18"/>
              </w:rPr>
            </w:pPr>
            <w:r>
              <w:rPr>
                <w:kern w:val="0"/>
                <w:sz w:val="18"/>
                <w:szCs w:val="18"/>
              </w:rPr>
              <w:t>182</w:t>
            </w:r>
          </w:p>
        </w:tc>
        <w:tc>
          <w:tcPr>
            <w:tcW w:w="1068" w:type="dxa"/>
            <w:tcBorders>
              <w:top w:val="nil"/>
              <w:left w:val="nil"/>
              <w:bottom w:val="single" w:color="auto" w:sz="4" w:space="0"/>
              <w:right w:val="single" w:color="auto" w:sz="4" w:space="0"/>
            </w:tcBorders>
            <w:vAlign w:val="center"/>
          </w:tcPr>
          <w:p w14:paraId="40B9A2FC">
            <w:pPr>
              <w:widowControl/>
              <w:tabs>
                <w:tab w:val="decimal" w:pos="0"/>
              </w:tabs>
              <w:ind w:firstLine="0" w:firstLineChars="0"/>
              <w:jc w:val="center"/>
              <w:rPr>
                <w:kern w:val="0"/>
                <w:sz w:val="18"/>
                <w:szCs w:val="18"/>
              </w:rPr>
            </w:pPr>
            <w:r>
              <w:rPr>
                <w:kern w:val="0"/>
                <w:sz w:val="18"/>
                <w:szCs w:val="18"/>
              </w:rPr>
              <w:t>4.443359</w:t>
            </w:r>
          </w:p>
        </w:tc>
        <w:tc>
          <w:tcPr>
            <w:tcW w:w="426" w:type="dxa"/>
            <w:tcBorders>
              <w:top w:val="nil"/>
              <w:left w:val="nil"/>
              <w:bottom w:val="single" w:color="auto" w:sz="4" w:space="0"/>
              <w:right w:val="single" w:color="auto" w:sz="4" w:space="0"/>
            </w:tcBorders>
            <w:vAlign w:val="center"/>
          </w:tcPr>
          <w:p w14:paraId="3DE9DBCE">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178FE985">
            <w:pPr>
              <w:widowControl/>
              <w:tabs>
                <w:tab w:val="decimal" w:pos="0"/>
              </w:tabs>
              <w:ind w:firstLine="0" w:firstLineChars="0"/>
              <w:jc w:val="center"/>
              <w:rPr>
                <w:kern w:val="0"/>
                <w:sz w:val="18"/>
                <w:szCs w:val="18"/>
              </w:rPr>
            </w:pPr>
            <w:r>
              <w:rPr>
                <w:kern w:val="0"/>
                <w:sz w:val="18"/>
                <w:szCs w:val="18"/>
              </w:rPr>
              <w:t>310</w:t>
            </w:r>
          </w:p>
        </w:tc>
        <w:tc>
          <w:tcPr>
            <w:tcW w:w="1068" w:type="dxa"/>
            <w:tcBorders>
              <w:top w:val="nil"/>
              <w:left w:val="nil"/>
              <w:bottom w:val="single" w:color="auto" w:sz="4" w:space="0"/>
              <w:right w:val="single" w:color="auto" w:sz="4" w:space="0"/>
            </w:tcBorders>
            <w:vAlign w:val="center"/>
          </w:tcPr>
          <w:p w14:paraId="46FD14BD">
            <w:pPr>
              <w:widowControl/>
              <w:tabs>
                <w:tab w:val="decimal" w:pos="0"/>
              </w:tabs>
              <w:ind w:firstLine="0" w:firstLineChars="0"/>
              <w:jc w:val="center"/>
              <w:rPr>
                <w:kern w:val="0"/>
                <w:sz w:val="18"/>
                <w:szCs w:val="18"/>
              </w:rPr>
            </w:pPr>
            <w:r>
              <w:rPr>
                <w:kern w:val="0"/>
                <w:sz w:val="18"/>
                <w:szCs w:val="18"/>
              </w:rPr>
              <w:t>7.568359</w:t>
            </w:r>
          </w:p>
        </w:tc>
        <w:tc>
          <w:tcPr>
            <w:tcW w:w="426" w:type="dxa"/>
            <w:tcBorders>
              <w:top w:val="nil"/>
              <w:left w:val="nil"/>
              <w:bottom w:val="single" w:color="auto" w:sz="4" w:space="0"/>
              <w:right w:val="single" w:color="auto" w:sz="4" w:space="0"/>
            </w:tcBorders>
            <w:vAlign w:val="center"/>
          </w:tcPr>
          <w:p w14:paraId="46E9557E">
            <w:pPr>
              <w:widowControl/>
              <w:tabs>
                <w:tab w:val="decimal" w:pos="0"/>
              </w:tabs>
              <w:ind w:firstLine="0" w:firstLineChars="0"/>
              <w:jc w:val="center"/>
              <w:rPr>
                <w:kern w:val="0"/>
                <w:sz w:val="18"/>
                <w:szCs w:val="18"/>
              </w:rPr>
            </w:pPr>
            <w:r>
              <w:rPr>
                <w:kern w:val="0"/>
                <w:sz w:val="18"/>
                <w:szCs w:val="18"/>
              </w:rPr>
              <w:t>12</w:t>
            </w:r>
          </w:p>
        </w:tc>
        <w:tc>
          <w:tcPr>
            <w:tcW w:w="813" w:type="dxa"/>
            <w:tcBorders>
              <w:top w:val="nil"/>
              <w:left w:val="nil"/>
              <w:bottom w:val="single" w:color="auto" w:sz="4" w:space="0"/>
              <w:right w:val="single" w:color="auto" w:sz="4" w:space="0"/>
            </w:tcBorders>
            <w:vAlign w:val="center"/>
          </w:tcPr>
          <w:p w14:paraId="1CC20897">
            <w:pPr>
              <w:widowControl/>
              <w:tabs>
                <w:tab w:val="decimal" w:pos="0"/>
              </w:tabs>
              <w:ind w:firstLine="0" w:firstLineChars="0"/>
              <w:jc w:val="center"/>
              <w:rPr>
                <w:kern w:val="0"/>
                <w:sz w:val="18"/>
                <w:szCs w:val="18"/>
              </w:rPr>
            </w:pPr>
            <w:r>
              <w:rPr>
                <w:kern w:val="0"/>
                <w:sz w:val="18"/>
                <w:szCs w:val="18"/>
              </w:rPr>
              <w:t>438</w:t>
            </w:r>
          </w:p>
        </w:tc>
        <w:tc>
          <w:tcPr>
            <w:tcW w:w="1109" w:type="dxa"/>
            <w:tcBorders>
              <w:top w:val="nil"/>
              <w:left w:val="nil"/>
              <w:bottom w:val="single" w:color="auto" w:sz="4" w:space="0"/>
              <w:right w:val="single" w:color="auto" w:sz="4" w:space="0"/>
            </w:tcBorders>
            <w:vAlign w:val="center"/>
          </w:tcPr>
          <w:p w14:paraId="6E680067">
            <w:pPr>
              <w:widowControl/>
              <w:tabs>
                <w:tab w:val="decimal" w:pos="0"/>
              </w:tabs>
              <w:ind w:firstLine="0" w:firstLineChars="0"/>
              <w:jc w:val="center"/>
              <w:rPr>
                <w:kern w:val="0"/>
                <w:sz w:val="18"/>
                <w:szCs w:val="18"/>
              </w:rPr>
            </w:pPr>
            <w:r>
              <w:rPr>
                <w:kern w:val="0"/>
                <w:sz w:val="18"/>
                <w:szCs w:val="18"/>
              </w:rPr>
              <w:t>10.693359</w:t>
            </w:r>
          </w:p>
        </w:tc>
        <w:tc>
          <w:tcPr>
            <w:tcW w:w="426" w:type="dxa"/>
            <w:tcBorders>
              <w:top w:val="nil"/>
              <w:left w:val="nil"/>
              <w:bottom w:val="single" w:color="auto" w:sz="4" w:space="0"/>
              <w:right w:val="single" w:color="auto" w:sz="4" w:space="0"/>
            </w:tcBorders>
            <w:vAlign w:val="center"/>
          </w:tcPr>
          <w:p w14:paraId="73F80AEB">
            <w:pPr>
              <w:widowControl/>
              <w:tabs>
                <w:tab w:val="decimal" w:pos="0"/>
              </w:tabs>
              <w:ind w:firstLine="0" w:firstLineChars="0"/>
              <w:jc w:val="center"/>
              <w:rPr>
                <w:kern w:val="0"/>
                <w:sz w:val="18"/>
                <w:szCs w:val="18"/>
              </w:rPr>
            </w:pPr>
            <w:r>
              <w:rPr>
                <w:kern w:val="0"/>
                <w:sz w:val="18"/>
                <w:szCs w:val="18"/>
              </w:rPr>
              <w:t>9</w:t>
            </w:r>
          </w:p>
        </w:tc>
      </w:tr>
      <w:tr w14:paraId="68FCF01D">
        <w:tblPrEx>
          <w:tblCellMar>
            <w:top w:w="0" w:type="dxa"/>
            <w:left w:w="108" w:type="dxa"/>
            <w:bottom w:w="0" w:type="dxa"/>
            <w:right w:w="108" w:type="dxa"/>
          </w:tblCellMar>
        </w:tblPrEx>
        <w:trPr>
          <w:trHeight w:val="270" w:hRule="atLeast"/>
          <w:jc w:val="center"/>
        </w:trPr>
        <w:tc>
          <w:tcPr>
            <w:tcW w:w="953" w:type="dxa"/>
            <w:tcBorders>
              <w:top w:val="nil"/>
              <w:left w:val="single" w:color="auto" w:sz="4" w:space="0"/>
              <w:bottom w:val="single" w:color="auto" w:sz="4" w:space="0"/>
              <w:right w:val="single" w:color="auto" w:sz="4" w:space="0"/>
            </w:tcBorders>
            <w:shd w:val="clear" w:color="auto" w:fill="auto"/>
            <w:vAlign w:val="center"/>
          </w:tcPr>
          <w:p w14:paraId="325848CF">
            <w:pPr>
              <w:widowControl/>
              <w:tabs>
                <w:tab w:val="decimal" w:pos="0"/>
              </w:tabs>
              <w:ind w:firstLine="0" w:firstLineChars="0"/>
              <w:jc w:val="center"/>
              <w:rPr>
                <w:kern w:val="0"/>
                <w:sz w:val="18"/>
                <w:szCs w:val="18"/>
              </w:rPr>
            </w:pPr>
            <w:r>
              <w:rPr>
                <w:kern w:val="0"/>
                <w:sz w:val="18"/>
                <w:szCs w:val="18"/>
              </w:rPr>
              <w:t>55</w:t>
            </w:r>
          </w:p>
        </w:tc>
        <w:tc>
          <w:tcPr>
            <w:tcW w:w="1068" w:type="dxa"/>
            <w:tcBorders>
              <w:top w:val="nil"/>
              <w:left w:val="nil"/>
              <w:bottom w:val="single" w:color="auto" w:sz="4" w:space="0"/>
              <w:right w:val="single" w:color="auto" w:sz="4" w:space="0"/>
            </w:tcBorders>
            <w:shd w:val="clear" w:color="auto" w:fill="auto"/>
            <w:vAlign w:val="center"/>
          </w:tcPr>
          <w:p w14:paraId="470DDCD5">
            <w:pPr>
              <w:widowControl/>
              <w:tabs>
                <w:tab w:val="decimal" w:pos="0"/>
              </w:tabs>
              <w:ind w:firstLine="0" w:firstLineChars="0"/>
              <w:jc w:val="center"/>
              <w:rPr>
                <w:kern w:val="0"/>
                <w:sz w:val="18"/>
                <w:szCs w:val="18"/>
              </w:rPr>
            </w:pPr>
            <w:r>
              <w:rPr>
                <w:kern w:val="0"/>
                <w:sz w:val="18"/>
                <w:szCs w:val="18"/>
              </w:rPr>
              <w:t>1.342773</w:t>
            </w:r>
          </w:p>
        </w:tc>
        <w:tc>
          <w:tcPr>
            <w:tcW w:w="588" w:type="dxa"/>
            <w:tcBorders>
              <w:top w:val="nil"/>
              <w:left w:val="nil"/>
              <w:bottom w:val="single" w:color="auto" w:sz="4" w:space="0"/>
              <w:right w:val="single" w:color="auto" w:sz="4" w:space="0"/>
            </w:tcBorders>
            <w:shd w:val="clear" w:color="auto" w:fill="auto"/>
            <w:vAlign w:val="center"/>
          </w:tcPr>
          <w:p w14:paraId="062B0398">
            <w:pPr>
              <w:widowControl/>
              <w:tabs>
                <w:tab w:val="decimal" w:pos="0"/>
              </w:tabs>
              <w:ind w:firstLine="0" w:firstLineChars="0"/>
              <w:jc w:val="center"/>
              <w:rPr>
                <w:kern w:val="0"/>
                <w:sz w:val="18"/>
                <w:szCs w:val="18"/>
              </w:rPr>
            </w:pPr>
            <w:r>
              <w:rPr>
                <w:kern w:val="0"/>
                <w:sz w:val="18"/>
                <w:szCs w:val="18"/>
              </w:rPr>
              <w:t>11</w:t>
            </w:r>
          </w:p>
        </w:tc>
        <w:tc>
          <w:tcPr>
            <w:tcW w:w="813" w:type="dxa"/>
            <w:tcBorders>
              <w:top w:val="nil"/>
              <w:left w:val="nil"/>
              <w:bottom w:val="single" w:color="auto" w:sz="4" w:space="0"/>
              <w:right w:val="single" w:color="auto" w:sz="4" w:space="0"/>
            </w:tcBorders>
            <w:vAlign w:val="center"/>
          </w:tcPr>
          <w:p w14:paraId="3EEA0C7F">
            <w:pPr>
              <w:widowControl/>
              <w:tabs>
                <w:tab w:val="decimal" w:pos="0"/>
              </w:tabs>
              <w:ind w:firstLine="0" w:firstLineChars="0"/>
              <w:jc w:val="center"/>
              <w:rPr>
                <w:kern w:val="0"/>
                <w:sz w:val="18"/>
                <w:szCs w:val="18"/>
              </w:rPr>
            </w:pPr>
            <w:r>
              <w:rPr>
                <w:kern w:val="0"/>
                <w:sz w:val="18"/>
                <w:szCs w:val="18"/>
              </w:rPr>
              <w:t>183</w:t>
            </w:r>
          </w:p>
        </w:tc>
        <w:tc>
          <w:tcPr>
            <w:tcW w:w="1068" w:type="dxa"/>
            <w:tcBorders>
              <w:top w:val="nil"/>
              <w:left w:val="nil"/>
              <w:bottom w:val="single" w:color="auto" w:sz="4" w:space="0"/>
              <w:right w:val="single" w:color="auto" w:sz="4" w:space="0"/>
            </w:tcBorders>
            <w:vAlign w:val="center"/>
          </w:tcPr>
          <w:p w14:paraId="1C349EB5">
            <w:pPr>
              <w:widowControl/>
              <w:tabs>
                <w:tab w:val="decimal" w:pos="0"/>
              </w:tabs>
              <w:ind w:firstLine="0" w:firstLineChars="0"/>
              <w:jc w:val="center"/>
              <w:rPr>
                <w:kern w:val="0"/>
                <w:sz w:val="18"/>
                <w:szCs w:val="18"/>
              </w:rPr>
            </w:pPr>
            <w:r>
              <w:rPr>
                <w:kern w:val="0"/>
                <w:sz w:val="18"/>
                <w:szCs w:val="18"/>
              </w:rPr>
              <w:t>4.467773</w:t>
            </w:r>
          </w:p>
        </w:tc>
        <w:tc>
          <w:tcPr>
            <w:tcW w:w="426" w:type="dxa"/>
            <w:tcBorders>
              <w:top w:val="nil"/>
              <w:left w:val="nil"/>
              <w:bottom w:val="single" w:color="auto" w:sz="4" w:space="0"/>
              <w:right w:val="single" w:color="auto" w:sz="4" w:space="0"/>
            </w:tcBorders>
            <w:vAlign w:val="center"/>
          </w:tcPr>
          <w:p w14:paraId="30314CBA">
            <w:pPr>
              <w:widowControl/>
              <w:tabs>
                <w:tab w:val="decimal" w:pos="0"/>
              </w:tabs>
              <w:ind w:firstLine="0" w:firstLineChars="0"/>
              <w:jc w:val="center"/>
              <w:rPr>
                <w:kern w:val="0"/>
                <w:sz w:val="18"/>
                <w:szCs w:val="18"/>
              </w:rPr>
            </w:pPr>
            <w:r>
              <w:rPr>
                <w:kern w:val="0"/>
                <w:sz w:val="18"/>
                <w:szCs w:val="18"/>
              </w:rPr>
              <w:t>11</w:t>
            </w:r>
          </w:p>
        </w:tc>
        <w:tc>
          <w:tcPr>
            <w:tcW w:w="813" w:type="dxa"/>
            <w:tcBorders>
              <w:top w:val="nil"/>
              <w:left w:val="nil"/>
              <w:bottom w:val="single" w:color="auto" w:sz="4" w:space="0"/>
              <w:right w:val="single" w:color="auto" w:sz="4" w:space="0"/>
            </w:tcBorders>
            <w:vAlign w:val="center"/>
          </w:tcPr>
          <w:p w14:paraId="024FF9E1">
            <w:pPr>
              <w:widowControl/>
              <w:tabs>
                <w:tab w:val="decimal" w:pos="0"/>
              </w:tabs>
              <w:ind w:firstLine="0" w:firstLineChars="0"/>
              <w:jc w:val="center"/>
              <w:rPr>
                <w:kern w:val="0"/>
                <w:sz w:val="18"/>
                <w:szCs w:val="18"/>
              </w:rPr>
            </w:pPr>
            <w:r>
              <w:rPr>
                <w:kern w:val="0"/>
                <w:sz w:val="18"/>
                <w:szCs w:val="18"/>
              </w:rPr>
              <w:t>311</w:t>
            </w:r>
          </w:p>
        </w:tc>
        <w:tc>
          <w:tcPr>
            <w:tcW w:w="1068" w:type="dxa"/>
            <w:tcBorders>
              <w:top w:val="nil"/>
              <w:left w:val="nil"/>
              <w:bottom w:val="single" w:color="auto" w:sz="4" w:space="0"/>
              <w:right w:val="single" w:color="auto" w:sz="4" w:space="0"/>
            </w:tcBorders>
            <w:vAlign w:val="center"/>
          </w:tcPr>
          <w:p w14:paraId="42291578">
            <w:pPr>
              <w:widowControl/>
              <w:tabs>
                <w:tab w:val="decimal" w:pos="0"/>
              </w:tabs>
              <w:ind w:firstLine="0" w:firstLineChars="0"/>
              <w:jc w:val="center"/>
              <w:rPr>
                <w:kern w:val="0"/>
                <w:sz w:val="18"/>
                <w:szCs w:val="18"/>
              </w:rPr>
            </w:pPr>
            <w:r>
              <w:rPr>
                <w:kern w:val="0"/>
                <w:sz w:val="18"/>
                <w:szCs w:val="18"/>
              </w:rPr>
              <w:t>7.592773</w:t>
            </w:r>
          </w:p>
        </w:tc>
        <w:tc>
          <w:tcPr>
            <w:tcW w:w="426" w:type="dxa"/>
            <w:tcBorders>
              <w:top w:val="nil"/>
              <w:left w:val="nil"/>
              <w:bottom w:val="single" w:color="auto" w:sz="4" w:space="0"/>
              <w:right w:val="single" w:color="auto" w:sz="4" w:space="0"/>
            </w:tcBorders>
            <w:vAlign w:val="center"/>
          </w:tcPr>
          <w:p w14:paraId="637A9A63">
            <w:pPr>
              <w:widowControl/>
              <w:tabs>
                <w:tab w:val="decimal" w:pos="0"/>
              </w:tabs>
              <w:ind w:firstLine="0" w:firstLineChars="0"/>
              <w:jc w:val="center"/>
              <w:rPr>
                <w:kern w:val="0"/>
                <w:sz w:val="18"/>
                <w:szCs w:val="18"/>
              </w:rPr>
            </w:pPr>
            <w:r>
              <w:rPr>
                <w:kern w:val="0"/>
                <w:sz w:val="18"/>
                <w:szCs w:val="18"/>
              </w:rPr>
              <w:t>4</w:t>
            </w:r>
          </w:p>
        </w:tc>
        <w:tc>
          <w:tcPr>
            <w:tcW w:w="813" w:type="dxa"/>
            <w:tcBorders>
              <w:top w:val="nil"/>
              <w:left w:val="nil"/>
              <w:bottom w:val="single" w:color="auto" w:sz="4" w:space="0"/>
              <w:right w:val="single" w:color="auto" w:sz="4" w:space="0"/>
            </w:tcBorders>
            <w:vAlign w:val="center"/>
          </w:tcPr>
          <w:p w14:paraId="61BA1981">
            <w:pPr>
              <w:widowControl/>
              <w:tabs>
                <w:tab w:val="decimal" w:pos="0"/>
              </w:tabs>
              <w:ind w:firstLine="0" w:firstLineChars="0"/>
              <w:jc w:val="center"/>
              <w:rPr>
                <w:kern w:val="0"/>
                <w:sz w:val="18"/>
                <w:szCs w:val="18"/>
              </w:rPr>
            </w:pPr>
            <w:r>
              <w:rPr>
                <w:kern w:val="0"/>
                <w:sz w:val="18"/>
                <w:szCs w:val="18"/>
              </w:rPr>
              <w:t>439</w:t>
            </w:r>
          </w:p>
        </w:tc>
        <w:tc>
          <w:tcPr>
            <w:tcW w:w="1109" w:type="dxa"/>
            <w:tcBorders>
              <w:top w:val="nil"/>
              <w:left w:val="nil"/>
              <w:bottom w:val="single" w:color="auto" w:sz="4" w:space="0"/>
              <w:right w:val="single" w:color="auto" w:sz="4" w:space="0"/>
            </w:tcBorders>
            <w:vAlign w:val="center"/>
          </w:tcPr>
          <w:p w14:paraId="28023636">
            <w:pPr>
              <w:widowControl/>
              <w:tabs>
                <w:tab w:val="decimal" w:pos="0"/>
              </w:tabs>
              <w:ind w:firstLine="0" w:firstLineChars="0"/>
              <w:jc w:val="center"/>
              <w:rPr>
                <w:kern w:val="0"/>
                <w:sz w:val="18"/>
                <w:szCs w:val="18"/>
              </w:rPr>
            </w:pPr>
            <w:r>
              <w:rPr>
                <w:kern w:val="0"/>
                <w:sz w:val="18"/>
                <w:szCs w:val="18"/>
              </w:rPr>
              <w:t>10.717773</w:t>
            </w:r>
          </w:p>
        </w:tc>
        <w:tc>
          <w:tcPr>
            <w:tcW w:w="426" w:type="dxa"/>
            <w:tcBorders>
              <w:top w:val="nil"/>
              <w:left w:val="nil"/>
              <w:bottom w:val="single" w:color="auto" w:sz="4" w:space="0"/>
              <w:right w:val="single" w:color="auto" w:sz="4" w:space="0"/>
            </w:tcBorders>
            <w:vAlign w:val="center"/>
          </w:tcPr>
          <w:p w14:paraId="67310C8F">
            <w:pPr>
              <w:widowControl/>
              <w:tabs>
                <w:tab w:val="decimal" w:pos="0"/>
              </w:tabs>
              <w:ind w:firstLine="0" w:firstLineChars="0"/>
              <w:jc w:val="center"/>
              <w:rPr>
                <w:kern w:val="0"/>
                <w:sz w:val="18"/>
                <w:szCs w:val="18"/>
              </w:rPr>
            </w:pPr>
            <w:r>
              <w:rPr>
                <w:kern w:val="0"/>
                <w:sz w:val="18"/>
                <w:szCs w:val="18"/>
              </w:rPr>
              <w:t>7</w:t>
            </w:r>
          </w:p>
        </w:tc>
      </w:tr>
      <w:tr w14:paraId="6C74682C">
        <w:tblPrEx>
          <w:tblCellMar>
            <w:top w:w="0" w:type="dxa"/>
            <w:left w:w="108" w:type="dxa"/>
            <w:bottom w:w="0" w:type="dxa"/>
            <w:right w:w="108" w:type="dxa"/>
          </w:tblCellMar>
        </w:tblPrEx>
        <w:trPr>
          <w:trHeight w:val="270" w:hRule="atLeast"/>
          <w:jc w:val="center"/>
        </w:trPr>
        <w:tc>
          <w:tcPr>
            <w:tcW w:w="953" w:type="dxa"/>
            <w:tcBorders>
              <w:top w:val="nil"/>
              <w:left w:val="single" w:color="auto" w:sz="4" w:space="0"/>
              <w:bottom w:val="single" w:color="auto" w:sz="4" w:space="0"/>
              <w:right w:val="single" w:color="auto" w:sz="4" w:space="0"/>
            </w:tcBorders>
            <w:shd w:val="clear" w:color="auto" w:fill="auto"/>
            <w:vAlign w:val="center"/>
          </w:tcPr>
          <w:p w14:paraId="0371DD54">
            <w:pPr>
              <w:widowControl/>
              <w:tabs>
                <w:tab w:val="decimal" w:pos="0"/>
              </w:tabs>
              <w:ind w:firstLine="0" w:firstLineChars="0"/>
              <w:jc w:val="center"/>
              <w:rPr>
                <w:kern w:val="0"/>
                <w:sz w:val="18"/>
                <w:szCs w:val="18"/>
              </w:rPr>
            </w:pPr>
            <w:r>
              <w:rPr>
                <w:kern w:val="0"/>
                <w:sz w:val="18"/>
                <w:szCs w:val="18"/>
              </w:rPr>
              <w:t>56</w:t>
            </w:r>
          </w:p>
        </w:tc>
        <w:tc>
          <w:tcPr>
            <w:tcW w:w="1068" w:type="dxa"/>
            <w:tcBorders>
              <w:top w:val="nil"/>
              <w:left w:val="nil"/>
              <w:bottom w:val="single" w:color="auto" w:sz="4" w:space="0"/>
              <w:right w:val="single" w:color="auto" w:sz="4" w:space="0"/>
            </w:tcBorders>
            <w:shd w:val="clear" w:color="auto" w:fill="auto"/>
            <w:vAlign w:val="center"/>
          </w:tcPr>
          <w:p w14:paraId="29AF8FFB">
            <w:pPr>
              <w:widowControl/>
              <w:tabs>
                <w:tab w:val="decimal" w:pos="0"/>
              </w:tabs>
              <w:ind w:firstLine="0" w:firstLineChars="0"/>
              <w:jc w:val="center"/>
              <w:rPr>
                <w:kern w:val="0"/>
                <w:sz w:val="18"/>
                <w:szCs w:val="18"/>
              </w:rPr>
            </w:pPr>
            <w:r>
              <w:rPr>
                <w:kern w:val="0"/>
                <w:sz w:val="18"/>
                <w:szCs w:val="18"/>
              </w:rPr>
              <w:t>1.367188</w:t>
            </w:r>
          </w:p>
        </w:tc>
        <w:tc>
          <w:tcPr>
            <w:tcW w:w="588" w:type="dxa"/>
            <w:tcBorders>
              <w:top w:val="nil"/>
              <w:left w:val="nil"/>
              <w:bottom w:val="single" w:color="auto" w:sz="4" w:space="0"/>
              <w:right w:val="single" w:color="auto" w:sz="4" w:space="0"/>
            </w:tcBorders>
            <w:shd w:val="clear" w:color="auto" w:fill="auto"/>
            <w:vAlign w:val="center"/>
          </w:tcPr>
          <w:p w14:paraId="20467E86">
            <w:pPr>
              <w:widowControl/>
              <w:tabs>
                <w:tab w:val="decimal" w:pos="0"/>
              </w:tabs>
              <w:ind w:firstLine="0" w:firstLineChars="0"/>
              <w:jc w:val="center"/>
              <w:rPr>
                <w:kern w:val="0"/>
                <w:sz w:val="18"/>
                <w:szCs w:val="18"/>
              </w:rPr>
            </w:pPr>
            <w:r>
              <w:rPr>
                <w:kern w:val="0"/>
                <w:sz w:val="18"/>
                <w:szCs w:val="18"/>
              </w:rPr>
              <w:t>5</w:t>
            </w:r>
          </w:p>
        </w:tc>
        <w:tc>
          <w:tcPr>
            <w:tcW w:w="813" w:type="dxa"/>
            <w:tcBorders>
              <w:top w:val="nil"/>
              <w:left w:val="nil"/>
              <w:bottom w:val="single" w:color="auto" w:sz="4" w:space="0"/>
              <w:right w:val="single" w:color="auto" w:sz="4" w:space="0"/>
            </w:tcBorders>
            <w:vAlign w:val="center"/>
          </w:tcPr>
          <w:p w14:paraId="68E3307E">
            <w:pPr>
              <w:widowControl/>
              <w:tabs>
                <w:tab w:val="decimal" w:pos="0"/>
              </w:tabs>
              <w:ind w:firstLine="0" w:firstLineChars="0"/>
              <w:jc w:val="center"/>
              <w:rPr>
                <w:kern w:val="0"/>
                <w:sz w:val="18"/>
                <w:szCs w:val="18"/>
              </w:rPr>
            </w:pPr>
            <w:r>
              <w:rPr>
                <w:kern w:val="0"/>
                <w:sz w:val="18"/>
                <w:szCs w:val="18"/>
              </w:rPr>
              <w:t>184</w:t>
            </w:r>
          </w:p>
        </w:tc>
        <w:tc>
          <w:tcPr>
            <w:tcW w:w="1068" w:type="dxa"/>
            <w:tcBorders>
              <w:top w:val="nil"/>
              <w:left w:val="nil"/>
              <w:bottom w:val="single" w:color="auto" w:sz="4" w:space="0"/>
              <w:right w:val="single" w:color="auto" w:sz="4" w:space="0"/>
            </w:tcBorders>
            <w:vAlign w:val="center"/>
          </w:tcPr>
          <w:p w14:paraId="67247D31">
            <w:pPr>
              <w:widowControl/>
              <w:tabs>
                <w:tab w:val="decimal" w:pos="0"/>
              </w:tabs>
              <w:ind w:firstLine="0" w:firstLineChars="0"/>
              <w:jc w:val="center"/>
              <w:rPr>
                <w:kern w:val="0"/>
                <w:sz w:val="18"/>
                <w:szCs w:val="18"/>
              </w:rPr>
            </w:pPr>
            <w:r>
              <w:rPr>
                <w:kern w:val="0"/>
                <w:sz w:val="18"/>
                <w:szCs w:val="18"/>
              </w:rPr>
              <w:t>4.492188</w:t>
            </w:r>
          </w:p>
        </w:tc>
        <w:tc>
          <w:tcPr>
            <w:tcW w:w="426" w:type="dxa"/>
            <w:tcBorders>
              <w:top w:val="nil"/>
              <w:left w:val="nil"/>
              <w:bottom w:val="single" w:color="auto" w:sz="4" w:space="0"/>
              <w:right w:val="single" w:color="auto" w:sz="4" w:space="0"/>
            </w:tcBorders>
            <w:vAlign w:val="center"/>
          </w:tcPr>
          <w:p w14:paraId="26BC2AAF">
            <w:pPr>
              <w:widowControl/>
              <w:tabs>
                <w:tab w:val="decimal" w:pos="0"/>
              </w:tabs>
              <w:ind w:firstLine="0" w:firstLineChars="0"/>
              <w:jc w:val="center"/>
              <w:rPr>
                <w:kern w:val="0"/>
                <w:sz w:val="18"/>
                <w:szCs w:val="18"/>
              </w:rPr>
            </w:pPr>
            <w:r>
              <w:rPr>
                <w:kern w:val="0"/>
                <w:sz w:val="18"/>
                <w:szCs w:val="18"/>
              </w:rPr>
              <w:t>5</w:t>
            </w:r>
          </w:p>
        </w:tc>
        <w:tc>
          <w:tcPr>
            <w:tcW w:w="813" w:type="dxa"/>
            <w:tcBorders>
              <w:top w:val="nil"/>
              <w:left w:val="nil"/>
              <w:bottom w:val="single" w:color="auto" w:sz="4" w:space="0"/>
              <w:right w:val="single" w:color="auto" w:sz="4" w:space="0"/>
            </w:tcBorders>
            <w:vAlign w:val="center"/>
          </w:tcPr>
          <w:p w14:paraId="132971E8">
            <w:pPr>
              <w:widowControl/>
              <w:tabs>
                <w:tab w:val="decimal" w:pos="0"/>
              </w:tabs>
              <w:ind w:firstLine="0" w:firstLineChars="0"/>
              <w:jc w:val="center"/>
              <w:rPr>
                <w:kern w:val="0"/>
                <w:sz w:val="18"/>
                <w:szCs w:val="18"/>
              </w:rPr>
            </w:pPr>
            <w:r>
              <w:rPr>
                <w:kern w:val="0"/>
                <w:sz w:val="18"/>
                <w:szCs w:val="18"/>
              </w:rPr>
              <w:t>312</w:t>
            </w:r>
          </w:p>
        </w:tc>
        <w:tc>
          <w:tcPr>
            <w:tcW w:w="1068" w:type="dxa"/>
            <w:tcBorders>
              <w:top w:val="nil"/>
              <w:left w:val="nil"/>
              <w:bottom w:val="single" w:color="auto" w:sz="4" w:space="0"/>
              <w:right w:val="single" w:color="auto" w:sz="4" w:space="0"/>
            </w:tcBorders>
            <w:vAlign w:val="center"/>
          </w:tcPr>
          <w:p w14:paraId="243C74CC">
            <w:pPr>
              <w:widowControl/>
              <w:tabs>
                <w:tab w:val="decimal" w:pos="0"/>
              </w:tabs>
              <w:ind w:firstLine="0" w:firstLineChars="0"/>
              <w:jc w:val="center"/>
              <w:rPr>
                <w:kern w:val="0"/>
                <w:sz w:val="18"/>
                <w:szCs w:val="18"/>
              </w:rPr>
            </w:pPr>
            <w:r>
              <w:rPr>
                <w:kern w:val="0"/>
                <w:sz w:val="18"/>
                <w:szCs w:val="18"/>
              </w:rPr>
              <w:t>7.617188</w:t>
            </w:r>
          </w:p>
        </w:tc>
        <w:tc>
          <w:tcPr>
            <w:tcW w:w="426" w:type="dxa"/>
            <w:tcBorders>
              <w:top w:val="nil"/>
              <w:left w:val="nil"/>
              <w:bottom w:val="single" w:color="auto" w:sz="4" w:space="0"/>
              <w:right w:val="single" w:color="auto" w:sz="4" w:space="0"/>
            </w:tcBorders>
            <w:vAlign w:val="center"/>
          </w:tcPr>
          <w:p w14:paraId="451E5321">
            <w:pPr>
              <w:widowControl/>
              <w:tabs>
                <w:tab w:val="decimal" w:pos="0"/>
              </w:tabs>
              <w:ind w:firstLine="0" w:firstLineChars="0"/>
              <w:jc w:val="center"/>
              <w:rPr>
                <w:kern w:val="0"/>
                <w:sz w:val="18"/>
                <w:szCs w:val="18"/>
              </w:rPr>
            </w:pPr>
            <w:r>
              <w:rPr>
                <w:kern w:val="0"/>
                <w:sz w:val="18"/>
                <w:szCs w:val="18"/>
              </w:rPr>
              <w:t>12</w:t>
            </w:r>
          </w:p>
        </w:tc>
        <w:tc>
          <w:tcPr>
            <w:tcW w:w="813" w:type="dxa"/>
            <w:tcBorders>
              <w:top w:val="nil"/>
              <w:left w:val="nil"/>
              <w:bottom w:val="single" w:color="auto" w:sz="4" w:space="0"/>
              <w:right w:val="single" w:color="auto" w:sz="4" w:space="0"/>
            </w:tcBorders>
            <w:vAlign w:val="center"/>
          </w:tcPr>
          <w:p w14:paraId="035B538F">
            <w:pPr>
              <w:widowControl/>
              <w:tabs>
                <w:tab w:val="decimal" w:pos="0"/>
              </w:tabs>
              <w:ind w:firstLine="0" w:firstLineChars="0"/>
              <w:jc w:val="center"/>
              <w:rPr>
                <w:kern w:val="0"/>
                <w:sz w:val="18"/>
                <w:szCs w:val="18"/>
              </w:rPr>
            </w:pPr>
            <w:r>
              <w:rPr>
                <w:kern w:val="0"/>
                <w:sz w:val="18"/>
                <w:szCs w:val="18"/>
              </w:rPr>
              <w:t>440</w:t>
            </w:r>
          </w:p>
        </w:tc>
        <w:tc>
          <w:tcPr>
            <w:tcW w:w="1109" w:type="dxa"/>
            <w:tcBorders>
              <w:top w:val="nil"/>
              <w:left w:val="nil"/>
              <w:bottom w:val="single" w:color="auto" w:sz="4" w:space="0"/>
              <w:right w:val="single" w:color="auto" w:sz="4" w:space="0"/>
            </w:tcBorders>
            <w:vAlign w:val="center"/>
          </w:tcPr>
          <w:p w14:paraId="1C0BDE85">
            <w:pPr>
              <w:widowControl/>
              <w:tabs>
                <w:tab w:val="decimal" w:pos="0"/>
              </w:tabs>
              <w:ind w:firstLine="0" w:firstLineChars="0"/>
              <w:jc w:val="center"/>
              <w:rPr>
                <w:kern w:val="0"/>
                <w:sz w:val="18"/>
                <w:szCs w:val="18"/>
              </w:rPr>
            </w:pPr>
            <w:r>
              <w:rPr>
                <w:kern w:val="0"/>
                <w:sz w:val="18"/>
                <w:szCs w:val="18"/>
              </w:rPr>
              <w:t>10.742188</w:t>
            </w:r>
          </w:p>
        </w:tc>
        <w:tc>
          <w:tcPr>
            <w:tcW w:w="426" w:type="dxa"/>
            <w:tcBorders>
              <w:top w:val="nil"/>
              <w:left w:val="nil"/>
              <w:bottom w:val="single" w:color="auto" w:sz="4" w:space="0"/>
              <w:right w:val="single" w:color="auto" w:sz="4" w:space="0"/>
            </w:tcBorders>
            <w:vAlign w:val="center"/>
          </w:tcPr>
          <w:p w14:paraId="5550A912">
            <w:pPr>
              <w:widowControl/>
              <w:tabs>
                <w:tab w:val="decimal" w:pos="0"/>
              </w:tabs>
              <w:ind w:firstLine="0" w:firstLineChars="0"/>
              <w:jc w:val="center"/>
              <w:rPr>
                <w:kern w:val="0"/>
                <w:sz w:val="18"/>
                <w:szCs w:val="18"/>
              </w:rPr>
            </w:pPr>
            <w:r>
              <w:rPr>
                <w:kern w:val="0"/>
                <w:sz w:val="18"/>
                <w:szCs w:val="18"/>
              </w:rPr>
              <w:t>5</w:t>
            </w:r>
          </w:p>
        </w:tc>
      </w:tr>
      <w:tr w14:paraId="6764EC59">
        <w:tblPrEx>
          <w:tblCellMar>
            <w:top w:w="0" w:type="dxa"/>
            <w:left w:w="108" w:type="dxa"/>
            <w:bottom w:w="0" w:type="dxa"/>
            <w:right w:w="108" w:type="dxa"/>
          </w:tblCellMar>
        </w:tblPrEx>
        <w:trPr>
          <w:trHeight w:val="270" w:hRule="atLeast"/>
          <w:jc w:val="center"/>
        </w:trPr>
        <w:tc>
          <w:tcPr>
            <w:tcW w:w="953" w:type="dxa"/>
            <w:tcBorders>
              <w:top w:val="nil"/>
              <w:left w:val="single" w:color="auto" w:sz="4" w:space="0"/>
              <w:bottom w:val="single" w:color="auto" w:sz="4" w:space="0"/>
              <w:right w:val="single" w:color="auto" w:sz="4" w:space="0"/>
            </w:tcBorders>
            <w:shd w:val="clear" w:color="auto" w:fill="auto"/>
            <w:vAlign w:val="center"/>
          </w:tcPr>
          <w:p w14:paraId="5FA19056">
            <w:pPr>
              <w:widowControl/>
              <w:tabs>
                <w:tab w:val="decimal" w:pos="0"/>
              </w:tabs>
              <w:ind w:firstLine="0" w:firstLineChars="0"/>
              <w:jc w:val="center"/>
              <w:rPr>
                <w:kern w:val="0"/>
                <w:sz w:val="18"/>
                <w:szCs w:val="18"/>
              </w:rPr>
            </w:pPr>
            <w:r>
              <w:rPr>
                <w:kern w:val="0"/>
                <w:sz w:val="18"/>
                <w:szCs w:val="18"/>
              </w:rPr>
              <w:t>57</w:t>
            </w:r>
          </w:p>
        </w:tc>
        <w:tc>
          <w:tcPr>
            <w:tcW w:w="1068" w:type="dxa"/>
            <w:tcBorders>
              <w:top w:val="nil"/>
              <w:left w:val="nil"/>
              <w:bottom w:val="single" w:color="auto" w:sz="4" w:space="0"/>
              <w:right w:val="single" w:color="auto" w:sz="4" w:space="0"/>
            </w:tcBorders>
            <w:shd w:val="clear" w:color="auto" w:fill="auto"/>
            <w:vAlign w:val="center"/>
          </w:tcPr>
          <w:p w14:paraId="7EC1982A">
            <w:pPr>
              <w:widowControl/>
              <w:tabs>
                <w:tab w:val="decimal" w:pos="0"/>
              </w:tabs>
              <w:ind w:firstLine="0" w:firstLineChars="0"/>
              <w:jc w:val="center"/>
              <w:rPr>
                <w:kern w:val="0"/>
                <w:sz w:val="18"/>
                <w:szCs w:val="18"/>
              </w:rPr>
            </w:pPr>
            <w:r>
              <w:rPr>
                <w:kern w:val="0"/>
                <w:sz w:val="18"/>
                <w:szCs w:val="18"/>
              </w:rPr>
              <w:t>1.391602</w:t>
            </w:r>
          </w:p>
        </w:tc>
        <w:tc>
          <w:tcPr>
            <w:tcW w:w="588" w:type="dxa"/>
            <w:tcBorders>
              <w:top w:val="nil"/>
              <w:left w:val="nil"/>
              <w:bottom w:val="single" w:color="auto" w:sz="4" w:space="0"/>
              <w:right w:val="single" w:color="auto" w:sz="4" w:space="0"/>
            </w:tcBorders>
            <w:shd w:val="clear" w:color="auto" w:fill="auto"/>
            <w:vAlign w:val="center"/>
          </w:tcPr>
          <w:p w14:paraId="67F9B82B">
            <w:pPr>
              <w:widowControl/>
              <w:tabs>
                <w:tab w:val="decimal" w:pos="0"/>
              </w:tabs>
              <w:ind w:firstLine="0" w:firstLineChars="0"/>
              <w:jc w:val="center"/>
              <w:rPr>
                <w:kern w:val="0"/>
                <w:sz w:val="18"/>
                <w:szCs w:val="18"/>
              </w:rPr>
            </w:pPr>
            <w:r>
              <w:rPr>
                <w:kern w:val="0"/>
                <w:sz w:val="18"/>
                <w:szCs w:val="18"/>
              </w:rPr>
              <w:t>15</w:t>
            </w:r>
          </w:p>
        </w:tc>
        <w:tc>
          <w:tcPr>
            <w:tcW w:w="813" w:type="dxa"/>
            <w:tcBorders>
              <w:top w:val="nil"/>
              <w:left w:val="nil"/>
              <w:bottom w:val="single" w:color="auto" w:sz="4" w:space="0"/>
              <w:right w:val="single" w:color="auto" w:sz="4" w:space="0"/>
            </w:tcBorders>
            <w:vAlign w:val="center"/>
          </w:tcPr>
          <w:p w14:paraId="65EB81C8">
            <w:pPr>
              <w:widowControl/>
              <w:tabs>
                <w:tab w:val="decimal" w:pos="0"/>
              </w:tabs>
              <w:ind w:firstLine="0" w:firstLineChars="0"/>
              <w:jc w:val="center"/>
              <w:rPr>
                <w:kern w:val="0"/>
                <w:sz w:val="18"/>
                <w:szCs w:val="18"/>
              </w:rPr>
            </w:pPr>
            <w:r>
              <w:rPr>
                <w:kern w:val="0"/>
                <w:sz w:val="18"/>
                <w:szCs w:val="18"/>
              </w:rPr>
              <w:t>185</w:t>
            </w:r>
          </w:p>
        </w:tc>
        <w:tc>
          <w:tcPr>
            <w:tcW w:w="1068" w:type="dxa"/>
            <w:tcBorders>
              <w:top w:val="nil"/>
              <w:left w:val="nil"/>
              <w:bottom w:val="single" w:color="auto" w:sz="4" w:space="0"/>
              <w:right w:val="single" w:color="auto" w:sz="4" w:space="0"/>
            </w:tcBorders>
            <w:vAlign w:val="center"/>
          </w:tcPr>
          <w:p w14:paraId="51F9597F">
            <w:pPr>
              <w:widowControl/>
              <w:tabs>
                <w:tab w:val="decimal" w:pos="0"/>
              </w:tabs>
              <w:ind w:firstLine="0" w:firstLineChars="0"/>
              <w:jc w:val="center"/>
              <w:rPr>
                <w:kern w:val="0"/>
                <w:sz w:val="18"/>
                <w:szCs w:val="18"/>
              </w:rPr>
            </w:pPr>
            <w:r>
              <w:rPr>
                <w:kern w:val="0"/>
                <w:sz w:val="18"/>
                <w:szCs w:val="18"/>
              </w:rPr>
              <w:t>4.516602</w:t>
            </w:r>
          </w:p>
        </w:tc>
        <w:tc>
          <w:tcPr>
            <w:tcW w:w="426" w:type="dxa"/>
            <w:tcBorders>
              <w:top w:val="nil"/>
              <w:left w:val="nil"/>
              <w:bottom w:val="single" w:color="auto" w:sz="4" w:space="0"/>
              <w:right w:val="single" w:color="auto" w:sz="4" w:space="0"/>
            </w:tcBorders>
            <w:vAlign w:val="center"/>
          </w:tcPr>
          <w:p w14:paraId="6F31CF93">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2FC8B6E8">
            <w:pPr>
              <w:widowControl/>
              <w:tabs>
                <w:tab w:val="decimal" w:pos="0"/>
              </w:tabs>
              <w:ind w:firstLine="0" w:firstLineChars="0"/>
              <w:jc w:val="center"/>
              <w:rPr>
                <w:kern w:val="0"/>
                <w:sz w:val="18"/>
                <w:szCs w:val="18"/>
              </w:rPr>
            </w:pPr>
            <w:r>
              <w:rPr>
                <w:kern w:val="0"/>
                <w:sz w:val="18"/>
                <w:szCs w:val="18"/>
              </w:rPr>
              <w:t>313</w:t>
            </w:r>
          </w:p>
        </w:tc>
        <w:tc>
          <w:tcPr>
            <w:tcW w:w="1068" w:type="dxa"/>
            <w:tcBorders>
              <w:top w:val="nil"/>
              <w:left w:val="nil"/>
              <w:bottom w:val="single" w:color="auto" w:sz="4" w:space="0"/>
              <w:right w:val="single" w:color="auto" w:sz="4" w:space="0"/>
            </w:tcBorders>
            <w:vAlign w:val="center"/>
          </w:tcPr>
          <w:p w14:paraId="2411FCC6">
            <w:pPr>
              <w:widowControl/>
              <w:tabs>
                <w:tab w:val="decimal" w:pos="0"/>
              </w:tabs>
              <w:ind w:firstLine="0" w:firstLineChars="0"/>
              <w:jc w:val="center"/>
              <w:rPr>
                <w:kern w:val="0"/>
                <w:sz w:val="18"/>
                <w:szCs w:val="18"/>
              </w:rPr>
            </w:pPr>
            <w:r>
              <w:rPr>
                <w:kern w:val="0"/>
                <w:sz w:val="18"/>
                <w:szCs w:val="18"/>
              </w:rPr>
              <w:t>7.641602</w:t>
            </w:r>
          </w:p>
        </w:tc>
        <w:tc>
          <w:tcPr>
            <w:tcW w:w="426" w:type="dxa"/>
            <w:tcBorders>
              <w:top w:val="nil"/>
              <w:left w:val="nil"/>
              <w:bottom w:val="single" w:color="auto" w:sz="4" w:space="0"/>
              <w:right w:val="single" w:color="auto" w:sz="4" w:space="0"/>
            </w:tcBorders>
            <w:vAlign w:val="center"/>
          </w:tcPr>
          <w:p w14:paraId="7EA6A6E9">
            <w:pPr>
              <w:widowControl/>
              <w:tabs>
                <w:tab w:val="decimal" w:pos="0"/>
              </w:tabs>
              <w:ind w:firstLine="0" w:firstLineChars="0"/>
              <w:jc w:val="center"/>
              <w:rPr>
                <w:kern w:val="0"/>
                <w:sz w:val="18"/>
                <w:szCs w:val="18"/>
              </w:rPr>
            </w:pPr>
            <w:r>
              <w:rPr>
                <w:kern w:val="0"/>
                <w:sz w:val="18"/>
                <w:szCs w:val="18"/>
              </w:rPr>
              <w:t>3</w:t>
            </w:r>
          </w:p>
        </w:tc>
        <w:tc>
          <w:tcPr>
            <w:tcW w:w="813" w:type="dxa"/>
            <w:tcBorders>
              <w:top w:val="nil"/>
              <w:left w:val="nil"/>
              <w:bottom w:val="single" w:color="auto" w:sz="4" w:space="0"/>
              <w:right w:val="single" w:color="auto" w:sz="4" w:space="0"/>
            </w:tcBorders>
            <w:vAlign w:val="center"/>
          </w:tcPr>
          <w:p w14:paraId="0DC10B45">
            <w:pPr>
              <w:widowControl/>
              <w:tabs>
                <w:tab w:val="decimal" w:pos="0"/>
              </w:tabs>
              <w:ind w:firstLine="0" w:firstLineChars="0"/>
              <w:jc w:val="center"/>
              <w:rPr>
                <w:kern w:val="0"/>
                <w:sz w:val="18"/>
                <w:szCs w:val="18"/>
              </w:rPr>
            </w:pPr>
            <w:r>
              <w:rPr>
                <w:kern w:val="0"/>
                <w:sz w:val="18"/>
                <w:szCs w:val="18"/>
              </w:rPr>
              <w:t>441</w:t>
            </w:r>
          </w:p>
        </w:tc>
        <w:tc>
          <w:tcPr>
            <w:tcW w:w="1109" w:type="dxa"/>
            <w:tcBorders>
              <w:top w:val="nil"/>
              <w:left w:val="nil"/>
              <w:bottom w:val="single" w:color="auto" w:sz="4" w:space="0"/>
              <w:right w:val="single" w:color="auto" w:sz="4" w:space="0"/>
            </w:tcBorders>
            <w:vAlign w:val="center"/>
          </w:tcPr>
          <w:p w14:paraId="239DD1D4">
            <w:pPr>
              <w:widowControl/>
              <w:tabs>
                <w:tab w:val="decimal" w:pos="0"/>
              </w:tabs>
              <w:ind w:firstLine="0" w:firstLineChars="0"/>
              <w:jc w:val="center"/>
              <w:rPr>
                <w:kern w:val="0"/>
                <w:sz w:val="18"/>
                <w:szCs w:val="18"/>
              </w:rPr>
            </w:pPr>
            <w:r>
              <w:rPr>
                <w:kern w:val="0"/>
                <w:sz w:val="18"/>
                <w:szCs w:val="18"/>
              </w:rPr>
              <w:t>10.766602</w:t>
            </w:r>
          </w:p>
        </w:tc>
        <w:tc>
          <w:tcPr>
            <w:tcW w:w="426" w:type="dxa"/>
            <w:tcBorders>
              <w:top w:val="nil"/>
              <w:left w:val="nil"/>
              <w:bottom w:val="single" w:color="auto" w:sz="4" w:space="0"/>
              <w:right w:val="single" w:color="auto" w:sz="4" w:space="0"/>
            </w:tcBorders>
            <w:vAlign w:val="center"/>
          </w:tcPr>
          <w:p w14:paraId="6182E0FE">
            <w:pPr>
              <w:widowControl/>
              <w:tabs>
                <w:tab w:val="decimal" w:pos="0"/>
              </w:tabs>
              <w:ind w:firstLine="0" w:firstLineChars="0"/>
              <w:jc w:val="center"/>
              <w:rPr>
                <w:kern w:val="0"/>
                <w:sz w:val="18"/>
                <w:szCs w:val="18"/>
              </w:rPr>
            </w:pPr>
            <w:r>
              <w:rPr>
                <w:kern w:val="0"/>
                <w:sz w:val="18"/>
                <w:szCs w:val="18"/>
              </w:rPr>
              <w:t>4</w:t>
            </w:r>
          </w:p>
        </w:tc>
      </w:tr>
      <w:tr w14:paraId="15610280">
        <w:tblPrEx>
          <w:tblCellMar>
            <w:top w:w="0" w:type="dxa"/>
            <w:left w:w="108" w:type="dxa"/>
            <w:bottom w:w="0" w:type="dxa"/>
            <w:right w:w="108" w:type="dxa"/>
          </w:tblCellMar>
        </w:tblPrEx>
        <w:trPr>
          <w:trHeight w:val="270" w:hRule="atLeast"/>
          <w:jc w:val="center"/>
        </w:trPr>
        <w:tc>
          <w:tcPr>
            <w:tcW w:w="953" w:type="dxa"/>
            <w:tcBorders>
              <w:top w:val="nil"/>
              <w:left w:val="single" w:color="auto" w:sz="4" w:space="0"/>
              <w:bottom w:val="single" w:color="auto" w:sz="4" w:space="0"/>
              <w:right w:val="single" w:color="auto" w:sz="4" w:space="0"/>
            </w:tcBorders>
            <w:shd w:val="clear" w:color="auto" w:fill="auto"/>
            <w:vAlign w:val="center"/>
          </w:tcPr>
          <w:p w14:paraId="492F13C7">
            <w:pPr>
              <w:widowControl/>
              <w:tabs>
                <w:tab w:val="decimal" w:pos="0"/>
              </w:tabs>
              <w:ind w:firstLine="0" w:firstLineChars="0"/>
              <w:jc w:val="center"/>
              <w:rPr>
                <w:kern w:val="0"/>
                <w:sz w:val="18"/>
                <w:szCs w:val="18"/>
              </w:rPr>
            </w:pPr>
            <w:r>
              <w:rPr>
                <w:kern w:val="0"/>
                <w:sz w:val="18"/>
                <w:szCs w:val="18"/>
              </w:rPr>
              <w:t>58</w:t>
            </w:r>
          </w:p>
        </w:tc>
        <w:tc>
          <w:tcPr>
            <w:tcW w:w="1068" w:type="dxa"/>
            <w:tcBorders>
              <w:top w:val="nil"/>
              <w:left w:val="nil"/>
              <w:bottom w:val="single" w:color="auto" w:sz="4" w:space="0"/>
              <w:right w:val="single" w:color="auto" w:sz="4" w:space="0"/>
            </w:tcBorders>
            <w:shd w:val="clear" w:color="auto" w:fill="auto"/>
            <w:vAlign w:val="center"/>
          </w:tcPr>
          <w:p w14:paraId="5B7B2A7D">
            <w:pPr>
              <w:widowControl/>
              <w:tabs>
                <w:tab w:val="decimal" w:pos="0"/>
              </w:tabs>
              <w:ind w:firstLine="0" w:firstLineChars="0"/>
              <w:jc w:val="center"/>
              <w:rPr>
                <w:kern w:val="0"/>
                <w:sz w:val="18"/>
                <w:szCs w:val="18"/>
              </w:rPr>
            </w:pPr>
            <w:r>
              <w:rPr>
                <w:kern w:val="0"/>
                <w:sz w:val="18"/>
                <w:szCs w:val="18"/>
              </w:rPr>
              <w:t>1.416016</w:t>
            </w:r>
          </w:p>
        </w:tc>
        <w:tc>
          <w:tcPr>
            <w:tcW w:w="588" w:type="dxa"/>
            <w:tcBorders>
              <w:top w:val="nil"/>
              <w:left w:val="nil"/>
              <w:bottom w:val="single" w:color="auto" w:sz="4" w:space="0"/>
              <w:right w:val="single" w:color="auto" w:sz="4" w:space="0"/>
            </w:tcBorders>
            <w:shd w:val="clear" w:color="auto" w:fill="auto"/>
            <w:vAlign w:val="center"/>
          </w:tcPr>
          <w:p w14:paraId="4E5579FA">
            <w:pPr>
              <w:widowControl/>
              <w:tabs>
                <w:tab w:val="decimal" w:pos="0"/>
              </w:tabs>
              <w:ind w:firstLine="0" w:firstLineChars="0"/>
              <w:jc w:val="center"/>
              <w:rPr>
                <w:kern w:val="0"/>
                <w:sz w:val="18"/>
                <w:szCs w:val="18"/>
              </w:rPr>
            </w:pPr>
            <w:r>
              <w:rPr>
                <w:kern w:val="0"/>
                <w:sz w:val="18"/>
                <w:szCs w:val="18"/>
              </w:rPr>
              <w:t>8</w:t>
            </w:r>
          </w:p>
        </w:tc>
        <w:tc>
          <w:tcPr>
            <w:tcW w:w="813" w:type="dxa"/>
            <w:tcBorders>
              <w:top w:val="nil"/>
              <w:left w:val="nil"/>
              <w:bottom w:val="single" w:color="auto" w:sz="4" w:space="0"/>
              <w:right w:val="single" w:color="auto" w:sz="4" w:space="0"/>
            </w:tcBorders>
            <w:vAlign w:val="center"/>
          </w:tcPr>
          <w:p w14:paraId="156B75F5">
            <w:pPr>
              <w:widowControl/>
              <w:tabs>
                <w:tab w:val="decimal" w:pos="0"/>
              </w:tabs>
              <w:ind w:firstLine="0" w:firstLineChars="0"/>
              <w:jc w:val="center"/>
              <w:rPr>
                <w:kern w:val="0"/>
                <w:sz w:val="18"/>
                <w:szCs w:val="18"/>
              </w:rPr>
            </w:pPr>
            <w:r>
              <w:rPr>
                <w:kern w:val="0"/>
                <w:sz w:val="18"/>
                <w:szCs w:val="18"/>
              </w:rPr>
              <w:t>186</w:t>
            </w:r>
          </w:p>
        </w:tc>
        <w:tc>
          <w:tcPr>
            <w:tcW w:w="1068" w:type="dxa"/>
            <w:tcBorders>
              <w:top w:val="nil"/>
              <w:left w:val="nil"/>
              <w:bottom w:val="single" w:color="auto" w:sz="4" w:space="0"/>
              <w:right w:val="single" w:color="auto" w:sz="4" w:space="0"/>
            </w:tcBorders>
            <w:vAlign w:val="center"/>
          </w:tcPr>
          <w:p w14:paraId="4C5A3C67">
            <w:pPr>
              <w:widowControl/>
              <w:tabs>
                <w:tab w:val="decimal" w:pos="0"/>
              </w:tabs>
              <w:ind w:firstLine="0" w:firstLineChars="0"/>
              <w:jc w:val="center"/>
              <w:rPr>
                <w:kern w:val="0"/>
                <w:sz w:val="18"/>
                <w:szCs w:val="18"/>
              </w:rPr>
            </w:pPr>
            <w:r>
              <w:rPr>
                <w:kern w:val="0"/>
                <w:sz w:val="18"/>
                <w:szCs w:val="18"/>
              </w:rPr>
              <w:t>4.541016</w:t>
            </w:r>
          </w:p>
        </w:tc>
        <w:tc>
          <w:tcPr>
            <w:tcW w:w="426" w:type="dxa"/>
            <w:tcBorders>
              <w:top w:val="nil"/>
              <w:left w:val="nil"/>
              <w:bottom w:val="single" w:color="auto" w:sz="4" w:space="0"/>
              <w:right w:val="single" w:color="auto" w:sz="4" w:space="0"/>
            </w:tcBorders>
            <w:vAlign w:val="center"/>
          </w:tcPr>
          <w:p w14:paraId="1C8E8C79">
            <w:pPr>
              <w:widowControl/>
              <w:tabs>
                <w:tab w:val="decimal" w:pos="0"/>
              </w:tabs>
              <w:ind w:firstLine="0" w:firstLineChars="0"/>
              <w:jc w:val="center"/>
              <w:rPr>
                <w:kern w:val="0"/>
                <w:sz w:val="18"/>
                <w:szCs w:val="18"/>
              </w:rPr>
            </w:pPr>
            <w:r>
              <w:rPr>
                <w:kern w:val="0"/>
                <w:sz w:val="18"/>
                <w:szCs w:val="18"/>
              </w:rPr>
              <w:t>11</w:t>
            </w:r>
          </w:p>
        </w:tc>
        <w:tc>
          <w:tcPr>
            <w:tcW w:w="813" w:type="dxa"/>
            <w:tcBorders>
              <w:top w:val="nil"/>
              <w:left w:val="nil"/>
              <w:bottom w:val="single" w:color="auto" w:sz="4" w:space="0"/>
              <w:right w:val="single" w:color="auto" w:sz="4" w:space="0"/>
            </w:tcBorders>
            <w:vAlign w:val="center"/>
          </w:tcPr>
          <w:p w14:paraId="078E6378">
            <w:pPr>
              <w:widowControl/>
              <w:tabs>
                <w:tab w:val="decimal" w:pos="0"/>
              </w:tabs>
              <w:ind w:firstLine="0" w:firstLineChars="0"/>
              <w:jc w:val="center"/>
              <w:rPr>
                <w:kern w:val="0"/>
                <w:sz w:val="18"/>
                <w:szCs w:val="18"/>
              </w:rPr>
            </w:pPr>
            <w:r>
              <w:rPr>
                <w:kern w:val="0"/>
                <w:sz w:val="18"/>
                <w:szCs w:val="18"/>
              </w:rPr>
              <w:t>314</w:t>
            </w:r>
          </w:p>
        </w:tc>
        <w:tc>
          <w:tcPr>
            <w:tcW w:w="1068" w:type="dxa"/>
            <w:tcBorders>
              <w:top w:val="nil"/>
              <w:left w:val="nil"/>
              <w:bottom w:val="single" w:color="auto" w:sz="4" w:space="0"/>
              <w:right w:val="single" w:color="auto" w:sz="4" w:space="0"/>
            </w:tcBorders>
            <w:vAlign w:val="center"/>
          </w:tcPr>
          <w:p w14:paraId="20E43F4E">
            <w:pPr>
              <w:widowControl/>
              <w:tabs>
                <w:tab w:val="decimal" w:pos="0"/>
              </w:tabs>
              <w:ind w:firstLine="0" w:firstLineChars="0"/>
              <w:jc w:val="center"/>
              <w:rPr>
                <w:kern w:val="0"/>
                <w:sz w:val="18"/>
                <w:szCs w:val="18"/>
              </w:rPr>
            </w:pPr>
            <w:r>
              <w:rPr>
                <w:kern w:val="0"/>
                <w:sz w:val="18"/>
                <w:szCs w:val="18"/>
              </w:rPr>
              <w:t>7.666016</w:t>
            </w:r>
          </w:p>
        </w:tc>
        <w:tc>
          <w:tcPr>
            <w:tcW w:w="426" w:type="dxa"/>
            <w:tcBorders>
              <w:top w:val="nil"/>
              <w:left w:val="nil"/>
              <w:bottom w:val="single" w:color="auto" w:sz="4" w:space="0"/>
              <w:right w:val="single" w:color="auto" w:sz="4" w:space="0"/>
            </w:tcBorders>
            <w:vAlign w:val="center"/>
          </w:tcPr>
          <w:p w14:paraId="788832A6">
            <w:pPr>
              <w:widowControl/>
              <w:tabs>
                <w:tab w:val="decimal" w:pos="0"/>
              </w:tabs>
              <w:ind w:firstLine="0" w:firstLineChars="0"/>
              <w:jc w:val="center"/>
              <w:rPr>
                <w:kern w:val="0"/>
                <w:sz w:val="18"/>
                <w:szCs w:val="18"/>
              </w:rPr>
            </w:pPr>
            <w:r>
              <w:rPr>
                <w:kern w:val="0"/>
                <w:sz w:val="18"/>
                <w:szCs w:val="18"/>
              </w:rPr>
              <w:t>11</w:t>
            </w:r>
          </w:p>
        </w:tc>
        <w:tc>
          <w:tcPr>
            <w:tcW w:w="813" w:type="dxa"/>
            <w:tcBorders>
              <w:top w:val="nil"/>
              <w:left w:val="nil"/>
              <w:bottom w:val="single" w:color="auto" w:sz="4" w:space="0"/>
              <w:right w:val="single" w:color="auto" w:sz="4" w:space="0"/>
            </w:tcBorders>
            <w:vAlign w:val="center"/>
          </w:tcPr>
          <w:p w14:paraId="4F914D0B">
            <w:pPr>
              <w:widowControl/>
              <w:tabs>
                <w:tab w:val="decimal" w:pos="0"/>
              </w:tabs>
              <w:ind w:firstLine="0" w:firstLineChars="0"/>
              <w:jc w:val="center"/>
              <w:rPr>
                <w:kern w:val="0"/>
                <w:sz w:val="18"/>
                <w:szCs w:val="18"/>
              </w:rPr>
            </w:pPr>
            <w:r>
              <w:rPr>
                <w:kern w:val="0"/>
                <w:sz w:val="18"/>
                <w:szCs w:val="18"/>
              </w:rPr>
              <w:t>442</w:t>
            </w:r>
          </w:p>
        </w:tc>
        <w:tc>
          <w:tcPr>
            <w:tcW w:w="1109" w:type="dxa"/>
            <w:tcBorders>
              <w:top w:val="nil"/>
              <w:left w:val="nil"/>
              <w:bottom w:val="single" w:color="auto" w:sz="4" w:space="0"/>
              <w:right w:val="single" w:color="auto" w:sz="4" w:space="0"/>
            </w:tcBorders>
            <w:vAlign w:val="center"/>
          </w:tcPr>
          <w:p w14:paraId="62595761">
            <w:pPr>
              <w:widowControl/>
              <w:tabs>
                <w:tab w:val="decimal" w:pos="0"/>
              </w:tabs>
              <w:ind w:firstLine="0" w:firstLineChars="0"/>
              <w:jc w:val="center"/>
              <w:rPr>
                <w:kern w:val="0"/>
                <w:sz w:val="18"/>
                <w:szCs w:val="18"/>
              </w:rPr>
            </w:pPr>
            <w:r>
              <w:rPr>
                <w:kern w:val="0"/>
                <w:sz w:val="18"/>
                <w:szCs w:val="18"/>
              </w:rPr>
              <w:t>10.791016</w:t>
            </w:r>
          </w:p>
        </w:tc>
        <w:tc>
          <w:tcPr>
            <w:tcW w:w="426" w:type="dxa"/>
            <w:tcBorders>
              <w:top w:val="nil"/>
              <w:left w:val="nil"/>
              <w:bottom w:val="single" w:color="auto" w:sz="4" w:space="0"/>
              <w:right w:val="single" w:color="auto" w:sz="4" w:space="0"/>
            </w:tcBorders>
            <w:vAlign w:val="center"/>
          </w:tcPr>
          <w:p w14:paraId="417BB5CD">
            <w:pPr>
              <w:widowControl/>
              <w:tabs>
                <w:tab w:val="decimal" w:pos="0"/>
              </w:tabs>
              <w:ind w:firstLine="0" w:firstLineChars="0"/>
              <w:jc w:val="center"/>
              <w:rPr>
                <w:kern w:val="0"/>
                <w:sz w:val="18"/>
                <w:szCs w:val="18"/>
              </w:rPr>
            </w:pPr>
            <w:r>
              <w:rPr>
                <w:kern w:val="0"/>
                <w:sz w:val="18"/>
                <w:szCs w:val="18"/>
              </w:rPr>
              <w:t>2</w:t>
            </w:r>
          </w:p>
        </w:tc>
      </w:tr>
      <w:tr w14:paraId="49105876">
        <w:tblPrEx>
          <w:tblCellMar>
            <w:top w:w="0" w:type="dxa"/>
            <w:left w:w="108" w:type="dxa"/>
            <w:bottom w:w="0" w:type="dxa"/>
            <w:right w:w="108" w:type="dxa"/>
          </w:tblCellMar>
        </w:tblPrEx>
        <w:trPr>
          <w:trHeight w:val="270" w:hRule="atLeast"/>
          <w:jc w:val="center"/>
        </w:trPr>
        <w:tc>
          <w:tcPr>
            <w:tcW w:w="953" w:type="dxa"/>
            <w:tcBorders>
              <w:top w:val="nil"/>
              <w:left w:val="single" w:color="auto" w:sz="4" w:space="0"/>
              <w:bottom w:val="single" w:color="auto" w:sz="4" w:space="0"/>
              <w:right w:val="single" w:color="auto" w:sz="4" w:space="0"/>
            </w:tcBorders>
            <w:shd w:val="clear" w:color="auto" w:fill="auto"/>
            <w:vAlign w:val="center"/>
          </w:tcPr>
          <w:p w14:paraId="45388498">
            <w:pPr>
              <w:widowControl/>
              <w:tabs>
                <w:tab w:val="decimal" w:pos="0"/>
              </w:tabs>
              <w:ind w:firstLine="0" w:firstLineChars="0"/>
              <w:jc w:val="center"/>
              <w:rPr>
                <w:kern w:val="0"/>
                <w:sz w:val="18"/>
                <w:szCs w:val="18"/>
              </w:rPr>
            </w:pPr>
            <w:r>
              <w:rPr>
                <w:kern w:val="0"/>
                <w:sz w:val="18"/>
                <w:szCs w:val="18"/>
              </w:rPr>
              <w:t>59</w:t>
            </w:r>
          </w:p>
        </w:tc>
        <w:tc>
          <w:tcPr>
            <w:tcW w:w="1068" w:type="dxa"/>
            <w:tcBorders>
              <w:top w:val="nil"/>
              <w:left w:val="nil"/>
              <w:bottom w:val="single" w:color="auto" w:sz="4" w:space="0"/>
              <w:right w:val="single" w:color="auto" w:sz="4" w:space="0"/>
            </w:tcBorders>
            <w:shd w:val="clear" w:color="auto" w:fill="auto"/>
            <w:vAlign w:val="center"/>
          </w:tcPr>
          <w:p w14:paraId="79E6CB7F">
            <w:pPr>
              <w:widowControl/>
              <w:tabs>
                <w:tab w:val="decimal" w:pos="0"/>
              </w:tabs>
              <w:ind w:firstLine="0" w:firstLineChars="0"/>
              <w:jc w:val="center"/>
              <w:rPr>
                <w:kern w:val="0"/>
                <w:sz w:val="18"/>
                <w:szCs w:val="18"/>
              </w:rPr>
            </w:pPr>
            <w:r>
              <w:rPr>
                <w:kern w:val="0"/>
                <w:sz w:val="18"/>
                <w:szCs w:val="18"/>
              </w:rPr>
              <w:t>1.440430</w:t>
            </w:r>
          </w:p>
        </w:tc>
        <w:tc>
          <w:tcPr>
            <w:tcW w:w="588" w:type="dxa"/>
            <w:tcBorders>
              <w:top w:val="nil"/>
              <w:left w:val="nil"/>
              <w:bottom w:val="single" w:color="auto" w:sz="4" w:space="0"/>
              <w:right w:val="single" w:color="auto" w:sz="4" w:space="0"/>
            </w:tcBorders>
            <w:shd w:val="clear" w:color="auto" w:fill="auto"/>
            <w:vAlign w:val="center"/>
          </w:tcPr>
          <w:p w14:paraId="5C7C5E82">
            <w:pPr>
              <w:widowControl/>
              <w:tabs>
                <w:tab w:val="decimal" w:pos="0"/>
              </w:tabs>
              <w:ind w:firstLine="0" w:firstLineChars="0"/>
              <w:jc w:val="center"/>
              <w:rPr>
                <w:kern w:val="0"/>
                <w:sz w:val="18"/>
                <w:szCs w:val="18"/>
              </w:rPr>
            </w:pPr>
            <w:r>
              <w:rPr>
                <w:kern w:val="0"/>
                <w:sz w:val="18"/>
                <w:szCs w:val="18"/>
              </w:rPr>
              <w:t>1</w:t>
            </w:r>
          </w:p>
        </w:tc>
        <w:tc>
          <w:tcPr>
            <w:tcW w:w="813" w:type="dxa"/>
            <w:tcBorders>
              <w:top w:val="nil"/>
              <w:left w:val="nil"/>
              <w:bottom w:val="single" w:color="auto" w:sz="4" w:space="0"/>
              <w:right w:val="single" w:color="auto" w:sz="4" w:space="0"/>
            </w:tcBorders>
            <w:vAlign w:val="center"/>
          </w:tcPr>
          <w:p w14:paraId="4730C259">
            <w:pPr>
              <w:widowControl/>
              <w:tabs>
                <w:tab w:val="decimal" w:pos="0"/>
              </w:tabs>
              <w:ind w:firstLine="0" w:firstLineChars="0"/>
              <w:jc w:val="center"/>
              <w:rPr>
                <w:kern w:val="0"/>
                <w:sz w:val="18"/>
                <w:szCs w:val="18"/>
              </w:rPr>
            </w:pPr>
            <w:r>
              <w:rPr>
                <w:kern w:val="0"/>
                <w:sz w:val="18"/>
                <w:szCs w:val="18"/>
              </w:rPr>
              <w:t>187</w:t>
            </w:r>
          </w:p>
        </w:tc>
        <w:tc>
          <w:tcPr>
            <w:tcW w:w="1068" w:type="dxa"/>
            <w:tcBorders>
              <w:top w:val="nil"/>
              <w:left w:val="nil"/>
              <w:bottom w:val="single" w:color="auto" w:sz="4" w:space="0"/>
              <w:right w:val="single" w:color="auto" w:sz="4" w:space="0"/>
            </w:tcBorders>
            <w:vAlign w:val="center"/>
          </w:tcPr>
          <w:p w14:paraId="0ECA2D27">
            <w:pPr>
              <w:widowControl/>
              <w:tabs>
                <w:tab w:val="decimal" w:pos="0"/>
              </w:tabs>
              <w:ind w:firstLine="0" w:firstLineChars="0"/>
              <w:jc w:val="center"/>
              <w:rPr>
                <w:kern w:val="0"/>
                <w:sz w:val="18"/>
                <w:szCs w:val="18"/>
              </w:rPr>
            </w:pPr>
            <w:r>
              <w:rPr>
                <w:kern w:val="0"/>
                <w:sz w:val="18"/>
                <w:szCs w:val="18"/>
              </w:rPr>
              <w:t>4.565430</w:t>
            </w:r>
          </w:p>
        </w:tc>
        <w:tc>
          <w:tcPr>
            <w:tcW w:w="426" w:type="dxa"/>
            <w:tcBorders>
              <w:top w:val="nil"/>
              <w:left w:val="nil"/>
              <w:bottom w:val="single" w:color="auto" w:sz="4" w:space="0"/>
              <w:right w:val="single" w:color="auto" w:sz="4" w:space="0"/>
            </w:tcBorders>
            <w:vAlign w:val="center"/>
          </w:tcPr>
          <w:p w14:paraId="624DC642">
            <w:pPr>
              <w:widowControl/>
              <w:tabs>
                <w:tab w:val="decimal" w:pos="0"/>
              </w:tabs>
              <w:ind w:firstLine="0" w:firstLineChars="0"/>
              <w:jc w:val="center"/>
              <w:rPr>
                <w:kern w:val="0"/>
                <w:sz w:val="18"/>
                <w:szCs w:val="18"/>
              </w:rPr>
            </w:pPr>
            <w:r>
              <w:rPr>
                <w:kern w:val="0"/>
                <w:sz w:val="18"/>
                <w:szCs w:val="18"/>
              </w:rPr>
              <w:t>5</w:t>
            </w:r>
          </w:p>
        </w:tc>
        <w:tc>
          <w:tcPr>
            <w:tcW w:w="813" w:type="dxa"/>
            <w:tcBorders>
              <w:top w:val="nil"/>
              <w:left w:val="nil"/>
              <w:bottom w:val="single" w:color="auto" w:sz="4" w:space="0"/>
              <w:right w:val="single" w:color="auto" w:sz="4" w:space="0"/>
            </w:tcBorders>
            <w:vAlign w:val="center"/>
          </w:tcPr>
          <w:p w14:paraId="1D440A8E">
            <w:pPr>
              <w:widowControl/>
              <w:tabs>
                <w:tab w:val="decimal" w:pos="0"/>
              </w:tabs>
              <w:ind w:firstLine="0" w:firstLineChars="0"/>
              <w:jc w:val="center"/>
              <w:rPr>
                <w:kern w:val="0"/>
                <w:sz w:val="18"/>
                <w:szCs w:val="18"/>
              </w:rPr>
            </w:pPr>
            <w:r>
              <w:rPr>
                <w:kern w:val="0"/>
                <w:sz w:val="18"/>
                <w:szCs w:val="18"/>
              </w:rPr>
              <w:t>315</w:t>
            </w:r>
          </w:p>
        </w:tc>
        <w:tc>
          <w:tcPr>
            <w:tcW w:w="1068" w:type="dxa"/>
            <w:tcBorders>
              <w:top w:val="nil"/>
              <w:left w:val="nil"/>
              <w:bottom w:val="single" w:color="auto" w:sz="4" w:space="0"/>
              <w:right w:val="single" w:color="auto" w:sz="4" w:space="0"/>
            </w:tcBorders>
            <w:vAlign w:val="center"/>
          </w:tcPr>
          <w:p w14:paraId="2DE0B08E">
            <w:pPr>
              <w:widowControl/>
              <w:tabs>
                <w:tab w:val="decimal" w:pos="0"/>
              </w:tabs>
              <w:ind w:firstLine="0" w:firstLineChars="0"/>
              <w:jc w:val="center"/>
              <w:rPr>
                <w:kern w:val="0"/>
                <w:sz w:val="18"/>
                <w:szCs w:val="18"/>
              </w:rPr>
            </w:pPr>
            <w:r>
              <w:rPr>
                <w:kern w:val="0"/>
                <w:sz w:val="18"/>
                <w:szCs w:val="18"/>
              </w:rPr>
              <w:t>7.690430</w:t>
            </w:r>
          </w:p>
        </w:tc>
        <w:tc>
          <w:tcPr>
            <w:tcW w:w="426" w:type="dxa"/>
            <w:tcBorders>
              <w:top w:val="nil"/>
              <w:left w:val="nil"/>
              <w:bottom w:val="single" w:color="auto" w:sz="4" w:space="0"/>
              <w:right w:val="single" w:color="auto" w:sz="4" w:space="0"/>
            </w:tcBorders>
            <w:vAlign w:val="center"/>
          </w:tcPr>
          <w:p w14:paraId="7518239B">
            <w:pPr>
              <w:widowControl/>
              <w:tabs>
                <w:tab w:val="decimal" w:pos="0"/>
              </w:tabs>
              <w:ind w:firstLine="0" w:firstLineChars="0"/>
              <w:jc w:val="center"/>
              <w:rPr>
                <w:kern w:val="0"/>
                <w:sz w:val="18"/>
                <w:szCs w:val="18"/>
              </w:rPr>
            </w:pPr>
            <w:r>
              <w:rPr>
                <w:kern w:val="0"/>
                <w:sz w:val="18"/>
                <w:szCs w:val="18"/>
              </w:rPr>
              <w:t>2</w:t>
            </w:r>
          </w:p>
        </w:tc>
        <w:tc>
          <w:tcPr>
            <w:tcW w:w="813" w:type="dxa"/>
            <w:tcBorders>
              <w:top w:val="nil"/>
              <w:left w:val="nil"/>
              <w:bottom w:val="single" w:color="auto" w:sz="4" w:space="0"/>
              <w:right w:val="single" w:color="auto" w:sz="4" w:space="0"/>
            </w:tcBorders>
            <w:vAlign w:val="center"/>
          </w:tcPr>
          <w:p w14:paraId="10BF555E">
            <w:pPr>
              <w:widowControl/>
              <w:tabs>
                <w:tab w:val="decimal" w:pos="0"/>
              </w:tabs>
              <w:ind w:firstLine="0" w:firstLineChars="0"/>
              <w:jc w:val="center"/>
              <w:rPr>
                <w:kern w:val="0"/>
                <w:sz w:val="18"/>
                <w:szCs w:val="18"/>
              </w:rPr>
            </w:pPr>
            <w:r>
              <w:rPr>
                <w:kern w:val="0"/>
                <w:sz w:val="18"/>
                <w:szCs w:val="18"/>
              </w:rPr>
              <w:t>443</w:t>
            </w:r>
          </w:p>
        </w:tc>
        <w:tc>
          <w:tcPr>
            <w:tcW w:w="1109" w:type="dxa"/>
            <w:tcBorders>
              <w:top w:val="nil"/>
              <w:left w:val="nil"/>
              <w:bottom w:val="single" w:color="auto" w:sz="4" w:space="0"/>
              <w:right w:val="single" w:color="auto" w:sz="4" w:space="0"/>
            </w:tcBorders>
            <w:vAlign w:val="center"/>
          </w:tcPr>
          <w:p w14:paraId="70339088">
            <w:pPr>
              <w:widowControl/>
              <w:tabs>
                <w:tab w:val="decimal" w:pos="0"/>
              </w:tabs>
              <w:ind w:firstLine="0" w:firstLineChars="0"/>
              <w:jc w:val="center"/>
              <w:rPr>
                <w:kern w:val="0"/>
                <w:sz w:val="18"/>
                <w:szCs w:val="18"/>
              </w:rPr>
            </w:pPr>
            <w:r>
              <w:rPr>
                <w:kern w:val="0"/>
                <w:sz w:val="18"/>
                <w:szCs w:val="18"/>
              </w:rPr>
              <w:t>10.815430</w:t>
            </w:r>
          </w:p>
        </w:tc>
        <w:tc>
          <w:tcPr>
            <w:tcW w:w="426" w:type="dxa"/>
            <w:tcBorders>
              <w:top w:val="nil"/>
              <w:left w:val="nil"/>
              <w:bottom w:val="single" w:color="auto" w:sz="4" w:space="0"/>
              <w:right w:val="single" w:color="auto" w:sz="4" w:space="0"/>
            </w:tcBorders>
            <w:vAlign w:val="center"/>
          </w:tcPr>
          <w:p w14:paraId="7D9839E4">
            <w:pPr>
              <w:widowControl/>
              <w:tabs>
                <w:tab w:val="decimal" w:pos="0"/>
              </w:tabs>
              <w:ind w:firstLine="0" w:firstLineChars="0"/>
              <w:jc w:val="center"/>
              <w:rPr>
                <w:kern w:val="0"/>
                <w:sz w:val="18"/>
                <w:szCs w:val="18"/>
              </w:rPr>
            </w:pPr>
            <w:r>
              <w:rPr>
                <w:kern w:val="0"/>
                <w:sz w:val="18"/>
                <w:szCs w:val="18"/>
              </w:rPr>
              <w:t>0</w:t>
            </w:r>
          </w:p>
        </w:tc>
      </w:tr>
      <w:tr w14:paraId="7233642C">
        <w:tblPrEx>
          <w:tblCellMar>
            <w:top w:w="0" w:type="dxa"/>
            <w:left w:w="108" w:type="dxa"/>
            <w:bottom w:w="0" w:type="dxa"/>
            <w:right w:w="108" w:type="dxa"/>
          </w:tblCellMar>
        </w:tblPrEx>
        <w:trPr>
          <w:trHeight w:val="270" w:hRule="atLeast"/>
          <w:jc w:val="center"/>
        </w:trPr>
        <w:tc>
          <w:tcPr>
            <w:tcW w:w="953" w:type="dxa"/>
            <w:tcBorders>
              <w:top w:val="nil"/>
              <w:left w:val="single" w:color="auto" w:sz="4" w:space="0"/>
              <w:bottom w:val="single" w:color="auto" w:sz="4" w:space="0"/>
              <w:right w:val="single" w:color="auto" w:sz="4" w:space="0"/>
            </w:tcBorders>
            <w:shd w:val="clear" w:color="auto" w:fill="auto"/>
            <w:vAlign w:val="center"/>
          </w:tcPr>
          <w:p w14:paraId="7A6994F6">
            <w:pPr>
              <w:widowControl/>
              <w:tabs>
                <w:tab w:val="decimal" w:pos="0"/>
              </w:tabs>
              <w:ind w:firstLine="0" w:firstLineChars="0"/>
              <w:jc w:val="center"/>
              <w:rPr>
                <w:kern w:val="0"/>
                <w:sz w:val="18"/>
                <w:szCs w:val="18"/>
              </w:rPr>
            </w:pPr>
            <w:r>
              <w:rPr>
                <w:kern w:val="0"/>
                <w:sz w:val="18"/>
                <w:szCs w:val="18"/>
              </w:rPr>
              <w:t>60</w:t>
            </w:r>
          </w:p>
        </w:tc>
        <w:tc>
          <w:tcPr>
            <w:tcW w:w="1068" w:type="dxa"/>
            <w:tcBorders>
              <w:top w:val="nil"/>
              <w:left w:val="nil"/>
              <w:bottom w:val="single" w:color="auto" w:sz="4" w:space="0"/>
              <w:right w:val="single" w:color="auto" w:sz="4" w:space="0"/>
            </w:tcBorders>
            <w:shd w:val="clear" w:color="auto" w:fill="auto"/>
            <w:vAlign w:val="center"/>
          </w:tcPr>
          <w:p w14:paraId="69311030">
            <w:pPr>
              <w:widowControl/>
              <w:tabs>
                <w:tab w:val="decimal" w:pos="0"/>
              </w:tabs>
              <w:ind w:firstLine="0" w:firstLineChars="0"/>
              <w:jc w:val="center"/>
              <w:rPr>
                <w:kern w:val="0"/>
                <w:sz w:val="18"/>
                <w:szCs w:val="18"/>
              </w:rPr>
            </w:pPr>
            <w:r>
              <w:rPr>
                <w:kern w:val="0"/>
                <w:sz w:val="18"/>
                <w:szCs w:val="18"/>
              </w:rPr>
              <w:t>1.464844</w:t>
            </w:r>
          </w:p>
        </w:tc>
        <w:tc>
          <w:tcPr>
            <w:tcW w:w="588" w:type="dxa"/>
            <w:tcBorders>
              <w:top w:val="nil"/>
              <w:left w:val="nil"/>
              <w:bottom w:val="single" w:color="auto" w:sz="4" w:space="0"/>
              <w:right w:val="single" w:color="auto" w:sz="4" w:space="0"/>
            </w:tcBorders>
            <w:shd w:val="clear" w:color="auto" w:fill="auto"/>
            <w:vAlign w:val="center"/>
          </w:tcPr>
          <w:p w14:paraId="45C7EBB0">
            <w:pPr>
              <w:widowControl/>
              <w:tabs>
                <w:tab w:val="decimal" w:pos="0"/>
              </w:tabs>
              <w:ind w:firstLine="0" w:firstLineChars="0"/>
              <w:jc w:val="center"/>
              <w:rPr>
                <w:kern w:val="0"/>
                <w:sz w:val="18"/>
                <w:szCs w:val="18"/>
              </w:rPr>
            </w:pPr>
            <w:r>
              <w:rPr>
                <w:kern w:val="0"/>
                <w:sz w:val="18"/>
                <w:szCs w:val="18"/>
              </w:rPr>
              <w:t>10</w:t>
            </w:r>
          </w:p>
        </w:tc>
        <w:tc>
          <w:tcPr>
            <w:tcW w:w="813" w:type="dxa"/>
            <w:tcBorders>
              <w:top w:val="nil"/>
              <w:left w:val="nil"/>
              <w:bottom w:val="single" w:color="auto" w:sz="4" w:space="0"/>
              <w:right w:val="single" w:color="auto" w:sz="4" w:space="0"/>
            </w:tcBorders>
            <w:vAlign w:val="center"/>
          </w:tcPr>
          <w:p w14:paraId="7272F586">
            <w:pPr>
              <w:widowControl/>
              <w:tabs>
                <w:tab w:val="decimal" w:pos="0"/>
              </w:tabs>
              <w:ind w:firstLine="0" w:firstLineChars="0"/>
              <w:jc w:val="center"/>
              <w:rPr>
                <w:kern w:val="0"/>
                <w:sz w:val="18"/>
                <w:szCs w:val="18"/>
              </w:rPr>
            </w:pPr>
            <w:r>
              <w:rPr>
                <w:kern w:val="0"/>
                <w:sz w:val="18"/>
                <w:szCs w:val="18"/>
              </w:rPr>
              <w:t>188</w:t>
            </w:r>
          </w:p>
        </w:tc>
        <w:tc>
          <w:tcPr>
            <w:tcW w:w="1068" w:type="dxa"/>
            <w:tcBorders>
              <w:top w:val="nil"/>
              <w:left w:val="nil"/>
              <w:bottom w:val="single" w:color="auto" w:sz="4" w:space="0"/>
              <w:right w:val="single" w:color="auto" w:sz="4" w:space="0"/>
            </w:tcBorders>
            <w:vAlign w:val="center"/>
          </w:tcPr>
          <w:p w14:paraId="596C1677">
            <w:pPr>
              <w:widowControl/>
              <w:tabs>
                <w:tab w:val="decimal" w:pos="0"/>
              </w:tabs>
              <w:ind w:firstLine="0" w:firstLineChars="0"/>
              <w:jc w:val="center"/>
              <w:rPr>
                <w:kern w:val="0"/>
                <w:sz w:val="18"/>
                <w:szCs w:val="18"/>
              </w:rPr>
            </w:pPr>
            <w:r>
              <w:rPr>
                <w:kern w:val="0"/>
                <w:sz w:val="18"/>
                <w:szCs w:val="18"/>
              </w:rPr>
              <w:t>4.589844</w:t>
            </w:r>
          </w:p>
        </w:tc>
        <w:tc>
          <w:tcPr>
            <w:tcW w:w="426" w:type="dxa"/>
            <w:tcBorders>
              <w:top w:val="nil"/>
              <w:left w:val="nil"/>
              <w:bottom w:val="single" w:color="auto" w:sz="4" w:space="0"/>
              <w:right w:val="single" w:color="auto" w:sz="4" w:space="0"/>
            </w:tcBorders>
            <w:vAlign w:val="center"/>
          </w:tcPr>
          <w:p w14:paraId="4292F86F">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4F5628F7">
            <w:pPr>
              <w:widowControl/>
              <w:tabs>
                <w:tab w:val="decimal" w:pos="0"/>
              </w:tabs>
              <w:ind w:firstLine="0" w:firstLineChars="0"/>
              <w:jc w:val="center"/>
              <w:rPr>
                <w:kern w:val="0"/>
                <w:sz w:val="18"/>
                <w:szCs w:val="18"/>
              </w:rPr>
            </w:pPr>
            <w:r>
              <w:rPr>
                <w:kern w:val="0"/>
                <w:sz w:val="18"/>
                <w:szCs w:val="18"/>
              </w:rPr>
              <w:t>316</w:t>
            </w:r>
          </w:p>
        </w:tc>
        <w:tc>
          <w:tcPr>
            <w:tcW w:w="1068" w:type="dxa"/>
            <w:tcBorders>
              <w:top w:val="nil"/>
              <w:left w:val="nil"/>
              <w:bottom w:val="single" w:color="auto" w:sz="4" w:space="0"/>
              <w:right w:val="single" w:color="auto" w:sz="4" w:space="0"/>
            </w:tcBorders>
            <w:vAlign w:val="center"/>
          </w:tcPr>
          <w:p w14:paraId="6EF34255">
            <w:pPr>
              <w:widowControl/>
              <w:tabs>
                <w:tab w:val="decimal" w:pos="0"/>
              </w:tabs>
              <w:ind w:firstLine="0" w:firstLineChars="0"/>
              <w:jc w:val="center"/>
              <w:rPr>
                <w:kern w:val="0"/>
                <w:sz w:val="18"/>
                <w:szCs w:val="18"/>
              </w:rPr>
            </w:pPr>
            <w:r>
              <w:rPr>
                <w:kern w:val="0"/>
                <w:sz w:val="18"/>
                <w:szCs w:val="18"/>
              </w:rPr>
              <w:t>7.714844</w:t>
            </w:r>
          </w:p>
        </w:tc>
        <w:tc>
          <w:tcPr>
            <w:tcW w:w="426" w:type="dxa"/>
            <w:tcBorders>
              <w:top w:val="nil"/>
              <w:left w:val="nil"/>
              <w:bottom w:val="single" w:color="auto" w:sz="4" w:space="0"/>
              <w:right w:val="single" w:color="auto" w:sz="4" w:space="0"/>
            </w:tcBorders>
            <w:vAlign w:val="center"/>
          </w:tcPr>
          <w:p w14:paraId="35BEE647">
            <w:pPr>
              <w:widowControl/>
              <w:tabs>
                <w:tab w:val="decimal" w:pos="0"/>
              </w:tabs>
              <w:ind w:firstLine="0" w:firstLineChars="0"/>
              <w:jc w:val="center"/>
              <w:rPr>
                <w:kern w:val="0"/>
                <w:sz w:val="18"/>
                <w:szCs w:val="18"/>
              </w:rPr>
            </w:pPr>
            <w:r>
              <w:rPr>
                <w:kern w:val="0"/>
                <w:sz w:val="18"/>
                <w:szCs w:val="18"/>
              </w:rPr>
              <w:t>9</w:t>
            </w:r>
          </w:p>
        </w:tc>
        <w:tc>
          <w:tcPr>
            <w:tcW w:w="813" w:type="dxa"/>
            <w:tcBorders>
              <w:top w:val="nil"/>
              <w:left w:val="nil"/>
              <w:bottom w:val="single" w:color="auto" w:sz="4" w:space="0"/>
              <w:right w:val="single" w:color="auto" w:sz="4" w:space="0"/>
            </w:tcBorders>
            <w:vAlign w:val="center"/>
          </w:tcPr>
          <w:p w14:paraId="481C286E">
            <w:pPr>
              <w:widowControl/>
              <w:tabs>
                <w:tab w:val="decimal" w:pos="0"/>
              </w:tabs>
              <w:ind w:firstLine="0" w:firstLineChars="0"/>
              <w:jc w:val="center"/>
              <w:rPr>
                <w:kern w:val="0"/>
                <w:sz w:val="18"/>
                <w:szCs w:val="18"/>
              </w:rPr>
            </w:pPr>
            <w:r>
              <w:rPr>
                <w:kern w:val="0"/>
                <w:sz w:val="18"/>
                <w:szCs w:val="18"/>
              </w:rPr>
              <w:t>444</w:t>
            </w:r>
          </w:p>
        </w:tc>
        <w:tc>
          <w:tcPr>
            <w:tcW w:w="1109" w:type="dxa"/>
            <w:tcBorders>
              <w:top w:val="nil"/>
              <w:left w:val="nil"/>
              <w:bottom w:val="single" w:color="auto" w:sz="4" w:space="0"/>
              <w:right w:val="single" w:color="auto" w:sz="4" w:space="0"/>
            </w:tcBorders>
            <w:vAlign w:val="center"/>
          </w:tcPr>
          <w:p w14:paraId="198C517B">
            <w:pPr>
              <w:widowControl/>
              <w:tabs>
                <w:tab w:val="decimal" w:pos="0"/>
              </w:tabs>
              <w:ind w:firstLine="0" w:firstLineChars="0"/>
              <w:jc w:val="center"/>
              <w:rPr>
                <w:kern w:val="0"/>
                <w:sz w:val="18"/>
                <w:szCs w:val="18"/>
              </w:rPr>
            </w:pPr>
            <w:r>
              <w:rPr>
                <w:kern w:val="0"/>
                <w:sz w:val="18"/>
                <w:szCs w:val="18"/>
              </w:rPr>
              <w:t>10.839844</w:t>
            </w:r>
          </w:p>
        </w:tc>
        <w:tc>
          <w:tcPr>
            <w:tcW w:w="426" w:type="dxa"/>
            <w:tcBorders>
              <w:top w:val="nil"/>
              <w:left w:val="nil"/>
              <w:bottom w:val="single" w:color="auto" w:sz="4" w:space="0"/>
              <w:right w:val="single" w:color="auto" w:sz="4" w:space="0"/>
            </w:tcBorders>
            <w:vAlign w:val="center"/>
          </w:tcPr>
          <w:p w14:paraId="002FCD69">
            <w:pPr>
              <w:widowControl/>
              <w:tabs>
                <w:tab w:val="decimal" w:pos="0"/>
              </w:tabs>
              <w:ind w:firstLine="0" w:firstLineChars="0"/>
              <w:jc w:val="center"/>
              <w:rPr>
                <w:kern w:val="0"/>
                <w:sz w:val="18"/>
                <w:szCs w:val="18"/>
              </w:rPr>
            </w:pPr>
            <w:r>
              <w:rPr>
                <w:kern w:val="0"/>
                <w:sz w:val="18"/>
                <w:szCs w:val="18"/>
              </w:rPr>
              <w:t>2</w:t>
            </w:r>
          </w:p>
        </w:tc>
      </w:tr>
      <w:tr w14:paraId="16C626A0">
        <w:tblPrEx>
          <w:tblCellMar>
            <w:top w:w="0" w:type="dxa"/>
            <w:left w:w="108" w:type="dxa"/>
            <w:bottom w:w="0" w:type="dxa"/>
            <w:right w:w="108" w:type="dxa"/>
          </w:tblCellMar>
        </w:tblPrEx>
        <w:trPr>
          <w:trHeight w:val="270" w:hRule="atLeast"/>
          <w:jc w:val="center"/>
        </w:trPr>
        <w:tc>
          <w:tcPr>
            <w:tcW w:w="953" w:type="dxa"/>
            <w:tcBorders>
              <w:top w:val="nil"/>
              <w:left w:val="single" w:color="auto" w:sz="4" w:space="0"/>
              <w:bottom w:val="single" w:color="auto" w:sz="4" w:space="0"/>
              <w:right w:val="single" w:color="auto" w:sz="4" w:space="0"/>
            </w:tcBorders>
            <w:shd w:val="clear" w:color="auto" w:fill="auto"/>
            <w:vAlign w:val="center"/>
          </w:tcPr>
          <w:p w14:paraId="0F1CD1D0">
            <w:pPr>
              <w:widowControl/>
              <w:tabs>
                <w:tab w:val="decimal" w:pos="0"/>
              </w:tabs>
              <w:ind w:firstLine="0" w:firstLineChars="0"/>
              <w:jc w:val="center"/>
              <w:rPr>
                <w:kern w:val="0"/>
                <w:sz w:val="18"/>
                <w:szCs w:val="18"/>
              </w:rPr>
            </w:pPr>
            <w:r>
              <w:rPr>
                <w:kern w:val="0"/>
                <w:sz w:val="18"/>
                <w:szCs w:val="18"/>
              </w:rPr>
              <w:t>61</w:t>
            </w:r>
          </w:p>
        </w:tc>
        <w:tc>
          <w:tcPr>
            <w:tcW w:w="1068" w:type="dxa"/>
            <w:tcBorders>
              <w:top w:val="nil"/>
              <w:left w:val="nil"/>
              <w:bottom w:val="single" w:color="auto" w:sz="4" w:space="0"/>
              <w:right w:val="single" w:color="auto" w:sz="4" w:space="0"/>
            </w:tcBorders>
            <w:shd w:val="clear" w:color="auto" w:fill="auto"/>
            <w:vAlign w:val="center"/>
          </w:tcPr>
          <w:p w14:paraId="481A2816">
            <w:pPr>
              <w:widowControl/>
              <w:tabs>
                <w:tab w:val="decimal" w:pos="0"/>
              </w:tabs>
              <w:ind w:firstLine="0" w:firstLineChars="0"/>
              <w:jc w:val="center"/>
              <w:rPr>
                <w:kern w:val="0"/>
                <w:sz w:val="18"/>
                <w:szCs w:val="18"/>
              </w:rPr>
            </w:pPr>
            <w:r>
              <w:rPr>
                <w:kern w:val="0"/>
                <w:sz w:val="18"/>
                <w:szCs w:val="18"/>
              </w:rPr>
              <w:t>1.489258</w:t>
            </w:r>
          </w:p>
        </w:tc>
        <w:tc>
          <w:tcPr>
            <w:tcW w:w="588" w:type="dxa"/>
            <w:tcBorders>
              <w:top w:val="nil"/>
              <w:left w:val="nil"/>
              <w:bottom w:val="single" w:color="auto" w:sz="4" w:space="0"/>
              <w:right w:val="single" w:color="auto" w:sz="4" w:space="0"/>
            </w:tcBorders>
            <w:shd w:val="clear" w:color="auto" w:fill="auto"/>
            <w:vAlign w:val="center"/>
          </w:tcPr>
          <w:p w14:paraId="76A5C7BF">
            <w:pPr>
              <w:widowControl/>
              <w:tabs>
                <w:tab w:val="decimal" w:pos="0"/>
              </w:tabs>
              <w:ind w:firstLine="0" w:firstLineChars="0"/>
              <w:jc w:val="center"/>
              <w:rPr>
                <w:kern w:val="0"/>
                <w:sz w:val="18"/>
                <w:szCs w:val="18"/>
              </w:rPr>
            </w:pPr>
            <w:r>
              <w:rPr>
                <w:kern w:val="0"/>
                <w:sz w:val="18"/>
                <w:szCs w:val="18"/>
              </w:rPr>
              <w:t>3</w:t>
            </w:r>
          </w:p>
        </w:tc>
        <w:tc>
          <w:tcPr>
            <w:tcW w:w="813" w:type="dxa"/>
            <w:tcBorders>
              <w:top w:val="nil"/>
              <w:left w:val="nil"/>
              <w:bottom w:val="single" w:color="auto" w:sz="4" w:space="0"/>
              <w:right w:val="single" w:color="auto" w:sz="4" w:space="0"/>
            </w:tcBorders>
            <w:vAlign w:val="center"/>
          </w:tcPr>
          <w:p w14:paraId="21AD830B">
            <w:pPr>
              <w:widowControl/>
              <w:tabs>
                <w:tab w:val="decimal" w:pos="0"/>
              </w:tabs>
              <w:ind w:firstLine="0" w:firstLineChars="0"/>
              <w:jc w:val="center"/>
              <w:rPr>
                <w:kern w:val="0"/>
                <w:sz w:val="18"/>
                <w:szCs w:val="18"/>
              </w:rPr>
            </w:pPr>
            <w:r>
              <w:rPr>
                <w:kern w:val="0"/>
                <w:sz w:val="18"/>
                <w:szCs w:val="18"/>
              </w:rPr>
              <w:t>189</w:t>
            </w:r>
          </w:p>
        </w:tc>
        <w:tc>
          <w:tcPr>
            <w:tcW w:w="1068" w:type="dxa"/>
            <w:tcBorders>
              <w:top w:val="nil"/>
              <w:left w:val="nil"/>
              <w:bottom w:val="single" w:color="auto" w:sz="4" w:space="0"/>
              <w:right w:val="single" w:color="auto" w:sz="4" w:space="0"/>
            </w:tcBorders>
            <w:vAlign w:val="center"/>
          </w:tcPr>
          <w:p w14:paraId="1B9798EF">
            <w:pPr>
              <w:widowControl/>
              <w:tabs>
                <w:tab w:val="decimal" w:pos="0"/>
              </w:tabs>
              <w:ind w:firstLine="0" w:firstLineChars="0"/>
              <w:jc w:val="center"/>
              <w:rPr>
                <w:kern w:val="0"/>
                <w:sz w:val="18"/>
                <w:szCs w:val="18"/>
              </w:rPr>
            </w:pPr>
            <w:r>
              <w:rPr>
                <w:kern w:val="0"/>
                <w:sz w:val="18"/>
                <w:szCs w:val="18"/>
              </w:rPr>
              <w:t>4.614258</w:t>
            </w:r>
          </w:p>
        </w:tc>
        <w:tc>
          <w:tcPr>
            <w:tcW w:w="426" w:type="dxa"/>
            <w:tcBorders>
              <w:top w:val="nil"/>
              <w:left w:val="nil"/>
              <w:bottom w:val="single" w:color="auto" w:sz="4" w:space="0"/>
              <w:right w:val="single" w:color="auto" w:sz="4" w:space="0"/>
            </w:tcBorders>
            <w:vAlign w:val="center"/>
          </w:tcPr>
          <w:p w14:paraId="1778C7E4">
            <w:pPr>
              <w:widowControl/>
              <w:tabs>
                <w:tab w:val="decimal" w:pos="0"/>
              </w:tabs>
              <w:ind w:firstLine="0" w:firstLineChars="0"/>
              <w:jc w:val="center"/>
              <w:rPr>
                <w:kern w:val="0"/>
                <w:sz w:val="18"/>
                <w:szCs w:val="18"/>
              </w:rPr>
            </w:pPr>
            <w:r>
              <w:rPr>
                <w:kern w:val="0"/>
                <w:sz w:val="18"/>
                <w:szCs w:val="18"/>
              </w:rPr>
              <w:t>14</w:t>
            </w:r>
          </w:p>
        </w:tc>
        <w:tc>
          <w:tcPr>
            <w:tcW w:w="813" w:type="dxa"/>
            <w:tcBorders>
              <w:top w:val="nil"/>
              <w:left w:val="nil"/>
              <w:bottom w:val="single" w:color="auto" w:sz="4" w:space="0"/>
              <w:right w:val="single" w:color="auto" w:sz="4" w:space="0"/>
            </w:tcBorders>
            <w:vAlign w:val="center"/>
          </w:tcPr>
          <w:p w14:paraId="18E60610">
            <w:pPr>
              <w:widowControl/>
              <w:tabs>
                <w:tab w:val="decimal" w:pos="0"/>
              </w:tabs>
              <w:ind w:firstLine="0" w:firstLineChars="0"/>
              <w:jc w:val="center"/>
              <w:rPr>
                <w:kern w:val="0"/>
                <w:sz w:val="18"/>
                <w:szCs w:val="18"/>
              </w:rPr>
            </w:pPr>
            <w:r>
              <w:rPr>
                <w:kern w:val="0"/>
                <w:sz w:val="18"/>
                <w:szCs w:val="18"/>
              </w:rPr>
              <w:t>317</w:t>
            </w:r>
          </w:p>
        </w:tc>
        <w:tc>
          <w:tcPr>
            <w:tcW w:w="1068" w:type="dxa"/>
            <w:tcBorders>
              <w:top w:val="nil"/>
              <w:left w:val="nil"/>
              <w:bottom w:val="single" w:color="auto" w:sz="4" w:space="0"/>
              <w:right w:val="single" w:color="auto" w:sz="4" w:space="0"/>
            </w:tcBorders>
            <w:vAlign w:val="center"/>
          </w:tcPr>
          <w:p w14:paraId="2CA005C6">
            <w:pPr>
              <w:widowControl/>
              <w:tabs>
                <w:tab w:val="decimal" w:pos="0"/>
              </w:tabs>
              <w:ind w:firstLine="0" w:firstLineChars="0"/>
              <w:jc w:val="center"/>
              <w:rPr>
                <w:kern w:val="0"/>
                <w:sz w:val="18"/>
                <w:szCs w:val="18"/>
              </w:rPr>
            </w:pPr>
            <w:r>
              <w:rPr>
                <w:kern w:val="0"/>
                <w:sz w:val="18"/>
                <w:szCs w:val="18"/>
              </w:rPr>
              <w:t>7.739258</w:t>
            </w:r>
          </w:p>
        </w:tc>
        <w:tc>
          <w:tcPr>
            <w:tcW w:w="426" w:type="dxa"/>
            <w:tcBorders>
              <w:top w:val="nil"/>
              <w:left w:val="nil"/>
              <w:bottom w:val="single" w:color="auto" w:sz="4" w:space="0"/>
              <w:right w:val="single" w:color="auto" w:sz="4" w:space="0"/>
            </w:tcBorders>
            <w:vAlign w:val="center"/>
          </w:tcPr>
          <w:p w14:paraId="76347D2E">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5AC36ADD">
            <w:pPr>
              <w:widowControl/>
              <w:tabs>
                <w:tab w:val="decimal" w:pos="0"/>
              </w:tabs>
              <w:ind w:firstLine="0" w:firstLineChars="0"/>
              <w:jc w:val="center"/>
              <w:rPr>
                <w:kern w:val="0"/>
                <w:sz w:val="18"/>
                <w:szCs w:val="18"/>
              </w:rPr>
            </w:pPr>
            <w:r>
              <w:rPr>
                <w:kern w:val="0"/>
                <w:sz w:val="18"/>
                <w:szCs w:val="18"/>
              </w:rPr>
              <w:t>445</w:t>
            </w:r>
          </w:p>
        </w:tc>
        <w:tc>
          <w:tcPr>
            <w:tcW w:w="1109" w:type="dxa"/>
            <w:tcBorders>
              <w:top w:val="nil"/>
              <w:left w:val="nil"/>
              <w:bottom w:val="single" w:color="auto" w:sz="4" w:space="0"/>
              <w:right w:val="single" w:color="auto" w:sz="4" w:space="0"/>
            </w:tcBorders>
            <w:vAlign w:val="center"/>
          </w:tcPr>
          <w:p w14:paraId="331F9CAD">
            <w:pPr>
              <w:widowControl/>
              <w:tabs>
                <w:tab w:val="decimal" w:pos="0"/>
              </w:tabs>
              <w:ind w:firstLine="0" w:firstLineChars="0"/>
              <w:jc w:val="center"/>
              <w:rPr>
                <w:kern w:val="0"/>
                <w:sz w:val="18"/>
                <w:szCs w:val="18"/>
              </w:rPr>
            </w:pPr>
            <w:r>
              <w:rPr>
                <w:kern w:val="0"/>
                <w:sz w:val="18"/>
                <w:szCs w:val="18"/>
              </w:rPr>
              <w:t>10.864258</w:t>
            </w:r>
          </w:p>
        </w:tc>
        <w:tc>
          <w:tcPr>
            <w:tcW w:w="426" w:type="dxa"/>
            <w:tcBorders>
              <w:top w:val="nil"/>
              <w:left w:val="nil"/>
              <w:bottom w:val="single" w:color="auto" w:sz="4" w:space="0"/>
              <w:right w:val="single" w:color="auto" w:sz="4" w:space="0"/>
            </w:tcBorders>
            <w:vAlign w:val="center"/>
          </w:tcPr>
          <w:p w14:paraId="49AFF023">
            <w:pPr>
              <w:widowControl/>
              <w:tabs>
                <w:tab w:val="decimal" w:pos="0"/>
              </w:tabs>
              <w:ind w:firstLine="0" w:firstLineChars="0"/>
              <w:jc w:val="center"/>
              <w:rPr>
                <w:kern w:val="0"/>
                <w:sz w:val="18"/>
                <w:szCs w:val="18"/>
              </w:rPr>
            </w:pPr>
            <w:r>
              <w:rPr>
                <w:kern w:val="0"/>
                <w:sz w:val="18"/>
                <w:szCs w:val="18"/>
              </w:rPr>
              <w:t>4</w:t>
            </w:r>
          </w:p>
        </w:tc>
      </w:tr>
      <w:tr w14:paraId="7DE986DC">
        <w:tblPrEx>
          <w:tblCellMar>
            <w:top w:w="0" w:type="dxa"/>
            <w:left w:w="108" w:type="dxa"/>
            <w:bottom w:w="0" w:type="dxa"/>
            <w:right w:w="108" w:type="dxa"/>
          </w:tblCellMar>
        </w:tblPrEx>
        <w:trPr>
          <w:trHeight w:val="270" w:hRule="atLeast"/>
          <w:jc w:val="center"/>
        </w:trPr>
        <w:tc>
          <w:tcPr>
            <w:tcW w:w="953" w:type="dxa"/>
            <w:tcBorders>
              <w:top w:val="nil"/>
              <w:left w:val="single" w:color="auto" w:sz="4" w:space="0"/>
              <w:bottom w:val="single" w:color="auto" w:sz="4" w:space="0"/>
              <w:right w:val="single" w:color="auto" w:sz="4" w:space="0"/>
            </w:tcBorders>
            <w:shd w:val="clear" w:color="auto" w:fill="auto"/>
            <w:vAlign w:val="center"/>
          </w:tcPr>
          <w:p w14:paraId="62A01241">
            <w:pPr>
              <w:widowControl/>
              <w:tabs>
                <w:tab w:val="decimal" w:pos="0"/>
              </w:tabs>
              <w:ind w:firstLine="0" w:firstLineChars="0"/>
              <w:jc w:val="center"/>
              <w:rPr>
                <w:kern w:val="0"/>
                <w:sz w:val="18"/>
                <w:szCs w:val="18"/>
              </w:rPr>
            </w:pPr>
            <w:r>
              <w:rPr>
                <w:kern w:val="0"/>
                <w:sz w:val="18"/>
                <w:szCs w:val="18"/>
              </w:rPr>
              <w:t>62</w:t>
            </w:r>
          </w:p>
        </w:tc>
        <w:tc>
          <w:tcPr>
            <w:tcW w:w="1068" w:type="dxa"/>
            <w:tcBorders>
              <w:top w:val="nil"/>
              <w:left w:val="nil"/>
              <w:bottom w:val="single" w:color="auto" w:sz="4" w:space="0"/>
              <w:right w:val="single" w:color="auto" w:sz="4" w:space="0"/>
            </w:tcBorders>
            <w:shd w:val="clear" w:color="auto" w:fill="auto"/>
            <w:vAlign w:val="center"/>
          </w:tcPr>
          <w:p w14:paraId="49BC4221">
            <w:pPr>
              <w:widowControl/>
              <w:tabs>
                <w:tab w:val="decimal" w:pos="0"/>
              </w:tabs>
              <w:ind w:firstLine="0" w:firstLineChars="0"/>
              <w:jc w:val="center"/>
              <w:rPr>
                <w:kern w:val="0"/>
                <w:sz w:val="18"/>
                <w:szCs w:val="18"/>
              </w:rPr>
            </w:pPr>
            <w:r>
              <w:rPr>
                <w:kern w:val="0"/>
                <w:sz w:val="18"/>
                <w:szCs w:val="18"/>
              </w:rPr>
              <w:t>1.513672</w:t>
            </w:r>
          </w:p>
        </w:tc>
        <w:tc>
          <w:tcPr>
            <w:tcW w:w="588" w:type="dxa"/>
            <w:tcBorders>
              <w:top w:val="nil"/>
              <w:left w:val="nil"/>
              <w:bottom w:val="single" w:color="auto" w:sz="4" w:space="0"/>
              <w:right w:val="single" w:color="auto" w:sz="4" w:space="0"/>
            </w:tcBorders>
            <w:shd w:val="clear" w:color="auto" w:fill="auto"/>
            <w:vAlign w:val="center"/>
          </w:tcPr>
          <w:p w14:paraId="163B9E5B">
            <w:pPr>
              <w:widowControl/>
              <w:tabs>
                <w:tab w:val="decimal" w:pos="0"/>
              </w:tabs>
              <w:ind w:firstLine="0" w:firstLineChars="0"/>
              <w:jc w:val="center"/>
              <w:rPr>
                <w:kern w:val="0"/>
                <w:sz w:val="18"/>
                <w:szCs w:val="18"/>
              </w:rPr>
            </w:pPr>
            <w:r>
              <w:rPr>
                <w:kern w:val="0"/>
                <w:sz w:val="18"/>
                <w:szCs w:val="18"/>
              </w:rPr>
              <w:t>11</w:t>
            </w:r>
          </w:p>
        </w:tc>
        <w:tc>
          <w:tcPr>
            <w:tcW w:w="813" w:type="dxa"/>
            <w:tcBorders>
              <w:top w:val="nil"/>
              <w:left w:val="nil"/>
              <w:bottom w:val="single" w:color="auto" w:sz="4" w:space="0"/>
              <w:right w:val="single" w:color="auto" w:sz="4" w:space="0"/>
            </w:tcBorders>
            <w:vAlign w:val="center"/>
          </w:tcPr>
          <w:p w14:paraId="6B498209">
            <w:pPr>
              <w:widowControl/>
              <w:tabs>
                <w:tab w:val="decimal" w:pos="0"/>
              </w:tabs>
              <w:ind w:firstLine="0" w:firstLineChars="0"/>
              <w:jc w:val="center"/>
              <w:rPr>
                <w:kern w:val="0"/>
                <w:sz w:val="18"/>
                <w:szCs w:val="18"/>
              </w:rPr>
            </w:pPr>
            <w:r>
              <w:rPr>
                <w:kern w:val="0"/>
                <w:sz w:val="18"/>
                <w:szCs w:val="18"/>
              </w:rPr>
              <w:t>190</w:t>
            </w:r>
          </w:p>
        </w:tc>
        <w:tc>
          <w:tcPr>
            <w:tcW w:w="1068" w:type="dxa"/>
            <w:tcBorders>
              <w:top w:val="nil"/>
              <w:left w:val="nil"/>
              <w:bottom w:val="single" w:color="auto" w:sz="4" w:space="0"/>
              <w:right w:val="single" w:color="auto" w:sz="4" w:space="0"/>
            </w:tcBorders>
            <w:vAlign w:val="center"/>
          </w:tcPr>
          <w:p w14:paraId="380179AF">
            <w:pPr>
              <w:widowControl/>
              <w:tabs>
                <w:tab w:val="decimal" w:pos="0"/>
              </w:tabs>
              <w:ind w:firstLine="0" w:firstLineChars="0"/>
              <w:jc w:val="center"/>
              <w:rPr>
                <w:kern w:val="0"/>
                <w:sz w:val="18"/>
                <w:szCs w:val="18"/>
              </w:rPr>
            </w:pPr>
            <w:r>
              <w:rPr>
                <w:kern w:val="0"/>
                <w:sz w:val="18"/>
                <w:szCs w:val="18"/>
              </w:rPr>
              <w:t>4.638672</w:t>
            </w:r>
          </w:p>
        </w:tc>
        <w:tc>
          <w:tcPr>
            <w:tcW w:w="426" w:type="dxa"/>
            <w:tcBorders>
              <w:top w:val="nil"/>
              <w:left w:val="nil"/>
              <w:bottom w:val="single" w:color="auto" w:sz="4" w:space="0"/>
              <w:right w:val="single" w:color="auto" w:sz="4" w:space="0"/>
            </w:tcBorders>
            <w:vAlign w:val="center"/>
          </w:tcPr>
          <w:p w14:paraId="6CA0CD50">
            <w:pPr>
              <w:widowControl/>
              <w:tabs>
                <w:tab w:val="decimal" w:pos="0"/>
              </w:tabs>
              <w:ind w:firstLine="0" w:firstLineChars="0"/>
              <w:jc w:val="center"/>
              <w:rPr>
                <w:kern w:val="0"/>
                <w:sz w:val="18"/>
                <w:szCs w:val="18"/>
              </w:rPr>
            </w:pPr>
            <w:r>
              <w:rPr>
                <w:kern w:val="0"/>
                <w:sz w:val="18"/>
                <w:szCs w:val="18"/>
              </w:rPr>
              <w:t>12</w:t>
            </w:r>
          </w:p>
        </w:tc>
        <w:tc>
          <w:tcPr>
            <w:tcW w:w="813" w:type="dxa"/>
            <w:tcBorders>
              <w:top w:val="nil"/>
              <w:left w:val="nil"/>
              <w:bottom w:val="single" w:color="auto" w:sz="4" w:space="0"/>
              <w:right w:val="single" w:color="auto" w:sz="4" w:space="0"/>
            </w:tcBorders>
            <w:vAlign w:val="center"/>
          </w:tcPr>
          <w:p w14:paraId="4E097C17">
            <w:pPr>
              <w:widowControl/>
              <w:tabs>
                <w:tab w:val="decimal" w:pos="0"/>
              </w:tabs>
              <w:ind w:firstLine="0" w:firstLineChars="0"/>
              <w:jc w:val="center"/>
              <w:rPr>
                <w:kern w:val="0"/>
                <w:sz w:val="18"/>
                <w:szCs w:val="18"/>
              </w:rPr>
            </w:pPr>
            <w:r>
              <w:rPr>
                <w:kern w:val="0"/>
                <w:sz w:val="18"/>
                <w:szCs w:val="18"/>
              </w:rPr>
              <w:t>318</w:t>
            </w:r>
          </w:p>
        </w:tc>
        <w:tc>
          <w:tcPr>
            <w:tcW w:w="1068" w:type="dxa"/>
            <w:tcBorders>
              <w:top w:val="nil"/>
              <w:left w:val="nil"/>
              <w:bottom w:val="single" w:color="auto" w:sz="4" w:space="0"/>
              <w:right w:val="single" w:color="auto" w:sz="4" w:space="0"/>
            </w:tcBorders>
            <w:vAlign w:val="center"/>
          </w:tcPr>
          <w:p w14:paraId="46677639">
            <w:pPr>
              <w:widowControl/>
              <w:tabs>
                <w:tab w:val="decimal" w:pos="0"/>
              </w:tabs>
              <w:ind w:firstLine="0" w:firstLineChars="0"/>
              <w:jc w:val="center"/>
              <w:rPr>
                <w:kern w:val="0"/>
                <w:sz w:val="18"/>
                <w:szCs w:val="18"/>
              </w:rPr>
            </w:pPr>
            <w:r>
              <w:rPr>
                <w:kern w:val="0"/>
                <w:sz w:val="18"/>
                <w:szCs w:val="18"/>
              </w:rPr>
              <w:t>7.763672</w:t>
            </w:r>
          </w:p>
        </w:tc>
        <w:tc>
          <w:tcPr>
            <w:tcW w:w="426" w:type="dxa"/>
            <w:tcBorders>
              <w:top w:val="nil"/>
              <w:left w:val="nil"/>
              <w:bottom w:val="single" w:color="auto" w:sz="4" w:space="0"/>
              <w:right w:val="single" w:color="auto" w:sz="4" w:space="0"/>
            </w:tcBorders>
            <w:vAlign w:val="center"/>
          </w:tcPr>
          <w:p w14:paraId="2C71CB9B">
            <w:pPr>
              <w:widowControl/>
              <w:tabs>
                <w:tab w:val="decimal" w:pos="0"/>
              </w:tabs>
              <w:ind w:firstLine="0" w:firstLineChars="0"/>
              <w:jc w:val="center"/>
              <w:rPr>
                <w:kern w:val="0"/>
                <w:sz w:val="18"/>
                <w:szCs w:val="18"/>
              </w:rPr>
            </w:pPr>
            <w:r>
              <w:rPr>
                <w:kern w:val="0"/>
                <w:sz w:val="18"/>
                <w:szCs w:val="18"/>
              </w:rPr>
              <w:t>7</w:t>
            </w:r>
          </w:p>
        </w:tc>
        <w:tc>
          <w:tcPr>
            <w:tcW w:w="813" w:type="dxa"/>
            <w:tcBorders>
              <w:top w:val="nil"/>
              <w:left w:val="nil"/>
              <w:bottom w:val="single" w:color="auto" w:sz="4" w:space="0"/>
              <w:right w:val="single" w:color="auto" w:sz="4" w:space="0"/>
            </w:tcBorders>
            <w:vAlign w:val="center"/>
          </w:tcPr>
          <w:p w14:paraId="0863D9F5">
            <w:pPr>
              <w:widowControl/>
              <w:tabs>
                <w:tab w:val="decimal" w:pos="0"/>
              </w:tabs>
              <w:ind w:firstLine="0" w:firstLineChars="0"/>
              <w:jc w:val="center"/>
              <w:rPr>
                <w:kern w:val="0"/>
                <w:sz w:val="18"/>
                <w:szCs w:val="18"/>
              </w:rPr>
            </w:pPr>
            <w:r>
              <w:rPr>
                <w:kern w:val="0"/>
                <w:sz w:val="18"/>
                <w:szCs w:val="18"/>
              </w:rPr>
              <w:t>446</w:t>
            </w:r>
          </w:p>
        </w:tc>
        <w:tc>
          <w:tcPr>
            <w:tcW w:w="1109" w:type="dxa"/>
            <w:tcBorders>
              <w:top w:val="nil"/>
              <w:left w:val="nil"/>
              <w:bottom w:val="single" w:color="auto" w:sz="4" w:space="0"/>
              <w:right w:val="single" w:color="auto" w:sz="4" w:space="0"/>
            </w:tcBorders>
            <w:vAlign w:val="center"/>
          </w:tcPr>
          <w:p w14:paraId="27380FF4">
            <w:pPr>
              <w:widowControl/>
              <w:tabs>
                <w:tab w:val="decimal" w:pos="0"/>
              </w:tabs>
              <w:ind w:firstLine="0" w:firstLineChars="0"/>
              <w:jc w:val="center"/>
              <w:rPr>
                <w:kern w:val="0"/>
                <w:sz w:val="18"/>
                <w:szCs w:val="18"/>
              </w:rPr>
            </w:pPr>
            <w:r>
              <w:rPr>
                <w:kern w:val="0"/>
                <w:sz w:val="18"/>
                <w:szCs w:val="18"/>
              </w:rPr>
              <w:t>10.888672</w:t>
            </w:r>
          </w:p>
        </w:tc>
        <w:tc>
          <w:tcPr>
            <w:tcW w:w="426" w:type="dxa"/>
            <w:tcBorders>
              <w:top w:val="nil"/>
              <w:left w:val="nil"/>
              <w:bottom w:val="single" w:color="auto" w:sz="4" w:space="0"/>
              <w:right w:val="single" w:color="auto" w:sz="4" w:space="0"/>
            </w:tcBorders>
            <w:vAlign w:val="center"/>
          </w:tcPr>
          <w:p w14:paraId="04B0DEFF">
            <w:pPr>
              <w:widowControl/>
              <w:tabs>
                <w:tab w:val="decimal" w:pos="0"/>
              </w:tabs>
              <w:ind w:firstLine="0" w:firstLineChars="0"/>
              <w:jc w:val="center"/>
              <w:rPr>
                <w:kern w:val="0"/>
                <w:sz w:val="18"/>
                <w:szCs w:val="18"/>
              </w:rPr>
            </w:pPr>
            <w:r>
              <w:rPr>
                <w:kern w:val="0"/>
                <w:sz w:val="18"/>
                <w:szCs w:val="18"/>
              </w:rPr>
              <w:t>5</w:t>
            </w:r>
          </w:p>
        </w:tc>
      </w:tr>
      <w:tr w14:paraId="798B3CE8">
        <w:tblPrEx>
          <w:tblCellMar>
            <w:top w:w="0" w:type="dxa"/>
            <w:left w:w="108" w:type="dxa"/>
            <w:bottom w:w="0" w:type="dxa"/>
            <w:right w:w="108" w:type="dxa"/>
          </w:tblCellMar>
        </w:tblPrEx>
        <w:trPr>
          <w:trHeight w:val="270" w:hRule="atLeast"/>
          <w:jc w:val="center"/>
        </w:trPr>
        <w:tc>
          <w:tcPr>
            <w:tcW w:w="953" w:type="dxa"/>
            <w:tcBorders>
              <w:top w:val="nil"/>
              <w:left w:val="single" w:color="auto" w:sz="4" w:space="0"/>
              <w:bottom w:val="single" w:color="auto" w:sz="4" w:space="0"/>
              <w:right w:val="single" w:color="auto" w:sz="4" w:space="0"/>
            </w:tcBorders>
            <w:shd w:val="clear" w:color="auto" w:fill="auto"/>
            <w:vAlign w:val="center"/>
          </w:tcPr>
          <w:p w14:paraId="5636B8E9">
            <w:pPr>
              <w:widowControl/>
              <w:tabs>
                <w:tab w:val="decimal" w:pos="0"/>
              </w:tabs>
              <w:ind w:firstLine="0" w:firstLineChars="0"/>
              <w:jc w:val="center"/>
              <w:rPr>
                <w:kern w:val="0"/>
                <w:sz w:val="18"/>
                <w:szCs w:val="18"/>
              </w:rPr>
            </w:pPr>
            <w:r>
              <w:rPr>
                <w:kern w:val="0"/>
                <w:sz w:val="18"/>
                <w:szCs w:val="18"/>
              </w:rPr>
              <w:t>63</w:t>
            </w:r>
          </w:p>
        </w:tc>
        <w:tc>
          <w:tcPr>
            <w:tcW w:w="1068" w:type="dxa"/>
            <w:tcBorders>
              <w:top w:val="nil"/>
              <w:left w:val="nil"/>
              <w:bottom w:val="single" w:color="auto" w:sz="4" w:space="0"/>
              <w:right w:val="single" w:color="auto" w:sz="4" w:space="0"/>
            </w:tcBorders>
            <w:shd w:val="clear" w:color="auto" w:fill="auto"/>
            <w:vAlign w:val="center"/>
          </w:tcPr>
          <w:p w14:paraId="34064B71">
            <w:pPr>
              <w:widowControl/>
              <w:tabs>
                <w:tab w:val="decimal" w:pos="0"/>
              </w:tabs>
              <w:ind w:firstLine="0" w:firstLineChars="0"/>
              <w:jc w:val="center"/>
              <w:rPr>
                <w:kern w:val="0"/>
                <w:sz w:val="18"/>
                <w:szCs w:val="18"/>
              </w:rPr>
            </w:pPr>
            <w:r>
              <w:rPr>
                <w:kern w:val="0"/>
                <w:sz w:val="18"/>
                <w:szCs w:val="18"/>
              </w:rPr>
              <w:t>1.538086</w:t>
            </w:r>
          </w:p>
        </w:tc>
        <w:tc>
          <w:tcPr>
            <w:tcW w:w="588" w:type="dxa"/>
            <w:tcBorders>
              <w:top w:val="nil"/>
              <w:left w:val="nil"/>
              <w:bottom w:val="single" w:color="auto" w:sz="4" w:space="0"/>
              <w:right w:val="single" w:color="auto" w:sz="4" w:space="0"/>
            </w:tcBorders>
            <w:shd w:val="clear" w:color="auto" w:fill="auto"/>
            <w:vAlign w:val="center"/>
          </w:tcPr>
          <w:p w14:paraId="4C730251">
            <w:pPr>
              <w:widowControl/>
              <w:tabs>
                <w:tab w:val="decimal" w:pos="0"/>
              </w:tabs>
              <w:ind w:firstLine="0" w:firstLineChars="0"/>
              <w:jc w:val="center"/>
              <w:rPr>
                <w:kern w:val="0"/>
                <w:sz w:val="18"/>
                <w:szCs w:val="18"/>
              </w:rPr>
            </w:pPr>
            <w:r>
              <w:rPr>
                <w:kern w:val="0"/>
                <w:sz w:val="18"/>
                <w:szCs w:val="18"/>
              </w:rPr>
              <w:t>4</w:t>
            </w:r>
          </w:p>
        </w:tc>
        <w:tc>
          <w:tcPr>
            <w:tcW w:w="813" w:type="dxa"/>
            <w:tcBorders>
              <w:top w:val="nil"/>
              <w:left w:val="nil"/>
              <w:bottom w:val="single" w:color="auto" w:sz="4" w:space="0"/>
              <w:right w:val="single" w:color="auto" w:sz="4" w:space="0"/>
            </w:tcBorders>
            <w:vAlign w:val="center"/>
          </w:tcPr>
          <w:p w14:paraId="7585D12D">
            <w:pPr>
              <w:widowControl/>
              <w:tabs>
                <w:tab w:val="decimal" w:pos="0"/>
              </w:tabs>
              <w:ind w:firstLine="0" w:firstLineChars="0"/>
              <w:jc w:val="center"/>
              <w:rPr>
                <w:kern w:val="0"/>
                <w:sz w:val="18"/>
                <w:szCs w:val="18"/>
              </w:rPr>
            </w:pPr>
            <w:r>
              <w:rPr>
                <w:kern w:val="0"/>
                <w:sz w:val="18"/>
                <w:szCs w:val="18"/>
              </w:rPr>
              <w:t>191</w:t>
            </w:r>
          </w:p>
        </w:tc>
        <w:tc>
          <w:tcPr>
            <w:tcW w:w="1068" w:type="dxa"/>
            <w:tcBorders>
              <w:top w:val="nil"/>
              <w:left w:val="nil"/>
              <w:bottom w:val="single" w:color="auto" w:sz="4" w:space="0"/>
              <w:right w:val="single" w:color="auto" w:sz="4" w:space="0"/>
            </w:tcBorders>
            <w:vAlign w:val="center"/>
          </w:tcPr>
          <w:p w14:paraId="7ED7199F">
            <w:pPr>
              <w:widowControl/>
              <w:tabs>
                <w:tab w:val="decimal" w:pos="0"/>
              </w:tabs>
              <w:ind w:firstLine="0" w:firstLineChars="0"/>
              <w:jc w:val="center"/>
              <w:rPr>
                <w:kern w:val="0"/>
                <w:sz w:val="18"/>
                <w:szCs w:val="18"/>
              </w:rPr>
            </w:pPr>
            <w:r>
              <w:rPr>
                <w:kern w:val="0"/>
                <w:sz w:val="18"/>
                <w:szCs w:val="18"/>
              </w:rPr>
              <w:t>4.663086</w:t>
            </w:r>
          </w:p>
        </w:tc>
        <w:tc>
          <w:tcPr>
            <w:tcW w:w="426" w:type="dxa"/>
            <w:tcBorders>
              <w:top w:val="nil"/>
              <w:left w:val="nil"/>
              <w:bottom w:val="single" w:color="auto" w:sz="4" w:space="0"/>
              <w:right w:val="single" w:color="auto" w:sz="4" w:space="0"/>
            </w:tcBorders>
            <w:vAlign w:val="center"/>
          </w:tcPr>
          <w:p w14:paraId="1A79C768">
            <w:pPr>
              <w:widowControl/>
              <w:tabs>
                <w:tab w:val="decimal" w:pos="0"/>
              </w:tabs>
              <w:ind w:firstLine="0" w:firstLineChars="0"/>
              <w:jc w:val="center"/>
              <w:rPr>
                <w:kern w:val="0"/>
                <w:sz w:val="18"/>
                <w:szCs w:val="18"/>
              </w:rPr>
            </w:pPr>
            <w:r>
              <w:rPr>
                <w:kern w:val="0"/>
                <w:sz w:val="18"/>
                <w:szCs w:val="18"/>
              </w:rPr>
              <w:t>11</w:t>
            </w:r>
          </w:p>
        </w:tc>
        <w:tc>
          <w:tcPr>
            <w:tcW w:w="813" w:type="dxa"/>
            <w:tcBorders>
              <w:top w:val="nil"/>
              <w:left w:val="nil"/>
              <w:bottom w:val="single" w:color="auto" w:sz="4" w:space="0"/>
              <w:right w:val="single" w:color="auto" w:sz="4" w:space="0"/>
            </w:tcBorders>
            <w:vAlign w:val="center"/>
          </w:tcPr>
          <w:p w14:paraId="223826F2">
            <w:pPr>
              <w:widowControl/>
              <w:tabs>
                <w:tab w:val="decimal" w:pos="0"/>
              </w:tabs>
              <w:ind w:firstLine="0" w:firstLineChars="0"/>
              <w:jc w:val="center"/>
              <w:rPr>
                <w:kern w:val="0"/>
                <w:sz w:val="18"/>
                <w:szCs w:val="18"/>
              </w:rPr>
            </w:pPr>
            <w:r>
              <w:rPr>
                <w:kern w:val="0"/>
                <w:sz w:val="18"/>
                <w:szCs w:val="18"/>
              </w:rPr>
              <w:t>319</w:t>
            </w:r>
          </w:p>
        </w:tc>
        <w:tc>
          <w:tcPr>
            <w:tcW w:w="1068" w:type="dxa"/>
            <w:tcBorders>
              <w:top w:val="nil"/>
              <w:left w:val="nil"/>
              <w:bottom w:val="single" w:color="auto" w:sz="4" w:space="0"/>
              <w:right w:val="single" w:color="auto" w:sz="4" w:space="0"/>
            </w:tcBorders>
            <w:vAlign w:val="center"/>
          </w:tcPr>
          <w:p w14:paraId="0F0CEEAE">
            <w:pPr>
              <w:widowControl/>
              <w:tabs>
                <w:tab w:val="decimal" w:pos="0"/>
              </w:tabs>
              <w:ind w:firstLine="0" w:firstLineChars="0"/>
              <w:jc w:val="center"/>
              <w:rPr>
                <w:kern w:val="0"/>
                <w:sz w:val="18"/>
                <w:szCs w:val="18"/>
              </w:rPr>
            </w:pPr>
            <w:r>
              <w:rPr>
                <w:kern w:val="0"/>
                <w:sz w:val="18"/>
                <w:szCs w:val="18"/>
              </w:rPr>
              <w:t>7.788086</w:t>
            </w:r>
          </w:p>
        </w:tc>
        <w:tc>
          <w:tcPr>
            <w:tcW w:w="426" w:type="dxa"/>
            <w:tcBorders>
              <w:top w:val="nil"/>
              <w:left w:val="nil"/>
              <w:bottom w:val="single" w:color="auto" w:sz="4" w:space="0"/>
              <w:right w:val="single" w:color="auto" w:sz="4" w:space="0"/>
            </w:tcBorders>
            <w:vAlign w:val="center"/>
          </w:tcPr>
          <w:p w14:paraId="277DBDD5">
            <w:pPr>
              <w:widowControl/>
              <w:tabs>
                <w:tab w:val="decimal" w:pos="0"/>
              </w:tabs>
              <w:ind w:firstLine="0" w:firstLineChars="0"/>
              <w:jc w:val="center"/>
              <w:rPr>
                <w:kern w:val="0"/>
                <w:sz w:val="18"/>
                <w:szCs w:val="18"/>
              </w:rPr>
            </w:pPr>
            <w:r>
              <w:rPr>
                <w:kern w:val="0"/>
                <w:sz w:val="18"/>
                <w:szCs w:val="18"/>
              </w:rPr>
              <w:t>13</w:t>
            </w:r>
          </w:p>
        </w:tc>
        <w:tc>
          <w:tcPr>
            <w:tcW w:w="813" w:type="dxa"/>
            <w:tcBorders>
              <w:top w:val="nil"/>
              <w:left w:val="nil"/>
              <w:bottom w:val="single" w:color="auto" w:sz="4" w:space="0"/>
              <w:right w:val="single" w:color="auto" w:sz="4" w:space="0"/>
            </w:tcBorders>
            <w:vAlign w:val="center"/>
          </w:tcPr>
          <w:p w14:paraId="731F16A8">
            <w:pPr>
              <w:widowControl/>
              <w:tabs>
                <w:tab w:val="decimal" w:pos="0"/>
              </w:tabs>
              <w:ind w:firstLine="0" w:firstLineChars="0"/>
              <w:jc w:val="center"/>
              <w:rPr>
                <w:kern w:val="0"/>
                <w:sz w:val="18"/>
                <w:szCs w:val="18"/>
              </w:rPr>
            </w:pPr>
            <w:r>
              <w:rPr>
                <w:kern w:val="0"/>
                <w:sz w:val="18"/>
                <w:szCs w:val="18"/>
              </w:rPr>
              <w:t>447</w:t>
            </w:r>
          </w:p>
        </w:tc>
        <w:tc>
          <w:tcPr>
            <w:tcW w:w="1109" w:type="dxa"/>
            <w:tcBorders>
              <w:top w:val="nil"/>
              <w:left w:val="nil"/>
              <w:bottom w:val="single" w:color="auto" w:sz="4" w:space="0"/>
              <w:right w:val="single" w:color="auto" w:sz="4" w:space="0"/>
            </w:tcBorders>
            <w:vAlign w:val="center"/>
          </w:tcPr>
          <w:p w14:paraId="43972F18">
            <w:pPr>
              <w:widowControl/>
              <w:tabs>
                <w:tab w:val="decimal" w:pos="0"/>
              </w:tabs>
              <w:ind w:firstLine="0" w:firstLineChars="0"/>
              <w:jc w:val="center"/>
              <w:rPr>
                <w:kern w:val="0"/>
                <w:sz w:val="18"/>
                <w:szCs w:val="18"/>
              </w:rPr>
            </w:pPr>
            <w:r>
              <w:rPr>
                <w:kern w:val="0"/>
                <w:sz w:val="18"/>
                <w:szCs w:val="18"/>
              </w:rPr>
              <w:t>10.913086</w:t>
            </w:r>
          </w:p>
        </w:tc>
        <w:tc>
          <w:tcPr>
            <w:tcW w:w="426" w:type="dxa"/>
            <w:tcBorders>
              <w:top w:val="nil"/>
              <w:left w:val="nil"/>
              <w:bottom w:val="single" w:color="auto" w:sz="4" w:space="0"/>
              <w:right w:val="single" w:color="auto" w:sz="4" w:space="0"/>
            </w:tcBorders>
            <w:vAlign w:val="center"/>
          </w:tcPr>
          <w:p w14:paraId="46FE575E">
            <w:pPr>
              <w:widowControl/>
              <w:tabs>
                <w:tab w:val="decimal" w:pos="0"/>
              </w:tabs>
              <w:ind w:firstLine="0" w:firstLineChars="0"/>
              <w:jc w:val="center"/>
              <w:rPr>
                <w:kern w:val="0"/>
                <w:sz w:val="18"/>
                <w:szCs w:val="18"/>
              </w:rPr>
            </w:pPr>
            <w:r>
              <w:rPr>
                <w:kern w:val="0"/>
                <w:sz w:val="18"/>
                <w:szCs w:val="18"/>
              </w:rPr>
              <w:t>7</w:t>
            </w:r>
          </w:p>
        </w:tc>
      </w:tr>
      <w:tr w14:paraId="40E0EE33">
        <w:tblPrEx>
          <w:tblCellMar>
            <w:top w:w="0" w:type="dxa"/>
            <w:left w:w="108" w:type="dxa"/>
            <w:bottom w:w="0" w:type="dxa"/>
            <w:right w:w="108" w:type="dxa"/>
          </w:tblCellMar>
        </w:tblPrEx>
        <w:trPr>
          <w:trHeight w:val="270" w:hRule="atLeast"/>
          <w:jc w:val="center"/>
        </w:trPr>
        <w:tc>
          <w:tcPr>
            <w:tcW w:w="953" w:type="dxa"/>
            <w:tcBorders>
              <w:top w:val="nil"/>
              <w:left w:val="single" w:color="auto" w:sz="4" w:space="0"/>
              <w:bottom w:val="single" w:color="auto" w:sz="4" w:space="0"/>
              <w:right w:val="single" w:color="auto" w:sz="4" w:space="0"/>
            </w:tcBorders>
            <w:shd w:val="clear" w:color="auto" w:fill="auto"/>
            <w:vAlign w:val="center"/>
          </w:tcPr>
          <w:p w14:paraId="710C22F4">
            <w:pPr>
              <w:widowControl/>
              <w:tabs>
                <w:tab w:val="decimal" w:pos="0"/>
              </w:tabs>
              <w:ind w:firstLine="0" w:firstLineChars="0"/>
              <w:jc w:val="center"/>
              <w:rPr>
                <w:kern w:val="0"/>
                <w:sz w:val="18"/>
                <w:szCs w:val="18"/>
              </w:rPr>
            </w:pPr>
            <w:r>
              <w:rPr>
                <w:kern w:val="0"/>
                <w:sz w:val="18"/>
                <w:szCs w:val="18"/>
              </w:rPr>
              <w:t>64</w:t>
            </w:r>
          </w:p>
        </w:tc>
        <w:tc>
          <w:tcPr>
            <w:tcW w:w="1068" w:type="dxa"/>
            <w:tcBorders>
              <w:top w:val="nil"/>
              <w:left w:val="nil"/>
              <w:bottom w:val="single" w:color="auto" w:sz="4" w:space="0"/>
              <w:right w:val="single" w:color="auto" w:sz="4" w:space="0"/>
            </w:tcBorders>
            <w:shd w:val="clear" w:color="auto" w:fill="auto"/>
            <w:vAlign w:val="center"/>
          </w:tcPr>
          <w:p w14:paraId="149BB838">
            <w:pPr>
              <w:widowControl/>
              <w:tabs>
                <w:tab w:val="decimal" w:pos="0"/>
              </w:tabs>
              <w:ind w:firstLine="0" w:firstLineChars="0"/>
              <w:jc w:val="center"/>
              <w:rPr>
                <w:kern w:val="0"/>
                <w:sz w:val="18"/>
                <w:szCs w:val="18"/>
              </w:rPr>
            </w:pPr>
            <w:r>
              <w:rPr>
                <w:kern w:val="0"/>
                <w:sz w:val="18"/>
                <w:szCs w:val="18"/>
              </w:rPr>
              <w:t>1.562500</w:t>
            </w:r>
          </w:p>
        </w:tc>
        <w:tc>
          <w:tcPr>
            <w:tcW w:w="588" w:type="dxa"/>
            <w:tcBorders>
              <w:top w:val="nil"/>
              <w:left w:val="nil"/>
              <w:bottom w:val="single" w:color="auto" w:sz="4" w:space="0"/>
              <w:right w:val="single" w:color="auto" w:sz="4" w:space="0"/>
            </w:tcBorders>
            <w:shd w:val="clear" w:color="auto" w:fill="auto"/>
            <w:vAlign w:val="center"/>
          </w:tcPr>
          <w:p w14:paraId="1D16B978">
            <w:pPr>
              <w:widowControl/>
              <w:tabs>
                <w:tab w:val="decimal" w:pos="0"/>
              </w:tabs>
              <w:ind w:firstLine="0" w:firstLineChars="0"/>
              <w:jc w:val="center"/>
              <w:rPr>
                <w:kern w:val="0"/>
                <w:sz w:val="18"/>
                <w:szCs w:val="18"/>
              </w:rPr>
            </w:pPr>
            <w:r>
              <w:rPr>
                <w:kern w:val="0"/>
                <w:sz w:val="18"/>
                <w:szCs w:val="18"/>
              </w:rPr>
              <w:t>12</w:t>
            </w:r>
          </w:p>
        </w:tc>
        <w:tc>
          <w:tcPr>
            <w:tcW w:w="813" w:type="dxa"/>
            <w:tcBorders>
              <w:top w:val="nil"/>
              <w:left w:val="nil"/>
              <w:bottom w:val="single" w:color="auto" w:sz="4" w:space="0"/>
              <w:right w:val="single" w:color="auto" w:sz="4" w:space="0"/>
            </w:tcBorders>
            <w:vAlign w:val="center"/>
          </w:tcPr>
          <w:p w14:paraId="43B206B8">
            <w:pPr>
              <w:widowControl/>
              <w:tabs>
                <w:tab w:val="decimal" w:pos="0"/>
              </w:tabs>
              <w:ind w:firstLine="0" w:firstLineChars="0"/>
              <w:jc w:val="center"/>
              <w:rPr>
                <w:kern w:val="0"/>
                <w:sz w:val="18"/>
                <w:szCs w:val="18"/>
              </w:rPr>
            </w:pPr>
            <w:r>
              <w:rPr>
                <w:kern w:val="0"/>
                <w:sz w:val="18"/>
                <w:szCs w:val="18"/>
              </w:rPr>
              <w:t>192</w:t>
            </w:r>
          </w:p>
        </w:tc>
        <w:tc>
          <w:tcPr>
            <w:tcW w:w="1068" w:type="dxa"/>
            <w:tcBorders>
              <w:top w:val="nil"/>
              <w:left w:val="nil"/>
              <w:bottom w:val="single" w:color="auto" w:sz="4" w:space="0"/>
              <w:right w:val="single" w:color="auto" w:sz="4" w:space="0"/>
            </w:tcBorders>
            <w:vAlign w:val="center"/>
          </w:tcPr>
          <w:p w14:paraId="71BD4AE1">
            <w:pPr>
              <w:widowControl/>
              <w:tabs>
                <w:tab w:val="decimal" w:pos="0"/>
              </w:tabs>
              <w:ind w:firstLine="0" w:firstLineChars="0"/>
              <w:jc w:val="center"/>
              <w:rPr>
                <w:kern w:val="0"/>
                <w:sz w:val="18"/>
                <w:szCs w:val="18"/>
              </w:rPr>
            </w:pPr>
            <w:r>
              <w:rPr>
                <w:kern w:val="0"/>
                <w:sz w:val="18"/>
                <w:szCs w:val="18"/>
              </w:rPr>
              <w:t>4.687500</w:t>
            </w:r>
          </w:p>
        </w:tc>
        <w:tc>
          <w:tcPr>
            <w:tcW w:w="426" w:type="dxa"/>
            <w:tcBorders>
              <w:top w:val="nil"/>
              <w:left w:val="nil"/>
              <w:bottom w:val="single" w:color="auto" w:sz="4" w:space="0"/>
              <w:right w:val="single" w:color="auto" w:sz="4" w:space="0"/>
            </w:tcBorders>
            <w:vAlign w:val="center"/>
          </w:tcPr>
          <w:p w14:paraId="62C0B2FF">
            <w:pPr>
              <w:widowControl/>
              <w:tabs>
                <w:tab w:val="decimal" w:pos="0"/>
              </w:tabs>
              <w:ind w:firstLine="0" w:firstLineChars="0"/>
              <w:jc w:val="center"/>
              <w:rPr>
                <w:kern w:val="0"/>
                <w:sz w:val="18"/>
                <w:szCs w:val="18"/>
              </w:rPr>
            </w:pPr>
            <w:r>
              <w:rPr>
                <w:kern w:val="0"/>
                <w:sz w:val="18"/>
                <w:szCs w:val="18"/>
              </w:rPr>
              <w:t>9</w:t>
            </w:r>
          </w:p>
        </w:tc>
        <w:tc>
          <w:tcPr>
            <w:tcW w:w="813" w:type="dxa"/>
            <w:tcBorders>
              <w:top w:val="nil"/>
              <w:left w:val="nil"/>
              <w:bottom w:val="single" w:color="auto" w:sz="4" w:space="0"/>
              <w:right w:val="single" w:color="auto" w:sz="4" w:space="0"/>
            </w:tcBorders>
            <w:vAlign w:val="center"/>
          </w:tcPr>
          <w:p w14:paraId="0253939D">
            <w:pPr>
              <w:widowControl/>
              <w:tabs>
                <w:tab w:val="decimal" w:pos="0"/>
              </w:tabs>
              <w:ind w:firstLine="0" w:firstLineChars="0"/>
              <w:jc w:val="center"/>
              <w:rPr>
                <w:kern w:val="0"/>
                <w:sz w:val="18"/>
                <w:szCs w:val="18"/>
              </w:rPr>
            </w:pPr>
            <w:r>
              <w:rPr>
                <w:kern w:val="0"/>
                <w:sz w:val="18"/>
                <w:szCs w:val="18"/>
              </w:rPr>
              <w:t>320</w:t>
            </w:r>
          </w:p>
        </w:tc>
        <w:tc>
          <w:tcPr>
            <w:tcW w:w="1068" w:type="dxa"/>
            <w:tcBorders>
              <w:top w:val="nil"/>
              <w:left w:val="nil"/>
              <w:bottom w:val="single" w:color="auto" w:sz="4" w:space="0"/>
              <w:right w:val="single" w:color="auto" w:sz="4" w:space="0"/>
            </w:tcBorders>
            <w:vAlign w:val="center"/>
          </w:tcPr>
          <w:p w14:paraId="03458BEB">
            <w:pPr>
              <w:widowControl/>
              <w:tabs>
                <w:tab w:val="decimal" w:pos="0"/>
              </w:tabs>
              <w:ind w:firstLine="0" w:firstLineChars="0"/>
              <w:jc w:val="center"/>
              <w:rPr>
                <w:kern w:val="0"/>
                <w:sz w:val="18"/>
                <w:szCs w:val="18"/>
              </w:rPr>
            </w:pPr>
            <w:r>
              <w:rPr>
                <w:kern w:val="0"/>
                <w:sz w:val="18"/>
                <w:szCs w:val="18"/>
              </w:rPr>
              <w:t>7.812500</w:t>
            </w:r>
          </w:p>
        </w:tc>
        <w:tc>
          <w:tcPr>
            <w:tcW w:w="426" w:type="dxa"/>
            <w:tcBorders>
              <w:top w:val="nil"/>
              <w:left w:val="nil"/>
              <w:bottom w:val="single" w:color="auto" w:sz="4" w:space="0"/>
              <w:right w:val="single" w:color="auto" w:sz="4" w:space="0"/>
            </w:tcBorders>
            <w:vAlign w:val="center"/>
          </w:tcPr>
          <w:p w14:paraId="77CA2BE1">
            <w:pPr>
              <w:widowControl/>
              <w:tabs>
                <w:tab w:val="decimal" w:pos="0"/>
              </w:tabs>
              <w:ind w:firstLine="0" w:firstLineChars="0"/>
              <w:jc w:val="center"/>
              <w:rPr>
                <w:kern w:val="0"/>
                <w:sz w:val="18"/>
                <w:szCs w:val="18"/>
              </w:rPr>
            </w:pPr>
            <w:r>
              <w:rPr>
                <w:kern w:val="0"/>
                <w:sz w:val="18"/>
                <w:szCs w:val="18"/>
              </w:rPr>
              <w:t>3</w:t>
            </w:r>
          </w:p>
        </w:tc>
        <w:tc>
          <w:tcPr>
            <w:tcW w:w="813" w:type="dxa"/>
            <w:tcBorders>
              <w:top w:val="nil"/>
              <w:left w:val="nil"/>
              <w:bottom w:val="single" w:color="auto" w:sz="4" w:space="0"/>
              <w:right w:val="single" w:color="auto" w:sz="4" w:space="0"/>
            </w:tcBorders>
            <w:vAlign w:val="center"/>
          </w:tcPr>
          <w:p w14:paraId="22539AF6">
            <w:pPr>
              <w:widowControl/>
              <w:tabs>
                <w:tab w:val="decimal" w:pos="0"/>
              </w:tabs>
              <w:ind w:firstLine="0" w:firstLineChars="0"/>
              <w:jc w:val="center"/>
              <w:rPr>
                <w:kern w:val="0"/>
                <w:sz w:val="18"/>
                <w:szCs w:val="18"/>
              </w:rPr>
            </w:pPr>
            <w:r>
              <w:rPr>
                <w:kern w:val="0"/>
                <w:sz w:val="18"/>
                <w:szCs w:val="18"/>
              </w:rPr>
              <w:t>448</w:t>
            </w:r>
          </w:p>
        </w:tc>
        <w:tc>
          <w:tcPr>
            <w:tcW w:w="1109" w:type="dxa"/>
            <w:tcBorders>
              <w:top w:val="nil"/>
              <w:left w:val="nil"/>
              <w:bottom w:val="single" w:color="auto" w:sz="4" w:space="0"/>
              <w:right w:val="single" w:color="auto" w:sz="4" w:space="0"/>
            </w:tcBorders>
            <w:vAlign w:val="center"/>
          </w:tcPr>
          <w:p w14:paraId="71B6CFB8">
            <w:pPr>
              <w:widowControl/>
              <w:tabs>
                <w:tab w:val="decimal" w:pos="0"/>
              </w:tabs>
              <w:ind w:firstLine="0" w:firstLineChars="0"/>
              <w:jc w:val="center"/>
              <w:rPr>
                <w:kern w:val="0"/>
                <w:sz w:val="18"/>
                <w:szCs w:val="18"/>
              </w:rPr>
            </w:pPr>
            <w:r>
              <w:rPr>
                <w:kern w:val="0"/>
                <w:sz w:val="18"/>
                <w:szCs w:val="18"/>
              </w:rPr>
              <w:t>10.937500</w:t>
            </w:r>
          </w:p>
        </w:tc>
        <w:tc>
          <w:tcPr>
            <w:tcW w:w="426" w:type="dxa"/>
            <w:tcBorders>
              <w:top w:val="nil"/>
              <w:left w:val="nil"/>
              <w:bottom w:val="single" w:color="auto" w:sz="4" w:space="0"/>
              <w:right w:val="single" w:color="auto" w:sz="4" w:space="0"/>
            </w:tcBorders>
            <w:vAlign w:val="center"/>
          </w:tcPr>
          <w:p w14:paraId="31500333">
            <w:pPr>
              <w:widowControl/>
              <w:tabs>
                <w:tab w:val="decimal" w:pos="0"/>
              </w:tabs>
              <w:ind w:firstLine="0" w:firstLineChars="0"/>
              <w:jc w:val="center"/>
              <w:rPr>
                <w:kern w:val="0"/>
                <w:sz w:val="18"/>
                <w:szCs w:val="18"/>
              </w:rPr>
            </w:pPr>
            <w:r>
              <w:rPr>
                <w:kern w:val="0"/>
                <w:sz w:val="18"/>
                <w:szCs w:val="18"/>
              </w:rPr>
              <w:t>9</w:t>
            </w:r>
          </w:p>
        </w:tc>
      </w:tr>
      <w:tr w14:paraId="522FD1B7">
        <w:tblPrEx>
          <w:tblCellMar>
            <w:top w:w="0" w:type="dxa"/>
            <w:left w:w="108" w:type="dxa"/>
            <w:bottom w:w="0" w:type="dxa"/>
            <w:right w:w="108" w:type="dxa"/>
          </w:tblCellMar>
        </w:tblPrEx>
        <w:trPr>
          <w:trHeight w:val="270" w:hRule="atLeast"/>
          <w:jc w:val="center"/>
        </w:trPr>
        <w:tc>
          <w:tcPr>
            <w:tcW w:w="953" w:type="dxa"/>
            <w:tcBorders>
              <w:top w:val="nil"/>
              <w:left w:val="single" w:color="auto" w:sz="4" w:space="0"/>
              <w:bottom w:val="single" w:color="auto" w:sz="4" w:space="0"/>
              <w:right w:val="single" w:color="auto" w:sz="4" w:space="0"/>
            </w:tcBorders>
            <w:shd w:val="clear" w:color="auto" w:fill="auto"/>
            <w:vAlign w:val="center"/>
          </w:tcPr>
          <w:p w14:paraId="20638742">
            <w:pPr>
              <w:widowControl/>
              <w:tabs>
                <w:tab w:val="decimal" w:pos="0"/>
              </w:tabs>
              <w:ind w:firstLine="0" w:firstLineChars="0"/>
              <w:jc w:val="center"/>
              <w:rPr>
                <w:kern w:val="0"/>
                <w:sz w:val="18"/>
                <w:szCs w:val="18"/>
              </w:rPr>
            </w:pPr>
            <w:r>
              <w:rPr>
                <w:kern w:val="0"/>
                <w:sz w:val="18"/>
                <w:szCs w:val="18"/>
              </w:rPr>
              <w:t>65</w:t>
            </w:r>
          </w:p>
        </w:tc>
        <w:tc>
          <w:tcPr>
            <w:tcW w:w="1068" w:type="dxa"/>
            <w:tcBorders>
              <w:top w:val="nil"/>
              <w:left w:val="nil"/>
              <w:bottom w:val="single" w:color="auto" w:sz="4" w:space="0"/>
              <w:right w:val="single" w:color="auto" w:sz="4" w:space="0"/>
            </w:tcBorders>
            <w:shd w:val="clear" w:color="auto" w:fill="auto"/>
            <w:vAlign w:val="center"/>
          </w:tcPr>
          <w:p w14:paraId="3C1E1A29">
            <w:pPr>
              <w:widowControl/>
              <w:tabs>
                <w:tab w:val="decimal" w:pos="0"/>
              </w:tabs>
              <w:ind w:firstLine="0" w:firstLineChars="0"/>
              <w:jc w:val="center"/>
              <w:rPr>
                <w:kern w:val="0"/>
                <w:sz w:val="18"/>
                <w:szCs w:val="18"/>
              </w:rPr>
            </w:pPr>
            <w:r>
              <w:rPr>
                <w:kern w:val="0"/>
                <w:sz w:val="18"/>
                <w:szCs w:val="18"/>
              </w:rPr>
              <w:t>1.586914</w:t>
            </w:r>
          </w:p>
        </w:tc>
        <w:tc>
          <w:tcPr>
            <w:tcW w:w="588" w:type="dxa"/>
            <w:tcBorders>
              <w:top w:val="nil"/>
              <w:left w:val="nil"/>
              <w:bottom w:val="single" w:color="auto" w:sz="4" w:space="0"/>
              <w:right w:val="single" w:color="auto" w:sz="4" w:space="0"/>
            </w:tcBorders>
            <w:shd w:val="clear" w:color="auto" w:fill="auto"/>
            <w:vAlign w:val="center"/>
          </w:tcPr>
          <w:p w14:paraId="558C4883">
            <w:pPr>
              <w:widowControl/>
              <w:tabs>
                <w:tab w:val="decimal" w:pos="0"/>
              </w:tabs>
              <w:ind w:firstLine="0" w:firstLineChars="0"/>
              <w:jc w:val="center"/>
              <w:rPr>
                <w:kern w:val="0"/>
                <w:sz w:val="18"/>
                <w:szCs w:val="18"/>
              </w:rPr>
            </w:pPr>
            <w:r>
              <w:rPr>
                <w:kern w:val="0"/>
                <w:sz w:val="18"/>
                <w:szCs w:val="18"/>
              </w:rPr>
              <w:t>4</w:t>
            </w:r>
          </w:p>
        </w:tc>
        <w:tc>
          <w:tcPr>
            <w:tcW w:w="813" w:type="dxa"/>
            <w:tcBorders>
              <w:top w:val="nil"/>
              <w:left w:val="nil"/>
              <w:bottom w:val="single" w:color="auto" w:sz="4" w:space="0"/>
              <w:right w:val="single" w:color="auto" w:sz="4" w:space="0"/>
            </w:tcBorders>
            <w:vAlign w:val="center"/>
          </w:tcPr>
          <w:p w14:paraId="21A4A3DC">
            <w:pPr>
              <w:widowControl/>
              <w:tabs>
                <w:tab w:val="decimal" w:pos="0"/>
              </w:tabs>
              <w:ind w:firstLine="0" w:firstLineChars="0"/>
              <w:jc w:val="center"/>
              <w:rPr>
                <w:kern w:val="0"/>
                <w:sz w:val="18"/>
                <w:szCs w:val="18"/>
              </w:rPr>
            </w:pPr>
            <w:r>
              <w:rPr>
                <w:kern w:val="0"/>
                <w:sz w:val="18"/>
                <w:szCs w:val="18"/>
              </w:rPr>
              <w:t>193</w:t>
            </w:r>
          </w:p>
        </w:tc>
        <w:tc>
          <w:tcPr>
            <w:tcW w:w="1068" w:type="dxa"/>
            <w:tcBorders>
              <w:top w:val="nil"/>
              <w:left w:val="nil"/>
              <w:bottom w:val="single" w:color="auto" w:sz="4" w:space="0"/>
              <w:right w:val="single" w:color="auto" w:sz="4" w:space="0"/>
            </w:tcBorders>
            <w:vAlign w:val="center"/>
          </w:tcPr>
          <w:p w14:paraId="1F7DFD0E">
            <w:pPr>
              <w:widowControl/>
              <w:tabs>
                <w:tab w:val="decimal" w:pos="0"/>
              </w:tabs>
              <w:ind w:firstLine="0" w:firstLineChars="0"/>
              <w:jc w:val="center"/>
              <w:rPr>
                <w:kern w:val="0"/>
                <w:sz w:val="18"/>
                <w:szCs w:val="18"/>
              </w:rPr>
            </w:pPr>
            <w:r>
              <w:rPr>
                <w:kern w:val="0"/>
                <w:sz w:val="18"/>
                <w:szCs w:val="18"/>
              </w:rPr>
              <w:t>4.711914</w:t>
            </w:r>
          </w:p>
        </w:tc>
        <w:tc>
          <w:tcPr>
            <w:tcW w:w="426" w:type="dxa"/>
            <w:tcBorders>
              <w:top w:val="nil"/>
              <w:left w:val="nil"/>
              <w:bottom w:val="single" w:color="auto" w:sz="4" w:space="0"/>
              <w:right w:val="single" w:color="auto" w:sz="4" w:space="0"/>
            </w:tcBorders>
            <w:vAlign w:val="center"/>
          </w:tcPr>
          <w:p w14:paraId="776A26C3">
            <w:pPr>
              <w:widowControl/>
              <w:tabs>
                <w:tab w:val="decimal" w:pos="0"/>
              </w:tabs>
              <w:ind w:firstLine="0" w:firstLineChars="0"/>
              <w:jc w:val="center"/>
              <w:rPr>
                <w:kern w:val="0"/>
                <w:sz w:val="18"/>
                <w:szCs w:val="18"/>
              </w:rPr>
            </w:pPr>
            <w:r>
              <w:rPr>
                <w:kern w:val="0"/>
                <w:sz w:val="18"/>
                <w:szCs w:val="18"/>
              </w:rPr>
              <w:t>7</w:t>
            </w:r>
          </w:p>
        </w:tc>
        <w:tc>
          <w:tcPr>
            <w:tcW w:w="813" w:type="dxa"/>
            <w:tcBorders>
              <w:top w:val="nil"/>
              <w:left w:val="nil"/>
              <w:bottom w:val="single" w:color="auto" w:sz="4" w:space="0"/>
              <w:right w:val="single" w:color="auto" w:sz="4" w:space="0"/>
            </w:tcBorders>
            <w:vAlign w:val="center"/>
          </w:tcPr>
          <w:p w14:paraId="3EED8E80">
            <w:pPr>
              <w:widowControl/>
              <w:tabs>
                <w:tab w:val="decimal" w:pos="0"/>
              </w:tabs>
              <w:ind w:firstLine="0" w:firstLineChars="0"/>
              <w:jc w:val="center"/>
              <w:rPr>
                <w:kern w:val="0"/>
                <w:sz w:val="18"/>
                <w:szCs w:val="18"/>
              </w:rPr>
            </w:pPr>
            <w:r>
              <w:rPr>
                <w:kern w:val="0"/>
                <w:sz w:val="18"/>
                <w:szCs w:val="18"/>
              </w:rPr>
              <w:t>321</w:t>
            </w:r>
          </w:p>
        </w:tc>
        <w:tc>
          <w:tcPr>
            <w:tcW w:w="1068" w:type="dxa"/>
            <w:tcBorders>
              <w:top w:val="nil"/>
              <w:left w:val="nil"/>
              <w:bottom w:val="single" w:color="auto" w:sz="4" w:space="0"/>
              <w:right w:val="single" w:color="auto" w:sz="4" w:space="0"/>
            </w:tcBorders>
            <w:vAlign w:val="center"/>
          </w:tcPr>
          <w:p w14:paraId="15187CD4">
            <w:pPr>
              <w:widowControl/>
              <w:tabs>
                <w:tab w:val="decimal" w:pos="0"/>
              </w:tabs>
              <w:ind w:firstLine="0" w:firstLineChars="0"/>
              <w:jc w:val="center"/>
              <w:rPr>
                <w:kern w:val="0"/>
                <w:sz w:val="18"/>
                <w:szCs w:val="18"/>
              </w:rPr>
            </w:pPr>
            <w:r>
              <w:rPr>
                <w:kern w:val="0"/>
                <w:sz w:val="18"/>
                <w:szCs w:val="18"/>
              </w:rPr>
              <w:t>7.836914</w:t>
            </w:r>
          </w:p>
        </w:tc>
        <w:tc>
          <w:tcPr>
            <w:tcW w:w="426" w:type="dxa"/>
            <w:tcBorders>
              <w:top w:val="nil"/>
              <w:left w:val="nil"/>
              <w:bottom w:val="single" w:color="auto" w:sz="4" w:space="0"/>
              <w:right w:val="single" w:color="auto" w:sz="4" w:space="0"/>
            </w:tcBorders>
            <w:vAlign w:val="center"/>
          </w:tcPr>
          <w:p w14:paraId="0B91A5D6">
            <w:pPr>
              <w:widowControl/>
              <w:tabs>
                <w:tab w:val="decimal" w:pos="0"/>
              </w:tabs>
              <w:ind w:firstLine="0" w:firstLineChars="0"/>
              <w:jc w:val="center"/>
              <w:rPr>
                <w:kern w:val="0"/>
                <w:sz w:val="18"/>
                <w:szCs w:val="18"/>
              </w:rPr>
            </w:pPr>
            <w:r>
              <w:rPr>
                <w:kern w:val="0"/>
                <w:sz w:val="18"/>
                <w:szCs w:val="18"/>
              </w:rPr>
              <w:t>10</w:t>
            </w:r>
          </w:p>
        </w:tc>
        <w:tc>
          <w:tcPr>
            <w:tcW w:w="813" w:type="dxa"/>
            <w:tcBorders>
              <w:top w:val="nil"/>
              <w:left w:val="nil"/>
              <w:bottom w:val="single" w:color="auto" w:sz="4" w:space="0"/>
              <w:right w:val="single" w:color="auto" w:sz="4" w:space="0"/>
            </w:tcBorders>
            <w:vAlign w:val="center"/>
          </w:tcPr>
          <w:p w14:paraId="3937BCCB">
            <w:pPr>
              <w:widowControl/>
              <w:tabs>
                <w:tab w:val="decimal" w:pos="0"/>
              </w:tabs>
              <w:ind w:firstLine="0" w:firstLineChars="0"/>
              <w:jc w:val="center"/>
              <w:rPr>
                <w:kern w:val="0"/>
                <w:sz w:val="18"/>
                <w:szCs w:val="18"/>
              </w:rPr>
            </w:pPr>
            <w:r>
              <w:rPr>
                <w:kern w:val="0"/>
                <w:sz w:val="18"/>
                <w:szCs w:val="18"/>
              </w:rPr>
              <w:t>449</w:t>
            </w:r>
          </w:p>
        </w:tc>
        <w:tc>
          <w:tcPr>
            <w:tcW w:w="1109" w:type="dxa"/>
            <w:tcBorders>
              <w:top w:val="nil"/>
              <w:left w:val="nil"/>
              <w:bottom w:val="single" w:color="auto" w:sz="4" w:space="0"/>
              <w:right w:val="single" w:color="auto" w:sz="4" w:space="0"/>
            </w:tcBorders>
            <w:vAlign w:val="center"/>
          </w:tcPr>
          <w:p w14:paraId="6C767D28">
            <w:pPr>
              <w:widowControl/>
              <w:tabs>
                <w:tab w:val="decimal" w:pos="0"/>
              </w:tabs>
              <w:ind w:firstLine="0" w:firstLineChars="0"/>
              <w:jc w:val="center"/>
              <w:rPr>
                <w:kern w:val="0"/>
                <w:sz w:val="18"/>
                <w:szCs w:val="18"/>
              </w:rPr>
            </w:pPr>
            <w:r>
              <w:rPr>
                <w:kern w:val="0"/>
                <w:sz w:val="18"/>
                <w:szCs w:val="18"/>
              </w:rPr>
              <w:t>10.961914</w:t>
            </w:r>
          </w:p>
        </w:tc>
        <w:tc>
          <w:tcPr>
            <w:tcW w:w="426" w:type="dxa"/>
            <w:tcBorders>
              <w:top w:val="nil"/>
              <w:left w:val="nil"/>
              <w:bottom w:val="single" w:color="auto" w:sz="4" w:space="0"/>
              <w:right w:val="single" w:color="auto" w:sz="4" w:space="0"/>
            </w:tcBorders>
            <w:vAlign w:val="center"/>
          </w:tcPr>
          <w:p w14:paraId="5B4E1C42">
            <w:pPr>
              <w:widowControl/>
              <w:tabs>
                <w:tab w:val="decimal" w:pos="0"/>
              </w:tabs>
              <w:ind w:firstLine="0" w:firstLineChars="0"/>
              <w:jc w:val="center"/>
              <w:rPr>
                <w:kern w:val="0"/>
                <w:sz w:val="18"/>
                <w:szCs w:val="18"/>
              </w:rPr>
            </w:pPr>
            <w:r>
              <w:rPr>
                <w:kern w:val="0"/>
                <w:sz w:val="18"/>
                <w:szCs w:val="18"/>
              </w:rPr>
              <w:t>11</w:t>
            </w:r>
          </w:p>
        </w:tc>
      </w:tr>
      <w:tr w14:paraId="7A16EC8A">
        <w:tblPrEx>
          <w:tblCellMar>
            <w:top w:w="0" w:type="dxa"/>
            <w:left w:w="108" w:type="dxa"/>
            <w:bottom w:w="0" w:type="dxa"/>
            <w:right w:w="108" w:type="dxa"/>
          </w:tblCellMar>
        </w:tblPrEx>
        <w:trPr>
          <w:trHeight w:val="270" w:hRule="atLeast"/>
          <w:jc w:val="center"/>
        </w:trPr>
        <w:tc>
          <w:tcPr>
            <w:tcW w:w="953" w:type="dxa"/>
            <w:tcBorders>
              <w:top w:val="nil"/>
              <w:left w:val="single" w:color="auto" w:sz="4" w:space="0"/>
              <w:bottom w:val="single" w:color="auto" w:sz="4" w:space="0"/>
              <w:right w:val="single" w:color="auto" w:sz="4" w:space="0"/>
            </w:tcBorders>
            <w:shd w:val="clear" w:color="auto" w:fill="auto"/>
            <w:vAlign w:val="center"/>
          </w:tcPr>
          <w:p w14:paraId="6745B8CA">
            <w:pPr>
              <w:widowControl/>
              <w:tabs>
                <w:tab w:val="decimal" w:pos="0"/>
              </w:tabs>
              <w:ind w:firstLine="0" w:firstLineChars="0"/>
              <w:jc w:val="center"/>
              <w:rPr>
                <w:kern w:val="0"/>
                <w:sz w:val="18"/>
                <w:szCs w:val="18"/>
              </w:rPr>
            </w:pPr>
            <w:r>
              <w:rPr>
                <w:kern w:val="0"/>
                <w:sz w:val="18"/>
                <w:szCs w:val="18"/>
              </w:rPr>
              <w:t>66</w:t>
            </w:r>
          </w:p>
        </w:tc>
        <w:tc>
          <w:tcPr>
            <w:tcW w:w="1068" w:type="dxa"/>
            <w:tcBorders>
              <w:top w:val="nil"/>
              <w:left w:val="nil"/>
              <w:bottom w:val="single" w:color="auto" w:sz="4" w:space="0"/>
              <w:right w:val="single" w:color="auto" w:sz="4" w:space="0"/>
            </w:tcBorders>
            <w:shd w:val="clear" w:color="auto" w:fill="auto"/>
            <w:vAlign w:val="center"/>
          </w:tcPr>
          <w:p w14:paraId="4E09E310">
            <w:pPr>
              <w:widowControl/>
              <w:tabs>
                <w:tab w:val="decimal" w:pos="0"/>
              </w:tabs>
              <w:ind w:firstLine="0" w:firstLineChars="0"/>
              <w:jc w:val="center"/>
              <w:rPr>
                <w:kern w:val="0"/>
                <w:sz w:val="18"/>
                <w:szCs w:val="18"/>
              </w:rPr>
            </w:pPr>
            <w:r>
              <w:rPr>
                <w:kern w:val="0"/>
                <w:sz w:val="18"/>
                <w:szCs w:val="18"/>
              </w:rPr>
              <w:t>1.611328</w:t>
            </w:r>
          </w:p>
        </w:tc>
        <w:tc>
          <w:tcPr>
            <w:tcW w:w="588" w:type="dxa"/>
            <w:tcBorders>
              <w:top w:val="nil"/>
              <w:left w:val="nil"/>
              <w:bottom w:val="single" w:color="auto" w:sz="4" w:space="0"/>
              <w:right w:val="single" w:color="auto" w:sz="4" w:space="0"/>
            </w:tcBorders>
            <w:shd w:val="clear" w:color="auto" w:fill="auto"/>
            <w:vAlign w:val="center"/>
          </w:tcPr>
          <w:p w14:paraId="020A818F">
            <w:pPr>
              <w:widowControl/>
              <w:tabs>
                <w:tab w:val="decimal" w:pos="0"/>
              </w:tabs>
              <w:ind w:firstLine="0" w:firstLineChars="0"/>
              <w:jc w:val="center"/>
              <w:rPr>
                <w:kern w:val="0"/>
                <w:sz w:val="18"/>
                <w:szCs w:val="18"/>
              </w:rPr>
            </w:pPr>
            <w:r>
              <w:rPr>
                <w:kern w:val="0"/>
                <w:sz w:val="18"/>
                <w:szCs w:val="18"/>
              </w:rPr>
              <w:t>12</w:t>
            </w:r>
          </w:p>
        </w:tc>
        <w:tc>
          <w:tcPr>
            <w:tcW w:w="813" w:type="dxa"/>
            <w:tcBorders>
              <w:top w:val="nil"/>
              <w:left w:val="nil"/>
              <w:bottom w:val="single" w:color="auto" w:sz="4" w:space="0"/>
              <w:right w:val="single" w:color="auto" w:sz="4" w:space="0"/>
            </w:tcBorders>
            <w:vAlign w:val="center"/>
          </w:tcPr>
          <w:p w14:paraId="4437F838">
            <w:pPr>
              <w:widowControl/>
              <w:tabs>
                <w:tab w:val="decimal" w:pos="0"/>
              </w:tabs>
              <w:ind w:firstLine="0" w:firstLineChars="0"/>
              <w:jc w:val="center"/>
              <w:rPr>
                <w:kern w:val="0"/>
                <w:sz w:val="18"/>
                <w:szCs w:val="18"/>
              </w:rPr>
            </w:pPr>
            <w:r>
              <w:rPr>
                <w:kern w:val="0"/>
                <w:sz w:val="18"/>
                <w:szCs w:val="18"/>
              </w:rPr>
              <w:t>194</w:t>
            </w:r>
          </w:p>
        </w:tc>
        <w:tc>
          <w:tcPr>
            <w:tcW w:w="1068" w:type="dxa"/>
            <w:tcBorders>
              <w:top w:val="nil"/>
              <w:left w:val="nil"/>
              <w:bottom w:val="single" w:color="auto" w:sz="4" w:space="0"/>
              <w:right w:val="single" w:color="auto" w:sz="4" w:space="0"/>
            </w:tcBorders>
            <w:vAlign w:val="center"/>
          </w:tcPr>
          <w:p w14:paraId="700A2FFD">
            <w:pPr>
              <w:widowControl/>
              <w:tabs>
                <w:tab w:val="decimal" w:pos="0"/>
              </w:tabs>
              <w:ind w:firstLine="0" w:firstLineChars="0"/>
              <w:jc w:val="center"/>
              <w:rPr>
                <w:kern w:val="0"/>
                <w:sz w:val="18"/>
                <w:szCs w:val="18"/>
              </w:rPr>
            </w:pPr>
            <w:r>
              <w:rPr>
                <w:kern w:val="0"/>
                <w:sz w:val="18"/>
                <w:szCs w:val="18"/>
              </w:rPr>
              <w:t>4.736328</w:t>
            </w:r>
          </w:p>
        </w:tc>
        <w:tc>
          <w:tcPr>
            <w:tcW w:w="426" w:type="dxa"/>
            <w:tcBorders>
              <w:top w:val="nil"/>
              <w:left w:val="nil"/>
              <w:bottom w:val="single" w:color="auto" w:sz="4" w:space="0"/>
              <w:right w:val="single" w:color="auto" w:sz="4" w:space="0"/>
            </w:tcBorders>
            <w:vAlign w:val="center"/>
          </w:tcPr>
          <w:p w14:paraId="63236B86">
            <w:pPr>
              <w:widowControl/>
              <w:tabs>
                <w:tab w:val="decimal" w:pos="0"/>
              </w:tabs>
              <w:ind w:firstLine="0" w:firstLineChars="0"/>
              <w:jc w:val="center"/>
              <w:rPr>
                <w:kern w:val="0"/>
                <w:sz w:val="18"/>
                <w:szCs w:val="18"/>
              </w:rPr>
            </w:pPr>
            <w:r>
              <w:rPr>
                <w:kern w:val="0"/>
                <w:sz w:val="18"/>
                <w:szCs w:val="18"/>
              </w:rPr>
              <w:t>5</w:t>
            </w:r>
          </w:p>
        </w:tc>
        <w:tc>
          <w:tcPr>
            <w:tcW w:w="813" w:type="dxa"/>
            <w:tcBorders>
              <w:top w:val="nil"/>
              <w:left w:val="nil"/>
              <w:bottom w:val="single" w:color="auto" w:sz="4" w:space="0"/>
              <w:right w:val="single" w:color="auto" w:sz="4" w:space="0"/>
            </w:tcBorders>
            <w:vAlign w:val="center"/>
          </w:tcPr>
          <w:p w14:paraId="6744FFED">
            <w:pPr>
              <w:widowControl/>
              <w:tabs>
                <w:tab w:val="decimal" w:pos="0"/>
              </w:tabs>
              <w:ind w:firstLine="0" w:firstLineChars="0"/>
              <w:jc w:val="center"/>
              <w:rPr>
                <w:kern w:val="0"/>
                <w:sz w:val="18"/>
                <w:szCs w:val="18"/>
              </w:rPr>
            </w:pPr>
            <w:r>
              <w:rPr>
                <w:kern w:val="0"/>
                <w:sz w:val="18"/>
                <w:szCs w:val="18"/>
              </w:rPr>
              <w:t>322</w:t>
            </w:r>
          </w:p>
        </w:tc>
        <w:tc>
          <w:tcPr>
            <w:tcW w:w="1068" w:type="dxa"/>
            <w:tcBorders>
              <w:top w:val="nil"/>
              <w:left w:val="nil"/>
              <w:bottom w:val="single" w:color="auto" w:sz="4" w:space="0"/>
              <w:right w:val="single" w:color="auto" w:sz="4" w:space="0"/>
            </w:tcBorders>
            <w:vAlign w:val="center"/>
          </w:tcPr>
          <w:p w14:paraId="7EA23940">
            <w:pPr>
              <w:widowControl/>
              <w:tabs>
                <w:tab w:val="decimal" w:pos="0"/>
              </w:tabs>
              <w:ind w:firstLine="0" w:firstLineChars="0"/>
              <w:jc w:val="center"/>
              <w:rPr>
                <w:kern w:val="0"/>
                <w:sz w:val="18"/>
                <w:szCs w:val="18"/>
              </w:rPr>
            </w:pPr>
            <w:r>
              <w:rPr>
                <w:kern w:val="0"/>
                <w:sz w:val="18"/>
                <w:szCs w:val="18"/>
              </w:rPr>
              <w:t>7.861328</w:t>
            </w:r>
          </w:p>
        </w:tc>
        <w:tc>
          <w:tcPr>
            <w:tcW w:w="426" w:type="dxa"/>
            <w:tcBorders>
              <w:top w:val="nil"/>
              <w:left w:val="nil"/>
              <w:bottom w:val="single" w:color="auto" w:sz="4" w:space="0"/>
              <w:right w:val="single" w:color="auto" w:sz="4" w:space="0"/>
            </w:tcBorders>
            <w:vAlign w:val="center"/>
          </w:tcPr>
          <w:p w14:paraId="4481E7F7">
            <w:pPr>
              <w:widowControl/>
              <w:tabs>
                <w:tab w:val="decimal" w:pos="0"/>
              </w:tabs>
              <w:ind w:firstLine="0" w:firstLineChars="0"/>
              <w:jc w:val="center"/>
              <w:rPr>
                <w:kern w:val="0"/>
                <w:sz w:val="18"/>
                <w:szCs w:val="18"/>
              </w:rPr>
            </w:pPr>
            <w:r>
              <w:rPr>
                <w:kern w:val="0"/>
                <w:sz w:val="18"/>
                <w:szCs w:val="18"/>
              </w:rPr>
              <w:t>15</w:t>
            </w:r>
          </w:p>
        </w:tc>
        <w:tc>
          <w:tcPr>
            <w:tcW w:w="813" w:type="dxa"/>
            <w:tcBorders>
              <w:top w:val="nil"/>
              <w:left w:val="nil"/>
              <w:bottom w:val="single" w:color="auto" w:sz="4" w:space="0"/>
              <w:right w:val="single" w:color="auto" w:sz="4" w:space="0"/>
            </w:tcBorders>
            <w:vAlign w:val="center"/>
          </w:tcPr>
          <w:p w14:paraId="69554B16">
            <w:pPr>
              <w:widowControl/>
              <w:tabs>
                <w:tab w:val="decimal" w:pos="0"/>
              </w:tabs>
              <w:ind w:firstLine="0" w:firstLineChars="0"/>
              <w:jc w:val="center"/>
              <w:rPr>
                <w:kern w:val="0"/>
                <w:sz w:val="18"/>
                <w:szCs w:val="18"/>
              </w:rPr>
            </w:pPr>
            <w:r>
              <w:rPr>
                <w:kern w:val="0"/>
                <w:sz w:val="18"/>
                <w:szCs w:val="18"/>
              </w:rPr>
              <w:t>450</w:t>
            </w:r>
          </w:p>
        </w:tc>
        <w:tc>
          <w:tcPr>
            <w:tcW w:w="1109" w:type="dxa"/>
            <w:tcBorders>
              <w:top w:val="nil"/>
              <w:left w:val="nil"/>
              <w:bottom w:val="single" w:color="auto" w:sz="4" w:space="0"/>
              <w:right w:val="single" w:color="auto" w:sz="4" w:space="0"/>
            </w:tcBorders>
            <w:vAlign w:val="center"/>
          </w:tcPr>
          <w:p w14:paraId="225D06FE">
            <w:pPr>
              <w:widowControl/>
              <w:tabs>
                <w:tab w:val="decimal" w:pos="0"/>
              </w:tabs>
              <w:ind w:firstLine="0" w:firstLineChars="0"/>
              <w:jc w:val="center"/>
              <w:rPr>
                <w:kern w:val="0"/>
                <w:sz w:val="18"/>
                <w:szCs w:val="18"/>
              </w:rPr>
            </w:pPr>
            <w:r>
              <w:rPr>
                <w:kern w:val="0"/>
                <w:sz w:val="18"/>
                <w:szCs w:val="18"/>
              </w:rPr>
              <w:t>10.986328</w:t>
            </w:r>
          </w:p>
        </w:tc>
        <w:tc>
          <w:tcPr>
            <w:tcW w:w="426" w:type="dxa"/>
            <w:tcBorders>
              <w:top w:val="nil"/>
              <w:left w:val="nil"/>
              <w:bottom w:val="single" w:color="auto" w:sz="4" w:space="0"/>
              <w:right w:val="single" w:color="auto" w:sz="4" w:space="0"/>
            </w:tcBorders>
            <w:vAlign w:val="center"/>
          </w:tcPr>
          <w:p w14:paraId="03AC665A">
            <w:pPr>
              <w:widowControl/>
              <w:tabs>
                <w:tab w:val="decimal" w:pos="0"/>
              </w:tabs>
              <w:ind w:firstLine="0" w:firstLineChars="0"/>
              <w:jc w:val="center"/>
              <w:rPr>
                <w:kern w:val="0"/>
                <w:sz w:val="18"/>
                <w:szCs w:val="18"/>
              </w:rPr>
            </w:pPr>
            <w:r>
              <w:rPr>
                <w:kern w:val="0"/>
                <w:sz w:val="18"/>
                <w:szCs w:val="18"/>
              </w:rPr>
              <w:t>12</w:t>
            </w:r>
          </w:p>
        </w:tc>
      </w:tr>
      <w:tr w14:paraId="68B92896">
        <w:tblPrEx>
          <w:tblCellMar>
            <w:top w:w="0" w:type="dxa"/>
            <w:left w:w="108" w:type="dxa"/>
            <w:bottom w:w="0" w:type="dxa"/>
            <w:right w:w="108" w:type="dxa"/>
          </w:tblCellMar>
        </w:tblPrEx>
        <w:trPr>
          <w:trHeight w:val="270" w:hRule="atLeast"/>
          <w:jc w:val="center"/>
        </w:trPr>
        <w:tc>
          <w:tcPr>
            <w:tcW w:w="953" w:type="dxa"/>
            <w:tcBorders>
              <w:top w:val="nil"/>
              <w:left w:val="single" w:color="auto" w:sz="4" w:space="0"/>
              <w:bottom w:val="single" w:color="auto" w:sz="4" w:space="0"/>
              <w:right w:val="single" w:color="auto" w:sz="4" w:space="0"/>
            </w:tcBorders>
            <w:shd w:val="clear" w:color="auto" w:fill="auto"/>
            <w:vAlign w:val="center"/>
          </w:tcPr>
          <w:p w14:paraId="7D877092">
            <w:pPr>
              <w:widowControl/>
              <w:tabs>
                <w:tab w:val="decimal" w:pos="0"/>
              </w:tabs>
              <w:ind w:firstLine="0" w:firstLineChars="0"/>
              <w:jc w:val="center"/>
              <w:rPr>
                <w:kern w:val="0"/>
                <w:sz w:val="18"/>
                <w:szCs w:val="18"/>
              </w:rPr>
            </w:pPr>
            <w:r>
              <w:rPr>
                <w:kern w:val="0"/>
                <w:sz w:val="18"/>
                <w:szCs w:val="18"/>
              </w:rPr>
              <w:t>67</w:t>
            </w:r>
          </w:p>
        </w:tc>
        <w:tc>
          <w:tcPr>
            <w:tcW w:w="1068" w:type="dxa"/>
            <w:tcBorders>
              <w:top w:val="nil"/>
              <w:left w:val="nil"/>
              <w:bottom w:val="single" w:color="auto" w:sz="4" w:space="0"/>
              <w:right w:val="single" w:color="auto" w:sz="4" w:space="0"/>
            </w:tcBorders>
            <w:shd w:val="clear" w:color="auto" w:fill="auto"/>
            <w:vAlign w:val="center"/>
          </w:tcPr>
          <w:p w14:paraId="5600263F">
            <w:pPr>
              <w:widowControl/>
              <w:tabs>
                <w:tab w:val="decimal" w:pos="0"/>
              </w:tabs>
              <w:ind w:firstLine="0" w:firstLineChars="0"/>
              <w:jc w:val="center"/>
              <w:rPr>
                <w:kern w:val="0"/>
                <w:sz w:val="18"/>
                <w:szCs w:val="18"/>
              </w:rPr>
            </w:pPr>
            <w:r>
              <w:rPr>
                <w:kern w:val="0"/>
                <w:sz w:val="18"/>
                <w:szCs w:val="18"/>
              </w:rPr>
              <w:t>1.635742</w:t>
            </w:r>
          </w:p>
        </w:tc>
        <w:tc>
          <w:tcPr>
            <w:tcW w:w="588" w:type="dxa"/>
            <w:tcBorders>
              <w:top w:val="nil"/>
              <w:left w:val="nil"/>
              <w:bottom w:val="single" w:color="auto" w:sz="4" w:space="0"/>
              <w:right w:val="single" w:color="auto" w:sz="4" w:space="0"/>
            </w:tcBorders>
            <w:shd w:val="clear" w:color="auto" w:fill="auto"/>
            <w:vAlign w:val="center"/>
          </w:tcPr>
          <w:p w14:paraId="34C20B49">
            <w:pPr>
              <w:widowControl/>
              <w:tabs>
                <w:tab w:val="decimal" w:pos="0"/>
              </w:tabs>
              <w:ind w:firstLine="0" w:firstLineChars="0"/>
              <w:jc w:val="center"/>
              <w:rPr>
                <w:kern w:val="0"/>
                <w:sz w:val="18"/>
                <w:szCs w:val="18"/>
              </w:rPr>
            </w:pPr>
            <w:r>
              <w:rPr>
                <w:kern w:val="0"/>
                <w:sz w:val="18"/>
                <w:szCs w:val="18"/>
              </w:rPr>
              <w:t>3</w:t>
            </w:r>
          </w:p>
        </w:tc>
        <w:tc>
          <w:tcPr>
            <w:tcW w:w="813" w:type="dxa"/>
            <w:tcBorders>
              <w:top w:val="nil"/>
              <w:left w:val="nil"/>
              <w:bottom w:val="single" w:color="auto" w:sz="4" w:space="0"/>
              <w:right w:val="single" w:color="auto" w:sz="4" w:space="0"/>
            </w:tcBorders>
            <w:vAlign w:val="center"/>
          </w:tcPr>
          <w:p w14:paraId="627DE55C">
            <w:pPr>
              <w:widowControl/>
              <w:tabs>
                <w:tab w:val="decimal" w:pos="0"/>
              </w:tabs>
              <w:ind w:firstLine="0" w:firstLineChars="0"/>
              <w:jc w:val="center"/>
              <w:rPr>
                <w:kern w:val="0"/>
                <w:sz w:val="18"/>
                <w:szCs w:val="18"/>
              </w:rPr>
            </w:pPr>
            <w:r>
              <w:rPr>
                <w:kern w:val="0"/>
                <w:sz w:val="18"/>
                <w:szCs w:val="18"/>
              </w:rPr>
              <w:t>195</w:t>
            </w:r>
          </w:p>
        </w:tc>
        <w:tc>
          <w:tcPr>
            <w:tcW w:w="1068" w:type="dxa"/>
            <w:tcBorders>
              <w:top w:val="nil"/>
              <w:left w:val="nil"/>
              <w:bottom w:val="single" w:color="auto" w:sz="4" w:space="0"/>
              <w:right w:val="single" w:color="auto" w:sz="4" w:space="0"/>
            </w:tcBorders>
            <w:vAlign w:val="center"/>
          </w:tcPr>
          <w:p w14:paraId="77033B86">
            <w:pPr>
              <w:widowControl/>
              <w:tabs>
                <w:tab w:val="decimal" w:pos="0"/>
              </w:tabs>
              <w:ind w:firstLine="0" w:firstLineChars="0"/>
              <w:jc w:val="center"/>
              <w:rPr>
                <w:kern w:val="0"/>
                <w:sz w:val="18"/>
                <w:szCs w:val="18"/>
              </w:rPr>
            </w:pPr>
            <w:r>
              <w:rPr>
                <w:kern w:val="0"/>
                <w:sz w:val="18"/>
                <w:szCs w:val="18"/>
              </w:rPr>
              <w:t>4.760742</w:t>
            </w:r>
          </w:p>
        </w:tc>
        <w:tc>
          <w:tcPr>
            <w:tcW w:w="426" w:type="dxa"/>
            <w:tcBorders>
              <w:top w:val="nil"/>
              <w:left w:val="nil"/>
              <w:bottom w:val="single" w:color="auto" w:sz="4" w:space="0"/>
              <w:right w:val="single" w:color="auto" w:sz="4" w:space="0"/>
            </w:tcBorders>
            <w:vAlign w:val="center"/>
          </w:tcPr>
          <w:p w14:paraId="211B6FE3">
            <w:pPr>
              <w:widowControl/>
              <w:tabs>
                <w:tab w:val="decimal" w:pos="0"/>
              </w:tabs>
              <w:ind w:firstLine="0" w:firstLineChars="0"/>
              <w:jc w:val="center"/>
              <w:rPr>
                <w:kern w:val="0"/>
                <w:sz w:val="18"/>
                <w:szCs w:val="18"/>
              </w:rPr>
            </w:pPr>
            <w:r>
              <w:rPr>
                <w:kern w:val="0"/>
                <w:sz w:val="18"/>
                <w:szCs w:val="18"/>
              </w:rPr>
              <w:t>4</w:t>
            </w:r>
          </w:p>
        </w:tc>
        <w:tc>
          <w:tcPr>
            <w:tcW w:w="813" w:type="dxa"/>
            <w:tcBorders>
              <w:top w:val="nil"/>
              <w:left w:val="nil"/>
              <w:bottom w:val="single" w:color="auto" w:sz="4" w:space="0"/>
              <w:right w:val="single" w:color="auto" w:sz="4" w:space="0"/>
            </w:tcBorders>
            <w:vAlign w:val="center"/>
          </w:tcPr>
          <w:p w14:paraId="0A6D1CC0">
            <w:pPr>
              <w:widowControl/>
              <w:tabs>
                <w:tab w:val="decimal" w:pos="0"/>
              </w:tabs>
              <w:ind w:firstLine="0" w:firstLineChars="0"/>
              <w:jc w:val="center"/>
              <w:rPr>
                <w:kern w:val="0"/>
                <w:sz w:val="18"/>
                <w:szCs w:val="18"/>
              </w:rPr>
            </w:pPr>
            <w:r>
              <w:rPr>
                <w:kern w:val="0"/>
                <w:sz w:val="18"/>
                <w:szCs w:val="18"/>
              </w:rPr>
              <w:t>323</w:t>
            </w:r>
          </w:p>
        </w:tc>
        <w:tc>
          <w:tcPr>
            <w:tcW w:w="1068" w:type="dxa"/>
            <w:tcBorders>
              <w:top w:val="nil"/>
              <w:left w:val="nil"/>
              <w:bottom w:val="single" w:color="auto" w:sz="4" w:space="0"/>
              <w:right w:val="single" w:color="auto" w:sz="4" w:space="0"/>
            </w:tcBorders>
            <w:vAlign w:val="center"/>
          </w:tcPr>
          <w:p w14:paraId="58C1B75D">
            <w:pPr>
              <w:widowControl/>
              <w:tabs>
                <w:tab w:val="decimal" w:pos="0"/>
              </w:tabs>
              <w:ind w:firstLine="0" w:firstLineChars="0"/>
              <w:jc w:val="center"/>
              <w:rPr>
                <w:kern w:val="0"/>
                <w:sz w:val="18"/>
                <w:szCs w:val="18"/>
              </w:rPr>
            </w:pPr>
            <w:r>
              <w:rPr>
                <w:kern w:val="0"/>
                <w:sz w:val="18"/>
                <w:szCs w:val="18"/>
              </w:rPr>
              <w:t>7.885742</w:t>
            </w:r>
          </w:p>
        </w:tc>
        <w:tc>
          <w:tcPr>
            <w:tcW w:w="426" w:type="dxa"/>
            <w:tcBorders>
              <w:top w:val="nil"/>
              <w:left w:val="nil"/>
              <w:bottom w:val="single" w:color="auto" w:sz="4" w:space="0"/>
              <w:right w:val="single" w:color="auto" w:sz="4" w:space="0"/>
            </w:tcBorders>
            <w:vAlign w:val="center"/>
          </w:tcPr>
          <w:p w14:paraId="453661E8">
            <w:pPr>
              <w:widowControl/>
              <w:tabs>
                <w:tab w:val="decimal" w:pos="0"/>
              </w:tabs>
              <w:ind w:firstLine="0" w:firstLineChars="0"/>
              <w:jc w:val="center"/>
              <w:rPr>
                <w:kern w:val="0"/>
                <w:sz w:val="18"/>
                <w:szCs w:val="18"/>
              </w:rPr>
            </w:pPr>
            <w:r>
              <w:rPr>
                <w:kern w:val="0"/>
                <w:sz w:val="18"/>
                <w:szCs w:val="18"/>
              </w:rPr>
              <w:t>5</w:t>
            </w:r>
          </w:p>
        </w:tc>
        <w:tc>
          <w:tcPr>
            <w:tcW w:w="813" w:type="dxa"/>
            <w:tcBorders>
              <w:top w:val="nil"/>
              <w:left w:val="nil"/>
              <w:bottom w:val="single" w:color="auto" w:sz="4" w:space="0"/>
              <w:right w:val="single" w:color="auto" w:sz="4" w:space="0"/>
            </w:tcBorders>
            <w:vAlign w:val="center"/>
          </w:tcPr>
          <w:p w14:paraId="563AB1BC">
            <w:pPr>
              <w:widowControl/>
              <w:tabs>
                <w:tab w:val="decimal" w:pos="0"/>
              </w:tabs>
              <w:ind w:firstLine="0" w:firstLineChars="0"/>
              <w:jc w:val="center"/>
              <w:rPr>
                <w:kern w:val="0"/>
                <w:sz w:val="18"/>
                <w:szCs w:val="18"/>
              </w:rPr>
            </w:pPr>
            <w:r>
              <w:rPr>
                <w:kern w:val="0"/>
                <w:sz w:val="18"/>
                <w:szCs w:val="18"/>
              </w:rPr>
              <w:t>451</w:t>
            </w:r>
          </w:p>
        </w:tc>
        <w:tc>
          <w:tcPr>
            <w:tcW w:w="1109" w:type="dxa"/>
            <w:tcBorders>
              <w:top w:val="nil"/>
              <w:left w:val="nil"/>
              <w:bottom w:val="single" w:color="auto" w:sz="4" w:space="0"/>
              <w:right w:val="single" w:color="auto" w:sz="4" w:space="0"/>
            </w:tcBorders>
            <w:vAlign w:val="center"/>
          </w:tcPr>
          <w:p w14:paraId="6118BEFD">
            <w:pPr>
              <w:widowControl/>
              <w:tabs>
                <w:tab w:val="decimal" w:pos="0"/>
              </w:tabs>
              <w:ind w:firstLine="0" w:firstLineChars="0"/>
              <w:jc w:val="center"/>
              <w:rPr>
                <w:kern w:val="0"/>
                <w:sz w:val="18"/>
                <w:szCs w:val="18"/>
              </w:rPr>
            </w:pPr>
            <w:r>
              <w:rPr>
                <w:kern w:val="0"/>
                <w:sz w:val="18"/>
                <w:szCs w:val="18"/>
              </w:rPr>
              <w:t>11.010742</w:t>
            </w:r>
          </w:p>
        </w:tc>
        <w:tc>
          <w:tcPr>
            <w:tcW w:w="426" w:type="dxa"/>
            <w:tcBorders>
              <w:top w:val="nil"/>
              <w:left w:val="nil"/>
              <w:bottom w:val="single" w:color="auto" w:sz="4" w:space="0"/>
              <w:right w:val="single" w:color="auto" w:sz="4" w:space="0"/>
            </w:tcBorders>
            <w:vAlign w:val="center"/>
          </w:tcPr>
          <w:p w14:paraId="68AB2259">
            <w:pPr>
              <w:widowControl/>
              <w:tabs>
                <w:tab w:val="decimal" w:pos="0"/>
              </w:tabs>
              <w:ind w:firstLine="0" w:firstLineChars="0"/>
              <w:jc w:val="center"/>
              <w:rPr>
                <w:kern w:val="0"/>
                <w:sz w:val="18"/>
                <w:szCs w:val="18"/>
              </w:rPr>
            </w:pPr>
            <w:r>
              <w:rPr>
                <w:kern w:val="0"/>
                <w:sz w:val="18"/>
                <w:szCs w:val="18"/>
              </w:rPr>
              <w:t>14</w:t>
            </w:r>
          </w:p>
        </w:tc>
      </w:tr>
      <w:tr w14:paraId="27CEC576">
        <w:tblPrEx>
          <w:tblCellMar>
            <w:top w:w="0" w:type="dxa"/>
            <w:left w:w="108" w:type="dxa"/>
            <w:bottom w:w="0" w:type="dxa"/>
            <w:right w:w="108" w:type="dxa"/>
          </w:tblCellMar>
        </w:tblPrEx>
        <w:trPr>
          <w:trHeight w:val="270" w:hRule="atLeast"/>
          <w:jc w:val="center"/>
        </w:trPr>
        <w:tc>
          <w:tcPr>
            <w:tcW w:w="953" w:type="dxa"/>
            <w:tcBorders>
              <w:top w:val="nil"/>
              <w:left w:val="single" w:color="auto" w:sz="4" w:space="0"/>
              <w:bottom w:val="single" w:color="auto" w:sz="4" w:space="0"/>
              <w:right w:val="single" w:color="auto" w:sz="4" w:space="0"/>
            </w:tcBorders>
            <w:shd w:val="clear" w:color="auto" w:fill="auto"/>
            <w:vAlign w:val="center"/>
          </w:tcPr>
          <w:p w14:paraId="3D399CAC">
            <w:pPr>
              <w:widowControl/>
              <w:tabs>
                <w:tab w:val="decimal" w:pos="0"/>
              </w:tabs>
              <w:ind w:firstLine="0" w:firstLineChars="0"/>
              <w:jc w:val="center"/>
              <w:rPr>
                <w:kern w:val="0"/>
                <w:sz w:val="18"/>
                <w:szCs w:val="18"/>
              </w:rPr>
            </w:pPr>
            <w:r>
              <w:rPr>
                <w:kern w:val="0"/>
                <w:sz w:val="18"/>
                <w:szCs w:val="18"/>
              </w:rPr>
              <w:t>68</w:t>
            </w:r>
          </w:p>
        </w:tc>
        <w:tc>
          <w:tcPr>
            <w:tcW w:w="1068" w:type="dxa"/>
            <w:tcBorders>
              <w:top w:val="nil"/>
              <w:left w:val="nil"/>
              <w:bottom w:val="single" w:color="auto" w:sz="4" w:space="0"/>
              <w:right w:val="single" w:color="auto" w:sz="4" w:space="0"/>
            </w:tcBorders>
            <w:shd w:val="clear" w:color="auto" w:fill="auto"/>
            <w:vAlign w:val="center"/>
          </w:tcPr>
          <w:p w14:paraId="3BCF126D">
            <w:pPr>
              <w:widowControl/>
              <w:tabs>
                <w:tab w:val="decimal" w:pos="0"/>
              </w:tabs>
              <w:ind w:firstLine="0" w:firstLineChars="0"/>
              <w:jc w:val="center"/>
              <w:rPr>
                <w:kern w:val="0"/>
                <w:sz w:val="18"/>
                <w:szCs w:val="18"/>
              </w:rPr>
            </w:pPr>
            <w:r>
              <w:rPr>
                <w:kern w:val="0"/>
                <w:sz w:val="18"/>
                <w:szCs w:val="18"/>
              </w:rPr>
              <w:t>1.660156</w:t>
            </w:r>
          </w:p>
        </w:tc>
        <w:tc>
          <w:tcPr>
            <w:tcW w:w="588" w:type="dxa"/>
            <w:tcBorders>
              <w:top w:val="nil"/>
              <w:left w:val="nil"/>
              <w:bottom w:val="single" w:color="auto" w:sz="4" w:space="0"/>
              <w:right w:val="single" w:color="auto" w:sz="4" w:space="0"/>
            </w:tcBorders>
            <w:shd w:val="clear" w:color="auto" w:fill="auto"/>
            <w:vAlign w:val="center"/>
          </w:tcPr>
          <w:p w14:paraId="117F4B53">
            <w:pPr>
              <w:widowControl/>
              <w:tabs>
                <w:tab w:val="decimal" w:pos="0"/>
              </w:tabs>
              <w:ind w:firstLine="0" w:firstLineChars="0"/>
              <w:jc w:val="center"/>
              <w:rPr>
                <w:kern w:val="0"/>
                <w:sz w:val="18"/>
                <w:szCs w:val="18"/>
              </w:rPr>
            </w:pPr>
            <w:r>
              <w:rPr>
                <w:kern w:val="0"/>
                <w:sz w:val="18"/>
                <w:szCs w:val="18"/>
              </w:rPr>
              <w:t>11</w:t>
            </w:r>
          </w:p>
        </w:tc>
        <w:tc>
          <w:tcPr>
            <w:tcW w:w="813" w:type="dxa"/>
            <w:tcBorders>
              <w:top w:val="nil"/>
              <w:left w:val="nil"/>
              <w:bottom w:val="single" w:color="auto" w:sz="4" w:space="0"/>
              <w:right w:val="single" w:color="auto" w:sz="4" w:space="0"/>
            </w:tcBorders>
            <w:vAlign w:val="center"/>
          </w:tcPr>
          <w:p w14:paraId="11F8CBCF">
            <w:pPr>
              <w:widowControl/>
              <w:tabs>
                <w:tab w:val="decimal" w:pos="0"/>
              </w:tabs>
              <w:ind w:firstLine="0" w:firstLineChars="0"/>
              <w:jc w:val="center"/>
              <w:rPr>
                <w:kern w:val="0"/>
                <w:sz w:val="18"/>
                <w:szCs w:val="18"/>
              </w:rPr>
            </w:pPr>
            <w:r>
              <w:rPr>
                <w:kern w:val="0"/>
                <w:sz w:val="18"/>
                <w:szCs w:val="18"/>
              </w:rPr>
              <w:t>196</w:t>
            </w:r>
          </w:p>
        </w:tc>
        <w:tc>
          <w:tcPr>
            <w:tcW w:w="1068" w:type="dxa"/>
            <w:tcBorders>
              <w:top w:val="nil"/>
              <w:left w:val="nil"/>
              <w:bottom w:val="single" w:color="auto" w:sz="4" w:space="0"/>
              <w:right w:val="single" w:color="auto" w:sz="4" w:space="0"/>
            </w:tcBorders>
            <w:vAlign w:val="center"/>
          </w:tcPr>
          <w:p w14:paraId="29C726FD">
            <w:pPr>
              <w:widowControl/>
              <w:tabs>
                <w:tab w:val="decimal" w:pos="0"/>
              </w:tabs>
              <w:ind w:firstLine="0" w:firstLineChars="0"/>
              <w:jc w:val="center"/>
              <w:rPr>
                <w:kern w:val="0"/>
                <w:sz w:val="18"/>
                <w:szCs w:val="18"/>
              </w:rPr>
            </w:pPr>
            <w:r>
              <w:rPr>
                <w:kern w:val="0"/>
                <w:sz w:val="18"/>
                <w:szCs w:val="18"/>
              </w:rPr>
              <w:t>4.785156</w:t>
            </w:r>
          </w:p>
        </w:tc>
        <w:tc>
          <w:tcPr>
            <w:tcW w:w="426" w:type="dxa"/>
            <w:tcBorders>
              <w:top w:val="nil"/>
              <w:left w:val="nil"/>
              <w:bottom w:val="single" w:color="auto" w:sz="4" w:space="0"/>
              <w:right w:val="single" w:color="auto" w:sz="4" w:space="0"/>
            </w:tcBorders>
            <w:vAlign w:val="center"/>
          </w:tcPr>
          <w:p w14:paraId="3E11CD03">
            <w:pPr>
              <w:widowControl/>
              <w:tabs>
                <w:tab w:val="decimal" w:pos="0"/>
              </w:tabs>
              <w:ind w:firstLine="0" w:firstLineChars="0"/>
              <w:jc w:val="center"/>
              <w:rPr>
                <w:kern w:val="0"/>
                <w:sz w:val="18"/>
                <w:szCs w:val="18"/>
              </w:rPr>
            </w:pPr>
            <w:r>
              <w:rPr>
                <w:kern w:val="0"/>
                <w:sz w:val="18"/>
                <w:szCs w:val="18"/>
              </w:rPr>
              <w:t>2</w:t>
            </w:r>
          </w:p>
        </w:tc>
        <w:tc>
          <w:tcPr>
            <w:tcW w:w="813" w:type="dxa"/>
            <w:tcBorders>
              <w:top w:val="nil"/>
              <w:left w:val="nil"/>
              <w:bottom w:val="single" w:color="auto" w:sz="4" w:space="0"/>
              <w:right w:val="single" w:color="auto" w:sz="4" w:space="0"/>
            </w:tcBorders>
            <w:vAlign w:val="center"/>
          </w:tcPr>
          <w:p w14:paraId="3E208764">
            <w:pPr>
              <w:widowControl/>
              <w:tabs>
                <w:tab w:val="decimal" w:pos="0"/>
              </w:tabs>
              <w:ind w:firstLine="0" w:firstLineChars="0"/>
              <w:jc w:val="center"/>
              <w:rPr>
                <w:kern w:val="0"/>
                <w:sz w:val="18"/>
                <w:szCs w:val="18"/>
              </w:rPr>
            </w:pPr>
            <w:r>
              <w:rPr>
                <w:kern w:val="0"/>
                <w:sz w:val="18"/>
                <w:szCs w:val="18"/>
              </w:rPr>
              <w:t>324</w:t>
            </w:r>
          </w:p>
        </w:tc>
        <w:tc>
          <w:tcPr>
            <w:tcW w:w="1068" w:type="dxa"/>
            <w:tcBorders>
              <w:top w:val="nil"/>
              <w:left w:val="nil"/>
              <w:bottom w:val="single" w:color="auto" w:sz="4" w:space="0"/>
              <w:right w:val="single" w:color="auto" w:sz="4" w:space="0"/>
            </w:tcBorders>
            <w:vAlign w:val="center"/>
          </w:tcPr>
          <w:p w14:paraId="4CA7273D">
            <w:pPr>
              <w:widowControl/>
              <w:tabs>
                <w:tab w:val="decimal" w:pos="0"/>
              </w:tabs>
              <w:ind w:firstLine="0" w:firstLineChars="0"/>
              <w:jc w:val="center"/>
              <w:rPr>
                <w:kern w:val="0"/>
                <w:sz w:val="18"/>
                <w:szCs w:val="18"/>
              </w:rPr>
            </w:pPr>
            <w:r>
              <w:rPr>
                <w:kern w:val="0"/>
                <w:sz w:val="18"/>
                <w:szCs w:val="18"/>
              </w:rPr>
              <w:t>7.910156</w:t>
            </w:r>
          </w:p>
        </w:tc>
        <w:tc>
          <w:tcPr>
            <w:tcW w:w="426" w:type="dxa"/>
            <w:tcBorders>
              <w:top w:val="nil"/>
              <w:left w:val="nil"/>
              <w:bottom w:val="single" w:color="auto" w:sz="4" w:space="0"/>
              <w:right w:val="single" w:color="auto" w:sz="4" w:space="0"/>
            </w:tcBorders>
            <w:vAlign w:val="center"/>
          </w:tcPr>
          <w:p w14:paraId="37E7C56F">
            <w:pPr>
              <w:widowControl/>
              <w:tabs>
                <w:tab w:val="decimal" w:pos="0"/>
              </w:tabs>
              <w:ind w:firstLine="0" w:firstLineChars="0"/>
              <w:jc w:val="center"/>
              <w:rPr>
                <w:kern w:val="0"/>
                <w:sz w:val="18"/>
                <w:szCs w:val="18"/>
              </w:rPr>
            </w:pPr>
            <w:r>
              <w:rPr>
                <w:kern w:val="0"/>
                <w:sz w:val="18"/>
                <w:szCs w:val="18"/>
              </w:rPr>
              <w:t>11</w:t>
            </w:r>
          </w:p>
        </w:tc>
        <w:tc>
          <w:tcPr>
            <w:tcW w:w="813" w:type="dxa"/>
            <w:tcBorders>
              <w:top w:val="nil"/>
              <w:left w:val="nil"/>
              <w:bottom w:val="single" w:color="auto" w:sz="4" w:space="0"/>
              <w:right w:val="single" w:color="auto" w:sz="4" w:space="0"/>
            </w:tcBorders>
            <w:vAlign w:val="center"/>
          </w:tcPr>
          <w:p w14:paraId="2778F7B8">
            <w:pPr>
              <w:widowControl/>
              <w:tabs>
                <w:tab w:val="decimal" w:pos="0"/>
              </w:tabs>
              <w:ind w:firstLine="0" w:firstLineChars="0"/>
              <w:jc w:val="center"/>
              <w:rPr>
                <w:kern w:val="0"/>
                <w:sz w:val="18"/>
                <w:szCs w:val="18"/>
              </w:rPr>
            </w:pPr>
            <w:r>
              <w:rPr>
                <w:kern w:val="0"/>
                <w:sz w:val="18"/>
                <w:szCs w:val="18"/>
              </w:rPr>
              <w:t>452</w:t>
            </w:r>
          </w:p>
        </w:tc>
        <w:tc>
          <w:tcPr>
            <w:tcW w:w="1109" w:type="dxa"/>
            <w:tcBorders>
              <w:top w:val="nil"/>
              <w:left w:val="nil"/>
              <w:bottom w:val="single" w:color="auto" w:sz="4" w:space="0"/>
              <w:right w:val="single" w:color="auto" w:sz="4" w:space="0"/>
            </w:tcBorders>
            <w:vAlign w:val="center"/>
          </w:tcPr>
          <w:p w14:paraId="1BC5E19E">
            <w:pPr>
              <w:widowControl/>
              <w:tabs>
                <w:tab w:val="decimal" w:pos="0"/>
              </w:tabs>
              <w:ind w:firstLine="0" w:firstLineChars="0"/>
              <w:jc w:val="center"/>
              <w:rPr>
                <w:kern w:val="0"/>
                <w:sz w:val="18"/>
                <w:szCs w:val="18"/>
              </w:rPr>
            </w:pPr>
            <w:r>
              <w:rPr>
                <w:kern w:val="0"/>
                <w:sz w:val="18"/>
                <w:szCs w:val="18"/>
              </w:rPr>
              <w:t>11.035156</w:t>
            </w:r>
          </w:p>
        </w:tc>
        <w:tc>
          <w:tcPr>
            <w:tcW w:w="426" w:type="dxa"/>
            <w:tcBorders>
              <w:top w:val="nil"/>
              <w:left w:val="nil"/>
              <w:bottom w:val="single" w:color="auto" w:sz="4" w:space="0"/>
              <w:right w:val="single" w:color="auto" w:sz="4" w:space="0"/>
            </w:tcBorders>
            <w:vAlign w:val="center"/>
          </w:tcPr>
          <w:p w14:paraId="3457DF6D">
            <w:pPr>
              <w:widowControl/>
              <w:tabs>
                <w:tab w:val="decimal" w:pos="0"/>
              </w:tabs>
              <w:ind w:firstLine="0" w:firstLineChars="0"/>
              <w:jc w:val="center"/>
              <w:rPr>
                <w:kern w:val="0"/>
                <w:sz w:val="18"/>
                <w:szCs w:val="18"/>
              </w:rPr>
            </w:pPr>
            <w:r>
              <w:rPr>
                <w:kern w:val="0"/>
                <w:sz w:val="18"/>
                <w:szCs w:val="18"/>
              </w:rPr>
              <w:t>0</w:t>
            </w:r>
          </w:p>
        </w:tc>
      </w:tr>
      <w:tr w14:paraId="5BB61270">
        <w:tblPrEx>
          <w:tblCellMar>
            <w:top w:w="0" w:type="dxa"/>
            <w:left w:w="108" w:type="dxa"/>
            <w:bottom w:w="0" w:type="dxa"/>
            <w:right w:w="108" w:type="dxa"/>
          </w:tblCellMar>
        </w:tblPrEx>
        <w:trPr>
          <w:trHeight w:val="270" w:hRule="atLeast"/>
          <w:jc w:val="center"/>
        </w:trPr>
        <w:tc>
          <w:tcPr>
            <w:tcW w:w="953" w:type="dxa"/>
            <w:tcBorders>
              <w:top w:val="nil"/>
              <w:left w:val="single" w:color="auto" w:sz="4" w:space="0"/>
              <w:bottom w:val="single" w:color="auto" w:sz="4" w:space="0"/>
              <w:right w:val="single" w:color="auto" w:sz="4" w:space="0"/>
            </w:tcBorders>
            <w:shd w:val="clear" w:color="auto" w:fill="auto"/>
            <w:vAlign w:val="center"/>
          </w:tcPr>
          <w:p w14:paraId="6F6A0AEB">
            <w:pPr>
              <w:widowControl/>
              <w:tabs>
                <w:tab w:val="decimal" w:pos="0"/>
              </w:tabs>
              <w:ind w:firstLine="0" w:firstLineChars="0"/>
              <w:jc w:val="center"/>
              <w:rPr>
                <w:kern w:val="0"/>
                <w:sz w:val="18"/>
                <w:szCs w:val="18"/>
              </w:rPr>
            </w:pPr>
            <w:r>
              <w:rPr>
                <w:kern w:val="0"/>
                <w:sz w:val="18"/>
                <w:szCs w:val="18"/>
              </w:rPr>
              <w:t>69</w:t>
            </w:r>
          </w:p>
        </w:tc>
        <w:tc>
          <w:tcPr>
            <w:tcW w:w="1068" w:type="dxa"/>
            <w:tcBorders>
              <w:top w:val="nil"/>
              <w:left w:val="nil"/>
              <w:bottom w:val="single" w:color="auto" w:sz="4" w:space="0"/>
              <w:right w:val="single" w:color="auto" w:sz="4" w:space="0"/>
            </w:tcBorders>
            <w:shd w:val="clear" w:color="auto" w:fill="auto"/>
            <w:vAlign w:val="center"/>
          </w:tcPr>
          <w:p w14:paraId="08CA4475">
            <w:pPr>
              <w:widowControl/>
              <w:tabs>
                <w:tab w:val="decimal" w:pos="0"/>
              </w:tabs>
              <w:ind w:firstLine="0" w:firstLineChars="0"/>
              <w:jc w:val="center"/>
              <w:rPr>
                <w:kern w:val="0"/>
                <w:sz w:val="18"/>
                <w:szCs w:val="18"/>
              </w:rPr>
            </w:pPr>
            <w:r>
              <w:rPr>
                <w:kern w:val="0"/>
                <w:sz w:val="18"/>
                <w:szCs w:val="18"/>
              </w:rPr>
              <w:t>1.684570</w:t>
            </w:r>
          </w:p>
        </w:tc>
        <w:tc>
          <w:tcPr>
            <w:tcW w:w="588" w:type="dxa"/>
            <w:tcBorders>
              <w:top w:val="nil"/>
              <w:left w:val="nil"/>
              <w:bottom w:val="single" w:color="auto" w:sz="4" w:space="0"/>
              <w:right w:val="single" w:color="auto" w:sz="4" w:space="0"/>
            </w:tcBorders>
            <w:shd w:val="clear" w:color="auto" w:fill="auto"/>
            <w:vAlign w:val="center"/>
          </w:tcPr>
          <w:p w14:paraId="67616B4B">
            <w:pPr>
              <w:widowControl/>
              <w:tabs>
                <w:tab w:val="decimal" w:pos="0"/>
              </w:tabs>
              <w:ind w:firstLine="0" w:firstLineChars="0"/>
              <w:jc w:val="center"/>
              <w:rPr>
                <w:kern w:val="0"/>
                <w:sz w:val="18"/>
                <w:szCs w:val="18"/>
              </w:rPr>
            </w:pPr>
            <w:r>
              <w:rPr>
                <w:kern w:val="0"/>
                <w:sz w:val="18"/>
                <w:szCs w:val="18"/>
              </w:rPr>
              <w:t>2</w:t>
            </w:r>
          </w:p>
        </w:tc>
        <w:tc>
          <w:tcPr>
            <w:tcW w:w="813" w:type="dxa"/>
            <w:tcBorders>
              <w:top w:val="nil"/>
              <w:left w:val="nil"/>
              <w:bottom w:val="single" w:color="auto" w:sz="4" w:space="0"/>
              <w:right w:val="single" w:color="auto" w:sz="4" w:space="0"/>
            </w:tcBorders>
            <w:vAlign w:val="center"/>
          </w:tcPr>
          <w:p w14:paraId="4D32CCB2">
            <w:pPr>
              <w:widowControl/>
              <w:tabs>
                <w:tab w:val="decimal" w:pos="0"/>
              </w:tabs>
              <w:ind w:firstLine="0" w:firstLineChars="0"/>
              <w:jc w:val="center"/>
              <w:rPr>
                <w:kern w:val="0"/>
                <w:sz w:val="18"/>
                <w:szCs w:val="18"/>
              </w:rPr>
            </w:pPr>
            <w:r>
              <w:rPr>
                <w:kern w:val="0"/>
                <w:sz w:val="18"/>
                <w:szCs w:val="18"/>
              </w:rPr>
              <w:t>197</w:t>
            </w:r>
          </w:p>
        </w:tc>
        <w:tc>
          <w:tcPr>
            <w:tcW w:w="1068" w:type="dxa"/>
            <w:tcBorders>
              <w:top w:val="nil"/>
              <w:left w:val="nil"/>
              <w:bottom w:val="single" w:color="auto" w:sz="4" w:space="0"/>
              <w:right w:val="single" w:color="auto" w:sz="4" w:space="0"/>
            </w:tcBorders>
            <w:vAlign w:val="center"/>
          </w:tcPr>
          <w:p w14:paraId="0070E3ED">
            <w:pPr>
              <w:widowControl/>
              <w:tabs>
                <w:tab w:val="decimal" w:pos="0"/>
              </w:tabs>
              <w:ind w:firstLine="0" w:firstLineChars="0"/>
              <w:jc w:val="center"/>
              <w:rPr>
                <w:kern w:val="0"/>
                <w:sz w:val="18"/>
                <w:szCs w:val="18"/>
              </w:rPr>
            </w:pPr>
            <w:r>
              <w:rPr>
                <w:kern w:val="0"/>
                <w:sz w:val="18"/>
                <w:szCs w:val="18"/>
              </w:rPr>
              <w:t>4.809570</w:t>
            </w:r>
          </w:p>
        </w:tc>
        <w:tc>
          <w:tcPr>
            <w:tcW w:w="426" w:type="dxa"/>
            <w:tcBorders>
              <w:top w:val="nil"/>
              <w:left w:val="nil"/>
              <w:bottom w:val="single" w:color="auto" w:sz="4" w:space="0"/>
              <w:right w:val="single" w:color="auto" w:sz="4" w:space="0"/>
            </w:tcBorders>
            <w:vAlign w:val="center"/>
          </w:tcPr>
          <w:p w14:paraId="05219DBC">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36CF4130">
            <w:pPr>
              <w:widowControl/>
              <w:tabs>
                <w:tab w:val="decimal" w:pos="0"/>
              </w:tabs>
              <w:ind w:firstLine="0" w:firstLineChars="0"/>
              <w:jc w:val="center"/>
              <w:rPr>
                <w:kern w:val="0"/>
                <w:sz w:val="18"/>
                <w:szCs w:val="18"/>
              </w:rPr>
            </w:pPr>
            <w:r>
              <w:rPr>
                <w:kern w:val="0"/>
                <w:sz w:val="18"/>
                <w:szCs w:val="18"/>
              </w:rPr>
              <w:t>325</w:t>
            </w:r>
          </w:p>
        </w:tc>
        <w:tc>
          <w:tcPr>
            <w:tcW w:w="1068" w:type="dxa"/>
            <w:tcBorders>
              <w:top w:val="nil"/>
              <w:left w:val="nil"/>
              <w:bottom w:val="single" w:color="auto" w:sz="4" w:space="0"/>
              <w:right w:val="single" w:color="auto" w:sz="4" w:space="0"/>
            </w:tcBorders>
            <w:vAlign w:val="center"/>
          </w:tcPr>
          <w:p w14:paraId="5DD107D1">
            <w:pPr>
              <w:widowControl/>
              <w:tabs>
                <w:tab w:val="decimal" w:pos="0"/>
              </w:tabs>
              <w:ind w:firstLine="0" w:firstLineChars="0"/>
              <w:jc w:val="center"/>
              <w:rPr>
                <w:kern w:val="0"/>
                <w:sz w:val="18"/>
                <w:szCs w:val="18"/>
              </w:rPr>
            </w:pPr>
            <w:r>
              <w:rPr>
                <w:kern w:val="0"/>
                <w:sz w:val="18"/>
                <w:szCs w:val="18"/>
              </w:rPr>
              <w:t>7.934570</w:t>
            </w:r>
          </w:p>
        </w:tc>
        <w:tc>
          <w:tcPr>
            <w:tcW w:w="426" w:type="dxa"/>
            <w:tcBorders>
              <w:top w:val="nil"/>
              <w:left w:val="nil"/>
              <w:bottom w:val="single" w:color="auto" w:sz="4" w:space="0"/>
              <w:right w:val="single" w:color="auto" w:sz="4" w:space="0"/>
            </w:tcBorders>
            <w:vAlign w:val="center"/>
          </w:tcPr>
          <w:p w14:paraId="143626A2">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414AE5ED">
            <w:pPr>
              <w:widowControl/>
              <w:tabs>
                <w:tab w:val="decimal" w:pos="0"/>
              </w:tabs>
              <w:ind w:firstLine="0" w:firstLineChars="0"/>
              <w:jc w:val="center"/>
              <w:rPr>
                <w:kern w:val="0"/>
                <w:sz w:val="18"/>
                <w:szCs w:val="18"/>
              </w:rPr>
            </w:pPr>
            <w:r>
              <w:rPr>
                <w:kern w:val="0"/>
                <w:sz w:val="18"/>
                <w:szCs w:val="18"/>
              </w:rPr>
              <w:t>453</w:t>
            </w:r>
          </w:p>
        </w:tc>
        <w:tc>
          <w:tcPr>
            <w:tcW w:w="1109" w:type="dxa"/>
            <w:tcBorders>
              <w:top w:val="nil"/>
              <w:left w:val="nil"/>
              <w:bottom w:val="single" w:color="auto" w:sz="4" w:space="0"/>
              <w:right w:val="single" w:color="auto" w:sz="4" w:space="0"/>
            </w:tcBorders>
            <w:vAlign w:val="center"/>
          </w:tcPr>
          <w:p w14:paraId="6C0D598D">
            <w:pPr>
              <w:widowControl/>
              <w:tabs>
                <w:tab w:val="decimal" w:pos="0"/>
              </w:tabs>
              <w:ind w:firstLine="0" w:firstLineChars="0"/>
              <w:jc w:val="center"/>
              <w:rPr>
                <w:kern w:val="0"/>
                <w:sz w:val="18"/>
                <w:szCs w:val="18"/>
              </w:rPr>
            </w:pPr>
            <w:r>
              <w:rPr>
                <w:kern w:val="0"/>
                <w:sz w:val="18"/>
                <w:szCs w:val="18"/>
              </w:rPr>
              <w:t>11.059570</w:t>
            </w:r>
          </w:p>
        </w:tc>
        <w:tc>
          <w:tcPr>
            <w:tcW w:w="426" w:type="dxa"/>
            <w:tcBorders>
              <w:top w:val="nil"/>
              <w:left w:val="nil"/>
              <w:bottom w:val="single" w:color="auto" w:sz="4" w:space="0"/>
              <w:right w:val="single" w:color="auto" w:sz="4" w:space="0"/>
            </w:tcBorders>
            <w:vAlign w:val="center"/>
          </w:tcPr>
          <w:p w14:paraId="3DDDCCDA">
            <w:pPr>
              <w:widowControl/>
              <w:tabs>
                <w:tab w:val="decimal" w:pos="0"/>
              </w:tabs>
              <w:ind w:firstLine="0" w:firstLineChars="0"/>
              <w:jc w:val="center"/>
              <w:rPr>
                <w:kern w:val="0"/>
                <w:sz w:val="18"/>
                <w:szCs w:val="18"/>
              </w:rPr>
            </w:pPr>
            <w:r>
              <w:rPr>
                <w:kern w:val="0"/>
                <w:sz w:val="18"/>
                <w:szCs w:val="18"/>
              </w:rPr>
              <w:t>5</w:t>
            </w:r>
          </w:p>
        </w:tc>
      </w:tr>
      <w:tr w14:paraId="2BAE4108">
        <w:tblPrEx>
          <w:tblCellMar>
            <w:top w:w="0" w:type="dxa"/>
            <w:left w:w="108" w:type="dxa"/>
            <w:bottom w:w="0" w:type="dxa"/>
            <w:right w:w="108" w:type="dxa"/>
          </w:tblCellMar>
        </w:tblPrEx>
        <w:trPr>
          <w:trHeight w:val="270" w:hRule="atLeast"/>
          <w:jc w:val="center"/>
        </w:trPr>
        <w:tc>
          <w:tcPr>
            <w:tcW w:w="953" w:type="dxa"/>
            <w:tcBorders>
              <w:top w:val="nil"/>
              <w:left w:val="single" w:color="auto" w:sz="4" w:space="0"/>
              <w:bottom w:val="single" w:color="auto" w:sz="4" w:space="0"/>
              <w:right w:val="single" w:color="auto" w:sz="4" w:space="0"/>
            </w:tcBorders>
            <w:shd w:val="clear" w:color="auto" w:fill="auto"/>
            <w:vAlign w:val="center"/>
          </w:tcPr>
          <w:p w14:paraId="64BBC1AC">
            <w:pPr>
              <w:widowControl/>
              <w:tabs>
                <w:tab w:val="decimal" w:pos="0"/>
              </w:tabs>
              <w:ind w:firstLine="0" w:firstLineChars="0"/>
              <w:jc w:val="center"/>
              <w:rPr>
                <w:kern w:val="0"/>
                <w:sz w:val="18"/>
                <w:szCs w:val="18"/>
              </w:rPr>
            </w:pPr>
            <w:r>
              <w:rPr>
                <w:kern w:val="0"/>
                <w:sz w:val="18"/>
                <w:szCs w:val="18"/>
              </w:rPr>
              <w:t>70</w:t>
            </w:r>
          </w:p>
        </w:tc>
        <w:tc>
          <w:tcPr>
            <w:tcW w:w="1068" w:type="dxa"/>
            <w:tcBorders>
              <w:top w:val="nil"/>
              <w:left w:val="nil"/>
              <w:bottom w:val="single" w:color="auto" w:sz="4" w:space="0"/>
              <w:right w:val="single" w:color="auto" w:sz="4" w:space="0"/>
            </w:tcBorders>
            <w:shd w:val="clear" w:color="auto" w:fill="auto"/>
            <w:vAlign w:val="center"/>
          </w:tcPr>
          <w:p w14:paraId="51706A96">
            <w:pPr>
              <w:widowControl/>
              <w:tabs>
                <w:tab w:val="decimal" w:pos="0"/>
              </w:tabs>
              <w:ind w:firstLine="0" w:firstLineChars="0"/>
              <w:jc w:val="center"/>
              <w:rPr>
                <w:kern w:val="0"/>
                <w:sz w:val="18"/>
                <w:szCs w:val="18"/>
              </w:rPr>
            </w:pPr>
            <w:r>
              <w:rPr>
                <w:kern w:val="0"/>
                <w:sz w:val="18"/>
                <w:szCs w:val="18"/>
              </w:rPr>
              <w:t>1.708984</w:t>
            </w:r>
          </w:p>
        </w:tc>
        <w:tc>
          <w:tcPr>
            <w:tcW w:w="588" w:type="dxa"/>
            <w:tcBorders>
              <w:top w:val="nil"/>
              <w:left w:val="nil"/>
              <w:bottom w:val="single" w:color="auto" w:sz="4" w:space="0"/>
              <w:right w:val="single" w:color="auto" w:sz="4" w:space="0"/>
            </w:tcBorders>
            <w:shd w:val="clear" w:color="auto" w:fill="auto"/>
            <w:vAlign w:val="center"/>
          </w:tcPr>
          <w:p w14:paraId="1E288E31">
            <w:pPr>
              <w:widowControl/>
              <w:tabs>
                <w:tab w:val="decimal" w:pos="0"/>
              </w:tabs>
              <w:ind w:firstLine="0" w:firstLineChars="0"/>
              <w:jc w:val="center"/>
              <w:rPr>
                <w:kern w:val="0"/>
                <w:sz w:val="18"/>
                <w:szCs w:val="18"/>
              </w:rPr>
            </w:pPr>
            <w:r>
              <w:rPr>
                <w:kern w:val="0"/>
                <w:sz w:val="18"/>
                <w:szCs w:val="18"/>
              </w:rPr>
              <w:t>9</w:t>
            </w:r>
          </w:p>
        </w:tc>
        <w:tc>
          <w:tcPr>
            <w:tcW w:w="813" w:type="dxa"/>
            <w:tcBorders>
              <w:top w:val="nil"/>
              <w:left w:val="nil"/>
              <w:bottom w:val="single" w:color="auto" w:sz="4" w:space="0"/>
              <w:right w:val="single" w:color="auto" w:sz="4" w:space="0"/>
            </w:tcBorders>
            <w:vAlign w:val="center"/>
          </w:tcPr>
          <w:p w14:paraId="398BC36E">
            <w:pPr>
              <w:widowControl/>
              <w:tabs>
                <w:tab w:val="decimal" w:pos="0"/>
              </w:tabs>
              <w:ind w:firstLine="0" w:firstLineChars="0"/>
              <w:jc w:val="center"/>
              <w:rPr>
                <w:kern w:val="0"/>
                <w:sz w:val="18"/>
                <w:szCs w:val="18"/>
              </w:rPr>
            </w:pPr>
            <w:r>
              <w:rPr>
                <w:kern w:val="0"/>
                <w:sz w:val="18"/>
                <w:szCs w:val="18"/>
              </w:rPr>
              <w:t>198</w:t>
            </w:r>
          </w:p>
        </w:tc>
        <w:tc>
          <w:tcPr>
            <w:tcW w:w="1068" w:type="dxa"/>
            <w:tcBorders>
              <w:top w:val="nil"/>
              <w:left w:val="nil"/>
              <w:bottom w:val="single" w:color="auto" w:sz="4" w:space="0"/>
              <w:right w:val="single" w:color="auto" w:sz="4" w:space="0"/>
            </w:tcBorders>
            <w:vAlign w:val="center"/>
          </w:tcPr>
          <w:p w14:paraId="3B84BF72">
            <w:pPr>
              <w:widowControl/>
              <w:tabs>
                <w:tab w:val="decimal" w:pos="0"/>
              </w:tabs>
              <w:ind w:firstLine="0" w:firstLineChars="0"/>
              <w:jc w:val="center"/>
              <w:rPr>
                <w:kern w:val="0"/>
                <w:sz w:val="18"/>
                <w:szCs w:val="18"/>
              </w:rPr>
            </w:pPr>
            <w:r>
              <w:rPr>
                <w:kern w:val="0"/>
                <w:sz w:val="18"/>
                <w:szCs w:val="18"/>
              </w:rPr>
              <w:t>4.833984</w:t>
            </w:r>
          </w:p>
        </w:tc>
        <w:tc>
          <w:tcPr>
            <w:tcW w:w="426" w:type="dxa"/>
            <w:tcBorders>
              <w:top w:val="nil"/>
              <w:left w:val="nil"/>
              <w:bottom w:val="single" w:color="auto" w:sz="4" w:space="0"/>
              <w:right w:val="single" w:color="auto" w:sz="4" w:space="0"/>
            </w:tcBorders>
            <w:vAlign w:val="center"/>
          </w:tcPr>
          <w:p w14:paraId="0B635FED">
            <w:pPr>
              <w:widowControl/>
              <w:tabs>
                <w:tab w:val="decimal" w:pos="0"/>
              </w:tabs>
              <w:ind w:firstLine="0" w:firstLineChars="0"/>
              <w:jc w:val="center"/>
              <w:rPr>
                <w:kern w:val="0"/>
                <w:sz w:val="18"/>
                <w:szCs w:val="18"/>
              </w:rPr>
            </w:pPr>
            <w:r>
              <w:rPr>
                <w:kern w:val="0"/>
                <w:sz w:val="18"/>
                <w:szCs w:val="18"/>
              </w:rPr>
              <w:t>2</w:t>
            </w:r>
          </w:p>
        </w:tc>
        <w:tc>
          <w:tcPr>
            <w:tcW w:w="813" w:type="dxa"/>
            <w:tcBorders>
              <w:top w:val="nil"/>
              <w:left w:val="nil"/>
              <w:bottom w:val="single" w:color="auto" w:sz="4" w:space="0"/>
              <w:right w:val="single" w:color="auto" w:sz="4" w:space="0"/>
            </w:tcBorders>
            <w:vAlign w:val="center"/>
          </w:tcPr>
          <w:p w14:paraId="7A9BE148">
            <w:pPr>
              <w:widowControl/>
              <w:tabs>
                <w:tab w:val="decimal" w:pos="0"/>
              </w:tabs>
              <w:ind w:firstLine="0" w:firstLineChars="0"/>
              <w:jc w:val="center"/>
              <w:rPr>
                <w:kern w:val="0"/>
                <w:sz w:val="18"/>
                <w:szCs w:val="18"/>
              </w:rPr>
            </w:pPr>
            <w:r>
              <w:rPr>
                <w:kern w:val="0"/>
                <w:sz w:val="18"/>
                <w:szCs w:val="18"/>
              </w:rPr>
              <w:t>326</w:t>
            </w:r>
          </w:p>
        </w:tc>
        <w:tc>
          <w:tcPr>
            <w:tcW w:w="1068" w:type="dxa"/>
            <w:tcBorders>
              <w:top w:val="nil"/>
              <w:left w:val="nil"/>
              <w:bottom w:val="single" w:color="auto" w:sz="4" w:space="0"/>
              <w:right w:val="single" w:color="auto" w:sz="4" w:space="0"/>
            </w:tcBorders>
            <w:vAlign w:val="center"/>
          </w:tcPr>
          <w:p w14:paraId="1EFF3A76">
            <w:pPr>
              <w:widowControl/>
              <w:tabs>
                <w:tab w:val="decimal" w:pos="0"/>
              </w:tabs>
              <w:ind w:firstLine="0" w:firstLineChars="0"/>
              <w:jc w:val="center"/>
              <w:rPr>
                <w:kern w:val="0"/>
                <w:sz w:val="18"/>
                <w:szCs w:val="18"/>
              </w:rPr>
            </w:pPr>
            <w:r>
              <w:rPr>
                <w:kern w:val="0"/>
                <w:sz w:val="18"/>
                <w:szCs w:val="18"/>
              </w:rPr>
              <w:t>7.958984</w:t>
            </w:r>
          </w:p>
        </w:tc>
        <w:tc>
          <w:tcPr>
            <w:tcW w:w="426" w:type="dxa"/>
            <w:tcBorders>
              <w:top w:val="nil"/>
              <w:left w:val="nil"/>
              <w:bottom w:val="single" w:color="auto" w:sz="4" w:space="0"/>
              <w:right w:val="single" w:color="auto" w:sz="4" w:space="0"/>
            </w:tcBorders>
            <w:vAlign w:val="center"/>
          </w:tcPr>
          <w:p w14:paraId="2EF63C9D">
            <w:pPr>
              <w:widowControl/>
              <w:tabs>
                <w:tab w:val="decimal" w:pos="0"/>
              </w:tabs>
              <w:ind w:firstLine="0" w:firstLineChars="0"/>
              <w:jc w:val="center"/>
              <w:rPr>
                <w:kern w:val="0"/>
                <w:sz w:val="18"/>
                <w:szCs w:val="18"/>
              </w:rPr>
            </w:pPr>
            <w:r>
              <w:rPr>
                <w:kern w:val="0"/>
                <w:sz w:val="18"/>
                <w:szCs w:val="18"/>
              </w:rPr>
              <w:t>5</w:t>
            </w:r>
          </w:p>
        </w:tc>
        <w:tc>
          <w:tcPr>
            <w:tcW w:w="813" w:type="dxa"/>
            <w:tcBorders>
              <w:top w:val="nil"/>
              <w:left w:val="nil"/>
              <w:bottom w:val="single" w:color="auto" w:sz="4" w:space="0"/>
              <w:right w:val="single" w:color="auto" w:sz="4" w:space="0"/>
            </w:tcBorders>
            <w:vAlign w:val="center"/>
          </w:tcPr>
          <w:p w14:paraId="59872CF9">
            <w:pPr>
              <w:widowControl/>
              <w:tabs>
                <w:tab w:val="decimal" w:pos="0"/>
              </w:tabs>
              <w:ind w:firstLine="0" w:firstLineChars="0"/>
              <w:jc w:val="center"/>
              <w:rPr>
                <w:kern w:val="0"/>
                <w:sz w:val="18"/>
                <w:szCs w:val="18"/>
              </w:rPr>
            </w:pPr>
            <w:r>
              <w:rPr>
                <w:kern w:val="0"/>
                <w:sz w:val="18"/>
                <w:szCs w:val="18"/>
              </w:rPr>
              <w:t>454</w:t>
            </w:r>
          </w:p>
        </w:tc>
        <w:tc>
          <w:tcPr>
            <w:tcW w:w="1109" w:type="dxa"/>
            <w:tcBorders>
              <w:top w:val="nil"/>
              <w:left w:val="nil"/>
              <w:bottom w:val="single" w:color="auto" w:sz="4" w:space="0"/>
              <w:right w:val="single" w:color="auto" w:sz="4" w:space="0"/>
            </w:tcBorders>
            <w:vAlign w:val="center"/>
          </w:tcPr>
          <w:p w14:paraId="4A9AF3C5">
            <w:pPr>
              <w:widowControl/>
              <w:tabs>
                <w:tab w:val="decimal" w:pos="0"/>
              </w:tabs>
              <w:ind w:firstLine="0" w:firstLineChars="0"/>
              <w:jc w:val="center"/>
              <w:rPr>
                <w:kern w:val="0"/>
                <w:sz w:val="18"/>
                <w:szCs w:val="18"/>
              </w:rPr>
            </w:pPr>
            <w:r>
              <w:rPr>
                <w:kern w:val="0"/>
                <w:sz w:val="18"/>
                <w:szCs w:val="18"/>
              </w:rPr>
              <w:t>11.083984</w:t>
            </w:r>
          </w:p>
        </w:tc>
        <w:tc>
          <w:tcPr>
            <w:tcW w:w="426" w:type="dxa"/>
            <w:tcBorders>
              <w:top w:val="nil"/>
              <w:left w:val="nil"/>
              <w:bottom w:val="single" w:color="auto" w:sz="4" w:space="0"/>
              <w:right w:val="single" w:color="auto" w:sz="4" w:space="0"/>
            </w:tcBorders>
            <w:vAlign w:val="center"/>
          </w:tcPr>
          <w:p w14:paraId="13CC668F">
            <w:pPr>
              <w:widowControl/>
              <w:tabs>
                <w:tab w:val="decimal" w:pos="0"/>
              </w:tabs>
              <w:ind w:firstLine="0" w:firstLineChars="0"/>
              <w:jc w:val="center"/>
              <w:rPr>
                <w:kern w:val="0"/>
                <w:sz w:val="18"/>
                <w:szCs w:val="18"/>
              </w:rPr>
            </w:pPr>
            <w:r>
              <w:rPr>
                <w:kern w:val="0"/>
                <w:sz w:val="18"/>
                <w:szCs w:val="18"/>
              </w:rPr>
              <w:t>11</w:t>
            </w:r>
          </w:p>
        </w:tc>
      </w:tr>
      <w:tr w14:paraId="7D07E1D3">
        <w:tblPrEx>
          <w:tblCellMar>
            <w:top w:w="0" w:type="dxa"/>
            <w:left w:w="108" w:type="dxa"/>
            <w:bottom w:w="0" w:type="dxa"/>
            <w:right w:w="108" w:type="dxa"/>
          </w:tblCellMar>
        </w:tblPrEx>
        <w:trPr>
          <w:trHeight w:val="270" w:hRule="atLeast"/>
          <w:jc w:val="center"/>
        </w:trPr>
        <w:tc>
          <w:tcPr>
            <w:tcW w:w="953" w:type="dxa"/>
            <w:tcBorders>
              <w:top w:val="nil"/>
              <w:left w:val="single" w:color="auto" w:sz="4" w:space="0"/>
              <w:bottom w:val="single" w:color="auto" w:sz="4" w:space="0"/>
              <w:right w:val="single" w:color="auto" w:sz="4" w:space="0"/>
            </w:tcBorders>
            <w:shd w:val="clear" w:color="auto" w:fill="auto"/>
            <w:vAlign w:val="center"/>
          </w:tcPr>
          <w:p w14:paraId="77FBA4A5">
            <w:pPr>
              <w:widowControl/>
              <w:tabs>
                <w:tab w:val="decimal" w:pos="0"/>
              </w:tabs>
              <w:ind w:firstLine="0" w:firstLineChars="0"/>
              <w:jc w:val="center"/>
              <w:rPr>
                <w:kern w:val="0"/>
                <w:sz w:val="18"/>
                <w:szCs w:val="18"/>
              </w:rPr>
            </w:pPr>
            <w:r>
              <w:rPr>
                <w:kern w:val="0"/>
                <w:sz w:val="18"/>
                <w:szCs w:val="18"/>
              </w:rPr>
              <w:t>71</w:t>
            </w:r>
          </w:p>
        </w:tc>
        <w:tc>
          <w:tcPr>
            <w:tcW w:w="1068" w:type="dxa"/>
            <w:tcBorders>
              <w:top w:val="nil"/>
              <w:left w:val="nil"/>
              <w:bottom w:val="single" w:color="auto" w:sz="4" w:space="0"/>
              <w:right w:val="single" w:color="auto" w:sz="4" w:space="0"/>
            </w:tcBorders>
            <w:shd w:val="clear" w:color="auto" w:fill="auto"/>
            <w:vAlign w:val="center"/>
          </w:tcPr>
          <w:p w14:paraId="0AE9787C">
            <w:pPr>
              <w:widowControl/>
              <w:tabs>
                <w:tab w:val="decimal" w:pos="0"/>
              </w:tabs>
              <w:ind w:firstLine="0" w:firstLineChars="0"/>
              <w:jc w:val="center"/>
              <w:rPr>
                <w:kern w:val="0"/>
                <w:sz w:val="18"/>
                <w:szCs w:val="18"/>
              </w:rPr>
            </w:pPr>
            <w:r>
              <w:rPr>
                <w:kern w:val="0"/>
                <w:sz w:val="18"/>
                <w:szCs w:val="18"/>
              </w:rPr>
              <w:t>1.733398</w:t>
            </w:r>
          </w:p>
        </w:tc>
        <w:tc>
          <w:tcPr>
            <w:tcW w:w="588" w:type="dxa"/>
            <w:tcBorders>
              <w:top w:val="nil"/>
              <w:left w:val="nil"/>
              <w:bottom w:val="single" w:color="auto" w:sz="4" w:space="0"/>
              <w:right w:val="single" w:color="auto" w:sz="4" w:space="0"/>
            </w:tcBorders>
            <w:shd w:val="clear" w:color="auto" w:fill="auto"/>
            <w:vAlign w:val="center"/>
          </w:tcPr>
          <w:p w14:paraId="0E36D984">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3CF7B978">
            <w:pPr>
              <w:widowControl/>
              <w:tabs>
                <w:tab w:val="decimal" w:pos="0"/>
              </w:tabs>
              <w:ind w:firstLine="0" w:firstLineChars="0"/>
              <w:jc w:val="center"/>
              <w:rPr>
                <w:kern w:val="0"/>
                <w:sz w:val="18"/>
                <w:szCs w:val="18"/>
              </w:rPr>
            </w:pPr>
            <w:r>
              <w:rPr>
                <w:kern w:val="0"/>
                <w:sz w:val="18"/>
                <w:szCs w:val="18"/>
              </w:rPr>
              <w:t>199</w:t>
            </w:r>
          </w:p>
        </w:tc>
        <w:tc>
          <w:tcPr>
            <w:tcW w:w="1068" w:type="dxa"/>
            <w:tcBorders>
              <w:top w:val="nil"/>
              <w:left w:val="nil"/>
              <w:bottom w:val="single" w:color="auto" w:sz="4" w:space="0"/>
              <w:right w:val="single" w:color="auto" w:sz="4" w:space="0"/>
            </w:tcBorders>
            <w:vAlign w:val="center"/>
          </w:tcPr>
          <w:p w14:paraId="2E2D3C22">
            <w:pPr>
              <w:widowControl/>
              <w:tabs>
                <w:tab w:val="decimal" w:pos="0"/>
              </w:tabs>
              <w:ind w:firstLine="0" w:firstLineChars="0"/>
              <w:jc w:val="center"/>
              <w:rPr>
                <w:kern w:val="0"/>
                <w:sz w:val="18"/>
                <w:szCs w:val="18"/>
              </w:rPr>
            </w:pPr>
            <w:r>
              <w:rPr>
                <w:kern w:val="0"/>
                <w:sz w:val="18"/>
                <w:szCs w:val="18"/>
              </w:rPr>
              <w:t>4.858398</w:t>
            </w:r>
          </w:p>
        </w:tc>
        <w:tc>
          <w:tcPr>
            <w:tcW w:w="426" w:type="dxa"/>
            <w:tcBorders>
              <w:top w:val="nil"/>
              <w:left w:val="nil"/>
              <w:bottom w:val="single" w:color="auto" w:sz="4" w:space="0"/>
              <w:right w:val="single" w:color="auto" w:sz="4" w:space="0"/>
            </w:tcBorders>
            <w:vAlign w:val="center"/>
          </w:tcPr>
          <w:p w14:paraId="1C0D0196">
            <w:pPr>
              <w:widowControl/>
              <w:tabs>
                <w:tab w:val="decimal" w:pos="0"/>
              </w:tabs>
              <w:ind w:firstLine="0" w:firstLineChars="0"/>
              <w:jc w:val="center"/>
              <w:rPr>
                <w:kern w:val="0"/>
                <w:sz w:val="18"/>
                <w:szCs w:val="18"/>
              </w:rPr>
            </w:pPr>
            <w:r>
              <w:rPr>
                <w:kern w:val="0"/>
                <w:sz w:val="18"/>
                <w:szCs w:val="18"/>
              </w:rPr>
              <w:t>4</w:t>
            </w:r>
          </w:p>
        </w:tc>
        <w:tc>
          <w:tcPr>
            <w:tcW w:w="813" w:type="dxa"/>
            <w:tcBorders>
              <w:top w:val="nil"/>
              <w:left w:val="nil"/>
              <w:bottom w:val="single" w:color="auto" w:sz="4" w:space="0"/>
              <w:right w:val="single" w:color="auto" w:sz="4" w:space="0"/>
            </w:tcBorders>
            <w:vAlign w:val="center"/>
          </w:tcPr>
          <w:p w14:paraId="119DB635">
            <w:pPr>
              <w:widowControl/>
              <w:tabs>
                <w:tab w:val="decimal" w:pos="0"/>
              </w:tabs>
              <w:ind w:firstLine="0" w:firstLineChars="0"/>
              <w:jc w:val="center"/>
              <w:rPr>
                <w:kern w:val="0"/>
                <w:sz w:val="18"/>
                <w:szCs w:val="18"/>
              </w:rPr>
            </w:pPr>
            <w:r>
              <w:rPr>
                <w:kern w:val="0"/>
                <w:sz w:val="18"/>
                <w:szCs w:val="18"/>
              </w:rPr>
              <w:t>327</w:t>
            </w:r>
          </w:p>
        </w:tc>
        <w:tc>
          <w:tcPr>
            <w:tcW w:w="1068" w:type="dxa"/>
            <w:tcBorders>
              <w:top w:val="nil"/>
              <w:left w:val="nil"/>
              <w:bottom w:val="single" w:color="auto" w:sz="4" w:space="0"/>
              <w:right w:val="single" w:color="auto" w:sz="4" w:space="0"/>
            </w:tcBorders>
            <w:vAlign w:val="center"/>
          </w:tcPr>
          <w:p w14:paraId="1D5FAFE9">
            <w:pPr>
              <w:widowControl/>
              <w:tabs>
                <w:tab w:val="decimal" w:pos="0"/>
              </w:tabs>
              <w:ind w:firstLine="0" w:firstLineChars="0"/>
              <w:jc w:val="center"/>
              <w:rPr>
                <w:kern w:val="0"/>
                <w:sz w:val="18"/>
                <w:szCs w:val="18"/>
              </w:rPr>
            </w:pPr>
            <w:r>
              <w:rPr>
                <w:kern w:val="0"/>
                <w:sz w:val="18"/>
                <w:szCs w:val="18"/>
              </w:rPr>
              <w:t>7.983398</w:t>
            </w:r>
          </w:p>
        </w:tc>
        <w:tc>
          <w:tcPr>
            <w:tcW w:w="426" w:type="dxa"/>
            <w:tcBorders>
              <w:top w:val="nil"/>
              <w:left w:val="nil"/>
              <w:bottom w:val="single" w:color="auto" w:sz="4" w:space="0"/>
              <w:right w:val="single" w:color="auto" w:sz="4" w:space="0"/>
            </w:tcBorders>
            <w:vAlign w:val="center"/>
          </w:tcPr>
          <w:p w14:paraId="16B98E02">
            <w:pPr>
              <w:widowControl/>
              <w:tabs>
                <w:tab w:val="decimal" w:pos="0"/>
              </w:tabs>
              <w:ind w:firstLine="0" w:firstLineChars="0"/>
              <w:jc w:val="center"/>
              <w:rPr>
                <w:kern w:val="0"/>
                <w:sz w:val="18"/>
                <w:szCs w:val="18"/>
              </w:rPr>
            </w:pPr>
            <w:r>
              <w:rPr>
                <w:kern w:val="0"/>
                <w:sz w:val="18"/>
                <w:szCs w:val="18"/>
              </w:rPr>
              <w:t>10</w:t>
            </w:r>
          </w:p>
        </w:tc>
        <w:tc>
          <w:tcPr>
            <w:tcW w:w="813" w:type="dxa"/>
            <w:tcBorders>
              <w:top w:val="nil"/>
              <w:left w:val="nil"/>
              <w:bottom w:val="single" w:color="auto" w:sz="4" w:space="0"/>
              <w:right w:val="single" w:color="auto" w:sz="4" w:space="0"/>
            </w:tcBorders>
            <w:vAlign w:val="center"/>
          </w:tcPr>
          <w:p w14:paraId="3E23C990">
            <w:pPr>
              <w:widowControl/>
              <w:tabs>
                <w:tab w:val="decimal" w:pos="0"/>
              </w:tabs>
              <w:ind w:firstLine="0" w:firstLineChars="0"/>
              <w:jc w:val="center"/>
              <w:rPr>
                <w:kern w:val="0"/>
                <w:sz w:val="18"/>
                <w:szCs w:val="18"/>
              </w:rPr>
            </w:pPr>
            <w:r>
              <w:rPr>
                <w:kern w:val="0"/>
                <w:sz w:val="18"/>
                <w:szCs w:val="18"/>
              </w:rPr>
              <w:t>455</w:t>
            </w:r>
          </w:p>
        </w:tc>
        <w:tc>
          <w:tcPr>
            <w:tcW w:w="1109" w:type="dxa"/>
            <w:tcBorders>
              <w:top w:val="nil"/>
              <w:left w:val="nil"/>
              <w:bottom w:val="single" w:color="auto" w:sz="4" w:space="0"/>
              <w:right w:val="single" w:color="auto" w:sz="4" w:space="0"/>
            </w:tcBorders>
            <w:vAlign w:val="center"/>
          </w:tcPr>
          <w:p w14:paraId="20B381DD">
            <w:pPr>
              <w:widowControl/>
              <w:tabs>
                <w:tab w:val="decimal" w:pos="0"/>
              </w:tabs>
              <w:ind w:firstLine="0" w:firstLineChars="0"/>
              <w:jc w:val="center"/>
              <w:rPr>
                <w:kern w:val="0"/>
                <w:sz w:val="18"/>
                <w:szCs w:val="18"/>
              </w:rPr>
            </w:pPr>
            <w:r>
              <w:rPr>
                <w:kern w:val="0"/>
                <w:sz w:val="18"/>
                <w:szCs w:val="18"/>
              </w:rPr>
              <w:t>11.108398</w:t>
            </w:r>
          </w:p>
        </w:tc>
        <w:tc>
          <w:tcPr>
            <w:tcW w:w="426" w:type="dxa"/>
            <w:tcBorders>
              <w:top w:val="nil"/>
              <w:left w:val="nil"/>
              <w:bottom w:val="single" w:color="auto" w:sz="4" w:space="0"/>
              <w:right w:val="single" w:color="auto" w:sz="4" w:space="0"/>
            </w:tcBorders>
            <w:vAlign w:val="center"/>
          </w:tcPr>
          <w:p w14:paraId="6C3D9FA5">
            <w:pPr>
              <w:widowControl/>
              <w:tabs>
                <w:tab w:val="decimal" w:pos="0"/>
              </w:tabs>
              <w:ind w:firstLine="0" w:firstLineChars="0"/>
              <w:jc w:val="center"/>
              <w:rPr>
                <w:kern w:val="0"/>
                <w:sz w:val="18"/>
                <w:szCs w:val="18"/>
              </w:rPr>
            </w:pPr>
            <w:r>
              <w:rPr>
                <w:kern w:val="0"/>
                <w:sz w:val="18"/>
                <w:szCs w:val="18"/>
              </w:rPr>
              <w:t>0</w:t>
            </w:r>
          </w:p>
        </w:tc>
      </w:tr>
      <w:tr w14:paraId="03644AFD">
        <w:tblPrEx>
          <w:tblCellMar>
            <w:top w:w="0" w:type="dxa"/>
            <w:left w:w="108" w:type="dxa"/>
            <w:bottom w:w="0" w:type="dxa"/>
            <w:right w:w="108" w:type="dxa"/>
          </w:tblCellMar>
        </w:tblPrEx>
        <w:trPr>
          <w:trHeight w:val="270" w:hRule="atLeast"/>
          <w:jc w:val="center"/>
        </w:trPr>
        <w:tc>
          <w:tcPr>
            <w:tcW w:w="953" w:type="dxa"/>
            <w:tcBorders>
              <w:top w:val="nil"/>
              <w:left w:val="single" w:color="auto" w:sz="4" w:space="0"/>
              <w:bottom w:val="single" w:color="auto" w:sz="4" w:space="0"/>
              <w:right w:val="single" w:color="auto" w:sz="4" w:space="0"/>
            </w:tcBorders>
            <w:shd w:val="clear" w:color="auto" w:fill="auto"/>
            <w:vAlign w:val="center"/>
          </w:tcPr>
          <w:p w14:paraId="6624E283">
            <w:pPr>
              <w:widowControl/>
              <w:tabs>
                <w:tab w:val="decimal" w:pos="0"/>
              </w:tabs>
              <w:ind w:firstLine="0" w:firstLineChars="0"/>
              <w:jc w:val="center"/>
              <w:rPr>
                <w:kern w:val="0"/>
                <w:sz w:val="18"/>
                <w:szCs w:val="18"/>
              </w:rPr>
            </w:pPr>
            <w:r>
              <w:rPr>
                <w:kern w:val="0"/>
                <w:sz w:val="18"/>
                <w:szCs w:val="18"/>
              </w:rPr>
              <w:t>72</w:t>
            </w:r>
          </w:p>
        </w:tc>
        <w:tc>
          <w:tcPr>
            <w:tcW w:w="1068" w:type="dxa"/>
            <w:tcBorders>
              <w:top w:val="nil"/>
              <w:left w:val="nil"/>
              <w:bottom w:val="single" w:color="auto" w:sz="4" w:space="0"/>
              <w:right w:val="single" w:color="auto" w:sz="4" w:space="0"/>
            </w:tcBorders>
            <w:shd w:val="clear" w:color="auto" w:fill="auto"/>
            <w:vAlign w:val="center"/>
          </w:tcPr>
          <w:p w14:paraId="39AF1118">
            <w:pPr>
              <w:widowControl/>
              <w:tabs>
                <w:tab w:val="decimal" w:pos="0"/>
              </w:tabs>
              <w:ind w:firstLine="0" w:firstLineChars="0"/>
              <w:jc w:val="center"/>
              <w:rPr>
                <w:kern w:val="0"/>
                <w:sz w:val="18"/>
                <w:szCs w:val="18"/>
              </w:rPr>
            </w:pPr>
            <w:r>
              <w:rPr>
                <w:kern w:val="0"/>
                <w:sz w:val="18"/>
                <w:szCs w:val="18"/>
              </w:rPr>
              <w:t>1.757813</w:t>
            </w:r>
          </w:p>
        </w:tc>
        <w:tc>
          <w:tcPr>
            <w:tcW w:w="588" w:type="dxa"/>
            <w:tcBorders>
              <w:top w:val="nil"/>
              <w:left w:val="nil"/>
              <w:bottom w:val="single" w:color="auto" w:sz="4" w:space="0"/>
              <w:right w:val="single" w:color="auto" w:sz="4" w:space="0"/>
            </w:tcBorders>
            <w:shd w:val="clear" w:color="auto" w:fill="auto"/>
            <w:vAlign w:val="center"/>
          </w:tcPr>
          <w:p w14:paraId="54A23E2C">
            <w:pPr>
              <w:widowControl/>
              <w:tabs>
                <w:tab w:val="decimal" w:pos="0"/>
              </w:tabs>
              <w:ind w:firstLine="0" w:firstLineChars="0"/>
              <w:jc w:val="center"/>
              <w:rPr>
                <w:kern w:val="0"/>
                <w:sz w:val="18"/>
                <w:szCs w:val="18"/>
              </w:rPr>
            </w:pPr>
            <w:r>
              <w:rPr>
                <w:kern w:val="0"/>
                <w:sz w:val="18"/>
                <w:szCs w:val="18"/>
              </w:rPr>
              <w:t>7</w:t>
            </w:r>
          </w:p>
        </w:tc>
        <w:tc>
          <w:tcPr>
            <w:tcW w:w="813" w:type="dxa"/>
            <w:tcBorders>
              <w:top w:val="nil"/>
              <w:left w:val="nil"/>
              <w:bottom w:val="single" w:color="auto" w:sz="4" w:space="0"/>
              <w:right w:val="single" w:color="auto" w:sz="4" w:space="0"/>
            </w:tcBorders>
            <w:vAlign w:val="center"/>
          </w:tcPr>
          <w:p w14:paraId="6D02BF5D">
            <w:pPr>
              <w:widowControl/>
              <w:tabs>
                <w:tab w:val="decimal" w:pos="0"/>
              </w:tabs>
              <w:ind w:firstLine="0" w:firstLineChars="0"/>
              <w:jc w:val="center"/>
              <w:rPr>
                <w:kern w:val="0"/>
                <w:sz w:val="18"/>
                <w:szCs w:val="18"/>
              </w:rPr>
            </w:pPr>
            <w:r>
              <w:rPr>
                <w:kern w:val="0"/>
                <w:sz w:val="18"/>
                <w:szCs w:val="18"/>
              </w:rPr>
              <w:t>200</w:t>
            </w:r>
          </w:p>
        </w:tc>
        <w:tc>
          <w:tcPr>
            <w:tcW w:w="1068" w:type="dxa"/>
            <w:tcBorders>
              <w:top w:val="nil"/>
              <w:left w:val="nil"/>
              <w:bottom w:val="single" w:color="auto" w:sz="4" w:space="0"/>
              <w:right w:val="single" w:color="auto" w:sz="4" w:space="0"/>
            </w:tcBorders>
            <w:vAlign w:val="center"/>
          </w:tcPr>
          <w:p w14:paraId="55D4C7F3">
            <w:pPr>
              <w:widowControl/>
              <w:tabs>
                <w:tab w:val="decimal" w:pos="0"/>
              </w:tabs>
              <w:ind w:firstLine="0" w:firstLineChars="0"/>
              <w:jc w:val="center"/>
              <w:rPr>
                <w:kern w:val="0"/>
                <w:sz w:val="18"/>
                <w:szCs w:val="18"/>
              </w:rPr>
            </w:pPr>
            <w:r>
              <w:rPr>
                <w:kern w:val="0"/>
                <w:sz w:val="18"/>
                <w:szCs w:val="18"/>
              </w:rPr>
              <w:t>4.882813</w:t>
            </w:r>
          </w:p>
        </w:tc>
        <w:tc>
          <w:tcPr>
            <w:tcW w:w="426" w:type="dxa"/>
            <w:tcBorders>
              <w:top w:val="nil"/>
              <w:left w:val="nil"/>
              <w:bottom w:val="single" w:color="auto" w:sz="4" w:space="0"/>
              <w:right w:val="single" w:color="auto" w:sz="4" w:space="0"/>
            </w:tcBorders>
            <w:vAlign w:val="center"/>
          </w:tcPr>
          <w:p w14:paraId="1931E3B8">
            <w:pPr>
              <w:widowControl/>
              <w:tabs>
                <w:tab w:val="decimal" w:pos="0"/>
              </w:tabs>
              <w:ind w:firstLine="0" w:firstLineChars="0"/>
              <w:jc w:val="center"/>
              <w:rPr>
                <w:kern w:val="0"/>
                <w:sz w:val="18"/>
                <w:szCs w:val="18"/>
              </w:rPr>
            </w:pPr>
            <w:r>
              <w:rPr>
                <w:kern w:val="0"/>
                <w:sz w:val="18"/>
                <w:szCs w:val="18"/>
              </w:rPr>
              <w:t>5</w:t>
            </w:r>
          </w:p>
        </w:tc>
        <w:tc>
          <w:tcPr>
            <w:tcW w:w="813" w:type="dxa"/>
            <w:tcBorders>
              <w:top w:val="nil"/>
              <w:left w:val="nil"/>
              <w:bottom w:val="single" w:color="auto" w:sz="4" w:space="0"/>
              <w:right w:val="single" w:color="auto" w:sz="4" w:space="0"/>
            </w:tcBorders>
            <w:vAlign w:val="center"/>
          </w:tcPr>
          <w:p w14:paraId="236646BD">
            <w:pPr>
              <w:widowControl/>
              <w:tabs>
                <w:tab w:val="decimal" w:pos="0"/>
              </w:tabs>
              <w:ind w:firstLine="0" w:firstLineChars="0"/>
              <w:jc w:val="center"/>
              <w:rPr>
                <w:kern w:val="0"/>
                <w:sz w:val="18"/>
                <w:szCs w:val="18"/>
              </w:rPr>
            </w:pPr>
            <w:r>
              <w:rPr>
                <w:kern w:val="0"/>
                <w:sz w:val="18"/>
                <w:szCs w:val="18"/>
              </w:rPr>
              <w:t>328</w:t>
            </w:r>
          </w:p>
        </w:tc>
        <w:tc>
          <w:tcPr>
            <w:tcW w:w="1068" w:type="dxa"/>
            <w:tcBorders>
              <w:top w:val="nil"/>
              <w:left w:val="nil"/>
              <w:bottom w:val="single" w:color="auto" w:sz="4" w:space="0"/>
              <w:right w:val="single" w:color="auto" w:sz="4" w:space="0"/>
            </w:tcBorders>
            <w:vAlign w:val="center"/>
          </w:tcPr>
          <w:p w14:paraId="28ECD994">
            <w:pPr>
              <w:widowControl/>
              <w:tabs>
                <w:tab w:val="decimal" w:pos="0"/>
              </w:tabs>
              <w:ind w:firstLine="0" w:firstLineChars="0"/>
              <w:jc w:val="center"/>
              <w:rPr>
                <w:kern w:val="0"/>
                <w:sz w:val="18"/>
                <w:szCs w:val="18"/>
              </w:rPr>
            </w:pPr>
            <w:r>
              <w:rPr>
                <w:kern w:val="0"/>
                <w:sz w:val="18"/>
                <w:szCs w:val="18"/>
              </w:rPr>
              <w:t>8.007813</w:t>
            </w:r>
          </w:p>
        </w:tc>
        <w:tc>
          <w:tcPr>
            <w:tcW w:w="426" w:type="dxa"/>
            <w:tcBorders>
              <w:top w:val="nil"/>
              <w:left w:val="nil"/>
              <w:bottom w:val="single" w:color="auto" w:sz="4" w:space="0"/>
              <w:right w:val="single" w:color="auto" w:sz="4" w:space="0"/>
            </w:tcBorders>
            <w:vAlign w:val="center"/>
          </w:tcPr>
          <w:p w14:paraId="7BC4C411">
            <w:pPr>
              <w:widowControl/>
              <w:tabs>
                <w:tab w:val="decimal" w:pos="0"/>
              </w:tabs>
              <w:ind w:firstLine="0" w:firstLineChars="0"/>
              <w:jc w:val="center"/>
              <w:rPr>
                <w:kern w:val="0"/>
                <w:sz w:val="18"/>
                <w:szCs w:val="18"/>
              </w:rPr>
            </w:pPr>
            <w:r>
              <w:rPr>
                <w:kern w:val="0"/>
                <w:sz w:val="18"/>
                <w:szCs w:val="18"/>
              </w:rPr>
              <w:t>15</w:t>
            </w:r>
          </w:p>
        </w:tc>
        <w:tc>
          <w:tcPr>
            <w:tcW w:w="813" w:type="dxa"/>
            <w:tcBorders>
              <w:top w:val="nil"/>
              <w:left w:val="nil"/>
              <w:bottom w:val="single" w:color="auto" w:sz="4" w:space="0"/>
              <w:right w:val="single" w:color="auto" w:sz="4" w:space="0"/>
            </w:tcBorders>
            <w:vAlign w:val="center"/>
          </w:tcPr>
          <w:p w14:paraId="47C5056A">
            <w:pPr>
              <w:widowControl/>
              <w:tabs>
                <w:tab w:val="decimal" w:pos="0"/>
              </w:tabs>
              <w:ind w:firstLine="0" w:firstLineChars="0"/>
              <w:jc w:val="center"/>
              <w:rPr>
                <w:kern w:val="0"/>
                <w:sz w:val="18"/>
                <w:szCs w:val="18"/>
              </w:rPr>
            </w:pPr>
            <w:r>
              <w:rPr>
                <w:kern w:val="0"/>
                <w:sz w:val="18"/>
                <w:szCs w:val="18"/>
              </w:rPr>
              <w:t>456</w:t>
            </w:r>
          </w:p>
        </w:tc>
        <w:tc>
          <w:tcPr>
            <w:tcW w:w="1109" w:type="dxa"/>
            <w:tcBorders>
              <w:top w:val="nil"/>
              <w:left w:val="nil"/>
              <w:bottom w:val="single" w:color="auto" w:sz="4" w:space="0"/>
              <w:right w:val="single" w:color="auto" w:sz="4" w:space="0"/>
            </w:tcBorders>
            <w:vAlign w:val="center"/>
          </w:tcPr>
          <w:p w14:paraId="0A179DC8">
            <w:pPr>
              <w:widowControl/>
              <w:tabs>
                <w:tab w:val="decimal" w:pos="0"/>
              </w:tabs>
              <w:ind w:firstLine="0" w:firstLineChars="0"/>
              <w:jc w:val="center"/>
              <w:rPr>
                <w:kern w:val="0"/>
                <w:sz w:val="18"/>
                <w:szCs w:val="18"/>
              </w:rPr>
            </w:pPr>
            <w:r>
              <w:rPr>
                <w:kern w:val="0"/>
                <w:sz w:val="18"/>
                <w:szCs w:val="18"/>
              </w:rPr>
              <w:t>11.132813</w:t>
            </w:r>
          </w:p>
        </w:tc>
        <w:tc>
          <w:tcPr>
            <w:tcW w:w="426" w:type="dxa"/>
            <w:tcBorders>
              <w:top w:val="nil"/>
              <w:left w:val="nil"/>
              <w:bottom w:val="single" w:color="auto" w:sz="4" w:space="0"/>
              <w:right w:val="single" w:color="auto" w:sz="4" w:space="0"/>
            </w:tcBorders>
            <w:vAlign w:val="center"/>
          </w:tcPr>
          <w:p w14:paraId="33907042">
            <w:pPr>
              <w:widowControl/>
              <w:tabs>
                <w:tab w:val="decimal" w:pos="0"/>
              </w:tabs>
              <w:ind w:firstLine="0" w:firstLineChars="0"/>
              <w:jc w:val="center"/>
              <w:rPr>
                <w:kern w:val="0"/>
                <w:sz w:val="18"/>
                <w:szCs w:val="18"/>
              </w:rPr>
            </w:pPr>
            <w:r>
              <w:rPr>
                <w:kern w:val="0"/>
                <w:sz w:val="18"/>
                <w:szCs w:val="18"/>
              </w:rPr>
              <w:t>5</w:t>
            </w:r>
          </w:p>
        </w:tc>
      </w:tr>
      <w:tr w14:paraId="759C10A3">
        <w:tblPrEx>
          <w:tblCellMar>
            <w:top w:w="0" w:type="dxa"/>
            <w:left w:w="108" w:type="dxa"/>
            <w:bottom w:w="0" w:type="dxa"/>
            <w:right w:w="108" w:type="dxa"/>
          </w:tblCellMar>
        </w:tblPrEx>
        <w:trPr>
          <w:trHeight w:val="270" w:hRule="atLeast"/>
          <w:jc w:val="center"/>
        </w:trPr>
        <w:tc>
          <w:tcPr>
            <w:tcW w:w="953" w:type="dxa"/>
            <w:tcBorders>
              <w:top w:val="nil"/>
              <w:left w:val="single" w:color="auto" w:sz="4" w:space="0"/>
              <w:bottom w:val="single" w:color="auto" w:sz="4" w:space="0"/>
              <w:right w:val="single" w:color="auto" w:sz="4" w:space="0"/>
            </w:tcBorders>
            <w:shd w:val="clear" w:color="auto" w:fill="auto"/>
            <w:vAlign w:val="center"/>
          </w:tcPr>
          <w:p w14:paraId="04BFE81A">
            <w:pPr>
              <w:widowControl/>
              <w:tabs>
                <w:tab w:val="decimal" w:pos="0"/>
              </w:tabs>
              <w:ind w:firstLine="0" w:firstLineChars="0"/>
              <w:jc w:val="center"/>
              <w:rPr>
                <w:kern w:val="0"/>
                <w:sz w:val="18"/>
                <w:szCs w:val="18"/>
              </w:rPr>
            </w:pPr>
            <w:r>
              <w:rPr>
                <w:kern w:val="0"/>
                <w:sz w:val="18"/>
                <w:szCs w:val="18"/>
              </w:rPr>
              <w:t>73</w:t>
            </w:r>
          </w:p>
        </w:tc>
        <w:tc>
          <w:tcPr>
            <w:tcW w:w="1068" w:type="dxa"/>
            <w:tcBorders>
              <w:top w:val="nil"/>
              <w:left w:val="nil"/>
              <w:bottom w:val="single" w:color="auto" w:sz="4" w:space="0"/>
              <w:right w:val="single" w:color="auto" w:sz="4" w:space="0"/>
            </w:tcBorders>
            <w:shd w:val="clear" w:color="auto" w:fill="auto"/>
            <w:vAlign w:val="center"/>
          </w:tcPr>
          <w:p w14:paraId="035DA215">
            <w:pPr>
              <w:widowControl/>
              <w:tabs>
                <w:tab w:val="decimal" w:pos="0"/>
              </w:tabs>
              <w:ind w:firstLine="0" w:firstLineChars="0"/>
              <w:jc w:val="center"/>
              <w:rPr>
                <w:kern w:val="0"/>
                <w:sz w:val="18"/>
                <w:szCs w:val="18"/>
              </w:rPr>
            </w:pPr>
            <w:r>
              <w:rPr>
                <w:kern w:val="0"/>
                <w:sz w:val="18"/>
                <w:szCs w:val="18"/>
              </w:rPr>
              <w:t>1.782227</w:t>
            </w:r>
          </w:p>
        </w:tc>
        <w:tc>
          <w:tcPr>
            <w:tcW w:w="588" w:type="dxa"/>
            <w:tcBorders>
              <w:top w:val="nil"/>
              <w:left w:val="nil"/>
              <w:bottom w:val="single" w:color="auto" w:sz="4" w:space="0"/>
              <w:right w:val="single" w:color="auto" w:sz="4" w:space="0"/>
            </w:tcBorders>
            <w:shd w:val="clear" w:color="auto" w:fill="auto"/>
            <w:vAlign w:val="center"/>
          </w:tcPr>
          <w:p w14:paraId="56514306">
            <w:pPr>
              <w:widowControl/>
              <w:tabs>
                <w:tab w:val="decimal" w:pos="0"/>
              </w:tabs>
              <w:ind w:firstLine="0" w:firstLineChars="0"/>
              <w:jc w:val="center"/>
              <w:rPr>
                <w:kern w:val="0"/>
                <w:sz w:val="18"/>
                <w:szCs w:val="18"/>
              </w:rPr>
            </w:pPr>
            <w:r>
              <w:rPr>
                <w:kern w:val="0"/>
                <w:sz w:val="18"/>
                <w:szCs w:val="18"/>
              </w:rPr>
              <w:t>13</w:t>
            </w:r>
          </w:p>
        </w:tc>
        <w:tc>
          <w:tcPr>
            <w:tcW w:w="813" w:type="dxa"/>
            <w:tcBorders>
              <w:top w:val="nil"/>
              <w:left w:val="nil"/>
              <w:bottom w:val="single" w:color="auto" w:sz="4" w:space="0"/>
              <w:right w:val="single" w:color="auto" w:sz="4" w:space="0"/>
            </w:tcBorders>
            <w:vAlign w:val="center"/>
          </w:tcPr>
          <w:p w14:paraId="276617D7">
            <w:pPr>
              <w:widowControl/>
              <w:tabs>
                <w:tab w:val="decimal" w:pos="0"/>
              </w:tabs>
              <w:ind w:firstLine="0" w:firstLineChars="0"/>
              <w:jc w:val="center"/>
              <w:rPr>
                <w:kern w:val="0"/>
                <w:sz w:val="18"/>
                <w:szCs w:val="18"/>
              </w:rPr>
            </w:pPr>
            <w:r>
              <w:rPr>
                <w:kern w:val="0"/>
                <w:sz w:val="18"/>
                <w:szCs w:val="18"/>
              </w:rPr>
              <w:t>201</w:t>
            </w:r>
          </w:p>
        </w:tc>
        <w:tc>
          <w:tcPr>
            <w:tcW w:w="1068" w:type="dxa"/>
            <w:tcBorders>
              <w:top w:val="nil"/>
              <w:left w:val="nil"/>
              <w:bottom w:val="single" w:color="auto" w:sz="4" w:space="0"/>
              <w:right w:val="single" w:color="auto" w:sz="4" w:space="0"/>
            </w:tcBorders>
            <w:vAlign w:val="center"/>
          </w:tcPr>
          <w:p w14:paraId="3F24B2F7">
            <w:pPr>
              <w:widowControl/>
              <w:tabs>
                <w:tab w:val="decimal" w:pos="0"/>
              </w:tabs>
              <w:ind w:firstLine="0" w:firstLineChars="0"/>
              <w:jc w:val="center"/>
              <w:rPr>
                <w:kern w:val="0"/>
                <w:sz w:val="18"/>
                <w:szCs w:val="18"/>
              </w:rPr>
            </w:pPr>
            <w:r>
              <w:rPr>
                <w:kern w:val="0"/>
                <w:sz w:val="18"/>
                <w:szCs w:val="18"/>
              </w:rPr>
              <w:t>4.907227</w:t>
            </w:r>
          </w:p>
        </w:tc>
        <w:tc>
          <w:tcPr>
            <w:tcW w:w="426" w:type="dxa"/>
            <w:tcBorders>
              <w:top w:val="nil"/>
              <w:left w:val="nil"/>
              <w:bottom w:val="single" w:color="auto" w:sz="4" w:space="0"/>
              <w:right w:val="single" w:color="auto" w:sz="4" w:space="0"/>
            </w:tcBorders>
            <w:vAlign w:val="center"/>
          </w:tcPr>
          <w:p w14:paraId="0B2434D2">
            <w:pPr>
              <w:widowControl/>
              <w:tabs>
                <w:tab w:val="decimal" w:pos="0"/>
              </w:tabs>
              <w:ind w:firstLine="0" w:firstLineChars="0"/>
              <w:jc w:val="center"/>
              <w:rPr>
                <w:kern w:val="0"/>
                <w:sz w:val="18"/>
                <w:szCs w:val="18"/>
              </w:rPr>
            </w:pPr>
            <w:r>
              <w:rPr>
                <w:kern w:val="0"/>
                <w:sz w:val="18"/>
                <w:szCs w:val="18"/>
              </w:rPr>
              <w:t>7</w:t>
            </w:r>
          </w:p>
        </w:tc>
        <w:tc>
          <w:tcPr>
            <w:tcW w:w="813" w:type="dxa"/>
            <w:tcBorders>
              <w:top w:val="nil"/>
              <w:left w:val="nil"/>
              <w:bottom w:val="single" w:color="auto" w:sz="4" w:space="0"/>
              <w:right w:val="single" w:color="auto" w:sz="4" w:space="0"/>
            </w:tcBorders>
            <w:vAlign w:val="center"/>
          </w:tcPr>
          <w:p w14:paraId="533C70BB">
            <w:pPr>
              <w:widowControl/>
              <w:tabs>
                <w:tab w:val="decimal" w:pos="0"/>
              </w:tabs>
              <w:ind w:firstLine="0" w:firstLineChars="0"/>
              <w:jc w:val="center"/>
              <w:rPr>
                <w:kern w:val="0"/>
                <w:sz w:val="18"/>
                <w:szCs w:val="18"/>
              </w:rPr>
            </w:pPr>
            <w:r>
              <w:rPr>
                <w:kern w:val="0"/>
                <w:sz w:val="18"/>
                <w:szCs w:val="18"/>
              </w:rPr>
              <w:t>329</w:t>
            </w:r>
          </w:p>
        </w:tc>
        <w:tc>
          <w:tcPr>
            <w:tcW w:w="1068" w:type="dxa"/>
            <w:tcBorders>
              <w:top w:val="nil"/>
              <w:left w:val="nil"/>
              <w:bottom w:val="single" w:color="auto" w:sz="4" w:space="0"/>
              <w:right w:val="single" w:color="auto" w:sz="4" w:space="0"/>
            </w:tcBorders>
            <w:vAlign w:val="center"/>
          </w:tcPr>
          <w:p w14:paraId="476578F8">
            <w:pPr>
              <w:widowControl/>
              <w:tabs>
                <w:tab w:val="decimal" w:pos="0"/>
              </w:tabs>
              <w:ind w:firstLine="0" w:firstLineChars="0"/>
              <w:jc w:val="center"/>
              <w:rPr>
                <w:kern w:val="0"/>
                <w:sz w:val="18"/>
                <w:szCs w:val="18"/>
              </w:rPr>
            </w:pPr>
            <w:r>
              <w:rPr>
                <w:kern w:val="0"/>
                <w:sz w:val="18"/>
                <w:szCs w:val="18"/>
              </w:rPr>
              <w:t>8.032227</w:t>
            </w:r>
          </w:p>
        </w:tc>
        <w:tc>
          <w:tcPr>
            <w:tcW w:w="426" w:type="dxa"/>
            <w:tcBorders>
              <w:top w:val="nil"/>
              <w:left w:val="nil"/>
              <w:bottom w:val="single" w:color="auto" w:sz="4" w:space="0"/>
              <w:right w:val="single" w:color="auto" w:sz="4" w:space="0"/>
            </w:tcBorders>
            <w:vAlign w:val="center"/>
          </w:tcPr>
          <w:p w14:paraId="2F6A1A8E">
            <w:pPr>
              <w:widowControl/>
              <w:tabs>
                <w:tab w:val="decimal" w:pos="0"/>
              </w:tabs>
              <w:ind w:firstLine="0" w:firstLineChars="0"/>
              <w:jc w:val="center"/>
              <w:rPr>
                <w:kern w:val="0"/>
                <w:sz w:val="18"/>
                <w:szCs w:val="18"/>
              </w:rPr>
            </w:pPr>
            <w:r>
              <w:rPr>
                <w:kern w:val="0"/>
                <w:sz w:val="18"/>
                <w:szCs w:val="18"/>
              </w:rPr>
              <w:t>3</w:t>
            </w:r>
          </w:p>
        </w:tc>
        <w:tc>
          <w:tcPr>
            <w:tcW w:w="813" w:type="dxa"/>
            <w:tcBorders>
              <w:top w:val="nil"/>
              <w:left w:val="nil"/>
              <w:bottom w:val="single" w:color="auto" w:sz="4" w:space="0"/>
              <w:right w:val="single" w:color="auto" w:sz="4" w:space="0"/>
            </w:tcBorders>
            <w:vAlign w:val="center"/>
          </w:tcPr>
          <w:p w14:paraId="3FBCCD40">
            <w:pPr>
              <w:widowControl/>
              <w:tabs>
                <w:tab w:val="decimal" w:pos="0"/>
              </w:tabs>
              <w:ind w:firstLine="0" w:firstLineChars="0"/>
              <w:jc w:val="center"/>
              <w:rPr>
                <w:kern w:val="0"/>
                <w:sz w:val="18"/>
                <w:szCs w:val="18"/>
              </w:rPr>
            </w:pPr>
            <w:r>
              <w:rPr>
                <w:kern w:val="0"/>
                <w:sz w:val="18"/>
                <w:szCs w:val="18"/>
              </w:rPr>
              <w:t>457</w:t>
            </w:r>
          </w:p>
        </w:tc>
        <w:tc>
          <w:tcPr>
            <w:tcW w:w="1109" w:type="dxa"/>
            <w:tcBorders>
              <w:top w:val="nil"/>
              <w:left w:val="nil"/>
              <w:bottom w:val="single" w:color="auto" w:sz="4" w:space="0"/>
              <w:right w:val="single" w:color="auto" w:sz="4" w:space="0"/>
            </w:tcBorders>
            <w:vAlign w:val="center"/>
          </w:tcPr>
          <w:p w14:paraId="22E8A4D4">
            <w:pPr>
              <w:widowControl/>
              <w:tabs>
                <w:tab w:val="decimal" w:pos="0"/>
              </w:tabs>
              <w:ind w:firstLine="0" w:firstLineChars="0"/>
              <w:jc w:val="center"/>
              <w:rPr>
                <w:kern w:val="0"/>
                <w:sz w:val="18"/>
                <w:szCs w:val="18"/>
              </w:rPr>
            </w:pPr>
            <w:r>
              <w:rPr>
                <w:kern w:val="0"/>
                <w:sz w:val="18"/>
                <w:szCs w:val="18"/>
              </w:rPr>
              <w:t>11.157227</w:t>
            </w:r>
          </w:p>
        </w:tc>
        <w:tc>
          <w:tcPr>
            <w:tcW w:w="426" w:type="dxa"/>
            <w:tcBorders>
              <w:top w:val="nil"/>
              <w:left w:val="nil"/>
              <w:bottom w:val="single" w:color="auto" w:sz="4" w:space="0"/>
              <w:right w:val="single" w:color="auto" w:sz="4" w:space="0"/>
            </w:tcBorders>
            <w:vAlign w:val="center"/>
          </w:tcPr>
          <w:p w14:paraId="6BEEF951">
            <w:pPr>
              <w:widowControl/>
              <w:tabs>
                <w:tab w:val="decimal" w:pos="0"/>
              </w:tabs>
              <w:ind w:firstLine="0" w:firstLineChars="0"/>
              <w:jc w:val="center"/>
              <w:rPr>
                <w:kern w:val="0"/>
                <w:sz w:val="18"/>
                <w:szCs w:val="18"/>
              </w:rPr>
            </w:pPr>
            <w:r>
              <w:rPr>
                <w:kern w:val="0"/>
                <w:sz w:val="18"/>
                <w:szCs w:val="18"/>
              </w:rPr>
              <w:t>11</w:t>
            </w:r>
          </w:p>
        </w:tc>
      </w:tr>
      <w:tr w14:paraId="35041DC9">
        <w:tblPrEx>
          <w:tblCellMar>
            <w:top w:w="0" w:type="dxa"/>
            <w:left w:w="108" w:type="dxa"/>
            <w:bottom w:w="0" w:type="dxa"/>
            <w:right w:w="108" w:type="dxa"/>
          </w:tblCellMar>
        </w:tblPrEx>
        <w:trPr>
          <w:trHeight w:val="270" w:hRule="atLeast"/>
          <w:jc w:val="center"/>
        </w:trPr>
        <w:tc>
          <w:tcPr>
            <w:tcW w:w="953" w:type="dxa"/>
            <w:tcBorders>
              <w:top w:val="nil"/>
              <w:left w:val="single" w:color="auto" w:sz="4" w:space="0"/>
              <w:bottom w:val="single" w:color="auto" w:sz="4" w:space="0"/>
              <w:right w:val="single" w:color="auto" w:sz="4" w:space="0"/>
            </w:tcBorders>
            <w:shd w:val="clear" w:color="auto" w:fill="auto"/>
            <w:vAlign w:val="center"/>
          </w:tcPr>
          <w:p w14:paraId="07A3E3AC">
            <w:pPr>
              <w:widowControl/>
              <w:tabs>
                <w:tab w:val="decimal" w:pos="0"/>
              </w:tabs>
              <w:ind w:firstLine="0" w:firstLineChars="0"/>
              <w:jc w:val="center"/>
              <w:rPr>
                <w:kern w:val="0"/>
                <w:sz w:val="18"/>
                <w:szCs w:val="18"/>
              </w:rPr>
            </w:pPr>
            <w:r>
              <w:rPr>
                <w:kern w:val="0"/>
                <w:sz w:val="18"/>
                <w:szCs w:val="18"/>
              </w:rPr>
              <w:t>74</w:t>
            </w:r>
          </w:p>
        </w:tc>
        <w:tc>
          <w:tcPr>
            <w:tcW w:w="1068" w:type="dxa"/>
            <w:tcBorders>
              <w:top w:val="nil"/>
              <w:left w:val="nil"/>
              <w:bottom w:val="single" w:color="auto" w:sz="4" w:space="0"/>
              <w:right w:val="single" w:color="auto" w:sz="4" w:space="0"/>
            </w:tcBorders>
            <w:shd w:val="clear" w:color="auto" w:fill="auto"/>
            <w:vAlign w:val="center"/>
          </w:tcPr>
          <w:p w14:paraId="3D61DCA7">
            <w:pPr>
              <w:widowControl/>
              <w:tabs>
                <w:tab w:val="decimal" w:pos="0"/>
              </w:tabs>
              <w:ind w:firstLine="0" w:firstLineChars="0"/>
              <w:jc w:val="center"/>
              <w:rPr>
                <w:kern w:val="0"/>
                <w:sz w:val="18"/>
                <w:szCs w:val="18"/>
              </w:rPr>
            </w:pPr>
            <w:r>
              <w:rPr>
                <w:kern w:val="0"/>
                <w:sz w:val="18"/>
                <w:szCs w:val="18"/>
              </w:rPr>
              <w:t>1.806641</w:t>
            </w:r>
          </w:p>
        </w:tc>
        <w:tc>
          <w:tcPr>
            <w:tcW w:w="588" w:type="dxa"/>
            <w:tcBorders>
              <w:top w:val="nil"/>
              <w:left w:val="nil"/>
              <w:bottom w:val="single" w:color="auto" w:sz="4" w:space="0"/>
              <w:right w:val="single" w:color="auto" w:sz="4" w:space="0"/>
            </w:tcBorders>
            <w:shd w:val="clear" w:color="auto" w:fill="auto"/>
            <w:vAlign w:val="center"/>
          </w:tcPr>
          <w:p w14:paraId="2713EB1D">
            <w:pPr>
              <w:widowControl/>
              <w:tabs>
                <w:tab w:val="decimal" w:pos="0"/>
              </w:tabs>
              <w:ind w:firstLine="0" w:firstLineChars="0"/>
              <w:jc w:val="center"/>
              <w:rPr>
                <w:kern w:val="0"/>
                <w:sz w:val="18"/>
                <w:szCs w:val="18"/>
              </w:rPr>
            </w:pPr>
            <w:r>
              <w:rPr>
                <w:kern w:val="0"/>
                <w:sz w:val="18"/>
                <w:szCs w:val="18"/>
              </w:rPr>
              <w:t>3</w:t>
            </w:r>
          </w:p>
        </w:tc>
        <w:tc>
          <w:tcPr>
            <w:tcW w:w="813" w:type="dxa"/>
            <w:tcBorders>
              <w:top w:val="nil"/>
              <w:left w:val="nil"/>
              <w:bottom w:val="single" w:color="auto" w:sz="4" w:space="0"/>
              <w:right w:val="single" w:color="auto" w:sz="4" w:space="0"/>
            </w:tcBorders>
            <w:vAlign w:val="center"/>
          </w:tcPr>
          <w:p w14:paraId="19CB206F">
            <w:pPr>
              <w:widowControl/>
              <w:tabs>
                <w:tab w:val="decimal" w:pos="0"/>
              </w:tabs>
              <w:ind w:firstLine="0" w:firstLineChars="0"/>
              <w:jc w:val="center"/>
              <w:rPr>
                <w:kern w:val="0"/>
                <w:sz w:val="18"/>
                <w:szCs w:val="18"/>
              </w:rPr>
            </w:pPr>
            <w:r>
              <w:rPr>
                <w:kern w:val="0"/>
                <w:sz w:val="18"/>
                <w:szCs w:val="18"/>
              </w:rPr>
              <w:t>202</w:t>
            </w:r>
          </w:p>
        </w:tc>
        <w:tc>
          <w:tcPr>
            <w:tcW w:w="1068" w:type="dxa"/>
            <w:tcBorders>
              <w:top w:val="nil"/>
              <w:left w:val="nil"/>
              <w:bottom w:val="single" w:color="auto" w:sz="4" w:space="0"/>
              <w:right w:val="single" w:color="auto" w:sz="4" w:space="0"/>
            </w:tcBorders>
            <w:vAlign w:val="center"/>
          </w:tcPr>
          <w:p w14:paraId="7EDA2456">
            <w:pPr>
              <w:widowControl/>
              <w:tabs>
                <w:tab w:val="decimal" w:pos="0"/>
              </w:tabs>
              <w:ind w:firstLine="0" w:firstLineChars="0"/>
              <w:jc w:val="center"/>
              <w:rPr>
                <w:kern w:val="0"/>
                <w:sz w:val="18"/>
                <w:szCs w:val="18"/>
              </w:rPr>
            </w:pPr>
            <w:r>
              <w:rPr>
                <w:kern w:val="0"/>
                <w:sz w:val="18"/>
                <w:szCs w:val="18"/>
              </w:rPr>
              <w:t>4.931641</w:t>
            </w:r>
          </w:p>
        </w:tc>
        <w:tc>
          <w:tcPr>
            <w:tcW w:w="426" w:type="dxa"/>
            <w:tcBorders>
              <w:top w:val="nil"/>
              <w:left w:val="nil"/>
              <w:bottom w:val="single" w:color="auto" w:sz="4" w:space="0"/>
              <w:right w:val="single" w:color="auto" w:sz="4" w:space="0"/>
            </w:tcBorders>
            <w:vAlign w:val="center"/>
          </w:tcPr>
          <w:p w14:paraId="3CFDF069">
            <w:pPr>
              <w:widowControl/>
              <w:tabs>
                <w:tab w:val="decimal" w:pos="0"/>
              </w:tabs>
              <w:ind w:firstLine="0" w:firstLineChars="0"/>
              <w:jc w:val="center"/>
              <w:rPr>
                <w:kern w:val="0"/>
                <w:sz w:val="18"/>
                <w:szCs w:val="18"/>
              </w:rPr>
            </w:pPr>
            <w:r>
              <w:rPr>
                <w:kern w:val="0"/>
                <w:sz w:val="18"/>
                <w:szCs w:val="18"/>
              </w:rPr>
              <w:t>9</w:t>
            </w:r>
          </w:p>
        </w:tc>
        <w:tc>
          <w:tcPr>
            <w:tcW w:w="813" w:type="dxa"/>
            <w:tcBorders>
              <w:top w:val="nil"/>
              <w:left w:val="nil"/>
              <w:bottom w:val="single" w:color="auto" w:sz="4" w:space="0"/>
              <w:right w:val="single" w:color="auto" w:sz="4" w:space="0"/>
            </w:tcBorders>
            <w:vAlign w:val="center"/>
          </w:tcPr>
          <w:p w14:paraId="137D6E01">
            <w:pPr>
              <w:widowControl/>
              <w:tabs>
                <w:tab w:val="decimal" w:pos="0"/>
              </w:tabs>
              <w:ind w:firstLine="0" w:firstLineChars="0"/>
              <w:jc w:val="center"/>
              <w:rPr>
                <w:kern w:val="0"/>
                <w:sz w:val="18"/>
                <w:szCs w:val="18"/>
              </w:rPr>
            </w:pPr>
            <w:r>
              <w:rPr>
                <w:kern w:val="0"/>
                <w:sz w:val="18"/>
                <w:szCs w:val="18"/>
              </w:rPr>
              <w:t>330</w:t>
            </w:r>
          </w:p>
        </w:tc>
        <w:tc>
          <w:tcPr>
            <w:tcW w:w="1068" w:type="dxa"/>
            <w:tcBorders>
              <w:top w:val="nil"/>
              <w:left w:val="nil"/>
              <w:bottom w:val="single" w:color="auto" w:sz="4" w:space="0"/>
              <w:right w:val="single" w:color="auto" w:sz="4" w:space="0"/>
            </w:tcBorders>
            <w:vAlign w:val="center"/>
          </w:tcPr>
          <w:p w14:paraId="234345FF">
            <w:pPr>
              <w:widowControl/>
              <w:tabs>
                <w:tab w:val="decimal" w:pos="0"/>
              </w:tabs>
              <w:ind w:firstLine="0" w:firstLineChars="0"/>
              <w:jc w:val="center"/>
              <w:rPr>
                <w:kern w:val="0"/>
                <w:sz w:val="18"/>
                <w:szCs w:val="18"/>
              </w:rPr>
            </w:pPr>
            <w:r>
              <w:rPr>
                <w:kern w:val="0"/>
                <w:sz w:val="18"/>
                <w:szCs w:val="18"/>
              </w:rPr>
              <w:t>8.056641</w:t>
            </w:r>
          </w:p>
        </w:tc>
        <w:tc>
          <w:tcPr>
            <w:tcW w:w="426" w:type="dxa"/>
            <w:tcBorders>
              <w:top w:val="nil"/>
              <w:left w:val="nil"/>
              <w:bottom w:val="single" w:color="auto" w:sz="4" w:space="0"/>
              <w:right w:val="single" w:color="auto" w:sz="4" w:space="0"/>
            </w:tcBorders>
            <w:vAlign w:val="center"/>
          </w:tcPr>
          <w:p w14:paraId="5378853A">
            <w:pPr>
              <w:widowControl/>
              <w:tabs>
                <w:tab w:val="decimal" w:pos="0"/>
              </w:tabs>
              <w:ind w:firstLine="0" w:firstLineChars="0"/>
              <w:jc w:val="center"/>
              <w:rPr>
                <w:kern w:val="0"/>
                <w:sz w:val="18"/>
                <w:szCs w:val="18"/>
              </w:rPr>
            </w:pPr>
            <w:r>
              <w:rPr>
                <w:kern w:val="0"/>
                <w:sz w:val="18"/>
                <w:szCs w:val="18"/>
              </w:rPr>
              <w:t>8</w:t>
            </w:r>
          </w:p>
        </w:tc>
        <w:tc>
          <w:tcPr>
            <w:tcW w:w="813" w:type="dxa"/>
            <w:tcBorders>
              <w:top w:val="nil"/>
              <w:left w:val="nil"/>
              <w:bottom w:val="single" w:color="auto" w:sz="4" w:space="0"/>
              <w:right w:val="single" w:color="auto" w:sz="4" w:space="0"/>
            </w:tcBorders>
            <w:vAlign w:val="center"/>
          </w:tcPr>
          <w:p w14:paraId="2600BED8">
            <w:pPr>
              <w:widowControl/>
              <w:tabs>
                <w:tab w:val="decimal" w:pos="0"/>
              </w:tabs>
              <w:ind w:firstLine="0" w:firstLineChars="0"/>
              <w:jc w:val="center"/>
              <w:rPr>
                <w:kern w:val="0"/>
                <w:sz w:val="18"/>
                <w:szCs w:val="18"/>
              </w:rPr>
            </w:pPr>
            <w:r>
              <w:rPr>
                <w:kern w:val="0"/>
                <w:sz w:val="18"/>
                <w:szCs w:val="18"/>
              </w:rPr>
              <w:t>458</w:t>
            </w:r>
          </w:p>
        </w:tc>
        <w:tc>
          <w:tcPr>
            <w:tcW w:w="1109" w:type="dxa"/>
            <w:tcBorders>
              <w:top w:val="nil"/>
              <w:left w:val="nil"/>
              <w:bottom w:val="single" w:color="auto" w:sz="4" w:space="0"/>
              <w:right w:val="single" w:color="auto" w:sz="4" w:space="0"/>
            </w:tcBorders>
            <w:vAlign w:val="center"/>
          </w:tcPr>
          <w:p w14:paraId="67AFEF09">
            <w:pPr>
              <w:widowControl/>
              <w:tabs>
                <w:tab w:val="decimal" w:pos="0"/>
              </w:tabs>
              <w:ind w:firstLine="0" w:firstLineChars="0"/>
              <w:jc w:val="center"/>
              <w:rPr>
                <w:kern w:val="0"/>
                <w:sz w:val="18"/>
                <w:szCs w:val="18"/>
              </w:rPr>
            </w:pPr>
            <w:r>
              <w:rPr>
                <w:kern w:val="0"/>
                <w:sz w:val="18"/>
                <w:szCs w:val="18"/>
              </w:rPr>
              <w:t>11.181641</w:t>
            </w:r>
          </w:p>
        </w:tc>
        <w:tc>
          <w:tcPr>
            <w:tcW w:w="426" w:type="dxa"/>
            <w:tcBorders>
              <w:top w:val="nil"/>
              <w:left w:val="nil"/>
              <w:bottom w:val="single" w:color="auto" w:sz="4" w:space="0"/>
              <w:right w:val="single" w:color="auto" w:sz="4" w:space="0"/>
            </w:tcBorders>
            <w:vAlign w:val="center"/>
          </w:tcPr>
          <w:p w14:paraId="1CC2242C">
            <w:pPr>
              <w:widowControl/>
              <w:tabs>
                <w:tab w:val="decimal" w:pos="0"/>
              </w:tabs>
              <w:ind w:firstLine="0" w:firstLineChars="0"/>
              <w:jc w:val="center"/>
              <w:rPr>
                <w:kern w:val="0"/>
                <w:sz w:val="18"/>
                <w:szCs w:val="18"/>
              </w:rPr>
            </w:pPr>
            <w:r>
              <w:rPr>
                <w:kern w:val="0"/>
                <w:sz w:val="18"/>
                <w:szCs w:val="18"/>
              </w:rPr>
              <w:t>0</w:t>
            </w:r>
          </w:p>
        </w:tc>
      </w:tr>
      <w:tr w14:paraId="15862363">
        <w:tblPrEx>
          <w:tblCellMar>
            <w:top w:w="0" w:type="dxa"/>
            <w:left w:w="108" w:type="dxa"/>
            <w:bottom w:w="0" w:type="dxa"/>
            <w:right w:w="108" w:type="dxa"/>
          </w:tblCellMar>
        </w:tblPrEx>
        <w:trPr>
          <w:trHeight w:val="270" w:hRule="atLeast"/>
          <w:jc w:val="center"/>
        </w:trPr>
        <w:tc>
          <w:tcPr>
            <w:tcW w:w="953" w:type="dxa"/>
            <w:tcBorders>
              <w:top w:val="nil"/>
              <w:left w:val="single" w:color="auto" w:sz="4" w:space="0"/>
              <w:bottom w:val="single" w:color="auto" w:sz="4" w:space="0"/>
              <w:right w:val="single" w:color="auto" w:sz="4" w:space="0"/>
            </w:tcBorders>
            <w:shd w:val="clear" w:color="auto" w:fill="auto"/>
            <w:vAlign w:val="center"/>
          </w:tcPr>
          <w:p w14:paraId="328D458E">
            <w:pPr>
              <w:widowControl/>
              <w:tabs>
                <w:tab w:val="decimal" w:pos="0"/>
              </w:tabs>
              <w:ind w:firstLine="0" w:firstLineChars="0"/>
              <w:jc w:val="center"/>
              <w:rPr>
                <w:kern w:val="0"/>
                <w:sz w:val="18"/>
                <w:szCs w:val="18"/>
              </w:rPr>
            </w:pPr>
            <w:r>
              <w:rPr>
                <w:kern w:val="0"/>
                <w:sz w:val="18"/>
                <w:szCs w:val="18"/>
              </w:rPr>
              <w:t>75</w:t>
            </w:r>
          </w:p>
        </w:tc>
        <w:tc>
          <w:tcPr>
            <w:tcW w:w="1068" w:type="dxa"/>
            <w:tcBorders>
              <w:top w:val="nil"/>
              <w:left w:val="nil"/>
              <w:bottom w:val="single" w:color="auto" w:sz="4" w:space="0"/>
              <w:right w:val="single" w:color="auto" w:sz="4" w:space="0"/>
            </w:tcBorders>
            <w:shd w:val="clear" w:color="auto" w:fill="auto"/>
            <w:vAlign w:val="center"/>
          </w:tcPr>
          <w:p w14:paraId="196EA5A3">
            <w:pPr>
              <w:widowControl/>
              <w:tabs>
                <w:tab w:val="decimal" w:pos="0"/>
              </w:tabs>
              <w:ind w:firstLine="0" w:firstLineChars="0"/>
              <w:jc w:val="center"/>
              <w:rPr>
                <w:kern w:val="0"/>
                <w:sz w:val="18"/>
                <w:szCs w:val="18"/>
              </w:rPr>
            </w:pPr>
            <w:r>
              <w:rPr>
                <w:kern w:val="0"/>
                <w:sz w:val="18"/>
                <w:szCs w:val="18"/>
              </w:rPr>
              <w:t>1.831055</w:t>
            </w:r>
          </w:p>
        </w:tc>
        <w:tc>
          <w:tcPr>
            <w:tcW w:w="588" w:type="dxa"/>
            <w:tcBorders>
              <w:top w:val="nil"/>
              <w:left w:val="nil"/>
              <w:bottom w:val="single" w:color="auto" w:sz="4" w:space="0"/>
              <w:right w:val="single" w:color="auto" w:sz="4" w:space="0"/>
            </w:tcBorders>
            <w:shd w:val="clear" w:color="auto" w:fill="auto"/>
            <w:vAlign w:val="center"/>
          </w:tcPr>
          <w:p w14:paraId="49C0C7F4">
            <w:pPr>
              <w:widowControl/>
              <w:tabs>
                <w:tab w:val="decimal" w:pos="0"/>
              </w:tabs>
              <w:ind w:firstLine="0" w:firstLineChars="0"/>
              <w:jc w:val="center"/>
              <w:rPr>
                <w:kern w:val="0"/>
                <w:sz w:val="18"/>
                <w:szCs w:val="18"/>
              </w:rPr>
            </w:pPr>
            <w:r>
              <w:rPr>
                <w:kern w:val="0"/>
                <w:sz w:val="18"/>
                <w:szCs w:val="18"/>
              </w:rPr>
              <w:t>10</w:t>
            </w:r>
          </w:p>
        </w:tc>
        <w:tc>
          <w:tcPr>
            <w:tcW w:w="813" w:type="dxa"/>
            <w:tcBorders>
              <w:top w:val="nil"/>
              <w:left w:val="nil"/>
              <w:bottom w:val="single" w:color="auto" w:sz="4" w:space="0"/>
              <w:right w:val="single" w:color="auto" w:sz="4" w:space="0"/>
            </w:tcBorders>
            <w:vAlign w:val="center"/>
          </w:tcPr>
          <w:p w14:paraId="429FE780">
            <w:pPr>
              <w:widowControl/>
              <w:tabs>
                <w:tab w:val="decimal" w:pos="0"/>
              </w:tabs>
              <w:ind w:firstLine="0" w:firstLineChars="0"/>
              <w:jc w:val="center"/>
              <w:rPr>
                <w:kern w:val="0"/>
                <w:sz w:val="18"/>
                <w:szCs w:val="18"/>
              </w:rPr>
            </w:pPr>
            <w:r>
              <w:rPr>
                <w:kern w:val="0"/>
                <w:sz w:val="18"/>
                <w:szCs w:val="18"/>
              </w:rPr>
              <w:t>203</w:t>
            </w:r>
          </w:p>
        </w:tc>
        <w:tc>
          <w:tcPr>
            <w:tcW w:w="1068" w:type="dxa"/>
            <w:tcBorders>
              <w:top w:val="nil"/>
              <w:left w:val="nil"/>
              <w:bottom w:val="single" w:color="auto" w:sz="4" w:space="0"/>
              <w:right w:val="single" w:color="auto" w:sz="4" w:space="0"/>
            </w:tcBorders>
            <w:vAlign w:val="center"/>
          </w:tcPr>
          <w:p w14:paraId="4749FC56">
            <w:pPr>
              <w:widowControl/>
              <w:tabs>
                <w:tab w:val="decimal" w:pos="0"/>
              </w:tabs>
              <w:ind w:firstLine="0" w:firstLineChars="0"/>
              <w:jc w:val="center"/>
              <w:rPr>
                <w:kern w:val="0"/>
                <w:sz w:val="18"/>
                <w:szCs w:val="18"/>
              </w:rPr>
            </w:pPr>
            <w:r>
              <w:rPr>
                <w:kern w:val="0"/>
                <w:sz w:val="18"/>
                <w:szCs w:val="18"/>
              </w:rPr>
              <w:t>4.956055</w:t>
            </w:r>
          </w:p>
        </w:tc>
        <w:tc>
          <w:tcPr>
            <w:tcW w:w="426" w:type="dxa"/>
            <w:tcBorders>
              <w:top w:val="nil"/>
              <w:left w:val="nil"/>
              <w:bottom w:val="single" w:color="auto" w:sz="4" w:space="0"/>
              <w:right w:val="single" w:color="auto" w:sz="4" w:space="0"/>
            </w:tcBorders>
            <w:vAlign w:val="center"/>
          </w:tcPr>
          <w:p w14:paraId="3B4E89F8">
            <w:pPr>
              <w:widowControl/>
              <w:tabs>
                <w:tab w:val="decimal" w:pos="0"/>
              </w:tabs>
              <w:ind w:firstLine="0" w:firstLineChars="0"/>
              <w:jc w:val="center"/>
              <w:rPr>
                <w:kern w:val="0"/>
                <w:sz w:val="18"/>
                <w:szCs w:val="18"/>
              </w:rPr>
            </w:pPr>
            <w:r>
              <w:rPr>
                <w:kern w:val="0"/>
                <w:sz w:val="18"/>
                <w:szCs w:val="18"/>
              </w:rPr>
              <w:t>11</w:t>
            </w:r>
          </w:p>
        </w:tc>
        <w:tc>
          <w:tcPr>
            <w:tcW w:w="813" w:type="dxa"/>
            <w:tcBorders>
              <w:top w:val="nil"/>
              <w:left w:val="nil"/>
              <w:bottom w:val="single" w:color="auto" w:sz="4" w:space="0"/>
              <w:right w:val="single" w:color="auto" w:sz="4" w:space="0"/>
            </w:tcBorders>
            <w:vAlign w:val="center"/>
          </w:tcPr>
          <w:p w14:paraId="36D828E7">
            <w:pPr>
              <w:widowControl/>
              <w:tabs>
                <w:tab w:val="decimal" w:pos="0"/>
              </w:tabs>
              <w:ind w:firstLine="0" w:firstLineChars="0"/>
              <w:jc w:val="center"/>
              <w:rPr>
                <w:kern w:val="0"/>
                <w:sz w:val="18"/>
                <w:szCs w:val="18"/>
              </w:rPr>
            </w:pPr>
            <w:r>
              <w:rPr>
                <w:kern w:val="0"/>
                <w:sz w:val="18"/>
                <w:szCs w:val="18"/>
              </w:rPr>
              <w:t>331</w:t>
            </w:r>
          </w:p>
        </w:tc>
        <w:tc>
          <w:tcPr>
            <w:tcW w:w="1068" w:type="dxa"/>
            <w:tcBorders>
              <w:top w:val="nil"/>
              <w:left w:val="nil"/>
              <w:bottom w:val="single" w:color="auto" w:sz="4" w:space="0"/>
              <w:right w:val="single" w:color="auto" w:sz="4" w:space="0"/>
            </w:tcBorders>
            <w:vAlign w:val="center"/>
          </w:tcPr>
          <w:p w14:paraId="4E811EDD">
            <w:pPr>
              <w:widowControl/>
              <w:tabs>
                <w:tab w:val="decimal" w:pos="0"/>
              </w:tabs>
              <w:ind w:firstLine="0" w:firstLineChars="0"/>
              <w:jc w:val="center"/>
              <w:rPr>
                <w:kern w:val="0"/>
                <w:sz w:val="18"/>
                <w:szCs w:val="18"/>
              </w:rPr>
            </w:pPr>
            <w:r>
              <w:rPr>
                <w:kern w:val="0"/>
                <w:sz w:val="18"/>
                <w:szCs w:val="18"/>
              </w:rPr>
              <w:t>8.081055</w:t>
            </w:r>
          </w:p>
        </w:tc>
        <w:tc>
          <w:tcPr>
            <w:tcW w:w="426" w:type="dxa"/>
            <w:tcBorders>
              <w:top w:val="nil"/>
              <w:left w:val="nil"/>
              <w:bottom w:val="single" w:color="auto" w:sz="4" w:space="0"/>
              <w:right w:val="single" w:color="auto" w:sz="4" w:space="0"/>
            </w:tcBorders>
            <w:vAlign w:val="center"/>
          </w:tcPr>
          <w:p w14:paraId="22B3D4E3">
            <w:pPr>
              <w:widowControl/>
              <w:tabs>
                <w:tab w:val="decimal" w:pos="0"/>
              </w:tabs>
              <w:ind w:firstLine="0" w:firstLineChars="0"/>
              <w:jc w:val="center"/>
              <w:rPr>
                <w:kern w:val="0"/>
                <w:sz w:val="18"/>
                <w:szCs w:val="18"/>
              </w:rPr>
            </w:pPr>
            <w:r>
              <w:rPr>
                <w:kern w:val="0"/>
                <w:sz w:val="18"/>
                <w:szCs w:val="18"/>
              </w:rPr>
              <w:t>12</w:t>
            </w:r>
          </w:p>
        </w:tc>
        <w:tc>
          <w:tcPr>
            <w:tcW w:w="813" w:type="dxa"/>
            <w:tcBorders>
              <w:top w:val="nil"/>
              <w:left w:val="nil"/>
              <w:bottom w:val="single" w:color="auto" w:sz="4" w:space="0"/>
              <w:right w:val="single" w:color="auto" w:sz="4" w:space="0"/>
            </w:tcBorders>
            <w:vAlign w:val="center"/>
          </w:tcPr>
          <w:p w14:paraId="4747808D">
            <w:pPr>
              <w:widowControl/>
              <w:tabs>
                <w:tab w:val="decimal" w:pos="0"/>
              </w:tabs>
              <w:ind w:firstLine="0" w:firstLineChars="0"/>
              <w:jc w:val="center"/>
              <w:rPr>
                <w:kern w:val="0"/>
                <w:sz w:val="18"/>
                <w:szCs w:val="18"/>
              </w:rPr>
            </w:pPr>
            <w:r>
              <w:rPr>
                <w:kern w:val="0"/>
                <w:sz w:val="18"/>
                <w:szCs w:val="18"/>
              </w:rPr>
              <w:t>459</w:t>
            </w:r>
          </w:p>
        </w:tc>
        <w:tc>
          <w:tcPr>
            <w:tcW w:w="1109" w:type="dxa"/>
            <w:tcBorders>
              <w:top w:val="nil"/>
              <w:left w:val="nil"/>
              <w:bottom w:val="single" w:color="auto" w:sz="4" w:space="0"/>
              <w:right w:val="single" w:color="auto" w:sz="4" w:space="0"/>
            </w:tcBorders>
            <w:vAlign w:val="center"/>
          </w:tcPr>
          <w:p w14:paraId="2EE59BE4">
            <w:pPr>
              <w:widowControl/>
              <w:tabs>
                <w:tab w:val="decimal" w:pos="0"/>
              </w:tabs>
              <w:ind w:firstLine="0" w:firstLineChars="0"/>
              <w:jc w:val="center"/>
              <w:rPr>
                <w:kern w:val="0"/>
                <w:sz w:val="18"/>
                <w:szCs w:val="18"/>
              </w:rPr>
            </w:pPr>
            <w:r>
              <w:rPr>
                <w:kern w:val="0"/>
                <w:sz w:val="18"/>
                <w:szCs w:val="18"/>
              </w:rPr>
              <w:t>11.206055</w:t>
            </w:r>
          </w:p>
        </w:tc>
        <w:tc>
          <w:tcPr>
            <w:tcW w:w="426" w:type="dxa"/>
            <w:tcBorders>
              <w:top w:val="nil"/>
              <w:left w:val="nil"/>
              <w:bottom w:val="single" w:color="auto" w:sz="4" w:space="0"/>
              <w:right w:val="single" w:color="auto" w:sz="4" w:space="0"/>
            </w:tcBorders>
            <w:vAlign w:val="center"/>
          </w:tcPr>
          <w:p w14:paraId="191CAA5E">
            <w:pPr>
              <w:widowControl/>
              <w:tabs>
                <w:tab w:val="decimal" w:pos="0"/>
              </w:tabs>
              <w:ind w:firstLine="0" w:firstLineChars="0"/>
              <w:jc w:val="center"/>
              <w:rPr>
                <w:kern w:val="0"/>
                <w:sz w:val="18"/>
                <w:szCs w:val="18"/>
              </w:rPr>
            </w:pPr>
            <w:r>
              <w:rPr>
                <w:kern w:val="0"/>
                <w:sz w:val="18"/>
                <w:szCs w:val="18"/>
              </w:rPr>
              <w:t>5</w:t>
            </w:r>
          </w:p>
        </w:tc>
      </w:tr>
      <w:tr w14:paraId="4D880E26">
        <w:tblPrEx>
          <w:tblCellMar>
            <w:top w:w="0" w:type="dxa"/>
            <w:left w:w="108" w:type="dxa"/>
            <w:bottom w:w="0" w:type="dxa"/>
            <w:right w:w="108" w:type="dxa"/>
          </w:tblCellMar>
        </w:tblPrEx>
        <w:trPr>
          <w:trHeight w:val="270" w:hRule="atLeast"/>
          <w:jc w:val="center"/>
        </w:trPr>
        <w:tc>
          <w:tcPr>
            <w:tcW w:w="953" w:type="dxa"/>
            <w:tcBorders>
              <w:top w:val="nil"/>
              <w:left w:val="single" w:color="auto" w:sz="4" w:space="0"/>
              <w:bottom w:val="single" w:color="auto" w:sz="4" w:space="0"/>
              <w:right w:val="single" w:color="auto" w:sz="4" w:space="0"/>
            </w:tcBorders>
            <w:shd w:val="clear" w:color="auto" w:fill="auto"/>
            <w:vAlign w:val="center"/>
          </w:tcPr>
          <w:p w14:paraId="17222F9A">
            <w:pPr>
              <w:widowControl/>
              <w:tabs>
                <w:tab w:val="decimal" w:pos="0"/>
              </w:tabs>
              <w:ind w:firstLine="0" w:firstLineChars="0"/>
              <w:jc w:val="center"/>
              <w:rPr>
                <w:kern w:val="0"/>
                <w:sz w:val="18"/>
                <w:szCs w:val="18"/>
              </w:rPr>
            </w:pPr>
            <w:r>
              <w:rPr>
                <w:kern w:val="0"/>
                <w:sz w:val="18"/>
                <w:szCs w:val="18"/>
              </w:rPr>
              <w:t>76</w:t>
            </w:r>
          </w:p>
        </w:tc>
        <w:tc>
          <w:tcPr>
            <w:tcW w:w="1068" w:type="dxa"/>
            <w:tcBorders>
              <w:top w:val="nil"/>
              <w:left w:val="nil"/>
              <w:bottom w:val="single" w:color="auto" w:sz="4" w:space="0"/>
              <w:right w:val="single" w:color="auto" w:sz="4" w:space="0"/>
            </w:tcBorders>
            <w:shd w:val="clear" w:color="auto" w:fill="auto"/>
            <w:vAlign w:val="center"/>
          </w:tcPr>
          <w:p w14:paraId="38A141DE">
            <w:pPr>
              <w:widowControl/>
              <w:tabs>
                <w:tab w:val="decimal" w:pos="0"/>
              </w:tabs>
              <w:ind w:firstLine="0" w:firstLineChars="0"/>
              <w:jc w:val="center"/>
              <w:rPr>
                <w:kern w:val="0"/>
                <w:sz w:val="18"/>
                <w:szCs w:val="18"/>
              </w:rPr>
            </w:pPr>
            <w:r>
              <w:rPr>
                <w:kern w:val="0"/>
                <w:sz w:val="18"/>
                <w:szCs w:val="18"/>
              </w:rPr>
              <w:t>1.855469</w:t>
            </w:r>
          </w:p>
        </w:tc>
        <w:tc>
          <w:tcPr>
            <w:tcW w:w="588" w:type="dxa"/>
            <w:tcBorders>
              <w:top w:val="nil"/>
              <w:left w:val="nil"/>
              <w:bottom w:val="single" w:color="auto" w:sz="4" w:space="0"/>
              <w:right w:val="single" w:color="auto" w:sz="4" w:space="0"/>
            </w:tcBorders>
            <w:shd w:val="clear" w:color="auto" w:fill="auto"/>
            <w:vAlign w:val="center"/>
          </w:tcPr>
          <w:p w14:paraId="430C259B">
            <w:pPr>
              <w:widowControl/>
              <w:tabs>
                <w:tab w:val="decimal" w:pos="0"/>
              </w:tabs>
              <w:ind w:firstLine="0" w:firstLineChars="0"/>
              <w:jc w:val="center"/>
              <w:rPr>
                <w:kern w:val="0"/>
                <w:sz w:val="18"/>
                <w:szCs w:val="18"/>
              </w:rPr>
            </w:pPr>
            <w:r>
              <w:rPr>
                <w:kern w:val="0"/>
                <w:sz w:val="18"/>
                <w:szCs w:val="18"/>
              </w:rPr>
              <w:t>15</w:t>
            </w:r>
          </w:p>
        </w:tc>
        <w:tc>
          <w:tcPr>
            <w:tcW w:w="813" w:type="dxa"/>
            <w:tcBorders>
              <w:top w:val="nil"/>
              <w:left w:val="nil"/>
              <w:bottom w:val="single" w:color="auto" w:sz="4" w:space="0"/>
              <w:right w:val="single" w:color="auto" w:sz="4" w:space="0"/>
            </w:tcBorders>
            <w:vAlign w:val="center"/>
          </w:tcPr>
          <w:p w14:paraId="1ECBACAA">
            <w:pPr>
              <w:widowControl/>
              <w:tabs>
                <w:tab w:val="decimal" w:pos="0"/>
              </w:tabs>
              <w:ind w:firstLine="0" w:firstLineChars="0"/>
              <w:jc w:val="center"/>
              <w:rPr>
                <w:kern w:val="0"/>
                <w:sz w:val="18"/>
                <w:szCs w:val="18"/>
              </w:rPr>
            </w:pPr>
            <w:r>
              <w:rPr>
                <w:kern w:val="0"/>
                <w:sz w:val="18"/>
                <w:szCs w:val="18"/>
              </w:rPr>
              <w:t>204</w:t>
            </w:r>
          </w:p>
        </w:tc>
        <w:tc>
          <w:tcPr>
            <w:tcW w:w="1068" w:type="dxa"/>
            <w:tcBorders>
              <w:top w:val="nil"/>
              <w:left w:val="nil"/>
              <w:bottom w:val="single" w:color="auto" w:sz="4" w:space="0"/>
              <w:right w:val="single" w:color="auto" w:sz="4" w:space="0"/>
            </w:tcBorders>
            <w:vAlign w:val="center"/>
          </w:tcPr>
          <w:p w14:paraId="74C4F0E2">
            <w:pPr>
              <w:widowControl/>
              <w:tabs>
                <w:tab w:val="decimal" w:pos="0"/>
              </w:tabs>
              <w:ind w:firstLine="0" w:firstLineChars="0"/>
              <w:jc w:val="center"/>
              <w:rPr>
                <w:kern w:val="0"/>
                <w:sz w:val="18"/>
                <w:szCs w:val="18"/>
              </w:rPr>
            </w:pPr>
            <w:r>
              <w:rPr>
                <w:kern w:val="0"/>
                <w:sz w:val="18"/>
                <w:szCs w:val="18"/>
              </w:rPr>
              <w:t>4.980469</w:t>
            </w:r>
          </w:p>
        </w:tc>
        <w:tc>
          <w:tcPr>
            <w:tcW w:w="426" w:type="dxa"/>
            <w:tcBorders>
              <w:top w:val="nil"/>
              <w:left w:val="nil"/>
              <w:bottom w:val="single" w:color="auto" w:sz="4" w:space="0"/>
              <w:right w:val="single" w:color="auto" w:sz="4" w:space="0"/>
            </w:tcBorders>
            <w:vAlign w:val="center"/>
          </w:tcPr>
          <w:p w14:paraId="79FFC334">
            <w:pPr>
              <w:widowControl/>
              <w:tabs>
                <w:tab w:val="decimal" w:pos="0"/>
              </w:tabs>
              <w:ind w:firstLine="0" w:firstLineChars="0"/>
              <w:jc w:val="center"/>
              <w:rPr>
                <w:kern w:val="0"/>
                <w:sz w:val="18"/>
                <w:szCs w:val="18"/>
              </w:rPr>
            </w:pPr>
            <w:r>
              <w:rPr>
                <w:kern w:val="0"/>
                <w:sz w:val="18"/>
                <w:szCs w:val="18"/>
              </w:rPr>
              <w:t>12</w:t>
            </w:r>
          </w:p>
        </w:tc>
        <w:tc>
          <w:tcPr>
            <w:tcW w:w="813" w:type="dxa"/>
            <w:tcBorders>
              <w:top w:val="nil"/>
              <w:left w:val="nil"/>
              <w:bottom w:val="single" w:color="auto" w:sz="4" w:space="0"/>
              <w:right w:val="single" w:color="auto" w:sz="4" w:space="0"/>
            </w:tcBorders>
            <w:vAlign w:val="center"/>
          </w:tcPr>
          <w:p w14:paraId="76469AF4">
            <w:pPr>
              <w:widowControl/>
              <w:tabs>
                <w:tab w:val="decimal" w:pos="0"/>
              </w:tabs>
              <w:ind w:firstLine="0" w:firstLineChars="0"/>
              <w:jc w:val="center"/>
              <w:rPr>
                <w:kern w:val="0"/>
                <w:sz w:val="18"/>
                <w:szCs w:val="18"/>
              </w:rPr>
            </w:pPr>
            <w:r>
              <w:rPr>
                <w:kern w:val="0"/>
                <w:sz w:val="18"/>
                <w:szCs w:val="18"/>
              </w:rPr>
              <w:t>332</w:t>
            </w:r>
          </w:p>
        </w:tc>
        <w:tc>
          <w:tcPr>
            <w:tcW w:w="1068" w:type="dxa"/>
            <w:tcBorders>
              <w:top w:val="nil"/>
              <w:left w:val="nil"/>
              <w:bottom w:val="single" w:color="auto" w:sz="4" w:space="0"/>
              <w:right w:val="single" w:color="auto" w:sz="4" w:space="0"/>
            </w:tcBorders>
            <w:vAlign w:val="center"/>
          </w:tcPr>
          <w:p w14:paraId="4B619C7B">
            <w:pPr>
              <w:widowControl/>
              <w:tabs>
                <w:tab w:val="decimal" w:pos="0"/>
              </w:tabs>
              <w:ind w:firstLine="0" w:firstLineChars="0"/>
              <w:jc w:val="center"/>
              <w:rPr>
                <w:kern w:val="0"/>
                <w:sz w:val="18"/>
                <w:szCs w:val="18"/>
              </w:rPr>
            </w:pPr>
            <w:r>
              <w:rPr>
                <w:kern w:val="0"/>
                <w:sz w:val="18"/>
                <w:szCs w:val="18"/>
              </w:rPr>
              <w:t>8.105469</w:t>
            </w:r>
          </w:p>
        </w:tc>
        <w:tc>
          <w:tcPr>
            <w:tcW w:w="426" w:type="dxa"/>
            <w:tcBorders>
              <w:top w:val="nil"/>
              <w:left w:val="nil"/>
              <w:bottom w:val="single" w:color="auto" w:sz="4" w:space="0"/>
              <w:right w:val="single" w:color="auto" w:sz="4" w:space="0"/>
            </w:tcBorders>
            <w:vAlign w:val="center"/>
          </w:tcPr>
          <w:p w14:paraId="1596CE79">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4775C4DF">
            <w:pPr>
              <w:widowControl/>
              <w:tabs>
                <w:tab w:val="decimal" w:pos="0"/>
              </w:tabs>
              <w:ind w:firstLine="0" w:firstLineChars="0"/>
              <w:jc w:val="center"/>
              <w:rPr>
                <w:kern w:val="0"/>
                <w:sz w:val="18"/>
                <w:szCs w:val="18"/>
              </w:rPr>
            </w:pPr>
            <w:r>
              <w:rPr>
                <w:kern w:val="0"/>
                <w:sz w:val="18"/>
                <w:szCs w:val="18"/>
              </w:rPr>
              <w:t>460</w:t>
            </w:r>
          </w:p>
        </w:tc>
        <w:tc>
          <w:tcPr>
            <w:tcW w:w="1109" w:type="dxa"/>
            <w:tcBorders>
              <w:top w:val="nil"/>
              <w:left w:val="nil"/>
              <w:bottom w:val="single" w:color="auto" w:sz="4" w:space="0"/>
              <w:right w:val="single" w:color="auto" w:sz="4" w:space="0"/>
            </w:tcBorders>
            <w:vAlign w:val="center"/>
          </w:tcPr>
          <w:p w14:paraId="43FACCB0">
            <w:pPr>
              <w:widowControl/>
              <w:tabs>
                <w:tab w:val="decimal" w:pos="0"/>
              </w:tabs>
              <w:ind w:firstLine="0" w:firstLineChars="0"/>
              <w:jc w:val="center"/>
              <w:rPr>
                <w:kern w:val="0"/>
                <w:sz w:val="18"/>
                <w:szCs w:val="18"/>
              </w:rPr>
            </w:pPr>
            <w:r>
              <w:rPr>
                <w:kern w:val="0"/>
                <w:sz w:val="18"/>
                <w:szCs w:val="18"/>
              </w:rPr>
              <w:t>11.230469</w:t>
            </w:r>
          </w:p>
        </w:tc>
        <w:tc>
          <w:tcPr>
            <w:tcW w:w="426" w:type="dxa"/>
            <w:tcBorders>
              <w:top w:val="nil"/>
              <w:left w:val="nil"/>
              <w:bottom w:val="single" w:color="auto" w:sz="4" w:space="0"/>
              <w:right w:val="single" w:color="auto" w:sz="4" w:space="0"/>
            </w:tcBorders>
            <w:vAlign w:val="center"/>
          </w:tcPr>
          <w:p w14:paraId="154FE675">
            <w:pPr>
              <w:widowControl/>
              <w:tabs>
                <w:tab w:val="decimal" w:pos="0"/>
              </w:tabs>
              <w:ind w:firstLine="0" w:firstLineChars="0"/>
              <w:jc w:val="center"/>
              <w:rPr>
                <w:kern w:val="0"/>
                <w:sz w:val="18"/>
                <w:szCs w:val="18"/>
              </w:rPr>
            </w:pPr>
            <w:r>
              <w:rPr>
                <w:kern w:val="0"/>
                <w:sz w:val="18"/>
                <w:szCs w:val="18"/>
              </w:rPr>
              <w:t>11</w:t>
            </w:r>
          </w:p>
        </w:tc>
      </w:tr>
      <w:tr w14:paraId="08B3C4CF">
        <w:tblPrEx>
          <w:tblCellMar>
            <w:top w:w="0" w:type="dxa"/>
            <w:left w:w="108" w:type="dxa"/>
            <w:bottom w:w="0" w:type="dxa"/>
            <w:right w:w="108" w:type="dxa"/>
          </w:tblCellMar>
        </w:tblPrEx>
        <w:trPr>
          <w:trHeight w:val="270" w:hRule="atLeast"/>
          <w:jc w:val="center"/>
        </w:trPr>
        <w:tc>
          <w:tcPr>
            <w:tcW w:w="953" w:type="dxa"/>
            <w:tcBorders>
              <w:top w:val="nil"/>
              <w:left w:val="single" w:color="auto" w:sz="4" w:space="0"/>
              <w:bottom w:val="single" w:color="auto" w:sz="4" w:space="0"/>
              <w:right w:val="single" w:color="auto" w:sz="4" w:space="0"/>
            </w:tcBorders>
            <w:shd w:val="clear" w:color="auto" w:fill="auto"/>
            <w:vAlign w:val="center"/>
          </w:tcPr>
          <w:p w14:paraId="04B94450">
            <w:pPr>
              <w:widowControl/>
              <w:tabs>
                <w:tab w:val="decimal" w:pos="0"/>
              </w:tabs>
              <w:ind w:firstLine="0" w:firstLineChars="0"/>
              <w:jc w:val="center"/>
              <w:rPr>
                <w:kern w:val="0"/>
                <w:sz w:val="18"/>
                <w:szCs w:val="18"/>
              </w:rPr>
            </w:pPr>
            <w:r>
              <w:rPr>
                <w:kern w:val="0"/>
                <w:sz w:val="18"/>
                <w:szCs w:val="18"/>
              </w:rPr>
              <w:t>77</w:t>
            </w:r>
          </w:p>
        </w:tc>
        <w:tc>
          <w:tcPr>
            <w:tcW w:w="1068" w:type="dxa"/>
            <w:tcBorders>
              <w:top w:val="nil"/>
              <w:left w:val="nil"/>
              <w:bottom w:val="single" w:color="auto" w:sz="4" w:space="0"/>
              <w:right w:val="single" w:color="auto" w:sz="4" w:space="0"/>
            </w:tcBorders>
            <w:shd w:val="clear" w:color="auto" w:fill="auto"/>
            <w:vAlign w:val="center"/>
          </w:tcPr>
          <w:p w14:paraId="5C257568">
            <w:pPr>
              <w:widowControl/>
              <w:tabs>
                <w:tab w:val="decimal" w:pos="0"/>
              </w:tabs>
              <w:ind w:firstLine="0" w:firstLineChars="0"/>
              <w:jc w:val="center"/>
              <w:rPr>
                <w:kern w:val="0"/>
                <w:sz w:val="18"/>
                <w:szCs w:val="18"/>
              </w:rPr>
            </w:pPr>
            <w:r>
              <w:rPr>
                <w:kern w:val="0"/>
                <w:sz w:val="18"/>
                <w:szCs w:val="18"/>
              </w:rPr>
              <w:t>1.879883</w:t>
            </w:r>
          </w:p>
        </w:tc>
        <w:tc>
          <w:tcPr>
            <w:tcW w:w="588" w:type="dxa"/>
            <w:tcBorders>
              <w:top w:val="nil"/>
              <w:left w:val="nil"/>
              <w:bottom w:val="single" w:color="auto" w:sz="4" w:space="0"/>
              <w:right w:val="single" w:color="auto" w:sz="4" w:space="0"/>
            </w:tcBorders>
            <w:shd w:val="clear" w:color="auto" w:fill="auto"/>
            <w:vAlign w:val="center"/>
          </w:tcPr>
          <w:p w14:paraId="1C8CA7DA">
            <w:pPr>
              <w:widowControl/>
              <w:tabs>
                <w:tab w:val="decimal" w:pos="0"/>
              </w:tabs>
              <w:ind w:firstLine="0" w:firstLineChars="0"/>
              <w:jc w:val="center"/>
              <w:rPr>
                <w:kern w:val="0"/>
                <w:sz w:val="18"/>
                <w:szCs w:val="18"/>
              </w:rPr>
            </w:pPr>
            <w:r>
              <w:rPr>
                <w:kern w:val="0"/>
                <w:sz w:val="18"/>
                <w:szCs w:val="18"/>
              </w:rPr>
              <w:t>5</w:t>
            </w:r>
          </w:p>
        </w:tc>
        <w:tc>
          <w:tcPr>
            <w:tcW w:w="813" w:type="dxa"/>
            <w:tcBorders>
              <w:top w:val="nil"/>
              <w:left w:val="nil"/>
              <w:bottom w:val="single" w:color="auto" w:sz="4" w:space="0"/>
              <w:right w:val="single" w:color="auto" w:sz="4" w:space="0"/>
            </w:tcBorders>
            <w:vAlign w:val="center"/>
          </w:tcPr>
          <w:p w14:paraId="22A9A8B1">
            <w:pPr>
              <w:widowControl/>
              <w:tabs>
                <w:tab w:val="decimal" w:pos="0"/>
              </w:tabs>
              <w:ind w:firstLine="0" w:firstLineChars="0"/>
              <w:jc w:val="center"/>
              <w:rPr>
                <w:kern w:val="0"/>
                <w:sz w:val="18"/>
                <w:szCs w:val="18"/>
              </w:rPr>
            </w:pPr>
            <w:r>
              <w:rPr>
                <w:kern w:val="0"/>
                <w:sz w:val="18"/>
                <w:szCs w:val="18"/>
              </w:rPr>
              <w:t>205</w:t>
            </w:r>
          </w:p>
        </w:tc>
        <w:tc>
          <w:tcPr>
            <w:tcW w:w="1068" w:type="dxa"/>
            <w:tcBorders>
              <w:top w:val="nil"/>
              <w:left w:val="nil"/>
              <w:bottom w:val="single" w:color="auto" w:sz="4" w:space="0"/>
              <w:right w:val="single" w:color="auto" w:sz="4" w:space="0"/>
            </w:tcBorders>
            <w:vAlign w:val="center"/>
          </w:tcPr>
          <w:p w14:paraId="2EF7F7F7">
            <w:pPr>
              <w:widowControl/>
              <w:tabs>
                <w:tab w:val="decimal" w:pos="0"/>
              </w:tabs>
              <w:ind w:firstLine="0" w:firstLineChars="0"/>
              <w:jc w:val="center"/>
              <w:rPr>
                <w:kern w:val="0"/>
                <w:sz w:val="18"/>
                <w:szCs w:val="18"/>
              </w:rPr>
            </w:pPr>
            <w:r>
              <w:rPr>
                <w:kern w:val="0"/>
                <w:sz w:val="18"/>
                <w:szCs w:val="18"/>
              </w:rPr>
              <w:t>5.004883</w:t>
            </w:r>
          </w:p>
        </w:tc>
        <w:tc>
          <w:tcPr>
            <w:tcW w:w="426" w:type="dxa"/>
            <w:tcBorders>
              <w:top w:val="nil"/>
              <w:left w:val="nil"/>
              <w:bottom w:val="single" w:color="auto" w:sz="4" w:space="0"/>
              <w:right w:val="single" w:color="auto" w:sz="4" w:space="0"/>
            </w:tcBorders>
            <w:vAlign w:val="center"/>
          </w:tcPr>
          <w:p w14:paraId="3BFA2F8B">
            <w:pPr>
              <w:widowControl/>
              <w:tabs>
                <w:tab w:val="decimal" w:pos="0"/>
              </w:tabs>
              <w:ind w:firstLine="0" w:firstLineChars="0"/>
              <w:jc w:val="center"/>
              <w:rPr>
                <w:kern w:val="0"/>
                <w:sz w:val="18"/>
                <w:szCs w:val="18"/>
              </w:rPr>
            </w:pPr>
            <w:r>
              <w:rPr>
                <w:kern w:val="0"/>
                <w:sz w:val="18"/>
                <w:szCs w:val="18"/>
              </w:rPr>
              <w:t>14</w:t>
            </w:r>
          </w:p>
        </w:tc>
        <w:tc>
          <w:tcPr>
            <w:tcW w:w="813" w:type="dxa"/>
            <w:tcBorders>
              <w:top w:val="nil"/>
              <w:left w:val="nil"/>
              <w:bottom w:val="single" w:color="auto" w:sz="4" w:space="0"/>
              <w:right w:val="single" w:color="auto" w:sz="4" w:space="0"/>
            </w:tcBorders>
            <w:vAlign w:val="center"/>
          </w:tcPr>
          <w:p w14:paraId="7354FF39">
            <w:pPr>
              <w:widowControl/>
              <w:tabs>
                <w:tab w:val="decimal" w:pos="0"/>
              </w:tabs>
              <w:ind w:firstLine="0" w:firstLineChars="0"/>
              <w:jc w:val="center"/>
              <w:rPr>
                <w:kern w:val="0"/>
                <w:sz w:val="18"/>
                <w:szCs w:val="18"/>
              </w:rPr>
            </w:pPr>
            <w:r>
              <w:rPr>
                <w:kern w:val="0"/>
                <w:sz w:val="18"/>
                <w:szCs w:val="18"/>
              </w:rPr>
              <w:t>333</w:t>
            </w:r>
          </w:p>
        </w:tc>
        <w:tc>
          <w:tcPr>
            <w:tcW w:w="1068" w:type="dxa"/>
            <w:tcBorders>
              <w:top w:val="nil"/>
              <w:left w:val="nil"/>
              <w:bottom w:val="single" w:color="auto" w:sz="4" w:space="0"/>
              <w:right w:val="single" w:color="auto" w:sz="4" w:space="0"/>
            </w:tcBorders>
            <w:vAlign w:val="center"/>
          </w:tcPr>
          <w:p w14:paraId="6B4CD31C">
            <w:pPr>
              <w:widowControl/>
              <w:tabs>
                <w:tab w:val="decimal" w:pos="0"/>
              </w:tabs>
              <w:ind w:firstLine="0" w:firstLineChars="0"/>
              <w:jc w:val="center"/>
              <w:rPr>
                <w:kern w:val="0"/>
                <w:sz w:val="18"/>
                <w:szCs w:val="18"/>
              </w:rPr>
            </w:pPr>
            <w:r>
              <w:rPr>
                <w:kern w:val="0"/>
                <w:sz w:val="18"/>
                <w:szCs w:val="18"/>
              </w:rPr>
              <w:t>8.129883</w:t>
            </w:r>
          </w:p>
        </w:tc>
        <w:tc>
          <w:tcPr>
            <w:tcW w:w="426" w:type="dxa"/>
            <w:tcBorders>
              <w:top w:val="nil"/>
              <w:left w:val="nil"/>
              <w:bottom w:val="single" w:color="auto" w:sz="4" w:space="0"/>
              <w:right w:val="single" w:color="auto" w:sz="4" w:space="0"/>
            </w:tcBorders>
            <w:vAlign w:val="center"/>
          </w:tcPr>
          <w:p w14:paraId="6E958E8A">
            <w:pPr>
              <w:widowControl/>
              <w:tabs>
                <w:tab w:val="decimal" w:pos="0"/>
              </w:tabs>
              <w:ind w:firstLine="0" w:firstLineChars="0"/>
              <w:jc w:val="center"/>
              <w:rPr>
                <w:kern w:val="0"/>
                <w:sz w:val="18"/>
                <w:szCs w:val="18"/>
              </w:rPr>
            </w:pPr>
            <w:r>
              <w:rPr>
                <w:kern w:val="0"/>
                <w:sz w:val="18"/>
                <w:szCs w:val="18"/>
              </w:rPr>
              <w:t>4</w:t>
            </w:r>
          </w:p>
        </w:tc>
        <w:tc>
          <w:tcPr>
            <w:tcW w:w="813" w:type="dxa"/>
            <w:tcBorders>
              <w:top w:val="nil"/>
              <w:left w:val="nil"/>
              <w:bottom w:val="single" w:color="auto" w:sz="4" w:space="0"/>
              <w:right w:val="single" w:color="auto" w:sz="4" w:space="0"/>
            </w:tcBorders>
            <w:vAlign w:val="center"/>
          </w:tcPr>
          <w:p w14:paraId="07BCEDB5">
            <w:pPr>
              <w:widowControl/>
              <w:tabs>
                <w:tab w:val="decimal" w:pos="0"/>
              </w:tabs>
              <w:ind w:firstLine="0" w:firstLineChars="0"/>
              <w:jc w:val="center"/>
              <w:rPr>
                <w:kern w:val="0"/>
                <w:sz w:val="18"/>
                <w:szCs w:val="18"/>
              </w:rPr>
            </w:pPr>
            <w:r>
              <w:rPr>
                <w:kern w:val="0"/>
                <w:sz w:val="18"/>
                <w:szCs w:val="18"/>
              </w:rPr>
              <w:t>461</w:t>
            </w:r>
          </w:p>
        </w:tc>
        <w:tc>
          <w:tcPr>
            <w:tcW w:w="1109" w:type="dxa"/>
            <w:tcBorders>
              <w:top w:val="nil"/>
              <w:left w:val="nil"/>
              <w:bottom w:val="single" w:color="auto" w:sz="4" w:space="0"/>
              <w:right w:val="single" w:color="auto" w:sz="4" w:space="0"/>
            </w:tcBorders>
            <w:vAlign w:val="center"/>
          </w:tcPr>
          <w:p w14:paraId="2FFD06DF">
            <w:pPr>
              <w:widowControl/>
              <w:tabs>
                <w:tab w:val="decimal" w:pos="0"/>
              </w:tabs>
              <w:ind w:firstLine="0" w:firstLineChars="0"/>
              <w:jc w:val="center"/>
              <w:rPr>
                <w:kern w:val="0"/>
                <w:sz w:val="18"/>
                <w:szCs w:val="18"/>
              </w:rPr>
            </w:pPr>
            <w:r>
              <w:rPr>
                <w:kern w:val="0"/>
                <w:sz w:val="18"/>
                <w:szCs w:val="18"/>
              </w:rPr>
              <w:t>11.254883</w:t>
            </w:r>
          </w:p>
        </w:tc>
        <w:tc>
          <w:tcPr>
            <w:tcW w:w="426" w:type="dxa"/>
            <w:tcBorders>
              <w:top w:val="nil"/>
              <w:left w:val="nil"/>
              <w:bottom w:val="single" w:color="auto" w:sz="4" w:space="0"/>
              <w:right w:val="single" w:color="auto" w:sz="4" w:space="0"/>
            </w:tcBorders>
            <w:vAlign w:val="center"/>
          </w:tcPr>
          <w:p w14:paraId="4EDFBB13">
            <w:pPr>
              <w:widowControl/>
              <w:tabs>
                <w:tab w:val="decimal" w:pos="0"/>
              </w:tabs>
              <w:ind w:firstLine="0" w:firstLineChars="0"/>
              <w:jc w:val="center"/>
              <w:rPr>
                <w:kern w:val="0"/>
                <w:sz w:val="18"/>
                <w:szCs w:val="18"/>
              </w:rPr>
            </w:pPr>
            <w:r>
              <w:rPr>
                <w:kern w:val="0"/>
                <w:sz w:val="18"/>
                <w:szCs w:val="18"/>
              </w:rPr>
              <w:t>0</w:t>
            </w:r>
          </w:p>
        </w:tc>
      </w:tr>
      <w:tr w14:paraId="453455DD">
        <w:tblPrEx>
          <w:tblCellMar>
            <w:top w:w="0" w:type="dxa"/>
            <w:left w:w="108" w:type="dxa"/>
            <w:bottom w:w="0" w:type="dxa"/>
            <w:right w:w="108" w:type="dxa"/>
          </w:tblCellMar>
        </w:tblPrEx>
        <w:trPr>
          <w:trHeight w:val="270" w:hRule="atLeast"/>
          <w:jc w:val="center"/>
        </w:trPr>
        <w:tc>
          <w:tcPr>
            <w:tcW w:w="953" w:type="dxa"/>
            <w:tcBorders>
              <w:top w:val="nil"/>
              <w:left w:val="single" w:color="auto" w:sz="4" w:space="0"/>
              <w:bottom w:val="single" w:color="auto" w:sz="4" w:space="0"/>
              <w:right w:val="single" w:color="auto" w:sz="4" w:space="0"/>
            </w:tcBorders>
            <w:shd w:val="clear" w:color="auto" w:fill="auto"/>
            <w:vAlign w:val="center"/>
          </w:tcPr>
          <w:p w14:paraId="14A6306D">
            <w:pPr>
              <w:widowControl/>
              <w:tabs>
                <w:tab w:val="decimal" w:pos="0"/>
              </w:tabs>
              <w:ind w:firstLine="0" w:firstLineChars="0"/>
              <w:jc w:val="center"/>
              <w:rPr>
                <w:kern w:val="0"/>
                <w:sz w:val="18"/>
                <w:szCs w:val="18"/>
              </w:rPr>
            </w:pPr>
            <w:r>
              <w:rPr>
                <w:kern w:val="0"/>
                <w:sz w:val="18"/>
                <w:szCs w:val="18"/>
              </w:rPr>
              <w:t>78</w:t>
            </w:r>
          </w:p>
        </w:tc>
        <w:tc>
          <w:tcPr>
            <w:tcW w:w="1068" w:type="dxa"/>
            <w:tcBorders>
              <w:top w:val="nil"/>
              <w:left w:val="nil"/>
              <w:bottom w:val="single" w:color="auto" w:sz="4" w:space="0"/>
              <w:right w:val="single" w:color="auto" w:sz="4" w:space="0"/>
            </w:tcBorders>
            <w:shd w:val="clear" w:color="auto" w:fill="auto"/>
            <w:vAlign w:val="center"/>
          </w:tcPr>
          <w:p w14:paraId="33288106">
            <w:pPr>
              <w:widowControl/>
              <w:tabs>
                <w:tab w:val="decimal" w:pos="0"/>
              </w:tabs>
              <w:ind w:firstLine="0" w:firstLineChars="0"/>
              <w:jc w:val="center"/>
              <w:rPr>
                <w:kern w:val="0"/>
                <w:sz w:val="18"/>
                <w:szCs w:val="18"/>
              </w:rPr>
            </w:pPr>
            <w:r>
              <w:rPr>
                <w:kern w:val="0"/>
                <w:sz w:val="18"/>
                <w:szCs w:val="18"/>
              </w:rPr>
              <w:t>1.904297</w:t>
            </w:r>
          </w:p>
        </w:tc>
        <w:tc>
          <w:tcPr>
            <w:tcW w:w="588" w:type="dxa"/>
            <w:tcBorders>
              <w:top w:val="nil"/>
              <w:left w:val="nil"/>
              <w:bottom w:val="single" w:color="auto" w:sz="4" w:space="0"/>
              <w:right w:val="single" w:color="auto" w:sz="4" w:space="0"/>
            </w:tcBorders>
            <w:shd w:val="clear" w:color="auto" w:fill="auto"/>
            <w:vAlign w:val="center"/>
          </w:tcPr>
          <w:p w14:paraId="728FE7E9">
            <w:pPr>
              <w:widowControl/>
              <w:tabs>
                <w:tab w:val="decimal" w:pos="0"/>
              </w:tabs>
              <w:ind w:firstLine="0" w:firstLineChars="0"/>
              <w:jc w:val="center"/>
              <w:rPr>
                <w:kern w:val="0"/>
                <w:sz w:val="18"/>
                <w:szCs w:val="18"/>
              </w:rPr>
            </w:pPr>
            <w:r>
              <w:rPr>
                <w:kern w:val="0"/>
                <w:sz w:val="18"/>
                <w:szCs w:val="18"/>
              </w:rPr>
              <w:t>11</w:t>
            </w:r>
          </w:p>
        </w:tc>
        <w:tc>
          <w:tcPr>
            <w:tcW w:w="813" w:type="dxa"/>
            <w:tcBorders>
              <w:top w:val="nil"/>
              <w:left w:val="nil"/>
              <w:bottom w:val="single" w:color="auto" w:sz="4" w:space="0"/>
              <w:right w:val="single" w:color="auto" w:sz="4" w:space="0"/>
            </w:tcBorders>
            <w:vAlign w:val="center"/>
          </w:tcPr>
          <w:p w14:paraId="0A20BCD9">
            <w:pPr>
              <w:widowControl/>
              <w:tabs>
                <w:tab w:val="decimal" w:pos="0"/>
              </w:tabs>
              <w:ind w:firstLine="0" w:firstLineChars="0"/>
              <w:jc w:val="center"/>
              <w:rPr>
                <w:kern w:val="0"/>
                <w:sz w:val="18"/>
                <w:szCs w:val="18"/>
              </w:rPr>
            </w:pPr>
            <w:r>
              <w:rPr>
                <w:kern w:val="0"/>
                <w:sz w:val="18"/>
                <w:szCs w:val="18"/>
              </w:rPr>
              <w:t>206</w:t>
            </w:r>
          </w:p>
        </w:tc>
        <w:tc>
          <w:tcPr>
            <w:tcW w:w="1068" w:type="dxa"/>
            <w:tcBorders>
              <w:top w:val="nil"/>
              <w:left w:val="nil"/>
              <w:bottom w:val="single" w:color="auto" w:sz="4" w:space="0"/>
              <w:right w:val="single" w:color="auto" w:sz="4" w:space="0"/>
            </w:tcBorders>
            <w:vAlign w:val="center"/>
          </w:tcPr>
          <w:p w14:paraId="5B35432E">
            <w:pPr>
              <w:widowControl/>
              <w:tabs>
                <w:tab w:val="decimal" w:pos="0"/>
              </w:tabs>
              <w:ind w:firstLine="0" w:firstLineChars="0"/>
              <w:jc w:val="center"/>
              <w:rPr>
                <w:kern w:val="0"/>
                <w:sz w:val="18"/>
                <w:szCs w:val="18"/>
              </w:rPr>
            </w:pPr>
            <w:r>
              <w:rPr>
                <w:kern w:val="0"/>
                <w:sz w:val="18"/>
                <w:szCs w:val="18"/>
              </w:rPr>
              <w:t>5.029297</w:t>
            </w:r>
          </w:p>
        </w:tc>
        <w:tc>
          <w:tcPr>
            <w:tcW w:w="426" w:type="dxa"/>
            <w:tcBorders>
              <w:top w:val="nil"/>
              <w:left w:val="nil"/>
              <w:bottom w:val="single" w:color="auto" w:sz="4" w:space="0"/>
              <w:right w:val="single" w:color="auto" w:sz="4" w:space="0"/>
            </w:tcBorders>
            <w:vAlign w:val="center"/>
          </w:tcPr>
          <w:p w14:paraId="29A1B69B">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321E8A92">
            <w:pPr>
              <w:widowControl/>
              <w:tabs>
                <w:tab w:val="decimal" w:pos="0"/>
              </w:tabs>
              <w:ind w:firstLine="0" w:firstLineChars="0"/>
              <w:jc w:val="center"/>
              <w:rPr>
                <w:kern w:val="0"/>
                <w:sz w:val="18"/>
                <w:szCs w:val="18"/>
              </w:rPr>
            </w:pPr>
            <w:r>
              <w:rPr>
                <w:kern w:val="0"/>
                <w:sz w:val="18"/>
                <w:szCs w:val="18"/>
              </w:rPr>
              <w:t>334</w:t>
            </w:r>
          </w:p>
        </w:tc>
        <w:tc>
          <w:tcPr>
            <w:tcW w:w="1068" w:type="dxa"/>
            <w:tcBorders>
              <w:top w:val="nil"/>
              <w:left w:val="nil"/>
              <w:bottom w:val="single" w:color="auto" w:sz="4" w:space="0"/>
              <w:right w:val="single" w:color="auto" w:sz="4" w:space="0"/>
            </w:tcBorders>
            <w:vAlign w:val="center"/>
          </w:tcPr>
          <w:p w14:paraId="101B48B9">
            <w:pPr>
              <w:widowControl/>
              <w:tabs>
                <w:tab w:val="decimal" w:pos="0"/>
              </w:tabs>
              <w:ind w:firstLine="0" w:firstLineChars="0"/>
              <w:jc w:val="center"/>
              <w:rPr>
                <w:kern w:val="0"/>
                <w:sz w:val="18"/>
                <w:szCs w:val="18"/>
              </w:rPr>
            </w:pPr>
            <w:r>
              <w:rPr>
                <w:kern w:val="0"/>
                <w:sz w:val="18"/>
                <w:szCs w:val="18"/>
              </w:rPr>
              <w:t>8.154297</w:t>
            </w:r>
          </w:p>
        </w:tc>
        <w:tc>
          <w:tcPr>
            <w:tcW w:w="426" w:type="dxa"/>
            <w:tcBorders>
              <w:top w:val="nil"/>
              <w:left w:val="nil"/>
              <w:bottom w:val="single" w:color="auto" w:sz="4" w:space="0"/>
              <w:right w:val="single" w:color="auto" w:sz="4" w:space="0"/>
            </w:tcBorders>
            <w:vAlign w:val="center"/>
          </w:tcPr>
          <w:p w14:paraId="1C50DD3D">
            <w:pPr>
              <w:widowControl/>
              <w:tabs>
                <w:tab w:val="decimal" w:pos="0"/>
              </w:tabs>
              <w:ind w:firstLine="0" w:firstLineChars="0"/>
              <w:jc w:val="center"/>
              <w:rPr>
                <w:kern w:val="0"/>
                <w:sz w:val="18"/>
                <w:szCs w:val="18"/>
              </w:rPr>
            </w:pPr>
            <w:r>
              <w:rPr>
                <w:kern w:val="0"/>
                <w:sz w:val="18"/>
                <w:szCs w:val="18"/>
              </w:rPr>
              <w:t>7</w:t>
            </w:r>
          </w:p>
        </w:tc>
        <w:tc>
          <w:tcPr>
            <w:tcW w:w="813" w:type="dxa"/>
            <w:tcBorders>
              <w:top w:val="nil"/>
              <w:left w:val="nil"/>
              <w:bottom w:val="single" w:color="auto" w:sz="4" w:space="0"/>
              <w:right w:val="single" w:color="auto" w:sz="4" w:space="0"/>
            </w:tcBorders>
            <w:vAlign w:val="center"/>
          </w:tcPr>
          <w:p w14:paraId="39C09560">
            <w:pPr>
              <w:widowControl/>
              <w:tabs>
                <w:tab w:val="decimal" w:pos="0"/>
              </w:tabs>
              <w:ind w:firstLine="0" w:firstLineChars="0"/>
              <w:jc w:val="center"/>
              <w:rPr>
                <w:kern w:val="0"/>
                <w:sz w:val="18"/>
                <w:szCs w:val="18"/>
              </w:rPr>
            </w:pPr>
            <w:r>
              <w:rPr>
                <w:kern w:val="0"/>
                <w:sz w:val="18"/>
                <w:szCs w:val="18"/>
              </w:rPr>
              <w:t>462</w:t>
            </w:r>
          </w:p>
        </w:tc>
        <w:tc>
          <w:tcPr>
            <w:tcW w:w="1109" w:type="dxa"/>
            <w:tcBorders>
              <w:top w:val="nil"/>
              <w:left w:val="nil"/>
              <w:bottom w:val="single" w:color="auto" w:sz="4" w:space="0"/>
              <w:right w:val="single" w:color="auto" w:sz="4" w:space="0"/>
            </w:tcBorders>
            <w:vAlign w:val="center"/>
          </w:tcPr>
          <w:p w14:paraId="4E86481A">
            <w:pPr>
              <w:widowControl/>
              <w:tabs>
                <w:tab w:val="decimal" w:pos="0"/>
              </w:tabs>
              <w:ind w:firstLine="0" w:firstLineChars="0"/>
              <w:jc w:val="center"/>
              <w:rPr>
                <w:kern w:val="0"/>
                <w:sz w:val="18"/>
                <w:szCs w:val="18"/>
              </w:rPr>
            </w:pPr>
            <w:r>
              <w:rPr>
                <w:kern w:val="0"/>
                <w:sz w:val="18"/>
                <w:szCs w:val="18"/>
              </w:rPr>
              <w:t>11.279297</w:t>
            </w:r>
          </w:p>
        </w:tc>
        <w:tc>
          <w:tcPr>
            <w:tcW w:w="426" w:type="dxa"/>
            <w:tcBorders>
              <w:top w:val="nil"/>
              <w:left w:val="nil"/>
              <w:bottom w:val="single" w:color="auto" w:sz="4" w:space="0"/>
              <w:right w:val="single" w:color="auto" w:sz="4" w:space="0"/>
            </w:tcBorders>
            <w:vAlign w:val="center"/>
          </w:tcPr>
          <w:p w14:paraId="779768F4">
            <w:pPr>
              <w:widowControl/>
              <w:tabs>
                <w:tab w:val="decimal" w:pos="0"/>
              </w:tabs>
              <w:ind w:firstLine="0" w:firstLineChars="0"/>
              <w:jc w:val="center"/>
              <w:rPr>
                <w:kern w:val="0"/>
                <w:sz w:val="18"/>
                <w:szCs w:val="18"/>
              </w:rPr>
            </w:pPr>
            <w:r>
              <w:rPr>
                <w:kern w:val="0"/>
                <w:sz w:val="18"/>
                <w:szCs w:val="18"/>
              </w:rPr>
              <w:t>9</w:t>
            </w:r>
          </w:p>
        </w:tc>
      </w:tr>
      <w:tr w14:paraId="300AA80A">
        <w:tblPrEx>
          <w:tblCellMar>
            <w:top w:w="0" w:type="dxa"/>
            <w:left w:w="108" w:type="dxa"/>
            <w:bottom w:w="0" w:type="dxa"/>
            <w:right w:w="108" w:type="dxa"/>
          </w:tblCellMar>
        </w:tblPrEx>
        <w:trPr>
          <w:trHeight w:val="270" w:hRule="atLeast"/>
          <w:jc w:val="center"/>
        </w:trPr>
        <w:tc>
          <w:tcPr>
            <w:tcW w:w="953" w:type="dxa"/>
            <w:tcBorders>
              <w:top w:val="nil"/>
              <w:left w:val="single" w:color="auto" w:sz="4" w:space="0"/>
              <w:bottom w:val="single" w:color="auto" w:sz="4" w:space="0"/>
              <w:right w:val="single" w:color="auto" w:sz="4" w:space="0"/>
            </w:tcBorders>
            <w:shd w:val="clear" w:color="auto" w:fill="auto"/>
            <w:vAlign w:val="center"/>
          </w:tcPr>
          <w:p w14:paraId="05B72177">
            <w:pPr>
              <w:widowControl/>
              <w:tabs>
                <w:tab w:val="decimal" w:pos="0"/>
              </w:tabs>
              <w:ind w:firstLine="0" w:firstLineChars="0"/>
              <w:jc w:val="center"/>
              <w:rPr>
                <w:kern w:val="0"/>
                <w:sz w:val="18"/>
                <w:szCs w:val="18"/>
              </w:rPr>
            </w:pPr>
            <w:r>
              <w:rPr>
                <w:kern w:val="0"/>
                <w:sz w:val="18"/>
                <w:szCs w:val="18"/>
              </w:rPr>
              <w:t>79</w:t>
            </w:r>
          </w:p>
        </w:tc>
        <w:tc>
          <w:tcPr>
            <w:tcW w:w="1068" w:type="dxa"/>
            <w:tcBorders>
              <w:top w:val="nil"/>
              <w:left w:val="nil"/>
              <w:bottom w:val="single" w:color="auto" w:sz="4" w:space="0"/>
              <w:right w:val="single" w:color="auto" w:sz="4" w:space="0"/>
            </w:tcBorders>
            <w:shd w:val="clear" w:color="auto" w:fill="auto"/>
            <w:vAlign w:val="center"/>
          </w:tcPr>
          <w:p w14:paraId="7AD61767">
            <w:pPr>
              <w:widowControl/>
              <w:tabs>
                <w:tab w:val="decimal" w:pos="0"/>
              </w:tabs>
              <w:ind w:firstLine="0" w:firstLineChars="0"/>
              <w:jc w:val="center"/>
              <w:rPr>
                <w:kern w:val="0"/>
                <w:sz w:val="18"/>
                <w:szCs w:val="18"/>
              </w:rPr>
            </w:pPr>
            <w:r>
              <w:rPr>
                <w:kern w:val="0"/>
                <w:sz w:val="18"/>
                <w:szCs w:val="18"/>
              </w:rPr>
              <w:t>1.928711</w:t>
            </w:r>
          </w:p>
        </w:tc>
        <w:tc>
          <w:tcPr>
            <w:tcW w:w="588" w:type="dxa"/>
            <w:tcBorders>
              <w:top w:val="nil"/>
              <w:left w:val="nil"/>
              <w:bottom w:val="single" w:color="auto" w:sz="4" w:space="0"/>
              <w:right w:val="single" w:color="auto" w:sz="4" w:space="0"/>
            </w:tcBorders>
            <w:shd w:val="clear" w:color="auto" w:fill="auto"/>
            <w:vAlign w:val="center"/>
          </w:tcPr>
          <w:p w14:paraId="4B5C38DE">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6097A7C7">
            <w:pPr>
              <w:widowControl/>
              <w:tabs>
                <w:tab w:val="decimal" w:pos="0"/>
              </w:tabs>
              <w:ind w:firstLine="0" w:firstLineChars="0"/>
              <w:jc w:val="center"/>
              <w:rPr>
                <w:kern w:val="0"/>
                <w:sz w:val="18"/>
                <w:szCs w:val="18"/>
              </w:rPr>
            </w:pPr>
            <w:r>
              <w:rPr>
                <w:kern w:val="0"/>
                <w:sz w:val="18"/>
                <w:szCs w:val="18"/>
              </w:rPr>
              <w:t>207</w:t>
            </w:r>
          </w:p>
        </w:tc>
        <w:tc>
          <w:tcPr>
            <w:tcW w:w="1068" w:type="dxa"/>
            <w:tcBorders>
              <w:top w:val="nil"/>
              <w:left w:val="nil"/>
              <w:bottom w:val="single" w:color="auto" w:sz="4" w:space="0"/>
              <w:right w:val="single" w:color="auto" w:sz="4" w:space="0"/>
            </w:tcBorders>
            <w:vAlign w:val="center"/>
          </w:tcPr>
          <w:p w14:paraId="1A122F43">
            <w:pPr>
              <w:widowControl/>
              <w:tabs>
                <w:tab w:val="decimal" w:pos="0"/>
              </w:tabs>
              <w:ind w:firstLine="0" w:firstLineChars="0"/>
              <w:jc w:val="center"/>
              <w:rPr>
                <w:kern w:val="0"/>
                <w:sz w:val="18"/>
                <w:szCs w:val="18"/>
              </w:rPr>
            </w:pPr>
            <w:r>
              <w:rPr>
                <w:kern w:val="0"/>
                <w:sz w:val="18"/>
                <w:szCs w:val="18"/>
              </w:rPr>
              <w:t>5.053711</w:t>
            </w:r>
          </w:p>
        </w:tc>
        <w:tc>
          <w:tcPr>
            <w:tcW w:w="426" w:type="dxa"/>
            <w:tcBorders>
              <w:top w:val="nil"/>
              <w:left w:val="nil"/>
              <w:bottom w:val="single" w:color="auto" w:sz="4" w:space="0"/>
              <w:right w:val="single" w:color="auto" w:sz="4" w:space="0"/>
            </w:tcBorders>
            <w:vAlign w:val="center"/>
          </w:tcPr>
          <w:p w14:paraId="0822AF9A">
            <w:pPr>
              <w:widowControl/>
              <w:tabs>
                <w:tab w:val="decimal" w:pos="0"/>
              </w:tabs>
              <w:ind w:firstLine="0" w:firstLineChars="0"/>
              <w:jc w:val="center"/>
              <w:rPr>
                <w:kern w:val="0"/>
                <w:sz w:val="18"/>
                <w:szCs w:val="18"/>
              </w:rPr>
            </w:pPr>
            <w:r>
              <w:rPr>
                <w:kern w:val="0"/>
                <w:sz w:val="18"/>
                <w:szCs w:val="18"/>
              </w:rPr>
              <w:t>5</w:t>
            </w:r>
          </w:p>
        </w:tc>
        <w:tc>
          <w:tcPr>
            <w:tcW w:w="813" w:type="dxa"/>
            <w:tcBorders>
              <w:top w:val="nil"/>
              <w:left w:val="nil"/>
              <w:bottom w:val="single" w:color="auto" w:sz="4" w:space="0"/>
              <w:right w:val="single" w:color="auto" w:sz="4" w:space="0"/>
            </w:tcBorders>
            <w:vAlign w:val="center"/>
          </w:tcPr>
          <w:p w14:paraId="259941D6">
            <w:pPr>
              <w:widowControl/>
              <w:tabs>
                <w:tab w:val="decimal" w:pos="0"/>
              </w:tabs>
              <w:ind w:firstLine="0" w:firstLineChars="0"/>
              <w:jc w:val="center"/>
              <w:rPr>
                <w:kern w:val="0"/>
                <w:sz w:val="18"/>
                <w:szCs w:val="18"/>
              </w:rPr>
            </w:pPr>
            <w:r>
              <w:rPr>
                <w:kern w:val="0"/>
                <w:sz w:val="18"/>
                <w:szCs w:val="18"/>
              </w:rPr>
              <w:t>335</w:t>
            </w:r>
          </w:p>
        </w:tc>
        <w:tc>
          <w:tcPr>
            <w:tcW w:w="1068" w:type="dxa"/>
            <w:tcBorders>
              <w:top w:val="nil"/>
              <w:left w:val="nil"/>
              <w:bottom w:val="single" w:color="auto" w:sz="4" w:space="0"/>
              <w:right w:val="single" w:color="auto" w:sz="4" w:space="0"/>
            </w:tcBorders>
            <w:vAlign w:val="center"/>
          </w:tcPr>
          <w:p w14:paraId="4FCF86E3">
            <w:pPr>
              <w:widowControl/>
              <w:tabs>
                <w:tab w:val="decimal" w:pos="0"/>
              </w:tabs>
              <w:ind w:firstLine="0" w:firstLineChars="0"/>
              <w:jc w:val="center"/>
              <w:rPr>
                <w:kern w:val="0"/>
                <w:sz w:val="18"/>
                <w:szCs w:val="18"/>
              </w:rPr>
            </w:pPr>
            <w:r>
              <w:rPr>
                <w:kern w:val="0"/>
                <w:sz w:val="18"/>
                <w:szCs w:val="18"/>
              </w:rPr>
              <w:t>8.178711</w:t>
            </w:r>
          </w:p>
        </w:tc>
        <w:tc>
          <w:tcPr>
            <w:tcW w:w="426" w:type="dxa"/>
            <w:tcBorders>
              <w:top w:val="nil"/>
              <w:left w:val="nil"/>
              <w:bottom w:val="single" w:color="auto" w:sz="4" w:space="0"/>
              <w:right w:val="single" w:color="auto" w:sz="4" w:space="0"/>
            </w:tcBorders>
            <w:vAlign w:val="center"/>
          </w:tcPr>
          <w:p w14:paraId="7F4CFCB9">
            <w:pPr>
              <w:widowControl/>
              <w:tabs>
                <w:tab w:val="decimal" w:pos="0"/>
              </w:tabs>
              <w:ind w:firstLine="0" w:firstLineChars="0"/>
              <w:jc w:val="center"/>
              <w:rPr>
                <w:kern w:val="0"/>
                <w:sz w:val="18"/>
                <w:szCs w:val="18"/>
              </w:rPr>
            </w:pPr>
            <w:r>
              <w:rPr>
                <w:kern w:val="0"/>
                <w:sz w:val="18"/>
                <w:szCs w:val="18"/>
              </w:rPr>
              <w:t>11</w:t>
            </w:r>
          </w:p>
        </w:tc>
        <w:tc>
          <w:tcPr>
            <w:tcW w:w="813" w:type="dxa"/>
            <w:tcBorders>
              <w:top w:val="nil"/>
              <w:left w:val="nil"/>
              <w:bottom w:val="single" w:color="auto" w:sz="4" w:space="0"/>
              <w:right w:val="single" w:color="auto" w:sz="4" w:space="0"/>
            </w:tcBorders>
            <w:vAlign w:val="center"/>
          </w:tcPr>
          <w:p w14:paraId="611A1480">
            <w:pPr>
              <w:widowControl/>
              <w:tabs>
                <w:tab w:val="decimal" w:pos="0"/>
              </w:tabs>
              <w:ind w:firstLine="0" w:firstLineChars="0"/>
              <w:jc w:val="center"/>
              <w:rPr>
                <w:kern w:val="0"/>
                <w:sz w:val="18"/>
                <w:szCs w:val="18"/>
              </w:rPr>
            </w:pPr>
            <w:r>
              <w:rPr>
                <w:kern w:val="0"/>
                <w:sz w:val="18"/>
                <w:szCs w:val="18"/>
              </w:rPr>
              <w:t>463</w:t>
            </w:r>
          </w:p>
        </w:tc>
        <w:tc>
          <w:tcPr>
            <w:tcW w:w="1109" w:type="dxa"/>
            <w:tcBorders>
              <w:top w:val="nil"/>
              <w:left w:val="nil"/>
              <w:bottom w:val="single" w:color="auto" w:sz="4" w:space="0"/>
              <w:right w:val="single" w:color="auto" w:sz="4" w:space="0"/>
            </w:tcBorders>
            <w:vAlign w:val="center"/>
          </w:tcPr>
          <w:p w14:paraId="57BC185A">
            <w:pPr>
              <w:widowControl/>
              <w:tabs>
                <w:tab w:val="decimal" w:pos="0"/>
              </w:tabs>
              <w:ind w:firstLine="0" w:firstLineChars="0"/>
              <w:jc w:val="center"/>
              <w:rPr>
                <w:kern w:val="0"/>
                <w:sz w:val="18"/>
                <w:szCs w:val="18"/>
              </w:rPr>
            </w:pPr>
            <w:r>
              <w:rPr>
                <w:kern w:val="0"/>
                <w:sz w:val="18"/>
                <w:szCs w:val="18"/>
              </w:rPr>
              <w:t>11.303711</w:t>
            </w:r>
          </w:p>
        </w:tc>
        <w:tc>
          <w:tcPr>
            <w:tcW w:w="426" w:type="dxa"/>
            <w:tcBorders>
              <w:top w:val="nil"/>
              <w:left w:val="nil"/>
              <w:bottom w:val="single" w:color="auto" w:sz="4" w:space="0"/>
              <w:right w:val="single" w:color="auto" w:sz="4" w:space="0"/>
            </w:tcBorders>
            <w:vAlign w:val="center"/>
          </w:tcPr>
          <w:p w14:paraId="7728FFA9">
            <w:pPr>
              <w:widowControl/>
              <w:tabs>
                <w:tab w:val="decimal" w:pos="0"/>
              </w:tabs>
              <w:ind w:firstLine="0" w:firstLineChars="0"/>
              <w:jc w:val="center"/>
              <w:rPr>
                <w:kern w:val="0"/>
                <w:sz w:val="18"/>
                <w:szCs w:val="18"/>
              </w:rPr>
            </w:pPr>
            <w:r>
              <w:rPr>
                <w:kern w:val="0"/>
                <w:sz w:val="18"/>
                <w:szCs w:val="18"/>
              </w:rPr>
              <w:t>2</w:t>
            </w:r>
          </w:p>
        </w:tc>
      </w:tr>
      <w:tr w14:paraId="0F81EC2C">
        <w:tblPrEx>
          <w:tblCellMar>
            <w:top w:w="0" w:type="dxa"/>
            <w:left w:w="108" w:type="dxa"/>
            <w:bottom w:w="0" w:type="dxa"/>
            <w:right w:w="108" w:type="dxa"/>
          </w:tblCellMar>
        </w:tblPrEx>
        <w:trPr>
          <w:trHeight w:val="270" w:hRule="atLeast"/>
          <w:jc w:val="center"/>
        </w:trPr>
        <w:tc>
          <w:tcPr>
            <w:tcW w:w="953" w:type="dxa"/>
            <w:tcBorders>
              <w:top w:val="nil"/>
              <w:left w:val="single" w:color="auto" w:sz="4" w:space="0"/>
              <w:bottom w:val="single" w:color="auto" w:sz="4" w:space="0"/>
              <w:right w:val="single" w:color="auto" w:sz="4" w:space="0"/>
            </w:tcBorders>
            <w:shd w:val="clear" w:color="auto" w:fill="auto"/>
            <w:vAlign w:val="center"/>
          </w:tcPr>
          <w:p w14:paraId="4D847420">
            <w:pPr>
              <w:widowControl/>
              <w:tabs>
                <w:tab w:val="decimal" w:pos="0"/>
              </w:tabs>
              <w:ind w:firstLine="0" w:firstLineChars="0"/>
              <w:jc w:val="center"/>
              <w:rPr>
                <w:kern w:val="0"/>
                <w:sz w:val="18"/>
                <w:szCs w:val="18"/>
              </w:rPr>
            </w:pPr>
            <w:r>
              <w:rPr>
                <w:kern w:val="0"/>
                <w:sz w:val="18"/>
                <w:szCs w:val="18"/>
              </w:rPr>
              <w:t>80</w:t>
            </w:r>
          </w:p>
        </w:tc>
        <w:tc>
          <w:tcPr>
            <w:tcW w:w="1068" w:type="dxa"/>
            <w:tcBorders>
              <w:top w:val="nil"/>
              <w:left w:val="nil"/>
              <w:bottom w:val="single" w:color="auto" w:sz="4" w:space="0"/>
              <w:right w:val="single" w:color="auto" w:sz="4" w:space="0"/>
            </w:tcBorders>
            <w:shd w:val="clear" w:color="auto" w:fill="auto"/>
            <w:vAlign w:val="center"/>
          </w:tcPr>
          <w:p w14:paraId="590C554F">
            <w:pPr>
              <w:widowControl/>
              <w:tabs>
                <w:tab w:val="decimal" w:pos="0"/>
              </w:tabs>
              <w:ind w:firstLine="0" w:firstLineChars="0"/>
              <w:jc w:val="center"/>
              <w:rPr>
                <w:kern w:val="0"/>
                <w:sz w:val="18"/>
                <w:szCs w:val="18"/>
              </w:rPr>
            </w:pPr>
            <w:r>
              <w:rPr>
                <w:kern w:val="0"/>
                <w:sz w:val="18"/>
                <w:szCs w:val="18"/>
              </w:rPr>
              <w:t>1.953125</w:t>
            </w:r>
          </w:p>
        </w:tc>
        <w:tc>
          <w:tcPr>
            <w:tcW w:w="588" w:type="dxa"/>
            <w:tcBorders>
              <w:top w:val="nil"/>
              <w:left w:val="nil"/>
              <w:bottom w:val="single" w:color="auto" w:sz="4" w:space="0"/>
              <w:right w:val="single" w:color="auto" w:sz="4" w:space="0"/>
            </w:tcBorders>
            <w:shd w:val="clear" w:color="auto" w:fill="auto"/>
            <w:vAlign w:val="center"/>
          </w:tcPr>
          <w:p w14:paraId="1E18A418">
            <w:pPr>
              <w:widowControl/>
              <w:tabs>
                <w:tab w:val="decimal" w:pos="0"/>
              </w:tabs>
              <w:ind w:firstLine="0" w:firstLineChars="0"/>
              <w:jc w:val="center"/>
              <w:rPr>
                <w:kern w:val="0"/>
                <w:sz w:val="18"/>
                <w:szCs w:val="18"/>
              </w:rPr>
            </w:pPr>
            <w:r>
              <w:rPr>
                <w:kern w:val="0"/>
                <w:sz w:val="18"/>
                <w:szCs w:val="18"/>
              </w:rPr>
              <w:t>5</w:t>
            </w:r>
          </w:p>
        </w:tc>
        <w:tc>
          <w:tcPr>
            <w:tcW w:w="813" w:type="dxa"/>
            <w:tcBorders>
              <w:top w:val="nil"/>
              <w:left w:val="nil"/>
              <w:bottom w:val="single" w:color="auto" w:sz="4" w:space="0"/>
              <w:right w:val="single" w:color="auto" w:sz="4" w:space="0"/>
            </w:tcBorders>
            <w:vAlign w:val="center"/>
          </w:tcPr>
          <w:p w14:paraId="14081F01">
            <w:pPr>
              <w:widowControl/>
              <w:tabs>
                <w:tab w:val="decimal" w:pos="0"/>
              </w:tabs>
              <w:ind w:firstLine="0" w:firstLineChars="0"/>
              <w:jc w:val="center"/>
              <w:rPr>
                <w:kern w:val="0"/>
                <w:sz w:val="18"/>
                <w:szCs w:val="18"/>
              </w:rPr>
            </w:pPr>
            <w:r>
              <w:rPr>
                <w:kern w:val="0"/>
                <w:sz w:val="18"/>
                <w:szCs w:val="18"/>
              </w:rPr>
              <w:t>208</w:t>
            </w:r>
          </w:p>
        </w:tc>
        <w:tc>
          <w:tcPr>
            <w:tcW w:w="1068" w:type="dxa"/>
            <w:tcBorders>
              <w:top w:val="nil"/>
              <w:left w:val="nil"/>
              <w:bottom w:val="single" w:color="auto" w:sz="4" w:space="0"/>
              <w:right w:val="single" w:color="auto" w:sz="4" w:space="0"/>
            </w:tcBorders>
            <w:vAlign w:val="center"/>
          </w:tcPr>
          <w:p w14:paraId="1D68AAC0">
            <w:pPr>
              <w:widowControl/>
              <w:tabs>
                <w:tab w:val="decimal" w:pos="0"/>
              </w:tabs>
              <w:ind w:firstLine="0" w:firstLineChars="0"/>
              <w:jc w:val="center"/>
              <w:rPr>
                <w:kern w:val="0"/>
                <w:sz w:val="18"/>
                <w:szCs w:val="18"/>
              </w:rPr>
            </w:pPr>
            <w:r>
              <w:rPr>
                <w:kern w:val="0"/>
                <w:sz w:val="18"/>
                <w:szCs w:val="18"/>
              </w:rPr>
              <w:t>5.078125</w:t>
            </w:r>
          </w:p>
        </w:tc>
        <w:tc>
          <w:tcPr>
            <w:tcW w:w="426" w:type="dxa"/>
            <w:tcBorders>
              <w:top w:val="nil"/>
              <w:left w:val="nil"/>
              <w:bottom w:val="single" w:color="auto" w:sz="4" w:space="0"/>
              <w:right w:val="single" w:color="auto" w:sz="4" w:space="0"/>
            </w:tcBorders>
            <w:vAlign w:val="center"/>
          </w:tcPr>
          <w:p w14:paraId="7696738F">
            <w:pPr>
              <w:widowControl/>
              <w:tabs>
                <w:tab w:val="decimal" w:pos="0"/>
              </w:tabs>
              <w:ind w:firstLine="0" w:firstLineChars="0"/>
              <w:jc w:val="center"/>
              <w:rPr>
                <w:kern w:val="0"/>
                <w:sz w:val="18"/>
                <w:szCs w:val="18"/>
              </w:rPr>
            </w:pPr>
            <w:r>
              <w:rPr>
                <w:kern w:val="0"/>
                <w:sz w:val="18"/>
                <w:szCs w:val="18"/>
              </w:rPr>
              <w:t>11</w:t>
            </w:r>
          </w:p>
        </w:tc>
        <w:tc>
          <w:tcPr>
            <w:tcW w:w="813" w:type="dxa"/>
            <w:tcBorders>
              <w:top w:val="nil"/>
              <w:left w:val="nil"/>
              <w:bottom w:val="single" w:color="auto" w:sz="4" w:space="0"/>
              <w:right w:val="single" w:color="auto" w:sz="4" w:space="0"/>
            </w:tcBorders>
            <w:vAlign w:val="center"/>
          </w:tcPr>
          <w:p w14:paraId="4317B7AB">
            <w:pPr>
              <w:widowControl/>
              <w:tabs>
                <w:tab w:val="decimal" w:pos="0"/>
              </w:tabs>
              <w:ind w:firstLine="0" w:firstLineChars="0"/>
              <w:jc w:val="center"/>
              <w:rPr>
                <w:kern w:val="0"/>
                <w:sz w:val="18"/>
                <w:szCs w:val="18"/>
              </w:rPr>
            </w:pPr>
            <w:r>
              <w:rPr>
                <w:kern w:val="0"/>
                <w:sz w:val="18"/>
                <w:szCs w:val="18"/>
              </w:rPr>
              <w:t>336</w:t>
            </w:r>
          </w:p>
        </w:tc>
        <w:tc>
          <w:tcPr>
            <w:tcW w:w="1068" w:type="dxa"/>
            <w:tcBorders>
              <w:top w:val="nil"/>
              <w:left w:val="nil"/>
              <w:bottom w:val="single" w:color="auto" w:sz="4" w:space="0"/>
              <w:right w:val="single" w:color="auto" w:sz="4" w:space="0"/>
            </w:tcBorders>
            <w:vAlign w:val="center"/>
          </w:tcPr>
          <w:p w14:paraId="61D3B0FA">
            <w:pPr>
              <w:widowControl/>
              <w:tabs>
                <w:tab w:val="decimal" w:pos="0"/>
              </w:tabs>
              <w:ind w:firstLine="0" w:firstLineChars="0"/>
              <w:jc w:val="center"/>
              <w:rPr>
                <w:kern w:val="0"/>
                <w:sz w:val="18"/>
                <w:szCs w:val="18"/>
              </w:rPr>
            </w:pPr>
            <w:r>
              <w:rPr>
                <w:kern w:val="0"/>
                <w:sz w:val="18"/>
                <w:szCs w:val="18"/>
              </w:rPr>
              <w:t>8.203125</w:t>
            </w:r>
          </w:p>
        </w:tc>
        <w:tc>
          <w:tcPr>
            <w:tcW w:w="426" w:type="dxa"/>
            <w:tcBorders>
              <w:top w:val="nil"/>
              <w:left w:val="nil"/>
              <w:bottom w:val="single" w:color="auto" w:sz="4" w:space="0"/>
              <w:right w:val="single" w:color="auto" w:sz="4" w:space="0"/>
            </w:tcBorders>
            <w:vAlign w:val="center"/>
          </w:tcPr>
          <w:p w14:paraId="509570E5">
            <w:pPr>
              <w:widowControl/>
              <w:tabs>
                <w:tab w:val="decimal" w:pos="0"/>
              </w:tabs>
              <w:ind w:firstLine="0" w:firstLineChars="0"/>
              <w:jc w:val="center"/>
              <w:rPr>
                <w:kern w:val="0"/>
                <w:sz w:val="18"/>
                <w:szCs w:val="18"/>
              </w:rPr>
            </w:pPr>
            <w:r>
              <w:rPr>
                <w:kern w:val="0"/>
                <w:sz w:val="18"/>
                <w:szCs w:val="18"/>
              </w:rPr>
              <w:t>14</w:t>
            </w:r>
          </w:p>
        </w:tc>
        <w:tc>
          <w:tcPr>
            <w:tcW w:w="813" w:type="dxa"/>
            <w:tcBorders>
              <w:top w:val="nil"/>
              <w:left w:val="nil"/>
              <w:bottom w:val="single" w:color="auto" w:sz="4" w:space="0"/>
              <w:right w:val="single" w:color="auto" w:sz="4" w:space="0"/>
            </w:tcBorders>
            <w:vAlign w:val="center"/>
          </w:tcPr>
          <w:p w14:paraId="60EBA441">
            <w:pPr>
              <w:widowControl/>
              <w:tabs>
                <w:tab w:val="decimal" w:pos="0"/>
              </w:tabs>
              <w:ind w:firstLine="0" w:firstLineChars="0"/>
              <w:jc w:val="center"/>
              <w:rPr>
                <w:kern w:val="0"/>
                <w:sz w:val="18"/>
                <w:szCs w:val="18"/>
              </w:rPr>
            </w:pPr>
            <w:r>
              <w:rPr>
                <w:kern w:val="0"/>
                <w:sz w:val="18"/>
                <w:szCs w:val="18"/>
              </w:rPr>
              <w:t>464</w:t>
            </w:r>
          </w:p>
        </w:tc>
        <w:tc>
          <w:tcPr>
            <w:tcW w:w="1109" w:type="dxa"/>
            <w:tcBorders>
              <w:top w:val="nil"/>
              <w:left w:val="nil"/>
              <w:bottom w:val="single" w:color="auto" w:sz="4" w:space="0"/>
              <w:right w:val="single" w:color="auto" w:sz="4" w:space="0"/>
            </w:tcBorders>
            <w:vAlign w:val="center"/>
          </w:tcPr>
          <w:p w14:paraId="0DF72EA2">
            <w:pPr>
              <w:widowControl/>
              <w:tabs>
                <w:tab w:val="decimal" w:pos="0"/>
              </w:tabs>
              <w:ind w:firstLine="0" w:firstLineChars="0"/>
              <w:jc w:val="center"/>
              <w:rPr>
                <w:kern w:val="0"/>
                <w:sz w:val="18"/>
                <w:szCs w:val="18"/>
              </w:rPr>
            </w:pPr>
            <w:r>
              <w:rPr>
                <w:kern w:val="0"/>
                <w:sz w:val="18"/>
                <w:szCs w:val="18"/>
              </w:rPr>
              <w:t>11.328125</w:t>
            </w:r>
          </w:p>
        </w:tc>
        <w:tc>
          <w:tcPr>
            <w:tcW w:w="426" w:type="dxa"/>
            <w:tcBorders>
              <w:top w:val="nil"/>
              <w:left w:val="nil"/>
              <w:bottom w:val="single" w:color="auto" w:sz="4" w:space="0"/>
              <w:right w:val="single" w:color="auto" w:sz="4" w:space="0"/>
            </w:tcBorders>
            <w:vAlign w:val="center"/>
          </w:tcPr>
          <w:p w14:paraId="66B80A29">
            <w:pPr>
              <w:widowControl/>
              <w:tabs>
                <w:tab w:val="decimal" w:pos="0"/>
              </w:tabs>
              <w:ind w:firstLine="0" w:firstLineChars="0"/>
              <w:jc w:val="center"/>
              <w:rPr>
                <w:kern w:val="0"/>
                <w:sz w:val="18"/>
                <w:szCs w:val="18"/>
              </w:rPr>
            </w:pPr>
            <w:r>
              <w:rPr>
                <w:kern w:val="0"/>
                <w:sz w:val="18"/>
                <w:szCs w:val="18"/>
              </w:rPr>
              <w:t>11</w:t>
            </w:r>
          </w:p>
        </w:tc>
      </w:tr>
      <w:tr w14:paraId="651CD659">
        <w:tblPrEx>
          <w:tblCellMar>
            <w:top w:w="0" w:type="dxa"/>
            <w:left w:w="108" w:type="dxa"/>
            <w:bottom w:w="0" w:type="dxa"/>
            <w:right w:w="108" w:type="dxa"/>
          </w:tblCellMar>
        </w:tblPrEx>
        <w:trPr>
          <w:trHeight w:val="270" w:hRule="atLeast"/>
          <w:jc w:val="center"/>
        </w:trPr>
        <w:tc>
          <w:tcPr>
            <w:tcW w:w="953" w:type="dxa"/>
            <w:tcBorders>
              <w:top w:val="nil"/>
              <w:left w:val="single" w:color="auto" w:sz="4" w:space="0"/>
              <w:bottom w:val="single" w:color="auto" w:sz="4" w:space="0"/>
              <w:right w:val="single" w:color="auto" w:sz="4" w:space="0"/>
            </w:tcBorders>
            <w:shd w:val="clear" w:color="auto" w:fill="auto"/>
            <w:vAlign w:val="center"/>
          </w:tcPr>
          <w:p w14:paraId="252C6B4B">
            <w:pPr>
              <w:widowControl/>
              <w:tabs>
                <w:tab w:val="decimal" w:pos="0"/>
              </w:tabs>
              <w:ind w:firstLine="0" w:firstLineChars="0"/>
              <w:jc w:val="center"/>
              <w:rPr>
                <w:kern w:val="0"/>
                <w:sz w:val="18"/>
                <w:szCs w:val="18"/>
              </w:rPr>
            </w:pPr>
            <w:r>
              <w:rPr>
                <w:kern w:val="0"/>
                <w:sz w:val="18"/>
                <w:szCs w:val="18"/>
              </w:rPr>
              <w:t>81</w:t>
            </w:r>
          </w:p>
        </w:tc>
        <w:tc>
          <w:tcPr>
            <w:tcW w:w="1068" w:type="dxa"/>
            <w:tcBorders>
              <w:top w:val="nil"/>
              <w:left w:val="nil"/>
              <w:bottom w:val="single" w:color="auto" w:sz="4" w:space="0"/>
              <w:right w:val="single" w:color="auto" w:sz="4" w:space="0"/>
            </w:tcBorders>
            <w:shd w:val="clear" w:color="auto" w:fill="auto"/>
            <w:vAlign w:val="center"/>
          </w:tcPr>
          <w:p w14:paraId="147C4A13">
            <w:pPr>
              <w:widowControl/>
              <w:tabs>
                <w:tab w:val="decimal" w:pos="0"/>
              </w:tabs>
              <w:ind w:firstLine="0" w:firstLineChars="0"/>
              <w:jc w:val="center"/>
              <w:rPr>
                <w:kern w:val="0"/>
                <w:sz w:val="18"/>
                <w:szCs w:val="18"/>
              </w:rPr>
            </w:pPr>
            <w:r>
              <w:rPr>
                <w:kern w:val="0"/>
                <w:sz w:val="18"/>
                <w:szCs w:val="18"/>
              </w:rPr>
              <w:t>1.977539</w:t>
            </w:r>
          </w:p>
        </w:tc>
        <w:tc>
          <w:tcPr>
            <w:tcW w:w="588" w:type="dxa"/>
            <w:tcBorders>
              <w:top w:val="nil"/>
              <w:left w:val="nil"/>
              <w:bottom w:val="single" w:color="auto" w:sz="4" w:space="0"/>
              <w:right w:val="single" w:color="auto" w:sz="4" w:space="0"/>
            </w:tcBorders>
            <w:shd w:val="clear" w:color="auto" w:fill="auto"/>
            <w:vAlign w:val="center"/>
          </w:tcPr>
          <w:p w14:paraId="2CB16854">
            <w:pPr>
              <w:widowControl/>
              <w:tabs>
                <w:tab w:val="decimal" w:pos="0"/>
              </w:tabs>
              <w:ind w:firstLine="0" w:firstLineChars="0"/>
              <w:jc w:val="center"/>
              <w:rPr>
                <w:kern w:val="0"/>
                <w:sz w:val="18"/>
                <w:szCs w:val="18"/>
              </w:rPr>
            </w:pPr>
            <w:r>
              <w:rPr>
                <w:kern w:val="0"/>
                <w:sz w:val="18"/>
                <w:szCs w:val="18"/>
              </w:rPr>
              <w:t>10</w:t>
            </w:r>
          </w:p>
        </w:tc>
        <w:tc>
          <w:tcPr>
            <w:tcW w:w="813" w:type="dxa"/>
            <w:tcBorders>
              <w:top w:val="nil"/>
              <w:left w:val="nil"/>
              <w:bottom w:val="single" w:color="auto" w:sz="4" w:space="0"/>
              <w:right w:val="single" w:color="auto" w:sz="4" w:space="0"/>
            </w:tcBorders>
            <w:vAlign w:val="center"/>
          </w:tcPr>
          <w:p w14:paraId="1B6727C1">
            <w:pPr>
              <w:widowControl/>
              <w:tabs>
                <w:tab w:val="decimal" w:pos="0"/>
              </w:tabs>
              <w:ind w:firstLine="0" w:firstLineChars="0"/>
              <w:jc w:val="center"/>
              <w:rPr>
                <w:kern w:val="0"/>
                <w:sz w:val="18"/>
                <w:szCs w:val="18"/>
              </w:rPr>
            </w:pPr>
            <w:r>
              <w:rPr>
                <w:kern w:val="0"/>
                <w:sz w:val="18"/>
                <w:szCs w:val="18"/>
              </w:rPr>
              <w:t>209</w:t>
            </w:r>
          </w:p>
        </w:tc>
        <w:tc>
          <w:tcPr>
            <w:tcW w:w="1068" w:type="dxa"/>
            <w:tcBorders>
              <w:top w:val="nil"/>
              <w:left w:val="nil"/>
              <w:bottom w:val="single" w:color="auto" w:sz="4" w:space="0"/>
              <w:right w:val="single" w:color="auto" w:sz="4" w:space="0"/>
            </w:tcBorders>
            <w:vAlign w:val="center"/>
          </w:tcPr>
          <w:p w14:paraId="23E4C7CC">
            <w:pPr>
              <w:widowControl/>
              <w:tabs>
                <w:tab w:val="decimal" w:pos="0"/>
              </w:tabs>
              <w:ind w:firstLine="0" w:firstLineChars="0"/>
              <w:jc w:val="center"/>
              <w:rPr>
                <w:kern w:val="0"/>
                <w:sz w:val="18"/>
                <w:szCs w:val="18"/>
              </w:rPr>
            </w:pPr>
            <w:r>
              <w:rPr>
                <w:kern w:val="0"/>
                <w:sz w:val="18"/>
                <w:szCs w:val="18"/>
              </w:rPr>
              <w:t>5.102539</w:t>
            </w:r>
          </w:p>
        </w:tc>
        <w:tc>
          <w:tcPr>
            <w:tcW w:w="426" w:type="dxa"/>
            <w:tcBorders>
              <w:top w:val="nil"/>
              <w:left w:val="nil"/>
              <w:bottom w:val="single" w:color="auto" w:sz="4" w:space="0"/>
              <w:right w:val="single" w:color="auto" w:sz="4" w:space="0"/>
            </w:tcBorders>
            <w:vAlign w:val="center"/>
          </w:tcPr>
          <w:p w14:paraId="4C283576">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3DAA8BAB">
            <w:pPr>
              <w:widowControl/>
              <w:tabs>
                <w:tab w:val="decimal" w:pos="0"/>
              </w:tabs>
              <w:ind w:firstLine="0" w:firstLineChars="0"/>
              <w:jc w:val="center"/>
              <w:rPr>
                <w:kern w:val="0"/>
                <w:sz w:val="18"/>
                <w:szCs w:val="18"/>
              </w:rPr>
            </w:pPr>
            <w:r>
              <w:rPr>
                <w:kern w:val="0"/>
                <w:sz w:val="18"/>
                <w:szCs w:val="18"/>
              </w:rPr>
              <w:t>337</w:t>
            </w:r>
          </w:p>
        </w:tc>
        <w:tc>
          <w:tcPr>
            <w:tcW w:w="1068" w:type="dxa"/>
            <w:tcBorders>
              <w:top w:val="nil"/>
              <w:left w:val="nil"/>
              <w:bottom w:val="single" w:color="auto" w:sz="4" w:space="0"/>
              <w:right w:val="single" w:color="auto" w:sz="4" w:space="0"/>
            </w:tcBorders>
            <w:vAlign w:val="center"/>
          </w:tcPr>
          <w:p w14:paraId="1ACF1B8F">
            <w:pPr>
              <w:widowControl/>
              <w:tabs>
                <w:tab w:val="decimal" w:pos="0"/>
              </w:tabs>
              <w:ind w:firstLine="0" w:firstLineChars="0"/>
              <w:jc w:val="center"/>
              <w:rPr>
                <w:kern w:val="0"/>
                <w:sz w:val="18"/>
                <w:szCs w:val="18"/>
              </w:rPr>
            </w:pPr>
            <w:r>
              <w:rPr>
                <w:kern w:val="0"/>
                <w:sz w:val="18"/>
                <w:szCs w:val="18"/>
              </w:rPr>
              <w:t>8.227539</w:t>
            </w:r>
          </w:p>
        </w:tc>
        <w:tc>
          <w:tcPr>
            <w:tcW w:w="426" w:type="dxa"/>
            <w:tcBorders>
              <w:top w:val="nil"/>
              <w:left w:val="nil"/>
              <w:bottom w:val="single" w:color="auto" w:sz="4" w:space="0"/>
              <w:right w:val="single" w:color="auto" w:sz="4" w:space="0"/>
            </w:tcBorders>
            <w:vAlign w:val="center"/>
          </w:tcPr>
          <w:p w14:paraId="75630410">
            <w:pPr>
              <w:widowControl/>
              <w:tabs>
                <w:tab w:val="decimal" w:pos="0"/>
              </w:tabs>
              <w:ind w:firstLine="0" w:firstLineChars="0"/>
              <w:jc w:val="center"/>
              <w:rPr>
                <w:kern w:val="0"/>
                <w:sz w:val="18"/>
                <w:szCs w:val="18"/>
              </w:rPr>
            </w:pPr>
            <w:r>
              <w:rPr>
                <w:kern w:val="0"/>
                <w:sz w:val="18"/>
                <w:szCs w:val="18"/>
              </w:rPr>
              <w:t>1</w:t>
            </w:r>
          </w:p>
        </w:tc>
        <w:tc>
          <w:tcPr>
            <w:tcW w:w="813" w:type="dxa"/>
            <w:tcBorders>
              <w:top w:val="nil"/>
              <w:left w:val="nil"/>
              <w:bottom w:val="single" w:color="auto" w:sz="4" w:space="0"/>
              <w:right w:val="single" w:color="auto" w:sz="4" w:space="0"/>
            </w:tcBorders>
            <w:vAlign w:val="center"/>
          </w:tcPr>
          <w:p w14:paraId="04E25B4B">
            <w:pPr>
              <w:widowControl/>
              <w:tabs>
                <w:tab w:val="decimal" w:pos="0"/>
              </w:tabs>
              <w:ind w:firstLine="0" w:firstLineChars="0"/>
              <w:jc w:val="center"/>
              <w:rPr>
                <w:kern w:val="0"/>
                <w:sz w:val="18"/>
                <w:szCs w:val="18"/>
              </w:rPr>
            </w:pPr>
            <w:r>
              <w:rPr>
                <w:kern w:val="0"/>
                <w:sz w:val="18"/>
                <w:szCs w:val="18"/>
              </w:rPr>
              <w:t>465</w:t>
            </w:r>
          </w:p>
        </w:tc>
        <w:tc>
          <w:tcPr>
            <w:tcW w:w="1109" w:type="dxa"/>
            <w:tcBorders>
              <w:top w:val="nil"/>
              <w:left w:val="nil"/>
              <w:bottom w:val="single" w:color="auto" w:sz="4" w:space="0"/>
              <w:right w:val="single" w:color="auto" w:sz="4" w:space="0"/>
            </w:tcBorders>
            <w:vAlign w:val="center"/>
          </w:tcPr>
          <w:p w14:paraId="54387329">
            <w:pPr>
              <w:widowControl/>
              <w:tabs>
                <w:tab w:val="decimal" w:pos="0"/>
              </w:tabs>
              <w:ind w:firstLine="0" w:firstLineChars="0"/>
              <w:jc w:val="center"/>
              <w:rPr>
                <w:kern w:val="0"/>
                <w:sz w:val="18"/>
                <w:szCs w:val="18"/>
              </w:rPr>
            </w:pPr>
            <w:r>
              <w:rPr>
                <w:kern w:val="0"/>
                <w:sz w:val="18"/>
                <w:szCs w:val="18"/>
              </w:rPr>
              <w:t>11.352539</w:t>
            </w:r>
          </w:p>
        </w:tc>
        <w:tc>
          <w:tcPr>
            <w:tcW w:w="426" w:type="dxa"/>
            <w:tcBorders>
              <w:top w:val="nil"/>
              <w:left w:val="nil"/>
              <w:bottom w:val="single" w:color="auto" w:sz="4" w:space="0"/>
              <w:right w:val="single" w:color="auto" w:sz="4" w:space="0"/>
            </w:tcBorders>
            <w:vAlign w:val="center"/>
          </w:tcPr>
          <w:p w14:paraId="206BF915">
            <w:pPr>
              <w:widowControl/>
              <w:tabs>
                <w:tab w:val="decimal" w:pos="0"/>
              </w:tabs>
              <w:ind w:firstLine="0" w:firstLineChars="0"/>
              <w:jc w:val="center"/>
              <w:rPr>
                <w:kern w:val="0"/>
                <w:sz w:val="18"/>
                <w:szCs w:val="18"/>
              </w:rPr>
            </w:pPr>
            <w:r>
              <w:rPr>
                <w:kern w:val="0"/>
                <w:sz w:val="18"/>
                <w:szCs w:val="18"/>
              </w:rPr>
              <w:t>4</w:t>
            </w:r>
          </w:p>
        </w:tc>
      </w:tr>
      <w:tr w14:paraId="0D561F87">
        <w:tblPrEx>
          <w:tblCellMar>
            <w:top w:w="0" w:type="dxa"/>
            <w:left w:w="108" w:type="dxa"/>
            <w:bottom w:w="0" w:type="dxa"/>
            <w:right w:w="108" w:type="dxa"/>
          </w:tblCellMar>
        </w:tblPrEx>
        <w:trPr>
          <w:trHeight w:val="270" w:hRule="atLeast"/>
          <w:jc w:val="center"/>
        </w:trPr>
        <w:tc>
          <w:tcPr>
            <w:tcW w:w="953" w:type="dxa"/>
            <w:tcBorders>
              <w:top w:val="nil"/>
              <w:left w:val="single" w:color="auto" w:sz="4" w:space="0"/>
              <w:bottom w:val="single" w:color="auto" w:sz="4" w:space="0"/>
              <w:right w:val="single" w:color="auto" w:sz="4" w:space="0"/>
            </w:tcBorders>
            <w:shd w:val="clear" w:color="auto" w:fill="auto"/>
            <w:vAlign w:val="center"/>
          </w:tcPr>
          <w:p w14:paraId="6A885EA7">
            <w:pPr>
              <w:widowControl/>
              <w:tabs>
                <w:tab w:val="decimal" w:pos="0"/>
              </w:tabs>
              <w:ind w:firstLine="0" w:firstLineChars="0"/>
              <w:jc w:val="center"/>
              <w:rPr>
                <w:kern w:val="0"/>
                <w:sz w:val="18"/>
                <w:szCs w:val="18"/>
              </w:rPr>
            </w:pPr>
            <w:r>
              <w:rPr>
                <w:kern w:val="0"/>
                <w:sz w:val="18"/>
                <w:szCs w:val="18"/>
              </w:rPr>
              <w:t>82</w:t>
            </w:r>
          </w:p>
        </w:tc>
        <w:tc>
          <w:tcPr>
            <w:tcW w:w="1068" w:type="dxa"/>
            <w:tcBorders>
              <w:top w:val="nil"/>
              <w:left w:val="nil"/>
              <w:bottom w:val="single" w:color="auto" w:sz="4" w:space="0"/>
              <w:right w:val="single" w:color="auto" w:sz="4" w:space="0"/>
            </w:tcBorders>
            <w:shd w:val="clear" w:color="auto" w:fill="auto"/>
            <w:vAlign w:val="center"/>
          </w:tcPr>
          <w:p w14:paraId="4F84BE4C">
            <w:pPr>
              <w:widowControl/>
              <w:tabs>
                <w:tab w:val="decimal" w:pos="0"/>
              </w:tabs>
              <w:ind w:firstLine="0" w:firstLineChars="0"/>
              <w:jc w:val="center"/>
              <w:rPr>
                <w:kern w:val="0"/>
                <w:sz w:val="18"/>
                <w:szCs w:val="18"/>
              </w:rPr>
            </w:pPr>
            <w:r>
              <w:rPr>
                <w:kern w:val="0"/>
                <w:sz w:val="18"/>
                <w:szCs w:val="18"/>
              </w:rPr>
              <w:t>2.001953</w:t>
            </w:r>
          </w:p>
        </w:tc>
        <w:tc>
          <w:tcPr>
            <w:tcW w:w="588" w:type="dxa"/>
            <w:tcBorders>
              <w:top w:val="nil"/>
              <w:left w:val="nil"/>
              <w:bottom w:val="single" w:color="auto" w:sz="4" w:space="0"/>
              <w:right w:val="single" w:color="auto" w:sz="4" w:space="0"/>
            </w:tcBorders>
            <w:shd w:val="clear" w:color="auto" w:fill="auto"/>
            <w:vAlign w:val="center"/>
          </w:tcPr>
          <w:p w14:paraId="5CA2E71F">
            <w:pPr>
              <w:widowControl/>
              <w:tabs>
                <w:tab w:val="decimal" w:pos="0"/>
              </w:tabs>
              <w:ind w:firstLine="0" w:firstLineChars="0"/>
              <w:jc w:val="center"/>
              <w:rPr>
                <w:kern w:val="0"/>
                <w:sz w:val="18"/>
                <w:szCs w:val="18"/>
              </w:rPr>
            </w:pPr>
            <w:r>
              <w:rPr>
                <w:kern w:val="0"/>
                <w:sz w:val="18"/>
                <w:szCs w:val="18"/>
              </w:rPr>
              <w:t>15</w:t>
            </w:r>
          </w:p>
        </w:tc>
        <w:tc>
          <w:tcPr>
            <w:tcW w:w="813" w:type="dxa"/>
            <w:tcBorders>
              <w:top w:val="nil"/>
              <w:left w:val="nil"/>
              <w:bottom w:val="single" w:color="auto" w:sz="4" w:space="0"/>
              <w:right w:val="single" w:color="auto" w:sz="4" w:space="0"/>
            </w:tcBorders>
            <w:vAlign w:val="center"/>
          </w:tcPr>
          <w:p w14:paraId="27F23C32">
            <w:pPr>
              <w:widowControl/>
              <w:tabs>
                <w:tab w:val="decimal" w:pos="0"/>
              </w:tabs>
              <w:ind w:firstLine="0" w:firstLineChars="0"/>
              <w:jc w:val="center"/>
              <w:rPr>
                <w:kern w:val="0"/>
                <w:sz w:val="18"/>
                <w:szCs w:val="18"/>
              </w:rPr>
            </w:pPr>
            <w:r>
              <w:rPr>
                <w:kern w:val="0"/>
                <w:sz w:val="18"/>
                <w:szCs w:val="18"/>
              </w:rPr>
              <w:t>210</w:t>
            </w:r>
          </w:p>
        </w:tc>
        <w:tc>
          <w:tcPr>
            <w:tcW w:w="1068" w:type="dxa"/>
            <w:tcBorders>
              <w:top w:val="nil"/>
              <w:left w:val="nil"/>
              <w:bottom w:val="single" w:color="auto" w:sz="4" w:space="0"/>
              <w:right w:val="single" w:color="auto" w:sz="4" w:space="0"/>
            </w:tcBorders>
            <w:vAlign w:val="center"/>
          </w:tcPr>
          <w:p w14:paraId="14310A04">
            <w:pPr>
              <w:widowControl/>
              <w:tabs>
                <w:tab w:val="decimal" w:pos="0"/>
              </w:tabs>
              <w:ind w:firstLine="0" w:firstLineChars="0"/>
              <w:jc w:val="center"/>
              <w:rPr>
                <w:kern w:val="0"/>
                <w:sz w:val="18"/>
                <w:szCs w:val="18"/>
              </w:rPr>
            </w:pPr>
            <w:r>
              <w:rPr>
                <w:kern w:val="0"/>
                <w:sz w:val="18"/>
                <w:szCs w:val="18"/>
              </w:rPr>
              <w:t>5.126953</w:t>
            </w:r>
          </w:p>
        </w:tc>
        <w:tc>
          <w:tcPr>
            <w:tcW w:w="426" w:type="dxa"/>
            <w:tcBorders>
              <w:top w:val="nil"/>
              <w:left w:val="nil"/>
              <w:bottom w:val="single" w:color="auto" w:sz="4" w:space="0"/>
              <w:right w:val="single" w:color="auto" w:sz="4" w:space="0"/>
            </w:tcBorders>
            <w:vAlign w:val="center"/>
          </w:tcPr>
          <w:p w14:paraId="230D712A">
            <w:pPr>
              <w:widowControl/>
              <w:tabs>
                <w:tab w:val="decimal" w:pos="0"/>
              </w:tabs>
              <w:ind w:firstLine="0" w:firstLineChars="0"/>
              <w:jc w:val="center"/>
              <w:rPr>
                <w:kern w:val="0"/>
                <w:sz w:val="18"/>
                <w:szCs w:val="18"/>
              </w:rPr>
            </w:pPr>
            <w:r>
              <w:rPr>
                <w:kern w:val="0"/>
                <w:sz w:val="18"/>
                <w:szCs w:val="18"/>
              </w:rPr>
              <w:t>5</w:t>
            </w:r>
          </w:p>
        </w:tc>
        <w:tc>
          <w:tcPr>
            <w:tcW w:w="813" w:type="dxa"/>
            <w:tcBorders>
              <w:top w:val="nil"/>
              <w:left w:val="nil"/>
              <w:bottom w:val="single" w:color="auto" w:sz="4" w:space="0"/>
              <w:right w:val="single" w:color="auto" w:sz="4" w:space="0"/>
            </w:tcBorders>
            <w:vAlign w:val="center"/>
          </w:tcPr>
          <w:p w14:paraId="544138EF">
            <w:pPr>
              <w:widowControl/>
              <w:tabs>
                <w:tab w:val="decimal" w:pos="0"/>
              </w:tabs>
              <w:ind w:firstLine="0" w:firstLineChars="0"/>
              <w:jc w:val="center"/>
              <w:rPr>
                <w:kern w:val="0"/>
                <w:sz w:val="18"/>
                <w:szCs w:val="18"/>
              </w:rPr>
            </w:pPr>
            <w:r>
              <w:rPr>
                <w:kern w:val="0"/>
                <w:sz w:val="18"/>
                <w:szCs w:val="18"/>
              </w:rPr>
              <w:t>338</w:t>
            </w:r>
          </w:p>
        </w:tc>
        <w:tc>
          <w:tcPr>
            <w:tcW w:w="1068" w:type="dxa"/>
            <w:tcBorders>
              <w:top w:val="nil"/>
              <w:left w:val="nil"/>
              <w:bottom w:val="single" w:color="auto" w:sz="4" w:space="0"/>
              <w:right w:val="single" w:color="auto" w:sz="4" w:space="0"/>
            </w:tcBorders>
            <w:vAlign w:val="center"/>
          </w:tcPr>
          <w:p w14:paraId="16F431CA">
            <w:pPr>
              <w:widowControl/>
              <w:tabs>
                <w:tab w:val="decimal" w:pos="0"/>
              </w:tabs>
              <w:ind w:firstLine="0" w:firstLineChars="0"/>
              <w:jc w:val="center"/>
              <w:rPr>
                <w:kern w:val="0"/>
                <w:sz w:val="18"/>
                <w:szCs w:val="18"/>
              </w:rPr>
            </w:pPr>
            <w:r>
              <w:rPr>
                <w:kern w:val="0"/>
                <w:sz w:val="18"/>
                <w:szCs w:val="18"/>
              </w:rPr>
              <w:t>8.251953</w:t>
            </w:r>
          </w:p>
        </w:tc>
        <w:tc>
          <w:tcPr>
            <w:tcW w:w="426" w:type="dxa"/>
            <w:tcBorders>
              <w:top w:val="nil"/>
              <w:left w:val="nil"/>
              <w:bottom w:val="single" w:color="auto" w:sz="4" w:space="0"/>
              <w:right w:val="single" w:color="auto" w:sz="4" w:space="0"/>
            </w:tcBorders>
            <w:vAlign w:val="center"/>
          </w:tcPr>
          <w:p w14:paraId="007EF760">
            <w:pPr>
              <w:widowControl/>
              <w:tabs>
                <w:tab w:val="decimal" w:pos="0"/>
              </w:tabs>
              <w:ind w:firstLine="0" w:firstLineChars="0"/>
              <w:jc w:val="center"/>
              <w:rPr>
                <w:kern w:val="0"/>
                <w:sz w:val="18"/>
                <w:szCs w:val="18"/>
              </w:rPr>
            </w:pPr>
            <w:r>
              <w:rPr>
                <w:kern w:val="0"/>
                <w:sz w:val="18"/>
                <w:szCs w:val="18"/>
              </w:rPr>
              <w:t>4</w:t>
            </w:r>
          </w:p>
        </w:tc>
        <w:tc>
          <w:tcPr>
            <w:tcW w:w="813" w:type="dxa"/>
            <w:tcBorders>
              <w:top w:val="nil"/>
              <w:left w:val="nil"/>
              <w:bottom w:val="single" w:color="auto" w:sz="4" w:space="0"/>
              <w:right w:val="single" w:color="auto" w:sz="4" w:space="0"/>
            </w:tcBorders>
            <w:vAlign w:val="center"/>
          </w:tcPr>
          <w:p w14:paraId="63FEAD82">
            <w:pPr>
              <w:widowControl/>
              <w:tabs>
                <w:tab w:val="decimal" w:pos="0"/>
              </w:tabs>
              <w:ind w:firstLine="0" w:firstLineChars="0"/>
              <w:jc w:val="center"/>
              <w:rPr>
                <w:kern w:val="0"/>
                <w:sz w:val="18"/>
                <w:szCs w:val="18"/>
              </w:rPr>
            </w:pPr>
            <w:r>
              <w:rPr>
                <w:kern w:val="0"/>
                <w:sz w:val="18"/>
                <w:szCs w:val="18"/>
              </w:rPr>
              <w:t>466</w:t>
            </w:r>
          </w:p>
        </w:tc>
        <w:tc>
          <w:tcPr>
            <w:tcW w:w="1109" w:type="dxa"/>
            <w:tcBorders>
              <w:top w:val="nil"/>
              <w:left w:val="nil"/>
              <w:bottom w:val="single" w:color="auto" w:sz="4" w:space="0"/>
              <w:right w:val="single" w:color="auto" w:sz="4" w:space="0"/>
            </w:tcBorders>
            <w:vAlign w:val="center"/>
          </w:tcPr>
          <w:p w14:paraId="5B02B038">
            <w:pPr>
              <w:widowControl/>
              <w:tabs>
                <w:tab w:val="decimal" w:pos="0"/>
              </w:tabs>
              <w:ind w:firstLine="0" w:firstLineChars="0"/>
              <w:jc w:val="center"/>
              <w:rPr>
                <w:kern w:val="0"/>
                <w:sz w:val="18"/>
                <w:szCs w:val="18"/>
              </w:rPr>
            </w:pPr>
            <w:r>
              <w:rPr>
                <w:kern w:val="0"/>
                <w:sz w:val="18"/>
                <w:szCs w:val="18"/>
              </w:rPr>
              <w:t>11.376953</w:t>
            </w:r>
          </w:p>
        </w:tc>
        <w:tc>
          <w:tcPr>
            <w:tcW w:w="426" w:type="dxa"/>
            <w:tcBorders>
              <w:top w:val="nil"/>
              <w:left w:val="nil"/>
              <w:bottom w:val="single" w:color="auto" w:sz="4" w:space="0"/>
              <w:right w:val="single" w:color="auto" w:sz="4" w:space="0"/>
            </w:tcBorders>
            <w:vAlign w:val="center"/>
          </w:tcPr>
          <w:p w14:paraId="6C7B4166">
            <w:pPr>
              <w:widowControl/>
              <w:tabs>
                <w:tab w:val="decimal" w:pos="0"/>
              </w:tabs>
              <w:ind w:firstLine="0" w:firstLineChars="0"/>
              <w:jc w:val="center"/>
              <w:rPr>
                <w:kern w:val="0"/>
                <w:sz w:val="18"/>
                <w:szCs w:val="18"/>
              </w:rPr>
            </w:pPr>
            <w:r>
              <w:rPr>
                <w:kern w:val="0"/>
                <w:sz w:val="18"/>
                <w:szCs w:val="18"/>
              </w:rPr>
              <w:t>12</w:t>
            </w:r>
          </w:p>
        </w:tc>
      </w:tr>
      <w:tr w14:paraId="65367E3C">
        <w:tblPrEx>
          <w:tblCellMar>
            <w:top w:w="0" w:type="dxa"/>
            <w:left w:w="108" w:type="dxa"/>
            <w:bottom w:w="0" w:type="dxa"/>
            <w:right w:w="108" w:type="dxa"/>
          </w:tblCellMar>
        </w:tblPrEx>
        <w:trPr>
          <w:trHeight w:val="270" w:hRule="atLeast"/>
          <w:jc w:val="center"/>
        </w:trPr>
        <w:tc>
          <w:tcPr>
            <w:tcW w:w="953" w:type="dxa"/>
            <w:tcBorders>
              <w:top w:val="nil"/>
              <w:left w:val="single" w:color="auto" w:sz="4" w:space="0"/>
              <w:bottom w:val="single" w:color="auto" w:sz="4" w:space="0"/>
              <w:right w:val="single" w:color="auto" w:sz="4" w:space="0"/>
            </w:tcBorders>
            <w:shd w:val="clear" w:color="auto" w:fill="auto"/>
            <w:vAlign w:val="center"/>
          </w:tcPr>
          <w:p w14:paraId="2983B644">
            <w:pPr>
              <w:widowControl/>
              <w:tabs>
                <w:tab w:val="decimal" w:pos="0"/>
              </w:tabs>
              <w:ind w:firstLine="0" w:firstLineChars="0"/>
              <w:jc w:val="center"/>
              <w:rPr>
                <w:kern w:val="0"/>
                <w:sz w:val="18"/>
                <w:szCs w:val="18"/>
              </w:rPr>
            </w:pPr>
            <w:r>
              <w:rPr>
                <w:kern w:val="0"/>
                <w:sz w:val="18"/>
                <w:szCs w:val="18"/>
              </w:rPr>
              <w:t>83</w:t>
            </w:r>
          </w:p>
        </w:tc>
        <w:tc>
          <w:tcPr>
            <w:tcW w:w="1068" w:type="dxa"/>
            <w:tcBorders>
              <w:top w:val="nil"/>
              <w:left w:val="nil"/>
              <w:bottom w:val="single" w:color="auto" w:sz="4" w:space="0"/>
              <w:right w:val="single" w:color="auto" w:sz="4" w:space="0"/>
            </w:tcBorders>
            <w:shd w:val="clear" w:color="auto" w:fill="auto"/>
            <w:vAlign w:val="center"/>
          </w:tcPr>
          <w:p w14:paraId="06B85CF8">
            <w:pPr>
              <w:widowControl/>
              <w:tabs>
                <w:tab w:val="decimal" w:pos="0"/>
              </w:tabs>
              <w:ind w:firstLine="0" w:firstLineChars="0"/>
              <w:jc w:val="center"/>
              <w:rPr>
                <w:kern w:val="0"/>
                <w:sz w:val="18"/>
                <w:szCs w:val="18"/>
              </w:rPr>
            </w:pPr>
            <w:r>
              <w:rPr>
                <w:kern w:val="0"/>
                <w:sz w:val="18"/>
                <w:szCs w:val="18"/>
              </w:rPr>
              <w:t>2.026367</w:t>
            </w:r>
          </w:p>
        </w:tc>
        <w:tc>
          <w:tcPr>
            <w:tcW w:w="588" w:type="dxa"/>
            <w:tcBorders>
              <w:top w:val="nil"/>
              <w:left w:val="nil"/>
              <w:bottom w:val="single" w:color="auto" w:sz="4" w:space="0"/>
              <w:right w:val="single" w:color="auto" w:sz="4" w:space="0"/>
            </w:tcBorders>
            <w:shd w:val="clear" w:color="auto" w:fill="auto"/>
            <w:vAlign w:val="center"/>
          </w:tcPr>
          <w:p w14:paraId="0A078C81">
            <w:pPr>
              <w:widowControl/>
              <w:tabs>
                <w:tab w:val="decimal" w:pos="0"/>
              </w:tabs>
              <w:ind w:firstLine="0" w:firstLineChars="0"/>
              <w:jc w:val="center"/>
              <w:rPr>
                <w:kern w:val="0"/>
                <w:sz w:val="18"/>
                <w:szCs w:val="18"/>
              </w:rPr>
            </w:pPr>
            <w:r>
              <w:rPr>
                <w:kern w:val="0"/>
                <w:sz w:val="18"/>
                <w:szCs w:val="18"/>
              </w:rPr>
              <w:t>3</w:t>
            </w:r>
          </w:p>
        </w:tc>
        <w:tc>
          <w:tcPr>
            <w:tcW w:w="813" w:type="dxa"/>
            <w:tcBorders>
              <w:top w:val="nil"/>
              <w:left w:val="nil"/>
              <w:bottom w:val="single" w:color="auto" w:sz="4" w:space="0"/>
              <w:right w:val="single" w:color="auto" w:sz="4" w:space="0"/>
            </w:tcBorders>
            <w:vAlign w:val="center"/>
          </w:tcPr>
          <w:p w14:paraId="18B70BC1">
            <w:pPr>
              <w:widowControl/>
              <w:tabs>
                <w:tab w:val="decimal" w:pos="0"/>
              </w:tabs>
              <w:ind w:firstLine="0" w:firstLineChars="0"/>
              <w:jc w:val="center"/>
              <w:rPr>
                <w:kern w:val="0"/>
                <w:sz w:val="18"/>
                <w:szCs w:val="18"/>
              </w:rPr>
            </w:pPr>
            <w:r>
              <w:rPr>
                <w:kern w:val="0"/>
                <w:sz w:val="18"/>
                <w:szCs w:val="18"/>
              </w:rPr>
              <w:t>211</w:t>
            </w:r>
          </w:p>
        </w:tc>
        <w:tc>
          <w:tcPr>
            <w:tcW w:w="1068" w:type="dxa"/>
            <w:tcBorders>
              <w:top w:val="nil"/>
              <w:left w:val="nil"/>
              <w:bottom w:val="single" w:color="auto" w:sz="4" w:space="0"/>
              <w:right w:val="single" w:color="auto" w:sz="4" w:space="0"/>
            </w:tcBorders>
            <w:vAlign w:val="center"/>
          </w:tcPr>
          <w:p w14:paraId="1B135E9D">
            <w:pPr>
              <w:widowControl/>
              <w:tabs>
                <w:tab w:val="decimal" w:pos="0"/>
              </w:tabs>
              <w:ind w:firstLine="0" w:firstLineChars="0"/>
              <w:jc w:val="center"/>
              <w:rPr>
                <w:kern w:val="0"/>
                <w:sz w:val="18"/>
                <w:szCs w:val="18"/>
              </w:rPr>
            </w:pPr>
            <w:r>
              <w:rPr>
                <w:kern w:val="0"/>
                <w:sz w:val="18"/>
                <w:szCs w:val="18"/>
              </w:rPr>
              <w:t>5.151367</w:t>
            </w:r>
          </w:p>
        </w:tc>
        <w:tc>
          <w:tcPr>
            <w:tcW w:w="426" w:type="dxa"/>
            <w:tcBorders>
              <w:top w:val="nil"/>
              <w:left w:val="nil"/>
              <w:bottom w:val="single" w:color="auto" w:sz="4" w:space="0"/>
              <w:right w:val="single" w:color="auto" w:sz="4" w:space="0"/>
            </w:tcBorders>
            <w:vAlign w:val="center"/>
          </w:tcPr>
          <w:p w14:paraId="30605AAB">
            <w:pPr>
              <w:widowControl/>
              <w:tabs>
                <w:tab w:val="decimal" w:pos="0"/>
              </w:tabs>
              <w:ind w:firstLine="0" w:firstLineChars="0"/>
              <w:jc w:val="center"/>
              <w:rPr>
                <w:kern w:val="0"/>
                <w:sz w:val="18"/>
                <w:szCs w:val="18"/>
              </w:rPr>
            </w:pPr>
            <w:r>
              <w:rPr>
                <w:kern w:val="0"/>
                <w:sz w:val="18"/>
                <w:szCs w:val="18"/>
              </w:rPr>
              <w:t>11</w:t>
            </w:r>
          </w:p>
        </w:tc>
        <w:tc>
          <w:tcPr>
            <w:tcW w:w="813" w:type="dxa"/>
            <w:tcBorders>
              <w:top w:val="nil"/>
              <w:left w:val="nil"/>
              <w:bottom w:val="single" w:color="auto" w:sz="4" w:space="0"/>
              <w:right w:val="single" w:color="auto" w:sz="4" w:space="0"/>
            </w:tcBorders>
            <w:vAlign w:val="center"/>
          </w:tcPr>
          <w:p w14:paraId="07F6CEF4">
            <w:pPr>
              <w:widowControl/>
              <w:tabs>
                <w:tab w:val="decimal" w:pos="0"/>
              </w:tabs>
              <w:ind w:firstLine="0" w:firstLineChars="0"/>
              <w:jc w:val="center"/>
              <w:rPr>
                <w:kern w:val="0"/>
                <w:sz w:val="18"/>
                <w:szCs w:val="18"/>
              </w:rPr>
            </w:pPr>
            <w:r>
              <w:rPr>
                <w:kern w:val="0"/>
                <w:sz w:val="18"/>
                <w:szCs w:val="18"/>
              </w:rPr>
              <w:t>339</w:t>
            </w:r>
          </w:p>
        </w:tc>
        <w:tc>
          <w:tcPr>
            <w:tcW w:w="1068" w:type="dxa"/>
            <w:tcBorders>
              <w:top w:val="nil"/>
              <w:left w:val="nil"/>
              <w:bottom w:val="single" w:color="auto" w:sz="4" w:space="0"/>
              <w:right w:val="single" w:color="auto" w:sz="4" w:space="0"/>
            </w:tcBorders>
            <w:vAlign w:val="center"/>
          </w:tcPr>
          <w:p w14:paraId="1677C2BE">
            <w:pPr>
              <w:widowControl/>
              <w:tabs>
                <w:tab w:val="decimal" w:pos="0"/>
              </w:tabs>
              <w:ind w:firstLine="0" w:firstLineChars="0"/>
              <w:jc w:val="center"/>
              <w:rPr>
                <w:kern w:val="0"/>
                <w:sz w:val="18"/>
                <w:szCs w:val="18"/>
              </w:rPr>
            </w:pPr>
            <w:r>
              <w:rPr>
                <w:kern w:val="0"/>
                <w:sz w:val="18"/>
                <w:szCs w:val="18"/>
              </w:rPr>
              <w:t>8.276367</w:t>
            </w:r>
          </w:p>
        </w:tc>
        <w:tc>
          <w:tcPr>
            <w:tcW w:w="426" w:type="dxa"/>
            <w:tcBorders>
              <w:top w:val="nil"/>
              <w:left w:val="nil"/>
              <w:bottom w:val="single" w:color="auto" w:sz="4" w:space="0"/>
              <w:right w:val="single" w:color="auto" w:sz="4" w:space="0"/>
            </w:tcBorders>
            <w:vAlign w:val="center"/>
          </w:tcPr>
          <w:p w14:paraId="257F5F38">
            <w:pPr>
              <w:widowControl/>
              <w:tabs>
                <w:tab w:val="decimal" w:pos="0"/>
              </w:tabs>
              <w:ind w:firstLine="0" w:firstLineChars="0"/>
              <w:jc w:val="center"/>
              <w:rPr>
                <w:kern w:val="0"/>
                <w:sz w:val="18"/>
                <w:szCs w:val="18"/>
              </w:rPr>
            </w:pPr>
            <w:r>
              <w:rPr>
                <w:kern w:val="0"/>
                <w:sz w:val="18"/>
                <w:szCs w:val="18"/>
              </w:rPr>
              <w:t>7</w:t>
            </w:r>
          </w:p>
        </w:tc>
        <w:tc>
          <w:tcPr>
            <w:tcW w:w="813" w:type="dxa"/>
            <w:tcBorders>
              <w:top w:val="nil"/>
              <w:left w:val="nil"/>
              <w:bottom w:val="single" w:color="auto" w:sz="4" w:space="0"/>
              <w:right w:val="single" w:color="auto" w:sz="4" w:space="0"/>
            </w:tcBorders>
            <w:vAlign w:val="center"/>
          </w:tcPr>
          <w:p w14:paraId="3CFB4281">
            <w:pPr>
              <w:widowControl/>
              <w:tabs>
                <w:tab w:val="decimal" w:pos="0"/>
              </w:tabs>
              <w:ind w:firstLine="0" w:firstLineChars="0"/>
              <w:jc w:val="center"/>
              <w:rPr>
                <w:kern w:val="0"/>
                <w:sz w:val="18"/>
                <w:szCs w:val="18"/>
              </w:rPr>
            </w:pPr>
            <w:r>
              <w:rPr>
                <w:kern w:val="0"/>
                <w:sz w:val="18"/>
                <w:szCs w:val="18"/>
              </w:rPr>
              <w:t>467</w:t>
            </w:r>
          </w:p>
        </w:tc>
        <w:tc>
          <w:tcPr>
            <w:tcW w:w="1109" w:type="dxa"/>
            <w:tcBorders>
              <w:top w:val="nil"/>
              <w:left w:val="nil"/>
              <w:bottom w:val="single" w:color="auto" w:sz="4" w:space="0"/>
              <w:right w:val="single" w:color="auto" w:sz="4" w:space="0"/>
            </w:tcBorders>
            <w:vAlign w:val="center"/>
          </w:tcPr>
          <w:p w14:paraId="04629579">
            <w:pPr>
              <w:widowControl/>
              <w:tabs>
                <w:tab w:val="decimal" w:pos="0"/>
              </w:tabs>
              <w:ind w:firstLine="0" w:firstLineChars="0"/>
              <w:jc w:val="center"/>
              <w:rPr>
                <w:kern w:val="0"/>
                <w:sz w:val="18"/>
                <w:szCs w:val="18"/>
              </w:rPr>
            </w:pPr>
            <w:r>
              <w:rPr>
                <w:kern w:val="0"/>
                <w:sz w:val="18"/>
                <w:szCs w:val="18"/>
              </w:rPr>
              <w:t>11.401367</w:t>
            </w:r>
          </w:p>
        </w:tc>
        <w:tc>
          <w:tcPr>
            <w:tcW w:w="426" w:type="dxa"/>
            <w:tcBorders>
              <w:top w:val="nil"/>
              <w:left w:val="nil"/>
              <w:bottom w:val="single" w:color="auto" w:sz="4" w:space="0"/>
              <w:right w:val="single" w:color="auto" w:sz="4" w:space="0"/>
            </w:tcBorders>
            <w:vAlign w:val="center"/>
          </w:tcPr>
          <w:p w14:paraId="6146D8BC">
            <w:pPr>
              <w:widowControl/>
              <w:tabs>
                <w:tab w:val="decimal" w:pos="0"/>
              </w:tabs>
              <w:ind w:firstLine="0" w:firstLineChars="0"/>
              <w:jc w:val="center"/>
              <w:rPr>
                <w:kern w:val="0"/>
                <w:sz w:val="18"/>
                <w:szCs w:val="18"/>
              </w:rPr>
            </w:pPr>
            <w:r>
              <w:rPr>
                <w:kern w:val="0"/>
                <w:sz w:val="18"/>
                <w:szCs w:val="18"/>
              </w:rPr>
              <w:t>5</w:t>
            </w:r>
          </w:p>
        </w:tc>
      </w:tr>
      <w:tr w14:paraId="50B90068">
        <w:tblPrEx>
          <w:tblCellMar>
            <w:top w:w="0" w:type="dxa"/>
            <w:left w:w="108" w:type="dxa"/>
            <w:bottom w:w="0" w:type="dxa"/>
            <w:right w:w="108" w:type="dxa"/>
          </w:tblCellMar>
        </w:tblPrEx>
        <w:trPr>
          <w:trHeight w:val="270" w:hRule="atLeast"/>
          <w:jc w:val="center"/>
        </w:trPr>
        <w:tc>
          <w:tcPr>
            <w:tcW w:w="953" w:type="dxa"/>
            <w:tcBorders>
              <w:top w:val="nil"/>
              <w:left w:val="single" w:color="auto" w:sz="4" w:space="0"/>
              <w:bottom w:val="single" w:color="auto" w:sz="4" w:space="0"/>
              <w:right w:val="single" w:color="auto" w:sz="4" w:space="0"/>
            </w:tcBorders>
            <w:shd w:val="clear" w:color="auto" w:fill="auto"/>
            <w:vAlign w:val="center"/>
          </w:tcPr>
          <w:p w14:paraId="7A6236B6">
            <w:pPr>
              <w:widowControl/>
              <w:tabs>
                <w:tab w:val="decimal" w:pos="0"/>
              </w:tabs>
              <w:ind w:firstLine="0" w:firstLineChars="0"/>
              <w:jc w:val="center"/>
              <w:rPr>
                <w:kern w:val="0"/>
                <w:sz w:val="18"/>
                <w:szCs w:val="18"/>
              </w:rPr>
            </w:pPr>
            <w:r>
              <w:rPr>
                <w:kern w:val="0"/>
                <w:sz w:val="18"/>
                <w:szCs w:val="18"/>
              </w:rPr>
              <w:t>84</w:t>
            </w:r>
          </w:p>
        </w:tc>
        <w:tc>
          <w:tcPr>
            <w:tcW w:w="1068" w:type="dxa"/>
            <w:tcBorders>
              <w:top w:val="nil"/>
              <w:left w:val="nil"/>
              <w:bottom w:val="single" w:color="auto" w:sz="4" w:space="0"/>
              <w:right w:val="single" w:color="auto" w:sz="4" w:space="0"/>
            </w:tcBorders>
            <w:shd w:val="clear" w:color="auto" w:fill="auto"/>
            <w:vAlign w:val="center"/>
          </w:tcPr>
          <w:p w14:paraId="35F21493">
            <w:pPr>
              <w:widowControl/>
              <w:tabs>
                <w:tab w:val="decimal" w:pos="0"/>
              </w:tabs>
              <w:ind w:firstLine="0" w:firstLineChars="0"/>
              <w:jc w:val="center"/>
              <w:rPr>
                <w:kern w:val="0"/>
                <w:sz w:val="18"/>
                <w:szCs w:val="18"/>
              </w:rPr>
            </w:pPr>
            <w:r>
              <w:rPr>
                <w:kern w:val="0"/>
                <w:sz w:val="18"/>
                <w:szCs w:val="18"/>
              </w:rPr>
              <w:t>2.050781</w:t>
            </w:r>
          </w:p>
        </w:tc>
        <w:tc>
          <w:tcPr>
            <w:tcW w:w="588" w:type="dxa"/>
            <w:tcBorders>
              <w:top w:val="nil"/>
              <w:left w:val="nil"/>
              <w:bottom w:val="single" w:color="auto" w:sz="4" w:space="0"/>
              <w:right w:val="single" w:color="auto" w:sz="4" w:space="0"/>
            </w:tcBorders>
            <w:shd w:val="clear" w:color="auto" w:fill="auto"/>
            <w:vAlign w:val="center"/>
          </w:tcPr>
          <w:p w14:paraId="296A0A67">
            <w:pPr>
              <w:widowControl/>
              <w:tabs>
                <w:tab w:val="decimal" w:pos="0"/>
              </w:tabs>
              <w:ind w:firstLine="0" w:firstLineChars="0"/>
              <w:jc w:val="center"/>
              <w:rPr>
                <w:kern w:val="0"/>
                <w:sz w:val="18"/>
                <w:szCs w:val="18"/>
              </w:rPr>
            </w:pPr>
            <w:r>
              <w:rPr>
                <w:kern w:val="0"/>
                <w:sz w:val="18"/>
                <w:szCs w:val="18"/>
              </w:rPr>
              <w:t>8</w:t>
            </w:r>
          </w:p>
        </w:tc>
        <w:tc>
          <w:tcPr>
            <w:tcW w:w="813" w:type="dxa"/>
            <w:tcBorders>
              <w:top w:val="nil"/>
              <w:left w:val="nil"/>
              <w:bottom w:val="single" w:color="auto" w:sz="4" w:space="0"/>
              <w:right w:val="single" w:color="auto" w:sz="4" w:space="0"/>
            </w:tcBorders>
            <w:vAlign w:val="center"/>
          </w:tcPr>
          <w:p w14:paraId="6DC32C58">
            <w:pPr>
              <w:widowControl/>
              <w:tabs>
                <w:tab w:val="decimal" w:pos="0"/>
              </w:tabs>
              <w:ind w:firstLine="0" w:firstLineChars="0"/>
              <w:jc w:val="center"/>
              <w:rPr>
                <w:kern w:val="0"/>
                <w:sz w:val="18"/>
                <w:szCs w:val="18"/>
              </w:rPr>
            </w:pPr>
            <w:r>
              <w:rPr>
                <w:kern w:val="0"/>
                <w:sz w:val="18"/>
                <w:szCs w:val="18"/>
              </w:rPr>
              <w:t>212</w:t>
            </w:r>
          </w:p>
        </w:tc>
        <w:tc>
          <w:tcPr>
            <w:tcW w:w="1068" w:type="dxa"/>
            <w:tcBorders>
              <w:top w:val="nil"/>
              <w:left w:val="nil"/>
              <w:bottom w:val="single" w:color="auto" w:sz="4" w:space="0"/>
              <w:right w:val="single" w:color="auto" w:sz="4" w:space="0"/>
            </w:tcBorders>
            <w:vAlign w:val="center"/>
          </w:tcPr>
          <w:p w14:paraId="7F4B9C09">
            <w:pPr>
              <w:widowControl/>
              <w:tabs>
                <w:tab w:val="decimal" w:pos="0"/>
              </w:tabs>
              <w:ind w:firstLine="0" w:firstLineChars="0"/>
              <w:jc w:val="center"/>
              <w:rPr>
                <w:kern w:val="0"/>
                <w:sz w:val="18"/>
                <w:szCs w:val="18"/>
              </w:rPr>
            </w:pPr>
            <w:r>
              <w:rPr>
                <w:kern w:val="0"/>
                <w:sz w:val="18"/>
                <w:szCs w:val="18"/>
              </w:rPr>
              <w:t>5.175781</w:t>
            </w:r>
          </w:p>
        </w:tc>
        <w:tc>
          <w:tcPr>
            <w:tcW w:w="426" w:type="dxa"/>
            <w:tcBorders>
              <w:top w:val="nil"/>
              <w:left w:val="nil"/>
              <w:bottom w:val="single" w:color="auto" w:sz="4" w:space="0"/>
              <w:right w:val="single" w:color="auto" w:sz="4" w:space="0"/>
            </w:tcBorders>
            <w:vAlign w:val="center"/>
          </w:tcPr>
          <w:p w14:paraId="3E32A620">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368F7254">
            <w:pPr>
              <w:widowControl/>
              <w:tabs>
                <w:tab w:val="decimal" w:pos="0"/>
              </w:tabs>
              <w:ind w:firstLine="0" w:firstLineChars="0"/>
              <w:jc w:val="center"/>
              <w:rPr>
                <w:kern w:val="0"/>
                <w:sz w:val="18"/>
                <w:szCs w:val="18"/>
              </w:rPr>
            </w:pPr>
            <w:r>
              <w:rPr>
                <w:kern w:val="0"/>
                <w:sz w:val="18"/>
                <w:szCs w:val="18"/>
              </w:rPr>
              <w:t>340</w:t>
            </w:r>
          </w:p>
        </w:tc>
        <w:tc>
          <w:tcPr>
            <w:tcW w:w="1068" w:type="dxa"/>
            <w:tcBorders>
              <w:top w:val="nil"/>
              <w:left w:val="nil"/>
              <w:bottom w:val="single" w:color="auto" w:sz="4" w:space="0"/>
              <w:right w:val="single" w:color="auto" w:sz="4" w:space="0"/>
            </w:tcBorders>
            <w:vAlign w:val="center"/>
          </w:tcPr>
          <w:p w14:paraId="7A7370D1">
            <w:pPr>
              <w:widowControl/>
              <w:tabs>
                <w:tab w:val="decimal" w:pos="0"/>
              </w:tabs>
              <w:ind w:firstLine="0" w:firstLineChars="0"/>
              <w:jc w:val="center"/>
              <w:rPr>
                <w:kern w:val="0"/>
                <w:sz w:val="18"/>
                <w:szCs w:val="18"/>
              </w:rPr>
            </w:pPr>
            <w:r>
              <w:rPr>
                <w:kern w:val="0"/>
                <w:sz w:val="18"/>
                <w:szCs w:val="18"/>
              </w:rPr>
              <w:t>8.300781</w:t>
            </w:r>
          </w:p>
        </w:tc>
        <w:tc>
          <w:tcPr>
            <w:tcW w:w="426" w:type="dxa"/>
            <w:tcBorders>
              <w:top w:val="nil"/>
              <w:left w:val="nil"/>
              <w:bottom w:val="single" w:color="auto" w:sz="4" w:space="0"/>
              <w:right w:val="single" w:color="auto" w:sz="4" w:space="0"/>
            </w:tcBorders>
            <w:vAlign w:val="center"/>
          </w:tcPr>
          <w:p w14:paraId="5A609854">
            <w:pPr>
              <w:widowControl/>
              <w:tabs>
                <w:tab w:val="decimal" w:pos="0"/>
              </w:tabs>
              <w:ind w:firstLine="0" w:firstLineChars="0"/>
              <w:jc w:val="center"/>
              <w:rPr>
                <w:kern w:val="0"/>
                <w:sz w:val="18"/>
                <w:szCs w:val="18"/>
              </w:rPr>
            </w:pPr>
            <w:r>
              <w:rPr>
                <w:kern w:val="0"/>
                <w:sz w:val="18"/>
                <w:szCs w:val="18"/>
              </w:rPr>
              <w:t>9</w:t>
            </w:r>
          </w:p>
        </w:tc>
        <w:tc>
          <w:tcPr>
            <w:tcW w:w="813" w:type="dxa"/>
            <w:tcBorders>
              <w:top w:val="nil"/>
              <w:left w:val="nil"/>
              <w:bottom w:val="single" w:color="auto" w:sz="4" w:space="0"/>
              <w:right w:val="single" w:color="auto" w:sz="4" w:space="0"/>
            </w:tcBorders>
            <w:vAlign w:val="center"/>
          </w:tcPr>
          <w:p w14:paraId="52590D6D">
            <w:pPr>
              <w:widowControl/>
              <w:tabs>
                <w:tab w:val="decimal" w:pos="0"/>
              </w:tabs>
              <w:ind w:firstLine="0" w:firstLineChars="0"/>
              <w:jc w:val="center"/>
              <w:rPr>
                <w:kern w:val="0"/>
                <w:sz w:val="18"/>
                <w:szCs w:val="18"/>
              </w:rPr>
            </w:pPr>
            <w:r>
              <w:rPr>
                <w:kern w:val="0"/>
                <w:sz w:val="18"/>
                <w:szCs w:val="18"/>
              </w:rPr>
              <w:t>468</w:t>
            </w:r>
          </w:p>
        </w:tc>
        <w:tc>
          <w:tcPr>
            <w:tcW w:w="1109" w:type="dxa"/>
            <w:tcBorders>
              <w:top w:val="nil"/>
              <w:left w:val="nil"/>
              <w:bottom w:val="single" w:color="auto" w:sz="4" w:space="0"/>
              <w:right w:val="single" w:color="auto" w:sz="4" w:space="0"/>
            </w:tcBorders>
            <w:vAlign w:val="center"/>
          </w:tcPr>
          <w:p w14:paraId="7BB01C39">
            <w:pPr>
              <w:widowControl/>
              <w:tabs>
                <w:tab w:val="decimal" w:pos="0"/>
              </w:tabs>
              <w:ind w:firstLine="0" w:firstLineChars="0"/>
              <w:jc w:val="center"/>
              <w:rPr>
                <w:kern w:val="0"/>
                <w:sz w:val="18"/>
                <w:szCs w:val="18"/>
              </w:rPr>
            </w:pPr>
            <w:r>
              <w:rPr>
                <w:kern w:val="0"/>
                <w:sz w:val="18"/>
                <w:szCs w:val="18"/>
              </w:rPr>
              <w:t>11.425781</w:t>
            </w:r>
          </w:p>
        </w:tc>
        <w:tc>
          <w:tcPr>
            <w:tcW w:w="426" w:type="dxa"/>
            <w:tcBorders>
              <w:top w:val="nil"/>
              <w:left w:val="nil"/>
              <w:bottom w:val="single" w:color="auto" w:sz="4" w:space="0"/>
              <w:right w:val="single" w:color="auto" w:sz="4" w:space="0"/>
            </w:tcBorders>
            <w:vAlign w:val="center"/>
          </w:tcPr>
          <w:p w14:paraId="2BFF48FE">
            <w:pPr>
              <w:widowControl/>
              <w:tabs>
                <w:tab w:val="decimal" w:pos="0"/>
              </w:tabs>
              <w:ind w:firstLine="0" w:firstLineChars="0"/>
              <w:jc w:val="center"/>
              <w:rPr>
                <w:kern w:val="0"/>
                <w:sz w:val="18"/>
                <w:szCs w:val="18"/>
              </w:rPr>
            </w:pPr>
            <w:r>
              <w:rPr>
                <w:kern w:val="0"/>
                <w:sz w:val="18"/>
                <w:szCs w:val="18"/>
              </w:rPr>
              <w:t>14</w:t>
            </w:r>
          </w:p>
        </w:tc>
      </w:tr>
      <w:tr w14:paraId="2D02DF70">
        <w:tblPrEx>
          <w:tblCellMar>
            <w:top w:w="0" w:type="dxa"/>
            <w:left w:w="108" w:type="dxa"/>
            <w:bottom w:w="0" w:type="dxa"/>
            <w:right w:w="108" w:type="dxa"/>
          </w:tblCellMar>
        </w:tblPrEx>
        <w:trPr>
          <w:trHeight w:val="270" w:hRule="atLeast"/>
          <w:jc w:val="center"/>
        </w:trPr>
        <w:tc>
          <w:tcPr>
            <w:tcW w:w="953" w:type="dxa"/>
            <w:tcBorders>
              <w:top w:val="nil"/>
              <w:left w:val="single" w:color="auto" w:sz="4" w:space="0"/>
              <w:bottom w:val="single" w:color="auto" w:sz="4" w:space="0"/>
              <w:right w:val="single" w:color="auto" w:sz="4" w:space="0"/>
            </w:tcBorders>
            <w:shd w:val="clear" w:color="auto" w:fill="auto"/>
            <w:vAlign w:val="center"/>
          </w:tcPr>
          <w:p w14:paraId="4A55C503">
            <w:pPr>
              <w:widowControl/>
              <w:tabs>
                <w:tab w:val="decimal" w:pos="0"/>
              </w:tabs>
              <w:ind w:firstLine="0" w:firstLineChars="0"/>
              <w:jc w:val="center"/>
              <w:rPr>
                <w:kern w:val="0"/>
                <w:sz w:val="18"/>
                <w:szCs w:val="18"/>
              </w:rPr>
            </w:pPr>
            <w:r>
              <w:rPr>
                <w:kern w:val="0"/>
                <w:sz w:val="18"/>
                <w:szCs w:val="18"/>
              </w:rPr>
              <w:t>85</w:t>
            </w:r>
          </w:p>
        </w:tc>
        <w:tc>
          <w:tcPr>
            <w:tcW w:w="1068" w:type="dxa"/>
            <w:tcBorders>
              <w:top w:val="nil"/>
              <w:left w:val="nil"/>
              <w:bottom w:val="single" w:color="auto" w:sz="4" w:space="0"/>
              <w:right w:val="single" w:color="auto" w:sz="4" w:space="0"/>
            </w:tcBorders>
            <w:shd w:val="clear" w:color="auto" w:fill="auto"/>
            <w:vAlign w:val="center"/>
          </w:tcPr>
          <w:p w14:paraId="5DE27758">
            <w:pPr>
              <w:widowControl/>
              <w:tabs>
                <w:tab w:val="decimal" w:pos="0"/>
              </w:tabs>
              <w:ind w:firstLine="0" w:firstLineChars="0"/>
              <w:jc w:val="center"/>
              <w:rPr>
                <w:kern w:val="0"/>
                <w:sz w:val="18"/>
                <w:szCs w:val="18"/>
              </w:rPr>
            </w:pPr>
            <w:r>
              <w:rPr>
                <w:kern w:val="0"/>
                <w:sz w:val="18"/>
                <w:szCs w:val="18"/>
              </w:rPr>
              <w:t>2.075195</w:t>
            </w:r>
          </w:p>
        </w:tc>
        <w:tc>
          <w:tcPr>
            <w:tcW w:w="588" w:type="dxa"/>
            <w:tcBorders>
              <w:top w:val="nil"/>
              <w:left w:val="nil"/>
              <w:bottom w:val="single" w:color="auto" w:sz="4" w:space="0"/>
              <w:right w:val="single" w:color="auto" w:sz="4" w:space="0"/>
            </w:tcBorders>
            <w:shd w:val="clear" w:color="auto" w:fill="auto"/>
            <w:vAlign w:val="center"/>
          </w:tcPr>
          <w:p w14:paraId="02DC0A6A">
            <w:pPr>
              <w:widowControl/>
              <w:tabs>
                <w:tab w:val="decimal" w:pos="0"/>
              </w:tabs>
              <w:ind w:firstLine="0" w:firstLineChars="0"/>
              <w:jc w:val="center"/>
              <w:rPr>
                <w:kern w:val="0"/>
                <w:sz w:val="18"/>
                <w:szCs w:val="18"/>
              </w:rPr>
            </w:pPr>
            <w:r>
              <w:rPr>
                <w:kern w:val="0"/>
                <w:sz w:val="18"/>
                <w:szCs w:val="18"/>
              </w:rPr>
              <w:t>12</w:t>
            </w:r>
          </w:p>
        </w:tc>
        <w:tc>
          <w:tcPr>
            <w:tcW w:w="813" w:type="dxa"/>
            <w:tcBorders>
              <w:top w:val="nil"/>
              <w:left w:val="nil"/>
              <w:bottom w:val="single" w:color="auto" w:sz="4" w:space="0"/>
              <w:right w:val="single" w:color="auto" w:sz="4" w:space="0"/>
            </w:tcBorders>
            <w:vAlign w:val="center"/>
          </w:tcPr>
          <w:p w14:paraId="16690060">
            <w:pPr>
              <w:widowControl/>
              <w:tabs>
                <w:tab w:val="decimal" w:pos="0"/>
              </w:tabs>
              <w:ind w:firstLine="0" w:firstLineChars="0"/>
              <w:jc w:val="center"/>
              <w:rPr>
                <w:kern w:val="0"/>
                <w:sz w:val="18"/>
                <w:szCs w:val="18"/>
              </w:rPr>
            </w:pPr>
            <w:r>
              <w:rPr>
                <w:kern w:val="0"/>
                <w:sz w:val="18"/>
                <w:szCs w:val="18"/>
              </w:rPr>
              <w:t>213</w:t>
            </w:r>
          </w:p>
        </w:tc>
        <w:tc>
          <w:tcPr>
            <w:tcW w:w="1068" w:type="dxa"/>
            <w:tcBorders>
              <w:top w:val="nil"/>
              <w:left w:val="nil"/>
              <w:bottom w:val="single" w:color="auto" w:sz="4" w:space="0"/>
              <w:right w:val="single" w:color="auto" w:sz="4" w:space="0"/>
            </w:tcBorders>
            <w:vAlign w:val="center"/>
          </w:tcPr>
          <w:p w14:paraId="6B3490F4">
            <w:pPr>
              <w:widowControl/>
              <w:tabs>
                <w:tab w:val="decimal" w:pos="0"/>
              </w:tabs>
              <w:ind w:firstLine="0" w:firstLineChars="0"/>
              <w:jc w:val="center"/>
              <w:rPr>
                <w:kern w:val="0"/>
                <w:sz w:val="18"/>
                <w:szCs w:val="18"/>
              </w:rPr>
            </w:pPr>
            <w:r>
              <w:rPr>
                <w:kern w:val="0"/>
                <w:sz w:val="18"/>
                <w:szCs w:val="18"/>
              </w:rPr>
              <w:t>5.200195</w:t>
            </w:r>
          </w:p>
        </w:tc>
        <w:tc>
          <w:tcPr>
            <w:tcW w:w="426" w:type="dxa"/>
            <w:tcBorders>
              <w:top w:val="nil"/>
              <w:left w:val="nil"/>
              <w:bottom w:val="single" w:color="auto" w:sz="4" w:space="0"/>
              <w:right w:val="single" w:color="auto" w:sz="4" w:space="0"/>
            </w:tcBorders>
            <w:vAlign w:val="center"/>
          </w:tcPr>
          <w:p w14:paraId="0D0E17C1">
            <w:pPr>
              <w:widowControl/>
              <w:tabs>
                <w:tab w:val="decimal" w:pos="0"/>
              </w:tabs>
              <w:ind w:firstLine="0" w:firstLineChars="0"/>
              <w:jc w:val="center"/>
              <w:rPr>
                <w:kern w:val="0"/>
                <w:sz w:val="18"/>
                <w:szCs w:val="18"/>
              </w:rPr>
            </w:pPr>
            <w:r>
              <w:rPr>
                <w:kern w:val="0"/>
                <w:sz w:val="18"/>
                <w:szCs w:val="18"/>
              </w:rPr>
              <w:t>5</w:t>
            </w:r>
          </w:p>
        </w:tc>
        <w:tc>
          <w:tcPr>
            <w:tcW w:w="813" w:type="dxa"/>
            <w:tcBorders>
              <w:top w:val="nil"/>
              <w:left w:val="nil"/>
              <w:bottom w:val="single" w:color="auto" w:sz="4" w:space="0"/>
              <w:right w:val="single" w:color="auto" w:sz="4" w:space="0"/>
            </w:tcBorders>
            <w:vAlign w:val="center"/>
          </w:tcPr>
          <w:p w14:paraId="16C82B7A">
            <w:pPr>
              <w:widowControl/>
              <w:tabs>
                <w:tab w:val="decimal" w:pos="0"/>
              </w:tabs>
              <w:ind w:firstLine="0" w:firstLineChars="0"/>
              <w:jc w:val="center"/>
              <w:rPr>
                <w:kern w:val="0"/>
                <w:sz w:val="18"/>
                <w:szCs w:val="18"/>
              </w:rPr>
            </w:pPr>
            <w:r>
              <w:rPr>
                <w:kern w:val="0"/>
                <w:sz w:val="18"/>
                <w:szCs w:val="18"/>
              </w:rPr>
              <w:t>341</w:t>
            </w:r>
          </w:p>
        </w:tc>
        <w:tc>
          <w:tcPr>
            <w:tcW w:w="1068" w:type="dxa"/>
            <w:tcBorders>
              <w:top w:val="nil"/>
              <w:left w:val="nil"/>
              <w:bottom w:val="single" w:color="auto" w:sz="4" w:space="0"/>
              <w:right w:val="single" w:color="auto" w:sz="4" w:space="0"/>
            </w:tcBorders>
            <w:vAlign w:val="center"/>
          </w:tcPr>
          <w:p w14:paraId="2C52CDB5">
            <w:pPr>
              <w:widowControl/>
              <w:tabs>
                <w:tab w:val="decimal" w:pos="0"/>
              </w:tabs>
              <w:ind w:firstLine="0" w:firstLineChars="0"/>
              <w:jc w:val="center"/>
              <w:rPr>
                <w:kern w:val="0"/>
                <w:sz w:val="18"/>
                <w:szCs w:val="18"/>
              </w:rPr>
            </w:pPr>
            <w:r>
              <w:rPr>
                <w:kern w:val="0"/>
                <w:sz w:val="18"/>
                <w:szCs w:val="18"/>
              </w:rPr>
              <w:t>8.325195</w:t>
            </w:r>
          </w:p>
        </w:tc>
        <w:tc>
          <w:tcPr>
            <w:tcW w:w="426" w:type="dxa"/>
            <w:tcBorders>
              <w:top w:val="nil"/>
              <w:left w:val="nil"/>
              <w:bottom w:val="single" w:color="auto" w:sz="4" w:space="0"/>
              <w:right w:val="single" w:color="auto" w:sz="4" w:space="0"/>
            </w:tcBorders>
            <w:vAlign w:val="center"/>
          </w:tcPr>
          <w:p w14:paraId="0A02F420">
            <w:pPr>
              <w:widowControl/>
              <w:tabs>
                <w:tab w:val="decimal" w:pos="0"/>
              </w:tabs>
              <w:ind w:firstLine="0" w:firstLineChars="0"/>
              <w:jc w:val="center"/>
              <w:rPr>
                <w:kern w:val="0"/>
                <w:sz w:val="18"/>
                <w:szCs w:val="18"/>
              </w:rPr>
            </w:pPr>
            <w:r>
              <w:rPr>
                <w:kern w:val="0"/>
                <w:sz w:val="18"/>
                <w:szCs w:val="18"/>
              </w:rPr>
              <w:t>11</w:t>
            </w:r>
          </w:p>
        </w:tc>
        <w:tc>
          <w:tcPr>
            <w:tcW w:w="813" w:type="dxa"/>
            <w:tcBorders>
              <w:top w:val="nil"/>
              <w:left w:val="nil"/>
              <w:bottom w:val="single" w:color="auto" w:sz="4" w:space="0"/>
              <w:right w:val="single" w:color="auto" w:sz="4" w:space="0"/>
            </w:tcBorders>
            <w:vAlign w:val="center"/>
          </w:tcPr>
          <w:p w14:paraId="1397A578">
            <w:pPr>
              <w:widowControl/>
              <w:tabs>
                <w:tab w:val="decimal" w:pos="0"/>
              </w:tabs>
              <w:ind w:firstLine="0" w:firstLineChars="0"/>
              <w:jc w:val="center"/>
              <w:rPr>
                <w:kern w:val="0"/>
                <w:sz w:val="18"/>
                <w:szCs w:val="18"/>
              </w:rPr>
            </w:pPr>
            <w:r>
              <w:rPr>
                <w:kern w:val="0"/>
                <w:sz w:val="18"/>
                <w:szCs w:val="18"/>
              </w:rPr>
              <w:t>469</w:t>
            </w:r>
          </w:p>
        </w:tc>
        <w:tc>
          <w:tcPr>
            <w:tcW w:w="1109" w:type="dxa"/>
            <w:tcBorders>
              <w:top w:val="nil"/>
              <w:left w:val="nil"/>
              <w:bottom w:val="single" w:color="auto" w:sz="4" w:space="0"/>
              <w:right w:val="single" w:color="auto" w:sz="4" w:space="0"/>
            </w:tcBorders>
            <w:vAlign w:val="center"/>
          </w:tcPr>
          <w:p w14:paraId="697A821C">
            <w:pPr>
              <w:widowControl/>
              <w:tabs>
                <w:tab w:val="decimal" w:pos="0"/>
              </w:tabs>
              <w:ind w:firstLine="0" w:firstLineChars="0"/>
              <w:jc w:val="center"/>
              <w:rPr>
                <w:kern w:val="0"/>
                <w:sz w:val="18"/>
                <w:szCs w:val="18"/>
              </w:rPr>
            </w:pPr>
            <w:r>
              <w:rPr>
                <w:kern w:val="0"/>
                <w:sz w:val="18"/>
                <w:szCs w:val="18"/>
              </w:rPr>
              <w:t>11.450195</w:t>
            </w:r>
          </w:p>
        </w:tc>
        <w:tc>
          <w:tcPr>
            <w:tcW w:w="426" w:type="dxa"/>
            <w:tcBorders>
              <w:top w:val="nil"/>
              <w:left w:val="nil"/>
              <w:bottom w:val="single" w:color="auto" w:sz="4" w:space="0"/>
              <w:right w:val="single" w:color="auto" w:sz="4" w:space="0"/>
            </w:tcBorders>
            <w:vAlign w:val="center"/>
          </w:tcPr>
          <w:p w14:paraId="7991DB3C">
            <w:pPr>
              <w:widowControl/>
              <w:tabs>
                <w:tab w:val="decimal" w:pos="0"/>
              </w:tabs>
              <w:ind w:firstLine="0" w:firstLineChars="0"/>
              <w:jc w:val="center"/>
              <w:rPr>
                <w:kern w:val="0"/>
                <w:sz w:val="18"/>
                <w:szCs w:val="18"/>
              </w:rPr>
            </w:pPr>
            <w:r>
              <w:rPr>
                <w:kern w:val="0"/>
                <w:sz w:val="18"/>
                <w:szCs w:val="18"/>
              </w:rPr>
              <w:t>7</w:t>
            </w:r>
          </w:p>
        </w:tc>
      </w:tr>
      <w:tr w14:paraId="2E025425">
        <w:tblPrEx>
          <w:tblCellMar>
            <w:top w:w="0" w:type="dxa"/>
            <w:left w:w="108" w:type="dxa"/>
            <w:bottom w:w="0" w:type="dxa"/>
            <w:right w:w="108" w:type="dxa"/>
          </w:tblCellMar>
        </w:tblPrEx>
        <w:trPr>
          <w:trHeight w:val="270" w:hRule="atLeast"/>
          <w:jc w:val="center"/>
        </w:trPr>
        <w:tc>
          <w:tcPr>
            <w:tcW w:w="953" w:type="dxa"/>
            <w:tcBorders>
              <w:top w:val="nil"/>
              <w:left w:val="single" w:color="auto" w:sz="4" w:space="0"/>
              <w:bottom w:val="single" w:color="auto" w:sz="4" w:space="0"/>
              <w:right w:val="single" w:color="auto" w:sz="4" w:space="0"/>
            </w:tcBorders>
            <w:shd w:val="clear" w:color="auto" w:fill="auto"/>
            <w:vAlign w:val="center"/>
          </w:tcPr>
          <w:p w14:paraId="3E389ECF">
            <w:pPr>
              <w:widowControl/>
              <w:tabs>
                <w:tab w:val="decimal" w:pos="0"/>
              </w:tabs>
              <w:ind w:firstLine="0" w:firstLineChars="0"/>
              <w:jc w:val="center"/>
              <w:rPr>
                <w:kern w:val="0"/>
                <w:sz w:val="18"/>
                <w:szCs w:val="18"/>
              </w:rPr>
            </w:pPr>
            <w:r>
              <w:rPr>
                <w:kern w:val="0"/>
                <w:sz w:val="18"/>
                <w:szCs w:val="18"/>
              </w:rPr>
              <w:t>86</w:t>
            </w:r>
          </w:p>
        </w:tc>
        <w:tc>
          <w:tcPr>
            <w:tcW w:w="1068" w:type="dxa"/>
            <w:tcBorders>
              <w:top w:val="nil"/>
              <w:left w:val="nil"/>
              <w:bottom w:val="single" w:color="auto" w:sz="4" w:space="0"/>
              <w:right w:val="single" w:color="auto" w:sz="4" w:space="0"/>
            </w:tcBorders>
            <w:shd w:val="clear" w:color="auto" w:fill="auto"/>
            <w:vAlign w:val="center"/>
          </w:tcPr>
          <w:p w14:paraId="6B8D8038">
            <w:pPr>
              <w:widowControl/>
              <w:tabs>
                <w:tab w:val="decimal" w:pos="0"/>
              </w:tabs>
              <w:ind w:firstLine="0" w:firstLineChars="0"/>
              <w:jc w:val="center"/>
              <w:rPr>
                <w:kern w:val="0"/>
                <w:sz w:val="18"/>
                <w:szCs w:val="18"/>
              </w:rPr>
            </w:pPr>
            <w:r>
              <w:rPr>
                <w:kern w:val="0"/>
                <w:sz w:val="18"/>
                <w:szCs w:val="18"/>
              </w:rPr>
              <w:t>2.099609</w:t>
            </w:r>
          </w:p>
        </w:tc>
        <w:tc>
          <w:tcPr>
            <w:tcW w:w="588" w:type="dxa"/>
            <w:tcBorders>
              <w:top w:val="nil"/>
              <w:left w:val="nil"/>
              <w:bottom w:val="single" w:color="auto" w:sz="4" w:space="0"/>
              <w:right w:val="single" w:color="auto" w:sz="4" w:space="0"/>
            </w:tcBorders>
            <w:shd w:val="clear" w:color="auto" w:fill="auto"/>
            <w:vAlign w:val="center"/>
          </w:tcPr>
          <w:p w14:paraId="4273ABC2">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3E4C3773">
            <w:pPr>
              <w:widowControl/>
              <w:tabs>
                <w:tab w:val="decimal" w:pos="0"/>
              </w:tabs>
              <w:ind w:firstLine="0" w:firstLineChars="0"/>
              <w:jc w:val="center"/>
              <w:rPr>
                <w:kern w:val="0"/>
                <w:sz w:val="18"/>
                <w:szCs w:val="18"/>
              </w:rPr>
            </w:pPr>
            <w:r>
              <w:rPr>
                <w:kern w:val="0"/>
                <w:sz w:val="18"/>
                <w:szCs w:val="18"/>
              </w:rPr>
              <w:t>214</w:t>
            </w:r>
          </w:p>
        </w:tc>
        <w:tc>
          <w:tcPr>
            <w:tcW w:w="1068" w:type="dxa"/>
            <w:tcBorders>
              <w:top w:val="nil"/>
              <w:left w:val="nil"/>
              <w:bottom w:val="single" w:color="auto" w:sz="4" w:space="0"/>
              <w:right w:val="single" w:color="auto" w:sz="4" w:space="0"/>
            </w:tcBorders>
            <w:vAlign w:val="center"/>
          </w:tcPr>
          <w:p w14:paraId="6B97ACC5">
            <w:pPr>
              <w:widowControl/>
              <w:tabs>
                <w:tab w:val="decimal" w:pos="0"/>
              </w:tabs>
              <w:ind w:firstLine="0" w:firstLineChars="0"/>
              <w:jc w:val="center"/>
              <w:rPr>
                <w:kern w:val="0"/>
                <w:sz w:val="18"/>
                <w:szCs w:val="18"/>
              </w:rPr>
            </w:pPr>
            <w:r>
              <w:rPr>
                <w:kern w:val="0"/>
                <w:sz w:val="18"/>
                <w:szCs w:val="18"/>
              </w:rPr>
              <w:t>5.224609</w:t>
            </w:r>
          </w:p>
        </w:tc>
        <w:tc>
          <w:tcPr>
            <w:tcW w:w="426" w:type="dxa"/>
            <w:tcBorders>
              <w:top w:val="nil"/>
              <w:left w:val="nil"/>
              <w:bottom w:val="single" w:color="auto" w:sz="4" w:space="0"/>
              <w:right w:val="single" w:color="auto" w:sz="4" w:space="0"/>
            </w:tcBorders>
            <w:vAlign w:val="center"/>
          </w:tcPr>
          <w:p w14:paraId="0A826568">
            <w:pPr>
              <w:widowControl/>
              <w:tabs>
                <w:tab w:val="decimal" w:pos="0"/>
              </w:tabs>
              <w:ind w:firstLine="0" w:firstLineChars="0"/>
              <w:jc w:val="center"/>
              <w:rPr>
                <w:kern w:val="0"/>
                <w:sz w:val="18"/>
                <w:szCs w:val="18"/>
              </w:rPr>
            </w:pPr>
            <w:r>
              <w:rPr>
                <w:kern w:val="0"/>
                <w:sz w:val="18"/>
                <w:szCs w:val="18"/>
              </w:rPr>
              <w:t>11</w:t>
            </w:r>
          </w:p>
        </w:tc>
        <w:tc>
          <w:tcPr>
            <w:tcW w:w="813" w:type="dxa"/>
            <w:tcBorders>
              <w:top w:val="nil"/>
              <w:left w:val="nil"/>
              <w:bottom w:val="single" w:color="auto" w:sz="4" w:space="0"/>
              <w:right w:val="single" w:color="auto" w:sz="4" w:space="0"/>
            </w:tcBorders>
            <w:vAlign w:val="center"/>
          </w:tcPr>
          <w:p w14:paraId="601D9C6C">
            <w:pPr>
              <w:widowControl/>
              <w:tabs>
                <w:tab w:val="decimal" w:pos="0"/>
              </w:tabs>
              <w:ind w:firstLine="0" w:firstLineChars="0"/>
              <w:jc w:val="center"/>
              <w:rPr>
                <w:kern w:val="0"/>
                <w:sz w:val="18"/>
                <w:szCs w:val="18"/>
              </w:rPr>
            </w:pPr>
            <w:r>
              <w:rPr>
                <w:kern w:val="0"/>
                <w:sz w:val="18"/>
                <w:szCs w:val="18"/>
              </w:rPr>
              <w:t>342</w:t>
            </w:r>
          </w:p>
        </w:tc>
        <w:tc>
          <w:tcPr>
            <w:tcW w:w="1068" w:type="dxa"/>
            <w:tcBorders>
              <w:top w:val="nil"/>
              <w:left w:val="nil"/>
              <w:bottom w:val="single" w:color="auto" w:sz="4" w:space="0"/>
              <w:right w:val="single" w:color="auto" w:sz="4" w:space="0"/>
            </w:tcBorders>
            <w:vAlign w:val="center"/>
          </w:tcPr>
          <w:p w14:paraId="2072F65C">
            <w:pPr>
              <w:widowControl/>
              <w:tabs>
                <w:tab w:val="decimal" w:pos="0"/>
              </w:tabs>
              <w:ind w:firstLine="0" w:firstLineChars="0"/>
              <w:jc w:val="center"/>
              <w:rPr>
                <w:kern w:val="0"/>
                <w:sz w:val="18"/>
                <w:szCs w:val="18"/>
              </w:rPr>
            </w:pPr>
            <w:r>
              <w:rPr>
                <w:kern w:val="0"/>
                <w:sz w:val="18"/>
                <w:szCs w:val="18"/>
              </w:rPr>
              <w:t>8.349609</w:t>
            </w:r>
          </w:p>
        </w:tc>
        <w:tc>
          <w:tcPr>
            <w:tcW w:w="426" w:type="dxa"/>
            <w:tcBorders>
              <w:top w:val="nil"/>
              <w:left w:val="nil"/>
              <w:bottom w:val="single" w:color="auto" w:sz="4" w:space="0"/>
              <w:right w:val="single" w:color="auto" w:sz="4" w:space="0"/>
            </w:tcBorders>
            <w:vAlign w:val="center"/>
          </w:tcPr>
          <w:p w14:paraId="62B1D92F">
            <w:pPr>
              <w:widowControl/>
              <w:tabs>
                <w:tab w:val="decimal" w:pos="0"/>
              </w:tabs>
              <w:ind w:firstLine="0" w:firstLineChars="0"/>
              <w:jc w:val="center"/>
              <w:rPr>
                <w:kern w:val="0"/>
                <w:sz w:val="18"/>
                <w:szCs w:val="18"/>
              </w:rPr>
            </w:pPr>
            <w:r>
              <w:rPr>
                <w:kern w:val="0"/>
                <w:sz w:val="18"/>
                <w:szCs w:val="18"/>
              </w:rPr>
              <w:t>14</w:t>
            </w:r>
          </w:p>
        </w:tc>
        <w:tc>
          <w:tcPr>
            <w:tcW w:w="813" w:type="dxa"/>
            <w:tcBorders>
              <w:top w:val="nil"/>
              <w:left w:val="nil"/>
              <w:bottom w:val="single" w:color="auto" w:sz="4" w:space="0"/>
              <w:right w:val="single" w:color="auto" w:sz="4" w:space="0"/>
            </w:tcBorders>
            <w:vAlign w:val="center"/>
          </w:tcPr>
          <w:p w14:paraId="587FACC4">
            <w:pPr>
              <w:widowControl/>
              <w:tabs>
                <w:tab w:val="decimal" w:pos="0"/>
              </w:tabs>
              <w:ind w:firstLine="0" w:firstLineChars="0"/>
              <w:jc w:val="center"/>
              <w:rPr>
                <w:kern w:val="0"/>
                <w:sz w:val="18"/>
                <w:szCs w:val="18"/>
              </w:rPr>
            </w:pPr>
            <w:r>
              <w:rPr>
                <w:kern w:val="0"/>
                <w:sz w:val="18"/>
                <w:szCs w:val="18"/>
              </w:rPr>
              <w:t>470</w:t>
            </w:r>
          </w:p>
        </w:tc>
        <w:tc>
          <w:tcPr>
            <w:tcW w:w="1109" w:type="dxa"/>
            <w:tcBorders>
              <w:top w:val="nil"/>
              <w:left w:val="nil"/>
              <w:bottom w:val="single" w:color="auto" w:sz="4" w:space="0"/>
              <w:right w:val="single" w:color="auto" w:sz="4" w:space="0"/>
            </w:tcBorders>
            <w:vAlign w:val="center"/>
          </w:tcPr>
          <w:p w14:paraId="0DB42D35">
            <w:pPr>
              <w:widowControl/>
              <w:tabs>
                <w:tab w:val="decimal" w:pos="0"/>
              </w:tabs>
              <w:ind w:firstLine="0" w:firstLineChars="0"/>
              <w:jc w:val="center"/>
              <w:rPr>
                <w:kern w:val="0"/>
                <w:sz w:val="18"/>
                <w:szCs w:val="18"/>
              </w:rPr>
            </w:pPr>
            <w:r>
              <w:rPr>
                <w:kern w:val="0"/>
                <w:sz w:val="18"/>
                <w:szCs w:val="18"/>
              </w:rPr>
              <w:t>11.474609</w:t>
            </w:r>
          </w:p>
        </w:tc>
        <w:tc>
          <w:tcPr>
            <w:tcW w:w="426" w:type="dxa"/>
            <w:tcBorders>
              <w:top w:val="nil"/>
              <w:left w:val="nil"/>
              <w:bottom w:val="single" w:color="auto" w:sz="4" w:space="0"/>
              <w:right w:val="single" w:color="auto" w:sz="4" w:space="0"/>
            </w:tcBorders>
            <w:vAlign w:val="center"/>
          </w:tcPr>
          <w:p w14:paraId="646CF85B">
            <w:pPr>
              <w:widowControl/>
              <w:tabs>
                <w:tab w:val="decimal" w:pos="0"/>
              </w:tabs>
              <w:ind w:firstLine="0" w:firstLineChars="0"/>
              <w:jc w:val="center"/>
              <w:rPr>
                <w:kern w:val="0"/>
                <w:sz w:val="18"/>
                <w:szCs w:val="18"/>
              </w:rPr>
            </w:pPr>
            <w:r>
              <w:rPr>
                <w:kern w:val="0"/>
                <w:sz w:val="18"/>
                <w:szCs w:val="18"/>
              </w:rPr>
              <w:t>0</w:t>
            </w:r>
          </w:p>
        </w:tc>
      </w:tr>
      <w:tr w14:paraId="5126D5F4">
        <w:tblPrEx>
          <w:tblCellMar>
            <w:top w:w="0" w:type="dxa"/>
            <w:left w:w="108" w:type="dxa"/>
            <w:bottom w:w="0" w:type="dxa"/>
            <w:right w:w="108" w:type="dxa"/>
          </w:tblCellMar>
        </w:tblPrEx>
        <w:trPr>
          <w:trHeight w:val="270" w:hRule="atLeast"/>
          <w:jc w:val="center"/>
        </w:trPr>
        <w:tc>
          <w:tcPr>
            <w:tcW w:w="953" w:type="dxa"/>
            <w:tcBorders>
              <w:top w:val="nil"/>
              <w:left w:val="single" w:color="auto" w:sz="4" w:space="0"/>
              <w:bottom w:val="single" w:color="auto" w:sz="4" w:space="0"/>
              <w:right w:val="single" w:color="auto" w:sz="4" w:space="0"/>
            </w:tcBorders>
            <w:shd w:val="clear" w:color="auto" w:fill="auto"/>
            <w:vAlign w:val="center"/>
          </w:tcPr>
          <w:p w14:paraId="636CB399">
            <w:pPr>
              <w:widowControl/>
              <w:tabs>
                <w:tab w:val="decimal" w:pos="0"/>
              </w:tabs>
              <w:ind w:firstLine="0" w:firstLineChars="0"/>
              <w:jc w:val="center"/>
              <w:rPr>
                <w:kern w:val="0"/>
                <w:sz w:val="18"/>
                <w:szCs w:val="18"/>
              </w:rPr>
            </w:pPr>
            <w:r>
              <w:rPr>
                <w:kern w:val="0"/>
                <w:sz w:val="18"/>
                <w:szCs w:val="18"/>
              </w:rPr>
              <w:t>87</w:t>
            </w:r>
          </w:p>
        </w:tc>
        <w:tc>
          <w:tcPr>
            <w:tcW w:w="1068" w:type="dxa"/>
            <w:tcBorders>
              <w:top w:val="nil"/>
              <w:left w:val="nil"/>
              <w:bottom w:val="single" w:color="auto" w:sz="4" w:space="0"/>
              <w:right w:val="single" w:color="auto" w:sz="4" w:space="0"/>
            </w:tcBorders>
            <w:shd w:val="clear" w:color="auto" w:fill="auto"/>
            <w:vAlign w:val="center"/>
          </w:tcPr>
          <w:p w14:paraId="030F6C95">
            <w:pPr>
              <w:widowControl/>
              <w:tabs>
                <w:tab w:val="decimal" w:pos="0"/>
              </w:tabs>
              <w:ind w:firstLine="0" w:firstLineChars="0"/>
              <w:jc w:val="center"/>
              <w:rPr>
                <w:kern w:val="0"/>
                <w:sz w:val="18"/>
                <w:szCs w:val="18"/>
              </w:rPr>
            </w:pPr>
            <w:r>
              <w:rPr>
                <w:kern w:val="0"/>
                <w:sz w:val="18"/>
                <w:szCs w:val="18"/>
              </w:rPr>
              <w:t>2.124023</w:t>
            </w:r>
          </w:p>
        </w:tc>
        <w:tc>
          <w:tcPr>
            <w:tcW w:w="588" w:type="dxa"/>
            <w:tcBorders>
              <w:top w:val="nil"/>
              <w:left w:val="nil"/>
              <w:bottom w:val="single" w:color="auto" w:sz="4" w:space="0"/>
              <w:right w:val="single" w:color="auto" w:sz="4" w:space="0"/>
            </w:tcBorders>
            <w:shd w:val="clear" w:color="auto" w:fill="auto"/>
            <w:vAlign w:val="center"/>
          </w:tcPr>
          <w:p w14:paraId="499807C4">
            <w:pPr>
              <w:widowControl/>
              <w:tabs>
                <w:tab w:val="decimal" w:pos="0"/>
              </w:tabs>
              <w:ind w:firstLine="0" w:firstLineChars="0"/>
              <w:jc w:val="center"/>
              <w:rPr>
                <w:kern w:val="0"/>
                <w:sz w:val="18"/>
                <w:szCs w:val="18"/>
              </w:rPr>
            </w:pPr>
            <w:r>
              <w:rPr>
                <w:kern w:val="0"/>
                <w:sz w:val="18"/>
                <w:szCs w:val="18"/>
              </w:rPr>
              <w:t>4</w:t>
            </w:r>
          </w:p>
        </w:tc>
        <w:tc>
          <w:tcPr>
            <w:tcW w:w="813" w:type="dxa"/>
            <w:tcBorders>
              <w:top w:val="nil"/>
              <w:left w:val="nil"/>
              <w:bottom w:val="single" w:color="auto" w:sz="4" w:space="0"/>
              <w:right w:val="single" w:color="auto" w:sz="4" w:space="0"/>
            </w:tcBorders>
            <w:vAlign w:val="center"/>
          </w:tcPr>
          <w:p w14:paraId="4B52F267">
            <w:pPr>
              <w:widowControl/>
              <w:tabs>
                <w:tab w:val="decimal" w:pos="0"/>
              </w:tabs>
              <w:ind w:firstLine="0" w:firstLineChars="0"/>
              <w:jc w:val="center"/>
              <w:rPr>
                <w:kern w:val="0"/>
                <w:sz w:val="18"/>
                <w:szCs w:val="18"/>
              </w:rPr>
            </w:pPr>
            <w:r>
              <w:rPr>
                <w:kern w:val="0"/>
                <w:sz w:val="18"/>
                <w:szCs w:val="18"/>
              </w:rPr>
              <w:t>215</w:t>
            </w:r>
          </w:p>
        </w:tc>
        <w:tc>
          <w:tcPr>
            <w:tcW w:w="1068" w:type="dxa"/>
            <w:tcBorders>
              <w:top w:val="nil"/>
              <w:left w:val="nil"/>
              <w:bottom w:val="single" w:color="auto" w:sz="4" w:space="0"/>
              <w:right w:val="single" w:color="auto" w:sz="4" w:space="0"/>
            </w:tcBorders>
            <w:vAlign w:val="center"/>
          </w:tcPr>
          <w:p w14:paraId="490B5DA4">
            <w:pPr>
              <w:widowControl/>
              <w:tabs>
                <w:tab w:val="decimal" w:pos="0"/>
              </w:tabs>
              <w:ind w:firstLine="0" w:firstLineChars="0"/>
              <w:jc w:val="center"/>
              <w:rPr>
                <w:kern w:val="0"/>
                <w:sz w:val="18"/>
                <w:szCs w:val="18"/>
              </w:rPr>
            </w:pPr>
            <w:r>
              <w:rPr>
                <w:kern w:val="0"/>
                <w:sz w:val="18"/>
                <w:szCs w:val="18"/>
              </w:rPr>
              <w:t>5.249023</w:t>
            </w:r>
          </w:p>
        </w:tc>
        <w:tc>
          <w:tcPr>
            <w:tcW w:w="426" w:type="dxa"/>
            <w:tcBorders>
              <w:top w:val="nil"/>
              <w:left w:val="nil"/>
              <w:bottom w:val="single" w:color="auto" w:sz="4" w:space="0"/>
              <w:right w:val="single" w:color="auto" w:sz="4" w:space="0"/>
            </w:tcBorders>
            <w:vAlign w:val="center"/>
          </w:tcPr>
          <w:p w14:paraId="053DCA27">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3EC64996">
            <w:pPr>
              <w:widowControl/>
              <w:tabs>
                <w:tab w:val="decimal" w:pos="0"/>
              </w:tabs>
              <w:ind w:firstLine="0" w:firstLineChars="0"/>
              <w:jc w:val="center"/>
              <w:rPr>
                <w:kern w:val="0"/>
                <w:sz w:val="18"/>
                <w:szCs w:val="18"/>
              </w:rPr>
            </w:pPr>
            <w:r>
              <w:rPr>
                <w:kern w:val="0"/>
                <w:sz w:val="18"/>
                <w:szCs w:val="18"/>
              </w:rPr>
              <w:t>343</w:t>
            </w:r>
          </w:p>
        </w:tc>
        <w:tc>
          <w:tcPr>
            <w:tcW w:w="1068" w:type="dxa"/>
            <w:tcBorders>
              <w:top w:val="nil"/>
              <w:left w:val="nil"/>
              <w:bottom w:val="single" w:color="auto" w:sz="4" w:space="0"/>
              <w:right w:val="single" w:color="auto" w:sz="4" w:space="0"/>
            </w:tcBorders>
            <w:vAlign w:val="center"/>
          </w:tcPr>
          <w:p w14:paraId="68B285D4">
            <w:pPr>
              <w:widowControl/>
              <w:tabs>
                <w:tab w:val="decimal" w:pos="0"/>
              </w:tabs>
              <w:ind w:firstLine="0" w:firstLineChars="0"/>
              <w:jc w:val="center"/>
              <w:rPr>
                <w:kern w:val="0"/>
                <w:sz w:val="18"/>
                <w:szCs w:val="18"/>
              </w:rPr>
            </w:pPr>
            <w:r>
              <w:rPr>
                <w:kern w:val="0"/>
                <w:sz w:val="18"/>
                <w:szCs w:val="18"/>
              </w:rPr>
              <w:t>8.374023</w:t>
            </w:r>
          </w:p>
        </w:tc>
        <w:tc>
          <w:tcPr>
            <w:tcW w:w="426" w:type="dxa"/>
            <w:tcBorders>
              <w:top w:val="nil"/>
              <w:left w:val="nil"/>
              <w:bottom w:val="single" w:color="auto" w:sz="4" w:space="0"/>
              <w:right w:val="single" w:color="auto" w:sz="4" w:space="0"/>
            </w:tcBorders>
            <w:vAlign w:val="center"/>
          </w:tcPr>
          <w:p w14:paraId="108AEF53">
            <w:pPr>
              <w:widowControl/>
              <w:tabs>
                <w:tab w:val="decimal" w:pos="0"/>
              </w:tabs>
              <w:ind w:firstLine="0" w:firstLineChars="0"/>
              <w:jc w:val="center"/>
              <w:rPr>
                <w:kern w:val="0"/>
                <w:sz w:val="18"/>
                <w:szCs w:val="18"/>
              </w:rPr>
            </w:pPr>
            <w:r>
              <w:rPr>
                <w:kern w:val="0"/>
                <w:sz w:val="18"/>
                <w:szCs w:val="18"/>
              </w:rPr>
              <w:t>15</w:t>
            </w:r>
          </w:p>
        </w:tc>
        <w:tc>
          <w:tcPr>
            <w:tcW w:w="813" w:type="dxa"/>
            <w:tcBorders>
              <w:top w:val="nil"/>
              <w:left w:val="nil"/>
              <w:bottom w:val="single" w:color="auto" w:sz="4" w:space="0"/>
              <w:right w:val="single" w:color="auto" w:sz="4" w:space="0"/>
            </w:tcBorders>
            <w:vAlign w:val="center"/>
          </w:tcPr>
          <w:p w14:paraId="144CDD1D">
            <w:pPr>
              <w:widowControl/>
              <w:tabs>
                <w:tab w:val="decimal" w:pos="0"/>
              </w:tabs>
              <w:ind w:firstLine="0" w:firstLineChars="0"/>
              <w:jc w:val="center"/>
              <w:rPr>
                <w:kern w:val="0"/>
                <w:sz w:val="18"/>
                <w:szCs w:val="18"/>
              </w:rPr>
            </w:pPr>
            <w:r>
              <w:rPr>
                <w:kern w:val="0"/>
                <w:sz w:val="18"/>
                <w:szCs w:val="18"/>
              </w:rPr>
              <w:t>471</w:t>
            </w:r>
          </w:p>
        </w:tc>
        <w:tc>
          <w:tcPr>
            <w:tcW w:w="1109" w:type="dxa"/>
            <w:tcBorders>
              <w:top w:val="nil"/>
              <w:left w:val="nil"/>
              <w:bottom w:val="single" w:color="auto" w:sz="4" w:space="0"/>
              <w:right w:val="single" w:color="auto" w:sz="4" w:space="0"/>
            </w:tcBorders>
            <w:vAlign w:val="center"/>
          </w:tcPr>
          <w:p w14:paraId="45BD04EC">
            <w:pPr>
              <w:widowControl/>
              <w:tabs>
                <w:tab w:val="decimal" w:pos="0"/>
              </w:tabs>
              <w:ind w:firstLine="0" w:firstLineChars="0"/>
              <w:jc w:val="center"/>
              <w:rPr>
                <w:kern w:val="0"/>
                <w:sz w:val="18"/>
                <w:szCs w:val="18"/>
              </w:rPr>
            </w:pPr>
            <w:r>
              <w:rPr>
                <w:kern w:val="0"/>
                <w:sz w:val="18"/>
                <w:szCs w:val="18"/>
              </w:rPr>
              <w:t>11.499023</w:t>
            </w:r>
          </w:p>
        </w:tc>
        <w:tc>
          <w:tcPr>
            <w:tcW w:w="426" w:type="dxa"/>
            <w:tcBorders>
              <w:top w:val="nil"/>
              <w:left w:val="nil"/>
              <w:bottom w:val="single" w:color="auto" w:sz="4" w:space="0"/>
              <w:right w:val="single" w:color="auto" w:sz="4" w:space="0"/>
            </w:tcBorders>
            <w:vAlign w:val="center"/>
          </w:tcPr>
          <w:p w14:paraId="0C9E3466">
            <w:pPr>
              <w:widowControl/>
              <w:tabs>
                <w:tab w:val="decimal" w:pos="0"/>
              </w:tabs>
              <w:ind w:firstLine="0" w:firstLineChars="0"/>
              <w:jc w:val="center"/>
              <w:rPr>
                <w:kern w:val="0"/>
                <w:sz w:val="18"/>
                <w:szCs w:val="18"/>
              </w:rPr>
            </w:pPr>
            <w:r>
              <w:rPr>
                <w:kern w:val="0"/>
                <w:sz w:val="18"/>
                <w:szCs w:val="18"/>
              </w:rPr>
              <w:t>12</w:t>
            </w:r>
          </w:p>
        </w:tc>
      </w:tr>
      <w:tr w14:paraId="6714699D">
        <w:tblPrEx>
          <w:tblCellMar>
            <w:top w:w="0" w:type="dxa"/>
            <w:left w:w="108" w:type="dxa"/>
            <w:bottom w:w="0" w:type="dxa"/>
            <w:right w:w="108" w:type="dxa"/>
          </w:tblCellMar>
        </w:tblPrEx>
        <w:trPr>
          <w:trHeight w:val="270" w:hRule="atLeast"/>
          <w:jc w:val="center"/>
        </w:trPr>
        <w:tc>
          <w:tcPr>
            <w:tcW w:w="953" w:type="dxa"/>
            <w:tcBorders>
              <w:top w:val="nil"/>
              <w:left w:val="single" w:color="auto" w:sz="4" w:space="0"/>
              <w:bottom w:val="single" w:color="auto" w:sz="4" w:space="0"/>
              <w:right w:val="single" w:color="auto" w:sz="4" w:space="0"/>
            </w:tcBorders>
            <w:shd w:val="clear" w:color="auto" w:fill="auto"/>
            <w:vAlign w:val="center"/>
          </w:tcPr>
          <w:p w14:paraId="5F97D029">
            <w:pPr>
              <w:widowControl/>
              <w:tabs>
                <w:tab w:val="decimal" w:pos="0"/>
              </w:tabs>
              <w:ind w:firstLine="0" w:firstLineChars="0"/>
              <w:jc w:val="center"/>
              <w:rPr>
                <w:kern w:val="0"/>
                <w:sz w:val="18"/>
                <w:szCs w:val="18"/>
              </w:rPr>
            </w:pPr>
            <w:r>
              <w:rPr>
                <w:kern w:val="0"/>
                <w:sz w:val="18"/>
                <w:szCs w:val="18"/>
              </w:rPr>
              <w:t>88</w:t>
            </w:r>
          </w:p>
        </w:tc>
        <w:tc>
          <w:tcPr>
            <w:tcW w:w="1068" w:type="dxa"/>
            <w:tcBorders>
              <w:top w:val="nil"/>
              <w:left w:val="nil"/>
              <w:bottom w:val="single" w:color="auto" w:sz="4" w:space="0"/>
              <w:right w:val="single" w:color="auto" w:sz="4" w:space="0"/>
            </w:tcBorders>
            <w:shd w:val="clear" w:color="auto" w:fill="auto"/>
            <w:vAlign w:val="center"/>
          </w:tcPr>
          <w:p w14:paraId="19D101BF">
            <w:pPr>
              <w:widowControl/>
              <w:tabs>
                <w:tab w:val="decimal" w:pos="0"/>
              </w:tabs>
              <w:ind w:firstLine="0" w:firstLineChars="0"/>
              <w:jc w:val="center"/>
              <w:rPr>
                <w:kern w:val="0"/>
                <w:sz w:val="18"/>
                <w:szCs w:val="18"/>
              </w:rPr>
            </w:pPr>
            <w:r>
              <w:rPr>
                <w:kern w:val="0"/>
                <w:sz w:val="18"/>
                <w:szCs w:val="18"/>
              </w:rPr>
              <w:t>2.148438</w:t>
            </w:r>
          </w:p>
        </w:tc>
        <w:tc>
          <w:tcPr>
            <w:tcW w:w="588" w:type="dxa"/>
            <w:tcBorders>
              <w:top w:val="nil"/>
              <w:left w:val="nil"/>
              <w:bottom w:val="single" w:color="auto" w:sz="4" w:space="0"/>
              <w:right w:val="single" w:color="auto" w:sz="4" w:space="0"/>
            </w:tcBorders>
            <w:shd w:val="clear" w:color="auto" w:fill="auto"/>
            <w:vAlign w:val="center"/>
          </w:tcPr>
          <w:p w14:paraId="6B47CDFE">
            <w:pPr>
              <w:widowControl/>
              <w:tabs>
                <w:tab w:val="decimal" w:pos="0"/>
              </w:tabs>
              <w:ind w:firstLine="0" w:firstLineChars="0"/>
              <w:jc w:val="center"/>
              <w:rPr>
                <w:kern w:val="0"/>
                <w:sz w:val="18"/>
                <w:szCs w:val="18"/>
              </w:rPr>
            </w:pPr>
            <w:r>
              <w:rPr>
                <w:kern w:val="0"/>
                <w:sz w:val="18"/>
                <w:szCs w:val="18"/>
              </w:rPr>
              <w:t>7</w:t>
            </w:r>
          </w:p>
        </w:tc>
        <w:tc>
          <w:tcPr>
            <w:tcW w:w="813" w:type="dxa"/>
            <w:tcBorders>
              <w:top w:val="nil"/>
              <w:left w:val="nil"/>
              <w:bottom w:val="single" w:color="auto" w:sz="4" w:space="0"/>
              <w:right w:val="single" w:color="auto" w:sz="4" w:space="0"/>
            </w:tcBorders>
            <w:vAlign w:val="center"/>
          </w:tcPr>
          <w:p w14:paraId="1EDC4E36">
            <w:pPr>
              <w:widowControl/>
              <w:tabs>
                <w:tab w:val="decimal" w:pos="0"/>
              </w:tabs>
              <w:ind w:firstLine="0" w:firstLineChars="0"/>
              <w:jc w:val="center"/>
              <w:rPr>
                <w:kern w:val="0"/>
                <w:sz w:val="18"/>
                <w:szCs w:val="18"/>
              </w:rPr>
            </w:pPr>
            <w:r>
              <w:rPr>
                <w:kern w:val="0"/>
                <w:sz w:val="18"/>
                <w:szCs w:val="18"/>
              </w:rPr>
              <w:t>216</w:t>
            </w:r>
          </w:p>
        </w:tc>
        <w:tc>
          <w:tcPr>
            <w:tcW w:w="1068" w:type="dxa"/>
            <w:tcBorders>
              <w:top w:val="nil"/>
              <w:left w:val="nil"/>
              <w:bottom w:val="single" w:color="auto" w:sz="4" w:space="0"/>
              <w:right w:val="single" w:color="auto" w:sz="4" w:space="0"/>
            </w:tcBorders>
            <w:vAlign w:val="center"/>
          </w:tcPr>
          <w:p w14:paraId="3C2AA45C">
            <w:pPr>
              <w:widowControl/>
              <w:tabs>
                <w:tab w:val="decimal" w:pos="0"/>
              </w:tabs>
              <w:ind w:firstLine="0" w:firstLineChars="0"/>
              <w:jc w:val="center"/>
              <w:rPr>
                <w:kern w:val="0"/>
                <w:sz w:val="18"/>
                <w:szCs w:val="18"/>
              </w:rPr>
            </w:pPr>
            <w:r>
              <w:rPr>
                <w:kern w:val="0"/>
                <w:sz w:val="18"/>
                <w:szCs w:val="18"/>
              </w:rPr>
              <w:t>5.273438</w:t>
            </w:r>
          </w:p>
        </w:tc>
        <w:tc>
          <w:tcPr>
            <w:tcW w:w="426" w:type="dxa"/>
            <w:tcBorders>
              <w:top w:val="nil"/>
              <w:left w:val="nil"/>
              <w:bottom w:val="single" w:color="auto" w:sz="4" w:space="0"/>
              <w:right w:val="single" w:color="auto" w:sz="4" w:space="0"/>
            </w:tcBorders>
            <w:vAlign w:val="center"/>
          </w:tcPr>
          <w:p w14:paraId="2F77C574">
            <w:pPr>
              <w:widowControl/>
              <w:tabs>
                <w:tab w:val="decimal" w:pos="0"/>
              </w:tabs>
              <w:ind w:firstLine="0" w:firstLineChars="0"/>
              <w:jc w:val="center"/>
              <w:rPr>
                <w:kern w:val="0"/>
                <w:sz w:val="18"/>
                <w:szCs w:val="18"/>
              </w:rPr>
            </w:pPr>
            <w:r>
              <w:rPr>
                <w:kern w:val="0"/>
                <w:sz w:val="18"/>
                <w:szCs w:val="18"/>
              </w:rPr>
              <w:t>9</w:t>
            </w:r>
          </w:p>
        </w:tc>
        <w:tc>
          <w:tcPr>
            <w:tcW w:w="813" w:type="dxa"/>
            <w:tcBorders>
              <w:top w:val="nil"/>
              <w:left w:val="nil"/>
              <w:bottom w:val="single" w:color="auto" w:sz="4" w:space="0"/>
              <w:right w:val="single" w:color="auto" w:sz="4" w:space="0"/>
            </w:tcBorders>
            <w:vAlign w:val="center"/>
          </w:tcPr>
          <w:p w14:paraId="5EC89053">
            <w:pPr>
              <w:widowControl/>
              <w:tabs>
                <w:tab w:val="decimal" w:pos="0"/>
              </w:tabs>
              <w:ind w:firstLine="0" w:firstLineChars="0"/>
              <w:jc w:val="center"/>
              <w:rPr>
                <w:kern w:val="0"/>
                <w:sz w:val="18"/>
                <w:szCs w:val="18"/>
              </w:rPr>
            </w:pPr>
            <w:r>
              <w:rPr>
                <w:kern w:val="0"/>
                <w:sz w:val="18"/>
                <w:szCs w:val="18"/>
              </w:rPr>
              <w:t>344</w:t>
            </w:r>
          </w:p>
        </w:tc>
        <w:tc>
          <w:tcPr>
            <w:tcW w:w="1068" w:type="dxa"/>
            <w:tcBorders>
              <w:top w:val="nil"/>
              <w:left w:val="nil"/>
              <w:bottom w:val="single" w:color="auto" w:sz="4" w:space="0"/>
              <w:right w:val="single" w:color="auto" w:sz="4" w:space="0"/>
            </w:tcBorders>
            <w:vAlign w:val="center"/>
          </w:tcPr>
          <w:p w14:paraId="467B0085">
            <w:pPr>
              <w:widowControl/>
              <w:tabs>
                <w:tab w:val="decimal" w:pos="0"/>
              </w:tabs>
              <w:ind w:firstLine="0" w:firstLineChars="0"/>
              <w:jc w:val="center"/>
              <w:rPr>
                <w:kern w:val="0"/>
                <w:sz w:val="18"/>
                <w:szCs w:val="18"/>
              </w:rPr>
            </w:pPr>
            <w:r>
              <w:rPr>
                <w:kern w:val="0"/>
                <w:sz w:val="18"/>
                <w:szCs w:val="18"/>
              </w:rPr>
              <w:t>8.398438</w:t>
            </w:r>
          </w:p>
        </w:tc>
        <w:tc>
          <w:tcPr>
            <w:tcW w:w="426" w:type="dxa"/>
            <w:tcBorders>
              <w:top w:val="nil"/>
              <w:left w:val="nil"/>
              <w:bottom w:val="single" w:color="auto" w:sz="4" w:space="0"/>
              <w:right w:val="single" w:color="auto" w:sz="4" w:space="0"/>
            </w:tcBorders>
            <w:vAlign w:val="center"/>
          </w:tcPr>
          <w:p w14:paraId="7C396694">
            <w:pPr>
              <w:widowControl/>
              <w:tabs>
                <w:tab w:val="decimal" w:pos="0"/>
              </w:tabs>
              <w:ind w:firstLine="0" w:firstLineChars="0"/>
              <w:jc w:val="center"/>
              <w:rPr>
                <w:kern w:val="0"/>
                <w:sz w:val="18"/>
                <w:szCs w:val="18"/>
              </w:rPr>
            </w:pPr>
            <w:r>
              <w:rPr>
                <w:kern w:val="0"/>
                <w:sz w:val="18"/>
                <w:szCs w:val="18"/>
              </w:rPr>
              <w:t>1</w:t>
            </w:r>
          </w:p>
        </w:tc>
        <w:tc>
          <w:tcPr>
            <w:tcW w:w="813" w:type="dxa"/>
            <w:tcBorders>
              <w:top w:val="nil"/>
              <w:left w:val="nil"/>
              <w:bottom w:val="single" w:color="auto" w:sz="4" w:space="0"/>
              <w:right w:val="single" w:color="auto" w:sz="4" w:space="0"/>
            </w:tcBorders>
            <w:vAlign w:val="center"/>
          </w:tcPr>
          <w:p w14:paraId="4C7C9724">
            <w:pPr>
              <w:widowControl/>
              <w:tabs>
                <w:tab w:val="decimal" w:pos="0"/>
              </w:tabs>
              <w:ind w:firstLine="0" w:firstLineChars="0"/>
              <w:jc w:val="center"/>
              <w:rPr>
                <w:kern w:val="0"/>
                <w:sz w:val="18"/>
                <w:szCs w:val="18"/>
              </w:rPr>
            </w:pPr>
            <w:r>
              <w:rPr>
                <w:kern w:val="0"/>
                <w:sz w:val="18"/>
                <w:szCs w:val="18"/>
              </w:rPr>
              <w:t>472</w:t>
            </w:r>
          </w:p>
        </w:tc>
        <w:tc>
          <w:tcPr>
            <w:tcW w:w="1109" w:type="dxa"/>
            <w:tcBorders>
              <w:top w:val="nil"/>
              <w:left w:val="nil"/>
              <w:bottom w:val="single" w:color="auto" w:sz="4" w:space="0"/>
              <w:right w:val="single" w:color="auto" w:sz="4" w:space="0"/>
            </w:tcBorders>
            <w:vAlign w:val="center"/>
          </w:tcPr>
          <w:p w14:paraId="48A76AC4">
            <w:pPr>
              <w:widowControl/>
              <w:tabs>
                <w:tab w:val="decimal" w:pos="0"/>
              </w:tabs>
              <w:ind w:firstLine="0" w:firstLineChars="0"/>
              <w:jc w:val="center"/>
              <w:rPr>
                <w:kern w:val="0"/>
                <w:sz w:val="18"/>
                <w:szCs w:val="18"/>
              </w:rPr>
            </w:pPr>
            <w:r>
              <w:rPr>
                <w:kern w:val="0"/>
                <w:sz w:val="18"/>
                <w:szCs w:val="18"/>
              </w:rPr>
              <w:t>11.523438</w:t>
            </w:r>
          </w:p>
        </w:tc>
        <w:tc>
          <w:tcPr>
            <w:tcW w:w="426" w:type="dxa"/>
            <w:tcBorders>
              <w:top w:val="nil"/>
              <w:left w:val="nil"/>
              <w:bottom w:val="single" w:color="auto" w:sz="4" w:space="0"/>
              <w:right w:val="single" w:color="auto" w:sz="4" w:space="0"/>
            </w:tcBorders>
            <w:vAlign w:val="center"/>
          </w:tcPr>
          <w:p w14:paraId="4CD8329C">
            <w:pPr>
              <w:widowControl/>
              <w:tabs>
                <w:tab w:val="decimal" w:pos="0"/>
              </w:tabs>
              <w:ind w:firstLine="0" w:firstLineChars="0"/>
              <w:jc w:val="center"/>
              <w:rPr>
                <w:kern w:val="0"/>
                <w:sz w:val="18"/>
                <w:szCs w:val="18"/>
              </w:rPr>
            </w:pPr>
            <w:r>
              <w:rPr>
                <w:kern w:val="0"/>
                <w:sz w:val="18"/>
                <w:szCs w:val="18"/>
              </w:rPr>
              <w:t>9</w:t>
            </w:r>
          </w:p>
        </w:tc>
      </w:tr>
      <w:tr w14:paraId="4C8ED912">
        <w:tblPrEx>
          <w:tblCellMar>
            <w:top w:w="0" w:type="dxa"/>
            <w:left w:w="108" w:type="dxa"/>
            <w:bottom w:w="0" w:type="dxa"/>
            <w:right w:w="108" w:type="dxa"/>
          </w:tblCellMar>
        </w:tblPrEx>
        <w:trPr>
          <w:trHeight w:val="270" w:hRule="atLeast"/>
          <w:jc w:val="center"/>
        </w:trPr>
        <w:tc>
          <w:tcPr>
            <w:tcW w:w="953" w:type="dxa"/>
            <w:tcBorders>
              <w:top w:val="nil"/>
              <w:left w:val="single" w:color="auto" w:sz="4" w:space="0"/>
              <w:bottom w:val="single" w:color="auto" w:sz="4" w:space="0"/>
              <w:right w:val="single" w:color="auto" w:sz="4" w:space="0"/>
            </w:tcBorders>
            <w:shd w:val="clear" w:color="auto" w:fill="auto"/>
            <w:vAlign w:val="center"/>
          </w:tcPr>
          <w:p w14:paraId="4756F35B">
            <w:pPr>
              <w:widowControl/>
              <w:tabs>
                <w:tab w:val="decimal" w:pos="0"/>
              </w:tabs>
              <w:ind w:firstLine="0" w:firstLineChars="0"/>
              <w:jc w:val="center"/>
              <w:rPr>
                <w:kern w:val="0"/>
                <w:sz w:val="18"/>
                <w:szCs w:val="18"/>
              </w:rPr>
            </w:pPr>
            <w:r>
              <w:rPr>
                <w:kern w:val="0"/>
                <w:sz w:val="18"/>
                <w:szCs w:val="18"/>
              </w:rPr>
              <w:t>89</w:t>
            </w:r>
          </w:p>
        </w:tc>
        <w:tc>
          <w:tcPr>
            <w:tcW w:w="1068" w:type="dxa"/>
            <w:tcBorders>
              <w:top w:val="nil"/>
              <w:left w:val="nil"/>
              <w:bottom w:val="single" w:color="auto" w:sz="4" w:space="0"/>
              <w:right w:val="single" w:color="auto" w:sz="4" w:space="0"/>
            </w:tcBorders>
            <w:shd w:val="clear" w:color="auto" w:fill="auto"/>
            <w:vAlign w:val="center"/>
          </w:tcPr>
          <w:p w14:paraId="4F48BB04">
            <w:pPr>
              <w:widowControl/>
              <w:tabs>
                <w:tab w:val="decimal" w:pos="0"/>
              </w:tabs>
              <w:ind w:firstLine="0" w:firstLineChars="0"/>
              <w:jc w:val="center"/>
              <w:rPr>
                <w:kern w:val="0"/>
                <w:sz w:val="18"/>
                <w:szCs w:val="18"/>
              </w:rPr>
            </w:pPr>
            <w:r>
              <w:rPr>
                <w:kern w:val="0"/>
                <w:sz w:val="18"/>
                <w:szCs w:val="18"/>
              </w:rPr>
              <w:t>2.172852</w:t>
            </w:r>
          </w:p>
        </w:tc>
        <w:tc>
          <w:tcPr>
            <w:tcW w:w="588" w:type="dxa"/>
            <w:tcBorders>
              <w:top w:val="nil"/>
              <w:left w:val="nil"/>
              <w:bottom w:val="single" w:color="auto" w:sz="4" w:space="0"/>
              <w:right w:val="single" w:color="auto" w:sz="4" w:space="0"/>
            </w:tcBorders>
            <w:shd w:val="clear" w:color="auto" w:fill="auto"/>
            <w:vAlign w:val="center"/>
          </w:tcPr>
          <w:p w14:paraId="298420BB">
            <w:pPr>
              <w:widowControl/>
              <w:tabs>
                <w:tab w:val="decimal" w:pos="0"/>
              </w:tabs>
              <w:ind w:firstLine="0" w:firstLineChars="0"/>
              <w:jc w:val="center"/>
              <w:rPr>
                <w:kern w:val="0"/>
                <w:sz w:val="18"/>
                <w:szCs w:val="18"/>
              </w:rPr>
            </w:pPr>
            <w:r>
              <w:rPr>
                <w:kern w:val="0"/>
                <w:sz w:val="18"/>
                <w:szCs w:val="18"/>
              </w:rPr>
              <w:t>11</w:t>
            </w:r>
          </w:p>
        </w:tc>
        <w:tc>
          <w:tcPr>
            <w:tcW w:w="813" w:type="dxa"/>
            <w:tcBorders>
              <w:top w:val="nil"/>
              <w:left w:val="nil"/>
              <w:bottom w:val="single" w:color="auto" w:sz="4" w:space="0"/>
              <w:right w:val="single" w:color="auto" w:sz="4" w:space="0"/>
            </w:tcBorders>
            <w:vAlign w:val="center"/>
          </w:tcPr>
          <w:p w14:paraId="742FC687">
            <w:pPr>
              <w:widowControl/>
              <w:tabs>
                <w:tab w:val="decimal" w:pos="0"/>
              </w:tabs>
              <w:ind w:firstLine="0" w:firstLineChars="0"/>
              <w:jc w:val="center"/>
              <w:rPr>
                <w:kern w:val="0"/>
                <w:sz w:val="18"/>
                <w:szCs w:val="18"/>
              </w:rPr>
            </w:pPr>
            <w:r>
              <w:rPr>
                <w:kern w:val="0"/>
                <w:sz w:val="18"/>
                <w:szCs w:val="18"/>
              </w:rPr>
              <w:t>217</w:t>
            </w:r>
          </w:p>
        </w:tc>
        <w:tc>
          <w:tcPr>
            <w:tcW w:w="1068" w:type="dxa"/>
            <w:tcBorders>
              <w:top w:val="nil"/>
              <w:left w:val="nil"/>
              <w:bottom w:val="single" w:color="auto" w:sz="4" w:space="0"/>
              <w:right w:val="single" w:color="auto" w:sz="4" w:space="0"/>
            </w:tcBorders>
            <w:vAlign w:val="center"/>
          </w:tcPr>
          <w:p w14:paraId="13A4F215">
            <w:pPr>
              <w:widowControl/>
              <w:tabs>
                <w:tab w:val="decimal" w:pos="0"/>
              </w:tabs>
              <w:ind w:firstLine="0" w:firstLineChars="0"/>
              <w:jc w:val="center"/>
              <w:rPr>
                <w:kern w:val="0"/>
                <w:sz w:val="18"/>
                <w:szCs w:val="18"/>
              </w:rPr>
            </w:pPr>
            <w:r>
              <w:rPr>
                <w:kern w:val="0"/>
                <w:sz w:val="18"/>
                <w:szCs w:val="18"/>
              </w:rPr>
              <w:t>5.297852</w:t>
            </w:r>
          </w:p>
        </w:tc>
        <w:tc>
          <w:tcPr>
            <w:tcW w:w="426" w:type="dxa"/>
            <w:tcBorders>
              <w:top w:val="nil"/>
              <w:left w:val="nil"/>
              <w:bottom w:val="single" w:color="auto" w:sz="4" w:space="0"/>
              <w:right w:val="single" w:color="auto" w:sz="4" w:space="0"/>
            </w:tcBorders>
            <w:vAlign w:val="center"/>
          </w:tcPr>
          <w:p w14:paraId="11541D42">
            <w:pPr>
              <w:widowControl/>
              <w:tabs>
                <w:tab w:val="decimal" w:pos="0"/>
              </w:tabs>
              <w:ind w:firstLine="0" w:firstLineChars="0"/>
              <w:jc w:val="center"/>
              <w:rPr>
                <w:kern w:val="0"/>
                <w:sz w:val="18"/>
                <w:szCs w:val="18"/>
              </w:rPr>
            </w:pPr>
            <w:r>
              <w:rPr>
                <w:kern w:val="0"/>
                <w:sz w:val="18"/>
                <w:szCs w:val="18"/>
              </w:rPr>
              <w:t>2</w:t>
            </w:r>
          </w:p>
        </w:tc>
        <w:tc>
          <w:tcPr>
            <w:tcW w:w="813" w:type="dxa"/>
            <w:tcBorders>
              <w:top w:val="nil"/>
              <w:left w:val="nil"/>
              <w:bottom w:val="single" w:color="auto" w:sz="4" w:space="0"/>
              <w:right w:val="single" w:color="auto" w:sz="4" w:space="0"/>
            </w:tcBorders>
            <w:vAlign w:val="center"/>
          </w:tcPr>
          <w:p w14:paraId="19263E51">
            <w:pPr>
              <w:widowControl/>
              <w:tabs>
                <w:tab w:val="decimal" w:pos="0"/>
              </w:tabs>
              <w:ind w:firstLine="0" w:firstLineChars="0"/>
              <w:jc w:val="center"/>
              <w:rPr>
                <w:kern w:val="0"/>
                <w:sz w:val="18"/>
                <w:szCs w:val="18"/>
              </w:rPr>
            </w:pPr>
            <w:r>
              <w:rPr>
                <w:kern w:val="0"/>
                <w:sz w:val="18"/>
                <w:szCs w:val="18"/>
              </w:rPr>
              <w:t>345</w:t>
            </w:r>
          </w:p>
        </w:tc>
        <w:tc>
          <w:tcPr>
            <w:tcW w:w="1068" w:type="dxa"/>
            <w:tcBorders>
              <w:top w:val="nil"/>
              <w:left w:val="nil"/>
              <w:bottom w:val="single" w:color="auto" w:sz="4" w:space="0"/>
              <w:right w:val="single" w:color="auto" w:sz="4" w:space="0"/>
            </w:tcBorders>
            <w:vAlign w:val="center"/>
          </w:tcPr>
          <w:p w14:paraId="4F169E55">
            <w:pPr>
              <w:widowControl/>
              <w:tabs>
                <w:tab w:val="decimal" w:pos="0"/>
              </w:tabs>
              <w:ind w:firstLine="0" w:firstLineChars="0"/>
              <w:jc w:val="center"/>
              <w:rPr>
                <w:kern w:val="0"/>
                <w:sz w:val="18"/>
                <w:szCs w:val="18"/>
              </w:rPr>
            </w:pPr>
            <w:r>
              <w:rPr>
                <w:kern w:val="0"/>
                <w:sz w:val="18"/>
                <w:szCs w:val="18"/>
              </w:rPr>
              <w:t>8.422852</w:t>
            </w:r>
          </w:p>
        </w:tc>
        <w:tc>
          <w:tcPr>
            <w:tcW w:w="426" w:type="dxa"/>
            <w:tcBorders>
              <w:top w:val="nil"/>
              <w:left w:val="nil"/>
              <w:bottom w:val="single" w:color="auto" w:sz="4" w:space="0"/>
              <w:right w:val="single" w:color="auto" w:sz="4" w:space="0"/>
            </w:tcBorders>
            <w:vAlign w:val="center"/>
          </w:tcPr>
          <w:p w14:paraId="783828C8">
            <w:pPr>
              <w:widowControl/>
              <w:tabs>
                <w:tab w:val="decimal" w:pos="0"/>
              </w:tabs>
              <w:ind w:firstLine="0" w:firstLineChars="0"/>
              <w:jc w:val="center"/>
              <w:rPr>
                <w:kern w:val="0"/>
                <w:sz w:val="18"/>
                <w:szCs w:val="18"/>
              </w:rPr>
            </w:pPr>
            <w:r>
              <w:rPr>
                <w:kern w:val="0"/>
                <w:sz w:val="18"/>
                <w:szCs w:val="18"/>
              </w:rPr>
              <w:t>3</w:t>
            </w:r>
          </w:p>
        </w:tc>
        <w:tc>
          <w:tcPr>
            <w:tcW w:w="813" w:type="dxa"/>
            <w:tcBorders>
              <w:top w:val="nil"/>
              <w:left w:val="nil"/>
              <w:bottom w:val="single" w:color="auto" w:sz="4" w:space="0"/>
              <w:right w:val="single" w:color="auto" w:sz="4" w:space="0"/>
            </w:tcBorders>
            <w:vAlign w:val="center"/>
          </w:tcPr>
          <w:p w14:paraId="61531652">
            <w:pPr>
              <w:widowControl/>
              <w:tabs>
                <w:tab w:val="decimal" w:pos="0"/>
              </w:tabs>
              <w:ind w:firstLine="0" w:firstLineChars="0"/>
              <w:jc w:val="center"/>
              <w:rPr>
                <w:kern w:val="0"/>
                <w:sz w:val="18"/>
                <w:szCs w:val="18"/>
              </w:rPr>
            </w:pPr>
            <w:r>
              <w:rPr>
                <w:kern w:val="0"/>
                <w:sz w:val="18"/>
                <w:szCs w:val="18"/>
              </w:rPr>
              <w:t>473</w:t>
            </w:r>
          </w:p>
        </w:tc>
        <w:tc>
          <w:tcPr>
            <w:tcW w:w="1109" w:type="dxa"/>
            <w:tcBorders>
              <w:top w:val="nil"/>
              <w:left w:val="nil"/>
              <w:bottom w:val="single" w:color="auto" w:sz="4" w:space="0"/>
              <w:right w:val="single" w:color="auto" w:sz="4" w:space="0"/>
            </w:tcBorders>
            <w:vAlign w:val="center"/>
          </w:tcPr>
          <w:p w14:paraId="4977F06B">
            <w:pPr>
              <w:widowControl/>
              <w:tabs>
                <w:tab w:val="decimal" w:pos="0"/>
              </w:tabs>
              <w:ind w:firstLine="0" w:firstLineChars="0"/>
              <w:jc w:val="center"/>
              <w:rPr>
                <w:kern w:val="0"/>
                <w:sz w:val="18"/>
                <w:szCs w:val="18"/>
              </w:rPr>
            </w:pPr>
            <w:r>
              <w:rPr>
                <w:kern w:val="0"/>
                <w:sz w:val="18"/>
                <w:szCs w:val="18"/>
              </w:rPr>
              <w:t>11.547852</w:t>
            </w:r>
          </w:p>
        </w:tc>
        <w:tc>
          <w:tcPr>
            <w:tcW w:w="426" w:type="dxa"/>
            <w:tcBorders>
              <w:top w:val="nil"/>
              <w:left w:val="nil"/>
              <w:bottom w:val="single" w:color="auto" w:sz="4" w:space="0"/>
              <w:right w:val="single" w:color="auto" w:sz="4" w:space="0"/>
            </w:tcBorders>
            <w:vAlign w:val="center"/>
          </w:tcPr>
          <w:p w14:paraId="7E6ACF6E">
            <w:pPr>
              <w:widowControl/>
              <w:tabs>
                <w:tab w:val="decimal" w:pos="0"/>
              </w:tabs>
              <w:ind w:firstLine="0" w:firstLineChars="0"/>
              <w:jc w:val="center"/>
              <w:rPr>
                <w:kern w:val="0"/>
                <w:sz w:val="18"/>
                <w:szCs w:val="18"/>
              </w:rPr>
            </w:pPr>
            <w:r>
              <w:rPr>
                <w:kern w:val="0"/>
                <w:sz w:val="18"/>
                <w:szCs w:val="18"/>
              </w:rPr>
              <w:t>5</w:t>
            </w:r>
          </w:p>
        </w:tc>
      </w:tr>
      <w:tr w14:paraId="546F9FE2">
        <w:tblPrEx>
          <w:tblCellMar>
            <w:top w:w="0" w:type="dxa"/>
            <w:left w:w="108" w:type="dxa"/>
            <w:bottom w:w="0" w:type="dxa"/>
            <w:right w:w="108" w:type="dxa"/>
          </w:tblCellMar>
        </w:tblPrEx>
        <w:trPr>
          <w:trHeight w:val="270" w:hRule="atLeast"/>
          <w:jc w:val="center"/>
        </w:trPr>
        <w:tc>
          <w:tcPr>
            <w:tcW w:w="953" w:type="dxa"/>
            <w:tcBorders>
              <w:top w:val="nil"/>
              <w:left w:val="single" w:color="auto" w:sz="4" w:space="0"/>
              <w:bottom w:val="single" w:color="auto" w:sz="4" w:space="0"/>
              <w:right w:val="single" w:color="auto" w:sz="4" w:space="0"/>
            </w:tcBorders>
            <w:shd w:val="clear" w:color="auto" w:fill="auto"/>
            <w:vAlign w:val="center"/>
          </w:tcPr>
          <w:p w14:paraId="6C1BE096">
            <w:pPr>
              <w:widowControl/>
              <w:tabs>
                <w:tab w:val="decimal" w:pos="0"/>
              </w:tabs>
              <w:ind w:firstLine="0" w:firstLineChars="0"/>
              <w:jc w:val="center"/>
              <w:rPr>
                <w:kern w:val="0"/>
                <w:sz w:val="18"/>
                <w:szCs w:val="18"/>
              </w:rPr>
            </w:pPr>
            <w:r>
              <w:rPr>
                <w:kern w:val="0"/>
                <w:sz w:val="18"/>
                <w:szCs w:val="18"/>
              </w:rPr>
              <w:t>90</w:t>
            </w:r>
          </w:p>
        </w:tc>
        <w:tc>
          <w:tcPr>
            <w:tcW w:w="1068" w:type="dxa"/>
            <w:tcBorders>
              <w:top w:val="nil"/>
              <w:left w:val="nil"/>
              <w:bottom w:val="single" w:color="auto" w:sz="4" w:space="0"/>
              <w:right w:val="single" w:color="auto" w:sz="4" w:space="0"/>
            </w:tcBorders>
            <w:shd w:val="clear" w:color="auto" w:fill="auto"/>
            <w:vAlign w:val="center"/>
          </w:tcPr>
          <w:p w14:paraId="2AAFC6B0">
            <w:pPr>
              <w:widowControl/>
              <w:tabs>
                <w:tab w:val="decimal" w:pos="0"/>
              </w:tabs>
              <w:ind w:firstLine="0" w:firstLineChars="0"/>
              <w:jc w:val="center"/>
              <w:rPr>
                <w:kern w:val="0"/>
                <w:sz w:val="18"/>
                <w:szCs w:val="18"/>
              </w:rPr>
            </w:pPr>
            <w:r>
              <w:rPr>
                <w:kern w:val="0"/>
                <w:sz w:val="18"/>
                <w:szCs w:val="18"/>
              </w:rPr>
              <w:t>2.197266</w:t>
            </w:r>
          </w:p>
        </w:tc>
        <w:tc>
          <w:tcPr>
            <w:tcW w:w="588" w:type="dxa"/>
            <w:tcBorders>
              <w:top w:val="nil"/>
              <w:left w:val="nil"/>
              <w:bottom w:val="single" w:color="auto" w:sz="4" w:space="0"/>
              <w:right w:val="single" w:color="auto" w:sz="4" w:space="0"/>
            </w:tcBorders>
            <w:shd w:val="clear" w:color="auto" w:fill="auto"/>
            <w:vAlign w:val="center"/>
          </w:tcPr>
          <w:p w14:paraId="280BA963">
            <w:pPr>
              <w:widowControl/>
              <w:tabs>
                <w:tab w:val="decimal" w:pos="0"/>
              </w:tabs>
              <w:ind w:firstLine="0" w:firstLineChars="0"/>
              <w:jc w:val="center"/>
              <w:rPr>
                <w:kern w:val="0"/>
                <w:sz w:val="18"/>
                <w:szCs w:val="18"/>
              </w:rPr>
            </w:pPr>
            <w:r>
              <w:rPr>
                <w:kern w:val="0"/>
                <w:sz w:val="18"/>
                <w:szCs w:val="18"/>
              </w:rPr>
              <w:t>14</w:t>
            </w:r>
          </w:p>
        </w:tc>
        <w:tc>
          <w:tcPr>
            <w:tcW w:w="813" w:type="dxa"/>
            <w:tcBorders>
              <w:top w:val="nil"/>
              <w:left w:val="nil"/>
              <w:bottom w:val="single" w:color="auto" w:sz="4" w:space="0"/>
              <w:right w:val="single" w:color="auto" w:sz="4" w:space="0"/>
            </w:tcBorders>
            <w:vAlign w:val="center"/>
          </w:tcPr>
          <w:p w14:paraId="14760F44">
            <w:pPr>
              <w:widowControl/>
              <w:tabs>
                <w:tab w:val="decimal" w:pos="0"/>
              </w:tabs>
              <w:ind w:firstLine="0" w:firstLineChars="0"/>
              <w:jc w:val="center"/>
              <w:rPr>
                <w:kern w:val="0"/>
                <w:sz w:val="18"/>
                <w:szCs w:val="18"/>
              </w:rPr>
            </w:pPr>
            <w:r>
              <w:rPr>
                <w:kern w:val="0"/>
                <w:sz w:val="18"/>
                <w:szCs w:val="18"/>
              </w:rPr>
              <w:t>218</w:t>
            </w:r>
          </w:p>
        </w:tc>
        <w:tc>
          <w:tcPr>
            <w:tcW w:w="1068" w:type="dxa"/>
            <w:tcBorders>
              <w:top w:val="nil"/>
              <w:left w:val="nil"/>
              <w:bottom w:val="single" w:color="auto" w:sz="4" w:space="0"/>
              <w:right w:val="single" w:color="auto" w:sz="4" w:space="0"/>
            </w:tcBorders>
            <w:vAlign w:val="center"/>
          </w:tcPr>
          <w:p w14:paraId="0DAA7BC0">
            <w:pPr>
              <w:widowControl/>
              <w:tabs>
                <w:tab w:val="decimal" w:pos="0"/>
              </w:tabs>
              <w:ind w:firstLine="0" w:firstLineChars="0"/>
              <w:jc w:val="center"/>
              <w:rPr>
                <w:kern w:val="0"/>
                <w:sz w:val="18"/>
                <w:szCs w:val="18"/>
              </w:rPr>
            </w:pPr>
            <w:r>
              <w:rPr>
                <w:kern w:val="0"/>
                <w:sz w:val="18"/>
                <w:szCs w:val="18"/>
              </w:rPr>
              <w:t>5.322266</w:t>
            </w:r>
          </w:p>
        </w:tc>
        <w:tc>
          <w:tcPr>
            <w:tcW w:w="426" w:type="dxa"/>
            <w:tcBorders>
              <w:top w:val="nil"/>
              <w:left w:val="nil"/>
              <w:bottom w:val="single" w:color="auto" w:sz="4" w:space="0"/>
              <w:right w:val="single" w:color="auto" w:sz="4" w:space="0"/>
            </w:tcBorders>
            <w:vAlign w:val="center"/>
          </w:tcPr>
          <w:p w14:paraId="15644A27">
            <w:pPr>
              <w:widowControl/>
              <w:tabs>
                <w:tab w:val="decimal" w:pos="0"/>
              </w:tabs>
              <w:ind w:firstLine="0" w:firstLineChars="0"/>
              <w:jc w:val="center"/>
              <w:rPr>
                <w:kern w:val="0"/>
                <w:sz w:val="18"/>
                <w:szCs w:val="18"/>
              </w:rPr>
            </w:pPr>
            <w:r>
              <w:rPr>
                <w:kern w:val="0"/>
                <w:sz w:val="18"/>
                <w:szCs w:val="18"/>
              </w:rPr>
              <w:t>11</w:t>
            </w:r>
          </w:p>
        </w:tc>
        <w:tc>
          <w:tcPr>
            <w:tcW w:w="813" w:type="dxa"/>
            <w:tcBorders>
              <w:top w:val="nil"/>
              <w:left w:val="nil"/>
              <w:bottom w:val="single" w:color="auto" w:sz="4" w:space="0"/>
              <w:right w:val="single" w:color="auto" w:sz="4" w:space="0"/>
            </w:tcBorders>
            <w:vAlign w:val="center"/>
          </w:tcPr>
          <w:p w14:paraId="77AB032C">
            <w:pPr>
              <w:widowControl/>
              <w:tabs>
                <w:tab w:val="decimal" w:pos="0"/>
              </w:tabs>
              <w:ind w:firstLine="0" w:firstLineChars="0"/>
              <w:jc w:val="center"/>
              <w:rPr>
                <w:kern w:val="0"/>
                <w:sz w:val="18"/>
                <w:szCs w:val="18"/>
              </w:rPr>
            </w:pPr>
            <w:r>
              <w:rPr>
                <w:kern w:val="0"/>
                <w:sz w:val="18"/>
                <w:szCs w:val="18"/>
              </w:rPr>
              <w:t>346</w:t>
            </w:r>
          </w:p>
        </w:tc>
        <w:tc>
          <w:tcPr>
            <w:tcW w:w="1068" w:type="dxa"/>
            <w:tcBorders>
              <w:top w:val="nil"/>
              <w:left w:val="nil"/>
              <w:bottom w:val="single" w:color="auto" w:sz="4" w:space="0"/>
              <w:right w:val="single" w:color="auto" w:sz="4" w:space="0"/>
            </w:tcBorders>
            <w:vAlign w:val="center"/>
          </w:tcPr>
          <w:p w14:paraId="09A70F96">
            <w:pPr>
              <w:widowControl/>
              <w:tabs>
                <w:tab w:val="decimal" w:pos="0"/>
              </w:tabs>
              <w:ind w:firstLine="0" w:firstLineChars="0"/>
              <w:jc w:val="center"/>
              <w:rPr>
                <w:kern w:val="0"/>
                <w:sz w:val="18"/>
                <w:szCs w:val="18"/>
              </w:rPr>
            </w:pPr>
            <w:r>
              <w:rPr>
                <w:kern w:val="0"/>
                <w:sz w:val="18"/>
                <w:szCs w:val="18"/>
              </w:rPr>
              <w:t>8.447266</w:t>
            </w:r>
          </w:p>
        </w:tc>
        <w:tc>
          <w:tcPr>
            <w:tcW w:w="426" w:type="dxa"/>
            <w:tcBorders>
              <w:top w:val="nil"/>
              <w:left w:val="nil"/>
              <w:bottom w:val="single" w:color="auto" w:sz="4" w:space="0"/>
              <w:right w:val="single" w:color="auto" w:sz="4" w:space="0"/>
            </w:tcBorders>
            <w:vAlign w:val="center"/>
          </w:tcPr>
          <w:p w14:paraId="52878EBA">
            <w:pPr>
              <w:widowControl/>
              <w:tabs>
                <w:tab w:val="decimal" w:pos="0"/>
              </w:tabs>
              <w:ind w:firstLine="0" w:firstLineChars="0"/>
              <w:jc w:val="center"/>
              <w:rPr>
                <w:kern w:val="0"/>
                <w:sz w:val="18"/>
                <w:szCs w:val="18"/>
              </w:rPr>
            </w:pPr>
            <w:r>
              <w:rPr>
                <w:kern w:val="0"/>
                <w:sz w:val="18"/>
                <w:szCs w:val="18"/>
              </w:rPr>
              <w:t>4</w:t>
            </w:r>
          </w:p>
        </w:tc>
        <w:tc>
          <w:tcPr>
            <w:tcW w:w="813" w:type="dxa"/>
            <w:tcBorders>
              <w:top w:val="nil"/>
              <w:left w:val="nil"/>
              <w:bottom w:val="single" w:color="auto" w:sz="4" w:space="0"/>
              <w:right w:val="single" w:color="auto" w:sz="4" w:space="0"/>
            </w:tcBorders>
            <w:vAlign w:val="center"/>
          </w:tcPr>
          <w:p w14:paraId="4C770818">
            <w:pPr>
              <w:widowControl/>
              <w:tabs>
                <w:tab w:val="decimal" w:pos="0"/>
              </w:tabs>
              <w:ind w:firstLine="0" w:firstLineChars="0"/>
              <w:jc w:val="center"/>
              <w:rPr>
                <w:kern w:val="0"/>
                <w:sz w:val="18"/>
                <w:szCs w:val="18"/>
              </w:rPr>
            </w:pPr>
            <w:r>
              <w:rPr>
                <w:kern w:val="0"/>
                <w:sz w:val="18"/>
                <w:szCs w:val="18"/>
              </w:rPr>
              <w:t>474</w:t>
            </w:r>
          </w:p>
        </w:tc>
        <w:tc>
          <w:tcPr>
            <w:tcW w:w="1109" w:type="dxa"/>
            <w:tcBorders>
              <w:top w:val="nil"/>
              <w:left w:val="nil"/>
              <w:bottom w:val="single" w:color="auto" w:sz="4" w:space="0"/>
              <w:right w:val="single" w:color="auto" w:sz="4" w:space="0"/>
            </w:tcBorders>
            <w:vAlign w:val="center"/>
          </w:tcPr>
          <w:p w14:paraId="2FFB9322">
            <w:pPr>
              <w:widowControl/>
              <w:tabs>
                <w:tab w:val="decimal" w:pos="0"/>
              </w:tabs>
              <w:ind w:firstLine="0" w:firstLineChars="0"/>
              <w:jc w:val="center"/>
              <w:rPr>
                <w:kern w:val="0"/>
                <w:sz w:val="18"/>
                <w:szCs w:val="18"/>
              </w:rPr>
            </w:pPr>
            <w:r>
              <w:rPr>
                <w:kern w:val="0"/>
                <w:sz w:val="18"/>
                <w:szCs w:val="18"/>
              </w:rPr>
              <w:t>11.572266</w:t>
            </w:r>
          </w:p>
        </w:tc>
        <w:tc>
          <w:tcPr>
            <w:tcW w:w="426" w:type="dxa"/>
            <w:tcBorders>
              <w:top w:val="nil"/>
              <w:left w:val="nil"/>
              <w:bottom w:val="single" w:color="auto" w:sz="4" w:space="0"/>
              <w:right w:val="single" w:color="auto" w:sz="4" w:space="0"/>
            </w:tcBorders>
            <w:vAlign w:val="center"/>
          </w:tcPr>
          <w:p w14:paraId="043A67CC">
            <w:pPr>
              <w:widowControl/>
              <w:tabs>
                <w:tab w:val="decimal" w:pos="0"/>
              </w:tabs>
              <w:ind w:firstLine="0" w:firstLineChars="0"/>
              <w:jc w:val="center"/>
              <w:rPr>
                <w:kern w:val="0"/>
                <w:sz w:val="18"/>
                <w:szCs w:val="18"/>
              </w:rPr>
            </w:pPr>
            <w:r>
              <w:rPr>
                <w:kern w:val="0"/>
                <w:sz w:val="18"/>
                <w:szCs w:val="18"/>
              </w:rPr>
              <w:t>2</w:t>
            </w:r>
          </w:p>
        </w:tc>
      </w:tr>
      <w:tr w14:paraId="69576764">
        <w:tblPrEx>
          <w:tblCellMar>
            <w:top w:w="0" w:type="dxa"/>
            <w:left w:w="108" w:type="dxa"/>
            <w:bottom w:w="0" w:type="dxa"/>
            <w:right w:w="108" w:type="dxa"/>
          </w:tblCellMar>
        </w:tblPrEx>
        <w:trPr>
          <w:trHeight w:val="270" w:hRule="atLeast"/>
          <w:jc w:val="center"/>
        </w:trPr>
        <w:tc>
          <w:tcPr>
            <w:tcW w:w="953" w:type="dxa"/>
            <w:tcBorders>
              <w:top w:val="nil"/>
              <w:left w:val="single" w:color="auto" w:sz="4" w:space="0"/>
              <w:bottom w:val="single" w:color="auto" w:sz="4" w:space="0"/>
              <w:right w:val="single" w:color="auto" w:sz="4" w:space="0"/>
            </w:tcBorders>
            <w:shd w:val="clear" w:color="auto" w:fill="auto"/>
            <w:vAlign w:val="center"/>
          </w:tcPr>
          <w:p w14:paraId="3CE403B9">
            <w:pPr>
              <w:widowControl/>
              <w:tabs>
                <w:tab w:val="decimal" w:pos="0"/>
              </w:tabs>
              <w:ind w:firstLine="0" w:firstLineChars="0"/>
              <w:jc w:val="center"/>
              <w:rPr>
                <w:kern w:val="0"/>
                <w:sz w:val="18"/>
                <w:szCs w:val="18"/>
              </w:rPr>
            </w:pPr>
            <w:r>
              <w:rPr>
                <w:kern w:val="0"/>
                <w:sz w:val="18"/>
                <w:szCs w:val="18"/>
              </w:rPr>
              <w:t>91</w:t>
            </w:r>
          </w:p>
        </w:tc>
        <w:tc>
          <w:tcPr>
            <w:tcW w:w="1068" w:type="dxa"/>
            <w:tcBorders>
              <w:top w:val="nil"/>
              <w:left w:val="nil"/>
              <w:bottom w:val="single" w:color="auto" w:sz="4" w:space="0"/>
              <w:right w:val="single" w:color="auto" w:sz="4" w:space="0"/>
            </w:tcBorders>
            <w:shd w:val="clear" w:color="auto" w:fill="auto"/>
            <w:vAlign w:val="center"/>
          </w:tcPr>
          <w:p w14:paraId="4D8F1D35">
            <w:pPr>
              <w:widowControl/>
              <w:tabs>
                <w:tab w:val="decimal" w:pos="0"/>
              </w:tabs>
              <w:ind w:firstLine="0" w:firstLineChars="0"/>
              <w:jc w:val="center"/>
              <w:rPr>
                <w:kern w:val="0"/>
                <w:sz w:val="18"/>
                <w:szCs w:val="18"/>
              </w:rPr>
            </w:pPr>
            <w:r>
              <w:rPr>
                <w:kern w:val="0"/>
                <w:sz w:val="18"/>
                <w:szCs w:val="18"/>
              </w:rPr>
              <w:t>2.221680</w:t>
            </w:r>
          </w:p>
        </w:tc>
        <w:tc>
          <w:tcPr>
            <w:tcW w:w="588" w:type="dxa"/>
            <w:tcBorders>
              <w:top w:val="nil"/>
              <w:left w:val="nil"/>
              <w:bottom w:val="single" w:color="auto" w:sz="4" w:space="0"/>
              <w:right w:val="single" w:color="auto" w:sz="4" w:space="0"/>
            </w:tcBorders>
            <w:shd w:val="clear" w:color="auto" w:fill="auto"/>
            <w:vAlign w:val="center"/>
          </w:tcPr>
          <w:p w14:paraId="0C8EB95F">
            <w:pPr>
              <w:widowControl/>
              <w:tabs>
                <w:tab w:val="decimal" w:pos="0"/>
              </w:tabs>
              <w:ind w:firstLine="0" w:firstLineChars="0"/>
              <w:jc w:val="center"/>
              <w:rPr>
                <w:kern w:val="0"/>
                <w:sz w:val="18"/>
                <w:szCs w:val="18"/>
              </w:rPr>
            </w:pPr>
            <w:r>
              <w:rPr>
                <w:kern w:val="0"/>
                <w:sz w:val="18"/>
                <w:szCs w:val="18"/>
              </w:rPr>
              <w:t>1</w:t>
            </w:r>
          </w:p>
        </w:tc>
        <w:tc>
          <w:tcPr>
            <w:tcW w:w="813" w:type="dxa"/>
            <w:tcBorders>
              <w:top w:val="nil"/>
              <w:left w:val="nil"/>
              <w:bottom w:val="single" w:color="auto" w:sz="4" w:space="0"/>
              <w:right w:val="single" w:color="auto" w:sz="4" w:space="0"/>
            </w:tcBorders>
            <w:vAlign w:val="center"/>
          </w:tcPr>
          <w:p w14:paraId="198624F1">
            <w:pPr>
              <w:widowControl/>
              <w:tabs>
                <w:tab w:val="decimal" w:pos="0"/>
              </w:tabs>
              <w:ind w:firstLine="0" w:firstLineChars="0"/>
              <w:jc w:val="center"/>
              <w:rPr>
                <w:kern w:val="0"/>
                <w:sz w:val="18"/>
                <w:szCs w:val="18"/>
              </w:rPr>
            </w:pPr>
            <w:r>
              <w:rPr>
                <w:kern w:val="0"/>
                <w:sz w:val="18"/>
                <w:szCs w:val="18"/>
              </w:rPr>
              <w:t>219</w:t>
            </w:r>
          </w:p>
        </w:tc>
        <w:tc>
          <w:tcPr>
            <w:tcW w:w="1068" w:type="dxa"/>
            <w:tcBorders>
              <w:top w:val="nil"/>
              <w:left w:val="nil"/>
              <w:bottom w:val="single" w:color="auto" w:sz="4" w:space="0"/>
              <w:right w:val="single" w:color="auto" w:sz="4" w:space="0"/>
            </w:tcBorders>
            <w:vAlign w:val="center"/>
          </w:tcPr>
          <w:p w14:paraId="6989DF79">
            <w:pPr>
              <w:widowControl/>
              <w:tabs>
                <w:tab w:val="decimal" w:pos="0"/>
              </w:tabs>
              <w:ind w:firstLine="0" w:firstLineChars="0"/>
              <w:jc w:val="center"/>
              <w:rPr>
                <w:kern w:val="0"/>
                <w:sz w:val="18"/>
                <w:szCs w:val="18"/>
              </w:rPr>
            </w:pPr>
            <w:r>
              <w:rPr>
                <w:kern w:val="0"/>
                <w:sz w:val="18"/>
                <w:szCs w:val="18"/>
              </w:rPr>
              <w:t>5.346680</w:t>
            </w:r>
          </w:p>
        </w:tc>
        <w:tc>
          <w:tcPr>
            <w:tcW w:w="426" w:type="dxa"/>
            <w:tcBorders>
              <w:top w:val="nil"/>
              <w:left w:val="nil"/>
              <w:bottom w:val="single" w:color="auto" w:sz="4" w:space="0"/>
              <w:right w:val="single" w:color="auto" w:sz="4" w:space="0"/>
            </w:tcBorders>
            <w:vAlign w:val="center"/>
          </w:tcPr>
          <w:p w14:paraId="52EF8F99">
            <w:pPr>
              <w:widowControl/>
              <w:tabs>
                <w:tab w:val="decimal" w:pos="0"/>
              </w:tabs>
              <w:ind w:firstLine="0" w:firstLineChars="0"/>
              <w:jc w:val="center"/>
              <w:rPr>
                <w:kern w:val="0"/>
                <w:sz w:val="18"/>
                <w:szCs w:val="18"/>
              </w:rPr>
            </w:pPr>
            <w:r>
              <w:rPr>
                <w:kern w:val="0"/>
                <w:sz w:val="18"/>
                <w:szCs w:val="18"/>
              </w:rPr>
              <w:t>4</w:t>
            </w:r>
          </w:p>
        </w:tc>
        <w:tc>
          <w:tcPr>
            <w:tcW w:w="813" w:type="dxa"/>
            <w:tcBorders>
              <w:top w:val="nil"/>
              <w:left w:val="nil"/>
              <w:bottom w:val="single" w:color="auto" w:sz="4" w:space="0"/>
              <w:right w:val="single" w:color="auto" w:sz="4" w:space="0"/>
            </w:tcBorders>
            <w:vAlign w:val="center"/>
          </w:tcPr>
          <w:p w14:paraId="0A14CFB7">
            <w:pPr>
              <w:widowControl/>
              <w:tabs>
                <w:tab w:val="decimal" w:pos="0"/>
              </w:tabs>
              <w:ind w:firstLine="0" w:firstLineChars="0"/>
              <w:jc w:val="center"/>
              <w:rPr>
                <w:kern w:val="0"/>
                <w:sz w:val="18"/>
                <w:szCs w:val="18"/>
              </w:rPr>
            </w:pPr>
            <w:r>
              <w:rPr>
                <w:kern w:val="0"/>
                <w:sz w:val="18"/>
                <w:szCs w:val="18"/>
              </w:rPr>
              <w:t>347</w:t>
            </w:r>
          </w:p>
        </w:tc>
        <w:tc>
          <w:tcPr>
            <w:tcW w:w="1068" w:type="dxa"/>
            <w:tcBorders>
              <w:top w:val="nil"/>
              <w:left w:val="nil"/>
              <w:bottom w:val="single" w:color="auto" w:sz="4" w:space="0"/>
              <w:right w:val="single" w:color="auto" w:sz="4" w:space="0"/>
            </w:tcBorders>
            <w:vAlign w:val="center"/>
          </w:tcPr>
          <w:p w14:paraId="72C1AA81">
            <w:pPr>
              <w:widowControl/>
              <w:tabs>
                <w:tab w:val="decimal" w:pos="0"/>
              </w:tabs>
              <w:ind w:firstLine="0" w:firstLineChars="0"/>
              <w:jc w:val="center"/>
              <w:rPr>
                <w:kern w:val="0"/>
                <w:sz w:val="18"/>
                <w:szCs w:val="18"/>
              </w:rPr>
            </w:pPr>
            <w:r>
              <w:rPr>
                <w:kern w:val="0"/>
                <w:sz w:val="18"/>
                <w:szCs w:val="18"/>
              </w:rPr>
              <w:t>8.471680</w:t>
            </w:r>
          </w:p>
        </w:tc>
        <w:tc>
          <w:tcPr>
            <w:tcW w:w="426" w:type="dxa"/>
            <w:tcBorders>
              <w:top w:val="nil"/>
              <w:left w:val="nil"/>
              <w:bottom w:val="single" w:color="auto" w:sz="4" w:space="0"/>
              <w:right w:val="single" w:color="auto" w:sz="4" w:space="0"/>
            </w:tcBorders>
            <w:vAlign w:val="center"/>
          </w:tcPr>
          <w:p w14:paraId="1704C67C">
            <w:pPr>
              <w:widowControl/>
              <w:tabs>
                <w:tab w:val="decimal" w:pos="0"/>
              </w:tabs>
              <w:ind w:firstLine="0" w:firstLineChars="0"/>
              <w:jc w:val="center"/>
              <w:rPr>
                <w:kern w:val="0"/>
                <w:sz w:val="18"/>
                <w:szCs w:val="18"/>
              </w:rPr>
            </w:pPr>
            <w:r>
              <w:rPr>
                <w:kern w:val="0"/>
                <w:sz w:val="18"/>
                <w:szCs w:val="18"/>
              </w:rPr>
              <w:t>5</w:t>
            </w:r>
          </w:p>
        </w:tc>
        <w:tc>
          <w:tcPr>
            <w:tcW w:w="813" w:type="dxa"/>
            <w:tcBorders>
              <w:top w:val="nil"/>
              <w:left w:val="nil"/>
              <w:bottom w:val="single" w:color="auto" w:sz="4" w:space="0"/>
              <w:right w:val="single" w:color="auto" w:sz="4" w:space="0"/>
            </w:tcBorders>
            <w:vAlign w:val="center"/>
          </w:tcPr>
          <w:p w14:paraId="35A240C4">
            <w:pPr>
              <w:widowControl/>
              <w:tabs>
                <w:tab w:val="decimal" w:pos="0"/>
              </w:tabs>
              <w:ind w:firstLine="0" w:firstLineChars="0"/>
              <w:jc w:val="center"/>
              <w:rPr>
                <w:kern w:val="0"/>
                <w:sz w:val="18"/>
                <w:szCs w:val="18"/>
              </w:rPr>
            </w:pPr>
            <w:r>
              <w:rPr>
                <w:kern w:val="0"/>
                <w:sz w:val="18"/>
                <w:szCs w:val="18"/>
              </w:rPr>
              <w:t>475</w:t>
            </w:r>
          </w:p>
        </w:tc>
        <w:tc>
          <w:tcPr>
            <w:tcW w:w="1109" w:type="dxa"/>
            <w:tcBorders>
              <w:top w:val="nil"/>
              <w:left w:val="nil"/>
              <w:bottom w:val="single" w:color="auto" w:sz="4" w:space="0"/>
              <w:right w:val="single" w:color="auto" w:sz="4" w:space="0"/>
            </w:tcBorders>
            <w:vAlign w:val="center"/>
          </w:tcPr>
          <w:p w14:paraId="488B1BDF">
            <w:pPr>
              <w:widowControl/>
              <w:tabs>
                <w:tab w:val="decimal" w:pos="0"/>
              </w:tabs>
              <w:ind w:firstLine="0" w:firstLineChars="0"/>
              <w:jc w:val="center"/>
              <w:rPr>
                <w:kern w:val="0"/>
                <w:sz w:val="18"/>
                <w:szCs w:val="18"/>
              </w:rPr>
            </w:pPr>
            <w:r>
              <w:rPr>
                <w:kern w:val="0"/>
                <w:sz w:val="18"/>
                <w:szCs w:val="18"/>
              </w:rPr>
              <w:t>11.596680</w:t>
            </w:r>
          </w:p>
        </w:tc>
        <w:tc>
          <w:tcPr>
            <w:tcW w:w="426" w:type="dxa"/>
            <w:tcBorders>
              <w:top w:val="nil"/>
              <w:left w:val="nil"/>
              <w:bottom w:val="single" w:color="auto" w:sz="4" w:space="0"/>
              <w:right w:val="single" w:color="auto" w:sz="4" w:space="0"/>
            </w:tcBorders>
            <w:vAlign w:val="center"/>
          </w:tcPr>
          <w:p w14:paraId="17380CA2">
            <w:pPr>
              <w:widowControl/>
              <w:tabs>
                <w:tab w:val="decimal" w:pos="0"/>
              </w:tabs>
              <w:ind w:firstLine="0" w:firstLineChars="0"/>
              <w:jc w:val="center"/>
              <w:rPr>
                <w:kern w:val="0"/>
                <w:sz w:val="18"/>
                <w:szCs w:val="18"/>
              </w:rPr>
            </w:pPr>
            <w:r>
              <w:rPr>
                <w:kern w:val="0"/>
                <w:sz w:val="18"/>
                <w:szCs w:val="18"/>
              </w:rPr>
              <w:t>14</w:t>
            </w:r>
          </w:p>
        </w:tc>
      </w:tr>
      <w:tr w14:paraId="16220E86">
        <w:tblPrEx>
          <w:tblCellMar>
            <w:top w:w="0" w:type="dxa"/>
            <w:left w:w="108" w:type="dxa"/>
            <w:bottom w:w="0" w:type="dxa"/>
            <w:right w:w="108" w:type="dxa"/>
          </w:tblCellMar>
        </w:tblPrEx>
        <w:trPr>
          <w:trHeight w:val="270" w:hRule="atLeast"/>
          <w:jc w:val="center"/>
        </w:trPr>
        <w:tc>
          <w:tcPr>
            <w:tcW w:w="953" w:type="dxa"/>
            <w:tcBorders>
              <w:top w:val="nil"/>
              <w:left w:val="single" w:color="auto" w:sz="4" w:space="0"/>
              <w:bottom w:val="single" w:color="auto" w:sz="4" w:space="0"/>
              <w:right w:val="single" w:color="auto" w:sz="4" w:space="0"/>
            </w:tcBorders>
            <w:shd w:val="clear" w:color="auto" w:fill="auto"/>
            <w:vAlign w:val="center"/>
          </w:tcPr>
          <w:p w14:paraId="3DE8FA59">
            <w:pPr>
              <w:widowControl/>
              <w:tabs>
                <w:tab w:val="decimal" w:pos="0"/>
              </w:tabs>
              <w:ind w:firstLine="0" w:firstLineChars="0"/>
              <w:jc w:val="center"/>
              <w:rPr>
                <w:kern w:val="0"/>
                <w:sz w:val="18"/>
                <w:szCs w:val="18"/>
              </w:rPr>
            </w:pPr>
            <w:r>
              <w:rPr>
                <w:kern w:val="0"/>
                <w:sz w:val="18"/>
                <w:szCs w:val="18"/>
              </w:rPr>
              <w:t>92</w:t>
            </w:r>
          </w:p>
        </w:tc>
        <w:tc>
          <w:tcPr>
            <w:tcW w:w="1068" w:type="dxa"/>
            <w:tcBorders>
              <w:top w:val="nil"/>
              <w:left w:val="nil"/>
              <w:bottom w:val="single" w:color="auto" w:sz="4" w:space="0"/>
              <w:right w:val="single" w:color="auto" w:sz="4" w:space="0"/>
            </w:tcBorders>
            <w:shd w:val="clear" w:color="auto" w:fill="auto"/>
            <w:vAlign w:val="center"/>
          </w:tcPr>
          <w:p w14:paraId="48AD3C4D">
            <w:pPr>
              <w:widowControl/>
              <w:tabs>
                <w:tab w:val="decimal" w:pos="0"/>
              </w:tabs>
              <w:ind w:firstLine="0" w:firstLineChars="0"/>
              <w:jc w:val="center"/>
              <w:rPr>
                <w:kern w:val="0"/>
                <w:sz w:val="18"/>
                <w:szCs w:val="18"/>
              </w:rPr>
            </w:pPr>
            <w:r>
              <w:rPr>
                <w:kern w:val="0"/>
                <w:sz w:val="18"/>
                <w:szCs w:val="18"/>
              </w:rPr>
              <w:t>2.246094</w:t>
            </w:r>
          </w:p>
        </w:tc>
        <w:tc>
          <w:tcPr>
            <w:tcW w:w="588" w:type="dxa"/>
            <w:tcBorders>
              <w:top w:val="nil"/>
              <w:left w:val="nil"/>
              <w:bottom w:val="single" w:color="auto" w:sz="4" w:space="0"/>
              <w:right w:val="single" w:color="auto" w:sz="4" w:space="0"/>
            </w:tcBorders>
            <w:shd w:val="clear" w:color="auto" w:fill="auto"/>
            <w:vAlign w:val="center"/>
          </w:tcPr>
          <w:p w14:paraId="24DDE2E2">
            <w:pPr>
              <w:widowControl/>
              <w:tabs>
                <w:tab w:val="decimal" w:pos="0"/>
              </w:tabs>
              <w:ind w:firstLine="0" w:firstLineChars="0"/>
              <w:jc w:val="center"/>
              <w:rPr>
                <w:kern w:val="0"/>
                <w:sz w:val="18"/>
                <w:szCs w:val="18"/>
              </w:rPr>
            </w:pPr>
            <w:r>
              <w:rPr>
                <w:kern w:val="0"/>
                <w:sz w:val="18"/>
                <w:szCs w:val="18"/>
              </w:rPr>
              <w:t>4</w:t>
            </w:r>
          </w:p>
        </w:tc>
        <w:tc>
          <w:tcPr>
            <w:tcW w:w="813" w:type="dxa"/>
            <w:tcBorders>
              <w:top w:val="nil"/>
              <w:left w:val="nil"/>
              <w:bottom w:val="single" w:color="auto" w:sz="4" w:space="0"/>
              <w:right w:val="single" w:color="auto" w:sz="4" w:space="0"/>
            </w:tcBorders>
            <w:vAlign w:val="center"/>
          </w:tcPr>
          <w:p w14:paraId="0996D607">
            <w:pPr>
              <w:widowControl/>
              <w:tabs>
                <w:tab w:val="decimal" w:pos="0"/>
              </w:tabs>
              <w:ind w:firstLine="0" w:firstLineChars="0"/>
              <w:jc w:val="center"/>
              <w:rPr>
                <w:kern w:val="0"/>
                <w:sz w:val="18"/>
                <w:szCs w:val="18"/>
              </w:rPr>
            </w:pPr>
            <w:r>
              <w:rPr>
                <w:kern w:val="0"/>
                <w:sz w:val="18"/>
                <w:szCs w:val="18"/>
              </w:rPr>
              <w:t>220</w:t>
            </w:r>
          </w:p>
        </w:tc>
        <w:tc>
          <w:tcPr>
            <w:tcW w:w="1068" w:type="dxa"/>
            <w:tcBorders>
              <w:top w:val="nil"/>
              <w:left w:val="nil"/>
              <w:bottom w:val="single" w:color="auto" w:sz="4" w:space="0"/>
              <w:right w:val="single" w:color="auto" w:sz="4" w:space="0"/>
            </w:tcBorders>
            <w:vAlign w:val="center"/>
          </w:tcPr>
          <w:p w14:paraId="0CBD323A">
            <w:pPr>
              <w:widowControl/>
              <w:tabs>
                <w:tab w:val="decimal" w:pos="0"/>
              </w:tabs>
              <w:ind w:firstLine="0" w:firstLineChars="0"/>
              <w:jc w:val="center"/>
              <w:rPr>
                <w:kern w:val="0"/>
                <w:sz w:val="18"/>
                <w:szCs w:val="18"/>
              </w:rPr>
            </w:pPr>
            <w:r>
              <w:rPr>
                <w:kern w:val="0"/>
                <w:sz w:val="18"/>
                <w:szCs w:val="18"/>
              </w:rPr>
              <w:t>5.371094</w:t>
            </w:r>
          </w:p>
        </w:tc>
        <w:tc>
          <w:tcPr>
            <w:tcW w:w="426" w:type="dxa"/>
            <w:tcBorders>
              <w:top w:val="nil"/>
              <w:left w:val="nil"/>
              <w:bottom w:val="single" w:color="auto" w:sz="4" w:space="0"/>
              <w:right w:val="single" w:color="auto" w:sz="4" w:space="0"/>
            </w:tcBorders>
            <w:vAlign w:val="center"/>
          </w:tcPr>
          <w:p w14:paraId="6315312F">
            <w:pPr>
              <w:widowControl/>
              <w:tabs>
                <w:tab w:val="decimal" w:pos="0"/>
              </w:tabs>
              <w:ind w:firstLine="0" w:firstLineChars="0"/>
              <w:jc w:val="center"/>
              <w:rPr>
                <w:kern w:val="0"/>
                <w:sz w:val="18"/>
                <w:szCs w:val="18"/>
              </w:rPr>
            </w:pPr>
            <w:r>
              <w:rPr>
                <w:kern w:val="0"/>
                <w:sz w:val="18"/>
                <w:szCs w:val="18"/>
              </w:rPr>
              <w:t>12</w:t>
            </w:r>
          </w:p>
        </w:tc>
        <w:tc>
          <w:tcPr>
            <w:tcW w:w="813" w:type="dxa"/>
            <w:tcBorders>
              <w:top w:val="nil"/>
              <w:left w:val="nil"/>
              <w:bottom w:val="single" w:color="auto" w:sz="4" w:space="0"/>
              <w:right w:val="single" w:color="auto" w:sz="4" w:space="0"/>
            </w:tcBorders>
            <w:vAlign w:val="center"/>
          </w:tcPr>
          <w:p w14:paraId="338D1456">
            <w:pPr>
              <w:widowControl/>
              <w:tabs>
                <w:tab w:val="decimal" w:pos="0"/>
              </w:tabs>
              <w:ind w:firstLine="0" w:firstLineChars="0"/>
              <w:jc w:val="center"/>
              <w:rPr>
                <w:kern w:val="0"/>
                <w:sz w:val="18"/>
                <w:szCs w:val="18"/>
              </w:rPr>
            </w:pPr>
            <w:r>
              <w:rPr>
                <w:kern w:val="0"/>
                <w:sz w:val="18"/>
                <w:szCs w:val="18"/>
              </w:rPr>
              <w:t>348</w:t>
            </w:r>
          </w:p>
        </w:tc>
        <w:tc>
          <w:tcPr>
            <w:tcW w:w="1068" w:type="dxa"/>
            <w:tcBorders>
              <w:top w:val="nil"/>
              <w:left w:val="nil"/>
              <w:bottom w:val="single" w:color="auto" w:sz="4" w:space="0"/>
              <w:right w:val="single" w:color="auto" w:sz="4" w:space="0"/>
            </w:tcBorders>
            <w:vAlign w:val="center"/>
          </w:tcPr>
          <w:p w14:paraId="51A96AA2">
            <w:pPr>
              <w:widowControl/>
              <w:tabs>
                <w:tab w:val="decimal" w:pos="0"/>
              </w:tabs>
              <w:ind w:firstLine="0" w:firstLineChars="0"/>
              <w:jc w:val="center"/>
              <w:rPr>
                <w:kern w:val="0"/>
                <w:sz w:val="18"/>
                <w:szCs w:val="18"/>
              </w:rPr>
            </w:pPr>
            <w:r>
              <w:rPr>
                <w:kern w:val="0"/>
                <w:sz w:val="18"/>
                <w:szCs w:val="18"/>
              </w:rPr>
              <w:t>8.496094</w:t>
            </w:r>
          </w:p>
        </w:tc>
        <w:tc>
          <w:tcPr>
            <w:tcW w:w="426" w:type="dxa"/>
            <w:tcBorders>
              <w:top w:val="nil"/>
              <w:left w:val="nil"/>
              <w:bottom w:val="single" w:color="auto" w:sz="4" w:space="0"/>
              <w:right w:val="single" w:color="auto" w:sz="4" w:space="0"/>
            </w:tcBorders>
            <w:vAlign w:val="center"/>
          </w:tcPr>
          <w:p w14:paraId="1E5F4A9F">
            <w:pPr>
              <w:widowControl/>
              <w:tabs>
                <w:tab w:val="decimal" w:pos="0"/>
              </w:tabs>
              <w:ind w:firstLine="0" w:firstLineChars="0"/>
              <w:jc w:val="center"/>
              <w:rPr>
                <w:kern w:val="0"/>
                <w:sz w:val="18"/>
                <w:szCs w:val="18"/>
              </w:rPr>
            </w:pPr>
            <w:r>
              <w:rPr>
                <w:kern w:val="0"/>
                <w:sz w:val="18"/>
                <w:szCs w:val="18"/>
              </w:rPr>
              <w:t>6</w:t>
            </w:r>
          </w:p>
        </w:tc>
        <w:tc>
          <w:tcPr>
            <w:tcW w:w="813" w:type="dxa"/>
            <w:tcBorders>
              <w:top w:val="nil"/>
              <w:left w:val="nil"/>
              <w:bottom w:val="single" w:color="auto" w:sz="4" w:space="0"/>
              <w:right w:val="single" w:color="auto" w:sz="4" w:space="0"/>
            </w:tcBorders>
            <w:vAlign w:val="center"/>
          </w:tcPr>
          <w:p w14:paraId="4BE9B287">
            <w:pPr>
              <w:widowControl/>
              <w:tabs>
                <w:tab w:val="decimal" w:pos="0"/>
              </w:tabs>
              <w:ind w:firstLine="0" w:firstLineChars="0"/>
              <w:jc w:val="center"/>
              <w:rPr>
                <w:kern w:val="0"/>
                <w:sz w:val="18"/>
                <w:szCs w:val="18"/>
              </w:rPr>
            </w:pPr>
            <w:r>
              <w:rPr>
                <w:kern w:val="0"/>
                <w:sz w:val="18"/>
                <w:szCs w:val="18"/>
              </w:rPr>
              <w:t>476</w:t>
            </w:r>
          </w:p>
        </w:tc>
        <w:tc>
          <w:tcPr>
            <w:tcW w:w="1109" w:type="dxa"/>
            <w:tcBorders>
              <w:top w:val="nil"/>
              <w:left w:val="nil"/>
              <w:bottom w:val="single" w:color="auto" w:sz="4" w:space="0"/>
              <w:right w:val="single" w:color="auto" w:sz="4" w:space="0"/>
            </w:tcBorders>
            <w:vAlign w:val="center"/>
          </w:tcPr>
          <w:p w14:paraId="4186FACB">
            <w:pPr>
              <w:widowControl/>
              <w:tabs>
                <w:tab w:val="decimal" w:pos="0"/>
              </w:tabs>
              <w:ind w:firstLine="0" w:firstLineChars="0"/>
              <w:jc w:val="center"/>
              <w:rPr>
                <w:kern w:val="0"/>
                <w:sz w:val="18"/>
                <w:szCs w:val="18"/>
              </w:rPr>
            </w:pPr>
            <w:r>
              <w:rPr>
                <w:kern w:val="0"/>
                <w:sz w:val="18"/>
                <w:szCs w:val="18"/>
              </w:rPr>
              <w:t>11.621094</w:t>
            </w:r>
          </w:p>
        </w:tc>
        <w:tc>
          <w:tcPr>
            <w:tcW w:w="426" w:type="dxa"/>
            <w:tcBorders>
              <w:top w:val="nil"/>
              <w:left w:val="nil"/>
              <w:bottom w:val="single" w:color="auto" w:sz="4" w:space="0"/>
              <w:right w:val="single" w:color="auto" w:sz="4" w:space="0"/>
            </w:tcBorders>
            <w:vAlign w:val="center"/>
          </w:tcPr>
          <w:p w14:paraId="15597640">
            <w:pPr>
              <w:widowControl/>
              <w:tabs>
                <w:tab w:val="decimal" w:pos="0"/>
              </w:tabs>
              <w:ind w:firstLine="0" w:firstLineChars="0"/>
              <w:jc w:val="center"/>
              <w:rPr>
                <w:kern w:val="0"/>
                <w:sz w:val="18"/>
                <w:szCs w:val="18"/>
              </w:rPr>
            </w:pPr>
            <w:r>
              <w:rPr>
                <w:kern w:val="0"/>
                <w:sz w:val="18"/>
                <w:szCs w:val="18"/>
              </w:rPr>
              <w:t>11</w:t>
            </w:r>
          </w:p>
        </w:tc>
      </w:tr>
      <w:tr w14:paraId="0EFB898D">
        <w:tblPrEx>
          <w:tblCellMar>
            <w:top w:w="0" w:type="dxa"/>
            <w:left w:w="108" w:type="dxa"/>
            <w:bottom w:w="0" w:type="dxa"/>
            <w:right w:w="108" w:type="dxa"/>
          </w:tblCellMar>
        </w:tblPrEx>
        <w:trPr>
          <w:trHeight w:val="270" w:hRule="atLeast"/>
          <w:jc w:val="center"/>
        </w:trPr>
        <w:tc>
          <w:tcPr>
            <w:tcW w:w="953" w:type="dxa"/>
            <w:tcBorders>
              <w:top w:val="nil"/>
              <w:left w:val="single" w:color="auto" w:sz="4" w:space="0"/>
              <w:bottom w:val="single" w:color="auto" w:sz="4" w:space="0"/>
              <w:right w:val="single" w:color="auto" w:sz="4" w:space="0"/>
            </w:tcBorders>
            <w:shd w:val="clear" w:color="auto" w:fill="auto"/>
            <w:vAlign w:val="center"/>
          </w:tcPr>
          <w:p w14:paraId="5735D641">
            <w:pPr>
              <w:widowControl/>
              <w:tabs>
                <w:tab w:val="decimal" w:pos="0"/>
              </w:tabs>
              <w:ind w:firstLine="0" w:firstLineChars="0"/>
              <w:jc w:val="center"/>
              <w:rPr>
                <w:kern w:val="0"/>
                <w:sz w:val="18"/>
                <w:szCs w:val="18"/>
              </w:rPr>
            </w:pPr>
            <w:r>
              <w:rPr>
                <w:kern w:val="0"/>
                <w:sz w:val="18"/>
                <w:szCs w:val="18"/>
              </w:rPr>
              <w:t>93</w:t>
            </w:r>
          </w:p>
        </w:tc>
        <w:tc>
          <w:tcPr>
            <w:tcW w:w="1068" w:type="dxa"/>
            <w:tcBorders>
              <w:top w:val="nil"/>
              <w:left w:val="nil"/>
              <w:bottom w:val="single" w:color="auto" w:sz="4" w:space="0"/>
              <w:right w:val="single" w:color="auto" w:sz="4" w:space="0"/>
            </w:tcBorders>
            <w:shd w:val="clear" w:color="auto" w:fill="auto"/>
            <w:vAlign w:val="center"/>
          </w:tcPr>
          <w:p w14:paraId="58273141">
            <w:pPr>
              <w:widowControl/>
              <w:tabs>
                <w:tab w:val="decimal" w:pos="0"/>
              </w:tabs>
              <w:ind w:firstLine="0" w:firstLineChars="0"/>
              <w:jc w:val="center"/>
              <w:rPr>
                <w:kern w:val="0"/>
                <w:sz w:val="18"/>
                <w:szCs w:val="18"/>
              </w:rPr>
            </w:pPr>
            <w:r>
              <w:rPr>
                <w:kern w:val="0"/>
                <w:sz w:val="18"/>
                <w:szCs w:val="18"/>
              </w:rPr>
              <w:t>2.270508</w:t>
            </w:r>
          </w:p>
        </w:tc>
        <w:tc>
          <w:tcPr>
            <w:tcW w:w="588" w:type="dxa"/>
            <w:tcBorders>
              <w:top w:val="nil"/>
              <w:left w:val="nil"/>
              <w:bottom w:val="single" w:color="auto" w:sz="4" w:space="0"/>
              <w:right w:val="single" w:color="auto" w:sz="4" w:space="0"/>
            </w:tcBorders>
            <w:shd w:val="clear" w:color="auto" w:fill="auto"/>
            <w:vAlign w:val="center"/>
          </w:tcPr>
          <w:p w14:paraId="1F19A04E">
            <w:pPr>
              <w:widowControl/>
              <w:tabs>
                <w:tab w:val="decimal" w:pos="0"/>
              </w:tabs>
              <w:ind w:firstLine="0" w:firstLineChars="0"/>
              <w:jc w:val="center"/>
              <w:rPr>
                <w:kern w:val="0"/>
                <w:sz w:val="18"/>
                <w:szCs w:val="18"/>
              </w:rPr>
            </w:pPr>
            <w:r>
              <w:rPr>
                <w:kern w:val="0"/>
                <w:sz w:val="18"/>
                <w:szCs w:val="18"/>
              </w:rPr>
              <w:t>7</w:t>
            </w:r>
          </w:p>
        </w:tc>
        <w:tc>
          <w:tcPr>
            <w:tcW w:w="813" w:type="dxa"/>
            <w:tcBorders>
              <w:top w:val="nil"/>
              <w:left w:val="nil"/>
              <w:bottom w:val="single" w:color="auto" w:sz="4" w:space="0"/>
              <w:right w:val="single" w:color="auto" w:sz="4" w:space="0"/>
            </w:tcBorders>
            <w:vAlign w:val="center"/>
          </w:tcPr>
          <w:p w14:paraId="584BF9CF">
            <w:pPr>
              <w:widowControl/>
              <w:tabs>
                <w:tab w:val="decimal" w:pos="0"/>
              </w:tabs>
              <w:ind w:firstLine="0" w:firstLineChars="0"/>
              <w:jc w:val="center"/>
              <w:rPr>
                <w:kern w:val="0"/>
                <w:sz w:val="18"/>
                <w:szCs w:val="18"/>
              </w:rPr>
            </w:pPr>
            <w:r>
              <w:rPr>
                <w:kern w:val="0"/>
                <w:sz w:val="18"/>
                <w:szCs w:val="18"/>
              </w:rPr>
              <w:t>221</w:t>
            </w:r>
          </w:p>
        </w:tc>
        <w:tc>
          <w:tcPr>
            <w:tcW w:w="1068" w:type="dxa"/>
            <w:tcBorders>
              <w:top w:val="nil"/>
              <w:left w:val="nil"/>
              <w:bottom w:val="single" w:color="auto" w:sz="4" w:space="0"/>
              <w:right w:val="single" w:color="auto" w:sz="4" w:space="0"/>
            </w:tcBorders>
            <w:vAlign w:val="center"/>
          </w:tcPr>
          <w:p w14:paraId="5458D94B">
            <w:pPr>
              <w:widowControl/>
              <w:tabs>
                <w:tab w:val="decimal" w:pos="0"/>
              </w:tabs>
              <w:ind w:firstLine="0" w:firstLineChars="0"/>
              <w:jc w:val="center"/>
              <w:rPr>
                <w:kern w:val="0"/>
                <w:sz w:val="18"/>
                <w:szCs w:val="18"/>
              </w:rPr>
            </w:pPr>
            <w:r>
              <w:rPr>
                <w:kern w:val="0"/>
                <w:sz w:val="18"/>
                <w:szCs w:val="18"/>
              </w:rPr>
              <w:t>5.395508</w:t>
            </w:r>
          </w:p>
        </w:tc>
        <w:tc>
          <w:tcPr>
            <w:tcW w:w="426" w:type="dxa"/>
            <w:tcBorders>
              <w:top w:val="nil"/>
              <w:left w:val="nil"/>
              <w:bottom w:val="single" w:color="auto" w:sz="4" w:space="0"/>
              <w:right w:val="single" w:color="auto" w:sz="4" w:space="0"/>
            </w:tcBorders>
            <w:vAlign w:val="center"/>
          </w:tcPr>
          <w:p w14:paraId="53A050FC">
            <w:pPr>
              <w:widowControl/>
              <w:tabs>
                <w:tab w:val="decimal" w:pos="0"/>
              </w:tabs>
              <w:ind w:firstLine="0" w:firstLineChars="0"/>
              <w:jc w:val="center"/>
              <w:rPr>
                <w:kern w:val="0"/>
                <w:sz w:val="18"/>
                <w:szCs w:val="18"/>
              </w:rPr>
            </w:pPr>
            <w:r>
              <w:rPr>
                <w:kern w:val="0"/>
                <w:sz w:val="18"/>
                <w:szCs w:val="18"/>
              </w:rPr>
              <w:t>5</w:t>
            </w:r>
          </w:p>
        </w:tc>
        <w:tc>
          <w:tcPr>
            <w:tcW w:w="813" w:type="dxa"/>
            <w:tcBorders>
              <w:top w:val="nil"/>
              <w:left w:val="nil"/>
              <w:bottom w:val="single" w:color="auto" w:sz="4" w:space="0"/>
              <w:right w:val="single" w:color="auto" w:sz="4" w:space="0"/>
            </w:tcBorders>
            <w:vAlign w:val="center"/>
          </w:tcPr>
          <w:p w14:paraId="4D4E5D0B">
            <w:pPr>
              <w:widowControl/>
              <w:tabs>
                <w:tab w:val="decimal" w:pos="0"/>
              </w:tabs>
              <w:ind w:firstLine="0" w:firstLineChars="0"/>
              <w:jc w:val="center"/>
              <w:rPr>
                <w:kern w:val="0"/>
                <w:sz w:val="18"/>
                <w:szCs w:val="18"/>
              </w:rPr>
            </w:pPr>
            <w:r>
              <w:rPr>
                <w:kern w:val="0"/>
                <w:sz w:val="18"/>
                <w:szCs w:val="18"/>
              </w:rPr>
              <w:t>349</w:t>
            </w:r>
          </w:p>
        </w:tc>
        <w:tc>
          <w:tcPr>
            <w:tcW w:w="1068" w:type="dxa"/>
            <w:tcBorders>
              <w:top w:val="nil"/>
              <w:left w:val="nil"/>
              <w:bottom w:val="single" w:color="auto" w:sz="4" w:space="0"/>
              <w:right w:val="single" w:color="auto" w:sz="4" w:space="0"/>
            </w:tcBorders>
            <w:vAlign w:val="center"/>
          </w:tcPr>
          <w:p w14:paraId="272D7B5A">
            <w:pPr>
              <w:widowControl/>
              <w:tabs>
                <w:tab w:val="decimal" w:pos="0"/>
              </w:tabs>
              <w:ind w:firstLine="0" w:firstLineChars="0"/>
              <w:jc w:val="center"/>
              <w:rPr>
                <w:kern w:val="0"/>
                <w:sz w:val="18"/>
                <w:szCs w:val="18"/>
              </w:rPr>
            </w:pPr>
            <w:r>
              <w:rPr>
                <w:kern w:val="0"/>
                <w:sz w:val="18"/>
                <w:szCs w:val="18"/>
              </w:rPr>
              <w:t>8.520508</w:t>
            </w:r>
          </w:p>
        </w:tc>
        <w:tc>
          <w:tcPr>
            <w:tcW w:w="426" w:type="dxa"/>
            <w:tcBorders>
              <w:top w:val="nil"/>
              <w:left w:val="nil"/>
              <w:bottom w:val="single" w:color="auto" w:sz="4" w:space="0"/>
              <w:right w:val="single" w:color="auto" w:sz="4" w:space="0"/>
            </w:tcBorders>
            <w:vAlign w:val="center"/>
          </w:tcPr>
          <w:p w14:paraId="3A5373A3">
            <w:pPr>
              <w:widowControl/>
              <w:tabs>
                <w:tab w:val="decimal" w:pos="0"/>
              </w:tabs>
              <w:ind w:firstLine="0" w:firstLineChars="0"/>
              <w:jc w:val="center"/>
              <w:rPr>
                <w:kern w:val="0"/>
                <w:sz w:val="18"/>
                <w:szCs w:val="18"/>
              </w:rPr>
            </w:pPr>
            <w:r>
              <w:rPr>
                <w:kern w:val="0"/>
                <w:sz w:val="18"/>
                <w:szCs w:val="18"/>
              </w:rPr>
              <w:t>7</w:t>
            </w:r>
          </w:p>
        </w:tc>
        <w:tc>
          <w:tcPr>
            <w:tcW w:w="813" w:type="dxa"/>
            <w:tcBorders>
              <w:top w:val="nil"/>
              <w:left w:val="nil"/>
              <w:bottom w:val="single" w:color="auto" w:sz="4" w:space="0"/>
              <w:right w:val="single" w:color="auto" w:sz="4" w:space="0"/>
            </w:tcBorders>
            <w:vAlign w:val="center"/>
          </w:tcPr>
          <w:p w14:paraId="5C645F43">
            <w:pPr>
              <w:widowControl/>
              <w:tabs>
                <w:tab w:val="decimal" w:pos="0"/>
              </w:tabs>
              <w:ind w:firstLine="0" w:firstLineChars="0"/>
              <w:jc w:val="center"/>
              <w:rPr>
                <w:kern w:val="0"/>
                <w:sz w:val="18"/>
                <w:szCs w:val="18"/>
              </w:rPr>
            </w:pPr>
            <w:r>
              <w:rPr>
                <w:kern w:val="0"/>
                <w:sz w:val="18"/>
                <w:szCs w:val="18"/>
              </w:rPr>
              <w:t>477</w:t>
            </w:r>
          </w:p>
        </w:tc>
        <w:tc>
          <w:tcPr>
            <w:tcW w:w="1109" w:type="dxa"/>
            <w:tcBorders>
              <w:top w:val="nil"/>
              <w:left w:val="nil"/>
              <w:bottom w:val="single" w:color="auto" w:sz="4" w:space="0"/>
              <w:right w:val="single" w:color="auto" w:sz="4" w:space="0"/>
            </w:tcBorders>
            <w:vAlign w:val="center"/>
          </w:tcPr>
          <w:p w14:paraId="06B22E65">
            <w:pPr>
              <w:widowControl/>
              <w:tabs>
                <w:tab w:val="decimal" w:pos="0"/>
              </w:tabs>
              <w:ind w:firstLine="0" w:firstLineChars="0"/>
              <w:jc w:val="center"/>
              <w:rPr>
                <w:kern w:val="0"/>
                <w:sz w:val="18"/>
                <w:szCs w:val="18"/>
              </w:rPr>
            </w:pPr>
            <w:r>
              <w:rPr>
                <w:kern w:val="0"/>
                <w:sz w:val="18"/>
                <w:szCs w:val="18"/>
              </w:rPr>
              <w:t>11.645508</w:t>
            </w:r>
          </w:p>
        </w:tc>
        <w:tc>
          <w:tcPr>
            <w:tcW w:w="426" w:type="dxa"/>
            <w:tcBorders>
              <w:top w:val="nil"/>
              <w:left w:val="nil"/>
              <w:bottom w:val="single" w:color="auto" w:sz="4" w:space="0"/>
              <w:right w:val="single" w:color="auto" w:sz="4" w:space="0"/>
            </w:tcBorders>
            <w:vAlign w:val="center"/>
          </w:tcPr>
          <w:p w14:paraId="64DAD300">
            <w:pPr>
              <w:widowControl/>
              <w:tabs>
                <w:tab w:val="decimal" w:pos="0"/>
              </w:tabs>
              <w:ind w:firstLine="0" w:firstLineChars="0"/>
              <w:jc w:val="center"/>
              <w:rPr>
                <w:kern w:val="0"/>
                <w:sz w:val="18"/>
                <w:szCs w:val="18"/>
              </w:rPr>
            </w:pPr>
            <w:r>
              <w:rPr>
                <w:kern w:val="0"/>
                <w:sz w:val="18"/>
                <w:szCs w:val="18"/>
              </w:rPr>
              <w:t>7</w:t>
            </w:r>
          </w:p>
        </w:tc>
      </w:tr>
      <w:tr w14:paraId="28EC0959">
        <w:tblPrEx>
          <w:tblCellMar>
            <w:top w:w="0" w:type="dxa"/>
            <w:left w:w="108" w:type="dxa"/>
            <w:bottom w:w="0" w:type="dxa"/>
            <w:right w:w="108" w:type="dxa"/>
          </w:tblCellMar>
        </w:tblPrEx>
        <w:trPr>
          <w:trHeight w:val="270" w:hRule="atLeast"/>
          <w:jc w:val="center"/>
        </w:trPr>
        <w:tc>
          <w:tcPr>
            <w:tcW w:w="953" w:type="dxa"/>
            <w:tcBorders>
              <w:top w:val="nil"/>
              <w:left w:val="single" w:color="auto" w:sz="4" w:space="0"/>
              <w:bottom w:val="single" w:color="auto" w:sz="4" w:space="0"/>
              <w:right w:val="single" w:color="auto" w:sz="4" w:space="0"/>
            </w:tcBorders>
            <w:shd w:val="clear" w:color="auto" w:fill="auto"/>
            <w:vAlign w:val="center"/>
          </w:tcPr>
          <w:p w14:paraId="60AEB713">
            <w:pPr>
              <w:widowControl/>
              <w:tabs>
                <w:tab w:val="decimal" w:pos="0"/>
              </w:tabs>
              <w:ind w:firstLine="0" w:firstLineChars="0"/>
              <w:jc w:val="center"/>
              <w:rPr>
                <w:kern w:val="0"/>
                <w:sz w:val="18"/>
                <w:szCs w:val="18"/>
              </w:rPr>
            </w:pPr>
            <w:r>
              <w:rPr>
                <w:kern w:val="0"/>
                <w:sz w:val="18"/>
                <w:szCs w:val="18"/>
              </w:rPr>
              <w:t>94</w:t>
            </w:r>
          </w:p>
        </w:tc>
        <w:tc>
          <w:tcPr>
            <w:tcW w:w="1068" w:type="dxa"/>
            <w:tcBorders>
              <w:top w:val="nil"/>
              <w:left w:val="nil"/>
              <w:bottom w:val="single" w:color="auto" w:sz="4" w:space="0"/>
              <w:right w:val="single" w:color="auto" w:sz="4" w:space="0"/>
            </w:tcBorders>
            <w:shd w:val="clear" w:color="auto" w:fill="auto"/>
            <w:vAlign w:val="center"/>
          </w:tcPr>
          <w:p w14:paraId="0E906402">
            <w:pPr>
              <w:widowControl/>
              <w:tabs>
                <w:tab w:val="decimal" w:pos="0"/>
              </w:tabs>
              <w:ind w:firstLine="0" w:firstLineChars="0"/>
              <w:jc w:val="center"/>
              <w:rPr>
                <w:kern w:val="0"/>
                <w:sz w:val="18"/>
                <w:szCs w:val="18"/>
              </w:rPr>
            </w:pPr>
            <w:r>
              <w:rPr>
                <w:kern w:val="0"/>
                <w:sz w:val="18"/>
                <w:szCs w:val="18"/>
              </w:rPr>
              <w:t>2.294922</w:t>
            </w:r>
          </w:p>
        </w:tc>
        <w:tc>
          <w:tcPr>
            <w:tcW w:w="588" w:type="dxa"/>
            <w:tcBorders>
              <w:top w:val="nil"/>
              <w:left w:val="nil"/>
              <w:bottom w:val="single" w:color="auto" w:sz="4" w:space="0"/>
              <w:right w:val="single" w:color="auto" w:sz="4" w:space="0"/>
            </w:tcBorders>
            <w:shd w:val="clear" w:color="auto" w:fill="auto"/>
            <w:vAlign w:val="center"/>
          </w:tcPr>
          <w:p w14:paraId="702CA9F5">
            <w:pPr>
              <w:widowControl/>
              <w:tabs>
                <w:tab w:val="decimal" w:pos="0"/>
              </w:tabs>
              <w:ind w:firstLine="0" w:firstLineChars="0"/>
              <w:jc w:val="center"/>
              <w:rPr>
                <w:kern w:val="0"/>
                <w:sz w:val="18"/>
                <w:szCs w:val="18"/>
              </w:rPr>
            </w:pPr>
            <w:r>
              <w:rPr>
                <w:kern w:val="0"/>
                <w:sz w:val="18"/>
                <w:szCs w:val="18"/>
              </w:rPr>
              <w:t>9</w:t>
            </w:r>
          </w:p>
        </w:tc>
        <w:tc>
          <w:tcPr>
            <w:tcW w:w="813" w:type="dxa"/>
            <w:tcBorders>
              <w:top w:val="nil"/>
              <w:left w:val="nil"/>
              <w:bottom w:val="single" w:color="auto" w:sz="4" w:space="0"/>
              <w:right w:val="single" w:color="auto" w:sz="4" w:space="0"/>
            </w:tcBorders>
            <w:vAlign w:val="center"/>
          </w:tcPr>
          <w:p w14:paraId="57741448">
            <w:pPr>
              <w:widowControl/>
              <w:tabs>
                <w:tab w:val="decimal" w:pos="0"/>
              </w:tabs>
              <w:ind w:firstLine="0" w:firstLineChars="0"/>
              <w:jc w:val="center"/>
              <w:rPr>
                <w:kern w:val="0"/>
                <w:sz w:val="18"/>
                <w:szCs w:val="18"/>
              </w:rPr>
            </w:pPr>
            <w:r>
              <w:rPr>
                <w:kern w:val="0"/>
                <w:sz w:val="18"/>
                <w:szCs w:val="18"/>
              </w:rPr>
              <w:t>222</w:t>
            </w:r>
          </w:p>
        </w:tc>
        <w:tc>
          <w:tcPr>
            <w:tcW w:w="1068" w:type="dxa"/>
            <w:tcBorders>
              <w:top w:val="nil"/>
              <w:left w:val="nil"/>
              <w:bottom w:val="single" w:color="auto" w:sz="4" w:space="0"/>
              <w:right w:val="single" w:color="auto" w:sz="4" w:space="0"/>
            </w:tcBorders>
            <w:vAlign w:val="center"/>
          </w:tcPr>
          <w:p w14:paraId="2B7C398C">
            <w:pPr>
              <w:widowControl/>
              <w:tabs>
                <w:tab w:val="decimal" w:pos="0"/>
              </w:tabs>
              <w:ind w:firstLine="0" w:firstLineChars="0"/>
              <w:jc w:val="center"/>
              <w:rPr>
                <w:kern w:val="0"/>
                <w:sz w:val="18"/>
                <w:szCs w:val="18"/>
              </w:rPr>
            </w:pPr>
            <w:r>
              <w:rPr>
                <w:kern w:val="0"/>
                <w:sz w:val="18"/>
                <w:szCs w:val="18"/>
              </w:rPr>
              <w:t>5.419922</w:t>
            </w:r>
          </w:p>
        </w:tc>
        <w:tc>
          <w:tcPr>
            <w:tcW w:w="426" w:type="dxa"/>
            <w:tcBorders>
              <w:top w:val="nil"/>
              <w:left w:val="nil"/>
              <w:bottom w:val="single" w:color="auto" w:sz="4" w:space="0"/>
              <w:right w:val="single" w:color="auto" w:sz="4" w:space="0"/>
            </w:tcBorders>
            <w:vAlign w:val="center"/>
          </w:tcPr>
          <w:p w14:paraId="70054CEA">
            <w:pPr>
              <w:widowControl/>
              <w:tabs>
                <w:tab w:val="decimal" w:pos="0"/>
              </w:tabs>
              <w:ind w:firstLine="0" w:firstLineChars="0"/>
              <w:jc w:val="center"/>
              <w:rPr>
                <w:kern w:val="0"/>
                <w:sz w:val="18"/>
                <w:szCs w:val="18"/>
              </w:rPr>
            </w:pPr>
            <w:r>
              <w:rPr>
                <w:kern w:val="0"/>
                <w:sz w:val="18"/>
                <w:szCs w:val="18"/>
              </w:rPr>
              <w:t>14</w:t>
            </w:r>
          </w:p>
        </w:tc>
        <w:tc>
          <w:tcPr>
            <w:tcW w:w="813" w:type="dxa"/>
            <w:tcBorders>
              <w:top w:val="nil"/>
              <w:left w:val="nil"/>
              <w:bottom w:val="single" w:color="auto" w:sz="4" w:space="0"/>
              <w:right w:val="single" w:color="auto" w:sz="4" w:space="0"/>
            </w:tcBorders>
            <w:vAlign w:val="center"/>
          </w:tcPr>
          <w:p w14:paraId="6F04BC6E">
            <w:pPr>
              <w:widowControl/>
              <w:tabs>
                <w:tab w:val="decimal" w:pos="0"/>
              </w:tabs>
              <w:ind w:firstLine="0" w:firstLineChars="0"/>
              <w:jc w:val="center"/>
              <w:rPr>
                <w:kern w:val="0"/>
                <w:sz w:val="18"/>
                <w:szCs w:val="18"/>
              </w:rPr>
            </w:pPr>
            <w:r>
              <w:rPr>
                <w:kern w:val="0"/>
                <w:sz w:val="18"/>
                <w:szCs w:val="18"/>
              </w:rPr>
              <w:t>350</w:t>
            </w:r>
          </w:p>
        </w:tc>
        <w:tc>
          <w:tcPr>
            <w:tcW w:w="1068" w:type="dxa"/>
            <w:tcBorders>
              <w:top w:val="nil"/>
              <w:left w:val="nil"/>
              <w:bottom w:val="single" w:color="auto" w:sz="4" w:space="0"/>
              <w:right w:val="single" w:color="auto" w:sz="4" w:space="0"/>
            </w:tcBorders>
            <w:vAlign w:val="center"/>
          </w:tcPr>
          <w:p w14:paraId="767A9528">
            <w:pPr>
              <w:widowControl/>
              <w:tabs>
                <w:tab w:val="decimal" w:pos="0"/>
              </w:tabs>
              <w:ind w:firstLine="0" w:firstLineChars="0"/>
              <w:jc w:val="center"/>
              <w:rPr>
                <w:kern w:val="0"/>
                <w:sz w:val="18"/>
                <w:szCs w:val="18"/>
              </w:rPr>
            </w:pPr>
            <w:r>
              <w:rPr>
                <w:kern w:val="0"/>
                <w:sz w:val="18"/>
                <w:szCs w:val="18"/>
              </w:rPr>
              <w:t>8.544922</w:t>
            </w:r>
          </w:p>
        </w:tc>
        <w:tc>
          <w:tcPr>
            <w:tcW w:w="426" w:type="dxa"/>
            <w:tcBorders>
              <w:top w:val="nil"/>
              <w:left w:val="nil"/>
              <w:bottom w:val="single" w:color="auto" w:sz="4" w:space="0"/>
              <w:right w:val="single" w:color="auto" w:sz="4" w:space="0"/>
            </w:tcBorders>
            <w:vAlign w:val="center"/>
          </w:tcPr>
          <w:p w14:paraId="6CCA3644">
            <w:pPr>
              <w:widowControl/>
              <w:tabs>
                <w:tab w:val="decimal" w:pos="0"/>
              </w:tabs>
              <w:ind w:firstLine="0" w:firstLineChars="0"/>
              <w:jc w:val="center"/>
              <w:rPr>
                <w:kern w:val="0"/>
                <w:sz w:val="18"/>
                <w:szCs w:val="18"/>
              </w:rPr>
            </w:pPr>
            <w:r>
              <w:rPr>
                <w:kern w:val="0"/>
                <w:sz w:val="18"/>
                <w:szCs w:val="18"/>
              </w:rPr>
              <w:t>7</w:t>
            </w:r>
          </w:p>
        </w:tc>
        <w:tc>
          <w:tcPr>
            <w:tcW w:w="813" w:type="dxa"/>
            <w:tcBorders>
              <w:top w:val="nil"/>
              <w:left w:val="nil"/>
              <w:bottom w:val="single" w:color="auto" w:sz="4" w:space="0"/>
              <w:right w:val="single" w:color="auto" w:sz="4" w:space="0"/>
            </w:tcBorders>
            <w:vAlign w:val="center"/>
          </w:tcPr>
          <w:p w14:paraId="4CA165F1">
            <w:pPr>
              <w:widowControl/>
              <w:tabs>
                <w:tab w:val="decimal" w:pos="0"/>
              </w:tabs>
              <w:ind w:firstLine="0" w:firstLineChars="0"/>
              <w:jc w:val="center"/>
              <w:rPr>
                <w:kern w:val="0"/>
                <w:sz w:val="18"/>
                <w:szCs w:val="18"/>
              </w:rPr>
            </w:pPr>
            <w:r>
              <w:rPr>
                <w:kern w:val="0"/>
                <w:sz w:val="18"/>
                <w:szCs w:val="18"/>
              </w:rPr>
              <w:t>478</w:t>
            </w:r>
          </w:p>
        </w:tc>
        <w:tc>
          <w:tcPr>
            <w:tcW w:w="1109" w:type="dxa"/>
            <w:tcBorders>
              <w:top w:val="nil"/>
              <w:left w:val="nil"/>
              <w:bottom w:val="single" w:color="auto" w:sz="4" w:space="0"/>
              <w:right w:val="single" w:color="auto" w:sz="4" w:space="0"/>
            </w:tcBorders>
            <w:vAlign w:val="center"/>
          </w:tcPr>
          <w:p w14:paraId="137BAAFA">
            <w:pPr>
              <w:widowControl/>
              <w:tabs>
                <w:tab w:val="decimal" w:pos="0"/>
              </w:tabs>
              <w:ind w:firstLine="0" w:firstLineChars="0"/>
              <w:jc w:val="center"/>
              <w:rPr>
                <w:kern w:val="0"/>
                <w:sz w:val="18"/>
                <w:szCs w:val="18"/>
              </w:rPr>
            </w:pPr>
            <w:r>
              <w:rPr>
                <w:kern w:val="0"/>
                <w:sz w:val="18"/>
                <w:szCs w:val="18"/>
              </w:rPr>
              <w:t>11.669922</w:t>
            </w:r>
          </w:p>
        </w:tc>
        <w:tc>
          <w:tcPr>
            <w:tcW w:w="426" w:type="dxa"/>
            <w:tcBorders>
              <w:top w:val="nil"/>
              <w:left w:val="nil"/>
              <w:bottom w:val="single" w:color="auto" w:sz="4" w:space="0"/>
              <w:right w:val="single" w:color="auto" w:sz="4" w:space="0"/>
            </w:tcBorders>
            <w:vAlign w:val="center"/>
          </w:tcPr>
          <w:p w14:paraId="4EFC8A0D">
            <w:pPr>
              <w:widowControl/>
              <w:tabs>
                <w:tab w:val="decimal" w:pos="0"/>
              </w:tabs>
              <w:ind w:firstLine="0" w:firstLineChars="0"/>
              <w:jc w:val="center"/>
              <w:rPr>
                <w:kern w:val="0"/>
                <w:sz w:val="18"/>
                <w:szCs w:val="18"/>
              </w:rPr>
            </w:pPr>
            <w:r>
              <w:rPr>
                <w:kern w:val="0"/>
                <w:sz w:val="18"/>
                <w:szCs w:val="18"/>
              </w:rPr>
              <w:t>4</w:t>
            </w:r>
          </w:p>
        </w:tc>
      </w:tr>
      <w:tr w14:paraId="0EEB8BAD">
        <w:tblPrEx>
          <w:tblCellMar>
            <w:top w:w="0" w:type="dxa"/>
            <w:left w:w="108" w:type="dxa"/>
            <w:bottom w:w="0" w:type="dxa"/>
            <w:right w:w="108" w:type="dxa"/>
          </w:tblCellMar>
        </w:tblPrEx>
        <w:trPr>
          <w:trHeight w:val="270" w:hRule="atLeast"/>
          <w:jc w:val="center"/>
        </w:trPr>
        <w:tc>
          <w:tcPr>
            <w:tcW w:w="953" w:type="dxa"/>
            <w:tcBorders>
              <w:top w:val="nil"/>
              <w:left w:val="single" w:color="auto" w:sz="4" w:space="0"/>
              <w:bottom w:val="single" w:color="auto" w:sz="4" w:space="0"/>
              <w:right w:val="single" w:color="auto" w:sz="4" w:space="0"/>
            </w:tcBorders>
            <w:shd w:val="clear" w:color="auto" w:fill="auto"/>
            <w:vAlign w:val="center"/>
          </w:tcPr>
          <w:p w14:paraId="69B1F55A">
            <w:pPr>
              <w:widowControl/>
              <w:tabs>
                <w:tab w:val="decimal" w:pos="0"/>
              </w:tabs>
              <w:ind w:firstLine="0" w:firstLineChars="0"/>
              <w:jc w:val="center"/>
              <w:rPr>
                <w:kern w:val="0"/>
                <w:sz w:val="18"/>
                <w:szCs w:val="18"/>
              </w:rPr>
            </w:pPr>
            <w:r>
              <w:rPr>
                <w:kern w:val="0"/>
                <w:sz w:val="18"/>
                <w:szCs w:val="18"/>
              </w:rPr>
              <w:t>95</w:t>
            </w:r>
          </w:p>
        </w:tc>
        <w:tc>
          <w:tcPr>
            <w:tcW w:w="1068" w:type="dxa"/>
            <w:tcBorders>
              <w:top w:val="nil"/>
              <w:left w:val="nil"/>
              <w:bottom w:val="single" w:color="auto" w:sz="4" w:space="0"/>
              <w:right w:val="single" w:color="auto" w:sz="4" w:space="0"/>
            </w:tcBorders>
            <w:shd w:val="clear" w:color="auto" w:fill="auto"/>
            <w:vAlign w:val="center"/>
          </w:tcPr>
          <w:p w14:paraId="19FE3439">
            <w:pPr>
              <w:widowControl/>
              <w:tabs>
                <w:tab w:val="decimal" w:pos="0"/>
              </w:tabs>
              <w:ind w:firstLine="0" w:firstLineChars="0"/>
              <w:jc w:val="center"/>
              <w:rPr>
                <w:kern w:val="0"/>
                <w:sz w:val="18"/>
                <w:szCs w:val="18"/>
              </w:rPr>
            </w:pPr>
            <w:r>
              <w:rPr>
                <w:kern w:val="0"/>
                <w:sz w:val="18"/>
                <w:szCs w:val="18"/>
              </w:rPr>
              <w:t>2.319336</w:t>
            </w:r>
          </w:p>
        </w:tc>
        <w:tc>
          <w:tcPr>
            <w:tcW w:w="588" w:type="dxa"/>
            <w:tcBorders>
              <w:top w:val="nil"/>
              <w:left w:val="nil"/>
              <w:bottom w:val="single" w:color="auto" w:sz="4" w:space="0"/>
              <w:right w:val="single" w:color="auto" w:sz="4" w:space="0"/>
            </w:tcBorders>
            <w:shd w:val="clear" w:color="auto" w:fill="auto"/>
            <w:vAlign w:val="center"/>
          </w:tcPr>
          <w:p w14:paraId="0B5B27D9">
            <w:pPr>
              <w:widowControl/>
              <w:tabs>
                <w:tab w:val="decimal" w:pos="0"/>
              </w:tabs>
              <w:ind w:firstLine="0" w:firstLineChars="0"/>
              <w:jc w:val="center"/>
              <w:rPr>
                <w:kern w:val="0"/>
                <w:sz w:val="18"/>
                <w:szCs w:val="18"/>
              </w:rPr>
            </w:pPr>
            <w:r>
              <w:rPr>
                <w:kern w:val="0"/>
                <w:sz w:val="18"/>
                <w:szCs w:val="18"/>
              </w:rPr>
              <w:t>11</w:t>
            </w:r>
          </w:p>
        </w:tc>
        <w:tc>
          <w:tcPr>
            <w:tcW w:w="813" w:type="dxa"/>
            <w:tcBorders>
              <w:top w:val="nil"/>
              <w:left w:val="nil"/>
              <w:bottom w:val="single" w:color="auto" w:sz="4" w:space="0"/>
              <w:right w:val="single" w:color="auto" w:sz="4" w:space="0"/>
            </w:tcBorders>
            <w:vAlign w:val="center"/>
          </w:tcPr>
          <w:p w14:paraId="158FBFB3">
            <w:pPr>
              <w:widowControl/>
              <w:tabs>
                <w:tab w:val="decimal" w:pos="0"/>
              </w:tabs>
              <w:ind w:firstLine="0" w:firstLineChars="0"/>
              <w:jc w:val="center"/>
              <w:rPr>
                <w:kern w:val="0"/>
                <w:sz w:val="18"/>
                <w:szCs w:val="18"/>
              </w:rPr>
            </w:pPr>
            <w:r>
              <w:rPr>
                <w:kern w:val="0"/>
                <w:sz w:val="18"/>
                <w:szCs w:val="18"/>
              </w:rPr>
              <w:t>223</w:t>
            </w:r>
          </w:p>
        </w:tc>
        <w:tc>
          <w:tcPr>
            <w:tcW w:w="1068" w:type="dxa"/>
            <w:tcBorders>
              <w:top w:val="nil"/>
              <w:left w:val="nil"/>
              <w:bottom w:val="single" w:color="auto" w:sz="4" w:space="0"/>
              <w:right w:val="single" w:color="auto" w:sz="4" w:space="0"/>
            </w:tcBorders>
            <w:vAlign w:val="center"/>
          </w:tcPr>
          <w:p w14:paraId="38C95D40">
            <w:pPr>
              <w:widowControl/>
              <w:tabs>
                <w:tab w:val="decimal" w:pos="0"/>
              </w:tabs>
              <w:ind w:firstLine="0" w:firstLineChars="0"/>
              <w:jc w:val="center"/>
              <w:rPr>
                <w:kern w:val="0"/>
                <w:sz w:val="18"/>
                <w:szCs w:val="18"/>
              </w:rPr>
            </w:pPr>
            <w:r>
              <w:rPr>
                <w:kern w:val="0"/>
                <w:sz w:val="18"/>
                <w:szCs w:val="18"/>
              </w:rPr>
              <w:t>5.444336</w:t>
            </w:r>
          </w:p>
        </w:tc>
        <w:tc>
          <w:tcPr>
            <w:tcW w:w="426" w:type="dxa"/>
            <w:tcBorders>
              <w:top w:val="nil"/>
              <w:left w:val="nil"/>
              <w:bottom w:val="single" w:color="auto" w:sz="4" w:space="0"/>
              <w:right w:val="single" w:color="auto" w:sz="4" w:space="0"/>
            </w:tcBorders>
            <w:vAlign w:val="center"/>
          </w:tcPr>
          <w:p w14:paraId="207A78DB">
            <w:pPr>
              <w:widowControl/>
              <w:tabs>
                <w:tab w:val="decimal" w:pos="0"/>
              </w:tabs>
              <w:ind w:firstLine="0" w:firstLineChars="0"/>
              <w:jc w:val="center"/>
              <w:rPr>
                <w:kern w:val="0"/>
                <w:sz w:val="18"/>
                <w:szCs w:val="18"/>
              </w:rPr>
            </w:pPr>
            <w:r>
              <w:rPr>
                <w:kern w:val="0"/>
                <w:sz w:val="18"/>
                <w:szCs w:val="18"/>
              </w:rPr>
              <w:t>7</w:t>
            </w:r>
          </w:p>
        </w:tc>
        <w:tc>
          <w:tcPr>
            <w:tcW w:w="813" w:type="dxa"/>
            <w:tcBorders>
              <w:top w:val="nil"/>
              <w:left w:val="nil"/>
              <w:bottom w:val="single" w:color="auto" w:sz="4" w:space="0"/>
              <w:right w:val="single" w:color="auto" w:sz="4" w:space="0"/>
            </w:tcBorders>
            <w:vAlign w:val="center"/>
          </w:tcPr>
          <w:p w14:paraId="70D0FFA3">
            <w:pPr>
              <w:widowControl/>
              <w:tabs>
                <w:tab w:val="decimal" w:pos="0"/>
              </w:tabs>
              <w:ind w:firstLine="0" w:firstLineChars="0"/>
              <w:jc w:val="center"/>
              <w:rPr>
                <w:kern w:val="0"/>
                <w:sz w:val="18"/>
                <w:szCs w:val="18"/>
              </w:rPr>
            </w:pPr>
            <w:r>
              <w:rPr>
                <w:kern w:val="0"/>
                <w:sz w:val="18"/>
                <w:szCs w:val="18"/>
              </w:rPr>
              <w:t>351</w:t>
            </w:r>
          </w:p>
        </w:tc>
        <w:tc>
          <w:tcPr>
            <w:tcW w:w="1068" w:type="dxa"/>
            <w:tcBorders>
              <w:top w:val="nil"/>
              <w:left w:val="nil"/>
              <w:bottom w:val="single" w:color="auto" w:sz="4" w:space="0"/>
              <w:right w:val="single" w:color="auto" w:sz="4" w:space="0"/>
            </w:tcBorders>
            <w:vAlign w:val="center"/>
          </w:tcPr>
          <w:p w14:paraId="5D902202">
            <w:pPr>
              <w:widowControl/>
              <w:tabs>
                <w:tab w:val="decimal" w:pos="0"/>
              </w:tabs>
              <w:ind w:firstLine="0" w:firstLineChars="0"/>
              <w:jc w:val="center"/>
              <w:rPr>
                <w:kern w:val="0"/>
                <w:sz w:val="18"/>
                <w:szCs w:val="18"/>
              </w:rPr>
            </w:pPr>
            <w:r>
              <w:rPr>
                <w:kern w:val="0"/>
                <w:sz w:val="18"/>
                <w:szCs w:val="18"/>
              </w:rPr>
              <w:t>8.569336</w:t>
            </w:r>
          </w:p>
        </w:tc>
        <w:tc>
          <w:tcPr>
            <w:tcW w:w="426" w:type="dxa"/>
            <w:tcBorders>
              <w:top w:val="nil"/>
              <w:left w:val="nil"/>
              <w:bottom w:val="single" w:color="auto" w:sz="4" w:space="0"/>
              <w:right w:val="single" w:color="auto" w:sz="4" w:space="0"/>
            </w:tcBorders>
            <w:vAlign w:val="center"/>
          </w:tcPr>
          <w:p w14:paraId="576AE50B">
            <w:pPr>
              <w:widowControl/>
              <w:tabs>
                <w:tab w:val="decimal" w:pos="0"/>
              </w:tabs>
              <w:ind w:firstLine="0" w:firstLineChars="0"/>
              <w:jc w:val="center"/>
              <w:rPr>
                <w:kern w:val="0"/>
                <w:sz w:val="18"/>
                <w:szCs w:val="18"/>
              </w:rPr>
            </w:pPr>
            <w:r>
              <w:rPr>
                <w:kern w:val="0"/>
                <w:sz w:val="18"/>
                <w:szCs w:val="18"/>
              </w:rPr>
              <w:t>8</w:t>
            </w:r>
          </w:p>
        </w:tc>
        <w:tc>
          <w:tcPr>
            <w:tcW w:w="813" w:type="dxa"/>
            <w:tcBorders>
              <w:top w:val="nil"/>
              <w:left w:val="nil"/>
              <w:bottom w:val="single" w:color="auto" w:sz="4" w:space="0"/>
              <w:right w:val="single" w:color="auto" w:sz="4" w:space="0"/>
            </w:tcBorders>
            <w:vAlign w:val="center"/>
          </w:tcPr>
          <w:p w14:paraId="2C4887A5">
            <w:pPr>
              <w:widowControl/>
              <w:tabs>
                <w:tab w:val="decimal" w:pos="0"/>
              </w:tabs>
              <w:ind w:firstLine="0" w:firstLineChars="0"/>
              <w:jc w:val="center"/>
              <w:rPr>
                <w:kern w:val="0"/>
                <w:sz w:val="18"/>
                <w:szCs w:val="18"/>
              </w:rPr>
            </w:pPr>
            <w:r>
              <w:rPr>
                <w:kern w:val="0"/>
                <w:sz w:val="18"/>
                <w:szCs w:val="18"/>
              </w:rPr>
              <w:t>479</w:t>
            </w:r>
          </w:p>
        </w:tc>
        <w:tc>
          <w:tcPr>
            <w:tcW w:w="1109" w:type="dxa"/>
            <w:tcBorders>
              <w:top w:val="nil"/>
              <w:left w:val="nil"/>
              <w:bottom w:val="single" w:color="auto" w:sz="4" w:space="0"/>
              <w:right w:val="single" w:color="auto" w:sz="4" w:space="0"/>
            </w:tcBorders>
            <w:vAlign w:val="center"/>
          </w:tcPr>
          <w:p w14:paraId="2F64F0B6">
            <w:pPr>
              <w:widowControl/>
              <w:tabs>
                <w:tab w:val="decimal" w:pos="0"/>
              </w:tabs>
              <w:ind w:firstLine="0" w:firstLineChars="0"/>
              <w:jc w:val="center"/>
              <w:rPr>
                <w:kern w:val="0"/>
                <w:sz w:val="18"/>
                <w:szCs w:val="18"/>
              </w:rPr>
            </w:pPr>
            <w:r>
              <w:rPr>
                <w:kern w:val="0"/>
                <w:sz w:val="18"/>
                <w:szCs w:val="18"/>
              </w:rPr>
              <w:t>11.694336</w:t>
            </w:r>
          </w:p>
        </w:tc>
        <w:tc>
          <w:tcPr>
            <w:tcW w:w="426" w:type="dxa"/>
            <w:tcBorders>
              <w:top w:val="nil"/>
              <w:left w:val="nil"/>
              <w:bottom w:val="single" w:color="auto" w:sz="4" w:space="0"/>
              <w:right w:val="single" w:color="auto" w:sz="4" w:space="0"/>
            </w:tcBorders>
            <w:vAlign w:val="center"/>
          </w:tcPr>
          <w:p w14:paraId="61562130">
            <w:pPr>
              <w:widowControl/>
              <w:tabs>
                <w:tab w:val="decimal" w:pos="0"/>
              </w:tabs>
              <w:ind w:firstLine="0" w:firstLineChars="0"/>
              <w:jc w:val="center"/>
              <w:rPr>
                <w:kern w:val="0"/>
                <w:sz w:val="18"/>
                <w:szCs w:val="18"/>
              </w:rPr>
            </w:pPr>
            <w:r>
              <w:rPr>
                <w:kern w:val="0"/>
                <w:sz w:val="18"/>
                <w:szCs w:val="18"/>
              </w:rPr>
              <w:t>0</w:t>
            </w:r>
          </w:p>
        </w:tc>
      </w:tr>
      <w:tr w14:paraId="312D1F76">
        <w:tblPrEx>
          <w:tblCellMar>
            <w:top w:w="0" w:type="dxa"/>
            <w:left w:w="108" w:type="dxa"/>
            <w:bottom w:w="0" w:type="dxa"/>
            <w:right w:w="108" w:type="dxa"/>
          </w:tblCellMar>
        </w:tblPrEx>
        <w:trPr>
          <w:trHeight w:val="270" w:hRule="atLeast"/>
          <w:jc w:val="center"/>
        </w:trPr>
        <w:tc>
          <w:tcPr>
            <w:tcW w:w="953" w:type="dxa"/>
            <w:tcBorders>
              <w:top w:val="nil"/>
              <w:left w:val="single" w:color="auto" w:sz="4" w:space="0"/>
              <w:bottom w:val="single" w:color="auto" w:sz="4" w:space="0"/>
              <w:right w:val="single" w:color="auto" w:sz="4" w:space="0"/>
            </w:tcBorders>
            <w:shd w:val="clear" w:color="auto" w:fill="auto"/>
            <w:vAlign w:val="center"/>
          </w:tcPr>
          <w:p w14:paraId="754B29CB">
            <w:pPr>
              <w:widowControl/>
              <w:tabs>
                <w:tab w:val="decimal" w:pos="0"/>
              </w:tabs>
              <w:ind w:firstLine="0" w:firstLineChars="0"/>
              <w:jc w:val="center"/>
              <w:rPr>
                <w:kern w:val="0"/>
                <w:sz w:val="18"/>
                <w:szCs w:val="18"/>
              </w:rPr>
            </w:pPr>
            <w:r>
              <w:rPr>
                <w:kern w:val="0"/>
                <w:sz w:val="18"/>
                <w:szCs w:val="18"/>
              </w:rPr>
              <w:t>96</w:t>
            </w:r>
          </w:p>
        </w:tc>
        <w:tc>
          <w:tcPr>
            <w:tcW w:w="1068" w:type="dxa"/>
            <w:tcBorders>
              <w:top w:val="nil"/>
              <w:left w:val="nil"/>
              <w:bottom w:val="single" w:color="auto" w:sz="4" w:space="0"/>
              <w:right w:val="single" w:color="auto" w:sz="4" w:space="0"/>
            </w:tcBorders>
            <w:shd w:val="clear" w:color="auto" w:fill="auto"/>
            <w:vAlign w:val="center"/>
          </w:tcPr>
          <w:p w14:paraId="113AE31F">
            <w:pPr>
              <w:widowControl/>
              <w:tabs>
                <w:tab w:val="decimal" w:pos="0"/>
              </w:tabs>
              <w:ind w:firstLine="0" w:firstLineChars="0"/>
              <w:jc w:val="center"/>
              <w:rPr>
                <w:kern w:val="0"/>
                <w:sz w:val="18"/>
                <w:szCs w:val="18"/>
              </w:rPr>
            </w:pPr>
            <w:r>
              <w:rPr>
                <w:kern w:val="0"/>
                <w:sz w:val="18"/>
                <w:szCs w:val="18"/>
              </w:rPr>
              <w:t>2.343750</w:t>
            </w:r>
          </w:p>
        </w:tc>
        <w:tc>
          <w:tcPr>
            <w:tcW w:w="588" w:type="dxa"/>
            <w:tcBorders>
              <w:top w:val="nil"/>
              <w:left w:val="nil"/>
              <w:bottom w:val="single" w:color="auto" w:sz="4" w:space="0"/>
              <w:right w:val="single" w:color="auto" w:sz="4" w:space="0"/>
            </w:tcBorders>
            <w:shd w:val="clear" w:color="auto" w:fill="auto"/>
            <w:vAlign w:val="center"/>
          </w:tcPr>
          <w:p w14:paraId="0CBC0F4B">
            <w:pPr>
              <w:widowControl/>
              <w:tabs>
                <w:tab w:val="decimal" w:pos="0"/>
              </w:tabs>
              <w:ind w:firstLine="0" w:firstLineChars="0"/>
              <w:jc w:val="center"/>
              <w:rPr>
                <w:kern w:val="0"/>
                <w:sz w:val="18"/>
                <w:szCs w:val="18"/>
              </w:rPr>
            </w:pPr>
            <w:r>
              <w:rPr>
                <w:kern w:val="0"/>
                <w:sz w:val="18"/>
                <w:szCs w:val="18"/>
              </w:rPr>
              <w:t>14</w:t>
            </w:r>
          </w:p>
        </w:tc>
        <w:tc>
          <w:tcPr>
            <w:tcW w:w="813" w:type="dxa"/>
            <w:tcBorders>
              <w:top w:val="nil"/>
              <w:left w:val="nil"/>
              <w:bottom w:val="single" w:color="auto" w:sz="4" w:space="0"/>
              <w:right w:val="single" w:color="auto" w:sz="4" w:space="0"/>
            </w:tcBorders>
            <w:vAlign w:val="center"/>
          </w:tcPr>
          <w:p w14:paraId="614495DF">
            <w:pPr>
              <w:widowControl/>
              <w:tabs>
                <w:tab w:val="decimal" w:pos="0"/>
              </w:tabs>
              <w:ind w:firstLine="0" w:firstLineChars="0"/>
              <w:jc w:val="center"/>
              <w:rPr>
                <w:kern w:val="0"/>
                <w:sz w:val="18"/>
                <w:szCs w:val="18"/>
              </w:rPr>
            </w:pPr>
            <w:r>
              <w:rPr>
                <w:kern w:val="0"/>
                <w:sz w:val="18"/>
                <w:szCs w:val="18"/>
              </w:rPr>
              <w:t>224</w:t>
            </w:r>
          </w:p>
        </w:tc>
        <w:tc>
          <w:tcPr>
            <w:tcW w:w="1068" w:type="dxa"/>
            <w:tcBorders>
              <w:top w:val="nil"/>
              <w:left w:val="nil"/>
              <w:bottom w:val="single" w:color="auto" w:sz="4" w:space="0"/>
              <w:right w:val="single" w:color="auto" w:sz="4" w:space="0"/>
            </w:tcBorders>
            <w:vAlign w:val="center"/>
          </w:tcPr>
          <w:p w14:paraId="098F477A">
            <w:pPr>
              <w:widowControl/>
              <w:tabs>
                <w:tab w:val="decimal" w:pos="0"/>
              </w:tabs>
              <w:ind w:firstLine="0" w:firstLineChars="0"/>
              <w:jc w:val="center"/>
              <w:rPr>
                <w:kern w:val="0"/>
                <w:sz w:val="18"/>
                <w:szCs w:val="18"/>
              </w:rPr>
            </w:pPr>
            <w:r>
              <w:rPr>
                <w:kern w:val="0"/>
                <w:sz w:val="18"/>
                <w:szCs w:val="18"/>
              </w:rPr>
              <w:t>5.468750</w:t>
            </w:r>
          </w:p>
        </w:tc>
        <w:tc>
          <w:tcPr>
            <w:tcW w:w="426" w:type="dxa"/>
            <w:tcBorders>
              <w:top w:val="nil"/>
              <w:left w:val="nil"/>
              <w:bottom w:val="single" w:color="auto" w:sz="4" w:space="0"/>
              <w:right w:val="single" w:color="auto" w:sz="4" w:space="0"/>
            </w:tcBorders>
            <w:vAlign w:val="center"/>
          </w:tcPr>
          <w:p w14:paraId="54E280CC">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08E80A91">
            <w:pPr>
              <w:widowControl/>
              <w:tabs>
                <w:tab w:val="decimal" w:pos="0"/>
              </w:tabs>
              <w:ind w:firstLine="0" w:firstLineChars="0"/>
              <w:jc w:val="center"/>
              <w:rPr>
                <w:kern w:val="0"/>
                <w:sz w:val="18"/>
                <w:szCs w:val="18"/>
              </w:rPr>
            </w:pPr>
            <w:r>
              <w:rPr>
                <w:kern w:val="0"/>
                <w:sz w:val="18"/>
                <w:szCs w:val="18"/>
              </w:rPr>
              <w:t>352</w:t>
            </w:r>
          </w:p>
        </w:tc>
        <w:tc>
          <w:tcPr>
            <w:tcW w:w="1068" w:type="dxa"/>
            <w:tcBorders>
              <w:top w:val="nil"/>
              <w:left w:val="nil"/>
              <w:bottom w:val="single" w:color="auto" w:sz="4" w:space="0"/>
              <w:right w:val="single" w:color="auto" w:sz="4" w:space="0"/>
            </w:tcBorders>
            <w:vAlign w:val="center"/>
          </w:tcPr>
          <w:p w14:paraId="575081D1">
            <w:pPr>
              <w:widowControl/>
              <w:tabs>
                <w:tab w:val="decimal" w:pos="0"/>
              </w:tabs>
              <w:ind w:firstLine="0" w:firstLineChars="0"/>
              <w:jc w:val="center"/>
              <w:rPr>
                <w:kern w:val="0"/>
                <w:sz w:val="18"/>
                <w:szCs w:val="18"/>
              </w:rPr>
            </w:pPr>
            <w:r>
              <w:rPr>
                <w:kern w:val="0"/>
                <w:sz w:val="18"/>
                <w:szCs w:val="18"/>
              </w:rPr>
              <w:t>8.593750</w:t>
            </w:r>
          </w:p>
        </w:tc>
        <w:tc>
          <w:tcPr>
            <w:tcW w:w="426" w:type="dxa"/>
            <w:tcBorders>
              <w:top w:val="nil"/>
              <w:left w:val="nil"/>
              <w:bottom w:val="single" w:color="auto" w:sz="4" w:space="0"/>
              <w:right w:val="single" w:color="auto" w:sz="4" w:space="0"/>
            </w:tcBorders>
            <w:vAlign w:val="center"/>
          </w:tcPr>
          <w:p w14:paraId="1212EDE1">
            <w:pPr>
              <w:widowControl/>
              <w:tabs>
                <w:tab w:val="decimal" w:pos="0"/>
              </w:tabs>
              <w:ind w:firstLine="0" w:firstLineChars="0"/>
              <w:jc w:val="center"/>
              <w:rPr>
                <w:kern w:val="0"/>
                <w:sz w:val="18"/>
                <w:szCs w:val="18"/>
              </w:rPr>
            </w:pPr>
            <w:r>
              <w:rPr>
                <w:kern w:val="0"/>
                <w:sz w:val="18"/>
                <w:szCs w:val="18"/>
              </w:rPr>
              <w:t>8</w:t>
            </w:r>
          </w:p>
        </w:tc>
        <w:tc>
          <w:tcPr>
            <w:tcW w:w="813" w:type="dxa"/>
            <w:tcBorders>
              <w:top w:val="nil"/>
              <w:left w:val="nil"/>
              <w:bottom w:val="single" w:color="auto" w:sz="4" w:space="0"/>
              <w:right w:val="single" w:color="auto" w:sz="4" w:space="0"/>
            </w:tcBorders>
            <w:vAlign w:val="center"/>
          </w:tcPr>
          <w:p w14:paraId="3EA84160">
            <w:pPr>
              <w:widowControl/>
              <w:tabs>
                <w:tab w:val="decimal" w:pos="0"/>
              </w:tabs>
              <w:ind w:firstLine="0" w:firstLineChars="0"/>
              <w:jc w:val="center"/>
              <w:rPr>
                <w:kern w:val="0"/>
                <w:sz w:val="18"/>
                <w:szCs w:val="18"/>
              </w:rPr>
            </w:pPr>
            <w:r>
              <w:rPr>
                <w:kern w:val="0"/>
                <w:sz w:val="18"/>
                <w:szCs w:val="18"/>
              </w:rPr>
              <w:t>480</w:t>
            </w:r>
          </w:p>
        </w:tc>
        <w:tc>
          <w:tcPr>
            <w:tcW w:w="1109" w:type="dxa"/>
            <w:tcBorders>
              <w:top w:val="nil"/>
              <w:left w:val="nil"/>
              <w:bottom w:val="single" w:color="auto" w:sz="4" w:space="0"/>
              <w:right w:val="single" w:color="auto" w:sz="4" w:space="0"/>
            </w:tcBorders>
            <w:vAlign w:val="center"/>
          </w:tcPr>
          <w:p w14:paraId="3726F202">
            <w:pPr>
              <w:widowControl/>
              <w:tabs>
                <w:tab w:val="decimal" w:pos="0"/>
              </w:tabs>
              <w:ind w:firstLine="0" w:firstLineChars="0"/>
              <w:jc w:val="center"/>
              <w:rPr>
                <w:kern w:val="0"/>
                <w:sz w:val="18"/>
                <w:szCs w:val="18"/>
              </w:rPr>
            </w:pPr>
            <w:r>
              <w:rPr>
                <w:kern w:val="0"/>
                <w:sz w:val="18"/>
                <w:szCs w:val="18"/>
              </w:rPr>
              <w:t>11.718750</w:t>
            </w:r>
          </w:p>
        </w:tc>
        <w:tc>
          <w:tcPr>
            <w:tcW w:w="426" w:type="dxa"/>
            <w:tcBorders>
              <w:top w:val="nil"/>
              <w:left w:val="nil"/>
              <w:bottom w:val="single" w:color="auto" w:sz="4" w:space="0"/>
              <w:right w:val="single" w:color="auto" w:sz="4" w:space="0"/>
            </w:tcBorders>
            <w:vAlign w:val="center"/>
          </w:tcPr>
          <w:p w14:paraId="5362F102">
            <w:pPr>
              <w:widowControl/>
              <w:tabs>
                <w:tab w:val="decimal" w:pos="0"/>
              </w:tabs>
              <w:ind w:firstLine="0" w:firstLineChars="0"/>
              <w:jc w:val="center"/>
              <w:rPr>
                <w:kern w:val="0"/>
                <w:sz w:val="18"/>
                <w:szCs w:val="18"/>
              </w:rPr>
            </w:pPr>
            <w:r>
              <w:rPr>
                <w:kern w:val="0"/>
                <w:sz w:val="18"/>
                <w:szCs w:val="18"/>
              </w:rPr>
              <w:t>0</w:t>
            </w:r>
          </w:p>
        </w:tc>
      </w:tr>
      <w:tr w14:paraId="4E16C83C">
        <w:tblPrEx>
          <w:tblCellMar>
            <w:top w:w="0" w:type="dxa"/>
            <w:left w:w="108" w:type="dxa"/>
            <w:bottom w:w="0" w:type="dxa"/>
            <w:right w:w="108" w:type="dxa"/>
          </w:tblCellMar>
        </w:tblPrEx>
        <w:trPr>
          <w:trHeight w:val="270" w:hRule="atLeast"/>
          <w:jc w:val="center"/>
        </w:trPr>
        <w:tc>
          <w:tcPr>
            <w:tcW w:w="953" w:type="dxa"/>
            <w:tcBorders>
              <w:top w:val="nil"/>
              <w:left w:val="single" w:color="auto" w:sz="4" w:space="0"/>
              <w:bottom w:val="single" w:color="auto" w:sz="4" w:space="0"/>
              <w:right w:val="single" w:color="auto" w:sz="4" w:space="0"/>
            </w:tcBorders>
            <w:shd w:val="clear" w:color="auto" w:fill="auto"/>
            <w:vAlign w:val="center"/>
          </w:tcPr>
          <w:p w14:paraId="77B3071D">
            <w:pPr>
              <w:widowControl/>
              <w:tabs>
                <w:tab w:val="decimal" w:pos="0"/>
              </w:tabs>
              <w:ind w:firstLine="0" w:firstLineChars="0"/>
              <w:jc w:val="center"/>
              <w:rPr>
                <w:kern w:val="0"/>
                <w:sz w:val="18"/>
                <w:szCs w:val="18"/>
              </w:rPr>
            </w:pPr>
            <w:r>
              <w:rPr>
                <w:kern w:val="0"/>
                <w:sz w:val="18"/>
                <w:szCs w:val="18"/>
              </w:rPr>
              <w:t>97</w:t>
            </w:r>
          </w:p>
        </w:tc>
        <w:tc>
          <w:tcPr>
            <w:tcW w:w="1068" w:type="dxa"/>
            <w:tcBorders>
              <w:top w:val="nil"/>
              <w:left w:val="nil"/>
              <w:bottom w:val="single" w:color="auto" w:sz="4" w:space="0"/>
              <w:right w:val="single" w:color="auto" w:sz="4" w:space="0"/>
            </w:tcBorders>
            <w:shd w:val="clear" w:color="auto" w:fill="auto"/>
            <w:vAlign w:val="center"/>
          </w:tcPr>
          <w:p w14:paraId="6660DF86">
            <w:pPr>
              <w:widowControl/>
              <w:tabs>
                <w:tab w:val="decimal" w:pos="0"/>
              </w:tabs>
              <w:ind w:firstLine="0" w:firstLineChars="0"/>
              <w:jc w:val="center"/>
              <w:rPr>
                <w:kern w:val="0"/>
                <w:sz w:val="18"/>
                <w:szCs w:val="18"/>
              </w:rPr>
            </w:pPr>
            <w:r>
              <w:rPr>
                <w:kern w:val="0"/>
                <w:sz w:val="18"/>
                <w:szCs w:val="18"/>
              </w:rPr>
              <w:t>2.368164</w:t>
            </w:r>
          </w:p>
        </w:tc>
        <w:tc>
          <w:tcPr>
            <w:tcW w:w="588" w:type="dxa"/>
            <w:tcBorders>
              <w:top w:val="nil"/>
              <w:left w:val="nil"/>
              <w:bottom w:val="single" w:color="auto" w:sz="4" w:space="0"/>
              <w:right w:val="single" w:color="auto" w:sz="4" w:space="0"/>
            </w:tcBorders>
            <w:shd w:val="clear" w:color="auto" w:fill="auto"/>
            <w:vAlign w:val="center"/>
          </w:tcPr>
          <w:p w14:paraId="48A749DA">
            <w:pPr>
              <w:widowControl/>
              <w:tabs>
                <w:tab w:val="decimal" w:pos="0"/>
              </w:tabs>
              <w:ind w:firstLine="0" w:firstLineChars="0"/>
              <w:jc w:val="center"/>
              <w:rPr>
                <w:kern w:val="0"/>
                <w:sz w:val="18"/>
                <w:szCs w:val="18"/>
              </w:rPr>
            </w:pPr>
            <w:r>
              <w:rPr>
                <w:kern w:val="0"/>
                <w:sz w:val="18"/>
                <w:szCs w:val="18"/>
              </w:rPr>
              <w:t>15</w:t>
            </w:r>
          </w:p>
        </w:tc>
        <w:tc>
          <w:tcPr>
            <w:tcW w:w="813" w:type="dxa"/>
            <w:tcBorders>
              <w:top w:val="nil"/>
              <w:left w:val="nil"/>
              <w:bottom w:val="single" w:color="auto" w:sz="4" w:space="0"/>
              <w:right w:val="single" w:color="auto" w:sz="4" w:space="0"/>
            </w:tcBorders>
            <w:vAlign w:val="center"/>
          </w:tcPr>
          <w:p w14:paraId="0F840A5F">
            <w:pPr>
              <w:widowControl/>
              <w:tabs>
                <w:tab w:val="decimal" w:pos="0"/>
              </w:tabs>
              <w:ind w:firstLine="0" w:firstLineChars="0"/>
              <w:jc w:val="center"/>
              <w:rPr>
                <w:kern w:val="0"/>
                <w:sz w:val="18"/>
                <w:szCs w:val="18"/>
              </w:rPr>
            </w:pPr>
            <w:r>
              <w:rPr>
                <w:kern w:val="0"/>
                <w:sz w:val="18"/>
                <w:szCs w:val="18"/>
              </w:rPr>
              <w:t>225</w:t>
            </w:r>
          </w:p>
        </w:tc>
        <w:tc>
          <w:tcPr>
            <w:tcW w:w="1068" w:type="dxa"/>
            <w:tcBorders>
              <w:top w:val="nil"/>
              <w:left w:val="nil"/>
              <w:bottom w:val="single" w:color="auto" w:sz="4" w:space="0"/>
              <w:right w:val="single" w:color="auto" w:sz="4" w:space="0"/>
            </w:tcBorders>
            <w:vAlign w:val="center"/>
          </w:tcPr>
          <w:p w14:paraId="783914FB">
            <w:pPr>
              <w:widowControl/>
              <w:tabs>
                <w:tab w:val="decimal" w:pos="0"/>
              </w:tabs>
              <w:ind w:firstLine="0" w:firstLineChars="0"/>
              <w:jc w:val="center"/>
              <w:rPr>
                <w:kern w:val="0"/>
                <w:sz w:val="18"/>
                <w:szCs w:val="18"/>
              </w:rPr>
            </w:pPr>
            <w:r>
              <w:rPr>
                <w:kern w:val="0"/>
                <w:sz w:val="18"/>
                <w:szCs w:val="18"/>
              </w:rPr>
              <w:t>5.493164</w:t>
            </w:r>
          </w:p>
        </w:tc>
        <w:tc>
          <w:tcPr>
            <w:tcW w:w="426" w:type="dxa"/>
            <w:tcBorders>
              <w:top w:val="nil"/>
              <w:left w:val="nil"/>
              <w:bottom w:val="single" w:color="auto" w:sz="4" w:space="0"/>
              <w:right w:val="single" w:color="auto" w:sz="4" w:space="0"/>
            </w:tcBorders>
            <w:vAlign w:val="center"/>
          </w:tcPr>
          <w:p w14:paraId="46C55DF3">
            <w:pPr>
              <w:widowControl/>
              <w:tabs>
                <w:tab w:val="decimal" w:pos="0"/>
              </w:tabs>
              <w:ind w:firstLine="0" w:firstLineChars="0"/>
              <w:jc w:val="center"/>
              <w:rPr>
                <w:kern w:val="0"/>
                <w:sz w:val="18"/>
                <w:szCs w:val="18"/>
              </w:rPr>
            </w:pPr>
            <w:r>
              <w:rPr>
                <w:kern w:val="0"/>
                <w:sz w:val="18"/>
                <w:szCs w:val="18"/>
              </w:rPr>
              <w:t>12</w:t>
            </w:r>
          </w:p>
        </w:tc>
        <w:tc>
          <w:tcPr>
            <w:tcW w:w="813" w:type="dxa"/>
            <w:tcBorders>
              <w:top w:val="nil"/>
              <w:left w:val="nil"/>
              <w:bottom w:val="single" w:color="auto" w:sz="4" w:space="0"/>
              <w:right w:val="single" w:color="auto" w:sz="4" w:space="0"/>
            </w:tcBorders>
            <w:vAlign w:val="center"/>
          </w:tcPr>
          <w:p w14:paraId="6F7E96B8">
            <w:pPr>
              <w:widowControl/>
              <w:tabs>
                <w:tab w:val="decimal" w:pos="0"/>
              </w:tabs>
              <w:ind w:firstLine="0" w:firstLineChars="0"/>
              <w:jc w:val="center"/>
              <w:rPr>
                <w:kern w:val="0"/>
                <w:sz w:val="18"/>
                <w:szCs w:val="18"/>
              </w:rPr>
            </w:pPr>
            <w:r>
              <w:rPr>
                <w:kern w:val="0"/>
                <w:sz w:val="18"/>
                <w:szCs w:val="18"/>
              </w:rPr>
              <w:t>353</w:t>
            </w:r>
          </w:p>
        </w:tc>
        <w:tc>
          <w:tcPr>
            <w:tcW w:w="1068" w:type="dxa"/>
            <w:tcBorders>
              <w:top w:val="nil"/>
              <w:left w:val="nil"/>
              <w:bottom w:val="single" w:color="auto" w:sz="4" w:space="0"/>
              <w:right w:val="single" w:color="auto" w:sz="4" w:space="0"/>
            </w:tcBorders>
            <w:vAlign w:val="center"/>
          </w:tcPr>
          <w:p w14:paraId="20DD7C42">
            <w:pPr>
              <w:widowControl/>
              <w:tabs>
                <w:tab w:val="decimal" w:pos="0"/>
              </w:tabs>
              <w:ind w:firstLine="0" w:firstLineChars="0"/>
              <w:jc w:val="center"/>
              <w:rPr>
                <w:kern w:val="0"/>
                <w:sz w:val="18"/>
                <w:szCs w:val="18"/>
              </w:rPr>
            </w:pPr>
            <w:r>
              <w:rPr>
                <w:kern w:val="0"/>
                <w:sz w:val="18"/>
                <w:szCs w:val="18"/>
              </w:rPr>
              <w:t>8.618164</w:t>
            </w:r>
          </w:p>
        </w:tc>
        <w:tc>
          <w:tcPr>
            <w:tcW w:w="426" w:type="dxa"/>
            <w:tcBorders>
              <w:top w:val="nil"/>
              <w:left w:val="nil"/>
              <w:bottom w:val="single" w:color="auto" w:sz="4" w:space="0"/>
              <w:right w:val="single" w:color="auto" w:sz="4" w:space="0"/>
            </w:tcBorders>
            <w:vAlign w:val="center"/>
          </w:tcPr>
          <w:p w14:paraId="657FB2C5">
            <w:pPr>
              <w:widowControl/>
              <w:tabs>
                <w:tab w:val="decimal" w:pos="0"/>
              </w:tabs>
              <w:ind w:firstLine="0" w:firstLineChars="0"/>
              <w:jc w:val="center"/>
              <w:rPr>
                <w:kern w:val="0"/>
                <w:sz w:val="18"/>
                <w:szCs w:val="18"/>
              </w:rPr>
            </w:pPr>
            <w:r>
              <w:rPr>
                <w:kern w:val="0"/>
                <w:sz w:val="18"/>
                <w:szCs w:val="18"/>
              </w:rPr>
              <w:t>3</w:t>
            </w:r>
          </w:p>
        </w:tc>
        <w:tc>
          <w:tcPr>
            <w:tcW w:w="813" w:type="dxa"/>
            <w:tcBorders>
              <w:top w:val="nil"/>
              <w:left w:val="nil"/>
              <w:bottom w:val="single" w:color="auto" w:sz="4" w:space="0"/>
              <w:right w:val="single" w:color="auto" w:sz="4" w:space="0"/>
            </w:tcBorders>
            <w:vAlign w:val="center"/>
          </w:tcPr>
          <w:p w14:paraId="361BA3A7">
            <w:pPr>
              <w:widowControl/>
              <w:tabs>
                <w:tab w:val="decimal" w:pos="0"/>
              </w:tabs>
              <w:ind w:firstLine="0" w:firstLineChars="0"/>
              <w:jc w:val="center"/>
              <w:rPr>
                <w:kern w:val="0"/>
                <w:sz w:val="18"/>
                <w:szCs w:val="18"/>
              </w:rPr>
            </w:pPr>
            <w:r>
              <w:rPr>
                <w:kern w:val="0"/>
                <w:sz w:val="18"/>
                <w:szCs w:val="18"/>
              </w:rPr>
              <w:t>481</w:t>
            </w:r>
          </w:p>
        </w:tc>
        <w:tc>
          <w:tcPr>
            <w:tcW w:w="1109" w:type="dxa"/>
            <w:tcBorders>
              <w:top w:val="nil"/>
              <w:left w:val="nil"/>
              <w:bottom w:val="single" w:color="auto" w:sz="4" w:space="0"/>
              <w:right w:val="single" w:color="auto" w:sz="4" w:space="0"/>
            </w:tcBorders>
            <w:vAlign w:val="center"/>
          </w:tcPr>
          <w:p w14:paraId="3B44B52A">
            <w:pPr>
              <w:widowControl/>
              <w:tabs>
                <w:tab w:val="decimal" w:pos="0"/>
              </w:tabs>
              <w:ind w:firstLine="0" w:firstLineChars="0"/>
              <w:jc w:val="center"/>
              <w:rPr>
                <w:kern w:val="0"/>
                <w:sz w:val="18"/>
                <w:szCs w:val="18"/>
              </w:rPr>
            </w:pPr>
            <w:r>
              <w:rPr>
                <w:kern w:val="0"/>
                <w:sz w:val="18"/>
                <w:szCs w:val="18"/>
              </w:rPr>
              <w:t>11.743164</w:t>
            </w:r>
          </w:p>
        </w:tc>
        <w:tc>
          <w:tcPr>
            <w:tcW w:w="426" w:type="dxa"/>
            <w:tcBorders>
              <w:top w:val="nil"/>
              <w:left w:val="nil"/>
              <w:bottom w:val="single" w:color="auto" w:sz="4" w:space="0"/>
              <w:right w:val="single" w:color="auto" w:sz="4" w:space="0"/>
            </w:tcBorders>
            <w:vAlign w:val="center"/>
          </w:tcPr>
          <w:p w14:paraId="4895C91D">
            <w:pPr>
              <w:widowControl/>
              <w:tabs>
                <w:tab w:val="decimal" w:pos="0"/>
              </w:tabs>
              <w:ind w:firstLine="0" w:firstLineChars="0"/>
              <w:jc w:val="center"/>
              <w:rPr>
                <w:kern w:val="0"/>
                <w:sz w:val="18"/>
                <w:szCs w:val="18"/>
              </w:rPr>
            </w:pPr>
            <w:r>
              <w:rPr>
                <w:kern w:val="0"/>
                <w:sz w:val="18"/>
                <w:szCs w:val="18"/>
              </w:rPr>
              <w:t>0</w:t>
            </w:r>
          </w:p>
        </w:tc>
      </w:tr>
      <w:tr w14:paraId="7E03C7E5">
        <w:tblPrEx>
          <w:tblCellMar>
            <w:top w:w="0" w:type="dxa"/>
            <w:left w:w="108" w:type="dxa"/>
            <w:bottom w:w="0" w:type="dxa"/>
            <w:right w:w="108" w:type="dxa"/>
          </w:tblCellMar>
        </w:tblPrEx>
        <w:trPr>
          <w:trHeight w:val="270" w:hRule="atLeast"/>
          <w:jc w:val="center"/>
        </w:trPr>
        <w:tc>
          <w:tcPr>
            <w:tcW w:w="953" w:type="dxa"/>
            <w:tcBorders>
              <w:top w:val="nil"/>
              <w:left w:val="single" w:color="auto" w:sz="4" w:space="0"/>
              <w:bottom w:val="single" w:color="auto" w:sz="4" w:space="0"/>
              <w:right w:val="single" w:color="auto" w:sz="4" w:space="0"/>
            </w:tcBorders>
            <w:shd w:val="clear" w:color="auto" w:fill="auto"/>
            <w:vAlign w:val="center"/>
          </w:tcPr>
          <w:p w14:paraId="1CCC19C4">
            <w:pPr>
              <w:widowControl/>
              <w:tabs>
                <w:tab w:val="decimal" w:pos="0"/>
              </w:tabs>
              <w:ind w:firstLine="0" w:firstLineChars="0"/>
              <w:jc w:val="center"/>
              <w:rPr>
                <w:kern w:val="0"/>
                <w:sz w:val="18"/>
                <w:szCs w:val="18"/>
              </w:rPr>
            </w:pPr>
            <w:r>
              <w:rPr>
                <w:kern w:val="0"/>
                <w:sz w:val="18"/>
                <w:szCs w:val="18"/>
              </w:rPr>
              <w:t>98</w:t>
            </w:r>
          </w:p>
        </w:tc>
        <w:tc>
          <w:tcPr>
            <w:tcW w:w="1068" w:type="dxa"/>
            <w:tcBorders>
              <w:top w:val="nil"/>
              <w:left w:val="nil"/>
              <w:bottom w:val="single" w:color="auto" w:sz="4" w:space="0"/>
              <w:right w:val="single" w:color="auto" w:sz="4" w:space="0"/>
            </w:tcBorders>
            <w:shd w:val="clear" w:color="auto" w:fill="auto"/>
            <w:vAlign w:val="center"/>
          </w:tcPr>
          <w:p w14:paraId="6293A185">
            <w:pPr>
              <w:widowControl/>
              <w:tabs>
                <w:tab w:val="decimal" w:pos="0"/>
              </w:tabs>
              <w:ind w:firstLine="0" w:firstLineChars="0"/>
              <w:jc w:val="center"/>
              <w:rPr>
                <w:kern w:val="0"/>
                <w:sz w:val="18"/>
                <w:szCs w:val="18"/>
              </w:rPr>
            </w:pPr>
            <w:r>
              <w:rPr>
                <w:kern w:val="0"/>
                <w:sz w:val="18"/>
                <w:szCs w:val="18"/>
              </w:rPr>
              <w:t>2.392578</w:t>
            </w:r>
          </w:p>
        </w:tc>
        <w:tc>
          <w:tcPr>
            <w:tcW w:w="588" w:type="dxa"/>
            <w:tcBorders>
              <w:top w:val="nil"/>
              <w:left w:val="nil"/>
              <w:bottom w:val="single" w:color="auto" w:sz="4" w:space="0"/>
              <w:right w:val="single" w:color="auto" w:sz="4" w:space="0"/>
            </w:tcBorders>
            <w:shd w:val="clear" w:color="auto" w:fill="auto"/>
            <w:vAlign w:val="center"/>
          </w:tcPr>
          <w:p w14:paraId="15E4E2CA">
            <w:pPr>
              <w:widowControl/>
              <w:tabs>
                <w:tab w:val="decimal" w:pos="0"/>
              </w:tabs>
              <w:ind w:firstLine="0" w:firstLineChars="0"/>
              <w:jc w:val="center"/>
              <w:rPr>
                <w:kern w:val="0"/>
                <w:sz w:val="18"/>
                <w:szCs w:val="18"/>
              </w:rPr>
            </w:pPr>
            <w:r>
              <w:rPr>
                <w:kern w:val="0"/>
                <w:sz w:val="18"/>
                <w:szCs w:val="18"/>
              </w:rPr>
              <w:t>1</w:t>
            </w:r>
          </w:p>
        </w:tc>
        <w:tc>
          <w:tcPr>
            <w:tcW w:w="813" w:type="dxa"/>
            <w:tcBorders>
              <w:top w:val="nil"/>
              <w:left w:val="nil"/>
              <w:bottom w:val="single" w:color="auto" w:sz="4" w:space="0"/>
              <w:right w:val="single" w:color="auto" w:sz="4" w:space="0"/>
            </w:tcBorders>
            <w:vAlign w:val="center"/>
          </w:tcPr>
          <w:p w14:paraId="1A322D10">
            <w:pPr>
              <w:widowControl/>
              <w:tabs>
                <w:tab w:val="decimal" w:pos="0"/>
              </w:tabs>
              <w:ind w:firstLine="0" w:firstLineChars="0"/>
              <w:jc w:val="center"/>
              <w:rPr>
                <w:kern w:val="0"/>
                <w:sz w:val="18"/>
                <w:szCs w:val="18"/>
              </w:rPr>
            </w:pPr>
            <w:r>
              <w:rPr>
                <w:kern w:val="0"/>
                <w:sz w:val="18"/>
                <w:szCs w:val="18"/>
              </w:rPr>
              <w:t>226</w:t>
            </w:r>
          </w:p>
        </w:tc>
        <w:tc>
          <w:tcPr>
            <w:tcW w:w="1068" w:type="dxa"/>
            <w:tcBorders>
              <w:top w:val="nil"/>
              <w:left w:val="nil"/>
              <w:bottom w:val="single" w:color="auto" w:sz="4" w:space="0"/>
              <w:right w:val="single" w:color="auto" w:sz="4" w:space="0"/>
            </w:tcBorders>
            <w:vAlign w:val="center"/>
          </w:tcPr>
          <w:p w14:paraId="7C2DC7D3">
            <w:pPr>
              <w:widowControl/>
              <w:tabs>
                <w:tab w:val="decimal" w:pos="0"/>
              </w:tabs>
              <w:ind w:firstLine="0" w:firstLineChars="0"/>
              <w:jc w:val="center"/>
              <w:rPr>
                <w:kern w:val="0"/>
                <w:sz w:val="18"/>
                <w:szCs w:val="18"/>
              </w:rPr>
            </w:pPr>
            <w:r>
              <w:rPr>
                <w:kern w:val="0"/>
                <w:sz w:val="18"/>
                <w:szCs w:val="18"/>
              </w:rPr>
              <w:t>5.517578</w:t>
            </w:r>
          </w:p>
        </w:tc>
        <w:tc>
          <w:tcPr>
            <w:tcW w:w="426" w:type="dxa"/>
            <w:tcBorders>
              <w:top w:val="nil"/>
              <w:left w:val="nil"/>
              <w:bottom w:val="single" w:color="auto" w:sz="4" w:space="0"/>
              <w:right w:val="single" w:color="auto" w:sz="4" w:space="0"/>
            </w:tcBorders>
            <w:vAlign w:val="center"/>
          </w:tcPr>
          <w:p w14:paraId="26872286">
            <w:pPr>
              <w:widowControl/>
              <w:tabs>
                <w:tab w:val="decimal" w:pos="0"/>
              </w:tabs>
              <w:ind w:firstLine="0" w:firstLineChars="0"/>
              <w:jc w:val="center"/>
              <w:rPr>
                <w:kern w:val="0"/>
                <w:sz w:val="18"/>
                <w:szCs w:val="18"/>
              </w:rPr>
            </w:pPr>
            <w:r>
              <w:rPr>
                <w:kern w:val="0"/>
                <w:sz w:val="18"/>
                <w:szCs w:val="18"/>
              </w:rPr>
              <w:t>9</w:t>
            </w:r>
          </w:p>
        </w:tc>
        <w:tc>
          <w:tcPr>
            <w:tcW w:w="813" w:type="dxa"/>
            <w:tcBorders>
              <w:top w:val="nil"/>
              <w:left w:val="nil"/>
              <w:bottom w:val="single" w:color="auto" w:sz="4" w:space="0"/>
              <w:right w:val="single" w:color="auto" w:sz="4" w:space="0"/>
            </w:tcBorders>
            <w:vAlign w:val="center"/>
          </w:tcPr>
          <w:p w14:paraId="082A8F0E">
            <w:pPr>
              <w:widowControl/>
              <w:tabs>
                <w:tab w:val="decimal" w:pos="0"/>
              </w:tabs>
              <w:ind w:firstLine="0" w:firstLineChars="0"/>
              <w:jc w:val="center"/>
              <w:rPr>
                <w:kern w:val="0"/>
                <w:sz w:val="18"/>
                <w:szCs w:val="18"/>
              </w:rPr>
            </w:pPr>
            <w:r>
              <w:rPr>
                <w:kern w:val="0"/>
                <w:sz w:val="18"/>
                <w:szCs w:val="18"/>
              </w:rPr>
              <w:t>354</w:t>
            </w:r>
          </w:p>
        </w:tc>
        <w:tc>
          <w:tcPr>
            <w:tcW w:w="1068" w:type="dxa"/>
            <w:tcBorders>
              <w:top w:val="nil"/>
              <w:left w:val="nil"/>
              <w:bottom w:val="single" w:color="auto" w:sz="4" w:space="0"/>
              <w:right w:val="single" w:color="auto" w:sz="4" w:space="0"/>
            </w:tcBorders>
            <w:vAlign w:val="center"/>
          </w:tcPr>
          <w:p w14:paraId="2413CDAB">
            <w:pPr>
              <w:widowControl/>
              <w:tabs>
                <w:tab w:val="decimal" w:pos="0"/>
              </w:tabs>
              <w:ind w:firstLine="0" w:firstLineChars="0"/>
              <w:jc w:val="center"/>
              <w:rPr>
                <w:kern w:val="0"/>
                <w:sz w:val="18"/>
                <w:szCs w:val="18"/>
              </w:rPr>
            </w:pPr>
            <w:r>
              <w:rPr>
                <w:kern w:val="0"/>
                <w:sz w:val="18"/>
                <w:szCs w:val="18"/>
              </w:rPr>
              <w:t>8.642578</w:t>
            </w:r>
          </w:p>
        </w:tc>
        <w:tc>
          <w:tcPr>
            <w:tcW w:w="426" w:type="dxa"/>
            <w:tcBorders>
              <w:top w:val="nil"/>
              <w:left w:val="nil"/>
              <w:bottom w:val="single" w:color="auto" w:sz="4" w:space="0"/>
              <w:right w:val="single" w:color="auto" w:sz="4" w:space="0"/>
            </w:tcBorders>
            <w:vAlign w:val="center"/>
          </w:tcPr>
          <w:p w14:paraId="3487C525">
            <w:pPr>
              <w:widowControl/>
              <w:tabs>
                <w:tab w:val="decimal" w:pos="0"/>
              </w:tabs>
              <w:ind w:firstLine="0" w:firstLineChars="0"/>
              <w:jc w:val="center"/>
              <w:rPr>
                <w:kern w:val="0"/>
                <w:sz w:val="18"/>
                <w:szCs w:val="18"/>
              </w:rPr>
            </w:pPr>
            <w:r>
              <w:rPr>
                <w:kern w:val="0"/>
                <w:sz w:val="18"/>
                <w:szCs w:val="18"/>
              </w:rPr>
              <w:t>15</w:t>
            </w:r>
          </w:p>
        </w:tc>
        <w:tc>
          <w:tcPr>
            <w:tcW w:w="813" w:type="dxa"/>
            <w:tcBorders>
              <w:top w:val="nil"/>
              <w:left w:val="nil"/>
              <w:bottom w:val="single" w:color="auto" w:sz="4" w:space="0"/>
              <w:right w:val="single" w:color="auto" w:sz="4" w:space="0"/>
            </w:tcBorders>
            <w:vAlign w:val="center"/>
          </w:tcPr>
          <w:p w14:paraId="396AC099">
            <w:pPr>
              <w:widowControl/>
              <w:tabs>
                <w:tab w:val="decimal" w:pos="0"/>
              </w:tabs>
              <w:ind w:firstLine="0" w:firstLineChars="0"/>
              <w:jc w:val="center"/>
              <w:rPr>
                <w:kern w:val="0"/>
                <w:sz w:val="18"/>
                <w:szCs w:val="18"/>
              </w:rPr>
            </w:pPr>
            <w:r>
              <w:rPr>
                <w:kern w:val="0"/>
                <w:sz w:val="18"/>
                <w:szCs w:val="18"/>
              </w:rPr>
              <w:t>482</w:t>
            </w:r>
          </w:p>
        </w:tc>
        <w:tc>
          <w:tcPr>
            <w:tcW w:w="1109" w:type="dxa"/>
            <w:tcBorders>
              <w:top w:val="nil"/>
              <w:left w:val="nil"/>
              <w:bottom w:val="single" w:color="auto" w:sz="4" w:space="0"/>
              <w:right w:val="single" w:color="auto" w:sz="4" w:space="0"/>
            </w:tcBorders>
            <w:vAlign w:val="center"/>
          </w:tcPr>
          <w:p w14:paraId="4482D84A">
            <w:pPr>
              <w:widowControl/>
              <w:tabs>
                <w:tab w:val="decimal" w:pos="0"/>
              </w:tabs>
              <w:ind w:firstLine="0" w:firstLineChars="0"/>
              <w:jc w:val="center"/>
              <w:rPr>
                <w:kern w:val="0"/>
                <w:sz w:val="18"/>
                <w:szCs w:val="18"/>
              </w:rPr>
            </w:pPr>
            <w:r>
              <w:rPr>
                <w:kern w:val="0"/>
                <w:sz w:val="18"/>
                <w:szCs w:val="18"/>
              </w:rPr>
              <w:t>11.767578</w:t>
            </w:r>
          </w:p>
        </w:tc>
        <w:tc>
          <w:tcPr>
            <w:tcW w:w="426" w:type="dxa"/>
            <w:tcBorders>
              <w:top w:val="nil"/>
              <w:left w:val="nil"/>
              <w:bottom w:val="single" w:color="auto" w:sz="4" w:space="0"/>
              <w:right w:val="single" w:color="auto" w:sz="4" w:space="0"/>
            </w:tcBorders>
            <w:vAlign w:val="center"/>
          </w:tcPr>
          <w:p w14:paraId="70546C0E">
            <w:pPr>
              <w:widowControl/>
              <w:tabs>
                <w:tab w:val="decimal" w:pos="0"/>
              </w:tabs>
              <w:ind w:firstLine="0" w:firstLineChars="0"/>
              <w:jc w:val="center"/>
              <w:rPr>
                <w:kern w:val="0"/>
                <w:sz w:val="18"/>
                <w:szCs w:val="18"/>
              </w:rPr>
            </w:pPr>
            <w:r>
              <w:rPr>
                <w:kern w:val="0"/>
                <w:sz w:val="18"/>
                <w:szCs w:val="18"/>
              </w:rPr>
              <w:t>0</w:t>
            </w:r>
          </w:p>
        </w:tc>
      </w:tr>
      <w:tr w14:paraId="72181BD5">
        <w:tblPrEx>
          <w:tblCellMar>
            <w:top w:w="0" w:type="dxa"/>
            <w:left w:w="108" w:type="dxa"/>
            <w:bottom w:w="0" w:type="dxa"/>
            <w:right w:w="108" w:type="dxa"/>
          </w:tblCellMar>
        </w:tblPrEx>
        <w:trPr>
          <w:trHeight w:val="270" w:hRule="atLeast"/>
          <w:jc w:val="center"/>
        </w:trPr>
        <w:tc>
          <w:tcPr>
            <w:tcW w:w="953" w:type="dxa"/>
            <w:tcBorders>
              <w:top w:val="nil"/>
              <w:left w:val="single" w:color="auto" w:sz="4" w:space="0"/>
              <w:bottom w:val="single" w:color="auto" w:sz="4" w:space="0"/>
              <w:right w:val="single" w:color="auto" w:sz="4" w:space="0"/>
            </w:tcBorders>
            <w:shd w:val="clear" w:color="auto" w:fill="auto"/>
            <w:vAlign w:val="center"/>
          </w:tcPr>
          <w:p w14:paraId="3036B152">
            <w:pPr>
              <w:widowControl/>
              <w:tabs>
                <w:tab w:val="decimal" w:pos="0"/>
              </w:tabs>
              <w:ind w:firstLine="0" w:firstLineChars="0"/>
              <w:jc w:val="center"/>
              <w:rPr>
                <w:kern w:val="0"/>
                <w:sz w:val="18"/>
                <w:szCs w:val="18"/>
              </w:rPr>
            </w:pPr>
            <w:r>
              <w:rPr>
                <w:kern w:val="0"/>
                <w:sz w:val="18"/>
                <w:szCs w:val="18"/>
              </w:rPr>
              <w:t>99</w:t>
            </w:r>
          </w:p>
        </w:tc>
        <w:tc>
          <w:tcPr>
            <w:tcW w:w="1068" w:type="dxa"/>
            <w:tcBorders>
              <w:top w:val="nil"/>
              <w:left w:val="nil"/>
              <w:bottom w:val="single" w:color="auto" w:sz="4" w:space="0"/>
              <w:right w:val="single" w:color="auto" w:sz="4" w:space="0"/>
            </w:tcBorders>
            <w:shd w:val="clear" w:color="auto" w:fill="auto"/>
            <w:vAlign w:val="center"/>
          </w:tcPr>
          <w:p w14:paraId="12498C35">
            <w:pPr>
              <w:widowControl/>
              <w:tabs>
                <w:tab w:val="decimal" w:pos="0"/>
              </w:tabs>
              <w:ind w:firstLine="0" w:firstLineChars="0"/>
              <w:jc w:val="center"/>
              <w:rPr>
                <w:kern w:val="0"/>
                <w:sz w:val="18"/>
                <w:szCs w:val="18"/>
              </w:rPr>
            </w:pPr>
            <w:r>
              <w:rPr>
                <w:kern w:val="0"/>
                <w:sz w:val="18"/>
                <w:szCs w:val="18"/>
              </w:rPr>
              <w:t>2.416992</w:t>
            </w:r>
          </w:p>
        </w:tc>
        <w:tc>
          <w:tcPr>
            <w:tcW w:w="588" w:type="dxa"/>
            <w:tcBorders>
              <w:top w:val="nil"/>
              <w:left w:val="nil"/>
              <w:bottom w:val="single" w:color="auto" w:sz="4" w:space="0"/>
              <w:right w:val="single" w:color="auto" w:sz="4" w:space="0"/>
            </w:tcBorders>
            <w:shd w:val="clear" w:color="auto" w:fill="auto"/>
            <w:vAlign w:val="center"/>
          </w:tcPr>
          <w:p w14:paraId="484B551E">
            <w:pPr>
              <w:widowControl/>
              <w:tabs>
                <w:tab w:val="decimal" w:pos="0"/>
              </w:tabs>
              <w:ind w:firstLine="0" w:firstLineChars="0"/>
              <w:jc w:val="center"/>
              <w:rPr>
                <w:kern w:val="0"/>
                <w:sz w:val="18"/>
                <w:szCs w:val="18"/>
              </w:rPr>
            </w:pPr>
            <w:r>
              <w:rPr>
                <w:kern w:val="0"/>
                <w:sz w:val="18"/>
                <w:szCs w:val="18"/>
              </w:rPr>
              <w:t>3</w:t>
            </w:r>
          </w:p>
        </w:tc>
        <w:tc>
          <w:tcPr>
            <w:tcW w:w="813" w:type="dxa"/>
            <w:tcBorders>
              <w:top w:val="nil"/>
              <w:left w:val="nil"/>
              <w:bottom w:val="single" w:color="auto" w:sz="4" w:space="0"/>
              <w:right w:val="single" w:color="auto" w:sz="4" w:space="0"/>
            </w:tcBorders>
            <w:vAlign w:val="center"/>
          </w:tcPr>
          <w:p w14:paraId="28274294">
            <w:pPr>
              <w:widowControl/>
              <w:tabs>
                <w:tab w:val="decimal" w:pos="0"/>
              </w:tabs>
              <w:ind w:firstLine="0" w:firstLineChars="0"/>
              <w:jc w:val="center"/>
              <w:rPr>
                <w:kern w:val="0"/>
                <w:sz w:val="18"/>
                <w:szCs w:val="18"/>
              </w:rPr>
            </w:pPr>
            <w:r>
              <w:rPr>
                <w:kern w:val="0"/>
                <w:sz w:val="18"/>
                <w:szCs w:val="18"/>
              </w:rPr>
              <w:t>227</w:t>
            </w:r>
          </w:p>
        </w:tc>
        <w:tc>
          <w:tcPr>
            <w:tcW w:w="1068" w:type="dxa"/>
            <w:tcBorders>
              <w:top w:val="nil"/>
              <w:left w:val="nil"/>
              <w:bottom w:val="single" w:color="auto" w:sz="4" w:space="0"/>
              <w:right w:val="single" w:color="auto" w:sz="4" w:space="0"/>
            </w:tcBorders>
            <w:vAlign w:val="center"/>
          </w:tcPr>
          <w:p w14:paraId="0696A6EF">
            <w:pPr>
              <w:widowControl/>
              <w:tabs>
                <w:tab w:val="decimal" w:pos="0"/>
              </w:tabs>
              <w:ind w:firstLine="0" w:firstLineChars="0"/>
              <w:jc w:val="center"/>
              <w:rPr>
                <w:kern w:val="0"/>
                <w:sz w:val="18"/>
                <w:szCs w:val="18"/>
              </w:rPr>
            </w:pPr>
            <w:r>
              <w:rPr>
                <w:kern w:val="0"/>
                <w:sz w:val="18"/>
                <w:szCs w:val="18"/>
              </w:rPr>
              <w:t>5.541992</w:t>
            </w:r>
          </w:p>
        </w:tc>
        <w:tc>
          <w:tcPr>
            <w:tcW w:w="426" w:type="dxa"/>
            <w:tcBorders>
              <w:top w:val="nil"/>
              <w:left w:val="nil"/>
              <w:bottom w:val="single" w:color="auto" w:sz="4" w:space="0"/>
              <w:right w:val="single" w:color="auto" w:sz="4" w:space="0"/>
            </w:tcBorders>
            <w:vAlign w:val="center"/>
          </w:tcPr>
          <w:p w14:paraId="1BBF2E73">
            <w:pPr>
              <w:widowControl/>
              <w:tabs>
                <w:tab w:val="decimal" w:pos="0"/>
              </w:tabs>
              <w:ind w:firstLine="0" w:firstLineChars="0"/>
              <w:jc w:val="center"/>
              <w:rPr>
                <w:kern w:val="0"/>
                <w:sz w:val="18"/>
                <w:szCs w:val="18"/>
              </w:rPr>
            </w:pPr>
            <w:r>
              <w:rPr>
                <w:kern w:val="0"/>
                <w:sz w:val="18"/>
                <w:szCs w:val="18"/>
              </w:rPr>
              <w:t>5</w:t>
            </w:r>
          </w:p>
        </w:tc>
        <w:tc>
          <w:tcPr>
            <w:tcW w:w="813" w:type="dxa"/>
            <w:tcBorders>
              <w:top w:val="nil"/>
              <w:left w:val="nil"/>
              <w:bottom w:val="single" w:color="auto" w:sz="4" w:space="0"/>
              <w:right w:val="single" w:color="auto" w:sz="4" w:space="0"/>
            </w:tcBorders>
            <w:vAlign w:val="center"/>
          </w:tcPr>
          <w:p w14:paraId="7BEF2935">
            <w:pPr>
              <w:widowControl/>
              <w:tabs>
                <w:tab w:val="decimal" w:pos="0"/>
              </w:tabs>
              <w:ind w:firstLine="0" w:firstLineChars="0"/>
              <w:jc w:val="center"/>
              <w:rPr>
                <w:kern w:val="0"/>
                <w:sz w:val="18"/>
                <w:szCs w:val="18"/>
              </w:rPr>
            </w:pPr>
            <w:r>
              <w:rPr>
                <w:kern w:val="0"/>
                <w:sz w:val="18"/>
                <w:szCs w:val="18"/>
              </w:rPr>
              <w:t>355</w:t>
            </w:r>
          </w:p>
        </w:tc>
        <w:tc>
          <w:tcPr>
            <w:tcW w:w="1068" w:type="dxa"/>
            <w:tcBorders>
              <w:top w:val="nil"/>
              <w:left w:val="nil"/>
              <w:bottom w:val="single" w:color="auto" w:sz="4" w:space="0"/>
              <w:right w:val="single" w:color="auto" w:sz="4" w:space="0"/>
            </w:tcBorders>
            <w:vAlign w:val="center"/>
          </w:tcPr>
          <w:p w14:paraId="6D97A9FC">
            <w:pPr>
              <w:widowControl/>
              <w:tabs>
                <w:tab w:val="decimal" w:pos="0"/>
              </w:tabs>
              <w:ind w:firstLine="0" w:firstLineChars="0"/>
              <w:jc w:val="center"/>
              <w:rPr>
                <w:kern w:val="0"/>
                <w:sz w:val="18"/>
                <w:szCs w:val="18"/>
              </w:rPr>
            </w:pPr>
            <w:r>
              <w:rPr>
                <w:kern w:val="0"/>
                <w:sz w:val="18"/>
                <w:szCs w:val="18"/>
              </w:rPr>
              <w:t>8.666992</w:t>
            </w:r>
          </w:p>
        </w:tc>
        <w:tc>
          <w:tcPr>
            <w:tcW w:w="426" w:type="dxa"/>
            <w:tcBorders>
              <w:top w:val="nil"/>
              <w:left w:val="nil"/>
              <w:bottom w:val="single" w:color="auto" w:sz="4" w:space="0"/>
              <w:right w:val="single" w:color="auto" w:sz="4" w:space="0"/>
            </w:tcBorders>
            <w:vAlign w:val="center"/>
          </w:tcPr>
          <w:p w14:paraId="525080AE">
            <w:pPr>
              <w:widowControl/>
              <w:tabs>
                <w:tab w:val="decimal" w:pos="0"/>
              </w:tabs>
              <w:ind w:firstLine="0" w:firstLineChars="0"/>
              <w:jc w:val="center"/>
              <w:rPr>
                <w:kern w:val="0"/>
                <w:sz w:val="18"/>
                <w:szCs w:val="18"/>
              </w:rPr>
            </w:pPr>
            <w:r>
              <w:rPr>
                <w:kern w:val="0"/>
                <w:sz w:val="18"/>
                <w:szCs w:val="18"/>
              </w:rPr>
              <w:t>4</w:t>
            </w:r>
          </w:p>
        </w:tc>
        <w:tc>
          <w:tcPr>
            <w:tcW w:w="813" w:type="dxa"/>
            <w:tcBorders>
              <w:top w:val="nil"/>
              <w:left w:val="nil"/>
              <w:bottom w:val="single" w:color="auto" w:sz="4" w:space="0"/>
              <w:right w:val="single" w:color="auto" w:sz="4" w:space="0"/>
            </w:tcBorders>
            <w:vAlign w:val="center"/>
          </w:tcPr>
          <w:p w14:paraId="75C02234">
            <w:pPr>
              <w:widowControl/>
              <w:tabs>
                <w:tab w:val="decimal" w:pos="0"/>
              </w:tabs>
              <w:ind w:firstLine="0" w:firstLineChars="0"/>
              <w:jc w:val="center"/>
              <w:rPr>
                <w:kern w:val="0"/>
                <w:sz w:val="18"/>
                <w:szCs w:val="18"/>
              </w:rPr>
            </w:pPr>
            <w:r>
              <w:rPr>
                <w:kern w:val="0"/>
                <w:sz w:val="18"/>
                <w:szCs w:val="18"/>
              </w:rPr>
              <w:t>483</w:t>
            </w:r>
          </w:p>
        </w:tc>
        <w:tc>
          <w:tcPr>
            <w:tcW w:w="1109" w:type="dxa"/>
            <w:tcBorders>
              <w:top w:val="nil"/>
              <w:left w:val="nil"/>
              <w:bottom w:val="single" w:color="auto" w:sz="4" w:space="0"/>
              <w:right w:val="single" w:color="auto" w:sz="4" w:space="0"/>
            </w:tcBorders>
            <w:vAlign w:val="center"/>
          </w:tcPr>
          <w:p w14:paraId="19AC0933">
            <w:pPr>
              <w:widowControl/>
              <w:tabs>
                <w:tab w:val="decimal" w:pos="0"/>
              </w:tabs>
              <w:ind w:firstLine="0" w:firstLineChars="0"/>
              <w:jc w:val="center"/>
              <w:rPr>
                <w:kern w:val="0"/>
                <w:sz w:val="18"/>
                <w:szCs w:val="18"/>
              </w:rPr>
            </w:pPr>
            <w:r>
              <w:rPr>
                <w:kern w:val="0"/>
                <w:sz w:val="18"/>
                <w:szCs w:val="18"/>
              </w:rPr>
              <w:t>11.791992</w:t>
            </w:r>
          </w:p>
        </w:tc>
        <w:tc>
          <w:tcPr>
            <w:tcW w:w="426" w:type="dxa"/>
            <w:tcBorders>
              <w:top w:val="nil"/>
              <w:left w:val="nil"/>
              <w:bottom w:val="single" w:color="auto" w:sz="4" w:space="0"/>
              <w:right w:val="single" w:color="auto" w:sz="4" w:space="0"/>
            </w:tcBorders>
            <w:vAlign w:val="center"/>
          </w:tcPr>
          <w:p w14:paraId="4F785ADD">
            <w:pPr>
              <w:widowControl/>
              <w:tabs>
                <w:tab w:val="decimal" w:pos="0"/>
              </w:tabs>
              <w:ind w:firstLine="0" w:firstLineChars="0"/>
              <w:jc w:val="center"/>
              <w:rPr>
                <w:kern w:val="0"/>
                <w:sz w:val="18"/>
                <w:szCs w:val="18"/>
              </w:rPr>
            </w:pPr>
            <w:r>
              <w:rPr>
                <w:kern w:val="0"/>
                <w:sz w:val="18"/>
                <w:szCs w:val="18"/>
              </w:rPr>
              <w:t>0</w:t>
            </w:r>
          </w:p>
        </w:tc>
      </w:tr>
      <w:tr w14:paraId="6B63CC4B">
        <w:tblPrEx>
          <w:tblCellMar>
            <w:top w:w="0" w:type="dxa"/>
            <w:left w:w="108" w:type="dxa"/>
            <w:bottom w:w="0" w:type="dxa"/>
            <w:right w:w="108" w:type="dxa"/>
          </w:tblCellMar>
        </w:tblPrEx>
        <w:trPr>
          <w:trHeight w:val="270" w:hRule="atLeast"/>
          <w:jc w:val="center"/>
        </w:trPr>
        <w:tc>
          <w:tcPr>
            <w:tcW w:w="953" w:type="dxa"/>
            <w:tcBorders>
              <w:top w:val="nil"/>
              <w:left w:val="single" w:color="auto" w:sz="4" w:space="0"/>
              <w:bottom w:val="single" w:color="auto" w:sz="4" w:space="0"/>
              <w:right w:val="single" w:color="auto" w:sz="4" w:space="0"/>
            </w:tcBorders>
            <w:shd w:val="clear" w:color="auto" w:fill="auto"/>
            <w:vAlign w:val="center"/>
          </w:tcPr>
          <w:p w14:paraId="67933C2A">
            <w:pPr>
              <w:widowControl/>
              <w:tabs>
                <w:tab w:val="decimal" w:pos="0"/>
              </w:tabs>
              <w:ind w:firstLine="0" w:firstLineChars="0"/>
              <w:jc w:val="center"/>
              <w:rPr>
                <w:kern w:val="0"/>
                <w:sz w:val="18"/>
                <w:szCs w:val="18"/>
              </w:rPr>
            </w:pPr>
            <w:r>
              <w:rPr>
                <w:kern w:val="0"/>
                <w:sz w:val="18"/>
                <w:szCs w:val="18"/>
              </w:rPr>
              <w:t>100</w:t>
            </w:r>
          </w:p>
        </w:tc>
        <w:tc>
          <w:tcPr>
            <w:tcW w:w="1068" w:type="dxa"/>
            <w:tcBorders>
              <w:top w:val="nil"/>
              <w:left w:val="nil"/>
              <w:bottom w:val="single" w:color="auto" w:sz="4" w:space="0"/>
              <w:right w:val="single" w:color="auto" w:sz="4" w:space="0"/>
            </w:tcBorders>
            <w:shd w:val="clear" w:color="auto" w:fill="auto"/>
            <w:vAlign w:val="center"/>
          </w:tcPr>
          <w:p w14:paraId="48438561">
            <w:pPr>
              <w:widowControl/>
              <w:tabs>
                <w:tab w:val="decimal" w:pos="0"/>
              </w:tabs>
              <w:ind w:firstLine="0" w:firstLineChars="0"/>
              <w:jc w:val="center"/>
              <w:rPr>
                <w:kern w:val="0"/>
                <w:sz w:val="18"/>
                <w:szCs w:val="18"/>
              </w:rPr>
            </w:pPr>
            <w:r>
              <w:rPr>
                <w:kern w:val="0"/>
                <w:sz w:val="18"/>
                <w:szCs w:val="18"/>
              </w:rPr>
              <w:t>2.441406</w:t>
            </w:r>
          </w:p>
        </w:tc>
        <w:tc>
          <w:tcPr>
            <w:tcW w:w="588" w:type="dxa"/>
            <w:tcBorders>
              <w:top w:val="nil"/>
              <w:left w:val="nil"/>
              <w:bottom w:val="single" w:color="auto" w:sz="4" w:space="0"/>
              <w:right w:val="single" w:color="auto" w:sz="4" w:space="0"/>
            </w:tcBorders>
            <w:shd w:val="clear" w:color="auto" w:fill="auto"/>
            <w:vAlign w:val="center"/>
          </w:tcPr>
          <w:p w14:paraId="3C311EE3">
            <w:pPr>
              <w:widowControl/>
              <w:tabs>
                <w:tab w:val="decimal" w:pos="0"/>
              </w:tabs>
              <w:ind w:firstLine="0" w:firstLineChars="0"/>
              <w:jc w:val="center"/>
              <w:rPr>
                <w:kern w:val="0"/>
                <w:sz w:val="18"/>
                <w:szCs w:val="18"/>
              </w:rPr>
            </w:pPr>
            <w:r>
              <w:rPr>
                <w:kern w:val="0"/>
                <w:sz w:val="18"/>
                <w:szCs w:val="18"/>
              </w:rPr>
              <w:t>4</w:t>
            </w:r>
          </w:p>
        </w:tc>
        <w:tc>
          <w:tcPr>
            <w:tcW w:w="813" w:type="dxa"/>
            <w:tcBorders>
              <w:top w:val="nil"/>
              <w:left w:val="nil"/>
              <w:bottom w:val="single" w:color="auto" w:sz="4" w:space="0"/>
              <w:right w:val="single" w:color="auto" w:sz="4" w:space="0"/>
            </w:tcBorders>
            <w:vAlign w:val="center"/>
          </w:tcPr>
          <w:p w14:paraId="27604FE6">
            <w:pPr>
              <w:widowControl/>
              <w:tabs>
                <w:tab w:val="decimal" w:pos="0"/>
              </w:tabs>
              <w:ind w:firstLine="0" w:firstLineChars="0"/>
              <w:jc w:val="center"/>
              <w:rPr>
                <w:kern w:val="0"/>
                <w:sz w:val="18"/>
                <w:szCs w:val="18"/>
              </w:rPr>
            </w:pPr>
            <w:r>
              <w:rPr>
                <w:kern w:val="0"/>
                <w:sz w:val="18"/>
                <w:szCs w:val="18"/>
              </w:rPr>
              <w:t>228</w:t>
            </w:r>
          </w:p>
        </w:tc>
        <w:tc>
          <w:tcPr>
            <w:tcW w:w="1068" w:type="dxa"/>
            <w:tcBorders>
              <w:top w:val="nil"/>
              <w:left w:val="nil"/>
              <w:bottom w:val="single" w:color="auto" w:sz="4" w:space="0"/>
              <w:right w:val="single" w:color="auto" w:sz="4" w:space="0"/>
            </w:tcBorders>
            <w:vAlign w:val="center"/>
          </w:tcPr>
          <w:p w14:paraId="2661B321">
            <w:pPr>
              <w:widowControl/>
              <w:tabs>
                <w:tab w:val="decimal" w:pos="0"/>
              </w:tabs>
              <w:ind w:firstLine="0" w:firstLineChars="0"/>
              <w:jc w:val="center"/>
              <w:rPr>
                <w:kern w:val="0"/>
                <w:sz w:val="18"/>
                <w:szCs w:val="18"/>
              </w:rPr>
            </w:pPr>
            <w:r>
              <w:rPr>
                <w:kern w:val="0"/>
                <w:sz w:val="18"/>
                <w:szCs w:val="18"/>
              </w:rPr>
              <w:t>5.566406</w:t>
            </w:r>
          </w:p>
        </w:tc>
        <w:tc>
          <w:tcPr>
            <w:tcW w:w="426" w:type="dxa"/>
            <w:tcBorders>
              <w:top w:val="nil"/>
              <w:left w:val="nil"/>
              <w:bottom w:val="single" w:color="auto" w:sz="4" w:space="0"/>
              <w:right w:val="single" w:color="auto" w:sz="4" w:space="0"/>
            </w:tcBorders>
            <w:vAlign w:val="center"/>
          </w:tcPr>
          <w:p w14:paraId="1C8E7311">
            <w:pPr>
              <w:widowControl/>
              <w:tabs>
                <w:tab w:val="decimal" w:pos="0"/>
              </w:tabs>
              <w:ind w:firstLine="0" w:firstLineChars="0"/>
              <w:jc w:val="center"/>
              <w:rPr>
                <w:kern w:val="0"/>
                <w:sz w:val="18"/>
                <w:szCs w:val="18"/>
              </w:rPr>
            </w:pPr>
            <w:r>
              <w:rPr>
                <w:kern w:val="0"/>
                <w:sz w:val="18"/>
                <w:szCs w:val="18"/>
              </w:rPr>
              <w:t>2</w:t>
            </w:r>
          </w:p>
        </w:tc>
        <w:tc>
          <w:tcPr>
            <w:tcW w:w="813" w:type="dxa"/>
            <w:tcBorders>
              <w:top w:val="nil"/>
              <w:left w:val="nil"/>
              <w:bottom w:val="single" w:color="auto" w:sz="4" w:space="0"/>
              <w:right w:val="single" w:color="auto" w:sz="4" w:space="0"/>
            </w:tcBorders>
            <w:vAlign w:val="center"/>
          </w:tcPr>
          <w:p w14:paraId="166BFBF8">
            <w:pPr>
              <w:widowControl/>
              <w:tabs>
                <w:tab w:val="decimal" w:pos="0"/>
              </w:tabs>
              <w:ind w:firstLine="0" w:firstLineChars="0"/>
              <w:jc w:val="center"/>
              <w:rPr>
                <w:kern w:val="0"/>
                <w:sz w:val="18"/>
                <w:szCs w:val="18"/>
              </w:rPr>
            </w:pPr>
            <w:r>
              <w:rPr>
                <w:kern w:val="0"/>
                <w:sz w:val="18"/>
                <w:szCs w:val="18"/>
              </w:rPr>
              <w:t>356</w:t>
            </w:r>
          </w:p>
        </w:tc>
        <w:tc>
          <w:tcPr>
            <w:tcW w:w="1068" w:type="dxa"/>
            <w:tcBorders>
              <w:top w:val="nil"/>
              <w:left w:val="nil"/>
              <w:bottom w:val="single" w:color="auto" w:sz="4" w:space="0"/>
              <w:right w:val="single" w:color="auto" w:sz="4" w:space="0"/>
            </w:tcBorders>
            <w:vAlign w:val="center"/>
          </w:tcPr>
          <w:p w14:paraId="477A7ABF">
            <w:pPr>
              <w:widowControl/>
              <w:tabs>
                <w:tab w:val="decimal" w:pos="0"/>
              </w:tabs>
              <w:ind w:firstLine="0" w:firstLineChars="0"/>
              <w:jc w:val="center"/>
              <w:rPr>
                <w:kern w:val="0"/>
                <w:sz w:val="18"/>
                <w:szCs w:val="18"/>
              </w:rPr>
            </w:pPr>
            <w:r>
              <w:rPr>
                <w:kern w:val="0"/>
                <w:sz w:val="18"/>
                <w:szCs w:val="18"/>
              </w:rPr>
              <w:t>8.691406</w:t>
            </w:r>
          </w:p>
        </w:tc>
        <w:tc>
          <w:tcPr>
            <w:tcW w:w="426" w:type="dxa"/>
            <w:tcBorders>
              <w:top w:val="nil"/>
              <w:left w:val="nil"/>
              <w:bottom w:val="single" w:color="auto" w:sz="4" w:space="0"/>
              <w:right w:val="single" w:color="auto" w:sz="4" w:space="0"/>
            </w:tcBorders>
            <w:vAlign w:val="center"/>
          </w:tcPr>
          <w:p w14:paraId="38652E37">
            <w:pPr>
              <w:widowControl/>
              <w:tabs>
                <w:tab w:val="decimal" w:pos="0"/>
              </w:tabs>
              <w:ind w:firstLine="0" w:firstLineChars="0"/>
              <w:jc w:val="center"/>
              <w:rPr>
                <w:kern w:val="0"/>
                <w:sz w:val="18"/>
                <w:szCs w:val="18"/>
              </w:rPr>
            </w:pPr>
            <w:r>
              <w:rPr>
                <w:kern w:val="0"/>
                <w:sz w:val="18"/>
                <w:szCs w:val="18"/>
              </w:rPr>
              <w:t>10</w:t>
            </w:r>
          </w:p>
        </w:tc>
        <w:tc>
          <w:tcPr>
            <w:tcW w:w="813" w:type="dxa"/>
            <w:tcBorders>
              <w:top w:val="nil"/>
              <w:left w:val="nil"/>
              <w:bottom w:val="single" w:color="auto" w:sz="4" w:space="0"/>
              <w:right w:val="single" w:color="auto" w:sz="4" w:space="0"/>
            </w:tcBorders>
            <w:vAlign w:val="center"/>
          </w:tcPr>
          <w:p w14:paraId="19C7CF39">
            <w:pPr>
              <w:widowControl/>
              <w:tabs>
                <w:tab w:val="decimal" w:pos="0"/>
              </w:tabs>
              <w:ind w:firstLine="0" w:firstLineChars="0"/>
              <w:jc w:val="center"/>
              <w:rPr>
                <w:kern w:val="0"/>
                <w:sz w:val="18"/>
                <w:szCs w:val="18"/>
              </w:rPr>
            </w:pPr>
            <w:r>
              <w:rPr>
                <w:kern w:val="0"/>
                <w:sz w:val="18"/>
                <w:szCs w:val="18"/>
              </w:rPr>
              <w:t>484</w:t>
            </w:r>
          </w:p>
        </w:tc>
        <w:tc>
          <w:tcPr>
            <w:tcW w:w="1109" w:type="dxa"/>
            <w:tcBorders>
              <w:top w:val="nil"/>
              <w:left w:val="nil"/>
              <w:bottom w:val="single" w:color="auto" w:sz="4" w:space="0"/>
              <w:right w:val="single" w:color="auto" w:sz="4" w:space="0"/>
            </w:tcBorders>
            <w:vAlign w:val="center"/>
          </w:tcPr>
          <w:p w14:paraId="49A84260">
            <w:pPr>
              <w:widowControl/>
              <w:tabs>
                <w:tab w:val="decimal" w:pos="0"/>
              </w:tabs>
              <w:ind w:firstLine="0" w:firstLineChars="0"/>
              <w:jc w:val="center"/>
              <w:rPr>
                <w:kern w:val="0"/>
                <w:sz w:val="18"/>
                <w:szCs w:val="18"/>
              </w:rPr>
            </w:pPr>
            <w:r>
              <w:rPr>
                <w:kern w:val="0"/>
                <w:sz w:val="18"/>
                <w:szCs w:val="18"/>
              </w:rPr>
              <w:t>11.816406</w:t>
            </w:r>
          </w:p>
        </w:tc>
        <w:tc>
          <w:tcPr>
            <w:tcW w:w="426" w:type="dxa"/>
            <w:tcBorders>
              <w:top w:val="nil"/>
              <w:left w:val="nil"/>
              <w:bottom w:val="single" w:color="auto" w:sz="4" w:space="0"/>
              <w:right w:val="single" w:color="auto" w:sz="4" w:space="0"/>
            </w:tcBorders>
            <w:vAlign w:val="center"/>
          </w:tcPr>
          <w:p w14:paraId="60EC85F8">
            <w:pPr>
              <w:widowControl/>
              <w:tabs>
                <w:tab w:val="decimal" w:pos="0"/>
              </w:tabs>
              <w:ind w:firstLine="0" w:firstLineChars="0"/>
              <w:jc w:val="center"/>
              <w:rPr>
                <w:kern w:val="0"/>
                <w:sz w:val="18"/>
                <w:szCs w:val="18"/>
              </w:rPr>
            </w:pPr>
            <w:r>
              <w:rPr>
                <w:kern w:val="0"/>
                <w:sz w:val="18"/>
                <w:szCs w:val="18"/>
              </w:rPr>
              <w:t>0</w:t>
            </w:r>
          </w:p>
        </w:tc>
      </w:tr>
      <w:tr w14:paraId="6BDAF37D">
        <w:tblPrEx>
          <w:tblCellMar>
            <w:top w:w="0" w:type="dxa"/>
            <w:left w:w="108" w:type="dxa"/>
            <w:bottom w:w="0" w:type="dxa"/>
            <w:right w:w="108" w:type="dxa"/>
          </w:tblCellMar>
        </w:tblPrEx>
        <w:trPr>
          <w:trHeight w:val="270" w:hRule="atLeast"/>
          <w:jc w:val="center"/>
        </w:trPr>
        <w:tc>
          <w:tcPr>
            <w:tcW w:w="953" w:type="dxa"/>
            <w:tcBorders>
              <w:top w:val="nil"/>
              <w:left w:val="single" w:color="auto" w:sz="4" w:space="0"/>
              <w:bottom w:val="single" w:color="auto" w:sz="4" w:space="0"/>
              <w:right w:val="single" w:color="auto" w:sz="4" w:space="0"/>
            </w:tcBorders>
            <w:shd w:val="clear" w:color="auto" w:fill="auto"/>
            <w:vAlign w:val="center"/>
          </w:tcPr>
          <w:p w14:paraId="5AE86114">
            <w:pPr>
              <w:widowControl/>
              <w:tabs>
                <w:tab w:val="decimal" w:pos="0"/>
              </w:tabs>
              <w:ind w:firstLine="0" w:firstLineChars="0"/>
              <w:jc w:val="center"/>
              <w:rPr>
                <w:kern w:val="0"/>
                <w:sz w:val="18"/>
                <w:szCs w:val="18"/>
              </w:rPr>
            </w:pPr>
            <w:r>
              <w:rPr>
                <w:kern w:val="0"/>
                <w:sz w:val="18"/>
                <w:szCs w:val="18"/>
              </w:rPr>
              <w:t>101</w:t>
            </w:r>
          </w:p>
        </w:tc>
        <w:tc>
          <w:tcPr>
            <w:tcW w:w="1068" w:type="dxa"/>
            <w:tcBorders>
              <w:top w:val="nil"/>
              <w:left w:val="nil"/>
              <w:bottom w:val="single" w:color="auto" w:sz="4" w:space="0"/>
              <w:right w:val="single" w:color="auto" w:sz="4" w:space="0"/>
            </w:tcBorders>
            <w:shd w:val="clear" w:color="auto" w:fill="auto"/>
            <w:vAlign w:val="center"/>
          </w:tcPr>
          <w:p w14:paraId="03D8703E">
            <w:pPr>
              <w:widowControl/>
              <w:tabs>
                <w:tab w:val="decimal" w:pos="0"/>
              </w:tabs>
              <w:ind w:firstLine="0" w:firstLineChars="0"/>
              <w:jc w:val="center"/>
              <w:rPr>
                <w:kern w:val="0"/>
                <w:sz w:val="18"/>
                <w:szCs w:val="18"/>
              </w:rPr>
            </w:pPr>
            <w:r>
              <w:rPr>
                <w:kern w:val="0"/>
                <w:sz w:val="18"/>
                <w:szCs w:val="18"/>
              </w:rPr>
              <w:t>2.465820</w:t>
            </w:r>
          </w:p>
        </w:tc>
        <w:tc>
          <w:tcPr>
            <w:tcW w:w="588" w:type="dxa"/>
            <w:tcBorders>
              <w:top w:val="nil"/>
              <w:left w:val="nil"/>
              <w:bottom w:val="single" w:color="auto" w:sz="4" w:space="0"/>
              <w:right w:val="single" w:color="auto" w:sz="4" w:space="0"/>
            </w:tcBorders>
            <w:shd w:val="clear" w:color="auto" w:fill="auto"/>
            <w:vAlign w:val="center"/>
          </w:tcPr>
          <w:p w14:paraId="2522D361">
            <w:pPr>
              <w:widowControl/>
              <w:tabs>
                <w:tab w:val="decimal" w:pos="0"/>
              </w:tabs>
              <w:ind w:firstLine="0" w:firstLineChars="0"/>
              <w:jc w:val="center"/>
              <w:rPr>
                <w:kern w:val="0"/>
                <w:sz w:val="18"/>
                <w:szCs w:val="18"/>
              </w:rPr>
            </w:pPr>
            <w:r>
              <w:rPr>
                <w:kern w:val="0"/>
                <w:sz w:val="18"/>
                <w:szCs w:val="18"/>
              </w:rPr>
              <w:t>5</w:t>
            </w:r>
          </w:p>
        </w:tc>
        <w:tc>
          <w:tcPr>
            <w:tcW w:w="813" w:type="dxa"/>
            <w:tcBorders>
              <w:top w:val="nil"/>
              <w:left w:val="nil"/>
              <w:bottom w:val="single" w:color="auto" w:sz="4" w:space="0"/>
              <w:right w:val="single" w:color="auto" w:sz="4" w:space="0"/>
            </w:tcBorders>
            <w:vAlign w:val="center"/>
          </w:tcPr>
          <w:p w14:paraId="0E5F3899">
            <w:pPr>
              <w:widowControl/>
              <w:tabs>
                <w:tab w:val="decimal" w:pos="0"/>
              </w:tabs>
              <w:ind w:firstLine="0" w:firstLineChars="0"/>
              <w:jc w:val="center"/>
              <w:rPr>
                <w:kern w:val="0"/>
                <w:sz w:val="18"/>
                <w:szCs w:val="18"/>
              </w:rPr>
            </w:pPr>
            <w:r>
              <w:rPr>
                <w:kern w:val="0"/>
                <w:sz w:val="18"/>
                <w:szCs w:val="18"/>
              </w:rPr>
              <w:t>229</w:t>
            </w:r>
          </w:p>
        </w:tc>
        <w:tc>
          <w:tcPr>
            <w:tcW w:w="1068" w:type="dxa"/>
            <w:tcBorders>
              <w:top w:val="nil"/>
              <w:left w:val="nil"/>
              <w:bottom w:val="single" w:color="auto" w:sz="4" w:space="0"/>
              <w:right w:val="single" w:color="auto" w:sz="4" w:space="0"/>
            </w:tcBorders>
            <w:vAlign w:val="center"/>
          </w:tcPr>
          <w:p w14:paraId="4C292600">
            <w:pPr>
              <w:widowControl/>
              <w:tabs>
                <w:tab w:val="decimal" w:pos="0"/>
              </w:tabs>
              <w:ind w:firstLine="0" w:firstLineChars="0"/>
              <w:jc w:val="center"/>
              <w:rPr>
                <w:kern w:val="0"/>
                <w:sz w:val="18"/>
                <w:szCs w:val="18"/>
              </w:rPr>
            </w:pPr>
            <w:r>
              <w:rPr>
                <w:kern w:val="0"/>
                <w:sz w:val="18"/>
                <w:szCs w:val="18"/>
              </w:rPr>
              <w:t>5.590820</w:t>
            </w:r>
          </w:p>
        </w:tc>
        <w:tc>
          <w:tcPr>
            <w:tcW w:w="426" w:type="dxa"/>
            <w:tcBorders>
              <w:top w:val="nil"/>
              <w:left w:val="nil"/>
              <w:bottom w:val="single" w:color="auto" w:sz="4" w:space="0"/>
              <w:right w:val="single" w:color="auto" w:sz="4" w:space="0"/>
            </w:tcBorders>
            <w:vAlign w:val="center"/>
          </w:tcPr>
          <w:p w14:paraId="3EF97DE7">
            <w:pPr>
              <w:widowControl/>
              <w:tabs>
                <w:tab w:val="decimal" w:pos="0"/>
              </w:tabs>
              <w:ind w:firstLine="0" w:firstLineChars="0"/>
              <w:jc w:val="center"/>
              <w:rPr>
                <w:kern w:val="0"/>
                <w:sz w:val="18"/>
                <w:szCs w:val="18"/>
              </w:rPr>
            </w:pPr>
            <w:r>
              <w:rPr>
                <w:kern w:val="0"/>
                <w:sz w:val="18"/>
                <w:szCs w:val="18"/>
              </w:rPr>
              <w:t>14</w:t>
            </w:r>
          </w:p>
        </w:tc>
        <w:tc>
          <w:tcPr>
            <w:tcW w:w="813" w:type="dxa"/>
            <w:tcBorders>
              <w:top w:val="nil"/>
              <w:left w:val="nil"/>
              <w:bottom w:val="single" w:color="auto" w:sz="4" w:space="0"/>
              <w:right w:val="single" w:color="auto" w:sz="4" w:space="0"/>
            </w:tcBorders>
            <w:vAlign w:val="center"/>
          </w:tcPr>
          <w:p w14:paraId="4EFED9CC">
            <w:pPr>
              <w:widowControl/>
              <w:tabs>
                <w:tab w:val="decimal" w:pos="0"/>
              </w:tabs>
              <w:ind w:firstLine="0" w:firstLineChars="0"/>
              <w:jc w:val="center"/>
              <w:rPr>
                <w:kern w:val="0"/>
                <w:sz w:val="18"/>
                <w:szCs w:val="18"/>
              </w:rPr>
            </w:pPr>
            <w:r>
              <w:rPr>
                <w:kern w:val="0"/>
                <w:sz w:val="18"/>
                <w:szCs w:val="18"/>
              </w:rPr>
              <w:t>357</w:t>
            </w:r>
          </w:p>
        </w:tc>
        <w:tc>
          <w:tcPr>
            <w:tcW w:w="1068" w:type="dxa"/>
            <w:tcBorders>
              <w:top w:val="nil"/>
              <w:left w:val="nil"/>
              <w:bottom w:val="single" w:color="auto" w:sz="4" w:space="0"/>
              <w:right w:val="single" w:color="auto" w:sz="4" w:space="0"/>
            </w:tcBorders>
            <w:vAlign w:val="center"/>
          </w:tcPr>
          <w:p w14:paraId="6218565B">
            <w:pPr>
              <w:widowControl/>
              <w:tabs>
                <w:tab w:val="decimal" w:pos="0"/>
              </w:tabs>
              <w:ind w:firstLine="0" w:firstLineChars="0"/>
              <w:jc w:val="center"/>
              <w:rPr>
                <w:kern w:val="0"/>
                <w:sz w:val="18"/>
                <w:szCs w:val="18"/>
              </w:rPr>
            </w:pPr>
            <w:r>
              <w:rPr>
                <w:kern w:val="0"/>
                <w:sz w:val="18"/>
                <w:szCs w:val="18"/>
              </w:rPr>
              <w:t>8.715820</w:t>
            </w:r>
          </w:p>
        </w:tc>
        <w:tc>
          <w:tcPr>
            <w:tcW w:w="426" w:type="dxa"/>
            <w:tcBorders>
              <w:top w:val="nil"/>
              <w:left w:val="nil"/>
              <w:bottom w:val="single" w:color="auto" w:sz="4" w:space="0"/>
              <w:right w:val="single" w:color="auto" w:sz="4" w:space="0"/>
            </w:tcBorders>
            <w:vAlign w:val="center"/>
          </w:tcPr>
          <w:p w14:paraId="281E1261">
            <w:pPr>
              <w:widowControl/>
              <w:tabs>
                <w:tab w:val="decimal" w:pos="0"/>
              </w:tabs>
              <w:ind w:firstLine="0" w:firstLineChars="0"/>
              <w:jc w:val="center"/>
              <w:rPr>
                <w:kern w:val="0"/>
                <w:sz w:val="18"/>
                <w:szCs w:val="18"/>
              </w:rPr>
            </w:pPr>
            <w:r>
              <w:rPr>
                <w:kern w:val="0"/>
                <w:sz w:val="18"/>
                <w:szCs w:val="18"/>
              </w:rPr>
              <w:t>13</w:t>
            </w:r>
          </w:p>
        </w:tc>
        <w:tc>
          <w:tcPr>
            <w:tcW w:w="813" w:type="dxa"/>
            <w:tcBorders>
              <w:top w:val="nil"/>
              <w:left w:val="nil"/>
              <w:bottom w:val="single" w:color="auto" w:sz="4" w:space="0"/>
              <w:right w:val="single" w:color="auto" w:sz="4" w:space="0"/>
            </w:tcBorders>
            <w:vAlign w:val="center"/>
          </w:tcPr>
          <w:p w14:paraId="0D312165">
            <w:pPr>
              <w:widowControl/>
              <w:tabs>
                <w:tab w:val="decimal" w:pos="0"/>
              </w:tabs>
              <w:ind w:firstLine="0" w:firstLineChars="0"/>
              <w:jc w:val="center"/>
              <w:rPr>
                <w:kern w:val="0"/>
                <w:sz w:val="18"/>
                <w:szCs w:val="18"/>
              </w:rPr>
            </w:pPr>
            <w:r>
              <w:rPr>
                <w:kern w:val="0"/>
                <w:sz w:val="18"/>
                <w:szCs w:val="18"/>
              </w:rPr>
              <w:t>485</w:t>
            </w:r>
          </w:p>
        </w:tc>
        <w:tc>
          <w:tcPr>
            <w:tcW w:w="1109" w:type="dxa"/>
            <w:tcBorders>
              <w:top w:val="nil"/>
              <w:left w:val="nil"/>
              <w:bottom w:val="single" w:color="auto" w:sz="4" w:space="0"/>
              <w:right w:val="single" w:color="auto" w:sz="4" w:space="0"/>
            </w:tcBorders>
            <w:vAlign w:val="center"/>
          </w:tcPr>
          <w:p w14:paraId="50EC16EF">
            <w:pPr>
              <w:widowControl/>
              <w:tabs>
                <w:tab w:val="decimal" w:pos="0"/>
              </w:tabs>
              <w:ind w:firstLine="0" w:firstLineChars="0"/>
              <w:jc w:val="center"/>
              <w:rPr>
                <w:kern w:val="0"/>
                <w:sz w:val="18"/>
                <w:szCs w:val="18"/>
              </w:rPr>
            </w:pPr>
            <w:r>
              <w:rPr>
                <w:kern w:val="0"/>
                <w:sz w:val="18"/>
                <w:szCs w:val="18"/>
              </w:rPr>
              <w:t>11.840820</w:t>
            </w:r>
          </w:p>
        </w:tc>
        <w:tc>
          <w:tcPr>
            <w:tcW w:w="426" w:type="dxa"/>
            <w:tcBorders>
              <w:top w:val="nil"/>
              <w:left w:val="nil"/>
              <w:bottom w:val="single" w:color="auto" w:sz="4" w:space="0"/>
              <w:right w:val="single" w:color="auto" w:sz="4" w:space="0"/>
            </w:tcBorders>
            <w:vAlign w:val="center"/>
          </w:tcPr>
          <w:p w14:paraId="1189D381">
            <w:pPr>
              <w:widowControl/>
              <w:tabs>
                <w:tab w:val="decimal" w:pos="0"/>
              </w:tabs>
              <w:ind w:firstLine="0" w:firstLineChars="0"/>
              <w:jc w:val="center"/>
              <w:rPr>
                <w:kern w:val="0"/>
                <w:sz w:val="18"/>
                <w:szCs w:val="18"/>
              </w:rPr>
            </w:pPr>
            <w:r>
              <w:rPr>
                <w:kern w:val="0"/>
                <w:sz w:val="18"/>
                <w:szCs w:val="18"/>
              </w:rPr>
              <w:t>0</w:t>
            </w:r>
          </w:p>
        </w:tc>
      </w:tr>
      <w:tr w14:paraId="3A225CC2">
        <w:tblPrEx>
          <w:tblCellMar>
            <w:top w:w="0" w:type="dxa"/>
            <w:left w:w="108" w:type="dxa"/>
            <w:bottom w:w="0" w:type="dxa"/>
            <w:right w:w="108" w:type="dxa"/>
          </w:tblCellMar>
        </w:tblPrEx>
        <w:trPr>
          <w:trHeight w:val="270" w:hRule="atLeast"/>
          <w:jc w:val="center"/>
        </w:trPr>
        <w:tc>
          <w:tcPr>
            <w:tcW w:w="953" w:type="dxa"/>
            <w:tcBorders>
              <w:top w:val="nil"/>
              <w:left w:val="single" w:color="auto" w:sz="4" w:space="0"/>
              <w:bottom w:val="single" w:color="auto" w:sz="4" w:space="0"/>
              <w:right w:val="single" w:color="auto" w:sz="4" w:space="0"/>
            </w:tcBorders>
            <w:shd w:val="clear" w:color="auto" w:fill="auto"/>
            <w:vAlign w:val="center"/>
          </w:tcPr>
          <w:p w14:paraId="75AB8868">
            <w:pPr>
              <w:widowControl/>
              <w:tabs>
                <w:tab w:val="decimal" w:pos="0"/>
              </w:tabs>
              <w:ind w:firstLine="0" w:firstLineChars="0"/>
              <w:jc w:val="center"/>
              <w:rPr>
                <w:kern w:val="0"/>
                <w:sz w:val="18"/>
                <w:szCs w:val="18"/>
              </w:rPr>
            </w:pPr>
            <w:r>
              <w:rPr>
                <w:kern w:val="0"/>
                <w:sz w:val="18"/>
                <w:szCs w:val="18"/>
              </w:rPr>
              <w:t>102</w:t>
            </w:r>
          </w:p>
        </w:tc>
        <w:tc>
          <w:tcPr>
            <w:tcW w:w="1068" w:type="dxa"/>
            <w:tcBorders>
              <w:top w:val="nil"/>
              <w:left w:val="nil"/>
              <w:bottom w:val="single" w:color="auto" w:sz="4" w:space="0"/>
              <w:right w:val="single" w:color="auto" w:sz="4" w:space="0"/>
            </w:tcBorders>
            <w:shd w:val="clear" w:color="auto" w:fill="auto"/>
            <w:vAlign w:val="center"/>
          </w:tcPr>
          <w:p w14:paraId="0D2A8590">
            <w:pPr>
              <w:widowControl/>
              <w:tabs>
                <w:tab w:val="decimal" w:pos="0"/>
              </w:tabs>
              <w:ind w:firstLine="0" w:firstLineChars="0"/>
              <w:jc w:val="center"/>
              <w:rPr>
                <w:kern w:val="0"/>
                <w:sz w:val="18"/>
                <w:szCs w:val="18"/>
              </w:rPr>
            </w:pPr>
            <w:r>
              <w:rPr>
                <w:kern w:val="0"/>
                <w:sz w:val="18"/>
                <w:szCs w:val="18"/>
              </w:rPr>
              <w:t>2.490234</w:t>
            </w:r>
          </w:p>
        </w:tc>
        <w:tc>
          <w:tcPr>
            <w:tcW w:w="588" w:type="dxa"/>
            <w:tcBorders>
              <w:top w:val="nil"/>
              <w:left w:val="nil"/>
              <w:bottom w:val="single" w:color="auto" w:sz="4" w:space="0"/>
              <w:right w:val="single" w:color="auto" w:sz="4" w:space="0"/>
            </w:tcBorders>
            <w:shd w:val="clear" w:color="auto" w:fill="auto"/>
            <w:vAlign w:val="center"/>
          </w:tcPr>
          <w:p w14:paraId="3BE69F4A">
            <w:pPr>
              <w:widowControl/>
              <w:tabs>
                <w:tab w:val="decimal" w:pos="0"/>
              </w:tabs>
              <w:ind w:firstLine="0" w:firstLineChars="0"/>
              <w:jc w:val="center"/>
              <w:rPr>
                <w:kern w:val="0"/>
                <w:sz w:val="18"/>
                <w:szCs w:val="18"/>
              </w:rPr>
            </w:pPr>
            <w:r>
              <w:rPr>
                <w:kern w:val="0"/>
                <w:sz w:val="18"/>
                <w:szCs w:val="18"/>
              </w:rPr>
              <w:t>6</w:t>
            </w:r>
          </w:p>
        </w:tc>
        <w:tc>
          <w:tcPr>
            <w:tcW w:w="813" w:type="dxa"/>
            <w:tcBorders>
              <w:top w:val="nil"/>
              <w:left w:val="nil"/>
              <w:bottom w:val="single" w:color="auto" w:sz="4" w:space="0"/>
              <w:right w:val="single" w:color="auto" w:sz="4" w:space="0"/>
            </w:tcBorders>
            <w:vAlign w:val="center"/>
          </w:tcPr>
          <w:p w14:paraId="5F39A227">
            <w:pPr>
              <w:widowControl/>
              <w:tabs>
                <w:tab w:val="decimal" w:pos="0"/>
              </w:tabs>
              <w:ind w:firstLine="0" w:firstLineChars="0"/>
              <w:jc w:val="center"/>
              <w:rPr>
                <w:kern w:val="0"/>
                <w:sz w:val="18"/>
                <w:szCs w:val="18"/>
              </w:rPr>
            </w:pPr>
            <w:r>
              <w:rPr>
                <w:kern w:val="0"/>
                <w:sz w:val="18"/>
                <w:szCs w:val="18"/>
              </w:rPr>
              <w:t>230</w:t>
            </w:r>
          </w:p>
        </w:tc>
        <w:tc>
          <w:tcPr>
            <w:tcW w:w="1068" w:type="dxa"/>
            <w:tcBorders>
              <w:top w:val="nil"/>
              <w:left w:val="nil"/>
              <w:bottom w:val="single" w:color="auto" w:sz="4" w:space="0"/>
              <w:right w:val="single" w:color="auto" w:sz="4" w:space="0"/>
            </w:tcBorders>
            <w:vAlign w:val="center"/>
          </w:tcPr>
          <w:p w14:paraId="38596F0A">
            <w:pPr>
              <w:widowControl/>
              <w:tabs>
                <w:tab w:val="decimal" w:pos="0"/>
              </w:tabs>
              <w:ind w:firstLine="0" w:firstLineChars="0"/>
              <w:jc w:val="center"/>
              <w:rPr>
                <w:kern w:val="0"/>
                <w:sz w:val="18"/>
                <w:szCs w:val="18"/>
              </w:rPr>
            </w:pPr>
            <w:r>
              <w:rPr>
                <w:kern w:val="0"/>
                <w:sz w:val="18"/>
                <w:szCs w:val="18"/>
              </w:rPr>
              <w:t>5.615234</w:t>
            </w:r>
          </w:p>
        </w:tc>
        <w:tc>
          <w:tcPr>
            <w:tcW w:w="426" w:type="dxa"/>
            <w:tcBorders>
              <w:top w:val="nil"/>
              <w:left w:val="nil"/>
              <w:bottom w:val="single" w:color="auto" w:sz="4" w:space="0"/>
              <w:right w:val="single" w:color="auto" w:sz="4" w:space="0"/>
            </w:tcBorders>
            <w:vAlign w:val="center"/>
          </w:tcPr>
          <w:p w14:paraId="4C5A6DC4">
            <w:pPr>
              <w:widowControl/>
              <w:tabs>
                <w:tab w:val="decimal" w:pos="0"/>
              </w:tabs>
              <w:ind w:firstLine="0" w:firstLineChars="0"/>
              <w:jc w:val="center"/>
              <w:rPr>
                <w:kern w:val="0"/>
                <w:sz w:val="18"/>
                <w:szCs w:val="18"/>
              </w:rPr>
            </w:pPr>
            <w:r>
              <w:rPr>
                <w:kern w:val="0"/>
                <w:sz w:val="18"/>
                <w:szCs w:val="18"/>
              </w:rPr>
              <w:t>11</w:t>
            </w:r>
          </w:p>
        </w:tc>
        <w:tc>
          <w:tcPr>
            <w:tcW w:w="813" w:type="dxa"/>
            <w:tcBorders>
              <w:top w:val="nil"/>
              <w:left w:val="nil"/>
              <w:bottom w:val="single" w:color="auto" w:sz="4" w:space="0"/>
              <w:right w:val="single" w:color="auto" w:sz="4" w:space="0"/>
            </w:tcBorders>
            <w:vAlign w:val="center"/>
          </w:tcPr>
          <w:p w14:paraId="30D1A72D">
            <w:pPr>
              <w:widowControl/>
              <w:tabs>
                <w:tab w:val="decimal" w:pos="0"/>
              </w:tabs>
              <w:ind w:firstLine="0" w:firstLineChars="0"/>
              <w:jc w:val="center"/>
              <w:rPr>
                <w:kern w:val="0"/>
                <w:sz w:val="18"/>
                <w:szCs w:val="18"/>
              </w:rPr>
            </w:pPr>
            <w:r>
              <w:rPr>
                <w:kern w:val="0"/>
                <w:sz w:val="18"/>
                <w:szCs w:val="18"/>
              </w:rPr>
              <w:t>358</w:t>
            </w:r>
          </w:p>
        </w:tc>
        <w:tc>
          <w:tcPr>
            <w:tcW w:w="1068" w:type="dxa"/>
            <w:tcBorders>
              <w:top w:val="nil"/>
              <w:left w:val="nil"/>
              <w:bottom w:val="single" w:color="auto" w:sz="4" w:space="0"/>
              <w:right w:val="single" w:color="auto" w:sz="4" w:space="0"/>
            </w:tcBorders>
            <w:vAlign w:val="center"/>
          </w:tcPr>
          <w:p w14:paraId="3E0F8737">
            <w:pPr>
              <w:widowControl/>
              <w:tabs>
                <w:tab w:val="decimal" w:pos="0"/>
              </w:tabs>
              <w:ind w:firstLine="0" w:firstLineChars="0"/>
              <w:jc w:val="center"/>
              <w:rPr>
                <w:kern w:val="0"/>
                <w:sz w:val="18"/>
                <w:szCs w:val="18"/>
              </w:rPr>
            </w:pPr>
            <w:r>
              <w:rPr>
                <w:kern w:val="0"/>
                <w:sz w:val="18"/>
                <w:szCs w:val="18"/>
              </w:rPr>
              <w:t>8.740234</w:t>
            </w:r>
          </w:p>
        </w:tc>
        <w:tc>
          <w:tcPr>
            <w:tcW w:w="426" w:type="dxa"/>
            <w:tcBorders>
              <w:top w:val="nil"/>
              <w:left w:val="nil"/>
              <w:bottom w:val="single" w:color="auto" w:sz="4" w:space="0"/>
              <w:right w:val="single" w:color="auto" w:sz="4" w:space="0"/>
            </w:tcBorders>
            <w:vAlign w:val="center"/>
          </w:tcPr>
          <w:p w14:paraId="18FB0640">
            <w:pPr>
              <w:widowControl/>
              <w:tabs>
                <w:tab w:val="decimal" w:pos="0"/>
              </w:tabs>
              <w:ind w:firstLine="0" w:firstLineChars="0"/>
              <w:jc w:val="center"/>
              <w:rPr>
                <w:kern w:val="0"/>
                <w:sz w:val="18"/>
                <w:szCs w:val="18"/>
              </w:rPr>
            </w:pPr>
            <w:r>
              <w:rPr>
                <w:kern w:val="0"/>
                <w:sz w:val="18"/>
                <w:szCs w:val="18"/>
              </w:rPr>
              <w:t>15</w:t>
            </w:r>
          </w:p>
        </w:tc>
        <w:tc>
          <w:tcPr>
            <w:tcW w:w="813" w:type="dxa"/>
            <w:tcBorders>
              <w:top w:val="nil"/>
              <w:left w:val="nil"/>
              <w:bottom w:val="single" w:color="auto" w:sz="4" w:space="0"/>
              <w:right w:val="single" w:color="auto" w:sz="4" w:space="0"/>
            </w:tcBorders>
            <w:vAlign w:val="center"/>
          </w:tcPr>
          <w:p w14:paraId="4B6A085F">
            <w:pPr>
              <w:widowControl/>
              <w:tabs>
                <w:tab w:val="decimal" w:pos="0"/>
              </w:tabs>
              <w:ind w:firstLine="0" w:firstLineChars="0"/>
              <w:jc w:val="center"/>
              <w:rPr>
                <w:kern w:val="0"/>
                <w:sz w:val="18"/>
                <w:szCs w:val="18"/>
              </w:rPr>
            </w:pPr>
            <w:r>
              <w:rPr>
                <w:kern w:val="0"/>
                <w:sz w:val="18"/>
                <w:szCs w:val="18"/>
              </w:rPr>
              <w:t>486</w:t>
            </w:r>
          </w:p>
        </w:tc>
        <w:tc>
          <w:tcPr>
            <w:tcW w:w="1109" w:type="dxa"/>
            <w:tcBorders>
              <w:top w:val="nil"/>
              <w:left w:val="nil"/>
              <w:bottom w:val="single" w:color="auto" w:sz="4" w:space="0"/>
              <w:right w:val="single" w:color="auto" w:sz="4" w:space="0"/>
            </w:tcBorders>
            <w:vAlign w:val="center"/>
          </w:tcPr>
          <w:p w14:paraId="63F54F60">
            <w:pPr>
              <w:widowControl/>
              <w:tabs>
                <w:tab w:val="decimal" w:pos="0"/>
              </w:tabs>
              <w:ind w:firstLine="0" w:firstLineChars="0"/>
              <w:jc w:val="center"/>
              <w:rPr>
                <w:kern w:val="0"/>
                <w:sz w:val="18"/>
                <w:szCs w:val="18"/>
              </w:rPr>
            </w:pPr>
            <w:r>
              <w:rPr>
                <w:kern w:val="0"/>
                <w:sz w:val="18"/>
                <w:szCs w:val="18"/>
              </w:rPr>
              <w:t>11.865234</w:t>
            </w:r>
          </w:p>
        </w:tc>
        <w:tc>
          <w:tcPr>
            <w:tcW w:w="426" w:type="dxa"/>
            <w:tcBorders>
              <w:top w:val="nil"/>
              <w:left w:val="nil"/>
              <w:bottom w:val="single" w:color="auto" w:sz="4" w:space="0"/>
              <w:right w:val="single" w:color="auto" w:sz="4" w:space="0"/>
            </w:tcBorders>
            <w:vAlign w:val="center"/>
          </w:tcPr>
          <w:p w14:paraId="557E981D">
            <w:pPr>
              <w:widowControl/>
              <w:tabs>
                <w:tab w:val="decimal" w:pos="0"/>
              </w:tabs>
              <w:ind w:firstLine="0" w:firstLineChars="0"/>
              <w:jc w:val="center"/>
              <w:rPr>
                <w:kern w:val="0"/>
                <w:sz w:val="18"/>
                <w:szCs w:val="18"/>
              </w:rPr>
            </w:pPr>
            <w:r>
              <w:rPr>
                <w:kern w:val="0"/>
                <w:sz w:val="18"/>
                <w:szCs w:val="18"/>
              </w:rPr>
              <w:t>0</w:t>
            </w:r>
          </w:p>
        </w:tc>
      </w:tr>
      <w:tr w14:paraId="405AD2A6">
        <w:tblPrEx>
          <w:tblCellMar>
            <w:top w:w="0" w:type="dxa"/>
            <w:left w:w="108" w:type="dxa"/>
            <w:bottom w:w="0" w:type="dxa"/>
            <w:right w:w="108" w:type="dxa"/>
          </w:tblCellMar>
        </w:tblPrEx>
        <w:trPr>
          <w:trHeight w:val="270" w:hRule="atLeast"/>
          <w:jc w:val="center"/>
        </w:trPr>
        <w:tc>
          <w:tcPr>
            <w:tcW w:w="953" w:type="dxa"/>
            <w:tcBorders>
              <w:top w:val="nil"/>
              <w:left w:val="single" w:color="auto" w:sz="4" w:space="0"/>
              <w:bottom w:val="single" w:color="auto" w:sz="4" w:space="0"/>
              <w:right w:val="single" w:color="auto" w:sz="4" w:space="0"/>
            </w:tcBorders>
            <w:shd w:val="clear" w:color="auto" w:fill="auto"/>
            <w:vAlign w:val="center"/>
          </w:tcPr>
          <w:p w14:paraId="372E378F">
            <w:pPr>
              <w:widowControl/>
              <w:tabs>
                <w:tab w:val="decimal" w:pos="0"/>
              </w:tabs>
              <w:ind w:firstLine="0" w:firstLineChars="0"/>
              <w:jc w:val="center"/>
              <w:rPr>
                <w:kern w:val="0"/>
                <w:sz w:val="18"/>
                <w:szCs w:val="18"/>
              </w:rPr>
            </w:pPr>
            <w:r>
              <w:rPr>
                <w:kern w:val="0"/>
                <w:sz w:val="18"/>
                <w:szCs w:val="18"/>
              </w:rPr>
              <w:t>103</w:t>
            </w:r>
          </w:p>
        </w:tc>
        <w:tc>
          <w:tcPr>
            <w:tcW w:w="1068" w:type="dxa"/>
            <w:tcBorders>
              <w:top w:val="nil"/>
              <w:left w:val="nil"/>
              <w:bottom w:val="single" w:color="auto" w:sz="4" w:space="0"/>
              <w:right w:val="single" w:color="auto" w:sz="4" w:space="0"/>
            </w:tcBorders>
            <w:shd w:val="clear" w:color="auto" w:fill="auto"/>
            <w:vAlign w:val="center"/>
          </w:tcPr>
          <w:p w14:paraId="61CACAB3">
            <w:pPr>
              <w:widowControl/>
              <w:tabs>
                <w:tab w:val="decimal" w:pos="0"/>
              </w:tabs>
              <w:ind w:firstLine="0" w:firstLineChars="0"/>
              <w:jc w:val="center"/>
              <w:rPr>
                <w:kern w:val="0"/>
                <w:sz w:val="18"/>
                <w:szCs w:val="18"/>
              </w:rPr>
            </w:pPr>
            <w:r>
              <w:rPr>
                <w:kern w:val="0"/>
                <w:sz w:val="18"/>
                <w:szCs w:val="18"/>
              </w:rPr>
              <w:t>2.514648</w:t>
            </w:r>
          </w:p>
        </w:tc>
        <w:tc>
          <w:tcPr>
            <w:tcW w:w="588" w:type="dxa"/>
            <w:tcBorders>
              <w:top w:val="nil"/>
              <w:left w:val="nil"/>
              <w:bottom w:val="single" w:color="auto" w:sz="4" w:space="0"/>
              <w:right w:val="single" w:color="auto" w:sz="4" w:space="0"/>
            </w:tcBorders>
            <w:shd w:val="clear" w:color="auto" w:fill="auto"/>
            <w:vAlign w:val="center"/>
          </w:tcPr>
          <w:p w14:paraId="4798A0F4">
            <w:pPr>
              <w:widowControl/>
              <w:tabs>
                <w:tab w:val="decimal" w:pos="0"/>
              </w:tabs>
              <w:ind w:firstLine="0" w:firstLineChars="0"/>
              <w:jc w:val="center"/>
              <w:rPr>
                <w:kern w:val="0"/>
                <w:sz w:val="18"/>
                <w:szCs w:val="18"/>
              </w:rPr>
            </w:pPr>
            <w:r>
              <w:rPr>
                <w:kern w:val="0"/>
                <w:sz w:val="18"/>
                <w:szCs w:val="18"/>
              </w:rPr>
              <w:t>7</w:t>
            </w:r>
          </w:p>
        </w:tc>
        <w:tc>
          <w:tcPr>
            <w:tcW w:w="813" w:type="dxa"/>
            <w:tcBorders>
              <w:top w:val="nil"/>
              <w:left w:val="nil"/>
              <w:bottom w:val="single" w:color="auto" w:sz="4" w:space="0"/>
              <w:right w:val="single" w:color="auto" w:sz="4" w:space="0"/>
            </w:tcBorders>
            <w:vAlign w:val="center"/>
          </w:tcPr>
          <w:p w14:paraId="11FEBC19">
            <w:pPr>
              <w:widowControl/>
              <w:tabs>
                <w:tab w:val="decimal" w:pos="0"/>
              </w:tabs>
              <w:ind w:firstLine="0" w:firstLineChars="0"/>
              <w:jc w:val="center"/>
              <w:rPr>
                <w:kern w:val="0"/>
                <w:sz w:val="18"/>
                <w:szCs w:val="18"/>
              </w:rPr>
            </w:pPr>
            <w:r>
              <w:rPr>
                <w:kern w:val="0"/>
                <w:sz w:val="18"/>
                <w:szCs w:val="18"/>
              </w:rPr>
              <w:t>231</w:t>
            </w:r>
          </w:p>
        </w:tc>
        <w:tc>
          <w:tcPr>
            <w:tcW w:w="1068" w:type="dxa"/>
            <w:tcBorders>
              <w:top w:val="nil"/>
              <w:left w:val="nil"/>
              <w:bottom w:val="single" w:color="auto" w:sz="4" w:space="0"/>
              <w:right w:val="single" w:color="auto" w:sz="4" w:space="0"/>
            </w:tcBorders>
            <w:vAlign w:val="center"/>
          </w:tcPr>
          <w:p w14:paraId="0DCF6906">
            <w:pPr>
              <w:widowControl/>
              <w:tabs>
                <w:tab w:val="decimal" w:pos="0"/>
              </w:tabs>
              <w:ind w:firstLine="0" w:firstLineChars="0"/>
              <w:jc w:val="center"/>
              <w:rPr>
                <w:kern w:val="0"/>
                <w:sz w:val="18"/>
                <w:szCs w:val="18"/>
              </w:rPr>
            </w:pPr>
            <w:r>
              <w:rPr>
                <w:kern w:val="0"/>
                <w:sz w:val="18"/>
                <w:szCs w:val="18"/>
              </w:rPr>
              <w:t>5.639648</w:t>
            </w:r>
          </w:p>
        </w:tc>
        <w:tc>
          <w:tcPr>
            <w:tcW w:w="426" w:type="dxa"/>
            <w:tcBorders>
              <w:top w:val="nil"/>
              <w:left w:val="nil"/>
              <w:bottom w:val="single" w:color="auto" w:sz="4" w:space="0"/>
              <w:right w:val="single" w:color="auto" w:sz="4" w:space="0"/>
            </w:tcBorders>
            <w:vAlign w:val="center"/>
          </w:tcPr>
          <w:p w14:paraId="1CC45236">
            <w:pPr>
              <w:widowControl/>
              <w:tabs>
                <w:tab w:val="decimal" w:pos="0"/>
              </w:tabs>
              <w:ind w:firstLine="0" w:firstLineChars="0"/>
              <w:jc w:val="center"/>
              <w:rPr>
                <w:kern w:val="0"/>
                <w:sz w:val="18"/>
                <w:szCs w:val="18"/>
              </w:rPr>
            </w:pPr>
            <w:r>
              <w:rPr>
                <w:kern w:val="0"/>
                <w:sz w:val="18"/>
                <w:szCs w:val="18"/>
              </w:rPr>
              <w:t>7</w:t>
            </w:r>
          </w:p>
        </w:tc>
        <w:tc>
          <w:tcPr>
            <w:tcW w:w="813" w:type="dxa"/>
            <w:tcBorders>
              <w:top w:val="nil"/>
              <w:left w:val="nil"/>
              <w:bottom w:val="single" w:color="auto" w:sz="4" w:space="0"/>
              <w:right w:val="single" w:color="auto" w:sz="4" w:space="0"/>
            </w:tcBorders>
            <w:vAlign w:val="center"/>
          </w:tcPr>
          <w:p w14:paraId="5EB93131">
            <w:pPr>
              <w:widowControl/>
              <w:tabs>
                <w:tab w:val="decimal" w:pos="0"/>
              </w:tabs>
              <w:ind w:firstLine="0" w:firstLineChars="0"/>
              <w:jc w:val="center"/>
              <w:rPr>
                <w:kern w:val="0"/>
                <w:sz w:val="18"/>
                <w:szCs w:val="18"/>
              </w:rPr>
            </w:pPr>
            <w:r>
              <w:rPr>
                <w:kern w:val="0"/>
                <w:sz w:val="18"/>
                <w:szCs w:val="18"/>
              </w:rPr>
              <w:t>359</w:t>
            </w:r>
          </w:p>
        </w:tc>
        <w:tc>
          <w:tcPr>
            <w:tcW w:w="1068" w:type="dxa"/>
            <w:tcBorders>
              <w:top w:val="nil"/>
              <w:left w:val="nil"/>
              <w:bottom w:val="single" w:color="auto" w:sz="4" w:space="0"/>
              <w:right w:val="single" w:color="auto" w:sz="4" w:space="0"/>
            </w:tcBorders>
            <w:vAlign w:val="center"/>
          </w:tcPr>
          <w:p w14:paraId="3DF28CC2">
            <w:pPr>
              <w:widowControl/>
              <w:tabs>
                <w:tab w:val="decimal" w:pos="0"/>
              </w:tabs>
              <w:ind w:firstLine="0" w:firstLineChars="0"/>
              <w:jc w:val="center"/>
              <w:rPr>
                <w:kern w:val="0"/>
                <w:sz w:val="18"/>
                <w:szCs w:val="18"/>
              </w:rPr>
            </w:pPr>
            <w:r>
              <w:rPr>
                <w:kern w:val="0"/>
                <w:sz w:val="18"/>
                <w:szCs w:val="18"/>
              </w:rPr>
              <w:t>8.764648</w:t>
            </w:r>
          </w:p>
        </w:tc>
        <w:tc>
          <w:tcPr>
            <w:tcW w:w="426" w:type="dxa"/>
            <w:tcBorders>
              <w:top w:val="nil"/>
              <w:left w:val="nil"/>
              <w:bottom w:val="single" w:color="auto" w:sz="4" w:space="0"/>
              <w:right w:val="single" w:color="auto" w:sz="4" w:space="0"/>
            </w:tcBorders>
            <w:vAlign w:val="center"/>
          </w:tcPr>
          <w:p w14:paraId="19D5B4EE">
            <w:pPr>
              <w:widowControl/>
              <w:tabs>
                <w:tab w:val="decimal" w:pos="0"/>
              </w:tabs>
              <w:ind w:firstLine="0" w:firstLineChars="0"/>
              <w:jc w:val="center"/>
              <w:rPr>
                <w:kern w:val="0"/>
                <w:sz w:val="18"/>
                <w:szCs w:val="18"/>
              </w:rPr>
            </w:pPr>
            <w:r>
              <w:rPr>
                <w:kern w:val="0"/>
                <w:sz w:val="18"/>
                <w:szCs w:val="18"/>
              </w:rPr>
              <w:t>6</w:t>
            </w:r>
          </w:p>
        </w:tc>
        <w:tc>
          <w:tcPr>
            <w:tcW w:w="813" w:type="dxa"/>
            <w:tcBorders>
              <w:top w:val="nil"/>
              <w:left w:val="nil"/>
              <w:bottom w:val="single" w:color="auto" w:sz="4" w:space="0"/>
              <w:right w:val="single" w:color="auto" w:sz="4" w:space="0"/>
            </w:tcBorders>
            <w:vAlign w:val="center"/>
          </w:tcPr>
          <w:p w14:paraId="3F38614E">
            <w:pPr>
              <w:widowControl/>
              <w:tabs>
                <w:tab w:val="decimal" w:pos="0"/>
              </w:tabs>
              <w:ind w:firstLine="0" w:firstLineChars="0"/>
              <w:jc w:val="center"/>
              <w:rPr>
                <w:kern w:val="0"/>
                <w:sz w:val="18"/>
                <w:szCs w:val="18"/>
              </w:rPr>
            </w:pPr>
            <w:r>
              <w:rPr>
                <w:kern w:val="0"/>
                <w:sz w:val="18"/>
                <w:szCs w:val="18"/>
              </w:rPr>
              <w:t>487</w:t>
            </w:r>
          </w:p>
        </w:tc>
        <w:tc>
          <w:tcPr>
            <w:tcW w:w="1109" w:type="dxa"/>
            <w:tcBorders>
              <w:top w:val="nil"/>
              <w:left w:val="nil"/>
              <w:bottom w:val="single" w:color="auto" w:sz="4" w:space="0"/>
              <w:right w:val="single" w:color="auto" w:sz="4" w:space="0"/>
            </w:tcBorders>
            <w:vAlign w:val="center"/>
          </w:tcPr>
          <w:p w14:paraId="6E7B46C6">
            <w:pPr>
              <w:widowControl/>
              <w:tabs>
                <w:tab w:val="decimal" w:pos="0"/>
              </w:tabs>
              <w:ind w:firstLine="0" w:firstLineChars="0"/>
              <w:jc w:val="center"/>
              <w:rPr>
                <w:kern w:val="0"/>
                <w:sz w:val="18"/>
                <w:szCs w:val="18"/>
              </w:rPr>
            </w:pPr>
            <w:r>
              <w:rPr>
                <w:kern w:val="0"/>
                <w:sz w:val="18"/>
                <w:szCs w:val="18"/>
              </w:rPr>
              <w:t>11.889648</w:t>
            </w:r>
          </w:p>
        </w:tc>
        <w:tc>
          <w:tcPr>
            <w:tcW w:w="426" w:type="dxa"/>
            <w:tcBorders>
              <w:top w:val="nil"/>
              <w:left w:val="nil"/>
              <w:bottom w:val="single" w:color="auto" w:sz="4" w:space="0"/>
              <w:right w:val="single" w:color="auto" w:sz="4" w:space="0"/>
            </w:tcBorders>
            <w:vAlign w:val="center"/>
          </w:tcPr>
          <w:p w14:paraId="3B1BF058">
            <w:pPr>
              <w:widowControl/>
              <w:tabs>
                <w:tab w:val="decimal" w:pos="0"/>
              </w:tabs>
              <w:ind w:firstLine="0" w:firstLineChars="0"/>
              <w:jc w:val="center"/>
              <w:rPr>
                <w:kern w:val="0"/>
                <w:sz w:val="18"/>
                <w:szCs w:val="18"/>
              </w:rPr>
            </w:pPr>
            <w:r>
              <w:rPr>
                <w:kern w:val="0"/>
                <w:sz w:val="18"/>
                <w:szCs w:val="18"/>
              </w:rPr>
              <w:t>0</w:t>
            </w:r>
          </w:p>
        </w:tc>
      </w:tr>
      <w:tr w14:paraId="43492C67">
        <w:tblPrEx>
          <w:tblCellMar>
            <w:top w:w="0" w:type="dxa"/>
            <w:left w:w="108" w:type="dxa"/>
            <w:bottom w:w="0" w:type="dxa"/>
            <w:right w:w="108" w:type="dxa"/>
          </w:tblCellMar>
        </w:tblPrEx>
        <w:trPr>
          <w:trHeight w:val="270" w:hRule="atLeast"/>
          <w:jc w:val="center"/>
        </w:trPr>
        <w:tc>
          <w:tcPr>
            <w:tcW w:w="953" w:type="dxa"/>
            <w:tcBorders>
              <w:top w:val="nil"/>
              <w:left w:val="single" w:color="auto" w:sz="4" w:space="0"/>
              <w:bottom w:val="single" w:color="auto" w:sz="4" w:space="0"/>
              <w:right w:val="single" w:color="auto" w:sz="4" w:space="0"/>
            </w:tcBorders>
            <w:shd w:val="clear" w:color="auto" w:fill="auto"/>
            <w:vAlign w:val="center"/>
          </w:tcPr>
          <w:p w14:paraId="09C94DBA">
            <w:pPr>
              <w:widowControl/>
              <w:tabs>
                <w:tab w:val="decimal" w:pos="0"/>
              </w:tabs>
              <w:ind w:firstLine="0" w:firstLineChars="0"/>
              <w:jc w:val="center"/>
              <w:rPr>
                <w:kern w:val="0"/>
                <w:sz w:val="18"/>
                <w:szCs w:val="18"/>
              </w:rPr>
            </w:pPr>
            <w:r>
              <w:rPr>
                <w:kern w:val="0"/>
                <w:sz w:val="18"/>
                <w:szCs w:val="18"/>
              </w:rPr>
              <w:t>104</w:t>
            </w:r>
          </w:p>
        </w:tc>
        <w:tc>
          <w:tcPr>
            <w:tcW w:w="1068" w:type="dxa"/>
            <w:tcBorders>
              <w:top w:val="nil"/>
              <w:left w:val="nil"/>
              <w:bottom w:val="single" w:color="auto" w:sz="4" w:space="0"/>
              <w:right w:val="single" w:color="auto" w:sz="4" w:space="0"/>
            </w:tcBorders>
            <w:shd w:val="clear" w:color="auto" w:fill="auto"/>
            <w:vAlign w:val="center"/>
          </w:tcPr>
          <w:p w14:paraId="6638E793">
            <w:pPr>
              <w:widowControl/>
              <w:tabs>
                <w:tab w:val="decimal" w:pos="0"/>
              </w:tabs>
              <w:ind w:firstLine="0" w:firstLineChars="0"/>
              <w:jc w:val="center"/>
              <w:rPr>
                <w:kern w:val="0"/>
                <w:sz w:val="18"/>
                <w:szCs w:val="18"/>
              </w:rPr>
            </w:pPr>
            <w:r>
              <w:rPr>
                <w:kern w:val="0"/>
                <w:sz w:val="18"/>
                <w:szCs w:val="18"/>
              </w:rPr>
              <w:t>2.539063</w:t>
            </w:r>
          </w:p>
        </w:tc>
        <w:tc>
          <w:tcPr>
            <w:tcW w:w="588" w:type="dxa"/>
            <w:tcBorders>
              <w:top w:val="nil"/>
              <w:left w:val="nil"/>
              <w:bottom w:val="single" w:color="auto" w:sz="4" w:space="0"/>
              <w:right w:val="single" w:color="auto" w:sz="4" w:space="0"/>
            </w:tcBorders>
            <w:shd w:val="clear" w:color="auto" w:fill="auto"/>
            <w:vAlign w:val="center"/>
          </w:tcPr>
          <w:p w14:paraId="296294C2">
            <w:pPr>
              <w:widowControl/>
              <w:tabs>
                <w:tab w:val="decimal" w:pos="0"/>
              </w:tabs>
              <w:ind w:firstLine="0" w:firstLineChars="0"/>
              <w:jc w:val="center"/>
              <w:rPr>
                <w:kern w:val="0"/>
                <w:sz w:val="18"/>
                <w:szCs w:val="18"/>
              </w:rPr>
            </w:pPr>
            <w:r>
              <w:rPr>
                <w:kern w:val="0"/>
                <w:sz w:val="18"/>
                <w:szCs w:val="18"/>
              </w:rPr>
              <w:t>7</w:t>
            </w:r>
          </w:p>
        </w:tc>
        <w:tc>
          <w:tcPr>
            <w:tcW w:w="813" w:type="dxa"/>
            <w:tcBorders>
              <w:top w:val="nil"/>
              <w:left w:val="nil"/>
              <w:bottom w:val="single" w:color="auto" w:sz="4" w:space="0"/>
              <w:right w:val="single" w:color="auto" w:sz="4" w:space="0"/>
            </w:tcBorders>
            <w:vAlign w:val="center"/>
          </w:tcPr>
          <w:p w14:paraId="7DED9877">
            <w:pPr>
              <w:widowControl/>
              <w:tabs>
                <w:tab w:val="decimal" w:pos="0"/>
              </w:tabs>
              <w:ind w:firstLine="0" w:firstLineChars="0"/>
              <w:jc w:val="center"/>
              <w:rPr>
                <w:kern w:val="0"/>
                <w:sz w:val="18"/>
                <w:szCs w:val="18"/>
              </w:rPr>
            </w:pPr>
            <w:r>
              <w:rPr>
                <w:kern w:val="0"/>
                <w:sz w:val="18"/>
                <w:szCs w:val="18"/>
              </w:rPr>
              <w:t>232</w:t>
            </w:r>
          </w:p>
        </w:tc>
        <w:tc>
          <w:tcPr>
            <w:tcW w:w="1068" w:type="dxa"/>
            <w:tcBorders>
              <w:top w:val="nil"/>
              <w:left w:val="nil"/>
              <w:bottom w:val="single" w:color="auto" w:sz="4" w:space="0"/>
              <w:right w:val="single" w:color="auto" w:sz="4" w:space="0"/>
            </w:tcBorders>
            <w:vAlign w:val="center"/>
          </w:tcPr>
          <w:p w14:paraId="542DD318">
            <w:pPr>
              <w:widowControl/>
              <w:tabs>
                <w:tab w:val="decimal" w:pos="0"/>
              </w:tabs>
              <w:ind w:firstLine="0" w:firstLineChars="0"/>
              <w:jc w:val="center"/>
              <w:rPr>
                <w:kern w:val="0"/>
                <w:sz w:val="18"/>
                <w:szCs w:val="18"/>
              </w:rPr>
            </w:pPr>
            <w:r>
              <w:rPr>
                <w:kern w:val="0"/>
                <w:sz w:val="18"/>
                <w:szCs w:val="18"/>
              </w:rPr>
              <w:t>5.664063</w:t>
            </w:r>
          </w:p>
        </w:tc>
        <w:tc>
          <w:tcPr>
            <w:tcW w:w="426" w:type="dxa"/>
            <w:tcBorders>
              <w:top w:val="nil"/>
              <w:left w:val="nil"/>
              <w:bottom w:val="single" w:color="auto" w:sz="4" w:space="0"/>
              <w:right w:val="single" w:color="auto" w:sz="4" w:space="0"/>
            </w:tcBorders>
            <w:vAlign w:val="center"/>
          </w:tcPr>
          <w:p w14:paraId="0248C69F">
            <w:pPr>
              <w:widowControl/>
              <w:tabs>
                <w:tab w:val="decimal" w:pos="0"/>
              </w:tabs>
              <w:ind w:firstLine="0" w:firstLineChars="0"/>
              <w:jc w:val="center"/>
              <w:rPr>
                <w:kern w:val="0"/>
                <w:sz w:val="18"/>
                <w:szCs w:val="18"/>
              </w:rPr>
            </w:pPr>
            <w:r>
              <w:rPr>
                <w:kern w:val="0"/>
                <w:sz w:val="18"/>
                <w:szCs w:val="18"/>
              </w:rPr>
              <w:t>4</w:t>
            </w:r>
          </w:p>
        </w:tc>
        <w:tc>
          <w:tcPr>
            <w:tcW w:w="813" w:type="dxa"/>
            <w:tcBorders>
              <w:top w:val="nil"/>
              <w:left w:val="nil"/>
              <w:bottom w:val="single" w:color="auto" w:sz="4" w:space="0"/>
              <w:right w:val="single" w:color="auto" w:sz="4" w:space="0"/>
            </w:tcBorders>
            <w:vAlign w:val="center"/>
          </w:tcPr>
          <w:p w14:paraId="53F132A8">
            <w:pPr>
              <w:widowControl/>
              <w:tabs>
                <w:tab w:val="decimal" w:pos="0"/>
              </w:tabs>
              <w:ind w:firstLine="0" w:firstLineChars="0"/>
              <w:jc w:val="center"/>
              <w:rPr>
                <w:kern w:val="0"/>
                <w:sz w:val="18"/>
                <w:szCs w:val="18"/>
              </w:rPr>
            </w:pPr>
            <w:r>
              <w:rPr>
                <w:kern w:val="0"/>
                <w:sz w:val="18"/>
                <w:szCs w:val="18"/>
              </w:rPr>
              <w:t>360</w:t>
            </w:r>
          </w:p>
        </w:tc>
        <w:tc>
          <w:tcPr>
            <w:tcW w:w="1068" w:type="dxa"/>
            <w:tcBorders>
              <w:top w:val="nil"/>
              <w:left w:val="nil"/>
              <w:bottom w:val="single" w:color="auto" w:sz="4" w:space="0"/>
              <w:right w:val="single" w:color="auto" w:sz="4" w:space="0"/>
            </w:tcBorders>
            <w:vAlign w:val="center"/>
          </w:tcPr>
          <w:p w14:paraId="2CAD788F">
            <w:pPr>
              <w:widowControl/>
              <w:tabs>
                <w:tab w:val="decimal" w:pos="0"/>
              </w:tabs>
              <w:ind w:firstLine="0" w:firstLineChars="0"/>
              <w:jc w:val="center"/>
              <w:rPr>
                <w:kern w:val="0"/>
                <w:sz w:val="18"/>
                <w:szCs w:val="18"/>
              </w:rPr>
            </w:pPr>
            <w:r>
              <w:rPr>
                <w:kern w:val="0"/>
                <w:sz w:val="18"/>
                <w:szCs w:val="18"/>
              </w:rPr>
              <w:t>8.789063</w:t>
            </w:r>
          </w:p>
        </w:tc>
        <w:tc>
          <w:tcPr>
            <w:tcW w:w="426" w:type="dxa"/>
            <w:tcBorders>
              <w:top w:val="nil"/>
              <w:left w:val="nil"/>
              <w:bottom w:val="single" w:color="auto" w:sz="4" w:space="0"/>
              <w:right w:val="single" w:color="auto" w:sz="4" w:space="0"/>
            </w:tcBorders>
            <w:vAlign w:val="center"/>
          </w:tcPr>
          <w:p w14:paraId="43E4B1C2">
            <w:pPr>
              <w:widowControl/>
              <w:tabs>
                <w:tab w:val="decimal" w:pos="0"/>
              </w:tabs>
              <w:ind w:firstLine="0" w:firstLineChars="0"/>
              <w:jc w:val="center"/>
              <w:rPr>
                <w:kern w:val="0"/>
                <w:sz w:val="18"/>
                <w:szCs w:val="18"/>
              </w:rPr>
            </w:pPr>
            <w:r>
              <w:rPr>
                <w:kern w:val="0"/>
                <w:sz w:val="18"/>
                <w:szCs w:val="18"/>
              </w:rPr>
              <w:t>11</w:t>
            </w:r>
          </w:p>
        </w:tc>
        <w:tc>
          <w:tcPr>
            <w:tcW w:w="813" w:type="dxa"/>
            <w:tcBorders>
              <w:top w:val="nil"/>
              <w:left w:val="nil"/>
              <w:bottom w:val="single" w:color="auto" w:sz="4" w:space="0"/>
              <w:right w:val="single" w:color="auto" w:sz="4" w:space="0"/>
            </w:tcBorders>
            <w:vAlign w:val="center"/>
          </w:tcPr>
          <w:p w14:paraId="0C0A9AD6">
            <w:pPr>
              <w:widowControl/>
              <w:tabs>
                <w:tab w:val="decimal" w:pos="0"/>
              </w:tabs>
              <w:ind w:firstLine="0" w:firstLineChars="0"/>
              <w:jc w:val="center"/>
              <w:rPr>
                <w:kern w:val="0"/>
                <w:sz w:val="18"/>
                <w:szCs w:val="18"/>
              </w:rPr>
            </w:pPr>
            <w:r>
              <w:rPr>
                <w:kern w:val="0"/>
                <w:sz w:val="18"/>
                <w:szCs w:val="18"/>
              </w:rPr>
              <w:t>488</w:t>
            </w:r>
          </w:p>
        </w:tc>
        <w:tc>
          <w:tcPr>
            <w:tcW w:w="1109" w:type="dxa"/>
            <w:tcBorders>
              <w:top w:val="nil"/>
              <w:left w:val="nil"/>
              <w:bottom w:val="single" w:color="auto" w:sz="4" w:space="0"/>
              <w:right w:val="single" w:color="auto" w:sz="4" w:space="0"/>
            </w:tcBorders>
            <w:vAlign w:val="center"/>
          </w:tcPr>
          <w:p w14:paraId="35195B76">
            <w:pPr>
              <w:widowControl/>
              <w:tabs>
                <w:tab w:val="decimal" w:pos="0"/>
              </w:tabs>
              <w:ind w:firstLine="0" w:firstLineChars="0"/>
              <w:jc w:val="center"/>
              <w:rPr>
                <w:kern w:val="0"/>
                <w:sz w:val="18"/>
                <w:szCs w:val="18"/>
              </w:rPr>
            </w:pPr>
            <w:r>
              <w:rPr>
                <w:kern w:val="0"/>
                <w:sz w:val="18"/>
                <w:szCs w:val="18"/>
              </w:rPr>
              <w:t>11.914063</w:t>
            </w:r>
          </w:p>
        </w:tc>
        <w:tc>
          <w:tcPr>
            <w:tcW w:w="426" w:type="dxa"/>
            <w:tcBorders>
              <w:top w:val="nil"/>
              <w:left w:val="nil"/>
              <w:bottom w:val="single" w:color="auto" w:sz="4" w:space="0"/>
              <w:right w:val="single" w:color="auto" w:sz="4" w:space="0"/>
            </w:tcBorders>
            <w:vAlign w:val="center"/>
          </w:tcPr>
          <w:p w14:paraId="56A8F33C">
            <w:pPr>
              <w:widowControl/>
              <w:tabs>
                <w:tab w:val="decimal" w:pos="0"/>
              </w:tabs>
              <w:ind w:firstLine="0" w:firstLineChars="0"/>
              <w:jc w:val="center"/>
              <w:rPr>
                <w:kern w:val="0"/>
                <w:sz w:val="18"/>
                <w:szCs w:val="18"/>
              </w:rPr>
            </w:pPr>
            <w:r>
              <w:rPr>
                <w:kern w:val="0"/>
                <w:sz w:val="18"/>
                <w:szCs w:val="18"/>
              </w:rPr>
              <w:t>0</w:t>
            </w:r>
          </w:p>
        </w:tc>
      </w:tr>
      <w:tr w14:paraId="796503E4">
        <w:tblPrEx>
          <w:tblCellMar>
            <w:top w:w="0" w:type="dxa"/>
            <w:left w:w="108" w:type="dxa"/>
            <w:bottom w:w="0" w:type="dxa"/>
            <w:right w:w="108" w:type="dxa"/>
          </w:tblCellMar>
        </w:tblPrEx>
        <w:trPr>
          <w:trHeight w:val="270" w:hRule="atLeast"/>
          <w:jc w:val="center"/>
        </w:trPr>
        <w:tc>
          <w:tcPr>
            <w:tcW w:w="953" w:type="dxa"/>
            <w:tcBorders>
              <w:top w:val="nil"/>
              <w:left w:val="single" w:color="auto" w:sz="4" w:space="0"/>
              <w:bottom w:val="single" w:color="auto" w:sz="4" w:space="0"/>
              <w:right w:val="single" w:color="auto" w:sz="4" w:space="0"/>
            </w:tcBorders>
            <w:shd w:val="clear" w:color="auto" w:fill="auto"/>
            <w:vAlign w:val="center"/>
          </w:tcPr>
          <w:p w14:paraId="3337CCEF">
            <w:pPr>
              <w:widowControl/>
              <w:tabs>
                <w:tab w:val="decimal" w:pos="0"/>
              </w:tabs>
              <w:ind w:firstLine="0" w:firstLineChars="0"/>
              <w:jc w:val="center"/>
              <w:rPr>
                <w:kern w:val="0"/>
                <w:sz w:val="18"/>
                <w:szCs w:val="18"/>
              </w:rPr>
            </w:pPr>
            <w:r>
              <w:rPr>
                <w:kern w:val="0"/>
                <w:sz w:val="18"/>
                <w:szCs w:val="18"/>
              </w:rPr>
              <w:t>105</w:t>
            </w:r>
          </w:p>
        </w:tc>
        <w:tc>
          <w:tcPr>
            <w:tcW w:w="1068" w:type="dxa"/>
            <w:tcBorders>
              <w:top w:val="nil"/>
              <w:left w:val="nil"/>
              <w:bottom w:val="single" w:color="auto" w:sz="4" w:space="0"/>
              <w:right w:val="single" w:color="auto" w:sz="4" w:space="0"/>
            </w:tcBorders>
            <w:shd w:val="clear" w:color="auto" w:fill="auto"/>
            <w:vAlign w:val="center"/>
          </w:tcPr>
          <w:p w14:paraId="49050998">
            <w:pPr>
              <w:widowControl/>
              <w:tabs>
                <w:tab w:val="decimal" w:pos="0"/>
              </w:tabs>
              <w:ind w:firstLine="0" w:firstLineChars="0"/>
              <w:jc w:val="center"/>
              <w:rPr>
                <w:kern w:val="0"/>
                <w:sz w:val="18"/>
                <w:szCs w:val="18"/>
              </w:rPr>
            </w:pPr>
            <w:r>
              <w:rPr>
                <w:kern w:val="0"/>
                <w:sz w:val="18"/>
                <w:szCs w:val="18"/>
              </w:rPr>
              <w:t>2.563477</w:t>
            </w:r>
          </w:p>
        </w:tc>
        <w:tc>
          <w:tcPr>
            <w:tcW w:w="588" w:type="dxa"/>
            <w:tcBorders>
              <w:top w:val="nil"/>
              <w:left w:val="nil"/>
              <w:bottom w:val="single" w:color="auto" w:sz="4" w:space="0"/>
              <w:right w:val="single" w:color="auto" w:sz="4" w:space="0"/>
            </w:tcBorders>
            <w:shd w:val="clear" w:color="auto" w:fill="auto"/>
            <w:vAlign w:val="center"/>
          </w:tcPr>
          <w:p w14:paraId="04BC53DF">
            <w:pPr>
              <w:widowControl/>
              <w:tabs>
                <w:tab w:val="decimal" w:pos="0"/>
              </w:tabs>
              <w:ind w:firstLine="0" w:firstLineChars="0"/>
              <w:jc w:val="center"/>
              <w:rPr>
                <w:kern w:val="0"/>
                <w:sz w:val="18"/>
                <w:szCs w:val="18"/>
              </w:rPr>
            </w:pPr>
            <w:r>
              <w:rPr>
                <w:kern w:val="0"/>
                <w:sz w:val="18"/>
                <w:szCs w:val="18"/>
              </w:rPr>
              <w:t>8</w:t>
            </w:r>
          </w:p>
        </w:tc>
        <w:tc>
          <w:tcPr>
            <w:tcW w:w="813" w:type="dxa"/>
            <w:tcBorders>
              <w:top w:val="nil"/>
              <w:left w:val="nil"/>
              <w:bottom w:val="single" w:color="auto" w:sz="4" w:space="0"/>
              <w:right w:val="single" w:color="auto" w:sz="4" w:space="0"/>
            </w:tcBorders>
            <w:vAlign w:val="center"/>
          </w:tcPr>
          <w:p w14:paraId="05F9CC6C">
            <w:pPr>
              <w:widowControl/>
              <w:tabs>
                <w:tab w:val="decimal" w:pos="0"/>
              </w:tabs>
              <w:ind w:firstLine="0" w:firstLineChars="0"/>
              <w:jc w:val="center"/>
              <w:rPr>
                <w:kern w:val="0"/>
                <w:sz w:val="18"/>
                <w:szCs w:val="18"/>
              </w:rPr>
            </w:pPr>
            <w:r>
              <w:rPr>
                <w:kern w:val="0"/>
                <w:sz w:val="18"/>
                <w:szCs w:val="18"/>
              </w:rPr>
              <w:t>233</w:t>
            </w:r>
          </w:p>
        </w:tc>
        <w:tc>
          <w:tcPr>
            <w:tcW w:w="1068" w:type="dxa"/>
            <w:tcBorders>
              <w:top w:val="nil"/>
              <w:left w:val="nil"/>
              <w:bottom w:val="single" w:color="auto" w:sz="4" w:space="0"/>
              <w:right w:val="single" w:color="auto" w:sz="4" w:space="0"/>
            </w:tcBorders>
            <w:vAlign w:val="center"/>
          </w:tcPr>
          <w:p w14:paraId="5111AE49">
            <w:pPr>
              <w:widowControl/>
              <w:tabs>
                <w:tab w:val="decimal" w:pos="0"/>
              </w:tabs>
              <w:ind w:firstLine="0" w:firstLineChars="0"/>
              <w:jc w:val="center"/>
              <w:rPr>
                <w:kern w:val="0"/>
                <w:sz w:val="18"/>
                <w:szCs w:val="18"/>
              </w:rPr>
            </w:pPr>
            <w:r>
              <w:rPr>
                <w:kern w:val="0"/>
                <w:sz w:val="18"/>
                <w:szCs w:val="18"/>
              </w:rPr>
              <w:t>5.688477</w:t>
            </w:r>
          </w:p>
        </w:tc>
        <w:tc>
          <w:tcPr>
            <w:tcW w:w="426" w:type="dxa"/>
            <w:tcBorders>
              <w:top w:val="nil"/>
              <w:left w:val="nil"/>
              <w:bottom w:val="single" w:color="auto" w:sz="4" w:space="0"/>
              <w:right w:val="single" w:color="auto" w:sz="4" w:space="0"/>
            </w:tcBorders>
            <w:vAlign w:val="center"/>
          </w:tcPr>
          <w:p w14:paraId="1FBD76C6">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4C461BEF">
            <w:pPr>
              <w:widowControl/>
              <w:tabs>
                <w:tab w:val="decimal" w:pos="0"/>
              </w:tabs>
              <w:ind w:firstLine="0" w:firstLineChars="0"/>
              <w:jc w:val="center"/>
              <w:rPr>
                <w:kern w:val="0"/>
                <w:sz w:val="18"/>
                <w:szCs w:val="18"/>
              </w:rPr>
            </w:pPr>
            <w:r>
              <w:rPr>
                <w:kern w:val="0"/>
                <w:sz w:val="18"/>
                <w:szCs w:val="18"/>
              </w:rPr>
              <w:t>361</w:t>
            </w:r>
          </w:p>
        </w:tc>
        <w:tc>
          <w:tcPr>
            <w:tcW w:w="1068" w:type="dxa"/>
            <w:tcBorders>
              <w:top w:val="nil"/>
              <w:left w:val="nil"/>
              <w:bottom w:val="single" w:color="auto" w:sz="4" w:space="0"/>
              <w:right w:val="single" w:color="auto" w:sz="4" w:space="0"/>
            </w:tcBorders>
            <w:vAlign w:val="center"/>
          </w:tcPr>
          <w:p w14:paraId="19FA462F">
            <w:pPr>
              <w:widowControl/>
              <w:tabs>
                <w:tab w:val="decimal" w:pos="0"/>
              </w:tabs>
              <w:ind w:firstLine="0" w:firstLineChars="0"/>
              <w:jc w:val="center"/>
              <w:rPr>
                <w:kern w:val="0"/>
                <w:sz w:val="18"/>
                <w:szCs w:val="18"/>
              </w:rPr>
            </w:pPr>
            <w:r>
              <w:rPr>
                <w:kern w:val="0"/>
                <w:sz w:val="18"/>
                <w:szCs w:val="18"/>
              </w:rPr>
              <w:t>8.813477</w:t>
            </w:r>
          </w:p>
        </w:tc>
        <w:tc>
          <w:tcPr>
            <w:tcW w:w="426" w:type="dxa"/>
            <w:tcBorders>
              <w:top w:val="nil"/>
              <w:left w:val="nil"/>
              <w:bottom w:val="single" w:color="auto" w:sz="4" w:space="0"/>
              <w:right w:val="single" w:color="auto" w:sz="4" w:space="0"/>
            </w:tcBorders>
            <w:vAlign w:val="center"/>
          </w:tcPr>
          <w:p w14:paraId="328515DC">
            <w:pPr>
              <w:widowControl/>
              <w:tabs>
                <w:tab w:val="decimal" w:pos="0"/>
              </w:tabs>
              <w:ind w:firstLine="0" w:firstLineChars="0"/>
              <w:jc w:val="center"/>
              <w:rPr>
                <w:kern w:val="0"/>
                <w:sz w:val="18"/>
                <w:szCs w:val="18"/>
              </w:rPr>
            </w:pPr>
            <w:r>
              <w:rPr>
                <w:kern w:val="0"/>
                <w:sz w:val="18"/>
                <w:szCs w:val="18"/>
              </w:rPr>
              <w:t>3</w:t>
            </w:r>
          </w:p>
        </w:tc>
        <w:tc>
          <w:tcPr>
            <w:tcW w:w="813" w:type="dxa"/>
            <w:tcBorders>
              <w:top w:val="nil"/>
              <w:left w:val="nil"/>
              <w:bottom w:val="single" w:color="auto" w:sz="4" w:space="0"/>
              <w:right w:val="single" w:color="auto" w:sz="4" w:space="0"/>
            </w:tcBorders>
            <w:vAlign w:val="center"/>
          </w:tcPr>
          <w:p w14:paraId="65DF2007">
            <w:pPr>
              <w:widowControl/>
              <w:tabs>
                <w:tab w:val="decimal" w:pos="0"/>
              </w:tabs>
              <w:ind w:firstLine="0" w:firstLineChars="0"/>
              <w:jc w:val="center"/>
              <w:rPr>
                <w:kern w:val="0"/>
                <w:sz w:val="18"/>
                <w:szCs w:val="18"/>
              </w:rPr>
            </w:pPr>
            <w:r>
              <w:rPr>
                <w:kern w:val="0"/>
                <w:sz w:val="18"/>
                <w:szCs w:val="18"/>
              </w:rPr>
              <w:t>489</w:t>
            </w:r>
          </w:p>
        </w:tc>
        <w:tc>
          <w:tcPr>
            <w:tcW w:w="1109" w:type="dxa"/>
            <w:tcBorders>
              <w:top w:val="nil"/>
              <w:left w:val="nil"/>
              <w:bottom w:val="single" w:color="auto" w:sz="4" w:space="0"/>
              <w:right w:val="single" w:color="auto" w:sz="4" w:space="0"/>
            </w:tcBorders>
            <w:vAlign w:val="center"/>
          </w:tcPr>
          <w:p w14:paraId="1773ECF4">
            <w:pPr>
              <w:widowControl/>
              <w:tabs>
                <w:tab w:val="decimal" w:pos="0"/>
              </w:tabs>
              <w:ind w:firstLine="0" w:firstLineChars="0"/>
              <w:jc w:val="center"/>
              <w:rPr>
                <w:kern w:val="0"/>
                <w:sz w:val="18"/>
                <w:szCs w:val="18"/>
              </w:rPr>
            </w:pPr>
            <w:r>
              <w:rPr>
                <w:kern w:val="0"/>
                <w:sz w:val="18"/>
                <w:szCs w:val="18"/>
              </w:rPr>
              <w:t>11.938477</w:t>
            </w:r>
          </w:p>
        </w:tc>
        <w:tc>
          <w:tcPr>
            <w:tcW w:w="426" w:type="dxa"/>
            <w:tcBorders>
              <w:top w:val="nil"/>
              <w:left w:val="nil"/>
              <w:bottom w:val="single" w:color="auto" w:sz="4" w:space="0"/>
              <w:right w:val="single" w:color="auto" w:sz="4" w:space="0"/>
            </w:tcBorders>
            <w:vAlign w:val="center"/>
          </w:tcPr>
          <w:p w14:paraId="7CF32198">
            <w:pPr>
              <w:widowControl/>
              <w:tabs>
                <w:tab w:val="decimal" w:pos="0"/>
              </w:tabs>
              <w:ind w:firstLine="0" w:firstLineChars="0"/>
              <w:jc w:val="center"/>
              <w:rPr>
                <w:kern w:val="0"/>
                <w:sz w:val="18"/>
                <w:szCs w:val="18"/>
              </w:rPr>
            </w:pPr>
            <w:r>
              <w:rPr>
                <w:kern w:val="0"/>
                <w:sz w:val="18"/>
                <w:szCs w:val="18"/>
              </w:rPr>
              <w:t>4</w:t>
            </w:r>
          </w:p>
        </w:tc>
      </w:tr>
      <w:tr w14:paraId="0ECFFC2C">
        <w:tblPrEx>
          <w:tblCellMar>
            <w:top w:w="0" w:type="dxa"/>
            <w:left w:w="108" w:type="dxa"/>
            <w:bottom w:w="0" w:type="dxa"/>
            <w:right w:w="108" w:type="dxa"/>
          </w:tblCellMar>
        </w:tblPrEx>
        <w:trPr>
          <w:trHeight w:val="270" w:hRule="atLeast"/>
          <w:jc w:val="center"/>
        </w:trPr>
        <w:tc>
          <w:tcPr>
            <w:tcW w:w="953" w:type="dxa"/>
            <w:tcBorders>
              <w:top w:val="nil"/>
              <w:left w:val="single" w:color="auto" w:sz="4" w:space="0"/>
              <w:bottom w:val="single" w:color="auto" w:sz="4" w:space="0"/>
              <w:right w:val="single" w:color="auto" w:sz="4" w:space="0"/>
            </w:tcBorders>
            <w:shd w:val="clear" w:color="auto" w:fill="auto"/>
            <w:vAlign w:val="center"/>
          </w:tcPr>
          <w:p w14:paraId="625FB9BA">
            <w:pPr>
              <w:widowControl/>
              <w:tabs>
                <w:tab w:val="decimal" w:pos="0"/>
              </w:tabs>
              <w:ind w:firstLine="0" w:firstLineChars="0"/>
              <w:jc w:val="center"/>
              <w:rPr>
                <w:kern w:val="0"/>
                <w:sz w:val="18"/>
                <w:szCs w:val="18"/>
              </w:rPr>
            </w:pPr>
            <w:r>
              <w:rPr>
                <w:kern w:val="0"/>
                <w:sz w:val="18"/>
                <w:szCs w:val="18"/>
              </w:rPr>
              <w:t>106</w:t>
            </w:r>
          </w:p>
        </w:tc>
        <w:tc>
          <w:tcPr>
            <w:tcW w:w="1068" w:type="dxa"/>
            <w:tcBorders>
              <w:top w:val="nil"/>
              <w:left w:val="nil"/>
              <w:bottom w:val="single" w:color="auto" w:sz="4" w:space="0"/>
              <w:right w:val="single" w:color="auto" w:sz="4" w:space="0"/>
            </w:tcBorders>
            <w:shd w:val="clear" w:color="auto" w:fill="auto"/>
            <w:vAlign w:val="center"/>
          </w:tcPr>
          <w:p w14:paraId="0230DBE1">
            <w:pPr>
              <w:widowControl/>
              <w:tabs>
                <w:tab w:val="decimal" w:pos="0"/>
              </w:tabs>
              <w:ind w:firstLine="0" w:firstLineChars="0"/>
              <w:jc w:val="center"/>
              <w:rPr>
                <w:kern w:val="0"/>
                <w:sz w:val="18"/>
                <w:szCs w:val="18"/>
              </w:rPr>
            </w:pPr>
            <w:r>
              <w:rPr>
                <w:kern w:val="0"/>
                <w:sz w:val="18"/>
                <w:szCs w:val="18"/>
              </w:rPr>
              <w:t>2.587891</w:t>
            </w:r>
          </w:p>
        </w:tc>
        <w:tc>
          <w:tcPr>
            <w:tcW w:w="588" w:type="dxa"/>
            <w:tcBorders>
              <w:top w:val="nil"/>
              <w:left w:val="nil"/>
              <w:bottom w:val="single" w:color="auto" w:sz="4" w:space="0"/>
              <w:right w:val="single" w:color="auto" w:sz="4" w:space="0"/>
            </w:tcBorders>
            <w:shd w:val="clear" w:color="auto" w:fill="auto"/>
            <w:vAlign w:val="center"/>
          </w:tcPr>
          <w:p w14:paraId="4D17260A">
            <w:pPr>
              <w:widowControl/>
              <w:tabs>
                <w:tab w:val="decimal" w:pos="0"/>
              </w:tabs>
              <w:ind w:firstLine="0" w:firstLineChars="0"/>
              <w:jc w:val="center"/>
              <w:rPr>
                <w:kern w:val="0"/>
                <w:sz w:val="18"/>
                <w:szCs w:val="18"/>
              </w:rPr>
            </w:pPr>
            <w:r>
              <w:rPr>
                <w:kern w:val="0"/>
                <w:sz w:val="18"/>
                <w:szCs w:val="18"/>
              </w:rPr>
              <w:t>8</w:t>
            </w:r>
          </w:p>
        </w:tc>
        <w:tc>
          <w:tcPr>
            <w:tcW w:w="813" w:type="dxa"/>
            <w:tcBorders>
              <w:top w:val="nil"/>
              <w:left w:val="nil"/>
              <w:bottom w:val="single" w:color="auto" w:sz="4" w:space="0"/>
              <w:right w:val="single" w:color="auto" w:sz="4" w:space="0"/>
            </w:tcBorders>
            <w:vAlign w:val="center"/>
          </w:tcPr>
          <w:p w14:paraId="77A5A1DD">
            <w:pPr>
              <w:widowControl/>
              <w:tabs>
                <w:tab w:val="decimal" w:pos="0"/>
              </w:tabs>
              <w:ind w:firstLine="0" w:firstLineChars="0"/>
              <w:jc w:val="center"/>
              <w:rPr>
                <w:kern w:val="0"/>
                <w:sz w:val="18"/>
                <w:szCs w:val="18"/>
              </w:rPr>
            </w:pPr>
            <w:r>
              <w:rPr>
                <w:kern w:val="0"/>
                <w:sz w:val="18"/>
                <w:szCs w:val="18"/>
              </w:rPr>
              <w:t>234</w:t>
            </w:r>
          </w:p>
        </w:tc>
        <w:tc>
          <w:tcPr>
            <w:tcW w:w="1068" w:type="dxa"/>
            <w:tcBorders>
              <w:top w:val="nil"/>
              <w:left w:val="nil"/>
              <w:bottom w:val="single" w:color="auto" w:sz="4" w:space="0"/>
              <w:right w:val="single" w:color="auto" w:sz="4" w:space="0"/>
            </w:tcBorders>
            <w:vAlign w:val="center"/>
          </w:tcPr>
          <w:p w14:paraId="093E3D45">
            <w:pPr>
              <w:widowControl/>
              <w:tabs>
                <w:tab w:val="decimal" w:pos="0"/>
              </w:tabs>
              <w:ind w:firstLine="0" w:firstLineChars="0"/>
              <w:jc w:val="center"/>
              <w:rPr>
                <w:kern w:val="0"/>
                <w:sz w:val="18"/>
                <w:szCs w:val="18"/>
              </w:rPr>
            </w:pPr>
            <w:r>
              <w:rPr>
                <w:kern w:val="0"/>
                <w:sz w:val="18"/>
                <w:szCs w:val="18"/>
              </w:rPr>
              <w:t>5.712891</w:t>
            </w:r>
          </w:p>
        </w:tc>
        <w:tc>
          <w:tcPr>
            <w:tcW w:w="426" w:type="dxa"/>
            <w:tcBorders>
              <w:top w:val="nil"/>
              <w:left w:val="nil"/>
              <w:bottom w:val="single" w:color="auto" w:sz="4" w:space="0"/>
              <w:right w:val="single" w:color="auto" w:sz="4" w:space="0"/>
            </w:tcBorders>
            <w:vAlign w:val="center"/>
          </w:tcPr>
          <w:p w14:paraId="0F4F7E42">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0A2E9E4A">
            <w:pPr>
              <w:widowControl/>
              <w:tabs>
                <w:tab w:val="decimal" w:pos="0"/>
              </w:tabs>
              <w:ind w:firstLine="0" w:firstLineChars="0"/>
              <w:jc w:val="center"/>
              <w:rPr>
                <w:kern w:val="0"/>
                <w:sz w:val="18"/>
                <w:szCs w:val="18"/>
              </w:rPr>
            </w:pPr>
            <w:r>
              <w:rPr>
                <w:kern w:val="0"/>
                <w:sz w:val="18"/>
                <w:szCs w:val="18"/>
              </w:rPr>
              <w:t>362</w:t>
            </w:r>
          </w:p>
        </w:tc>
        <w:tc>
          <w:tcPr>
            <w:tcW w:w="1068" w:type="dxa"/>
            <w:tcBorders>
              <w:top w:val="nil"/>
              <w:left w:val="nil"/>
              <w:bottom w:val="single" w:color="auto" w:sz="4" w:space="0"/>
              <w:right w:val="single" w:color="auto" w:sz="4" w:space="0"/>
            </w:tcBorders>
            <w:vAlign w:val="center"/>
          </w:tcPr>
          <w:p w14:paraId="4F0150D5">
            <w:pPr>
              <w:widowControl/>
              <w:tabs>
                <w:tab w:val="decimal" w:pos="0"/>
              </w:tabs>
              <w:ind w:firstLine="0" w:firstLineChars="0"/>
              <w:jc w:val="center"/>
              <w:rPr>
                <w:kern w:val="0"/>
                <w:sz w:val="18"/>
                <w:szCs w:val="18"/>
              </w:rPr>
            </w:pPr>
            <w:r>
              <w:rPr>
                <w:kern w:val="0"/>
                <w:sz w:val="18"/>
                <w:szCs w:val="18"/>
              </w:rPr>
              <w:t>8.837891</w:t>
            </w:r>
          </w:p>
        </w:tc>
        <w:tc>
          <w:tcPr>
            <w:tcW w:w="426" w:type="dxa"/>
            <w:tcBorders>
              <w:top w:val="nil"/>
              <w:left w:val="nil"/>
              <w:bottom w:val="single" w:color="auto" w:sz="4" w:space="0"/>
              <w:right w:val="single" w:color="auto" w:sz="4" w:space="0"/>
            </w:tcBorders>
            <w:vAlign w:val="center"/>
          </w:tcPr>
          <w:p w14:paraId="6BBAAA48">
            <w:pPr>
              <w:widowControl/>
              <w:tabs>
                <w:tab w:val="decimal" w:pos="0"/>
              </w:tabs>
              <w:ind w:firstLine="0" w:firstLineChars="0"/>
              <w:jc w:val="center"/>
              <w:rPr>
                <w:kern w:val="0"/>
                <w:sz w:val="18"/>
                <w:szCs w:val="18"/>
              </w:rPr>
            </w:pPr>
            <w:r>
              <w:rPr>
                <w:kern w:val="0"/>
                <w:sz w:val="18"/>
                <w:szCs w:val="18"/>
              </w:rPr>
              <w:t>2</w:t>
            </w:r>
          </w:p>
        </w:tc>
        <w:tc>
          <w:tcPr>
            <w:tcW w:w="813" w:type="dxa"/>
            <w:tcBorders>
              <w:top w:val="nil"/>
              <w:left w:val="nil"/>
              <w:bottom w:val="single" w:color="auto" w:sz="4" w:space="0"/>
              <w:right w:val="single" w:color="auto" w:sz="4" w:space="0"/>
            </w:tcBorders>
            <w:vAlign w:val="center"/>
          </w:tcPr>
          <w:p w14:paraId="5EE15229">
            <w:pPr>
              <w:widowControl/>
              <w:tabs>
                <w:tab w:val="decimal" w:pos="0"/>
              </w:tabs>
              <w:ind w:firstLine="0" w:firstLineChars="0"/>
              <w:jc w:val="center"/>
              <w:rPr>
                <w:kern w:val="0"/>
                <w:sz w:val="18"/>
                <w:szCs w:val="18"/>
              </w:rPr>
            </w:pPr>
            <w:r>
              <w:rPr>
                <w:kern w:val="0"/>
                <w:sz w:val="18"/>
                <w:szCs w:val="18"/>
              </w:rPr>
              <w:t>490</w:t>
            </w:r>
          </w:p>
        </w:tc>
        <w:tc>
          <w:tcPr>
            <w:tcW w:w="1109" w:type="dxa"/>
            <w:tcBorders>
              <w:top w:val="nil"/>
              <w:left w:val="nil"/>
              <w:bottom w:val="single" w:color="auto" w:sz="4" w:space="0"/>
              <w:right w:val="single" w:color="auto" w:sz="4" w:space="0"/>
            </w:tcBorders>
            <w:vAlign w:val="center"/>
          </w:tcPr>
          <w:p w14:paraId="2D6117C6">
            <w:pPr>
              <w:widowControl/>
              <w:tabs>
                <w:tab w:val="decimal" w:pos="0"/>
              </w:tabs>
              <w:ind w:firstLine="0" w:firstLineChars="0"/>
              <w:jc w:val="center"/>
              <w:rPr>
                <w:kern w:val="0"/>
                <w:sz w:val="18"/>
                <w:szCs w:val="18"/>
              </w:rPr>
            </w:pPr>
            <w:r>
              <w:rPr>
                <w:kern w:val="0"/>
                <w:sz w:val="18"/>
                <w:szCs w:val="18"/>
              </w:rPr>
              <w:t>11.962891</w:t>
            </w:r>
          </w:p>
        </w:tc>
        <w:tc>
          <w:tcPr>
            <w:tcW w:w="426" w:type="dxa"/>
            <w:tcBorders>
              <w:top w:val="nil"/>
              <w:left w:val="nil"/>
              <w:bottom w:val="single" w:color="auto" w:sz="4" w:space="0"/>
              <w:right w:val="single" w:color="auto" w:sz="4" w:space="0"/>
            </w:tcBorders>
            <w:vAlign w:val="center"/>
          </w:tcPr>
          <w:p w14:paraId="57B82ADC">
            <w:pPr>
              <w:widowControl/>
              <w:tabs>
                <w:tab w:val="decimal" w:pos="0"/>
              </w:tabs>
              <w:ind w:firstLine="0" w:firstLineChars="0"/>
              <w:jc w:val="center"/>
              <w:rPr>
                <w:kern w:val="0"/>
                <w:sz w:val="18"/>
                <w:szCs w:val="18"/>
              </w:rPr>
            </w:pPr>
            <w:r>
              <w:rPr>
                <w:kern w:val="0"/>
                <w:sz w:val="18"/>
                <w:szCs w:val="18"/>
              </w:rPr>
              <w:t>7</w:t>
            </w:r>
          </w:p>
        </w:tc>
      </w:tr>
      <w:tr w14:paraId="59FA5A4F">
        <w:tblPrEx>
          <w:tblCellMar>
            <w:top w:w="0" w:type="dxa"/>
            <w:left w:w="108" w:type="dxa"/>
            <w:bottom w:w="0" w:type="dxa"/>
            <w:right w:w="108" w:type="dxa"/>
          </w:tblCellMar>
        </w:tblPrEx>
        <w:trPr>
          <w:trHeight w:val="270" w:hRule="atLeast"/>
          <w:jc w:val="center"/>
        </w:trPr>
        <w:tc>
          <w:tcPr>
            <w:tcW w:w="953" w:type="dxa"/>
            <w:tcBorders>
              <w:top w:val="nil"/>
              <w:left w:val="single" w:color="auto" w:sz="4" w:space="0"/>
              <w:bottom w:val="single" w:color="auto" w:sz="4" w:space="0"/>
              <w:right w:val="single" w:color="auto" w:sz="4" w:space="0"/>
            </w:tcBorders>
            <w:shd w:val="clear" w:color="auto" w:fill="auto"/>
            <w:vAlign w:val="center"/>
          </w:tcPr>
          <w:p w14:paraId="7EF4CF72">
            <w:pPr>
              <w:widowControl/>
              <w:tabs>
                <w:tab w:val="decimal" w:pos="0"/>
              </w:tabs>
              <w:ind w:firstLine="0" w:firstLineChars="0"/>
              <w:jc w:val="center"/>
              <w:rPr>
                <w:kern w:val="0"/>
                <w:sz w:val="18"/>
                <w:szCs w:val="18"/>
              </w:rPr>
            </w:pPr>
            <w:r>
              <w:rPr>
                <w:kern w:val="0"/>
                <w:sz w:val="18"/>
                <w:szCs w:val="18"/>
              </w:rPr>
              <w:t>107</w:t>
            </w:r>
          </w:p>
        </w:tc>
        <w:tc>
          <w:tcPr>
            <w:tcW w:w="1068" w:type="dxa"/>
            <w:tcBorders>
              <w:top w:val="nil"/>
              <w:left w:val="nil"/>
              <w:bottom w:val="single" w:color="auto" w:sz="4" w:space="0"/>
              <w:right w:val="single" w:color="auto" w:sz="4" w:space="0"/>
            </w:tcBorders>
            <w:shd w:val="clear" w:color="auto" w:fill="auto"/>
            <w:vAlign w:val="center"/>
          </w:tcPr>
          <w:p w14:paraId="0F21BFA5">
            <w:pPr>
              <w:widowControl/>
              <w:tabs>
                <w:tab w:val="decimal" w:pos="0"/>
              </w:tabs>
              <w:ind w:firstLine="0" w:firstLineChars="0"/>
              <w:jc w:val="center"/>
              <w:rPr>
                <w:kern w:val="0"/>
                <w:sz w:val="18"/>
                <w:szCs w:val="18"/>
              </w:rPr>
            </w:pPr>
            <w:r>
              <w:rPr>
                <w:kern w:val="0"/>
                <w:sz w:val="18"/>
                <w:szCs w:val="18"/>
              </w:rPr>
              <w:t>2.612305</w:t>
            </w:r>
          </w:p>
        </w:tc>
        <w:tc>
          <w:tcPr>
            <w:tcW w:w="588" w:type="dxa"/>
            <w:tcBorders>
              <w:top w:val="nil"/>
              <w:left w:val="nil"/>
              <w:bottom w:val="single" w:color="auto" w:sz="4" w:space="0"/>
              <w:right w:val="single" w:color="auto" w:sz="4" w:space="0"/>
            </w:tcBorders>
            <w:shd w:val="clear" w:color="auto" w:fill="auto"/>
            <w:vAlign w:val="center"/>
          </w:tcPr>
          <w:p w14:paraId="4C72A6E8">
            <w:pPr>
              <w:widowControl/>
              <w:tabs>
                <w:tab w:val="decimal" w:pos="0"/>
              </w:tabs>
              <w:ind w:firstLine="0" w:firstLineChars="0"/>
              <w:jc w:val="center"/>
              <w:rPr>
                <w:kern w:val="0"/>
                <w:sz w:val="18"/>
                <w:szCs w:val="18"/>
              </w:rPr>
            </w:pPr>
            <w:r>
              <w:rPr>
                <w:kern w:val="0"/>
                <w:sz w:val="18"/>
                <w:szCs w:val="18"/>
              </w:rPr>
              <w:t>3</w:t>
            </w:r>
          </w:p>
        </w:tc>
        <w:tc>
          <w:tcPr>
            <w:tcW w:w="813" w:type="dxa"/>
            <w:tcBorders>
              <w:top w:val="nil"/>
              <w:left w:val="nil"/>
              <w:bottom w:val="single" w:color="auto" w:sz="4" w:space="0"/>
              <w:right w:val="single" w:color="auto" w:sz="4" w:space="0"/>
            </w:tcBorders>
            <w:vAlign w:val="center"/>
          </w:tcPr>
          <w:p w14:paraId="1B346A1F">
            <w:pPr>
              <w:widowControl/>
              <w:tabs>
                <w:tab w:val="decimal" w:pos="0"/>
              </w:tabs>
              <w:ind w:firstLine="0" w:firstLineChars="0"/>
              <w:jc w:val="center"/>
              <w:rPr>
                <w:kern w:val="0"/>
                <w:sz w:val="18"/>
                <w:szCs w:val="18"/>
              </w:rPr>
            </w:pPr>
            <w:r>
              <w:rPr>
                <w:kern w:val="0"/>
                <w:sz w:val="18"/>
                <w:szCs w:val="18"/>
              </w:rPr>
              <w:t>235</w:t>
            </w:r>
          </w:p>
        </w:tc>
        <w:tc>
          <w:tcPr>
            <w:tcW w:w="1068" w:type="dxa"/>
            <w:tcBorders>
              <w:top w:val="nil"/>
              <w:left w:val="nil"/>
              <w:bottom w:val="single" w:color="auto" w:sz="4" w:space="0"/>
              <w:right w:val="single" w:color="auto" w:sz="4" w:space="0"/>
            </w:tcBorders>
            <w:vAlign w:val="center"/>
          </w:tcPr>
          <w:p w14:paraId="17EDF543">
            <w:pPr>
              <w:widowControl/>
              <w:tabs>
                <w:tab w:val="decimal" w:pos="0"/>
              </w:tabs>
              <w:ind w:firstLine="0" w:firstLineChars="0"/>
              <w:jc w:val="center"/>
              <w:rPr>
                <w:kern w:val="0"/>
                <w:sz w:val="18"/>
                <w:szCs w:val="18"/>
              </w:rPr>
            </w:pPr>
            <w:r>
              <w:rPr>
                <w:kern w:val="0"/>
                <w:sz w:val="18"/>
                <w:szCs w:val="18"/>
              </w:rPr>
              <w:t>5.737305</w:t>
            </w:r>
          </w:p>
        </w:tc>
        <w:tc>
          <w:tcPr>
            <w:tcW w:w="426" w:type="dxa"/>
            <w:tcBorders>
              <w:top w:val="nil"/>
              <w:left w:val="nil"/>
              <w:bottom w:val="single" w:color="auto" w:sz="4" w:space="0"/>
              <w:right w:val="single" w:color="auto" w:sz="4" w:space="0"/>
            </w:tcBorders>
            <w:vAlign w:val="center"/>
          </w:tcPr>
          <w:p w14:paraId="1B609C63">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7CDDF2E3">
            <w:pPr>
              <w:widowControl/>
              <w:tabs>
                <w:tab w:val="decimal" w:pos="0"/>
              </w:tabs>
              <w:ind w:firstLine="0" w:firstLineChars="0"/>
              <w:jc w:val="center"/>
              <w:rPr>
                <w:kern w:val="0"/>
                <w:sz w:val="18"/>
                <w:szCs w:val="18"/>
              </w:rPr>
            </w:pPr>
            <w:r>
              <w:rPr>
                <w:kern w:val="0"/>
                <w:sz w:val="18"/>
                <w:szCs w:val="18"/>
              </w:rPr>
              <w:t>363</w:t>
            </w:r>
          </w:p>
        </w:tc>
        <w:tc>
          <w:tcPr>
            <w:tcW w:w="1068" w:type="dxa"/>
            <w:tcBorders>
              <w:top w:val="nil"/>
              <w:left w:val="nil"/>
              <w:bottom w:val="single" w:color="auto" w:sz="4" w:space="0"/>
              <w:right w:val="single" w:color="auto" w:sz="4" w:space="0"/>
            </w:tcBorders>
            <w:vAlign w:val="center"/>
          </w:tcPr>
          <w:p w14:paraId="32D4EE7B">
            <w:pPr>
              <w:widowControl/>
              <w:tabs>
                <w:tab w:val="decimal" w:pos="0"/>
              </w:tabs>
              <w:ind w:firstLine="0" w:firstLineChars="0"/>
              <w:jc w:val="center"/>
              <w:rPr>
                <w:kern w:val="0"/>
                <w:sz w:val="18"/>
                <w:szCs w:val="18"/>
              </w:rPr>
            </w:pPr>
            <w:r>
              <w:rPr>
                <w:kern w:val="0"/>
                <w:sz w:val="18"/>
                <w:szCs w:val="18"/>
              </w:rPr>
              <w:t>8.862305</w:t>
            </w:r>
          </w:p>
        </w:tc>
        <w:tc>
          <w:tcPr>
            <w:tcW w:w="426" w:type="dxa"/>
            <w:tcBorders>
              <w:top w:val="nil"/>
              <w:left w:val="nil"/>
              <w:bottom w:val="single" w:color="auto" w:sz="4" w:space="0"/>
              <w:right w:val="single" w:color="auto" w:sz="4" w:space="0"/>
            </w:tcBorders>
            <w:vAlign w:val="center"/>
          </w:tcPr>
          <w:p w14:paraId="1C402B48">
            <w:pPr>
              <w:widowControl/>
              <w:tabs>
                <w:tab w:val="decimal" w:pos="0"/>
              </w:tabs>
              <w:ind w:firstLine="0" w:firstLineChars="0"/>
              <w:jc w:val="center"/>
              <w:rPr>
                <w:kern w:val="0"/>
                <w:sz w:val="18"/>
                <w:szCs w:val="18"/>
              </w:rPr>
            </w:pPr>
            <w:r>
              <w:rPr>
                <w:kern w:val="0"/>
                <w:sz w:val="18"/>
                <w:szCs w:val="18"/>
              </w:rPr>
              <w:t>12</w:t>
            </w:r>
          </w:p>
        </w:tc>
        <w:tc>
          <w:tcPr>
            <w:tcW w:w="813" w:type="dxa"/>
            <w:tcBorders>
              <w:top w:val="nil"/>
              <w:left w:val="nil"/>
              <w:bottom w:val="single" w:color="auto" w:sz="4" w:space="0"/>
              <w:right w:val="single" w:color="auto" w:sz="4" w:space="0"/>
            </w:tcBorders>
            <w:vAlign w:val="center"/>
          </w:tcPr>
          <w:p w14:paraId="3130F12C">
            <w:pPr>
              <w:widowControl/>
              <w:tabs>
                <w:tab w:val="decimal" w:pos="0"/>
              </w:tabs>
              <w:ind w:firstLine="0" w:firstLineChars="0"/>
              <w:jc w:val="center"/>
              <w:rPr>
                <w:kern w:val="0"/>
                <w:sz w:val="18"/>
                <w:szCs w:val="18"/>
              </w:rPr>
            </w:pPr>
            <w:r>
              <w:rPr>
                <w:kern w:val="0"/>
                <w:sz w:val="18"/>
                <w:szCs w:val="18"/>
              </w:rPr>
              <w:t>491</w:t>
            </w:r>
          </w:p>
        </w:tc>
        <w:tc>
          <w:tcPr>
            <w:tcW w:w="1109" w:type="dxa"/>
            <w:tcBorders>
              <w:top w:val="nil"/>
              <w:left w:val="nil"/>
              <w:bottom w:val="single" w:color="auto" w:sz="4" w:space="0"/>
              <w:right w:val="single" w:color="auto" w:sz="4" w:space="0"/>
            </w:tcBorders>
            <w:vAlign w:val="center"/>
          </w:tcPr>
          <w:p w14:paraId="321D3106">
            <w:pPr>
              <w:widowControl/>
              <w:tabs>
                <w:tab w:val="decimal" w:pos="0"/>
              </w:tabs>
              <w:ind w:firstLine="0" w:firstLineChars="0"/>
              <w:jc w:val="center"/>
              <w:rPr>
                <w:kern w:val="0"/>
                <w:sz w:val="18"/>
                <w:szCs w:val="18"/>
              </w:rPr>
            </w:pPr>
            <w:r>
              <w:rPr>
                <w:kern w:val="0"/>
                <w:sz w:val="18"/>
                <w:szCs w:val="18"/>
              </w:rPr>
              <w:t>11.987305</w:t>
            </w:r>
          </w:p>
        </w:tc>
        <w:tc>
          <w:tcPr>
            <w:tcW w:w="426" w:type="dxa"/>
            <w:tcBorders>
              <w:top w:val="nil"/>
              <w:left w:val="nil"/>
              <w:bottom w:val="single" w:color="auto" w:sz="4" w:space="0"/>
              <w:right w:val="single" w:color="auto" w:sz="4" w:space="0"/>
            </w:tcBorders>
            <w:vAlign w:val="center"/>
          </w:tcPr>
          <w:p w14:paraId="3E3ADDC9">
            <w:pPr>
              <w:widowControl/>
              <w:tabs>
                <w:tab w:val="decimal" w:pos="0"/>
              </w:tabs>
              <w:ind w:firstLine="0" w:firstLineChars="0"/>
              <w:jc w:val="center"/>
              <w:rPr>
                <w:kern w:val="0"/>
                <w:sz w:val="18"/>
                <w:szCs w:val="18"/>
              </w:rPr>
            </w:pPr>
            <w:r>
              <w:rPr>
                <w:kern w:val="0"/>
                <w:sz w:val="18"/>
                <w:szCs w:val="18"/>
              </w:rPr>
              <w:t>11</w:t>
            </w:r>
          </w:p>
        </w:tc>
      </w:tr>
      <w:tr w14:paraId="3EFEBDEA">
        <w:tblPrEx>
          <w:tblCellMar>
            <w:top w:w="0" w:type="dxa"/>
            <w:left w:w="108" w:type="dxa"/>
            <w:bottom w:w="0" w:type="dxa"/>
            <w:right w:w="108" w:type="dxa"/>
          </w:tblCellMar>
        </w:tblPrEx>
        <w:trPr>
          <w:trHeight w:val="270" w:hRule="atLeast"/>
          <w:jc w:val="center"/>
        </w:trPr>
        <w:tc>
          <w:tcPr>
            <w:tcW w:w="953" w:type="dxa"/>
            <w:tcBorders>
              <w:top w:val="nil"/>
              <w:left w:val="single" w:color="auto" w:sz="4" w:space="0"/>
              <w:bottom w:val="single" w:color="auto" w:sz="4" w:space="0"/>
              <w:right w:val="single" w:color="auto" w:sz="4" w:space="0"/>
            </w:tcBorders>
            <w:shd w:val="clear" w:color="auto" w:fill="auto"/>
            <w:vAlign w:val="center"/>
          </w:tcPr>
          <w:p w14:paraId="31DBDB2E">
            <w:pPr>
              <w:widowControl/>
              <w:tabs>
                <w:tab w:val="decimal" w:pos="0"/>
              </w:tabs>
              <w:ind w:firstLine="0" w:firstLineChars="0"/>
              <w:jc w:val="center"/>
              <w:rPr>
                <w:kern w:val="0"/>
                <w:sz w:val="18"/>
                <w:szCs w:val="18"/>
              </w:rPr>
            </w:pPr>
            <w:r>
              <w:rPr>
                <w:kern w:val="0"/>
                <w:sz w:val="18"/>
                <w:szCs w:val="18"/>
              </w:rPr>
              <w:t>108</w:t>
            </w:r>
          </w:p>
        </w:tc>
        <w:tc>
          <w:tcPr>
            <w:tcW w:w="1068" w:type="dxa"/>
            <w:tcBorders>
              <w:top w:val="nil"/>
              <w:left w:val="nil"/>
              <w:bottom w:val="single" w:color="auto" w:sz="4" w:space="0"/>
              <w:right w:val="single" w:color="auto" w:sz="4" w:space="0"/>
            </w:tcBorders>
            <w:shd w:val="clear" w:color="auto" w:fill="auto"/>
            <w:vAlign w:val="center"/>
          </w:tcPr>
          <w:p w14:paraId="2388D95B">
            <w:pPr>
              <w:widowControl/>
              <w:tabs>
                <w:tab w:val="decimal" w:pos="0"/>
              </w:tabs>
              <w:ind w:firstLine="0" w:firstLineChars="0"/>
              <w:jc w:val="center"/>
              <w:rPr>
                <w:kern w:val="0"/>
                <w:sz w:val="18"/>
                <w:szCs w:val="18"/>
              </w:rPr>
            </w:pPr>
            <w:r>
              <w:rPr>
                <w:kern w:val="0"/>
                <w:sz w:val="18"/>
                <w:szCs w:val="18"/>
              </w:rPr>
              <w:t>2.636719</w:t>
            </w:r>
          </w:p>
        </w:tc>
        <w:tc>
          <w:tcPr>
            <w:tcW w:w="588" w:type="dxa"/>
            <w:tcBorders>
              <w:top w:val="nil"/>
              <w:left w:val="nil"/>
              <w:bottom w:val="single" w:color="auto" w:sz="4" w:space="0"/>
              <w:right w:val="single" w:color="auto" w:sz="4" w:space="0"/>
            </w:tcBorders>
            <w:shd w:val="clear" w:color="auto" w:fill="auto"/>
            <w:vAlign w:val="center"/>
          </w:tcPr>
          <w:p w14:paraId="6136B0B2">
            <w:pPr>
              <w:widowControl/>
              <w:tabs>
                <w:tab w:val="decimal" w:pos="0"/>
              </w:tabs>
              <w:ind w:firstLine="0" w:firstLineChars="0"/>
              <w:jc w:val="center"/>
              <w:rPr>
                <w:kern w:val="0"/>
                <w:sz w:val="18"/>
                <w:szCs w:val="18"/>
              </w:rPr>
            </w:pPr>
            <w:r>
              <w:rPr>
                <w:kern w:val="0"/>
                <w:sz w:val="18"/>
                <w:szCs w:val="18"/>
              </w:rPr>
              <w:t>15</w:t>
            </w:r>
          </w:p>
        </w:tc>
        <w:tc>
          <w:tcPr>
            <w:tcW w:w="813" w:type="dxa"/>
            <w:tcBorders>
              <w:top w:val="nil"/>
              <w:left w:val="nil"/>
              <w:bottom w:val="single" w:color="auto" w:sz="4" w:space="0"/>
              <w:right w:val="single" w:color="auto" w:sz="4" w:space="0"/>
            </w:tcBorders>
            <w:vAlign w:val="center"/>
          </w:tcPr>
          <w:p w14:paraId="54B7CCF5">
            <w:pPr>
              <w:widowControl/>
              <w:tabs>
                <w:tab w:val="decimal" w:pos="0"/>
              </w:tabs>
              <w:ind w:firstLine="0" w:firstLineChars="0"/>
              <w:jc w:val="center"/>
              <w:rPr>
                <w:kern w:val="0"/>
                <w:sz w:val="18"/>
                <w:szCs w:val="18"/>
              </w:rPr>
            </w:pPr>
            <w:r>
              <w:rPr>
                <w:kern w:val="0"/>
                <w:sz w:val="18"/>
                <w:szCs w:val="18"/>
              </w:rPr>
              <w:t>236</w:t>
            </w:r>
          </w:p>
        </w:tc>
        <w:tc>
          <w:tcPr>
            <w:tcW w:w="1068" w:type="dxa"/>
            <w:tcBorders>
              <w:top w:val="nil"/>
              <w:left w:val="nil"/>
              <w:bottom w:val="single" w:color="auto" w:sz="4" w:space="0"/>
              <w:right w:val="single" w:color="auto" w:sz="4" w:space="0"/>
            </w:tcBorders>
            <w:vAlign w:val="center"/>
          </w:tcPr>
          <w:p w14:paraId="35E629C6">
            <w:pPr>
              <w:widowControl/>
              <w:tabs>
                <w:tab w:val="decimal" w:pos="0"/>
              </w:tabs>
              <w:ind w:firstLine="0" w:firstLineChars="0"/>
              <w:jc w:val="center"/>
              <w:rPr>
                <w:kern w:val="0"/>
                <w:sz w:val="18"/>
                <w:szCs w:val="18"/>
              </w:rPr>
            </w:pPr>
            <w:r>
              <w:rPr>
                <w:kern w:val="0"/>
                <w:sz w:val="18"/>
                <w:szCs w:val="18"/>
              </w:rPr>
              <w:t>5.761719</w:t>
            </w:r>
          </w:p>
        </w:tc>
        <w:tc>
          <w:tcPr>
            <w:tcW w:w="426" w:type="dxa"/>
            <w:tcBorders>
              <w:top w:val="nil"/>
              <w:left w:val="nil"/>
              <w:bottom w:val="single" w:color="auto" w:sz="4" w:space="0"/>
              <w:right w:val="single" w:color="auto" w:sz="4" w:space="0"/>
            </w:tcBorders>
            <w:vAlign w:val="center"/>
          </w:tcPr>
          <w:p w14:paraId="14195AE6">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25CAF6CE">
            <w:pPr>
              <w:widowControl/>
              <w:tabs>
                <w:tab w:val="decimal" w:pos="0"/>
              </w:tabs>
              <w:ind w:firstLine="0" w:firstLineChars="0"/>
              <w:jc w:val="center"/>
              <w:rPr>
                <w:kern w:val="0"/>
                <w:sz w:val="18"/>
                <w:szCs w:val="18"/>
              </w:rPr>
            </w:pPr>
            <w:r>
              <w:rPr>
                <w:kern w:val="0"/>
                <w:sz w:val="18"/>
                <w:szCs w:val="18"/>
              </w:rPr>
              <w:t>364</w:t>
            </w:r>
          </w:p>
        </w:tc>
        <w:tc>
          <w:tcPr>
            <w:tcW w:w="1068" w:type="dxa"/>
            <w:tcBorders>
              <w:top w:val="nil"/>
              <w:left w:val="nil"/>
              <w:bottom w:val="single" w:color="auto" w:sz="4" w:space="0"/>
              <w:right w:val="single" w:color="auto" w:sz="4" w:space="0"/>
            </w:tcBorders>
            <w:vAlign w:val="center"/>
          </w:tcPr>
          <w:p w14:paraId="4DE9A522">
            <w:pPr>
              <w:widowControl/>
              <w:tabs>
                <w:tab w:val="decimal" w:pos="0"/>
              </w:tabs>
              <w:ind w:firstLine="0" w:firstLineChars="0"/>
              <w:jc w:val="center"/>
              <w:rPr>
                <w:kern w:val="0"/>
                <w:sz w:val="18"/>
                <w:szCs w:val="18"/>
              </w:rPr>
            </w:pPr>
            <w:r>
              <w:rPr>
                <w:kern w:val="0"/>
                <w:sz w:val="18"/>
                <w:szCs w:val="18"/>
              </w:rPr>
              <w:t>8.886719</w:t>
            </w:r>
          </w:p>
        </w:tc>
        <w:tc>
          <w:tcPr>
            <w:tcW w:w="426" w:type="dxa"/>
            <w:tcBorders>
              <w:top w:val="nil"/>
              <w:left w:val="nil"/>
              <w:bottom w:val="single" w:color="auto" w:sz="4" w:space="0"/>
              <w:right w:val="single" w:color="auto" w:sz="4" w:space="0"/>
            </w:tcBorders>
            <w:vAlign w:val="center"/>
          </w:tcPr>
          <w:p w14:paraId="4A57207F">
            <w:pPr>
              <w:widowControl/>
              <w:tabs>
                <w:tab w:val="decimal" w:pos="0"/>
              </w:tabs>
              <w:ind w:firstLine="0" w:firstLineChars="0"/>
              <w:jc w:val="center"/>
              <w:rPr>
                <w:kern w:val="0"/>
                <w:sz w:val="18"/>
                <w:szCs w:val="18"/>
              </w:rPr>
            </w:pPr>
            <w:r>
              <w:rPr>
                <w:kern w:val="0"/>
                <w:sz w:val="18"/>
                <w:szCs w:val="18"/>
              </w:rPr>
              <w:t>13</w:t>
            </w:r>
          </w:p>
        </w:tc>
        <w:tc>
          <w:tcPr>
            <w:tcW w:w="813" w:type="dxa"/>
            <w:tcBorders>
              <w:top w:val="nil"/>
              <w:left w:val="nil"/>
              <w:bottom w:val="single" w:color="auto" w:sz="4" w:space="0"/>
              <w:right w:val="single" w:color="auto" w:sz="4" w:space="0"/>
            </w:tcBorders>
            <w:vAlign w:val="center"/>
          </w:tcPr>
          <w:p w14:paraId="18648A79">
            <w:pPr>
              <w:widowControl/>
              <w:tabs>
                <w:tab w:val="decimal" w:pos="0"/>
              </w:tabs>
              <w:ind w:firstLine="0" w:firstLineChars="0"/>
              <w:jc w:val="center"/>
              <w:rPr>
                <w:kern w:val="0"/>
                <w:sz w:val="18"/>
                <w:szCs w:val="18"/>
              </w:rPr>
            </w:pPr>
            <w:r>
              <w:rPr>
                <w:kern w:val="0"/>
                <w:sz w:val="18"/>
                <w:szCs w:val="18"/>
              </w:rPr>
              <w:t>492</w:t>
            </w:r>
          </w:p>
        </w:tc>
        <w:tc>
          <w:tcPr>
            <w:tcW w:w="1109" w:type="dxa"/>
            <w:tcBorders>
              <w:top w:val="nil"/>
              <w:left w:val="nil"/>
              <w:bottom w:val="single" w:color="auto" w:sz="4" w:space="0"/>
              <w:right w:val="single" w:color="auto" w:sz="4" w:space="0"/>
            </w:tcBorders>
            <w:vAlign w:val="center"/>
          </w:tcPr>
          <w:p w14:paraId="1BF2DC9D">
            <w:pPr>
              <w:widowControl/>
              <w:tabs>
                <w:tab w:val="decimal" w:pos="0"/>
              </w:tabs>
              <w:ind w:firstLine="0" w:firstLineChars="0"/>
              <w:jc w:val="center"/>
              <w:rPr>
                <w:kern w:val="0"/>
                <w:sz w:val="18"/>
                <w:szCs w:val="18"/>
              </w:rPr>
            </w:pPr>
            <w:r>
              <w:rPr>
                <w:kern w:val="0"/>
                <w:sz w:val="18"/>
                <w:szCs w:val="18"/>
              </w:rPr>
              <w:t>12.011719</w:t>
            </w:r>
          </w:p>
        </w:tc>
        <w:tc>
          <w:tcPr>
            <w:tcW w:w="426" w:type="dxa"/>
            <w:tcBorders>
              <w:top w:val="nil"/>
              <w:left w:val="nil"/>
              <w:bottom w:val="single" w:color="auto" w:sz="4" w:space="0"/>
              <w:right w:val="single" w:color="auto" w:sz="4" w:space="0"/>
            </w:tcBorders>
            <w:vAlign w:val="center"/>
          </w:tcPr>
          <w:p w14:paraId="45FBA2C2">
            <w:pPr>
              <w:widowControl/>
              <w:tabs>
                <w:tab w:val="decimal" w:pos="0"/>
              </w:tabs>
              <w:ind w:firstLine="0" w:firstLineChars="0"/>
              <w:jc w:val="center"/>
              <w:rPr>
                <w:kern w:val="0"/>
                <w:sz w:val="18"/>
                <w:szCs w:val="18"/>
              </w:rPr>
            </w:pPr>
            <w:r>
              <w:rPr>
                <w:kern w:val="0"/>
                <w:sz w:val="18"/>
                <w:szCs w:val="18"/>
              </w:rPr>
              <w:t>14</w:t>
            </w:r>
          </w:p>
        </w:tc>
      </w:tr>
      <w:tr w14:paraId="2A4F179C">
        <w:tblPrEx>
          <w:tblCellMar>
            <w:top w:w="0" w:type="dxa"/>
            <w:left w:w="108" w:type="dxa"/>
            <w:bottom w:w="0" w:type="dxa"/>
            <w:right w:w="108" w:type="dxa"/>
          </w:tblCellMar>
        </w:tblPrEx>
        <w:trPr>
          <w:trHeight w:val="270" w:hRule="atLeast"/>
          <w:jc w:val="center"/>
        </w:trPr>
        <w:tc>
          <w:tcPr>
            <w:tcW w:w="953" w:type="dxa"/>
            <w:tcBorders>
              <w:top w:val="nil"/>
              <w:left w:val="single" w:color="auto" w:sz="4" w:space="0"/>
              <w:bottom w:val="single" w:color="auto" w:sz="4" w:space="0"/>
              <w:right w:val="single" w:color="auto" w:sz="4" w:space="0"/>
            </w:tcBorders>
            <w:shd w:val="clear" w:color="auto" w:fill="auto"/>
            <w:vAlign w:val="center"/>
          </w:tcPr>
          <w:p w14:paraId="26EAFCE0">
            <w:pPr>
              <w:widowControl/>
              <w:tabs>
                <w:tab w:val="decimal" w:pos="0"/>
              </w:tabs>
              <w:ind w:firstLine="0" w:firstLineChars="0"/>
              <w:jc w:val="center"/>
              <w:rPr>
                <w:kern w:val="0"/>
                <w:sz w:val="18"/>
                <w:szCs w:val="18"/>
              </w:rPr>
            </w:pPr>
            <w:r>
              <w:rPr>
                <w:kern w:val="0"/>
                <w:sz w:val="18"/>
                <w:szCs w:val="18"/>
              </w:rPr>
              <w:t>109</w:t>
            </w:r>
          </w:p>
        </w:tc>
        <w:tc>
          <w:tcPr>
            <w:tcW w:w="1068" w:type="dxa"/>
            <w:tcBorders>
              <w:top w:val="nil"/>
              <w:left w:val="nil"/>
              <w:bottom w:val="single" w:color="auto" w:sz="4" w:space="0"/>
              <w:right w:val="single" w:color="auto" w:sz="4" w:space="0"/>
            </w:tcBorders>
            <w:shd w:val="clear" w:color="auto" w:fill="auto"/>
            <w:vAlign w:val="center"/>
          </w:tcPr>
          <w:p w14:paraId="24DF7587">
            <w:pPr>
              <w:widowControl/>
              <w:tabs>
                <w:tab w:val="decimal" w:pos="0"/>
              </w:tabs>
              <w:ind w:firstLine="0" w:firstLineChars="0"/>
              <w:jc w:val="center"/>
              <w:rPr>
                <w:kern w:val="0"/>
                <w:sz w:val="18"/>
                <w:szCs w:val="18"/>
              </w:rPr>
            </w:pPr>
            <w:r>
              <w:rPr>
                <w:kern w:val="0"/>
                <w:sz w:val="18"/>
                <w:szCs w:val="18"/>
              </w:rPr>
              <w:t>2.661133</w:t>
            </w:r>
          </w:p>
        </w:tc>
        <w:tc>
          <w:tcPr>
            <w:tcW w:w="588" w:type="dxa"/>
            <w:tcBorders>
              <w:top w:val="nil"/>
              <w:left w:val="nil"/>
              <w:bottom w:val="single" w:color="auto" w:sz="4" w:space="0"/>
              <w:right w:val="single" w:color="auto" w:sz="4" w:space="0"/>
            </w:tcBorders>
            <w:shd w:val="clear" w:color="auto" w:fill="auto"/>
            <w:vAlign w:val="center"/>
          </w:tcPr>
          <w:p w14:paraId="0B90A343">
            <w:pPr>
              <w:widowControl/>
              <w:tabs>
                <w:tab w:val="decimal" w:pos="0"/>
              </w:tabs>
              <w:ind w:firstLine="0" w:firstLineChars="0"/>
              <w:jc w:val="center"/>
              <w:rPr>
                <w:kern w:val="0"/>
                <w:sz w:val="18"/>
                <w:szCs w:val="18"/>
              </w:rPr>
            </w:pPr>
            <w:r>
              <w:rPr>
                <w:kern w:val="0"/>
                <w:sz w:val="18"/>
                <w:szCs w:val="18"/>
              </w:rPr>
              <w:t>4</w:t>
            </w:r>
          </w:p>
        </w:tc>
        <w:tc>
          <w:tcPr>
            <w:tcW w:w="813" w:type="dxa"/>
            <w:tcBorders>
              <w:top w:val="nil"/>
              <w:left w:val="nil"/>
              <w:bottom w:val="single" w:color="auto" w:sz="4" w:space="0"/>
              <w:right w:val="single" w:color="auto" w:sz="4" w:space="0"/>
            </w:tcBorders>
            <w:vAlign w:val="center"/>
          </w:tcPr>
          <w:p w14:paraId="71A26F74">
            <w:pPr>
              <w:widowControl/>
              <w:tabs>
                <w:tab w:val="decimal" w:pos="0"/>
              </w:tabs>
              <w:ind w:firstLine="0" w:firstLineChars="0"/>
              <w:jc w:val="center"/>
              <w:rPr>
                <w:kern w:val="0"/>
                <w:sz w:val="18"/>
                <w:szCs w:val="18"/>
              </w:rPr>
            </w:pPr>
            <w:r>
              <w:rPr>
                <w:kern w:val="0"/>
                <w:sz w:val="18"/>
                <w:szCs w:val="18"/>
              </w:rPr>
              <w:t>237</w:t>
            </w:r>
          </w:p>
        </w:tc>
        <w:tc>
          <w:tcPr>
            <w:tcW w:w="1068" w:type="dxa"/>
            <w:tcBorders>
              <w:top w:val="nil"/>
              <w:left w:val="nil"/>
              <w:bottom w:val="single" w:color="auto" w:sz="4" w:space="0"/>
              <w:right w:val="single" w:color="auto" w:sz="4" w:space="0"/>
            </w:tcBorders>
            <w:vAlign w:val="center"/>
          </w:tcPr>
          <w:p w14:paraId="10520232">
            <w:pPr>
              <w:widowControl/>
              <w:tabs>
                <w:tab w:val="decimal" w:pos="0"/>
              </w:tabs>
              <w:ind w:firstLine="0" w:firstLineChars="0"/>
              <w:jc w:val="center"/>
              <w:rPr>
                <w:kern w:val="0"/>
                <w:sz w:val="18"/>
                <w:szCs w:val="18"/>
              </w:rPr>
            </w:pPr>
            <w:r>
              <w:rPr>
                <w:kern w:val="0"/>
                <w:sz w:val="18"/>
                <w:szCs w:val="18"/>
              </w:rPr>
              <w:t>5.786133</w:t>
            </w:r>
          </w:p>
        </w:tc>
        <w:tc>
          <w:tcPr>
            <w:tcW w:w="426" w:type="dxa"/>
            <w:tcBorders>
              <w:top w:val="nil"/>
              <w:left w:val="nil"/>
              <w:bottom w:val="single" w:color="auto" w:sz="4" w:space="0"/>
              <w:right w:val="single" w:color="auto" w:sz="4" w:space="0"/>
            </w:tcBorders>
            <w:vAlign w:val="center"/>
          </w:tcPr>
          <w:p w14:paraId="39BBDE4B">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44EB2B54">
            <w:pPr>
              <w:widowControl/>
              <w:tabs>
                <w:tab w:val="decimal" w:pos="0"/>
              </w:tabs>
              <w:ind w:firstLine="0" w:firstLineChars="0"/>
              <w:jc w:val="center"/>
              <w:rPr>
                <w:kern w:val="0"/>
                <w:sz w:val="18"/>
                <w:szCs w:val="18"/>
              </w:rPr>
            </w:pPr>
            <w:r>
              <w:rPr>
                <w:kern w:val="0"/>
                <w:sz w:val="18"/>
                <w:szCs w:val="18"/>
              </w:rPr>
              <w:t>365</w:t>
            </w:r>
          </w:p>
        </w:tc>
        <w:tc>
          <w:tcPr>
            <w:tcW w:w="1068" w:type="dxa"/>
            <w:tcBorders>
              <w:top w:val="nil"/>
              <w:left w:val="nil"/>
              <w:bottom w:val="single" w:color="auto" w:sz="4" w:space="0"/>
              <w:right w:val="single" w:color="auto" w:sz="4" w:space="0"/>
            </w:tcBorders>
            <w:vAlign w:val="center"/>
          </w:tcPr>
          <w:p w14:paraId="1B497457">
            <w:pPr>
              <w:widowControl/>
              <w:tabs>
                <w:tab w:val="decimal" w:pos="0"/>
              </w:tabs>
              <w:ind w:firstLine="0" w:firstLineChars="0"/>
              <w:jc w:val="center"/>
              <w:rPr>
                <w:kern w:val="0"/>
                <w:sz w:val="18"/>
                <w:szCs w:val="18"/>
              </w:rPr>
            </w:pPr>
            <w:r>
              <w:rPr>
                <w:kern w:val="0"/>
                <w:sz w:val="18"/>
                <w:szCs w:val="18"/>
              </w:rPr>
              <w:t>8.911133</w:t>
            </w:r>
          </w:p>
        </w:tc>
        <w:tc>
          <w:tcPr>
            <w:tcW w:w="426" w:type="dxa"/>
            <w:tcBorders>
              <w:top w:val="nil"/>
              <w:left w:val="nil"/>
              <w:bottom w:val="single" w:color="auto" w:sz="4" w:space="0"/>
              <w:right w:val="single" w:color="auto" w:sz="4" w:space="0"/>
            </w:tcBorders>
            <w:vAlign w:val="center"/>
          </w:tcPr>
          <w:p w14:paraId="48F8FB26">
            <w:pPr>
              <w:widowControl/>
              <w:tabs>
                <w:tab w:val="decimal" w:pos="0"/>
              </w:tabs>
              <w:ind w:firstLine="0" w:firstLineChars="0"/>
              <w:jc w:val="center"/>
              <w:rPr>
                <w:kern w:val="0"/>
                <w:sz w:val="18"/>
                <w:szCs w:val="18"/>
              </w:rPr>
            </w:pPr>
            <w:r>
              <w:rPr>
                <w:kern w:val="0"/>
                <w:sz w:val="18"/>
                <w:szCs w:val="18"/>
              </w:rPr>
              <w:t>9</w:t>
            </w:r>
          </w:p>
        </w:tc>
        <w:tc>
          <w:tcPr>
            <w:tcW w:w="813" w:type="dxa"/>
            <w:tcBorders>
              <w:top w:val="nil"/>
              <w:left w:val="nil"/>
              <w:bottom w:val="single" w:color="auto" w:sz="4" w:space="0"/>
              <w:right w:val="single" w:color="auto" w:sz="4" w:space="0"/>
            </w:tcBorders>
            <w:vAlign w:val="center"/>
          </w:tcPr>
          <w:p w14:paraId="1057F1CC">
            <w:pPr>
              <w:widowControl/>
              <w:tabs>
                <w:tab w:val="decimal" w:pos="0"/>
              </w:tabs>
              <w:ind w:firstLine="0" w:firstLineChars="0"/>
              <w:jc w:val="center"/>
              <w:rPr>
                <w:kern w:val="0"/>
                <w:sz w:val="18"/>
                <w:szCs w:val="18"/>
              </w:rPr>
            </w:pPr>
            <w:r>
              <w:rPr>
                <w:kern w:val="0"/>
                <w:sz w:val="18"/>
                <w:szCs w:val="18"/>
              </w:rPr>
              <w:t>493</w:t>
            </w:r>
          </w:p>
        </w:tc>
        <w:tc>
          <w:tcPr>
            <w:tcW w:w="1109" w:type="dxa"/>
            <w:tcBorders>
              <w:top w:val="nil"/>
              <w:left w:val="nil"/>
              <w:bottom w:val="single" w:color="auto" w:sz="4" w:space="0"/>
              <w:right w:val="single" w:color="auto" w:sz="4" w:space="0"/>
            </w:tcBorders>
            <w:vAlign w:val="center"/>
          </w:tcPr>
          <w:p w14:paraId="23B6C088">
            <w:pPr>
              <w:widowControl/>
              <w:tabs>
                <w:tab w:val="decimal" w:pos="0"/>
              </w:tabs>
              <w:ind w:firstLine="0" w:firstLineChars="0"/>
              <w:jc w:val="center"/>
              <w:rPr>
                <w:kern w:val="0"/>
                <w:sz w:val="18"/>
                <w:szCs w:val="18"/>
              </w:rPr>
            </w:pPr>
            <w:r>
              <w:rPr>
                <w:kern w:val="0"/>
                <w:sz w:val="18"/>
                <w:szCs w:val="18"/>
              </w:rPr>
              <w:t>12.036133</w:t>
            </w:r>
          </w:p>
        </w:tc>
        <w:tc>
          <w:tcPr>
            <w:tcW w:w="426" w:type="dxa"/>
            <w:tcBorders>
              <w:top w:val="nil"/>
              <w:left w:val="nil"/>
              <w:bottom w:val="single" w:color="auto" w:sz="4" w:space="0"/>
              <w:right w:val="single" w:color="auto" w:sz="4" w:space="0"/>
            </w:tcBorders>
            <w:vAlign w:val="center"/>
          </w:tcPr>
          <w:p w14:paraId="6B6A06E1">
            <w:pPr>
              <w:widowControl/>
              <w:tabs>
                <w:tab w:val="decimal" w:pos="0"/>
              </w:tabs>
              <w:ind w:firstLine="0" w:firstLineChars="0"/>
              <w:jc w:val="center"/>
              <w:rPr>
                <w:kern w:val="0"/>
                <w:sz w:val="18"/>
                <w:szCs w:val="18"/>
              </w:rPr>
            </w:pPr>
            <w:r>
              <w:rPr>
                <w:kern w:val="0"/>
                <w:sz w:val="18"/>
                <w:szCs w:val="18"/>
              </w:rPr>
              <w:t>2</w:t>
            </w:r>
          </w:p>
        </w:tc>
      </w:tr>
      <w:tr w14:paraId="782818BA">
        <w:tblPrEx>
          <w:tblCellMar>
            <w:top w:w="0" w:type="dxa"/>
            <w:left w:w="108" w:type="dxa"/>
            <w:bottom w:w="0" w:type="dxa"/>
            <w:right w:w="108" w:type="dxa"/>
          </w:tblCellMar>
        </w:tblPrEx>
        <w:trPr>
          <w:trHeight w:val="270" w:hRule="atLeast"/>
          <w:jc w:val="center"/>
        </w:trPr>
        <w:tc>
          <w:tcPr>
            <w:tcW w:w="953" w:type="dxa"/>
            <w:tcBorders>
              <w:top w:val="nil"/>
              <w:left w:val="single" w:color="auto" w:sz="4" w:space="0"/>
              <w:bottom w:val="single" w:color="auto" w:sz="4" w:space="0"/>
              <w:right w:val="single" w:color="auto" w:sz="4" w:space="0"/>
            </w:tcBorders>
            <w:shd w:val="clear" w:color="auto" w:fill="auto"/>
            <w:vAlign w:val="center"/>
          </w:tcPr>
          <w:p w14:paraId="2ED45E56">
            <w:pPr>
              <w:widowControl/>
              <w:tabs>
                <w:tab w:val="decimal" w:pos="0"/>
              </w:tabs>
              <w:ind w:firstLine="0" w:firstLineChars="0"/>
              <w:jc w:val="center"/>
              <w:rPr>
                <w:kern w:val="0"/>
                <w:sz w:val="18"/>
                <w:szCs w:val="18"/>
              </w:rPr>
            </w:pPr>
            <w:r>
              <w:rPr>
                <w:kern w:val="0"/>
                <w:sz w:val="18"/>
                <w:szCs w:val="18"/>
              </w:rPr>
              <w:t>110</w:t>
            </w:r>
          </w:p>
        </w:tc>
        <w:tc>
          <w:tcPr>
            <w:tcW w:w="1068" w:type="dxa"/>
            <w:tcBorders>
              <w:top w:val="nil"/>
              <w:left w:val="nil"/>
              <w:bottom w:val="single" w:color="auto" w:sz="4" w:space="0"/>
              <w:right w:val="single" w:color="auto" w:sz="4" w:space="0"/>
            </w:tcBorders>
            <w:shd w:val="clear" w:color="auto" w:fill="auto"/>
            <w:vAlign w:val="center"/>
          </w:tcPr>
          <w:p w14:paraId="37AC5BAF">
            <w:pPr>
              <w:widowControl/>
              <w:tabs>
                <w:tab w:val="decimal" w:pos="0"/>
              </w:tabs>
              <w:ind w:firstLine="0" w:firstLineChars="0"/>
              <w:jc w:val="center"/>
              <w:rPr>
                <w:kern w:val="0"/>
                <w:sz w:val="18"/>
                <w:szCs w:val="18"/>
              </w:rPr>
            </w:pPr>
            <w:r>
              <w:rPr>
                <w:kern w:val="0"/>
                <w:sz w:val="18"/>
                <w:szCs w:val="18"/>
              </w:rPr>
              <w:t>2.685547</w:t>
            </w:r>
          </w:p>
        </w:tc>
        <w:tc>
          <w:tcPr>
            <w:tcW w:w="588" w:type="dxa"/>
            <w:tcBorders>
              <w:top w:val="nil"/>
              <w:left w:val="nil"/>
              <w:bottom w:val="single" w:color="auto" w:sz="4" w:space="0"/>
              <w:right w:val="single" w:color="auto" w:sz="4" w:space="0"/>
            </w:tcBorders>
            <w:shd w:val="clear" w:color="auto" w:fill="auto"/>
            <w:vAlign w:val="center"/>
          </w:tcPr>
          <w:p w14:paraId="71C7C710">
            <w:pPr>
              <w:widowControl/>
              <w:tabs>
                <w:tab w:val="decimal" w:pos="0"/>
              </w:tabs>
              <w:ind w:firstLine="0" w:firstLineChars="0"/>
              <w:jc w:val="center"/>
              <w:rPr>
                <w:kern w:val="0"/>
                <w:sz w:val="18"/>
                <w:szCs w:val="18"/>
              </w:rPr>
            </w:pPr>
            <w:r>
              <w:rPr>
                <w:kern w:val="0"/>
                <w:sz w:val="18"/>
                <w:szCs w:val="18"/>
              </w:rPr>
              <w:t>10</w:t>
            </w:r>
          </w:p>
        </w:tc>
        <w:tc>
          <w:tcPr>
            <w:tcW w:w="813" w:type="dxa"/>
            <w:tcBorders>
              <w:top w:val="nil"/>
              <w:left w:val="nil"/>
              <w:bottom w:val="single" w:color="auto" w:sz="4" w:space="0"/>
              <w:right w:val="single" w:color="auto" w:sz="4" w:space="0"/>
            </w:tcBorders>
            <w:vAlign w:val="center"/>
          </w:tcPr>
          <w:p w14:paraId="00016597">
            <w:pPr>
              <w:widowControl/>
              <w:tabs>
                <w:tab w:val="decimal" w:pos="0"/>
              </w:tabs>
              <w:ind w:firstLine="0" w:firstLineChars="0"/>
              <w:jc w:val="center"/>
              <w:rPr>
                <w:kern w:val="0"/>
                <w:sz w:val="18"/>
                <w:szCs w:val="18"/>
              </w:rPr>
            </w:pPr>
            <w:r>
              <w:rPr>
                <w:kern w:val="0"/>
                <w:sz w:val="18"/>
                <w:szCs w:val="18"/>
              </w:rPr>
              <w:t>238</w:t>
            </w:r>
          </w:p>
        </w:tc>
        <w:tc>
          <w:tcPr>
            <w:tcW w:w="1068" w:type="dxa"/>
            <w:tcBorders>
              <w:top w:val="nil"/>
              <w:left w:val="nil"/>
              <w:bottom w:val="single" w:color="auto" w:sz="4" w:space="0"/>
              <w:right w:val="single" w:color="auto" w:sz="4" w:space="0"/>
            </w:tcBorders>
            <w:vAlign w:val="center"/>
          </w:tcPr>
          <w:p w14:paraId="1C0B9808">
            <w:pPr>
              <w:widowControl/>
              <w:tabs>
                <w:tab w:val="decimal" w:pos="0"/>
              </w:tabs>
              <w:ind w:firstLine="0" w:firstLineChars="0"/>
              <w:jc w:val="center"/>
              <w:rPr>
                <w:kern w:val="0"/>
                <w:sz w:val="18"/>
                <w:szCs w:val="18"/>
              </w:rPr>
            </w:pPr>
            <w:r>
              <w:rPr>
                <w:kern w:val="0"/>
                <w:sz w:val="18"/>
                <w:szCs w:val="18"/>
              </w:rPr>
              <w:t>5.810547</w:t>
            </w:r>
          </w:p>
        </w:tc>
        <w:tc>
          <w:tcPr>
            <w:tcW w:w="426" w:type="dxa"/>
            <w:tcBorders>
              <w:top w:val="nil"/>
              <w:left w:val="nil"/>
              <w:bottom w:val="single" w:color="auto" w:sz="4" w:space="0"/>
              <w:right w:val="single" w:color="auto" w:sz="4" w:space="0"/>
            </w:tcBorders>
            <w:vAlign w:val="center"/>
          </w:tcPr>
          <w:p w14:paraId="547F66EA">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539B0B80">
            <w:pPr>
              <w:widowControl/>
              <w:tabs>
                <w:tab w:val="decimal" w:pos="0"/>
              </w:tabs>
              <w:ind w:firstLine="0" w:firstLineChars="0"/>
              <w:jc w:val="center"/>
              <w:rPr>
                <w:kern w:val="0"/>
                <w:sz w:val="18"/>
                <w:szCs w:val="18"/>
              </w:rPr>
            </w:pPr>
            <w:r>
              <w:rPr>
                <w:kern w:val="0"/>
                <w:sz w:val="18"/>
                <w:szCs w:val="18"/>
              </w:rPr>
              <w:t>366</w:t>
            </w:r>
          </w:p>
        </w:tc>
        <w:tc>
          <w:tcPr>
            <w:tcW w:w="1068" w:type="dxa"/>
            <w:tcBorders>
              <w:top w:val="nil"/>
              <w:left w:val="nil"/>
              <w:bottom w:val="single" w:color="auto" w:sz="4" w:space="0"/>
              <w:right w:val="single" w:color="auto" w:sz="4" w:space="0"/>
            </w:tcBorders>
            <w:vAlign w:val="center"/>
          </w:tcPr>
          <w:p w14:paraId="06FC9EBA">
            <w:pPr>
              <w:widowControl/>
              <w:tabs>
                <w:tab w:val="decimal" w:pos="0"/>
              </w:tabs>
              <w:ind w:firstLine="0" w:firstLineChars="0"/>
              <w:jc w:val="center"/>
              <w:rPr>
                <w:kern w:val="0"/>
                <w:sz w:val="18"/>
                <w:szCs w:val="18"/>
              </w:rPr>
            </w:pPr>
            <w:r>
              <w:rPr>
                <w:kern w:val="0"/>
                <w:sz w:val="18"/>
                <w:szCs w:val="18"/>
              </w:rPr>
              <w:t>8.935547</w:t>
            </w:r>
          </w:p>
        </w:tc>
        <w:tc>
          <w:tcPr>
            <w:tcW w:w="426" w:type="dxa"/>
            <w:tcBorders>
              <w:top w:val="nil"/>
              <w:left w:val="nil"/>
              <w:bottom w:val="single" w:color="auto" w:sz="4" w:space="0"/>
              <w:right w:val="single" w:color="auto" w:sz="4" w:space="0"/>
            </w:tcBorders>
            <w:vAlign w:val="center"/>
          </w:tcPr>
          <w:p w14:paraId="14DE7573">
            <w:pPr>
              <w:widowControl/>
              <w:tabs>
                <w:tab w:val="decimal" w:pos="0"/>
              </w:tabs>
              <w:ind w:firstLine="0" w:firstLineChars="0"/>
              <w:jc w:val="center"/>
              <w:rPr>
                <w:kern w:val="0"/>
                <w:sz w:val="18"/>
                <w:szCs w:val="18"/>
              </w:rPr>
            </w:pPr>
            <w:r>
              <w:rPr>
                <w:kern w:val="0"/>
                <w:sz w:val="18"/>
                <w:szCs w:val="18"/>
              </w:rPr>
              <w:t>7</w:t>
            </w:r>
          </w:p>
        </w:tc>
        <w:tc>
          <w:tcPr>
            <w:tcW w:w="813" w:type="dxa"/>
            <w:tcBorders>
              <w:top w:val="nil"/>
              <w:left w:val="nil"/>
              <w:bottom w:val="single" w:color="auto" w:sz="4" w:space="0"/>
              <w:right w:val="single" w:color="auto" w:sz="4" w:space="0"/>
            </w:tcBorders>
            <w:vAlign w:val="center"/>
          </w:tcPr>
          <w:p w14:paraId="506043C2">
            <w:pPr>
              <w:widowControl/>
              <w:tabs>
                <w:tab w:val="decimal" w:pos="0"/>
              </w:tabs>
              <w:ind w:firstLine="0" w:firstLineChars="0"/>
              <w:jc w:val="center"/>
              <w:rPr>
                <w:kern w:val="0"/>
                <w:sz w:val="18"/>
                <w:szCs w:val="18"/>
              </w:rPr>
            </w:pPr>
            <w:r>
              <w:rPr>
                <w:kern w:val="0"/>
                <w:sz w:val="18"/>
                <w:szCs w:val="18"/>
              </w:rPr>
              <w:t>494</w:t>
            </w:r>
          </w:p>
        </w:tc>
        <w:tc>
          <w:tcPr>
            <w:tcW w:w="1109" w:type="dxa"/>
            <w:tcBorders>
              <w:top w:val="nil"/>
              <w:left w:val="nil"/>
              <w:bottom w:val="single" w:color="auto" w:sz="4" w:space="0"/>
              <w:right w:val="single" w:color="auto" w:sz="4" w:space="0"/>
            </w:tcBorders>
            <w:vAlign w:val="center"/>
          </w:tcPr>
          <w:p w14:paraId="2523FCE9">
            <w:pPr>
              <w:widowControl/>
              <w:tabs>
                <w:tab w:val="decimal" w:pos="0"/>
              </w:tabs>
              <w:ind w:firstLine="0" w:firstLineChars="0"/>
              <w:jc w:val="center"/>
              <w:rPr>
                <w:kern w:val="0"/>
                <w:sz w:val="18"/>
                <w:szCs w:val="18"/>
              </w:rPr>
            </w:pPr>
            <w:r>
              <w:rPr>
                <w:kern w:val="0"/>
                <w:sz w:val="18"/>
                <w:szCs w:val="18"/>
              </w:rPr>
              <w:t>12.060547</w:t>
            </w:r>
          </w:p>
        </w:tc>
        <w:tc>
          <w:tcPr>
            <w:tcW w:w="426" w:type="dxa"/>
            <w:tcBorders>
              <w:top w:val="nil"/>
              <w:left w:val="nil"/>
              <w:bottom w:val="single" w:color="auto" w:sz="4" w:space="0"/>
              <w:right w:val="single" w:color="auto" w:sz="4" w:space="0"/>
            </w:tcBorders>
            <w:vAlign w:val="center"/>
          </w:tcPr>
          <w:p w14:paraId="3941CE48">
            <w:pPr>
              <w:widowControl/>
              <w:tabs>
                <w:tab w:val="decimal" w:pos="0"/>
              </w:tabs>
              <w:ind w:firstLine="0" w:firstLineChars="0"/>
              <w:jc w:val="center"/>
              <w:rPr>
                <w:kern w:val="0"/>
                <w:sz w:val="18"/>
                <w:szCs w:val="18"/>
              </w:rPr>
            </w:pPr>
            <w:r>
              <w:rPr>
                <w:kern w:val="0"/>
                <w:sz w:val="18"/>
                <w:szCs w:val="18"/>
              </w:rPr>
              <w:t>5</w:t>
            </w:r>
          </w:p>
        </w:tc>
      </w:tr>
      <w:tr w14:paraId="530DE313">
        <w:tblPrEx>
          <w:tblCellMar>
            <w:top w:w="0" w:type="dxa"/>
            <w:left w:w="108" w:type="dxa"/>
            <w:bottom w:w="0" w:type="dxa"/>
            <w:right w:w="108" w:type="dxa"/>
          </w:tblCellMar>
        </w:tblPrEx>
        <w:trPr>
          <w:trHeight w:val="270" w:hRule="atLeast"/>
          <w:jc w:val="center"/>
        </w:trPr>
        <w:tc>
          <w:tcPr>
            <w:tcW w:w="953" w:type="dxa"/>
            <w:tcBorders>
              <w:top w:val="nil"/>
              <w:left w:val="single" w:color="auto" w:sz="4" w:space="0"/>
              <w:bottom w:val="single" w:color="auto" w:sz="4" w:space="0"/>
              <w:right w:val="single" w:color="auto" w:sz="4" w:space="0"/>
            </w:tcBorders>
            <w:shd w:val="clear" w:color="auto" w:fill="auto"/>
            <w:vAlign w:val="center"/>
          </w:tcPr>
          <w:p w14:paraId="4CAC0D69">
            <w:pPr>
              <w:widowControl/>
              <w:tabs>
                <w:tab w:val="decimal" w:pos="0"/>
              </w:tabs>
              <w:ind w:firstLine="0" w:firstLineChars="0"/>
              <w:jc w:val="center"/>
              <w:rPr>
                <w:kern w:val="0"/>
                <w:sz w:val="18"/>
                <w:szCs w:val="18"/>
              </w:rPr>
            </w:pPr>
            <w:r>
              <w:rPr>
                <w:kern w:val="0"/>
                <w:sz w:val="18"/>
                <w:szCs w:val="18"/>
              </w:rPr>
              <w:t>111</w:t>
            </w:r>
          </w:p>
        </w:tc>
        <w:tc>
          <w:tcPr>
            <w:tcW w:w="1068" w:type="dxa"/>
            <w:tcBorders>
              <w:top w:val="nil"/>
              <w:left w:val="nil"/>
              <w:bottom w:val="single" w:color="auto" w:sz="4" w:space="0"/>
              <w:right w:val="single" w:color="auto" w:sz="4" w:space="0"/>
            </w:tcBorders>
            <w:shd w:val="clear" w:color="auto" w:fill="auto"/>
            <w:vAlign w:val="center"/>
          </w:tcPr>
          <w:p w14:paraId="19277132">
            <w:pPr>
              <w:widowControl/>
              <w:tabs>
                <w:tab w:val="decimal" w:pos="0"/>
              </w:tabs>
              <w:ind w:firstLine="0" w:firstLineChars="0"/>
              <w:jc w:val="center"/>
              <w:rPr>
                <w:kern w:val="0"/>
                <w:sz w:val="18"/>
                <w:szCs w:val="18"/>
              </w:rPr>
            </w:pPr>
            <w:r>
              <w:rPr>
                <w:kern w:val="0"/>
                <w:sz w:val="18"/>
                <w:szCs w:val="18"/>
              </w:rPr>
              <w:t>2.709961</w:t>
            </w:r>
          </w:p>
        </w:tc>
        <w:tc>
          <w:tcPr>
            <w:tcW w:w="588" w:type="dxa"/>
            <w:tcBorders>
              <w:top w:val="nil"/>
              <w:left w:val="nil"/>
              <w:bottom w:val="single" w:color="auto" w:sz="4" w:space="0"/>
              <w:right w:val="single" w:color="auto" w:sz="4" w:space="0"/>
            </w:tcBorders>
            <w:shd w:val="clear" w:color="auto" w:fill="auto"/>
            <w:vAlign w:val="center"/>
          </w:tcPr>
          <w:p w14:paraId="65029867">
            <w:pPr>
              <w:widowControl/>
              <w:tabs>
                <w:tab w:val="decimal" w:pos="0"/>
              </w:tabs>
              <w:ind w:firstLine="0" w:firstLineChars="0"/>
              <w:jc w:val="center"/>
              <w:rPr>
                <w:kern w:val="0"/>
                <w:sz w:val="18"/>
                <w:szCs w:val="18"/>
              </w:rPr>
            </w:pPr>
            <w:r>
              <w:rPr>
                <w:kern w:val="0"/>
                <w:sz w:val="18"/>
                <w:szCs w:val="18"/>
              </w:rPr>
              <w:t>13</w:t>
            </w:r>
          </w:p>
        </w:tc>
        <w:tc>
          <w:tcPr>
            <w:tcW w:w="813" w:type="dxa"/>
            <w:tcBorders>
              <w:top w:val="nil"/>
              <w:left w:val="nil"/>
              <w:bottom w:val="single" w:color="auto" w:sz="4" w:space="0"/>
              <w:right w:val="single" w:color="auto" w:sz="4" w:space="0"/>
            </w:tcBorders>
            <w:vAlign w:val="center"/>
          </w:tcPr>
          <w:p w14:paraId="7F879360">
            <w:pPr>
              <w:widowControl/>
              <w:tabs>
                <w:tab w:val="decimal" w:pos="0"/>
              </w:tabs>
              <w:ind w:firstLine="0" w:firstLineChars="0"/>
              <w:jc w:val="center"/>
              <w:rPr>
                <w:kern w:val="0"/>
                <w:sz w:val="18"/>
                <w:szCs w:val="18"/>
              </w:rPr>
            </w:pPr>
            <w:r>
              <w:rPr>
                <w:kern w:val="0"/>
                <w:sz w:val="18"/>
                <w:szCs w:val="18"/>
              </w:rPr>
              <w:t>239</w:t>
            </w:r>
          </w:p>
        </w:tc>
        <w:tc>
          <w:tcPr>
            <w:tcW w:w="1068" w:type="dxa"/>
            <w:tcBorders>
              <w:top w:val="nil"/>
              <w:left w:val="nil"/>
              <w:bottom w:val="single" w:color="auto" w:sz="4" w:space="0"/>
              <w:right w:val="single" w:color="auto" w:sz="4" w:space="0"/>
            </w:tcBorders>
            <w:vAlign w:val="center"/>
          </w:tcPr>
          <w:p w14:paraId="54035627">
            <w:pPr>
              <w:widowControl/>
              <w:tabs>
                <w:tab w:val="decimal" w:pos="0"/>
              </w:tabs>
              <w:ind w:firstLine="0" w:firstLineChars="0"/>
              <w:jc w:val="center"/>
              <w:rPr>
                <w:kern w:val="0"/>
                <w:sz w:val="18"/>
                <w:szCs w:val="18"/>
              </w:rPr>
            </w:pPr>
            <w:r>
              <w:rPr>
                <w:kern w:val="0"/>
                <w:sz w:val="18"/>
                <w:szCs w:val="18"/>
              </w:rPr>
              <w:t>5.834961</w:t>
            </w:r>
          </w:p>
        </w:tc>
        <w:tc>
          <w:tcPr>
            <w:tcW w:w="426" w:type="dxa"/>
            <w:tcBorders>
              <w:top w:val="nil"/>
              <w:left w:val="nil"/>
              <w:bottom w:val="single" w:color="auto" w:sz="4" w:space="0"/>
              <w:right w:val="single" w:color="auto" w:sz="4" w:space="0"/>
            </w:tcBorders>
            <w:vAlign w:val="center"/>
          </w:tcPr>
          <w:p w14:paraId="30B04300">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74F7ED6C">
            <w:pPr>
              <w:widowControl/>
              <w:tabs>
                <w:tab w:val="decimal" w:pos="0"/>
              </w:tabs>
              <w:ind w:firstLine="0" w:firstLineChars="0"/>
              <w:jc w:val="center"/>
              <w:rPr>
                <w:kern w:val="0"/>
                <w:sz w:val="18"/>
                <w:szCs w:val="18"/>
              </w:rPr>
            </w:pPr>
            <w:r>
              <w:rPr>
                <w:kern w:val="0"/>
                <w:sz w:val="18"/>
                <w:szCs w:val="18"/>
              </w:rPr>
              <w:t>367</w:t>
            </w:r>
          </w:p>
        </w:tc>
        <w:tc>
          <w:tcPr>
            <w:tcW w:w="1068" w:type="dxa"/>
            <w:tcBorders>
              <w:top w:val="nil"/>
              <w:left w:val="nil"/>
              <w:bottom w:val="single" w:color="auto" w:sz="4" w:space="0"/>
              <w:right w:val="single" w:color="auto" w:sz="4" w:space="0"/>
            </w:tcBorders>
            <w:vAlign w:val="center"/>
          </w:tcPr>
          <w:p w14:paraId="2F06E5C4">
            <w:pPr>
              <w:widowControl/>
              <w:tabs>
                <w:tab w:val="decimal" w:pos="0"/>
              </w:tabs>
              <w:ind w:firstLine="0" w:firstLineChars="0"/>
              <w:jc w:val="center"/>
              <w:rPr>
                <w:kern w:val="0"/>
                <w:sz w:val="18"/>
                <w:szCs w:val="18"/>
              </w:rPr>
            </w:pPr>
            <w:r>
              <w:rPr>
                <w:kern w:val="0"/>
                <w:sz w:val="18"/>
                <w:szCs w:val="18"/>
              </w:rPr>
              <w:t>8.959961</w:t>
            </w:r>
          </w:p>
        </w:tc>
        <w:tc>
          <w:tcPr>
            <w:tcW w:w="426" w:type="dxa"/>
            <w:tcBorders>
              <w:top w:val="nil"/>
              <w:left w:val="nil"/>
              <w:bottom w:val="single" w:color="auto" w:sz="4" w:space="0"/>
              <w:right w:val="single" w:color="auto" w:sz="4" w:space="0"/>
            </w:tcBorders>
            <w:vAlign w:val="center"/>
          </w:tcPr>
          <w:p w14:paraId="7E48D53C">
            <w:pPr>
              <w:widowControl/>
              <w:tabs>
                <w:tab w:val="decimal" w:pos="0"/>
              </w:tabs>
              <w:ind w:firstLine="0" w:firstLineChars="0"/>
              <w:jc w:val="center"/>
              <w:rPr>
                <w:kern w:val="0"/>
                <w:sz w:val="18"/>
                <w:szCs w:val="18"/>
              </w:rPr>
            </w:pPr>
            <w:r>
              <w:rPr>
                <w:kern w:val="0"/>
                <w:sz w:val="18"/>
                <w:szCs w:val="18"/>
              </w:rPr>
              <w:t>7</w:t>
            </w:r>
          </w:p>
        </w:tc>
        <w:tc>
          <w:tcPr>
            <w:tcW w:w="813" w:type="dxa"/>
            <w:tcBorders>
              <w:top w:val="nil"/>
              <w:left w:val="nil"/>
              <w:bottom w:val="single" w:color="auto" w:sz="4" w:space="0"/>
              <w:right w:val="single" w:color="auto" w:sz="4" w:space="0"/>
            </w:tcBorders>
            <w:vAlign w:val="center"/>
          </w:tcPr>
          <w:p w14:paraId="22F989C2">
            <w:pPr>
              <w:widowControl/>
              <w:tabs>
                <w:tab w:val="decimal" w:pos="0"/>
              </w:tabs>
              <w:ind w:firstLine="0" w:firstLineChars="0"/>
              <w:jc w:val="center"/>
              <w:rPr>
                <w:kern w:val="0"/>
                <w:sz w:val="18"/>
                <w:szCs w:val="18"/>
              </w:rPr>
            </w:pPr>
            <w:r>
              <w:rPr>
                <w:kern w:val="0"/>
                <w:sz w:val="18"/>
                <w:szCs w:val="18"/>
              </w:rPr>
              <w:t>495</w:t>
            </w:r>
          </w:p>
        </w:tc>
        <w:tc>
          <w:tcPr>
            <w:tcW w:w="1109" w:type="dxa"/>
            <w:tcBorders>
              <w:top w:val="nil"/>
              <w:left w:val="nil"/>
              <w:bottom w:val="single" w:color="auto" w:sz="4" w:space="0"/>
              <w:right w:val="single" w:color="auto" w:sz="4" w:space="0"/>
            </w:tcBorders>
            <w:vAlign w:val="center"/>
          </w:tcPr>
          <w:p w14:paraId="27E9AF83">
            <w:pPr>
              <w:widowControl/>
              <w:tabs>
                <w:tab w:val="decimal" w:pos="0"/>
              </w:tabs>
              <w:ind w:firstLine="0" w:firstLineChars="0"/>
              <w:jc w:val="center"/>
              <w:rPr>
                <w:kern w:val="0"/>
                <w:sz w:val="18"/>
                <w:szCs w:val="18"/>
              </w:rPr>
            </w:pPr>
            <w:r>
              <w:rPr>
                <w:kern w:val="0"/>
                <w:sz w:val="18"/>
                <w:szCs w:val="18"/>
              </w:rPr>
              <w:t>12.084961</w:t>
            </w:r>
          </w:p>
        </w:tc>
        <w:tc>
          <w:tcPr>
            <w:tcW w:w="426" w:type="dxa"/>
            <w:tcBorders>
              <w:top w:val="nil"/>
              <w:left w:val="nil"/>
              <w:bottom w:val="single" w:color="auto" w:sz="4" w:space="0"/>
              <w:right w:val="single" w:color="auto" w:sz="4" w:space="0"/>
            </w:tcBorders>
            <w:vAlign w:val="center"/>
          </w:tcPr>
          <w:p w14:paraId="06E43187">
            <w:pPr>
              <w:widowControl/>
              <w:tabs>
                <w:tab w:val="decimal" w:pos="0"/>
              </w:tabs>
              <w:ind w:firstLine="0" w:firstLineChars="0"/>
              <w:jc w:val="center"/>
              <w:rPr>
                <w:kern w:val="0"/>
                <w:sz w:val="18"/>
                <w:szCs w:val="18"/>
              </w:rPr>
            </w:pPr>
            <w:r>
              <w:rPr>
                <w:kern w:val="0"/>
                <w:sz w:val="18"/>
                <w:szCs w:val="18"/>
              </w:rPr>
              <w:t>9</w:t>
            </w:r>
          </w:p>
        </w:tc>
      </w:tr>
      <w:tr w14:paraId="445F0282">
        <w:tblPrEx>
          <w:tblCellMar>
            <w:top w:w="0" w:type="dxa"/>
            <w:left w:w="108" w:type="dxa"/>
            <w:bottom w:w="0" w:type="dxa"/>
            <w:right w:w="108" w:type="dxa"/>
          </w:tblCellMar>
        </w:tblPrEx>
        <w:trPr>
          <w:trHeight w:val="270" w:hRule="atLeast"/>
          <w:jc w:val="center"/>
        </w:trPr>
        <w:tc>
          <w:tcPr>
            <w:tcW w:w="953" w:type="dxa"/>
            <w:tcBorders>
              <w:top w:val="nil"/>
              <w:left w:val="single" w:color="auto" w:sz="4" w:space="0"/>
              <w:bottom w:val="single" w:color="auto" w:sz="4" w:space="0"/>
              <w:right w:val="single" w:color="auto" w:sz="4" w:space="0"/>
            </w:tcBorders>
            <w:shd w:val="clear" w:color="auto" w:fill="auto"/>
            <w:vAlign w:val="center"/>
          </w:tcPr>
          <w:p w14:paraId="7B97C80D">
            <w:pPr>
              <w:widowControl/>
              <w:tabs>
                <w:tab w:val="decimal" w:pos="0"/>
              </w:tabs>
              <w:ind w:firstLine="0" w:firstLineChars="0"/>
              <w:jc w:val="center"/>
              <w:rPr>
                <w:kern w:val="0"/>
                <w:sz w:val="18"/>
                <w:szCs w:val="18"/>
              </w:rPr>
            </w:pPr>
            <w:r>
              <w:rPr>
                <w:kern w:val="0"/>
                <w:sz w:val="18"/>
                <w:szCs w:val="18"/>
              </w:rPr>
              <w:t>112</w:t>
            </w:r>
          </w:p>
        </w:tc>
        <w:tc>
          <w:tcPr>
            <w:tcW w:w="1068" w:type="dxa"/>
            <w:tcBorders>
              <w:top w:val="nil"/>
              <w:left w:val="nil"/>
              <w:bottom w:val="single" w:color="auto" w:sz="4" w:space="0"/>
              <w:right w:val="single" w:color="auto" w:sz="4" w:space="0"/>
            </w:tcBorders>
            <w:shd w:val="clear" w:color="auto" w:fill="auto"/>
            <w:vAlign w:val="center"/>
          </w:tcPr>
          <w:p w14:paraId="68075F9A">
            <w:pPr>
              <w:widowControl/>
              <w:tabs>
                <w:tab w:val="decimal" w:pos="0"/>
              </w:tabs>
              <w:ind w:firstLine="0" w:firstLineChars="0"/>
              <w:jc w:val="center"/>
              <w:rPr>
                <w:kern w:val="0"/>
                <w:sz w:val="18"/>
                <w:szCs w:val="18"/>
              </w:rPr>
            </w:pPr>
            <w:r>
              <w:rPr>
                <w:kern w:val="0"/>
                <w:sz w:val="18"/>
                <w:szCs w:val="18"/>
              </w:rPr>
              <w:t>2.734375</w:t>
            </w:r>
          </w:p>
        </w:tc>
        <w:tc>
          <w:tcPr>
            <w:tcW w:w="588" w:type="dxa"/>
            <w:tcBorders>
              <w:top w:val="nil"/>
              <w:left w:val="nil"/>
              <w:bottom w:val="single" w:color="auto" w:sz="4" w:space="0"/>
              <w:right w:val="single" w:color="auto" w:sz="4" w:space="0"/>
            </w:tcBorders>
            <w:shd w:val="clear" w:color="auto" w:fill="auto"/>
            <w:vAlign w:val="center"/>
          </w:tcPr>
          <w:p w14:paraId="572C4A06">
            <w:pPr>
              <w:widowControl/>
              <w:tabs>
                <w:tab w:val="decimal" w:pos="0"/>
              </w:tabs>
              <w:ind w:firstLine="0" w:firstLineChars="0"/>
              <w:jc w:val="center"/>
              <w:rPr>
                <w:kern w:val="0"/>
                <w:sz w:val="18"/>
                <w:szCs w:val="18"/>
              </w:rPr>
            </w:pPr>
            <w:r>
              <w:rPr>
                <w:kern w:val="0"/>
                <w:sz w:val="18"/>
                <w:szCs w:val="18"/>
              </w:rPr>
              <w:t>15</w:t>
            </w:r>
          </w:p>
        </w:tc>
        <w:tc>
          <w:tcPr>
            <w:tcW w:w="813" w:type="dxa"/>
            <w:tcBorders>
              <w:top w:val="nil"/>
              <w:left w:val="nil"/>
              <w:bottom w:val="single" w:color="auto" w:sz="4" w:space="0"/>
              <w:right w:val="single" w:color="auto" w:sz="4" w:space="0"/>
            </w:tcBorders>
            <w:vAlign w:val="center"/>
          </w:tcPr>
          <w:p w14:paraId="70B08594">
            <w:pPr>
              <w:widowControl/>
              <w:tabs>
                <w:tab w:val="decimal" w:pos="0"/>
              </w:tabs>
              <w:ind w:firstLine="0" w:firstLineChars="0"/>
              <w:jc w:val="center"/>
              <w:rPr>
                <w:kern w:val="0"/>
                <w:sz w:val="18"/>
                <w:szCs w:val="18"/>
              </w:rPr>
            </w:pPr>
            <w:r>
              <w:rPr>
                <w:kern w:val="0"/>
                <w:sz w:val="18"/>
                <w:szCs w:val="18"/>
              </w:rPr>
              <w:t>240</w:t>
            </w:r>
          </w:p>
        </w:tc>
        <w:tc>
          <w:tcPr>
            <w:tcW w:w="1068" w:type="dxa"/>
            <w:tcBorders>
              <w:top w:val="nil"/>
              <w:left w:val="nil"/>
              <w:bottom w:val="single" w:color="auto" w:sz="4" w:space="0"/>
              <w:right w:val="single" w:color="auto" w:sz="4" w:space="0"/>
            </w:tcBorders>
            <w:vAlign w:val="center"/>
          </w:tcPr>
          <w:p w14:paraId="6D57FEEB">
            <w:pPr>
              <w:widowControl/>
              <w:tabs>
                <w:tab w:val="decimal" w:pos="0"/>
              </w:tabs>
              <w:ind w:firstLine="0" w:firstLineChars="0"/>
              <w:jc w:val="center"/>
              <w:rPr>
                <w:kern w:val="0"/>
                <w:sz w:val="18"/>
                <w:szCs w:val="18"/>
              </w:rPr>
            </w:pPr>
            <w:r>
              <w:rPr>
                <w:kern w:val="0"/>
                <w:sz w:val="18"/>
                <w:szCs w:val="18"/>
              </w:rPr>
              <w:t>5.859375</w:t>
            </w:r>
          </w:p>
        </w:tc>
        <w:tc>
          <w:tcPr>
            <w:tcW w:w="426" w:type="dxa"/>
            <w:tcBorders>
              <w:top w:val="nil"/>
              <w:left w:val="nil"/>
              <w:bottom w:val="single" w:color="auto" w:sz="4" w:space="0"/>
              <w:right w:val="single" w:color="auto" w:sz="4" w:space="0"/>
            </w:tcBorders>
            <w:vAlign w:val="center"/>
          </w:tcPr>
          <w:p w14:paraId="0D363CAE">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069733D5">
            <w:pPr>
              <w:widowControl/>
              <w:tabs>
                <w:tab w:val="decimal" w:pos="0"/>
              </w:tabs>
              <w:ind w:firstLine="0" w:firstLineChars="0"/>
              <w:jc w:val="center"/>
              <w:rPr>
                <w:kern w:val="0"/>
                <w:sz w:val="18"/>
                <w:szCs w:val="18"/>
              </w:rPr>
            </w:pPr>
            <w:r>
              <w:rPr>
                <w:kern w:val="0"/>
                <w:sz w:val="18"/>
                <w:szCs w:val="18"/>
              </w:rPr>
              <w:t>368</w:t>
            </w:r>
          </w:p>
        </w:tc>
        <w:tc>
          <w:tcPr>
            <w:tcW w:w="1068" w:type="dxa"/>
            <w:tcBorders>
              <w:top w:val="nil"/>
              <w:left w:val="nil"/>
              <w:bottom w:val="single" w:color="auto" w:sz="4" w:space="0"/>
              <w:right w:val="single" w:color="auto" w:sz="4" w:space="0"/>
            </w:tcBorders>
            <w:vAlign w:val="center"/>
          </w:tcPr>
          <w:p w14:paraId="68AC4C69">
            <w:pPr>
              <w:widowControl/>
              <w:tabs>
                <w:tab w:val="decimal" w:pos="0"/>
              </w:tabs>
              <w:ind w:firstLine="0" w:firstLineChars="0"/>
              <w:jc w:val="center"/>
              <w:rPr>
                <w:kern w:val="0"/>
                <w:sz w:val="18"/>
                <w:szCs w:val="18"/>
              </w:rPr>
            </w:pPr>
            <w:r>
              <w:rPr>
                <w:kern w:val="0"/>
                <w:sz w:val="18"/>
                <w:szCs w:val="18"/>
              </w:rPr>
              <w:t>8.984375</w:t>
            </w:r>
          </w:p>
        </w:tc>
        <w:tc>
          <w:tcPr>
            <w:tcW w:w="426" w:type="dxa"/>
            <w:tcBorders>
              <w:top w:val="nil"/>
              <w:left w:val="nil"/>
              <w:bottom w:val="single" w:color="auto" w:sz="4" w:space="0"/>
              <w:right w:val="single" w:color="auto" w:sz="4" w:space="0"/>
            </w:tcBorders>
            <w:vAlign w:val="center"/>
          </w:tcPr>
          <w:p w14:paraId="561E2022">
            <w:pPr>
              <w:widowControl/>
              <w:tabs>
                <w:tab w:val="decimal" w:pos="0"/>
              </w:tabs>
              <w:ind w:firstLine="0" w:firstLineChars="0"/>
              <w:jc w:val="center"/>
              <w:rPr>
                <w:kern w:val="0"/>
                <w:sz w:val="18"/>
                <w:szCs w:val="18"/>
              </w:rPr>
            </w:pPr>
            <w:r>
              <w:rPr>
                <w:kern w:val="0"/>
                <w:sz w:val="18"/>
                <w:szCs w:val="18"/>
              </w:rPr>
              <w:t>8</w:t>
            </w:r>
          </w:p>
        </w:tc>
        <w:tc>
          <w:tcPr>
            <w:tcW w:w="813" w:type="dxa"/>
            <w:tcBorders>
              <w:top w:val="nil"/>
              <w:left w:val="nil"/>
              <w:bottom w:val="single" w:color="auto" w:sz="4" w:space="0"/>
              <w:right w:val="single" w:color="auto" w:sz="4" w:space="0"/>
            </w:tcBorders>
            <w:vAlign w:val="center"/>
          </w:tcPr>
          <w:p w14:paraId="4667E13E">
            <w:pPr>
              <w:widowControl/>
              <w:tabs>
                <w:tab w:val="decimal" w:pos="0"/>
              </w:tabs>
              <w:ind w:firstLine="0" w:firstLineChars="0"/>
              <w:jc w:val="center"/>
              <w:rPr>
                <w:kern w:val="0"/>
                <w:sz w:val="18"/>
                <w:szCs w:val="18"/>
              </w:rPr>
            </w:pPr>
            <w:r>
              <w:rPr>
                <w:kern w:val="0"/>
                <w:sz w:val="18"/>
                <w:szCs w:val="18"/>
              </w:rPr>
              <w:t>496</w:t>
            </w:r>
          </w:p>
        </w:tc>
        <w:tc>
          <w:tcPr>
            <w:tcW w:w="1109" w:type="dxa"/>
            <w:tcBorders>
              <w:top w:val="nil"/>
              <w:left w:val="nil"/>
              <w:bottom w:val="single" w:color="auto" w:sz="4" w:space="0"/>
              <w:right w:val="single" w:color="auto" w:sz="4" w:space="0"/>
            </w:tcBorders>
            <w:vAlign w:val="center"/>
          </w:tcPr>
          <w:p w14:paraId="6DCE44A8">
            <w:pPr>
              <w:widowControl/>
              <w:tabs>
                <w:tab w:val="decimal" w:pos="0"/>
              </w:tabs>
              <w:ind w:firstLine="0" w:firstLineChars="0"/>
              <w:jc w:val="center"/>
              <w:rPr>
                <w:kern w:val="0"/>
                <w:sz w:val="18"/>
                <w:szCs w:val="18"/>
              </w:rPr>
            </w:pPr>
            <w:r>
              <w:rPr>
                <w:kern w:val="0"/>
                <w:sz w:val="18"/>
                <w:szCs w:val="18"/>
              </w:rPr>
              <w:t>12.109375</w:t>
            </w:r>
          </w:p>
        </w:tc>
        <w:tc>
          <w:tcPr>
            <w:tcW w:w="426" w:type="dxa"/>
            <w:tcBorders>
              <w:top w:val="nil"/>
              <w:left w:val="nil"/>
              <w:bottom w:val="single" w:color="auto" w:sz="4" w:space="0"/>
              <w:right w:val="single" w:color="auto" w:sz="4" w:space="0"/>
            </w:tcBorders>
            <w:vAlign w:val="center"/>
          </w:tcPr>
          <w:p w14:paraId="583E6560">
            <w:pPr>
              <w:widowControl/>
              <w:tabs>
                <w:tab w:val="decimal" w:pos="0"/>
              </w:tabs>
              <w:ind w:firstLine="0" w:firstLineChars="0"/>
              <w:jc w:val="center"/>
              <w:rPr>
                <w:kern w:val="0"/>
                <w:sz w:val="18"/>
                <w:szCs w:val="18"/>
              </w:rPr>
            </w:pPr>
            <w:r>
              <w:rPr>
                <w:kern w:val="0"/>
                <w:sz w:val="18"/>
                <w:szCs w:val="18"/>
              </w:rPr>
              <w:t>12</w:t>
            </w:r>
          </w:p>
        </w:tc>
      </w:tr>
      <w:tr w14:paraId="6285FAC4">
        <w:tblPrEx>
          <w:tblCellMar>
            <w:top w:w="0" w:type="dxa"/>
            <w:left w:w="108" w:type="dxa"/>
            <w:bottom w:w="0" w:type="dxa"/>
            <w:right w:w="108" w:type="dxa"/>
          </w:tblCellMar>
        </w:tblPrEx>
        <w:trPr>
          <w:trHeight w:val="270" w:hRule="atLeast"/>
          <w:jc w:val="center"/>
        </w:trPr>
        <w:tc>
          <w:tcPr>
            <w:tcW w:w="953" w:type="dxa"/>
            <w:tcBorders>
              <w:top w:val="nil"/>
              <w:left w:val="single" w:color="auto" w:sz="4" w:space="0"/>
              <w:bottom w:val="single" w:color="auto" w:sz="4" w:space="0"/>
              <w:right w:val="single" w:color="auto" w:sz="4" w:space="0"/>
            </w:tcBorders>
            <w:shd w:val="clear" w:color="auto" w:fill="auto"/>
            <w:vAlign w:val="center"/>
          </w:tcPr>
          <w:p w14:paraId="30700213">
            <w:pPr>
              <w:widowControl/>
              <w:tabs>
                <w:tab w:val="decimal" w:pos="0"/>
              </w:tabs>
              <w:ind w:firstLine="0" w:firstLineChars="0"/>
              <w:jc w:val="center"/>
              <w:rPr>
                <w:kern w:val="0"/>
                <w:sz w:val="18"/>
                <w:szCs w:val="18"/>
              </w:rPr>
            </w:pPr>
            <w:r>
              <w:rPr>
                <w:kern w:val="0"/>
                <w:sz w:val="18"/>
                <w:szCs w:val="18"/>
              </w:rPr>
              <w:t>113</w:t>
            </w:r>
          </w:p>
        </w:tc>
        <w:tc>
          <w:tcPr>
            <w:tcW w:w="1068" w:type="dxa"/>
            <w:tcBorders>
              <w:top w:val="nil"/>
              <w:left w:val="nil"/>
              <w:bottom w:val="single" w:color="auto" w:sz="4" w:space="0"/>
              <w:right w:val="single" w:color="auto" w:sz="4" w:space="0"/>
            </w:tcBorders>
            <w:shd w:val="clear" w:color="auto" w:fill="auto"/>
            <w:vAlign w:val="center"/>
          </w:tcPr>
          <w:p w14:paraId="0E921716">
            <w:pPr>
              <w:widowControl/>
              <w:tabs>
                <w:tab w:val="decimal" w:pos="0"/>
              </w:tabs>
              <w:ind w:firstLine="0" w:firstLineChars="0"/>
              <w:jc w:val="center"/>
              <w:rPr>
                <w:kern w:val="0"/>
                <w:sz w:val="18"/>
                <w:szCs w:val="18"/>
              </w:rPr>
            </w:pPr>
            <w:r>
              <w:rPr>
                <w:kern w:val="0"/>
                <w:sz w:val="18"/>
                <w:szCs w:val="18"/>
              </w:rPr>
              <w:t>2.758789</w:t>
            </w:r>
          </w:p>
        </w:tc>
        <w:tc>
          <w:tcPr>
            <w:tcW w:w="588" w:type="dxa"/>
            <w:tcBorders>
              <w:top w:val="nil"/>
              <w:left w:val="nil"/>
              <w:bottom w:val="single" w:color="auto" w:sz="4" w:space="0"/>
              <w:right w:val="single" w:color="auto" w:sz="4" w:space="0"/>
            </w:tcBorders>
            <w:shd w:val="clear" w:color="auto" w:fill="auto"/>
            <w:vAlign w:val="center"/>
          </w:tcPr>
          <w:p w14:paraId="1B3E4D5B">
            <w:pPr>
              <w:widowControl/>
              <w:tabs>
                <w:tab w:val="decimal" w:pos="0"/>
              </w:tabs>
              <w:ind w:firstLine="0" w:firstLineChars="0"/>
              <w:jc w:val="center"/>
              <w:rPr>
                <w:kern w:val="0"/>
                <w:sz w:val="18"/>
                <w:szCs w:val="18"/>
              </w:rPr>
            </w:pPr>
            <w:r>
              <w:rPr>
                <w:kern w:val="0"/>
                <w:sz w:val="18"/>
                <w:szCs w:val="18"/>
              </w:rPr>
              <w:t>6</w:t>
            </w:r>
          </w:p>
        </w:tc>
        <w:tc>
          <w:tcPr>
            <w:tcW w:w="813" w:type="dxa"/>
            <w:tcBorders>
              <w:top w:val="nil"/>
              <w:left w:val="nil"/>
              <w:bottom w:val="single" w:color="auto" w:sz="4" w:space="0"/>
              <w:right w:val="single" w:color="auto" w:sz="4" w:space="0"/>
            </w:tcBorders>
            <w:vAlign w:val="center"/>
          </w:tcPr>
          <w:p w14:paraId="44B10951">
            <w:pPr>
              <w:widowControl/>
              <w:tabs>
                <w:tab w:val="decimal" w:pos="0"/>
              </w:tabs>
              <w:ind w:firstLine="0" w:firstLineChars="0"/>
              <w:jc w:val="center"/>
              <w:rPr>
                <w:kern w:val="0"/>
                <w:sz w:val="18"/>
                <w:szCs w:val="18"/>
              </w:rPr>
            </w:pPr>
            <w:r>
              <w:rPr>
                <w:kern w:val="0"/>
                <w:sz w:val="18"/>
                <w:szCs w:val="18"/>
              </w:rPr>
              <w:t>241</w:t>
            </w:r>
          </w:p>
        </w:tc>
        <w:tc>
          <w:tcPr>
            <w:tcW w:w="1068" w:type="dxa"/>
            <w:tcBorders>
              <w:top w:val="nil"/>
              <w:left w:val="nil"/>
              <w:bottom w:val="single" w:color="auto" w:sz="4" w:space="0"/>
              <w:right w:val="single" w:color="auto" w:sz="4" w:space="0"/>
            </w:tcBorders>
            <w:vAlign w:val="center"/>
          </w:tcPr>
          <w:p w14:paraId="1C92B79A">
            <w:pPr>
              <w:widowControl/>
              <w:tabs>
                <w:tab w:val="decimal" w:pos="0"/>
              </w:tabs>
              <w:ind w:firstLine="0" w:firstLineChars="0"/>
              <w:jc w:val="center"/>
              <w:rPr>
                <w:kern w:val="0"/>
                <w:sz w:val="18"/>
                <w:szCs w:val="18"/>
              </w:rPr>
            </w:pPr>
            <w:r>
              <w:rPr>
                <w:kern w:val="0"/>
                <w:sz w:val="18"/>
                <w:szCs w:val="18"/>
              </w:rPr>
              <w:t>5.883789</w:t>
            </w:r>
          </w:p>
        </w:tc>
        <w:tc>
          <w:tcPr>
            <w:tcW w:w="426" w:type="dxa"/>
            <w:tcBorders>
              <w:top w:val="nil"/>
              <w:left w:val="nil"/>
              <w:bottom w:val="single" w:color="auto" w:sz="4" w:space="0"/>
              <w:right w:val="single" w:color="auto" w:sz="4" w:space="0"/>
            </w:tcBorders>
            <w:vAlign w:val="center"/>
          </w:tcPr>
          <w:p w14:paraId="5F4CE2C5">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6147539C">
            <w:pPr>
              <w:widowControl/>
              <w:tabs>
                <w:tab w:val="decimal" w:pos="0"/>
              </w:tabs>
              <w:ind w:firstLine="0" w:firstLineChars="0"/>
              <w:jc w:val="center"/>
              <w:rPr>
                <w:kern w:val="0"/>
                <w:sz w:val="18"/>
                <w:szCs w:val="18"/>
              </w:rPr>
            </w:pPr>
            <w:r>
              <w:rPr>
                <w:kern w:val="0"/>
                <w:sz w:val="18"/>
                <w:szCs w:val="18"/>
              </w:rPr>
              <w:t>369</w:t>
            </w:r>
          </w:p>
        </w:tc>
        <w:tc>
          <w:tcPr>
            <w:tcW w:w="1068" w:type="dxa"/>
            <w:tcBorders>
              <w:top w:val="nil"/>
              <w:left w:val="nil"/>
              <w:bottom w:val="single" w:color="auto" w:sz="4" w:space="0"/>
              <w:right w:val="single" w:color="auto" w:sz="4" w:space="0"/>
            </w:tcBorders>
            <w:vAlign w:val="center"/>
          </w:tcPr>
          <w:p w14:paraId="375AEFA3">
            <w:pPr>
              <w:widowControl/>
              <w:tabs>
                <w:tab w:val="decimal" w:pos="0"/>
              </w:tabs>
              <w:ind w:firstLine="0" w:firstLineChars="0"/>
              <w:jc w:val="center"/>
              <w:rPr>
                <w:kern w:val="0"/>
                <w:sz w:val="18"/>
                <w:szCs w:val="18"/>
              </w:rPr>
            </w:pPr>
            <w:r>
              <w:rPr>
                <w:kern w:val="0"/>
                <w:sz w:val="18"/>
                <w:szCs w:val="18"/>
              </w:rPr>
              <w:t>9.008789</w:t>
            </w:r>
          </w:p>
        </w:tc>
        <w:tc>
          <w:tcPr>
            <w:tcW w:w="426" w:type="dxa"/>
            <w:tcBorders>
              <w:top w:val="nil"/>
              <w:left w:val="nil"/>
              <w:bottom w:val="single" w:color="auto" w:sz="4" w:space="0"/>
              <w:right w:val="single" w:color="auto" w:sz="4" w:space="0"/>
            </w:tcBorders>
            <w:vAlign w:val="center"/>
          </w:tcPr>
          <w:p w14:paraId="58255713">
            <w:pPr>
              <w:widowControl/>
              <w:tabs>
                <w:tab w:val="decimal" w:pos="0"/>
              </w:tabs>
              <w:ind w:firstLine="0" w:firstLineChars="0"/>
              <w:jc w:val="center"/>
              <w:rPr>
                <w:kern w:val="0"/>
                <w:sz w:val="18"/>
                <w:szCs w:val="18"/>
              </w:rPr>
            </w:pPr>
            <w:r>
              <w:rPr>
                <w:kern w:val="0"/>
                <w:sz w:val="18"/>
                <w:szCs w:val="18"/>
              </w:rPr>
              <w:t>11</w:t>
            </w:r>
          </w:p>
        </w:tc>
        <w:tc>
          <w:tcPr>
            <w:tcW w:w="813" w:type="dxa"/>
            <w:tcBorders>
              <w:top w:val="nil"/>
              <w:left w:val="nil"/>
              <w:bottom w:val="single" w:color="auto" w:sz="4" w:space="0"/>
              <w:right w:val="single" w:color="auto" w:sz="4" w:space="0"/>
            </w:tcBorders>
            <w:vAlign w:val="center"/>
          </w:tcPr>
          <w:p w14:paraId="03DFA453">
            <w:pPr>
              <w:widowControl/>
              <w:tabs>
                <w:tab w:val="decimal" w:pos="0"/>
              </w:tabs>
              <w:ind w:firstLine="0" w:firstLineChars="0"/>
              <w:jc w:val="center"/>
              <w:rPr>
                <w:kern w:val="0"/>
                <w:sz w:val="18"/>
                <w:szCs w:val="18"/>
              </w:rPr>
            </w:pPr>
            <w:r>
              <w:rPr>
                <w:kern w:val="0"/>
                <w:sz w:val="18"/>
                <w:szCs w:val="18"/>
              </w:rPr>
              <w:t>497</w:t>
            </w:r>
          </w:p>
        </w:tc>
        <w:tc>
          <w:tcPr>
            <w:tcW w:w="1109" w:type="dxa"/>
            <w:tcBorders>
              <w:top w:val="nil"/>
              <w:left w:val="nil"/>
              <w:bottom w:val="single" w:color="auto" w:sz="4" w:space="0"/>
              <w:right w:val="single" w:color="auto" w:sz="4" w:space="0"/>
            </w:tcBorders>
            <w:vAlign w:val="center"/>
          </w:tcPr>
          <w:p w14:paraId="2FB8F7AF">
            <w:pPr>
              <w:widowControl/>
              <w:tabs>
                <w:tab w:val="decimal" w:pos="0"/>
              </w:tabs>
              <w:ind w:firstLine="0" w:firstLineChars="0"/>
              <w:jc w:val="center"/>
              <w:rPr>
                <w:kern w:val="0"/>
                <w:sz w:val="18"/>
                <w:szCs w:val="18"/>
              </w:rPr>
            </w:pPr>
            <w:r>
              <w:rPr>
                <w:kern w:val="0"/>
                <w:sz w:val="18"/>
                <w:szCs w:val="18"/>
              </w:rPr>
              <w:t>12.133789</w:t>
            </w:r>
          </w:p>
        </w:tc>
        <w:tc>
          <w:tcPr>
            <w:tcW w:w="426" w:type="dxa"/>
            <w:tcBorders>
              <w:top w:val="nil"/>
              <w:left w:val="nil"/>
              <w:bottom w:val="single" w:color="auto" w:sz="4" w:space="0"/>
              <w:right w:val="single" w:color="auto" w:sz="4" w:space="0"/>
            </w:tcBorders>
            <w:vAlign w:val="center"/>
          </w:tcPr>
          <w:p w14:paraId="05FA5DDC">
            <w:pPr>
              <w:widowControl/>
              <w:tabs>
                <w:tab w:val="decimal" w:pos="0"/>
              </w:tabs>
              <w:ind w:firstLine="0" w:firstLineChars="0"/>
              <w:jc w:val="center"/>
              <w:rPr>
                <w:kern w:val="0"/>
                <w:sz w:val="18"/>
                <w:szCs w:val="18"/>
              </w:rPr>
            </w:pPr>
            <w:r>
              <w:rPr>
                <w:kern w:val="0"/>
                <w:sz w:val="18"/>
                <w:szCs w:val="18"/>
              </w:rPr>
              <w:t>0</w:t>
            </w:r>
          </w:p>
        </w:tc>
      </w:tr>
      <w:tr w14:paraId="7C00474F">
        <w:tblPrEx>
          <w:tblCellMar>
            <w:top w:w="0" w:type="dxa"/>
            <w:left w:w="108" w:type="dxa"/>
            <w:bottom w:w="0" w:type="dxa"/>
            <w:right w:w="108" w:type="dxa"/>
          </w:tblCellMar>
        </w:tblPrEx>
        <w:trPr>
          <w:trHeight w:val="270" w:hRule="atLeast"/>
          <w:jc w:val="center"/>
        </w:trPr>
        <w:tc>
          <w:tcPr>
            <w:tcW w:w="953" w:type="dxa"/>
            <w:tcBorders>
              <w:top w:val="nil"/>
              <w:left w:val="single" w:color="auto" w:sz="4" w:space="0"/>
              <w:bottom w:val="single" w:color="auto" w:sz="4" w:space="0"/>
              <w:right w:val="single" w:color="auto" w:sz="4" w:space="0"/>
            </w:tcBorders>
            <w:shd w:val="clear" w:color="auto" w:fill="auto"/>
            <w:vAlign w:val="center"/>
          </w:tcPr>
          <w:p w14:paraId="03ED852E">
            <w:pPr>
              <w:widowControl/>
              <w:tabs>
                <w:tab w:val="decimal" w:pos="0"/>
              </w:tabs>
              <w:ind w:firstLine="0" w:firstLineChars="0"/>
              <w:jc w:val="center"/>
              <w:rPr>
                <w:kern w:val="0"/>
                <w:sz w:val="18"/>
                <w:szCs w:val="18"/>
              </w:rPr>
            </w:pPr>
            <w:r>
              <w:rPr>
                <w:kern w:val="0"/>
                <w:sz w:val="18"/>
                <w:szCs w:val="18"/>
              </w:rPr>
              <w:t>114</w:t>
            </w:r>
          </w:p>
        </w:tc>
        <w:tc>
          <w:tcPr>
            <w:tcW w:w="1068" w:type="dxa"/>
            <w:tcBorders>
              <w:top w:val="nil"/>
              <w:left w:val="nil"/>
              <w:bottom w:val="single" w:color="auto" w:sz="4" w:space="0"/>
              <w:right w:val="single" w:color="auto" w:sz="4" w:space="0"/>
            </w:tcBorders>
            <w:shd w:val="clear" w:color="auto" w:fill="auto"/>
            <w:vAlign w:val="center"/>
          </w:tcPr>
          <w:p w14:paraId="775E1DF4">
            <w:pPr>
              <w:widowControl/>
              <w:tabs>
                <w:tab w:val="decimal" w:pos="0"/>
              </w:tabs>
              <w:ind w:firstLine="0" w:firstLineChars="0"/>
              <w:jc w:val="center"/>
              <w:rPr>
                <w:kern w:val="0"/>
                <w:sz w:val="18"/>
                <w:szCs w:val="18"/>
              </w:rPr>
            </w:pPr>
            <w:r>
              <w:rPr>
                <w:kern w:val="0"/>
                <w:sz w:val="18"/>
                <w:szCs w:val="18"/>
              </w:rPr>
              <w:t>2.783203</w:t>
            </w:r>
          </w:p>
        </w:tc>
        <w:tc>
          <w:tcPr>
            <w:tcW w:w="588" w:type="dxa"/>
            <w:tcBorders>
              <w:top w:val="nil"/>
              <w:left w:val="nil"/>
              <w:bottom w:val="single" w:color="auto" w:sz="4" w:space="0"/>
              <w:right w:val="single" w:color="auto" w:sz="4" w:space="0"/>
            </w:tcBorders>
            <w:shd w:val="clear" w:color="auto" w:fill="auto"/>
            <w:vAlign w:val="center"/>
          </w:tcPr>
          <w:p w14:paraId="3F9FBBB9">
            <w:pPr>
              <w:widowControl/>
              <w:tabs>
                <w:tab w:val="decimal" w:pos="0"/>
              </w:tabs>
              <w:ind w:firstLine="0" w:firstLineChars="0"/>
              <w:jc w:val="center"/>
              <w:rPr>
                <w:kern w:val="0"/>
                <w:sz w:val="18"/>
                <w:szCs w:val="18"/>
              </w:rPr>
            </w:pPr>
            <w:r>
              <w:rPr>
                <w:kern w:val="0"/>
                <w:sz w:val="18"/>
                <w:szCs w:val="18"/>
              </w:rPr>
              <w:t>11</w:t>
            </w:r>
          </w:p>
        </w:tc>
        <w:tc>
          <w:tcPr>
            <w:tcW w:w="813" w:type="dxa"/>
            <w:tcBorders>
              <w:top w:val="nil"/>
              <w:left w:val="nil"/>
              <w:bottom w:val="single" w:color="auto" w:sz="4" w:space="0"/>
              <w:right w:val="single" w:color="auto" w:sz="4" w:space="0"/>
            </w:tcBorders>
            <w:vAlign w:val="center"/>
          </w:tcPr>
          <w:p w14:paraId="5259DCB4">
            <w:pPr>
              <w:widowControl/>
              <w:tabs>
                <w:tab w:val="decimal" w:pos="0"/>
              </w:tabs>
              <w:ind w:firstLine="0" w:firstLineChars="0"/>
              <w:jc w:val="center"/>
              <w:rPr>
                <w:kern w:val="0"/>
                <w:sz w:val="18"/>
                <w:szCs w:val="18"/>
              </w:rPr>
            </w:pPr>
            <w:r>
              <w:rPr>
                <w:kern w:val="0"/>
                <w:sz w:val="18"/>
                <w:szCs w:val="18"/>
              </w:rPr>
              <w:t>242</w:t>
            </w:r>
          </w:p>
        </w:tc>
        <w:tc>
          <w:tcPr>
            <w:tcW w:w="1068" w:type="dxa"/>
            <w:tcBorders>
              <w:top w:val="nil"/>
              <w:left w:val="nil"/>
              <w:bottom w:val="single" w:color="auto" w:sz="4" w:space="0"/>
              <w:right w:val="single" w:color="auto" w:sz="4" w:space="0"/>
            </w:tcBorders>
            <w:vAlign w:val="center"/>
          </w:tcPr>
          <w:p w14:paraId="1E5A6D29">
            <w:pPr>
              <w:widowControl/>
              <w:tabs>
                <w:tab w:val="decimal" w:pos="0"/>
              </w:tabs>
              <w:ind w:firstLine="0" w:firstLineChars="0"/>
              <w:jc w:val="center"/>
              <w:rPr>
                <w:kern w:val="0"/>
                <w:sz w:val="18"/>
                <w:szCs w:val="18"/>
              </w:rPr>
            </w:pPr>
            <w:r>
              <w:rPr>
                <w:kern w:val="0"/>
                <w:sz w:val="18"/>
                <w:szCs w:val="18"/>
              </w:rPr>
              <w:t>5.908203</w:t>
            </w:r>
          </w:p>
        </w:tc>
        <w:tc>
          <w:tcPr>
            <w:tcW w:w="426" w:type="dxa"/>
            <w:tcBorders>
              <w:top w:val="nil"/>
              <w:left w:val="nil"/>
              <w:bottom w:val="single" w:color="auto" w:sz="4" w:space="0"/>
              <w:right w:val="single" w:color="auto" w:sz="4" w:space="0"/>
            </w:tcBorders>
            <w:vAlign w:val="center"/>
          </w:tcPr>
          <w:p w14:paraId="316F3584">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53259CB3">
            <w:pPr>
              <w:widowControl/>
              <w:tabs>
                <w:tab w:val="decimal" w:pos="0"/>
              </w:tabs>
              <w:ind w:firstLine="0" w:firstLineChars="0"/>
              <w:jc w:val="center"/>
              <w:rPr>
                <w:kern w:val="0"/>
                <w:sz w:val="18"/>
                <w:szCs w:val="18"/>
              </w:rPr>
            </w:pPr>
            <w:r>
              <w:rPr>
                <w:kern w:val="0"/>
                <w:sz w:val="18"/>
                <w:szCs w:val="18"/>
              </w:rPr>
              <w:t>370</w:t>
            </w:r>
          </w:p>
        </w:tc>
        <w:tc>
          <w:tcPr>
            <w:tcW w:w="1068" w:type="dxa"/>
            <w:tcBorders>
              <w:top w:val="nil"/>
              <w:left w:val="nil"/>
              <w:bottom w:val="single" w:color="auto" w:sz="4" w:space="0"/>
              <w:right w:val="single" w:color="auto" w:sz="4" w:space="0"/>
            </w:tcBorders>
            <w:vAlign w:val="center"/>
          </w:tcPr>
          <w:p w14:paraId="7A8E289B">
            <w:pPr>
              <w:widowControl/>
              <w:tabs>
                <w:tab w:val="decimal" w:pos="0"/>
              </w:tabs>
              <w:ind w:firstLine="0" w:firstLineChars="0"/>
              <w:jc w:val="center"/>
              <w:rPr>
                <w:kern w:val="0"/>
                <w:sz w:val="18"/>
                <w:szCs w:val="18"/>
              </w:rPr>
            </w:pPr>
            <w:r>
              <w:rPr>
                <w:kern w:val="0"/>
                <w:sz w:val="18"/>
                <w:szCs w:val="18"/>
              </w:rPr>
              <w:t>9.033203</w:t>
            </w:r>
          </w:p>
        </w:tc>
        <w:tc>
          <w:tcPr>
            <w:tcW w:w="426" w:type="dxa"/>
            <w:tcBorders>
              <w:top w:val="nil"/>
              <w:left w:val="nil"/>
              <w:bottom w:val="single" w:color="auto" w:sz="4" w:space="0"/>
              <w:right w:val="single" w:color="auto" w:sz="4" w:space="0"/>
            </w:tcBorders>
            <w:vAlign w:val="center"/>
          </w:tcPr>
          <w:p w14:paraId="29568206">
            <w:pPr>
              <w:widowControl/>
              <w:tabs>
                <w:tab w:val="decimal" w:pos="0"/>
              </w:tabs>
              <w:ind w:firstLine="0" w:firstLineChars="0"/>
              <w:jc w:val="center"/>
              <w:rPr>
                <w:kern w:val="0"/>
                <w:sz w:val="18"/>
                <w:szCs w:val="18"/>
              </w:rPr>
            </w:pPr>
            <w:r>
              <w:rPr>
                <w:kern w:val="0"/>
                <w:sz w:val="18"/>
                <w:szCs w:val="18"/>
              </w:rPr>
              <w:t>12</w:t>
            </w:r>
          </w:p>
        </w:tc>
        <w:tc>
          <w:tcPr>
            <w:tcW w:w="813" w:type="dxa"/>
            <w:tcBorders>
              <w:top w:val="nil"/>
              <w:left w:val="nil"/>
              <w:bottom w:val="single" w:color="auto" w:sz="4" w:space="0"/>
              <w:right w:val="single" w:color="auto" w:sz="4" w:space="0"/>
            </w:tcBorders>
            <w:vAlign w:val="center"/>
          </w:tcPr>
          <w:p w14:paraId="61B281EE">
            <w:pPr>
              <w:widowControl/>
              <w:tabs>
                <w:tab w:val="decimal" w:pos="0"/>
              </w:tabs>
              <w:ind w:firstLine="0" w:firstLineChars="0"/>
              <w:jc w:val="center"/>
              <w:rPr>
                <w:kern w:val="0"/>
                <w:sz w:val="18"/>
                <w:szCs w:val="18"/>
              </w:rPr>
            </w:pPr>
            <w:r>
              <w:rPr>
                <w:kern w:val="0"/>
                <w:sz w:val="18"/>
                <w:szCs w:val="18"/>
              </w:rPr>
              <w:t>498</w:t>
            </w:r>
          </w:p>
        </w:tc>
        <w:tc>
          <w:tcPr>
            <w:tcW w:w="1109" w:type="dxa"/>
            <w:tcBorders>
              <w:top w:val="nil"/>
              <w:left w:val="nil"/>
              <w:bottom w:val="single" w:color="auto" w:sz="4" w:space="0"/>
              <w:right w:val="single" w:color="auto" w:sz="4" w:space="0"/>
            </w:tcBorders>
            <w:vAlign w:val="center"/>
          </w:tcPr>
          <w:p w14:paraId="45A049FE">
            <w:pPr>
              <w:widowControl/>
              <w:tabs>
                <w:tab w:val="decimal" w:pos="0"/>
              </w:tabs>
              <w:ind w:firstLine="0" w:firstLineChars="0"/>
              <w:jc w:val="center"/>
              <w:rPr>
                <w:kern w:val="0"/>
                <w:sz w:val="18"/>
                <w:szCs w:val="18"/>
              </w:rPr>
            </w:pPr>
            <w:r>
              <w:rPr>
                <w:kern w:val="0"/>
                <w:sz w:val="18"/>
                <w:szCs w:val="18"/>
              </w:rPr>
              <w:t>12.158203</w:t>
            </w:r>
          </w:p>
        </w:tc>
        <w:tc>
          <w:tcPr>
            <w:tcW w:w="426" w:type="dxa"/>
            <w:tcBorders>
              <w:top w:val="nil"/>
              <w:left w:val="nil"/>
              <w:bottom w:val="single" w:color="auto" w:sz="4" w:space="0"/>
              <w:right w:val="single" w:color="auto" w:sz="4" w:space="0"/>
            </w:tcBorders>
            <w:vAlign w:val="center"/>
          </w:tcPr>
          <w:p w14:paraId="514B00E6">
            <w:pPr>
              <w:widowControl/>
              <w:tabs>
                <w:tab w:val="decimal" w:pos="0"/>
              </w:tabs>
              <w:ind w:firstLine="0" w:firstLineChars="0"/>
              <w:jc w:val="center"/>
              <w:rPr>
                <w:kern w:val="0"/>
                <w:sz w:val="18"/>
                <w:szCs w:val="18"/>
              </w:rPr>
            </w:pPr>
            <w:r>
              <w:rPr>
                <w:kern w:val="0"/>
                <w:sz w:val="18"/>
                <w:szCs w:val="18"/>
              </w:rPr>
              <w:t>7</w:t>
            </w:r>
          </w:p>
        </w:tc>
      </w:tr>
      <w:tr w14:paraId="2AEA7331">
        <w:tblPrEx>
          <w:tblCellMar>
            <w:top w:w="0" w:type="dxa"/>
            <w:left w:w="108" w:type="dxa"/>
            <w:bottom w:w="0" w:type="dxa"/>
            <w:right w:w="108" w:type="dxa"/>
          </w:tblCellMar>
        </w:tblPrEx>
        <w:trPr>
          <w:trHeight w:val="270" w:hRule="atLeast"/>
          <w:jc w:val="center"/>
        </w:trPr>
        <w:tc>
          <w:tcPr>
            <w:tcW w:w="953" w:type="dxa"/>
            <w:tcBorders>
              <w:top w:val="nil"/>
              <w:left w:val="single" w:color="auto" w:sz="4" w:space="0"/>
              <w:bottom w:val="single" w:color="auto" w:sz="4" w:space="0"/>
              <w:right w:val="single" w:color="auto" w:sz="4" w:space="0"/>
            </w:tcBorders>
            <w:shd w:val="clear" w:color="auto" w:fill="auto"/>
            <w:vAlign w:val="center"/>
          </w:tcPr>
          <w:p w14:paraId="7A16BB16">
            <w:pPr>
              <w:widowControl/>
              <w:tabs>
                <w:tab w:val="decimal" w:pos="0"/>
              </w:tabs>
              <w:ind w:firstLine="0" w:firstLineChars="0"/>
              <w:jc w:val="center"/>
              <w:rPr>
                <w:kern w:val="0"/>
                <w:sz w:val="18"/>
                <w:szCs w:val="18"/>
              </w:rPr>
            </w:pPr>
            <w:r>
              <w:rPr>
                <w:kern w:val="0"/>
                <w:sz w:val="18"/>
                <w:szCs w:val="18"/>
              </w:rPr>
              <w:t>115</w:t>
            </w:r>
          </w:p>
        </w:tc>
        <w:tc>
          <w:tcPr>
            <w:tcW w:w="1068" w:type="dxa"/>
            <w:tcBorders>
              <w:top w:val="nil"/>
              <w:left w:val="nil"/>
              <w:bottom w:val="single" w:color="auto" w:sz="4" w:space="0"/>
              <w:right w:val="single" w:color="auto" w:sz="4" w:space="0"/>
            </w:tcBorders>
            <w:shd w:val="clear" w:color="auto" w:fill="auto"/>
            <w:vAlign w:val="center"/>
          </w:tcPr>
          <w:p w14:paraId="5B253F14">
            <w:pPr>
              <w:widowControl/>
              <w:tabs>
                <w:tab w:val="decimal" w:pos="0"/>
              </w:tabs>
              <w:ind w:firstLine="0" w:firstLineChars="0"/>
              <w:jc w:val="center"/>
              <w:rPr>
                <w:kern w:val="0"/>
                <w:sz w:val="18"/>
                <w:szCs w:val="18"/>
              </w:rPr>
            </w:pPr>
            <w:r>
              <w:rPr>
                <w:kern w:val="0"/>
                <w:sz w:val="18"/>
                <w:szCs w:val="18"/>
              </w:rPr>
              <w:t>2.807617</w:t>
            </w:r>
          </w:p>
        </w:tc>
        <w:tc>
          <w:tcPr>
            <w:tcW w:w="588" w:type="dxa"/>
            <w:tcBorders>
              <w:top w:val="nil"/>
              <w:left w:val="nil"/>
              <w:bottom w:val="single" w:color="auto" w:sz="4" w:space="0"/>
              <w:right w:val="single" w:color="auto" w:sz="4" w:space="0"/>
            </w:tcBorders>
            <w:shd w:val="clear" w:color="auto" w:fill="auto"/>
            <w:vAlign w:val="center"/>
          </w:tcPr>
          <w:p w14:paraId="2EF574A6">
            <w:pPr>
              <w:widowControl/>
              <w:tabs>
                <w:tab w:val="decimal" w:pos="0"/>
              </w:tabs>
              <w:ind w:firstLine="0" w:firstLineChars="0"/>
              <w:jc w:val="center"/>
              <w:rPr>
                <w:kern w:val="0"/>
                <w:sz w:val="18"/>
                <w:szCs w:val="18"/>
              </w:rPr>
            </w:pPr>
            <w:r>
              <w:rPr>
                <w:kern w:val="0"/>
                <w:sz w:val="18"/>
                <w:szCs w:val="18"/>
              </w:rPr>
              <w:t>3</w:t>
            </w:r>
          </w:p>
        </w:tc>
        <w:tc>
          <w:tcPr>
            <w:tcW w:w="813" w:type="dxa"/>
            <w:tcBorders>
              <w:top w:val="nil"/>
              <w:left w:val="nil"/>
              <w:bottom w:val="single" w:color="auto" w:sz="4" w:space="0"/>
              <w:right w:val="single" w:color="auto" w:sz="4" w:space="0"/>
            </w:tcBorders>
            <w:vAlign w:val="center"/>
          </w:tcPr>
          <w:p w14:paraId="1EE71229">
            <w:pPr>
              <w:widowControl/>
              <w:tabs>
                <w:tab w:val="decimal" w:pos="0"/>
              </w:tabs>
              <w:ind w:firstLine="0" w:firstLineChars="0"/>
              <w:jc w:val="center"/>
              <w:rPr>
                <w:kern w:val="0"/>
                <w:sz w:val="18"/>
                <w:szCs w:val="18"/>
              </w:rPr>
            </w:pPr>
            <w:r>
              <w:rPr>
                <w:kern w:val="0"/>
                <w:sz w:val="18"/>
                <w:szCs w:val="18"/>
              </w:rPr>
              <w:t>243</w:t>
            </w:r>
          </w:p>
        </w:tc>
        <w:tc>
          <w:tcPr>
            <w:tcW w:w="1068" w:type="dxa"/>
            <w:tcBorders>
              <w:top w:val="nil"/>
              <w:left w:val="nil"/>
              <w:bottom w:val="single" w:color="auto" w:sz="4" w:space="0"/>
              <w:right w:val="single" w:color="auto" w:sz="4" w:space="0"/>
            </w:tcBorders>
            <w:vAlign w:val="center"/>
          </w:tcPr>
          <w:p w14:paraId="4A2DDBC8">
            <w:pPr>
              <w:widowControl/>
              <w:tabs>
                <w:tab w:val="decimal" w:pos="0"/>
              </w:tabs>
              <w:ind w:firstLine="0" w:firstLineChars="0"/>
              <w:jc w:val="center"/>
              <w:rPr>
                <w:kern w:val="0"/>
                <w:sz w:val="18"/>
                <w:szCs w:val="18"/>
              </w:rPr>
            </w:pPr>
            <w:r>
              <w:rPr>
                <w:kern w:val="0"/>
                <w:sz w:val="18"/>
                <w:szCs w:val="18"/>
              </w:rPr>
              <w:t>5.932617</w:t>
            </w:r>
          </w:p>
        </w:tc>
        <w:tc>
          <w:tcPr>
            <w:tcW w:w="426" w:type="dxa"/>
            <w:tcBorders>
              <w:top w:val="nil"/>
              <w:left w:val="nil"/>
              <w:bottom w:val="single" w:color="auto" w:sz="4" w:space="0"/>
              <w:right w:val="single" w:color="auto" w:sz="4" w:space="0"/>
            </w:tcBorders>
            <w:vAlign w:val="center"/>
          </w:tcPr>
          <w:p w14:paraId="4B034081">
            <w:pPr>
              <w:widowControl/>
              <w:tabs>
                <w:tab w:val="decimal" w:pos="0"/>
              </w:tabs>
              <w:ind w:firstLine="0" w:firstLineChars="0"/>
              <w:jc w:val="center"/>
              <w:rPr>
                <w:kern w:val="0"/>
                <w:sz w:val="18"/>
                <w:szCs w:val="18"/>
              </w:rPr>
            </w:pPr>
            <w:r>
              <w:rPr>
                <w:kern w:val="0"/>
                <w:sz w:val="18"/>
                <w:szCs w:val="18"/>
              </w:rPr>
              <w:t>4</w:t>
            </w:r>
          </w:p>
        </w:tc>
        <w:tc>
          <w:tcPr>
            <w:tcW w:w="813" w:type="dxa"/>
            <w:tcBorders>
              <w:top w:val="nil"/>
              <w:left w:val="nil"/>
              <w:bottom w:val="single" w:color="auto" w:sz="4" w:space="0"/>
              <w:right w:val="single" w:color="auto" w:sz="4" w:space="0"/>
            </w:tcBorders>
            <w:vAlign w:val="center"/>
          </w:tcPr>
          <w:p w14:paraId="4C2D9021">
            <w:pPr>
              <w:widowControl/>
              <w:tabs>
                <w:tab w:val="decimal" w:pos="0"/>
              </w:tabs>
              <w:ind w:firstLine="0" w:firstLineChars="0"/>
              <w:jc w:val="center"/>
              <w:rPr>
                <w:kern w:val="0"/>
                <w:sz w:val="18"/>
                <w:szCs w:val="18"/>
              </w:rPr>
            </w:pPr>
            <w:r>
              <w:rPr>
                <w:kern w:val="0"/>
                <w:sz w:val="18"/>
                <w:szCs w:val="18"/>
              </w:rPr>
              <w:t>371</w:t>
            </w:r>
          </w:p>
        </w:tc>
        <w:tc>
          <w:tcPr>
            <w:tcW w:w="1068" w:type="dxa"/>
            <w:tcBorders>
              <w:top w:val="nil"/>
              <w:left w:val="nil"/>
              <w:bottom w:val="single" w:color="auto" w:sz="4" w:space="0"/>
              <w:right w:val="single" w:color="auto" w:sz="4" w:space="0"/>
            </w:tcBorders>
            <w:vAlign w:val="center"/>
          </w:tcPr>
          <w:p w14:paraId="294568C4">
            <w:pPr>
              <w:widowControl/>
              <w:tabs>
                <w:tab w:val="decimal" w:pos="0"/>
              </w:tabs>
              <w:ind w:firstLine="0" w:firstLineChars="0"/>
              <w:jc w:val="center"/>
              <w:rPr>
                <w:kern w:val="0"/>
                <w:sz w:val="18"/>
                <w:szCs w:val="18"/>
              </w:rPr>
            </w:pPr>
            <w:r>
              <w:rPr>
                <w:kern w:val="0"/>
                <w:sz w:val="18"/>
                <w:szCs w:val="18"/>
              </w:rPr>
              <w:t>9.057617</w:t>
            </w:r>
          </w:p>
        </w:tc>
        <w:tc>
          <w:tcPr>
            <w:tcW w:w="426" w:type="dxa"/>
            <w:tcBorders>
              <w:top w:val="nil"/>
              <w:left w:val="nil"/>
              <w:bottom w:val="single" w:color="auto" w:sz="4" w:space="0"/>
              <w:right w:val="single" w:color="auto" w:sz="4" w:space="0"/>
            </w:tcBorders>
            <w:vAlign w:val="center"/>
          </w:tcPr>
          <w:p w14:paraId="231C59A3">
            <w:pPr>
              <w:widowControl/>
              <w:tabs>
                <w:tab w:val="decimal" w:pos="0"/>
              </w:tabs>
              <w:ind w:firstLine="0" w:firstLineChars="0"/>
              <w:jc w:val="center"/>
              <w:rPr>
                <w:kern w:val="0"/>
                <w:sz w:val="18"/>
                <w:szCs w:val="18"/>
              </w:rPr>
            </w:pPr>
            <w:r>
              <w:rPr>
                <w:kern w:val="0"/>
                <w:sz w:val="18"/>
                <w:szCs w:val="18"/>
              </w:rPr>
              <w:t>8</w:t>
            </w:r>
          </w:p>
        </w:tc>
        <w:tc>
          <w:tcPr>
            <w:tcW w:w="813" w:type="dxa"/>
            <w:tcBorders>
              <w:top w:val="nil"/>
              <w:left w:val="nil"/>
              <w:bottom w:val="single" w:color="auto" w:sz="4" w:space="0"/>
              <w:right w:val="single" w:color="auto" w:sz="4" w:space="0"/>
            </w:tcBorders>
            <w:vAlign w:val="center"/>
          </w:tcPr>
          <w:p w14:paraId="3F0A62A8">
            <w:pPr>
              <w:widowControl/>
              <w:tabs>
                <w:tab w:val="decimal" w:pos="0"/>
              </w:tabs>
              <w:ind w:firstLine="0" w:firstLineChars="0"/>
              <w:jc w:val="center"/>
              <w:rPr>
                <w:kern w:val="0"/>
                <w:sz w:val="18"/>
                <w:szCs w:val="18"/>
              </w:rPr>
            </w:pPr>
            <w:r>
              <w:rPr>
                <w:kern w:val="0"/>
                <w:sz w:val="18"/>
                <w:szCs w:val="18"/>
              </w:rPr>
              <w:t>499</w:t>
            </w:r>
          </w:p>
        </w:tc>
        <w:tc>
          <w:tcPr>
            <w:tcW w:w="1109" w:type="dxa"/>
            <w:tcBorders>
              <w:top w:val="nil"/>
              <w:left w:val="nil"/>
              <w:bottom w:val="single" w:color="auto" w:sz="4" w:space="0"/>
              <w:right w:val="single" w:color="auto" w:sz="4" w:space="0"/>
            </w:tcBorders>
            <w:vAlign w:val="center"/>
          </w:tcPr>
          <w:p w14:paraId="6C179881">
            <w:pPr>
              <w:widowControl/>
              <w:tabs>
                <w:tab w:val="decimal" w:pos="0"/>
              </w:tabs>
              <w:ind w:firstLine="0" w:firstLineChars="0"/>
              <w:jc w:val="center"/>
              <w:rPr>
                <w:kern w:val="0"/>
                <w:sz w:val="18"/>
                <w:szCs w:val="18"/>
              </w:rPr>
            </w:pPr>
            <w:r>
              <w:rPr>
                <w:kern w:val="0"/>
                <w:sz w:val="18"/>
                <w:szCs w:val="18"/>
              </w:rPr>
              <w:t>12.182617</w:t>
            </w:r>
          </w:p>
        </w:tc>
        <w:tc>
          <w:tcPr>
            <w:tcW w:w="426" w:type="dxa"/>
            <w:tcBorders>
              <w:top w:val="nil"/>
              <w:left w:val="nil"/>
              <w:bottom w:val="single" w:color="auto" w:sz="4" w:space="0"/>
              <w:right w:val="single" w:color="auto" w:sz="4" w:space="0"/>
            </w:tcBorders>
            <w:vAlign w:val="center"/>
          </w:tcPr>
          <w:p w14:paraId="7D573EDA">
            <w:pPr>
              <w:widowControl/>
              <w:tabs>
                <w:tab w:val="decimal" w:pos="0"/>
              </w:tabs>
              <w:ind w:firstLine="0" w:firstLineChars="0"/>
              <w:jc w:val="center"/>
              <w:rPr>
                <w:kern w:val="0"/>
                <w:sz w:val="18"/>
                <w:szCs w:val="18"/>
              </w:rPr>
            </w:pPr>
            <w:r>
              <w:rPr>
                <w:kern w:val="0"/>
                <w:sz w:val="18"/>
                <w:szCs w:val="18"/>
              </w:rPr>
              <w:t>14</w:t>
            </w:r>
          </w:p>
        </w:tc>
      </w:tr>
      <w:tr w14:paraId="0DA21268">
        <w:tblPrEx>
          <w:tblCellMar>
            <w:top w:w="0" w:type="dxa"/>
            <w:left w:w="108" w:type="dxa"/>
            <w:bottom w:w="0" w:type="dxa"/>
            <w:right w:w="108" w:type="dxa"/>
          </w:tblCellMar>
        </w:tblPrEx>
        <w:trPr>
          <w:trHeight w:val="270" w:hRule="atLeast"/>
          <w:jc w:val="center"/>
        </w:trPr>
        <w:tc>
          <w:tcPr>
            <w:tcW w:w="953" w:type="dxa"/>
            <w:tcBorders>
              <w:top w:val="nil"/>
              <w:left w:val="single" w:color="auto" w:sz="4" w:space="0"/>
              <w:bottom w:val="single" w:color="auto" w:sz="4" w:space="0"/>
              <w:right w:val="single" w:color="auto" w:sz="4" w:space="0"/>
            </w:tcBorders>
            <w:shd w:val="clear" w:color="auto" w:fill="auto"/>
            <w:vAlign w:val="center"/>
          </w:tcPr>
          <w:p w14:paraId="0F3012F6">
            <w:pPr>
              <w:widowControl/>
              <w:tabs>
                <w:tab w:val="decimal" w:pos="0"/>
              </w:tabs>
              <w:ind w:firstLine="0" w:firstLineChars="0"/>
              <w:jc w:val="center"/>
              <w:rPr>
                <w:kern w:val="0"/>
                <w:sz w:val="18"/>
                <w:szCs w:val="18"/>
              </w:rPr>
            </w:pPr>
            <w:r>
              <w:rPr>
                <w:kern w:val="0"/>
                <w:sz w:val="18"/>
                <w:szCs w:val="18"/>
              </w:rPr>
              <w:t>116</w:t>
            </w:r>
          </w:p>
        </w:tc>
        <w:tc>
          <w:tcPr>
            <w:tcW w:w="1068" w:type="dxa"/>
            <w:tcBorders>
              <w:top w:val="nil"/>
              <w:left w:val="nil"/>
              <w:bottom w:val="single" w:color="auto" w:sz="4" w:space="0"/>
              <w:right w:val="single" w:color="auto" w:sz="4" w:space="0"/>
            </w:tcBorders>
            <w:shd w:val="clear" w:color="auto" w:fill="auto"/>
            <w:vAlign w:val="center"/>
          </w:tcPr>
          <w:p w14:paraId="66F994C5">
            <w:pPr>
              <w:widowControl/>
              <w:tabs>
                <w:tab w:val="decimal" w:pos="0"/>
              </w:tabs>
              <w:ind w:firstLine="0" w:firstLineChars="0"/>
              <w:jc w:val="center"/>
              <w:rPr>
                <w:kern w:val="0"/>
                <w:sz w:val="18"/>
                <w:szCs w:val="18"/>
              </w:rPr>
            </w:pPr>
            <w:r>
              <w:rPr>
                <w:kern w:val="0"/>
                <w:sz w:val="18"/>
                <w:szCs w:val="18"/>
              </w:rPr>
              <w:t>2.832031</w:t>
            </w:r>
          </w:p>
        </w:tc>
        <w:tc>
          <w:tcPr>
            <w:tcW w:w="588" w:type="dxa"/>
            <w:tcBorders>
              <w:top w:val="nil"/>
              <w:left w:val="nil"/>
              <w:bottom w:val="single" w:color="auto" w:sz="4" w:space="0"/>
              <w:right w:val="single" w:color="auto" w:sz="4" w:space="0"/>
            </w:tcBorders>
            <w:shd w:val="clear" w:color="auto" w:fill="auto"/>
            <w:vAlign w:val="center"/>
          </w:tcPr>
          <w:p w14:paraId="1F3591B4">
            <w:pPr>
              <w:widowControl/>
              <w:tabs>
                <w:tab w:val="decimal" w:pos="0"/>
              </w:tabs>
              <w:ind w:firstLine="0" w:firstLineChars="0"/>
              <w:jc w:val="center"/>
              <w:rPr>
                <w:kern w:val="0"/>
                <w:sz w:val="18"/>
                <w:szCs w:val="18"/>
              </w:rPr>
            </w:pPr>
            <w:r>
              <w:rPr>
                <w:kern w:val="0"/>
                <w:sz w:val="18"/>
                <w:szCs w:val="18"/>
              </w:rPr>
              <w:t>2</w:t>
            </w:r>
          </w:p>
        </w:tc>
        <w:tc>
          <w:tcPr>
            <w:tcW w:w="813" w:type="dxa"/>
            <w:tcBorders>
              <w:top w:val="nil"/>
              <w:left w:val="nil"/>
              <w:bottom w:val="single" w:color="auto" w:sz="4" w:space="0"/>
              <w:right w:val="single" w:color="auto" w:sz="4" w:space="0"/>
            </w:tcBorders>
            <w:vAlign w:val="center"/>
          </w:tcPr>
          <w:p w14:paraId="272CBDE7">
            <w:pPr>
              <w:widowControl/>
              <w:tabs>
                <w:tab w:val="decimal" w:pos="0"/>
              </w:tabs>
              <w:ind w:firstLine="0" w:firstLineChars="0"/>
              <w:jc w:val="center"/>
              <w:rPr>
                <w:kern w:val="0"/>
                <w:sz w:val="18"/>
                <w:szCs w:val="18"/>
              </w:rPr>
            </w:pPr>
            <w:r>
              <w:rPr>
                <w:kern w:val="0"/>
                <w:sz w:val="18"/>
                <w:szCs w:val="18"/>
              </w:rPr>
              <w:t>244</w:t>
            </w:r>
          </w:p>
        </w:tc>
        <w:tc>
          <w:tcPr>
            <w:tcW w:w="1068" w:type="dxa"/>
            <w:tcBorders>
              <w:top w:val="nil"/>
              <w:left w:val="nil"/>
              <w:bottom w:val="single" w:color="auto" w:sz="4" w:space="0"/>
              <w:right w:val="single" w:color="auto" w:sz="4" w:space="0"/>
            </w:tcBorders>
            <w:vAlign w:val="center"/>
          </w:tcPr>
          <w:p w14:paraId="3FBEF63E">
            <w:pPr>
              <w:widowControl/>
              <w:tabs>
                <w:tab w:val="decimal" w:pos="0"/>
              </w:tabs>
              <w:ind w:firstLine="0" w:firstLineChars="0"/>
              <w:jc w:val="center"/>
              <w:rPr>
                <w:kern w:val="0"/>
                <w:sz w:val="18"/>
                <w:szCs w:val="18"/>
              </w:rPr>
            </w:pPr>
            <w:r>
              <w:rPr>
                <w:kern w:val="0"/>
                <w:sz w:val="18"/>
                <w:szCs w:val="18"/>
              </w:rPr>
              <w:t>5.957031</w:t>
            </w:r>
          </w:p>
        </w:tc>
        <w:tc>
          <w:tcPr>
            <w:tcW w:w="426" w:type="dxa"/>
            <w:tcBorders>
              <w:top w:val="nil"/>
              <w:left w:val="nil"/>
              <w:bottom w:val="single" w:color="auto" w:sz="4" w:space="0"/>
              <w:right w:val="single" w:color="auto" w:sz="4" w:space="0"/>
            </w:tcBorders>
            <w:vAlign w:val="center"/>
          </w:tcPr>
          <w:p w14:paraId="4308E0A4">
            <w:pPr>
              <w:widowControl/>
              <w:tabs>
                <w:tab w:val="decimal" w:pos="0"/>
              </w:tabs>
              <w:ind w:firstLine="0" w:firstLineChars="0"/>
              <w:jc w:val="center"/>
              <w:rPr>
                <w:kern w:val="0"/>
                <w:sz w:val="18"/>
                <w:szCs w:val="18"/>
              </w:rPr>
            </w:pPr>
            <w:r>
              <w:rPr>
                <w:kern w:val="0"/>
                <w:sz w:val="18"/>
                <w:szCs w:val="18"/>
              </w:rPr>
              <w:t>7</w:t>
            </w:r>
          </w:p>
        </w:tc>
        <w:tc>
          <w:tcPr>
            <w:tcW w:w="813" w:type="dxa"/>
            <w:tcBorders>
              <w:top w:val="nil"/>
              <w:left w:val="nil"/>
              <w:bottom w:val="single" w:color="auto" w:sz="4" w:space="0"/>
              <w:right w:val="single" w:color="auto" w:sz="4" w:space="0"/>
            </w:tcBorders>
            <w:vAlign w:val="center"/>
          </w:tcPr>
          <w:p w14:paraId="6293944C">
            <w:pPr>
              <w:widowControl/>
              <w:tabs>
                <w:tab w:val="decimal" w:pos="0"/>
              </w:tabs>
              <w:ind w:firstLine="0" w:firstLineChars="0"/>
              <w:jc w:val="center"/>
              <w:rPr>
                <w:kern w:val="0"/>
                <w:sz w:val="18"/>
                <w:szCs w:val="18"/>
              </w:rPr>
            </w:pPr>
            <w:r>
              <w:rPr>
                <w:kern w:val="0"/>
                <w:sz w:val="18"/>
                <w:szCs w:val="18"/>
              </w:rPr>
              <w:t>372</w:t>
            </w:r>
          </w:p>
        </w:tc>
        <w:tc>
          <w:tcPr>
            <w:tcW w:w="1068" w:type="dxa"/>
            <w:tcBorders>
              <w:top w:val="nil"/>
              <w:left w:val="nil"/>
              <w:bottom w:val="single" w:color="auto" w:sz="4" w:space="0"/>
              <w:right w:val="single" w:color="auto" w:sz="4" w:space="0"/>
            </w:tcBorders>
            <w:vAlign w:val="center"/>
          </w:tcPr>
          <w:p w14:paraId="6C55DF17">
            <w:pPr>
              <w:widowControl/>
              <w:tabs>
                <w:tab w:val="decimal" w:pos="0"/>
              </w:tabs>
              <w:ind w:firstLine="0" w:firstLineChars="0"/>
              <w:jc w:val="center"/>
              <w:rPr>
                <w:kern w:val="0"/>
                <w:sz w:val="18"/>
                <w:szCs w:val="18"/>
              </w:rPr>
            </w:pPr>
            <w:r>
              <w:rPr>
                <w:kern w:val="0"/>
                <w:sz w:val="18"/>
                <w:szCs w:val="18"/>
              </w:rPr>
              <w:t>9.082031</w:t>
            </w:r>
          </w:p>
        </w:tc>
        <w:tc>
          <w:tcPr>
            <w:tcW w:w="426" w:type="dxa"/>
            <w:tcBorders>
              <w:top w:val="nil"/>
              <w:left w:val="nil"/>
              <w:bottom w:val="single" w:color="auto" w:sz="4" w:space="0"/>
              <w:right w:val="single" w:color="auto" w:sz="4" w:space="0"/>
            </w:tcBorders>
            <w:vAlign w:val="center"/>
          </w:tcPr>
          <w:p w14:paraId="6FCCF7B8">
            <w:pPr>
              <w:widowControl/>
              <w:tabs>
                <w:tab w:val="decimal" w:pos="0"/>
              </w:tabs>
              <w:ind w:firstLine="0" w:firstLineChars="0"/>
              <w:jc w:val="center"/>
              <w:rPr>
                <w:kern w:val="0"/>
                <w:sz w:val="18"/>
                <w:szCs w:val="18"/>
              </w:rPr>
            </w:pPr>
            <w:r>
              <w:rPr>
                <w:kern w:val="0"/>
                <w:sz w:val="18"/>
                <w:szCs w:val="18"/>
              </w:rPr>
              <w:t>1</w:t>
            </w:r>
          </w:p>
        </w:tc>
        <w:tc>
          <w:tcPr>
            <w:tcW w:w="813" w:type="dxa"/>
            <w:tcBorders>
              <w:top w:val="nil"/>
              <w:left w:val="nil"/>
              <w:bottom w:val="single" w:color="auto" w:sz="4" w:space="0"/>
              <w:right w:val="single" w:color="auto" w:sz="4" w:space="0"/>
            </w:tcBorders>
            <w:vAlign w:val="center"/>
          </w:tcPr>
          <w:p w14:paraId="3DCC4BED">
            <w:pPr>
              <w:widowControl/>
              <w:tabs>
                <w:tab w:val="decimal" w:pos="0"/>
              </w:tabs>
              <w:ind w:firstLine="0" w:firstLineChars="0"/>
              <w:jc w:val="center"/>
              <w:rPr>
                <w:kern w:val="0"/>
                <w:sz w:val="18"/>
                <w:szCs w:val="18"/>
              </w:rPr>
            </w:pPr>
            <w:r>
              <w:rPr>
                <w:kern w:val="0"/>
                <w:sz w:val="18"/>
                <w:szCs w:val="18"/>
              </w:rPr>
              <w:t>500</w:t>
            </w:r>
          </w:p>
        </w:tc>
        <w:tc>
          <w:tcPr>
            <w:tcW w:w="1109" w:type="dxa"/>
            <w:tcBorders>
              <w:top w:val="nil"/>
              <w:left w:val="nil"/>
              <w:bottom w:val="single" w:color="auto" w:sz="4" w:space="0"/>
              <w:right w:val="single" w:color="auto" w:sz="4" w:space="0"/>
            </w:tcBorders>
            <w:vAlign w:val="center"/>
          </w:tcPr>
          <w:p w14:paraId="304349FB">
            <w:pPr>
              <w:widowControl/>
              <w:tabs>
                <w:tab w:val="decimal" w:pos="0"/>
              </w:tabs>
              <w:ind w:firstLine="0" w:firstLineChars="0"/>
              <w:jc w:val="center"/>
              <w:rPr>
                <w:kern w:val="0"/>
                <w:sz w:val="18"/>
                <w:szCs w:val="18"/>
              </w:rPr>
            </w:pPr>
            <w:r>
              <w:rPr>
                <w:kern w:val="0"/>
                <w:sz w:val="18"/>
                <w:szCs w:val="18"/>
              </w:rPr>
              <w:t>12.207031</w:t>
            </w:r>
          </w:p>
        </w:tc>
        <w:tc>
          <w:tcPr>
            <w:tcW w:w="426" w:type="dxa"/>
            <w:tcBorders>
              <w:top w:val="nil"/>
              <w:left w:val="nil"/>
              <w:bottom w:val="single" w:color="auto" w:sz="4" w:space="0"/>
              <w:right w:val="single" w:color="auto" w:sz="4" w:space="0"/>
            </w:tcBorders>
            <w:vAlign w:val="center"/>
          </w:tcPr>
          <w:p w14:paraId="185C33B0">
            <w:pPr>
              <w:widowControl/>
              <w:tabs>
                <w:tab w:val="decimal" w:pos="0"/>
              </w:tabs>
              <w:ind w:firstLine="0" w:firstLineChars="0"/>
              <w:jc w:val="center"/>
              <w:rPr>
                <w:kern w:val="0"/>
                <w:sz w:val="18"/>
                <w:szCs w:val="18"/>
              </w:rPr>
            </w:pPr>
            <w:r>
              <w:rPr>
                <w:kern w:val="0"/>
                <w:sz w:val="18"/>
                <w:szCs w:val="18"/>
              </w:rPr>
              <w:t>5</w:t>
            </w:r>
          </w:p>
        </w:tc>
      </w:tr>
      <w:tr w14:paraId="35A7CBA2">
        <w:tblPrEx>
          <w:tblCellMar>
            <w:top w:w="0" w:type="dxa"/>
            <w:left w:w="108" w:type="dxa"/>
            <w:bottom w:w="0" w:type="dxa"/>
            <w:right w:w="108" w:type="dxa"/>
          </w:tblCellMar>
        </w:tblPrEx>
        <w:trPr>
          <w:trHeight w:val="270" w:hRule="atLeast"/>
          <w:jc w:val="center"/>
        </w:trPr>
        <w:tc>
          <w:tcPr>
            <w:tcW w:w="953" w:type="dxa"/>
            <w:tcBorders>
              <w:top w:val="nil"/>
              <w:left w:val="single" w:color="auto" w:sz="4" w:space="0"/>
              <w:bottom w:val="single" w:color="auto" w:sz="4" w:space="0"/>
              <w:right w:val="single" w:color="auto" w:sz="4" w:space="0"/>
            </w:tcBorders>
            <w:shd w:val="clear" w:color="auto" w:fill="auto"/>
            <w:vAlign w:val="center"/>
          </w:tcPr>
          <w:p w14:paraId="24FD09BF">
            <w:pPr>
              <w:widowControl/>
              <w:tabs>
                <w:tab w:val="decimal" w:pos="0"/>
              </w:tabs>
              <w:ind w:firstLine="0" w:firstLineChars="0"/>
              <w:jc w:val="center"/>
              <w:rPr>
                <w:kern w:val="0"/>
                <w:sz w:val="18"/>
                <w:szCs w:val="18"/>
              </w:rPr>
            </w:pPr>
            <w:r>
              <w:rPr>
                <w:kern w:val="0"/>
                <w:sz w:val="18"/>
                <w:szCs w:val="18"/>
              </w:rPr>
              <w:t>117</w:t>
            </w:r>
          </w:p>
        </w:tc>
        <w:tc>
          <w:tcPr>
            <w:tcW w:w="1068" w:type="dxa"/>
            <w:tcBorders>
              <w:top w:val="nil"/>
              <w:left w:val="nil"/>
              <w:bottom w:val="single" w:color="auto" w:sz="4" w:space="0"/>
              <w:right w:val="single" w:color="auto" w:sz="4" w:space="0"/>
            </w:tcBorders>
            <w:shd w:val="clear" w:color="auto" w:fill="auto"/>
            <w:vAlign w:val="center"/>
          </w:tcPr>
          <w:p w14:paraId="544FD0D1">
            <w:pPr>
              <w:widowControl/>
              <w:tabs>
                <w:tab w:val="decimal" w:pos="0"/>
              </w:tabs>
              <w:ind w:firstLine="0" w:firstLineChars="0"/>
              <w:jc w:val="center"/>
              <w:rPr>
                <w:kern w:val="0"/>
                <w:sz w:val="18"/>
                <w:szCs w:val="18"/>
              </w:rPr>
            </w:pPr>
            <w:r>
              <w:rPr>
                <w:kern w:val="0"/>
                <w:sz w:val="18"/>
                <w:szCs w:val="18"/>
              </w:rPr>
              <w:t>2.856445</w:t>
            </w:r>
          </w:p>
        </w:tc>
        <w:tc>
          <w:tcPr>
            <w:tcW w:w="588" w:type="dxa"/>
            <w:tcBorders>
              <w:top w:val="nil"/>
              <w:left w:val="nil"/>
              <w:bottom w:val="single" w:color="auto" w:sz="4" w:space="0"/>
              <w:right w:val="single" w:color="auto" w:sz="4" w:space="0"/>
            </w:tcBorders>
            <w:shd w:val="clear" w:color="auto" w:fill="auto"/>
            <w:vAlign w:val="center"/>
          </w:tcPr>
          <w:p w14:paraId="638DF955">
            <w:pPr>
              <w:widowControl/>
              <w:tabs>
                <w:tab w:val="decimal" w:pos="0"/>
              </w:tabs>
              <w:ind w:firstLine="0" w:firstLineChars="0"/>
              <w:jc w:val="center"/>
              <w:rPr>
                <w:kern w:val="0"/>
                <w:sz w:val="18"/>
                <w:szCs w:val="18"/>
              </w:rPr>
            </w:pPr>
            <w:r>
              <w:rPr>
                <w:kern w:val="0"/>
                <w:sz w:val="18"/>
                <w:szCs w:val="18"/>
              </w:rPr>
              <w:t>12</w:t>
            </w:r>
          </w:p>
        </w:tc>
        <w:tc>
          <w:tcPr>
            <w:tcW w:w="813" w:type="dxa"/>
            <w:tcBorders>
              <w:top w:val="nil"/>
              <w:left w:val="nil"/>
              <w:bottom w:val="single" w:color="auto" w:sz="4" w:space="0"/>
              <w:right w:val="single" w:color="auto" w:sz="4" w:space="0"/>
            </w:tcBorders>
            <w:vAlign w:val="center"/>
          </w:tcPr>
          <w:p w14:paraId="342A377D">
            <w:pPr>
              <w:widowControl/>
              <w:tabs>
                <w:tab w:val="decimal" w:pos="0"/>
              </w:tabs>
              <w:ind w:firstLine="0" w:firstLineChars="0"/>
              <w:jc w:val="center"/>
              <w:rPr>
                <w:kern w:val="0"/>
                <w:sz w:val="18"/>
                <w:szCs w:val="18"/>
              </w:rPr>
            </w:pPr>
            <w:r>
              <w:rPr>
                <w:kern w:val="0"/>
                <w:sz w:val="18"/>
                <w:szCs w:val="18"/>
              </w:rPr>
              <w:t>245</w:t>
            </w:r>
          </w:p>
        </w:tc>
        <w:tc>
          <w:tcPr>
            <w:tcW w:w="1068" w:type="dxa"/>
            <w:tcBorders>
              <w:top w:val="nil"/>
              <w:left w:val="nil"/>
              <w:bottom w:val="single" w:color="auto" w:sz="4" w:space="0"/>
              <w:right w:val="single" w:color="auto" w:sz="4" w:space="0"/>
            </w:tcBorders>
            <w:vAlign w:val="center"/>
          </w:tcPr>
          <w:p w14:paraId="5B2AFBA0">
            <w:pPr>
              <w:widowControl/>
              <w:tabs>
                <w:tab w:val="decimal" w:pos="0"/>
              </w:tabs>
              <w:ind w:firstLine="0" w:firstLineChars="0"/>
              <w:jc w:val="center"/>
              <w:rPr>
                <w:kern w:val="0"/>
                <w:sz w:val="18"/>
                <w:szCs w:val="18"/>
              </w:rPr>
            </w:pPr>
            <w:r>
              <w:rPr>
                <w:kern w:val="0"/>
                <w:sz w:val="18"/>
                <w:szCs w:val="18"/>
              </w:rPr>
              <w:t>5.981445</w:t>
            </w:r>
          </w:p>
        </w:tc>
        <w:tc>
          <w:tcPr>
            <w:tcW w:w="426" w:type="dxa"/>
            <w:tcBorders>
              <w:top w:val="nil"/>
              <w:left w:val="nil"/>
              <w:bottom w:val="single" w:color="auto" w:sz="4" w:space="0"/>
              <w:right w:val="single" w:color="auto" w:sz="4" w:space="0"/>
            </w:tcBorders>
            <w:vAlign w:val="center"/>
          </w:tcPr>
          <w:p w14:paraId="3FBEC936">
            <w:pPr>
              <w:widowControl/>
              <w:tabs>
                <w:tab w:val="decimal" w:pos="0"/>
              </w:tabs>
              <w:ind w:firstLine="0" w:firstLineChars="0"/>
              <w:jc w:val="center"/>
              <w:rPr>
                <w:kern w:val="0"/>
                <w:sz w:val="18"/>
                <w:szCs w:val="18"/>
              </w:rPr>
            </w:pPr>
            <w:r>
              <w:rPr>
                <w:kern w:val="0"/>
                <w:sz w:val="18"/>
                <w:szCs w:val="18"/>
              </w:rPr>
              <w:t>11</w:t>
            </w:r>
          </w:p>
        </w:tc>
        <w:tc>
          <w:tcPr>
            <w:tcW w:w="813" w:type="dxa"/>
            <w:tcBorders>
              <w:top w:val="nil"/>
              <w:left w:val="nil"/>
              <w:bottom w:val="single" w:color="auto" w:sz="4" w:space="0"/>
              <w:right w:val="single" w:color="auto" w:sz="4" w:space="0"/>
            </w:tcBorders>
            <w:vAlign w:val="center"/>
          </w:tcPr>
          <w:p w14:paraId="64BDC2D6">
            <w:pPr>
              <w:widowControl/>
              <w:tabs>
                <w:tab w:val="decimal" w:pos="0"/>
              </w:tabs>
              <w:ind w:firstLine="0" w:firstLineChars="0"/>
              <w:jc w:val="center"/>
              <w:rPr>
                <w:kern w:val="0"/>
                <w:sz w:val="18"/>
                <w:szCs w:val="18"/>
              </w:rPr>
            </w:pPr>
            <w:r>
              <w:rPr>
                <w:kern w:val="0"/>
                <w:sz w:val="18"/>
                <w:szCs w:val="18"/>
              </w:rPr>
              <w:t>373</w:t>
            </w:r>
          </w:p>
        </w:tc>
        <w:tc>
          <w:tcPr>
            <w:tcW w:w="1068" w:type="dxa"/>
            <w:tcBorders>
              <w:top w:val="nil"/>
              <w:left w:val="nil"/>
              <w:bottom w:val="single" w:color="auto" w:sz="4" w:space="0"/>
              <w:right w:val="single" w:color="auto" w:sz="4" w:space="0"/>
            </w:tcBorders>
            <w:vAlign w:val="center"/>
          </w:tcPr>
          <w:p w14:paraId="7FC4FE6F">
            <w:pPr>
              <w:widowControl/>
              <w:tabs>
                <w:tab w:val="decimal" w:pos="0"/>
              </w:tabs>
              <w:ind w:firstLine="0" w:firstLineChars="0"/>
              <w:jc w:val="center"/>
              <w:rPr>
                <w:kern w:val="0"/>
                <w:sz w:val="18"/>
                <w:szCs w:val="18"/>
              </w:rPr>
            </w:pPr>
            <w:r>
              <w:rPr>
                <w:kern w:val="0"/>
                <w:sz w:val="18"/>
                <w:szCs w:val="18"/>
              </w:rPr>
              <w:t>9.106445</w:t>
            </w:r>
          </w:p>
        </w:tc>
        <w:tc>
          <w:tcPr>
            <w:tcW w:w="426" w:type="dxa"/>
            <w:tcBorders>
              <w:top w:val="nil"/>
              <w:left w:val="nil"/>
              <w:bottom w:val="single" w:color="auto" w:sz="4" w:space="0"/>
              <w:right w:val="single" w:color="auto" w:sz="4" w:space="0"/>
            </w:tcBorders>
            <w:vAlign w:val="center"/>
          </w:tcPr>
          <w:p w14:paraId="285A663C">
            <w:pPr>
              <w:widowControl/>
              <w:tabs>
                <w:tab w:val="decimal" w:pos="0"/>
              </w:tabs>
              <w:ind w:firstLine="0" w:firstLineChars="0"/>
              <w:jc w:val="center"/>
              <w:rPr>
                <w:kern w:val="0"/>
                <w:sz w:val="18"/>
                <w:szCs w:val="18"/>
              </w:rPr>
            </w:pPr>
            <w:r>
              <w:rPr>
                <w:kern w:val="0"/>
                <w:sz w:val="18"/>
                <w:szCs w:val="18"/>
              </w:rPr>
              <w:t>7</w:t>
            </w:r>
          </w:p>
        </w:tc>
        <w:tc>
          <w:tcPr>
            <w:tcW w:w="813" w:type="dxa"/>
            <w:tcBorders>
              <w:top w:val="nil"/>
              <w:left w:val="nil"/>
              <w:bottom w:val="single" w:color="auto" w:sz="4" w:space="0"/>
              <w:right w:val="single" w:color="auto" w:sz="4" w:space="0"/>
            </w:tcBorders>
            <w:vAlign w:val="center"/>
          </w:tcPr>
          <w:p w14:paraId="01425796">
            <w:pPr>
              <w:widowControl/>
              <w:tabs>
                <w:tab w:val="decimal" w:pos="0"/>
              </w:tabs>
              <w:ind w:firstLine="0" w:firstLineChars="0"/>
              <w:jc w:val="center"/>
              <w:rPr>
                <w:kern w:val="0"/>
                <w:sz w:val="18"/>
                <w:szCs w:val="18"/>
              </w:rPr>
            </w:pPr>
            <w:r>
              <w:rPr>
                <w:kern w:val="0"/>
                <w:sz w:val="18"/>
                <w:szCs w:val="18"/>
              </w:rPr>
              <w:t>501</w:t>
            </w:r>
          </w:p>
        </w:tc>
        <w:tc>
          <w:tcPr>
            <w:tcW w:w="1109" w:type="dxa"/>
            <w:tcBorders>
              <w:top w:val="nil"/>
              <w:left w:val="nil"/>
              <w:bottom w:val="single" w:color="auto" w:sz="4" w:space="0"/>
              <w:right w:val="single" w:color="auto" w:sz="4" w:space="0"/>
            </w:tcBorders>
            <w:vAlign w:val="center"/>
          </w:tcPr>
          <w:p w14:paraId="3681662A">
            <w:pPr>
              <w:widowControl/>
              <w:tabs>
                <w:tab w:val="decimal" w:pos="0"/>
              </w:tabs>
              <w:ind w:firstLine="0" w:firstLineChars="0"/>
              <w:jc w:val="center"/>
              <w:rPr>
                <w:kern w:val="0"/>
                <w:sz w:val="18"/>
                <w:szCs w:val="18"/>
              </w:rPr>
            </w:pPr>
            <w:r>
              <w:rPr>
                <w:kern w:val="0"/>
                <w:sz w:val="18"/>
                <w:szCs w:val="18"/>
              </w:rPr>
              <w:t>12.231445</w:t>
            </w:r>
          </w:p>
        </w:tc>
        <w:tc>
          <w:tcPr>
            <w:tcW w:w="426" w:type="dxa"/>
            <w:tcBorders>
              <w:top w:val="nil"/>
              <w:left w:val="nil"/>
              <w:bottom w:val="single" w:color="auto" w:sz="4" w:space="0"/>
              <w:right w:val="single" w:color="auto" w:sz="4" w:space="0"/>
            </w:tcBorders>
            <w:vAlign w:val="center"/>
          </w:tcPr>
          <w:p w14:paraId="00B75143">
            <w:pPr>
              <w:widowControl/>
              <w:tabs>
                <w:tab w:val="decimal" w:pos="0"/>
              </w:tabs>
              <w:ind w:firstLine="0" w:firstLineChars="0"/>
              <w:jc w:val="center"/>
              <w:rPr>
                <w:kern w:val="0"/>
                <w:sz w:val="18"/>
                <w:szCs w:val="18"/>
              </w:rPr>
            </w:pPr>
            <w:r>
              <w:rPr>
                <w:kern w:val="0"/>
                <w:sz w:val="18"/>
                <w:szCs w:val="18"/>
              </w:rPr>
              <w:t>12</w:t>
            </w:r>
          </w:p>
        </w:tc>
      </w:tr>
      <w:tr w14:paraId="36133DA0">
        <w:tblPrEx>
          <w:tblCellMar>
            <w:top w:w="0" w:type="dxa"/>
            <w:left w:w="108" w:type="dxa"/>
            <w:bottom w:w="0" w:type="dxa"/>
            <w:right w:w="108" w:type="dxa"/>
          </w:tblCellMar>
        </w:tblPrEx>
        <w:trPr>
          <w:trHeight w:val="270" w:hRule="atLeast"/>
          <w:jc w:val="center"/>
        </w:trPr>
        <w:tc>
          <w:tcPr>
            <w:tcW w:w="953" w:type="dxa"/>
            <w:tcBorders>
              <w:top w:val="nil"/>
              <w:left w:val="single" w:color="auto" w:sz="4" w:space="0"/>
              <w:bottom w:val="single" w:color="auto" w:sz="4" w:space="0"/>
              <w:right w:val="single" w:color="auto" w:sz="4" w:space="0"/>
            </w:tcBorders>
            <w:shd w:val="clear" w:color="auto" w:fill="auto"/>
            <w:vAlign w:val="center"/>
          </w:tcPr>
          <w:p w14:paraId="4A91835D">
            <w:pPr>
              <w:widowControl/>
              <w:tabs>
                <w:tab w:val="decimal" w:pos="0"/>
              </w:tabs>
              <w:ind w:firstLine="0" w:firstLineChars="0"/>
              <w:jc w:val="center"/>
              <w:rPr>
                <w:kern w:val="0"/>
                <w:sz w:val="18"/>
                <w:szCs w:val="18"/>
              </w:rPr>
            </w:pPr>
            <w:r>
              <w:rPr>
                <w:kern w:val="0"/>
                <w:sz w:val="18"/>
                <w:szCs w:val="18"/>
              </w:rPr>
              <w:t>118</w:t>
            </w:r>
          </w:p>
        </w:tc>
        <w:tc>
          <w:tcPr>
            <w:tcW w:w="1068" w:type="dxa"/>
            <w:tcBorders>
              <w:top w:val="nil"/>
              <w:left w:val="nil"/>
              <w:bottom w:val="single" w:color="auto" w:sz="4" w:space="0"/>
              <w:right w:val="single" w:color="auto" w:sz="4" w:space="0"/>
            </w:tcBorders>
            <w:shd w:val="clear" w:color="auto" w:fill="auto"/>
            <w:vAlign w:val="center"/>
          </w:tcPr>
          <w:p w14:paraId="1A0F4250">
            <w:pPr>
              <w:widowControl/>
              <w:tabs>
                <w:tab w:val="decimal" w:pos="0"/>
              </w:tabs>
              <w:ind w:firstLine="0" w:firstLineChars="0"/>
              <w:jc w:val="center"/>
              <w:rPr>
                <w:kern w:val="0"/>
                <w:sz w:val="18"/>
                <w:szCs w:val="18"/>
              </w:rPr>
            </w:pPr>
            <w:r>
              <w:rPr>
                <w:kern w:val="0"/>
                <w:sz w:val="18"/>
                <w:szCs w:val="18"/>
              </w:rPr>
              <w:t>2.880859</w:t>
            </w:r>
          </w:p>
        </w:tc>
        <w:tc>
          <w:tcPr>
            <w:tcW w:w="588" w:type="dxa"/>
            <w:tcBorders>
              <w:top w:val="nil"/>
              <w:left w:val="nil"/>
              <w:bottom w:val="single" w:color="auto" w:sz="4" w:space="0"/>
              <w:right w:val="single" w:color="auto" w:sz="4" w:space="0"/>
            </w:tcBorders>
            <w:shd w:val="clear" w:color="auto" w:fill="auto"/>
            <w:vAlign w:val="center"/>
          </w:tcPr>
          <w:p w14:paraId="1EC73946">
            <w:pPr>
              <w:widowControl/>
              <w:tabs>
                <w:tab w:val="decimal" w:pos="0"/>
              </w:tabs>
              <w:ind w:firstLine="0" w:firstLineChars="0"/>
              <w:jc w:val="center"/>
              <w:rPr>
                <w:kern w:val="0"/>
                <w:sz w:val="18"/>
                <w:szCs w:val="18"/>
              </w:rPr>
            </w:pPr>
            <w:r>
              <w:rPr>
                <w:kern w:val="0"/>
                <w:sz w:val="18"/>
                <w:szCs w:val="18"/>
              </w:rPr>
              <w:t>13</w:t>
            </w:r>
          </w:p>
        </w:tc>
        <w:tc>
          <w:tcPr>
            <w:tcW w:w="813" w:type="dxa"/>
            <w:tcBorders>
              <w:top w:val="nil"/>
              <w:left w:val="nil"/>
              <w:bottom w:val="single" w:color="auto" w:sz="4" w:space="0"/>
              <w:right w:val="single" w:color="auto" w:sz="4" w:space="0"/>
            </w:tcBorders>
            <w:vAlign w:val="center"/>
          </w:tcPr>
          <w:p w14:paraId="13054845">
            <w:pPr>
              <w:widowControl/>
              <w:tabs>
                <w:tab w:val="decimal" w:pos="0"/>
              </w:tabs>
              <w:ind w:firstLine="0" w:firstLineChars="0"/>
              <w:jc w:val="center"/>
              <w:rPr>
                <w:kern w:val="0"/>
                <w:sz w:val="18"/>
                <w:szCs w:val="18"/>
              </w:rPr>
            </w:pPr>
            <w:r>
              <w:rPr>
                <w:kern w:val="0"/>
                <w:sz w:val="18"/>
                <w:szCs w:val="18"/>
              </w:rPr>
              <w:t>246</w:t>
            </w:r>
          </w:p>
        </w:tc>
        <w:tc>
          <w:tcPr>
            <w:tcW w:w="1068" w:type="dxa"/>
            <w:tcBorders>
              <w:top w:val="nil"/>
              <w:left w:val="nil"/>
              <w:bottom w:val="single" w:color="auto" w:sz="4" w:space="0"/>
              <w:right w:val="single" w:color="auto" w:sz="4" w:space="0"/>
            </w:tcBorders>
            <w:vAlign w:val="center"/>
          </w:tcPr>
          <w:p w14:paraId="1BF38D9E">
            <w:pPr>
              <w:widowControl/>
              <w:tabs>
                <w:tab w:val="decimal" w:pos="0"/>
              </w:tabs>
              <w:ind w:firstLine="0" w:firstLineChars="0"/>
              <w:jc w:val="center"/>
              <w:rPr>
                <w:kern w:val="0"/>
                <w:sz w:val="18"/>
                <w:szCs w:val="18"/>
              </w:rPr>
            </w:pPr>
            <w:r>
              <w:rPr>
                <w:kern w:val="0"/>
                <w:sz w:val="18"/>
                <w:szCs w:val="18"/>
              </w:rPr>
              <w:t>6.005859</w:t>
            </w:r>
          </w:p>
        </w:tc>
        <w:tc>
          <w:tcPr>
            <w:tcW w:w="426" w:type="dxa"/>
            <w:tcBorders>
              <w:top w:val="nil"/>
              <w:left w:val="nil"/>
              <w:bottom w:val="single" w:color="auto" w:sz="4" w:space="0"/>
              <w:right w:val="single" w:color="auto" w:sz="4" w:space="0"/>
            </w:tcBorders>
            <w:vAlign w:val="center"/>
          </w:tcPr>
          <w:p w14:paraId="125C63F3">
            <w:pPr>
              <w:widowControl/>
              <w:tabs>
                <w:tab w:val="decimal" w:pos="0"/>
              </w:tabs>
              <w:ind w:firstLine="0" w:firstLineChars="0"/>
              <w:jc w:val="center"/>
              <w:rPr>
                <w:kern w:val="0"/>
                <w:sz w:val="18"/>
                <w:szCs w:val="18"/>
              </w:rPr>
            </w:pPr>
            <w:r>
              <w:rPr>
                <w:kern w:val="0"/>
                <w:sz w:val="18"/>
                <w:szCs w:val="18"/>
              </w:rPr>
              <w:t>14</w:t>
            </w:r>
          </w:p>
        </w:tc>
        <w:tc>
          <w:tcPr>
            <w:tcW w:w="813" w:type="dxa"/>
            <w:tcBorders>
              <w:top w:val="nil"/>
              <w:left w:val="nil"/>
              <w:bottom w:val="single" w:color="auto" w:sz="4" w:space="0"/>
              <w:right w:val="single" w:color="auto" w:sz="4" w:space="0"/>
            </w:tcBorders>
            <w:vAlign w:val="center"/>
          </w:tcPr>
          <w:p w14:paraId="2DDC7AEB">
            <w:pPr>
              <w:widowControl/>
              <w:tabs>
                <w:tab w:val="decimal" w:pos="0"/>
              </w:tabs>
              <w:ind w:firstLine="0" w:firstLineChars="0"/>
              <w:jc w:val="center"/>
              <w:rPr>
                <w:kern w:val="0"/>
                <w:sz w:val="18"/>
                <w:szCs w:val="18"/>
              </w:rPr>
            </w:pPr>
            <w:r>
              <w:rPr>
                <w:kern w:val="0"/>
                <w:sz w:val="18"/>
                <w:szCs w:val="18"/>
              </w:rPr>
              <w:t>374</w:t>
            </w:r>
          </w:p>
        </w:tc>
        <w:tc>
          <w:tcPr>
            <w:tcW w:w="1068" w:type="dxa"/>
            <w:tcBorders>
              <w:top w:val="nil"/>
              <w:left w:val="nil"/>
              <w:bottom w:val="single" w:color="auto" w:sz="4" w:space="0"/>
              <w:right w:val="single" w:color="auto" w:sz="4" w:space="0"/>
            </w:tcBorders>
            <w:vAlign w:val="center"/>
          </w:tcPr>
          <w:p w14:paraId="0F92F847">
            <w:pPr>
              <w:widowControl/>
              <w:tabs>
                <w:tab w:val="decimal" w:pos="0"/>
              </w:tabs>
              <w:ind w:firstLine="0" w:firstLineChars="0"/>
              <w:jc w:val="center"/>
              <w:rPr>
                <w:kern w:val="0"/>
                <w:sz w:val="18"/>
                <w:szCs w:val="18"/>
              </w:rPr>
            </w:pPr>
            <w:r>
              <w:rPr>
                <w:kern w:val="0"/>
                <w:sz w:val="18"/>
                <w:szCs w:val="18"/>
              </w:rPr>
              <w:t>9.130859</w:t>
            </w:r>
          </w:p>
        </w:tc>
        <w:tc>
          <w:tcPr>
            <w:tcW w:w="426" w:type="dxa"/>
            <w:tcBorders>
              <w:top w:val="nil"/>
              <w:left w:val="nil"/>
              <w:bottom w:val="single" w:color="auto" w:sz="4" w:space="0"/>
              <w:right w:val="single" w:color="auto" w:sz="4" w:space="0"/>
            </w:tcBorders>
            <w:vAlign w:val="center"/>
          </w:tcPr>
          <w:p w14:paraId="35CF55E4">
            <w:pPr>
              <w:widowControl/>
              <w:tabs>
                <w:tab w:val="decimal" w:pos="0"/>
              </w:tabs>
              <w:ind w:firstLine="0" w:firstLineChars="0"/>
              <w:jc w:val="center"/>
              <w:rPr>
                <w:kern w:val="0"/>
                <w:sz w:val="18"/>
                <w:szCs w:val="18"/>
              </w:rPr>
            </w:pPr>
            <w:r>
              <w:rPr>
                <w:kern w:val="0"/>
                <w:sz w:val="18"/>
                <w:szCs w:val="18"/>
              </w:rPr>
              <w:t>8</w:t>
            </w:r>
          </w:p>
        </w:tc>
        <w:tc>
          <w:tcPr>
            <w:tcW w:w="813" w:type="dxa"/>
            <w:tcBorders>
              <w:top w:val="nil"/>
              <w:left w:val="nil"/>
              <w:bottom w:val="single" w:color="auto" w:sz="4" w:space="0"/>
              <w:right w:val="single" w:color="auto" w:sz="4" w:space="0"/>
            </w:tcBorders>
            <w:vAlign w:val="center"/>
          </w:tcPr>
          <w:p w14:paraId="6D1FCC1F">
            <w:pPr>
              <w:widowControl/>
              <w:tabs>
                <w:tab w:val="decimal" w:pos="0"/>
              </w:tabs>
              <w:ind w:firstLine="0" w:firstLineChars="0"/>
              <w:jc w:val="center"/>
              <w:rPr>
                <w:kern w:val="0"/>
                <w:sz w:val="18"/>
                <w:szCs w:val="18"/>
              </w:rPr>
            </w:pPr>
            <w:r>
              <w:rPr>
                <w:kern w:val="0"/>
                <w:sz w:val="18"/>
                <w:szCs w:val="18"/>
              </w:rPr>
              <w:t>502</w:t>
            </w:r>
          </w:p>
        </w:tc>
        <w:tc>
          <w:tcPr>
            <w:tcW w:w="1109" w:type="dxa"/>
            <w:tcBorders>
              <w:top w:val="nil"/>
              <w:left w:val="nil"/>
              <w:bottom w:val="single" w:color="auto" w:sz="4" w:space="0"/>
              <w:right w:val="single" w:color="auto" w:sz="4" w:space="0"/>
            </w:tcBorders>
            <w:vAlign w:val="center"/>
          </w:tcPr>
          <w:p w14:paraId="2017DF1F">
            <w:pPr>
              <w:widowControl/>
              <w:tabs>
                <w:tab w:val="decimal" w:pos="0"/>
              </w:tabs>
              <w:ind w:firstLine="0" w:firstLineChars="0"/>
              <w:jc w:val="center"/>
              <w:rPr>
                <w:kern w:val="0"/>
                <w:sz w:val="18"/>
                <w:szCs w:val="18"/>
              </w:rPr>
            </w:pPr>
            <w:r>
              <w:rPr>
                <w:kern w:val="0"/>
                <w:sz w:val="18"/>
                <w:szCs w:val="18"/>
              </w:rPr>
              <w:t>12.255859</w:t>
            </w:r>
          </w:p>
        </w:tc>
        <w:tc>
          <w:tcPr>
            <w:tcW w:w="426" w:type="dxa"/>
            <w:tcBorders>
              <w:top w:val="nil"/>
              <w:left w:val="nil"/>
              <w:bottom w:val="single" w:color="auto" w:sz="4" w:space="0"/>
              <w:right w:val="single" w:color="auto" w:sz="4" w:space="0"/>
            </w:tcBorders>
            <w:vAlign w:val="center"/>
          </w:tcPr>
          <w:p w14:paraId="19E1969B">
            <w:pPr>
              <w:widowControl/>
              <w:tabs>
                <w:tab w:val="decimal" w:pos="0"/>
              </w:tabs>
              <w:ind w:firstLine="0" w:firstLineChars="0"/>
              <w:jc w:val="center"/>
              <w:rPr>
                <w:kern w:val="0"/>
                <w:sz w:val="18"/>
                <w:szCs w:val="18"/>
              </w:rPr>
            </w:pPr>
            <w:r>
              <w:rPr>
                <w:kern w:val="0"/>
                <w:sz w:val="18"/>
                <w:szCs w:val="18"/>
              </w:rPr>
              <w:t>0</w:t>
            </w:r>
          </w:p>
        </w:tc>
      </w:tr>
      <w:tr w14:paraId="285344AC">
        <w:tblPrEx>
          <w:tblCellMar>
            <w:top w:w="0" w:type="dxa"/>
            <w:left w:w="108" w:type="dxa"/>
            <w:bottom w:w="0" w:type="dxa"/>
            <w:right w:w="108" w:type="dxa"/>
          </w:tblCellMar>
        </w:tblPrEx>
        <w:trPr>
          <w:trHeight w:val="270" w:hRule="atLeast"/>
          <w:jc w:val="center"/>
        </w:trPr>
        <w:tc>
          <w:tcPr>
            <w:tcW w:w="953" w:type="dxa"/>
            <w:tcBorders>
              <w:top w:val="nil"/>
              <w:left w:val="single" w:color="auto" w:sz="4" w:space="0"/>
              <w:bottom w:val="single" w:color="auto" w:sz="4" w:space="0"/>
              <w:right w:val="single" w:color="auto" w:sz="4" w:space="0"/>
            </w:tcBorders>
            <w:shd w:val="clear" w:color="auto" w:fill="auto"/>
            <w:vAlign w:val="center"/>
          </w:tcPr>
          <w:p w14:paraId="177A4E7E">
            <w:pPr>
              <w:widowControl/>
              <w:tabs>
                <w:tab w:val="decimal" w:pos="0"/>
              </w:tabs>
              <w:ind w:firstLine="0" w:firstLineChars="0"/>
              <w:jc w:val="center"/>
              <w:rPr>
                <w:kern w:val="0"/>
                <w:sz w:val="18"/>
                <w:szCs w:val="18"/>
              </w:rPr>
            </w:pPr>
            <w:r>
              <w:rPr>
                <w:kern w:val="0"/>
                <w:sz w:val="18"/>
                <w:szCs w:val="18"/>
              </w:rPr>
              <w:t>119</w:t>
            </w:r>
          </w:p>
        </w:tc>
        <w:tc>
          <w:tcPr>
            <w:tcW w:w="1068" w:type="dxa"/>
            <w:tcBorders>
              <w:top w:val="nil"/>
              <w:left w:val="nil"/>
              <w:bottom w:val="single" w:color="auto" w:sz="4" w:space="0"/>
              <w:right w:val="single" w:color="auto" w:sz="4" w:space="0"/>
            </w:tcBorders>
            <w:shd w:val="clear" w:color="auto" w:fill="auto"/>
            <w:vAlign w:val="center"/>
          </w:tcPr>
          <w:p w14:paraId="444BD137">
            <w:pPr>
              <w:widowControl/>
              <w:tabs>
                <w:tab w:val="decimal" w:pos="0"/>
              </w:tabs>
              <w:ind w:firstLine="0" w:firstLineChars="0"/>
              <w:jc w:val="center"/>
              <w:rPr>
                <w:kern w:val="0"/>
                <w:sz w:val="18"/>
                <w:szCs w:val="18"/>
              </w:rPr>
            </w:pPr>
            <w:r>
              <w:rPr>
                <w:kern w:val="0"/>
                <w:sz w:val="18"/>
                <w:szCs w:val="18"/>
              </w:rPr>
              <w:t>2.905273</w:t>
            </w:r>
          </w:p>
        </w:tc>
        <w:tc>
          <w:tcPr>
            <w:tcW w:w="588" w:type="dxa"/>
            <w:tcBorders>
              <w:top w:val="nil"/>
              <w:left w:val="nil"/>
              <w:bottom w:val="single" w:color="auto" w:sz="4" w:space="0"/>
              <w:right w:val="single" w:color="auto" w:sz="4" w:space="0"/>
            </w:tcBorders>
            <w:shd w:val="clear" w:color="auto" w:fill="auto"/>
            <w:vAlign w:val="center"/>
          </w:tcPr>
          <w:p w14:paraId="5B7E7236">
            <w:pPr>
              <w:widowControl/>
              <w:tabs>
                <w:tab w:val="decimal" w:pos="0"/>
              </w:tabs>
              <w:ind w:firstLine="0" w:firstLineChars="0"/>
              <w:jc w:val="center"/>
              <w:rPr>
                <w:kern w:val="0"/>
                <w:sz w:val="18"/>
                <w:szCs w:val="18"/>
              </w:rPr>
            </w:pPr>
            <w:r>
              <w:rPr>
                <w:kern w:val="0"/>
                <w:sz w:val="18"/>
                <w:szCs w:val="18"/>
              </w:rPr>
              <w:t>9</w:t>
            </w:r>
          </w:p>
        </w:tc>
        <w:tc>
          <w:tcPr>
            <w:tcW w:w="813" w:type="dxa"/>
            <w:tcBorders>
              <w:top w:val="nil"/>
              <w:left w:val="nil"/>
              <w:bottom w:val="single" w:color="auto" w:sz="4" w:space="0"/>
              <w:right w:val="single" w:color="auto" w:sz="4" w:space="0"/>
            </w:tcBorders>
            <w:vAlign w:val="center"/>
          </w:tcPr>
          <w:p w14:paraId="1BB2C356">
            <w:pPr>
              <w:widowControl/>
              <w:tabs>
                <w:tab w:val="decimal" w:pos="0"/>
              </w:tabs>
              <w:ind w:firstLine="0" w:firstLineChars="0"/>
              <w:jc w:val="center"/>
              <w:rPr>
                <w:kern w:val="0"/>
                <w:sz w:val="18"/>
                <w:szCs w:val="18"/>
              </w:rPr>
            </w:pPr>
            <w:r>
              <w:rPr>
                <w:kern w:val="0"/>
                <w:sz w:val="18"/>
                <w:szCs w:val="18"/>
              </w:rPr>
              <w:t>247</w:t>
            </w:r>
          </w:p>
        </w:tc>
        <w:tc>
          <w:tcPr>
            <w:tcW w:w="1068" w:type="dxa"/>
            <w:tcBorders>
              <w:top w:val="nil"/>
              <w:left w:val="nil"/>
              <w:bottom w:val="single" w:color="auto" w:sz="4" w:space="0"/>
              <w:right w:val="single" w:color="auto" w:sz="4" w:space="0"/>
            </w:tcBorders>
            <w:vAlign w:val="center"/>
          </w:tcPr>
          <w:p w14:paraId="716F2B3D">
            <w:pPr>
              <w:widowControl/>
              <w:tabs>
                <w:tab w:val="decimal" w:pos="0"/>
              </w:tabs>
              <w:ind w:firstLine="0" w:firstLineChars="0"/>
              <w:jc w:val="center"/>
              <w:rPr>
                <w:kern w:val="0"/>
                <w:sz w:val="18"/>
                <w:szCs w:val="18"/>
              </w:rPr>
            </w:pPr>
            <w:r>
              <w:rPr>
                <w:kern w:val="0"/>
                <w:sz w:val="18"/>
                <w:szCs w:val="18"/>
              </w:rPr>
              <w:t>6.030273</w:t>
            </w:r>
          </w:p>
        </w:tc>
        <w:tc>
          <w:tcPr>
            <w:tcW w:w="426" w:type="dxa"/>
            <w:tcBorders>
              <w:top w:val="nil"/>
              <w:left w:val="nil"/>
              <w:bottom w:val="single" w:color="auto" w:sz="4" w:space="0"/>
              <w:right w:val="single" w:color="auto" w:sz="4" w:space="0"/>
            </w:tcBorders>
            <w:vAlign w:val="center"/>
          </w:tcPr>
          <w:p w14:paraId="190DFBD5">
            <w:pPr>
              <w:widowControl/>
              <w:tabs>
                <w:tab w:val="decimal" w:pos="0"/>
              </w:tabs>
              <w:ind w:firstLine="0" w:firstLineChars="0"/>
              <w:jc w:val="center"/>
              <w:rPr>
                <w:kern w:val="0"/>
                <w:sz w:val="18"/>
                <w:szCs w:val="18"/>
              </w:rPr>
            </w:pPr>
            <w:r>
              <w:rPr>
                <w:kern w:val="0"/>
                <w:sz w:val="18"/>
                <w:szCs w:val="18"/>
              </w:rPr>
              <w:t>2</w:t>
            </w:r>
          </w:p>
        </w:tc>
        <w:tc>
          <w:tcPr>
            <w:tcW w:w="813" w:type="dxa"/>
            <w:tcBorders>
              <w:top w:val="nil"/>
              <w:left w:val="nil"/>
              <w:bottom w:val="single" w:color="auto" w:sz="4" w:space="0"/>
              <w:right w:val="single" w:color="auto" w:sz="4" w:space="0"/>
            </w:tcBorders>
            <w:vAlign w:val="center"/>
          </w:tcPr>
          <w:p w14:paraId="6590E1E1">
            <w:pPr>
              <w:widowControl/>
              <w:tabs>
                <w:tab w:val="decimal" w:pos="0"/>
              </w:tabs>
              <w:ind w:firstLine="0" w:firstLineChars="0"/>
              <w:jc w:val="center"/>
              <w:rPr>
                <w:kern w:val="0"/>
                <w:sz w:val="18"/>
                <w:szCs w:val="18"/>
              </w:rPr>
            </w:pPr>
            <w:r>
              <w:rPr>
                <w:kern w:val="0"/>
                <w:sz w:val="18"/>
                <w:szCs w:val="18"/>
              </w:rPr>
              <w:t>375</w:t>
            </w:r>
          </w:p>
        </w:tc>
        <w:tc>
          <w:tcPr>
            <w:tcW w:w="1068" w:type="dxa"/>
            <w:tcBorders>
              <w:top w:val="nil"/>
              <w:left w:val="nil"/>
              <w:bottom w:val="single" w:color="auto" w:sz="4" w:space="0"/>
              <w:right w:val="single" w:color="auto" w:sz="4" w:space="0"/>
            </w:tcBorders>
            <w:vAlign w:val="center"/>
          </w:tcPr>
          <w:p w14:paraId="21A0BC2A">
            <w:pPr>
              <w:widowControl/>
              <w:tabs>
                <w:tab w:val="decimal" w:pos="0"/>
              </w:tabs>
              <w:ind w:firstLine="0" w:firstLineChars="0"/>
              <w:jc w:val="center"/>
              <w:rPr>
                <w:kern w:val="0"/>
                <w:sz w:val="18"/>
                <w:szCs w:val="18"/>
              </w:rPr>
            </w:pPr>
            <w:r>
              <w:rPr>
                <w:kern w:val="0"/>
                <w:sz w:val="18"/>
                <w:szCs w:val="18"/>
              </w:rPr>
              <w:t>9.155273</w:t>
            </w:r>
          </w:p>
        </w:tc>
        <w:tc>
          <w:tcPr>
            <w:tcW w:w="426" w:type="dxa"/>
            <w:tcBorders>
              <w:top w:val="nil"/>
              <w:left w:val="nil"/>
              <w:bottom w:val="single" w:color="auto" w:sz="4" w:space="0"/>
              <w:right w:val="single" w:color="auto" w:sz="4" w:space="0"/>
            </w:tcBorders>
            <w:vAlign w:val="center"/>
          </w:tcPr>
          <w:p w14:paraId="53433389">
            <w:pPr>
              <w:widowControl/>
              <w:tabs>
                <w:tab w:val="decimal" w:pos="0"/>
              </w:tabs>
              <w:ind w:firstLine="0" w:firstLineChars="0"/>
              <w:jc w:val="center"/>
              <w:rPr>
                <w:kern w:val="0"/>
                <w:sz w:val="18"/>
                <w:szCs w:val="18"/>
              </w:rPr>
            </w:pPr>
            <w:r>
              <w:rPr>
                <w:kern w:val="0"/>
                <w:sz w:val="18"/>
                <w:szCs w:val="18"/>
              </w:rPr>
              <w:t>1</w:t>
            </w:r>
          </w:p>
        </w:tc>
        <w:tc>
          <w:tcPr>
            <w:tcW w:w="813" w:type="dxa"/>
            <w:tcBorders>
              <w:top w:val="nil"/>
              <w:left w:val="nil"/>
              <w:bottom w:val="single" w:color="auto" w:sz="4" w:space="0"/>
              <w:right w:val="single" w:color="auto" w:sz="4" w:space="0"/>
            </w:tcBorders>
            <w:vAlign w:val="center"/>
          </w:tcPr>
          <w:p w14:paraId="3F7C723D">
            <w:pPr>
              <w:widowControl/>
              <w:tabs>
                <w:tab w:val="decimal" w:pos="0"/>
              </w:tabs>
              <w:ind w:firstLine="0" w:firstLineChars="0"/>
              <w:jc w:val="center"/>
              <w:rPr>
                <w:kern w:val="0"/>
                <w:sz w:val="18"/>
                <w:szCs w:val="18"/>
              </w:rPr>
            </w:pPr>
            <w:r>
              <w:rPr>
                <w:kern w:val="0"/>
                <w:sz w:val="18"/>
                <w:szCs w:val="18"/>
              </w:rPr>
              <w:t>503</w:t>
            </w:r>
          </w:p>
        </w:tc>
        <w:tc>
          <w:tcPr>
            <w:tcW w:w="1109" w:type="dxa"/>
            <w:tcBorders>
              <w:top w:val="nil"/>
              <w:left w:val="nil"/>
              <w:bottom w:val="single" w:color="auto" w:sz="4" w:space="0"/>
              <w:right w:val="single" w:color="auto" w:sz="4" w:space="0"/>
            </w:tcBorders>
            <w:vAlign w:val="center"/>
          </w:tcPr>
          <w:p w14:paraId="0AD4153A">
            <w:pPr>
              <w:widowControl/>
              <w:tabs>
                <w:tab w:val="decimal" w:pos="0"/>
              </w:tabs>
              <w:ind w:firstLine="0" w:firstLineChars="0"/>
              <w:jc w:val="center"/>
              <w:rPr>
                <w:kern w:val="0"/>
                <w:sz w:val="18"/>
                <w:szCs w:val="18"/>
              </w:rPr>
            </w:pPr>
            <w:r>
              <w:rPr>
                <w:kern w:val="0"/>
                <w:sz w:val="18"/>
                <w:szCs w:val="18"/>
              </w:rPr>
              <w:t>12.280273</w:t>
            </w:r>
          </w:p>
        </w:tc>
        <w:tc>
          <w:tcPr>
            <w:tcW w:w="426" w:type="dxa"/>
            <w:tcBorders>
              <w:top w:val="nil"/>
              <w:left w:val="nil"/>
              <w:bottom w:val="single" w:color="auto" w:sz="4" w:space="0"/>
              <w:right w:val="single" w:color="auto" w:sz="4" w:space="0"/>
            </w:tcBorders>
            <w:vAlign w:val="center"/>
          </w:tcPr>
          <w:p w14:paraId="342376E3">
            <w:pPr>
              <w:widowControl/>
              <w:tabs>
                <w:tab w:val="decimal" w:pos="0"/>
              </w:tabs>
              <w:ind w:firstLine="0" w:firstLineChars="0"/>
              <w:jc w:val="center"/>
              <w:rPr>
                <w:kern w:val="0"/>
                <w:sz w:val="18"/>
                <w:szCs w:val="18"/>
              </w:rPr>
            </w:pPr>
            <w:r>
              <w:rPr>
                <w:kern w:val="0"/>
                <w:sz w:val="18"/>
                <w:szCs w:val="18"/>
              </w:rPr>
              <w:t>0</w:t>
            </w:r>
          </w:p>
        </w:tc>
      </w:tr>
      <w:tr w14:paraId="3C42BFC3">
        <w:tblPrEx>
          <w:tblCellMar>
            <w:top w:w="0" w:type="dxa"/>
            <w:left w:w="108" w:type="dxa"/>
            <w:bottom w:w="0" w:type="dxa"/>
            <w:right w:w="108" w:type="dxa"/>
          </w:tblCellMar>
        </w:tblPrEx>
        <w:trPr>
          <w:trHeight w:val="270" w:hRule="atLeast"/>
          <w:jc w:val="center"/>
        </w:trPr>
        <w:tc>
          <w:tcPr>
            <w:tcW w:w="953" w:type="dxa"/>
            <w:tcBorders>
              <w:top w:val="nil"/>
              <w:left w:val="single" w:color="auto" w:sz="4" w:space="0"/>
              <w:bottom w:val="single" w:color="auto" w:sz="4" w:space="0"/>
              <w:right w:val="single" w:color="auto" w:sz="4" w:space="0"/>
            </w:tcBorders>
            <w:shd w:val="clear" w:color="auto" w:fill="auto"/>
            <w:vAlign w:val="center"/>
          </w:tcPr>
          <w:p w14:paraId="705AEEC5">
            <w:pPr>
              <w:widowControl/>
              <w:tabs>
                <w:tab w:val="decimal" w:pos="0"/>
              </w:tabs>
              <w:ind w:firstLine="0" w:firstLineChars="0"/>
              <w:jc w:val="center"/>
              <w:rPr>
                <w:kern w:val="0"/>
                <w:sz w:val="18"/>
                <w:szCs w:val="18"/>
              </w:rPr>
            </w:pPr>
            <w:r>
              <w:rPr>
                <w:kern w:val="0"/>
                <w:sz w:val="18"/>
                <w:szCs w:val="18"/>
              </w:rPr>
              <w:t>120</w:t>
            </w:r>
          </w:p>
        </w:tc>
        <w:tc>
          <w:tcPr>
            <w:tcW w:w="1068" w:type="dxa"/>
            <w:tcBorders>
              <w:top w:val="nil"/>
              <w:left w:val="nil"/>
              <w:bottom w:val="single" w:color="auto" w:sz="4" w:space="0"/>
              <w:right w:val="single" w:color="auto" w:sz="4" w:space="0"/>
            </w:tcBorders>
            <w:shd w:val="clear" w:color="auto" w:fill="auto"/>
            <w:vAlign w:val="center"/>
          </w:tcPr>
          <w:p w14:paraId="08F0E1A1">
            <w:pPr>
              <w:widowControl/>
              <w:tabs>
                <w:tab w:val="decimal" w:pos="0"/>
              </w:tabs>
              <w:ind w:firstLine="0" w:firstLineChars="0"/>
              <w:jc w:val="center"/>
              <w:rPr>
                <w:kern w:val="0"/>
                <w:sz w:val="18"/>
                <w:szCs w:val="18"/>
              </w:rPr>
            </w:pPr>
            <w:r>
              <w:rPr>
                <w:kern w:val="0"/>
                <w:sz w:val="18"/>
                <w:szCs w:val="18"/>
              </w:rPr>
              <w:t>2.929688</w:t>
            </w:r>
          </w:p>
        </w:tc>
        <w:tc>
          <w:tcPr>
            <w:tcW w:w="588" w:type="dxa"/>
            <w:tcBorders>
              <w:top w:val="nil"/>
              <w:left w:val="nil"/>
              <w:bottom w:val="single" w:color="auto" w:sz="4" w:space="0"/>
              <w:right w:val="single" w:color="auto" w:sz="4" w:space="0"/>
            </w:tcBorders>
            <w:shd w:val="clear" w:color="auto" w:fill="auto"/>
            <w:vAlign w:val="center"/>
          </w:tcPr>
          <w:p w14:paraId="6DB58876">
            <w:pPr>
              <w:widowControl/>
              <w:tabs>
                <w:tab w:val="decimal" w:pos="0"/>
              </w:tabs>
              <w:ind w:firstLine="0" w:firstLineChars="0"/>
              <w:jc w:val="center"/>
              <w:rPr>
                <w:kern w:val="0"/>
                <w:sz w:val="18"/>
                <w:szCs w:val="18"/>
              </w:rPr>
            </w:pPr>
            <w:r>
              <w:rPr>
                <w:kern w:val="0"/>
                <w:sz w:val="18"/>
                <w:szCs w:val="18"/>
              </w:rPr>
              <w:t>7</w:t>
            </w:r>
          </w:p>
        </w:tc>
        <w:tc>
          <w:tcPr>
            <w:tcW w:w="813" w:type="dxa"/>
            <w:tcBorders>
              <w:top w:val="nil"/>
              <w:left w:val="nil"/>
              <w:bottom w:val="single" w:color="auto" w:sz="4" w:space="0"/>
              <w:right w:val="single" w:color="auto" w:sz="4" w:space="0"/>
            </w:tcBorders>
            <w:vAlign w:val="center"/>
          </w:tcPr>
          <w:p w14:paraId="2657A108">
            <w:pPr>
              <w:widowControl/>
              <w:tabs>
                <w:tab w:val="decimal" w:pos="0"/>
              </w:tabs>
              <w:ind w:firstLine="0" w:firstLineChars="0"/>
              <w:jc w:val="center"/>
              <w:rPr>
                <w:kern w:val="0"/>
                <w:sz w:val="18"/>
                <w:szCs w:val="18"/>
              </w:rPr>
            </w:pPr>
            <w:r>
              <w:rPr>
                <w:kern w:val="0"/>
                <w:sz w:val="18"/>
                <w:szCs w:val="18"/>
              </w:rPr>
              <w:t>248</w:t>
            </w:r>
          </w:p>
        </w:tc>
        <w:tc>
          <w:tcPr>
            <w:tcW w:w="1068" w:type="dxa"/>
            <w:tcBorders>
              <w:top w:val="nil"/>
              <w:left w:val="nil"/>
              <w:bottom w:val="single" w:color="auto" w:sz="4" w:space="0"/>
              <w:right w:val="single" w:color="auto" w:sz="4" w:space="0"/>
            </w:tcBorders>
            <w:vAlign w:val="center"/>
          </w:tcPr>
          <w:p w14:paraId="7EDFF8BF">
            <w:pPr>
              <w:widowControl/>
              <w:tabs>
                <w:tab w:val="decimal" w:pos="0"/>
              </w:tabs>
              <w:ind w:firstLine="0" w:firstLineChars="0"/>
              <w:jc w:val="center"/>
              <w:rPr>
                <w:kern w:val="0"/>
                <w:sz w:val="18"/>
                <w:szCs w:val="18"/>
              </w:rPr>
            </w:pPr>
            <w:r>
              <w:rPr>
                <w:kern w:val="0"/>
                <w:sz w:val="18"/>
                <w:szCs w:val="18"/>
              </w:rPr>
              <w:t>6.054688</w:t>
            </w:r>
          </w:p>
        </w:tc>
        <w:tc>
          <w:tcPr>
            <w:tcW w:w="426" w:type="dxa"/>
            <w:tcBorders>
              <w:top w:val="nil"/>
              <w:left w:val="nil"/>
              <w:bottom w:val="single" w:color="auto" w:sz="4" w:space="0"/>
              <w:right w:val="single" w:color="auto" w:sz="4" w:space="0"/>
            </w:tcBorders>
            <w:vAlign w:val="center"/>
          </w:tcPr>
          <w:p w14:paraId="6E8963D2">
            <w:pPr>
              <w:widowControl/>
              <w:tabs>
                <w:tab w:val="decimal" w:pos="0"/>
              </w:tabs>
              <w:ind w:firstLine="0" w:firstLineChars="0"/>
              <w:jc w:val="center"/>
              <w:rPr>
                <w:kern w:val="0"/>
                <w:sz w:val="18"/>
                <w:szCs w:val="18"/>
              </w:rPr>
            </w:pPr>
            <w:r>
              <w:rPr>
                <w:kern w:val="0"/>
                <w:sz w:val="18"/>
                <w:szCs w:val="18"/>
              </w:rPr>
              <w:t>5</w:t>
            </w:r>
          </w:p>
        </w:tc>
        <w:tc>
          <w:tcPr>
            <w:tcW w:w="813" w:type="dxa"/>
            <w:tcBorders>
              <w:top w:val="nil"/>
              <w:left w:val="nil"/>
              <w:bottom w:val="single" w:color="auto" w:sz="4" w:space="0"/>
              <w:right w:val="single" w:color="auto" w:sz="4" w:space="0"/>
            </w:tcBorders>
            <w:vAlign w:val="center"/>
          </w:tcPr>
          <w:p w14:paraId="7CC5A0FE">
            <w:pPr>
              <w:widowControl/>
              <w:tabs>
                <w:tab w:val="decimal" w:pos="0"/>
              </w:tabs>
              <w:ind w:firstLine="0" w:firstLineChars="0"/>
              <w:jc w:val="center"/>
              <w:rPr>
                <w:kern w:val="0"/>
                <w:sz w:val="18"/>
                <w:szCs w:val="18"/>
              </w:rPr>
            </w:pPr>
            <w:r>
              <w:rPr>
                <w:kern w:val="0"/>
                <w:sz w:val="18"/>
                <w:szCs w:val="18"/>
              </w:rPr>
              <w:t>376</w:t>
            </w:r>
          </w:p>
        </w:tc>
        <w:tc>
          <w:tcPr>
            <w:tcW w:w="1068" w:type="dxa"/>
            <w:tcBorders>
              <w:top w:val="nil"/>
              <w:left w:val="nil"/>
              <w:bottom w:val="single" w:color="auto" w:sz="4" w:space="0"/>
              <w:right w:val="single" w:color="auto" w:sz="4" w:space="0"/>
            </w:tcBorders>
            <w:vAlign w:val="center"/>
          </w:tcPr>
          <w:p w14:paraId="5561E9F4">
            <w:pPr>
              <w:widowControl/>
              <w:tabs>
                <w:tab w:val="decimal" w:pos="0"/>
              </w:tabs>
              <w:ind w:firstLine="0" w:firstLineChars="0"/>
              <w:jc w:val="center"/>
              <w:rPr>
                <w:kern w:val="0"/>
                <w:sz w:val="18"/>
                <w:szCs w:val="18"/>
              </w:rPr>
            </w:pPr>
            <w:r>
              <w:rPr>
                <w:kern w:val="0"/>
                <w:sz w:val="18"/>
                <w:szCs w:val="18"/>
              </w:rPr>
              <w:t>9.179688</w:t>
            </w:r>
          </w:p>
        </w:tc>
        <w:tc>
          <w:tcPr>
            <w:tcW w:w="426" w:type="dxa"/>
            <w:tcBorders>
              <w:top w:val="nil"/>
              <w:left w:val="nil"/>
              <w:bottom w:val="single" w:color="auto" w:sz="4" w:space="0"/>
              <w:right w:val="single" w:color="auto" w:sz="4" w:space="0"/>
            </w:tcBorders>
            <w:vAlign w:val="center"/>
          </w:tcPr>
          <w:p w14:paraId="2F2899DF">
            <w:pPr>
              <w:widowControl/>
              <w:tabs>
                <w:tab w:val="decimal" w:pos="0"/>
              </w:tabs>
              <w:ind w:firstLine="0" w:firstLineChars="0"/>
              <w:jc w:val="center"/>
              <w:rPr>
                <w:kern w:val="0"/>
                <w:sz w:val="18"/>
                <w:szCs w:val="18"/>
              </w:rPr>
            </w:pPr>
            <w:r>
              <w:rPr>
                <w:kern w:val="0"/>
                <w:sz w:val="18"/>
                <w:szCs w:val="18"/>
              </w:rPr>
              <w:t>7</w:t>
            </w:r>
          </w:p>
        </w:tc>
        <w:tc>
          <w:tcPr>
            <w:tcW w:w="813" w:type="dxa"/>
            <w:tcBorders>
              <w:top w:val="nil"/>
              <w:left w:val="nil"/>
              <w:bottom w:val="single" w:color="auto" w:sz="4" w:space="0"/>
              <w:right w:val="single" w:color="auto" w:sz="4" w:space="0"/>
            </w:tcBorders>
            <w:vAlign w:val="center"/>
          </w:tcPr>
          <w:p w14:paraId="541173E2">
            <w:pPr>
              <w:widowControl/>
              <w:tabs>
                <w:tab w:val="decimal" w:pos="0"/>
              </w:tabs>
              <w:ind w:firstLine="0" w:firstLineChars="0"/>
              <w:jc w:val="center"/>
              <w:rPr>
                <w:kern w:val="0"/>
                <w:sz w:val="18"/>
                <w:szCs w:val="18"/>
              </w:rPr>
            </w:pPr>
            <w:r>
              <w:rPr>
                <w:kern w:val="0"/>
                <w:sz w:val="18"/>
                <w:szCs w:val="18"/>
              </w:rPr>
              <w:t>504</w:t>
            </w:r>
          </w:p>
        </w:tc>
        <w:tc>
          <w:tcPr>
            <w:tcW w:w="1109" w:type="dxa"/>
            <w:tcBorders>
              <w:top w:val="nil"/>
              <w:left w:val="nil"/>
              <w:bottom w:val="single" w:color="auto" w:sz="4" w:space="0"/>
              <w:right w:val="single" w:color="auto" w:sz="4" w:space="0"/>
            </w:tcBorders>
            <w:vAlign w:val="center"/>
          </w:tcPr>
          <w:p w14:paraId="52346235">
            <w:pPr>
              <w:widowControl/>
              <w:tabs>
                <w:tab w:val="decimal" w:pos="0"/>
              </w:tabs>
              <w:ind w:firstLine="0" w:firstLineChars="0"/>
              <w:jc w:val="center"/>
              <w:rPr>
                <w:kern w:val="0"/>
                <w:sz w:val="18"/>
                <w:szCs w:val="18"/>
              </w:rPr>
            </w:pPr>
            <w:r>
              <w:rPr>
                <w:kern w:val="0"/>
                <w:sz w:val="18"/>
                <w:szCs w:val="18"/>
              </w:rPr>
              <w:t>12.304688</w:t>
            </w:r>
          </w:p>
        </w:tc>
        <w:tc>
          <w:tcPr>
            <w:tcW w:w="426" w:type="dxa"/>
            <w:tcBorders>
              <w:top w:val="nil"/>
              <w:left w:val="nil"/>
              <w:bottom w:val="single" w:color="auto" w:sz="4" w:space="0"/>
              <w:right w:val="single" w:color="auto" w:sz="4" w:space="0"/>
            </w:tcBorders>
            <w:vAlign w:val="center"/>
          </w:tcPr>
          <w:p w14:paraId="335A6930">
            <w:pPr>
              <w:widowControl/>
              <w:tabs>
                <w:tab w:val="decimal" w:pos="0"/>
              </w:tabs>
              <w:ind w:firstLine="0" w:firstLineChars="0"/>
              <w:jc w:val="center"/>
              <w:rPr>
                <w:kern w:val="0"/>
                <w:sz w:val="18"/>
                <w:szCs w:val="18"/>
              </w:rPr>
            </w:pPr>
            <w:r>
              <w:rPr>
                <w:kern w:val="0"/>
                <w:sz w:val="18"/>
                <w:szCs w:val="18"/>
              </w:rPr>
              <w:t>0</w:t>
            </w:r>
          </w:p>
        </w:tc>
      </w:tr>
      <w:tr w14:paraId="48F895E4">
        <w:tblPrEx>
          <w:tblCellMar>
            <w:top w:w="0" w:type="dxa"/>
            <w:left w:w="108" w:type="dxa"/>
            <w:bottom w:w="0" w:type="dxa"/>
            <w:right w:w="108" w:type="dxa"/>
          </w:tblCellMar>
        </w:tblPrEx>
        <w:trPr>
          <w:trHeight w:val="270" w:hRule="atLeast"/>
          <w:jc w:val="center"/>
        </w:trPr>
        <w:tc>
          <w:tcPr>
            <w:tcW w:w="953" w:type="dxa"/>
            <w:tcBorders>
              <w:top w:val="nil"/>
              <w:left w:val="single" w:color="auto" w:sz="4" w:space="0"/>
              <w:bottom w:val="single" w:color="auto" w:sz="4" w:space="0"/>
              <w:right w:val="single" w:color="auto" w:sz="4" w:space="0"/>
            </w:tcBorders>
            <w:shd w:val="clear" w:color="auto" w:fill="auto"/>
            <w:vAlign w:val="center"/>
          </w:tcPr>
          <w:p w14:paraId="4898842F">
            <w:pPr>
              <w:widowControl/>
              <w:tabs>
                <w:tab w:val="decimal" w:pos="0"/>
              </w:tabs>
              <w:ind w:firstLine="0" w:firstLineChars="0"/>
              <w:jc w:val="center"/>
              <w:rPr>
                <w:kern w:val="0"/>
                <w:sz w:val="18"/>
                <w:szCs w:val="18"/>
              </w:rPr>
            </w:pPr>
            <w:r>
              <w:rPr>
                <w:kern w:val="0"/>
                <w:sz w:val="18"/>
                <w:szCs w:val="18"/>
              </w:rPr>
              <w:t>121</w:t>
            </w:r>
          </w:p>
        </w:tc>
        <w:tc>
          <w:tcPr>
            <w:tcW w:w="1068" w:type="dxa"/>
            <w:tcBorders>
              <w:top w:val="nil"/>
              <w:left w:val="nil"/>
              <w:bottom w:val="single" w:color="auto" w:sz="4" w:space="0"/>
              <w:right w:val="single" w:color="auto" w:sz="4" w:space="0"/>
            </w:tcBorders>
            <w:shd w:val="clear" w:color="auto" w:fill="auto"/>
            <w:vAlign w:val="center"/>
          </w:tcPr>
          <w:p w14:paraId="4CC47503">
            <w:pPr>
              <w:widowControl/>
              <w:tabs>
                <w:tab w:val="decimal" w:pos="0"/>
              </w:tabs>
              <w:ind w:firstLine="0" w:firstLineChars="0"/>
              <w:jc w:val="center"/>
              <w:rPr>
                <w:kern w:val="0"/>
                <w:sz w:val="18"/>
                <w:szCs w:val="18"/>
              </w:rPr>
            </w:pPr>
            <w:r>
              <w:rPr>
                <w:kern w:val="0"/>
                <w:sz w:val="18"/>
                <w:szCs w:val="18"/>
              </w:rPr>
              <w:t>2.954102</w:t>
            </w:r>
          </w:p>
        </w:tc>
        <w:tc>
          <w:tcPr>
            <w:tcW w:w="588" w:type="dxa"/>
            <w:tcBorders>
              <w:top w:val="nil"/>
              <w:left w:val="nil"/>
              <w:bottom w:val="single" w:color="auto" w:sz="4" w:space="0"/>
              <w:right w:val="single" w:color="auto" w:sz="4" w:space="0"/>
            </w:tcBorders>
            <w:shd w:val="clear" w:color="auto" w:fill="auto"/>
            <w:vAlign w:val="center"/>
          </w:tcPr>
          <w:p w14:paraId="2DF56D45">
            <w:pPr>
              <w:widowControl/>
              <w:tabs>
                <w:tab w:val="decimal" w:pos="0"/>
              </w:tabs>
              <w:ind w:firstLine="0" w:firstLineChars="0"/>
              <w:jc w:val="center"/>
              <w:rPr>
                <w:kern w:val="0"/>
                <w:sz w:val="18"/>
                <w:szCs w:val="18"/>
              </w:rPr>
            </w:pPr>
            <w:r>
              <w:rPr>
                <w:kern w:val="0"/>
                <w:sz w:val="18"/>
                <w:szCs w:val="18"/>
              </w:rPr>
              <w:t>7</w:t>
            </w:r>
          </w:p>
        </w:tc>
        <w:tc>
          <w:tcPr>
            <w:tcW w:w="813" w:type="dxa"/>
            <w:tcBorders>
              <w:top w:val="nil"/>
              <w:left w:val="nil"/>
              <w:bottom w:val="single" w:color="auto" w:sz="4" w:space="0"/>
              <w:right w:val="single" w:color="auto" w:sz="4" w:space="0"/>
            </w:tcBorders>
            <w:vAlign w:val="center"/>
          </w:tcPr>
          <w:p w14:paraId="0681FC45">
            <w:pPr>
              <w:widowControl/>
              <w:tabs>
                <w:tab w:val="decimal" w:pos="0"/>
              </w:tabs>
              <w:ind w:firstLine="0" w:firstLineChars="0"/>
              <w:jc w:val="center"/>
              <w:rPr>
                <w:kern w:val="0"/>
                <w:sz w:val="18"/>
                <w:szCs w:val="18"/>
              </w:rPr>
            </w:pPr>
            <w:r>
              <w:rPr>
                <w:kern w:val="0"/>
                <w:sz w:val="18"/>
                <w:szCs w:val="18"/>
              </w:rPr>
              <w:t>249</w:t>
            </w:r>
          </w:p>
        </w:tc>
        <w:tc>
          <w:tcPr>
            <w:tcW w:w="1068" w:type="dxa"/>
            <w:tcBorders>
              <w:top w:val="nil"/>
              <w:left w:val="nil"/>
              <w:bottom w:val="single" w:color="auto" w:sz="4" w:space="0"/>
              <w:right w:val="single" w:color="auto" w:sz="4" w:space="0"/>
            </w:tcBorders>
            <w:vAlign w:val="center"/>
          </w:tcPr>
          <w:p w14:paraId="7B0CC685">
            <w:pPr>
              <w:widowControl/>
              <w:tabs>
                <w:tab w:val="decimal" w:pos="0"/>
              </w:tabs>
              <w:ind w:firstLine="0" w:firstLineChars="0"/>
              <w:jc w:val="center"/>
              <w:rPr>
                <w:kern w:val="0"/>
                <w:sz w:val="18"/>
                <w:szCs w:val="18"/>
              </w:rPr>
            </w:pPr>
            <w:r>
              <w:rPr>
                <w:kern w:val="0"/>
                <w:sz w:val="18"/>
                <w:szCs w:val="18"/>
              </w:rPr>
              <w:t>6.079102</w:t>
            </w:r>
          </w:p>
        </w:tc>
        <w:tc>
          <w:tcPr>
            <w:tcW w:w="426" w:type="dxa"/>
            <w:tcBorders>
              <w:top w:val="nil"/>
              <w:left w:val="nil"/>
              <w:bottom w:val="single" w:color="auto" w:sz="4" w:space="0"/>
              <w:right w:val="single" w:color="auto" w:sz="4" w:space="0"/>
            </w:tcBorders>
            <w:vAlign w:val="center"/>
          </w:tcPr>
          <w:p w14:paraId="6E382774">
            <w:pPr>
              <w:widowControl/>
              <w:tabs>
                <w:tab w:val="decimal" w:pos="0"/>
              </w:tabs>
              <w:ind w:firstLine="0" w:firstLineChars="0"/>
              <w:jc w:val="center"/>
              <w:rPr>
                <w:kern w:val="0"/>
                <w:sz w:val="18"/>
                <w:szCs w:val="18"/>
              </w:rPr>
            </w:pPr>
            <w:r>
              <w:rPr>
                <w:kern w:val="0"/>
                <w:sz w:val="18"/>
                <w:szCs w:val="18"/>
              </w:rPr>
              <w:t>9</w:t>
            </w:r>
          </w:p>
        </w:tc>
        <w:tc>
          <w:tcPr>
            <w:tcW w:w="813" w:type="dxa"/>
            <w:tcBorders>
              <w:top w:val="nil"/>
              <w:left w:val="nil"/>
              <w:bottom w:val="single" w:color="auto" w:sz="4" w:space="0"/>
              <w:right w:val="single" w:color="auto" w:sz="4" w:space="0"/>
            </w:tcBorders>
            <w:vAlign w:val="center"/>
          </w:tcPr>
          <w:p w14:paraId="415C4926">
            <w:pPr>
              <w:widowControl/>
              <w:tabs>
                <w:tab w:val="decimal" w:pos="0"/>
              </w:tabs>
              <w:ind w:firstLine="0" w:firstLineChars="0"/>
              <w:jc w:val="center"/>
              <w:rPr>
                <w:kern w:val="0"/>
                <w:sz w:val="18"/>
                <w:szCs w:val="18"/>
              </w:rPr>
            </w:pPr>
            <w:r>
              <w:rPr>
                <w:kern w:val="0"/>
                <w:sz w:val="18"/>
                <w:szCs w:val="18"/>
              </w:rPr>
              <w:t>377</w:t>
            </w:r>
          </w:p>
        </w:tc>
        <w:tc>
          <w:tcPr>
            <w:tcW w:w="1068" w:type="dxa"/>
            <w:tcBorders>
              <w:top w:val="nil"/>
              <w:left w:val="nil"/>
              <w:bottom w:val="single" w:color="auto" w:sz="4" w:space="0"/>
              <w:right w:val="single" w:color="auto" w:sz="4" w:space="0"/>
            </w:tcBorders>
            <w:vAlign w:val="center"/>
          </w:tcPr>
          <w:p w14:paraId="0447F605">
            <w:pPr>
              <w:widowControl/>
              <w:tabs>
                <w:tab w:val="decimal" w:pos="0"/>
              </w:tabs>
              <w:ind w:firstLine="0" w:firstLineChars="0"/>
              <w:jc w:val="center"/>
              <w:rPr>
                <w:kern w:val="0"/>
                <w:sz w:val="18"/>
                <w:szCs w:val="18"/>
              </w:rPr>
            </w:pPr>
            <w:r>
              <w:rPr>
                <w:kern w:val="0"/>
                <w:sz w:val="18"/>
                <w:szCs w:val="18"/>
              </w:rPr>
              <w:t>9.204102</w:t>
            </w:r>
          </w:p>
        </w:tc>
        <w:tc>
          <w:tcPr>
            <w:tcW w:w="426" w:type="dxa"/>
            <w:tcBorders>
              <w:top w:val="nil"/>
              <w:left w:val="nil"/>
              <w:bottom w:val="single" w:color="auto" w:sz="4" w:space="0"/>
              <w:right w:val="single" w:color="auto" w:sz="4" w:space="0"/>
            </w:tcBorders>
            <w:vAlign w:val="center"/>
          </w:tcPr>
          <w:p w14:paraId="096023FB">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528057B0">
            <w:pPr>
              <w:widowControl/>
              <w:tabs>
                <w:tab w:val="decimal" w:pos="0"/>
              </w:tabs>
              <w:ind w:firstLine="0" w:firstLineChars="0"/>
              <w:jc w:val="center"/>
              <w:rPr>
                <w:kern w:val="0"/>
                <w:sz w:val="18"/>
                <w:szCs w:val="18"/>
              </w:rPr>
            </w:pPr>
            <w:r>
              <w:rPr>
                <w:kern w:val="0"/>
                <w:sz w:val="18"/>
                <w:szCs w:val="18"/>
              </w:rPr>
              <w:t>505</w:t>
            </w:r>
          </w:p>
        </w:tc>
        <w:tc>
          <w:tcPr>
            <w:tcW w:w="1109" w:type="dxa"/>
            <w:tcBorders>
              <w:top w:val="nil"/>
              <w:left w:val="nil"/>
              <w:bottom w:val="single" w:color="auto" w:sz="4" w:space="0"/>
              <w:right w:val="single" w:color="auto" w:sz="4" w:space="0"/>
            </w:tcBorders>
            <w:vAlign w:val="center"/>
          </w:tcPr>
          <w:p w14:paraId="4AE87AE7">
            <w:pPr>
              <w:widowControl/>
              <w:tabs>
                <w:tab w:val="decimal" w:pos="0"/>
              </w:tabs>
              <w:ind w:firstLine="0" w:firstLineChars="0"/>
              <w:jc w:val="center"/>
              <w:rPr>
                <w:kern w:val="0"/>
                <w:sz w:val="18"/>
                <w:szCs w:val="18"/>
              </w:rPr>
            </w:pPr>
            <w:r>
              <w:rPr>
                <w:kern w:val="0"/>
                <w:sz w:val="18"/>
                <w:szCs w:val="18"/>
              </w:rPr>
              <w:t>12.329102</w:t>
            </w:r>
          </w:p>
        </w:tc>
        <w:tc>
          <w:tcPr>
            <w:tcW w:w="426" w:type="dxa"/>
            <w:tcBorders>
              <w:top w:val="nil"/>
              <w:left w:val="nil"/>
              <w:bottom w:val="single" w:color="auto" w:sz="4" w:space="0"/>
              <w:right w:val="single" w:color="auto" w:sz="4" w:space="0"/>
            </w:tcBorders>
            <w:vAlign w:val="center"/>
          </w:tcPr>
          <w:p w14:paraId="72F6727E">
            <w:pPr>
              <w:widowControl/>
              <w:tabs>
                <w:tab w:val="decimal" w:pos="0"/>
              </w:tabs>
              <w:ind w:firstLine="0" w:firstLineChars="0"/>
              <w:jc w:val="center"/>
              <w:rPr>
                <w:kern w:val="0"/>
                <w:sz w:val="18"/>
                <w:szCs w:val="18"/>
              </w:rPr>
            </w:pPr>
            <w:r>
              <w:rPr>
                <w:kern w:val="0"/>
                <w:sz w:val="18"/>
                <w:szCs w:val="18"/>
              </w:rPr>
              <w:t>0</w:t>
            </w:r>
          </w:p>
        </w:tc>
      </w:tr>
      <w:tr w14:paraId="4BFB46B0">
        <w:tblPrEx>
          <w:tblCellMar>
            <w:top w:w="0" w:type="dxa"/>
            <w:left w:w="108" w:type="dxa"/>
            <w:bottom w:w="0" w:type="dxa"/>
            <w:right w:w="108" w:type="dxa"/>
          </w:tblCellMar>
        </w:tblPrEx>
        <w:trPr>
          <w:trHeight w:val="270" w:hRule="atLeast"/>
          <w:jc w:val="center"/>
        </w:trPr>
        <w:tc>
          <w:tcPr>
            <w:tcW w:w="953" w:type="dxa"/>
            <w:tcBorders>
              <w:top w:val="nil"/>
              <w:left w:val="single" w:color="auto" w:sz="4" w:space="0"/>
              <w:bottom w:val="single" w:color="auto" w:sz="4" w:space="0"/>
              <w:right w:val="single" w:color="auto" w:sz="4" w:space="0"/>
            </w:tcBorders>
            <w:shd w:val="clear" w:color="auto" w:fill="auto"/>
            <w:vAlign w:val="center"/>
          </w:tcPr>
          <w:p w14:paraId="1F35FB5A">
            <w:pPr>
              <w:widowControl/>
              <w:tabs>
                <w:tab w:val="decimal" w:pos="0"/>
              </w:tabs>
              <w:ind w:firstLine="0" w:firstLineChars="0"/>
              <w:jc w:val="center"/>
              <w:rPr>
                <w:kern w:val="0"/>
                <w:sz w:val="18"/>
                <w:szCs w:val="18"/>
              </w:rPr>
            </w:pPr>
            <w:r>
              <w:rPr>
                <w:kern w:val="0"/>
                <w:sz w:val="18"/>
                <w:szCs w:val="18"/>
              </w:rPr>
              <w:t>122</w:t>
            </w:r>
          </w:p>
        </w:tc>
        <w:tc>
          <w:tcPr>
            <w:tcW w:w="1068" w:type="dxa"/>
            <w:tcBorders>
              <w:top w:val="nil"/>
              <w:left w:val="nil"/>
              <w:bottom w:val="single" w:color="auto" w:sz="4" w:space="0"/>
              <w:right w:val="single" w:color="auto" w:sz="4" w:space="0"/>
            </w:tcBorders>
            <w:shd w:val="clear" w:color="auto" w:fill="auto"/>
            <w:vAlign w:val="center"/>
          </w:tcPr>
          <w:p w14:paraId="0B2D9C4E">
            <w:pPr>
              <w:widowControl/>
              <w:tabs>
                <w:tab w:val="decimal" w:pos="0"/>
              </w:tabs>
              <w:ind w:firstLine="0" w:firstLineChars="0"/>
              <w:jc w:val="center"/>
              <w:rPr>
                <w:kern w:val="0"/>
                <w:sz w:val="18"/>
                <w:szCs w:val="18"/>
              </w:rPr>
            </w:pPr>
            <w:r>
              <w:rPr>
                <w:kern w:val="0"/>
                <w:sz w:val="18"/>
                <w:szCs w:val="18"/>
              </w:rPr>
              <w:t>2.978516</w:t>
            </w:r>
          </w:p>
        </w:tc>
        <w:tc>
          <w:tcPr>
            <w:tcW w:w="588" w:type="dxa"/>
            <w:tcBorders>
              <w:top w:val="nil"/>
              <w:left w:val="nil"/>
              <w:bottom w:val="single" w:color="auto" w:sz="4" w:space="0"/>
              <w:right w:val="single" w:color="auto" w:sz="4" w:space="0"/>
            </w:tcBorders>
            <w:shd w:val="clear" w:color="auto" w:fill="auto"/>
            <w:vAlign w:val="center"/>
          </w:tcPr>
          <w:p w14:paraId="23422C6E">
            <w:pPr>
              <w:widowControl/>
              <w:tabs>
                <w:tab w:val="decimal" w:pos="0"/>
              </w:tabs>
              <w:ind w:firstLine="0" w:firstLineChars="0"/>
              <w:jc w:val="center"/>
              <w:rPr>
                <w:kern w:val="0"/>
                <w:sz w:val="18"/>
                <w:szCs w:val="18"/>
              </w:rPr>
            </w:pPr>
            <w:r>
              <w:rPr>
                <w:kern w:val="0"/>
                <w:sz w:val="18"/>
                <w:szCs w:val="18"/>
              </w:rPr>
              <w:t>8</w:t>
            </w:r>
          </w:p>
        </w:tc>
        <w:tc>
          <w:tcPr>
            <w:tcW w:w="813" w:type="dxa"/>
            <w:tcBorders>
              <w:top w:val="nil"/>
              <w:left w:val="nil"/>
              <w:bottom w:val="single" w:color="auto" w:sz="4" w:space="0"/>
              <w:right w:val="single" w:color="auto" w:sz="4" w:space="0"/>
            </w:tcBorders>
            <w:vAlign w:val="center"/>
          </w:tcPr>
          <w:p w14:paraId="789DA86B">
            <w:pPr>
              <w:widowControl/>
              <w:tabs>
                <w:tab w:val="decimal" w:pos="0"/>
              </w:tabs>
              <w:ind w:firstLine="0" w:firstLineChars="0"/>
              <w:jc w:val="center"/>
              <w:rPr>
                <w:kern w:val="0"/>
                <w:sz w:val="18"/>
                <w:szCs w:val="18"/>
              </w:rPr>
            </w:pPr>
            <w:r>
              <w:rPr>
                <w:kern w:val="0"/>
                <w:sz w:val="18"/>
                <w:szCs w:val="18"/>
              </w:rPr>
              <w:t>250</w:t>
            </w:r>
          </w:p>
        </w:tc>
        <w:tc>
          <w:tcPr>
            <w:tcW w:w="1068" w:type="dxa"/>
            <w:tcBorders>
              <w:top w:val="nil"/>
              <w:left w:val="nil"/>
              <w:bottom w:val="single" w:color="auto" w:sz="4" w:space="0"/>
              <w:right w:val="single" w:color="auto" w:sz="4" w:space="0"/>
            </w:tcBorders>
            <w:vAlign w:val="center"/>
          </w:tcPr>
          <w:p w14:paraId="49214BD8">
            <w:pPr>
              <w:widowControl/>
              <w:tabs>
                <w:tab w:val="decimal" w:pos="0"/>
              </w:tabs>
              <w:ind w:firstLine="0" w:firstLineChars="0"/>
              <w:jc w:val="center"/>
              <w:rPr>
                <w:kern w:val="0"/>
                <w:sz w:val="18"/>
                <w:szCs w:val="18"/>
              </w:rPr>
            </w:pPr>
            <w:r>
              <w:rPr>
                <w:kern w:val="0"/>
                <w:sz w:val="18"/>
                <w:szCs w:val="18"/>
              </w:rPr>
              <w:t>6.103516</w:t>
            </w:r>
          </w:p>
        </w:tc>
        <w:tc>
          <w:tcPr>
            <w:tcW w:w="426" w:type="dxa"/>
            <w:tcBorders>
              <w:top w:val="nil"/>
              <w:left w:val="nil"/>
              <w:bottom w:val="single" w:color="auto" w:sz="4" w:space="0"/>
              <w:right w:val="single" w:color="auto" w:sz="4" w:space="0"/>
            </w:tcBorders>
            <w:vAlign w:val="center"/>
          </w:tcPr>
          <w:p w14:paraId="245E92FF">
            <w:pPr>
              <w:widowControl/>
              <w:tabs>
                <w:tab w:val="decimal" w:pos="0"/>
              </w:tabs>
              <w:ind w:firstLine="0" w:firstLineChars="0"/>
              <w:jc w:val="center"/>
              <w:rPr>
                <w:kern w:val="0"/>
                <w:sz w:val="18"/>
                <w:szCs w:val="18"/>
              </w:rPr>
            </w:pPr>
            <w:r>
              <w:rPr>
                <w:kern w:val="0"/>
                <w:sz w:val="18"/>
                <w:szCs w:val="18"/>
              </w:rPr>
              <w:t>12</w:t>
            </w:r>
          </w:p>
        </w:tc>
        <w:tc>
          <w:tcPr>
            <w:tcW w:w="813" w:type="dxa"/>
            <w:tcBorders>
              <w:top w:val="nil"/>
              <w:left w:val="nil"/>
              <w:bottom w:val="single" w:color="auto" w:sz="4" w:space="0"/>
              <w:right w:val="single" w:color="auto" w:sz="4" w:space="0"/>
            </w:tcBorders>
            <w:vAlign w:val="center"/>
          </w:tcPr>
          <w:p w14:paraId="0D38DA6F">
            <w:pPr>
              <w:widowControl/>
              <w:tabs>
                <w:tab w:val="decimal" w:pos="0"/>
              </w:tabs>
              <w:ind w:firstLine="0" w:firstLineChars="0"/>
              <w:jc w:val="center"/>
              <w:rPr>
                <w:kern w:val="0"/>
                <w:sz w:val="18"/>
                <w:szCs w:val="18"/>
              </w:rPr>
            </w:pPr>
            <w:r>
              <w:rPr>
                <w:kern w:val="0"/>
                <w:sz w:val="18"/>
                <w:szCs w:val="18"/>
              </w:rPr>
              <w:t>378</w:t>
            </w:r>
          </w:p>
        </w:tc>
        <w:tc>
          <w:tcPr>
            <w:tcW w:w="1068" w:type="dxa"/>
            <w:tcBorders>
              <w:top w:val="nil"/>
              <w:left w:val="nil"/>
              <w:bottom w:val="single" w:color="auto" w:sz="4" w:space="0"/>
              <w:right w:val="single" w:color="auto" w:sz="4" w:space="0"/>
            </w:tcBorders>
            <w:vAlign w:val="center"/>
          </w:tcPr>
          <w:p w14:paraId="1276DD7B">
            <w:pPr>
              <w:widowControl/>
              <w:tabs>
                <w:tab w:val="decimal" w:pos="0"/>
              </w:tabs>
              <w:ind w:firstLine="0" w:firstLineChars="0"/>
              <w:jc w:val="center"/>
              <w:rPr>
                <w:kern w:val="0"/>
                <w:sz w:val="18"/>
                <w:szCs w:val="18"/>
              </w:rPr>
            </w:pPr>
            <w:r>
              <w:rPr>
                <w:kern w:val="0"/>
                <w:sz w:val="18"/>
                <w:szCs w:val="18"/>
              </w:rPr>
              <w:t>9.228516</w:t>
            </w:r>
          </w:p>
        </w:tc>
        <w:tc>
          <w:tcPr>
            <w:tcW w:w="426" w:type="dxa"/>
            <w:tcBorders>
              <w:top w:val="nil"/>
              <w:left w:val="nil"/>
              <w:bottom w:val="single" w:color="auto" w:sz="4" w:space="0"/>
              <w:right w:val="single" w:color="auto" w:sz="4" w:space="0"/>
            </w:tcBorders>
            <w:vAlign w:val="center"/>
          </w:tcPr>
          <w:p w14:paraId="1BD7A623">
            <w:pPr>
              <w:widowControl/>
              <w:tabs>
                <w:tab w:val="decimal" w:pos="0"/>
              </w:tabs>
              <w:ind w:firstLine="0" w:firstLineChars="0"/>
              <w:jc w:val="center"/>
              <w:rPr>
                <w:kern w:val="0"/>
                <w:sz w:val="18"/>
                <w:szCs w:val="18"/>
              </w:rPr>
            </w:pPr>
            <w:r>
              <w:rPr>
                <w:kern w:val="0"/>
                <w:sz w:val="18"/>
                <w:szCs w:val="18"/>
              </w:rPr>
              <w:t>12</w:t>
            </w:r>
          </w:p>
        </w:tc>
        <w:tc>
          <w:tcPr>
            <w:tcW w:w="813" w:type="dxa"/>
            <w:tcBorders>
              <w:top w:val="nil"/>
              <w:left w:val="nil"/>
              <w:bottom w:val="single" w:color="auto" w:sz="4" w:space="0"/>
              <w:right w:val="single" w:color="auto" w:sz="4" w:space="0"/>
            </w:tcBorders>
            <w:vAlign w:val="center"/>
          </w:tcPr>
          <w:p w14:paraId="07A93D6E">
            <w:pPr>
              <w:widowControl/>
              <w:tabs>
                <w:tab w:val="decimal" w:pos="0"/>
              </w:tabs>
              <w:ind w:firstLine="0" w:firstLineChars="0"/>
              <w:jc w:val="center"/>
              <w:rPr>
                <w:kern w:val="0"/>
                <w:sz w:val="18"/>
                <w:szCs w:val="18"/>
              </w:rPr>
            </w:pPr>
            <w:r>
              <w:rPr>
                <w:kern w:val="0"/>
                <w:sz w:val="18"/>
                <w:szCs w:val="18"/>
              </w:rPr>
              <w:t>506</w:t>
            </w:r>
          </w:p>
        </w:tc>
        <w:tc>
          <w:tcPr>
            <w:tcW w:w="1109" w:type="dxa"/>
            <w:tcBorders>
              <w:top w:val="nil"/>
              <w:left w:val="nil"/>
              <w:bottom w:val="single" w:color="auto" w:sz="4" w:space="0"/>
              <w:right w:val="single" w:color="auto" w:sz="4" w:space="0"/>
            </w:tcBorders>
            <w:vAlign w:val="center"/>
          </w:tcPr>
          <w:p w14:paraId="42BFD052">
            <w:pPr>
              <w:widowControl/>
              <w:tabs>
                <w:tab w:val="decimal" w:pos="0"/>
              </w:tabs>
              <w:ind w:firstLine="0" w:firstLineChars="0"/>
              <w:jc w:val="center"/>
              <w:rPr>
                <w:kern w:val="0"/>
                <w:sz w:val="18"/>
                <w:szCs w:val="18"/>
              </w:rPr>
            </w:pPr>
            <w:r>
              <w:rPr>
                <w:kern w:val="0"/>
                <w:sz w:val="18"/>
                <w:szCs w:val="18"/>
              </w:rPr>
              <w:t>12.353516</w:t>
            </w:r>
          </w:p>
        </w:tc>
        <w:tc>
          <w:tcPr>
            <w:tcW w:w="426" w:type="dxa"/>
            <w:tcBorders>
              <w:top w:val="nil"/>
              <w:left w:val="nil"/>
              <w:bottom w:val="single" w:color="auto" w:sz="4" w:space="0"/>
              <w:right w:val="single" w:color="auto" w:sz="4" w:space="0"/>
            </w:tcBorders>
            <w:vAlign w:val="center"/>
          </w:tcPr>
          <w:p w14:paraId="54CB07EE">
            <w:pPr>
              <w:widowControl/>
              <w:tabs>
                <w:tab w:val="decimal" w:pos="0"/>
              </w:tabs>
              <w:ind w:firstLine="0" w:firstLineChars="0"/>
              <w:jc w:val="center"/>
              <w:rPr>
                <w:kern w:val="0"/>
                <w:sz w:val="18"/>
                <w:szCs w:val="18"/>
              </w:rPr>
            </w:pPr>
            <w:r>
              <w:rPr>
                <w:kern w:val="0"/>
                <w:sz w:val="18"/>
                <w:szCs w:val="18"/>
              </w:rPr>
              <w:t>0</w:t>
            </w:r>
          </w:p>
        </w:tc>
      </w:tr>
      <w:tr w14:paraId="7FF29DA1">
        <w:tblPrEx>
          <w:tblCellMar>
            <w:top w:w="0" w:type="dxa"/>
            <w:left w:w="108" w:type="dxa"/>
            <w:bottom w:w="0" w:type="dxa"/>
            <w:right w:w="108" w:type="dxa"/>
          </w:tblCellMar>
        </w:tblPrEx>
        <w:trPr>
          <w:trHeight w:val="270" w:hRule="atLeast"/>
          <w:jc w:val="center"/>
        </w:trPr>
        <w:tc>
          <w:tcPr>
            <w:tcW w:w="953" w:type="dxa"/>
            <w:tcBorders>
              <w:top w:val="nil"/>
              <w:left w:val="single" w:color="auto" w:sz="4" w:space="0"/>
              <w:bottom w:val="single" w:color="auto" w:sz="4" w:space="0"/>
              <w:right w:val="single" w:color="auto" w:sz="4" w:space="0"/>
            </w:tcBorders>
            <w:shd w:val="clear" w:color="auto" w:fill="auto"/>
            <w:vAlign w:val="center"/>
          </w:tcPr>
          <w:p w14:paraId="0B110878">
            <w:pPr>
              <w:widowControl/>
              <w:tabs>
                <w:tab w:val="decimal" w:pos="0"/>
              </w:tabs>
              <w:ind w:firstLine="0" w:firstLineChars="0"/>
              <w:jc w:val="center"/>
              <w:rPr>
                <w:kern w:val="0"/>
                <w:sz w:val="18"/>
                <w:szCs w:val="18"/>
              </w:rPr>
            </w:pPr>
            <w:r>
              <w:rPr>
                <w:kern w:val="0"/>
                <w:sz w:val="18"/>
                <w:szCs w:val="18"/>
              </w:rPr>
              <w:t>123</w:t>
            </w:r>
          </w:p>
        </w:tc>
        <w:tc>
          <w:tcPr>
            <w:tcW w:w="1068" w:type="dxa"/>
            <w:tcBorders>
              <w:top w:val="nil"/>
              <w:left w:val="nil"/>
              <w:bottom w:val="single" w:color="auto" w:sz="4" w:space="0"/>
              <w:right w:val="single" w:color="auto" w:sz="4" w:space="0"/>
            </w:tcBorders>
            <w:shd w:val="clear" w:color="auto" w:fill="auto"/>
            <w:vAlign w:val="center"/>
          </w:tcPr>
          <w:p w14:paraId="35658029">
            <w:pPr>
              <w:widowControl/>
              <w:tabs>
                <w:tab w:val="decimal" w:pos="0"/>
              </w:tabs>
              <w:ind w:firstLine="0" w:firstLineChars="0"/>
              <w:jc w:val="center"/>
              <w:rPr>
                <w:kern w:val="0"/>
                <w:sz w:val="18"/>
                <w:szCs w:val="18"/>
              </w:rPr>
            </w:pPr>
            <w:r>
              <w:rPr>
                <w:kern w:val="0"/>
                <w:sz w:val="18"/>
                <w:szCs w:val="18"/>
              </w:rPr>
              <w:t>3.002930</w:t>
            </w:r>
          </w:p>
        </w:tc>
        <w:tc>
          <w:tcPr>
            <w:tcW w:w="588" w:type="dxa"/>
            <w:tcBorders>
              <w:top w:val="nil"/>
              <w:left w:val="nil"/>
              <w:bottom w:val="single" w:color="auto" w:sz="4" w:space="0"/>
              <w:right w:val="single" w:color="auto" w:sz="4" w:space="0"/>
            </w:tcBorders>
            <w:shd w:val="clear" w:color="auto" w:fill="auto"/>
            <w:vAlign w:val="center"/>
          </w:tcPr>
          <w:p w14:paraId="27B7A45F">
            <w:pPr>
              <w:widowControl/>
              <w:tabs>
                <w:tab w:val="decimal" w:pos="0"/>
              </w:tabs>
              <w:ind w:firstLine="0" w:firstLineChars="0"/>
              <w:jc w:val="center"/>
              <w:rPr>
                <w:kern w:val="0"/>
                <w:sz w:val="18"/>
                <w:szCs w:val="18"/>
              </w:rPr>
            </w:pPr>
            <w:r>
              <w:rPr>
                <w:kern w:val="0"/>
                <w:sz w:val="18"/>
                <w:szCs w:val="18"/>
              </w:rPr>
              <w:t>11</w:t>
            </w:r>
          </w:p>
        </w:tc>
        <w:tc>
          <w:tcPr>
            <w:tcW w:w="813" w:type="dxa"/>
            <w:tcBorders>
              <w:top w:val="nil"/>
              <w:left w:val="nil"/>
              <w:bottom w:val="single" w:color="auto" w:sz="4" w:space="0"/>
              <w:right w:val="single" w:color="auto" w:sz="4" w:space="0"/>
            </w:tcBorders>
            <w:vAlign w:val="center"/>
          </w:tcPr>
          <w:p w14:paraId="2EE764BF">
            <w:pPr>
              <w:widowControl/>
              <w:tabs>
                <w:tab w:val="decimal" w:pos="0"/>
              </w:tabs>
              <w:ind w:firstLine="0" w:firstLineChars="0"/>
              <w:jc w:val="center"/>
              <w:rPr>
                <w:kern w:val="0"/>
                <w:sz w:val="18"/>
                <w:szCs w:val="18"/>
              </w:rPr>
            </w:pPr>
            <w:r>
              <w:rPr>
                <w:kern w:val="0"/>
                <w:sz w:val="18"/>
                <w:szCs w:val="18"/>
              </w:rPr>
              <w:t>251</w:t>
            </w:r>
          </w:p>
        </w:tc>
        <w:tc>
          <w:tcPr>
            <w:tcW w:w="1068" w:type="dxa"/>
            <w:tcBorders>
              <w:top w:val="nil"/>
              <w:left w:val="nil"/>
              <w:bottom w:val="single" w:color="auto" w:sz="4" w:space="0"/>
              <w:right w:val="single" w:color="auto" w:sz="4" w:space="0"/>
            </w:tcBorders>
            <w:vAlign w:val="center"/>
          </w:tcPr>
          <w:p w14:paraId="20B72837">
            <w:pPr>
              <w:widowControl/>
              <w:tabs>
                <w:tab w:val="decimal" w:pos="0"/>
              </w:tabs>
              <w:ind w:firstLine="0" w:firstLineChars="0"/>
              <w:jc w:val="center"/>
              <w:rPr>
                <w:kern w:val="0"/>
                <w:sz w:val="18"/>
                <w:szCs w:val="18"/>
              </w:rPr>
            </w:pPr>
            <w:r>
              <w:rPr>
                <w:kern w:val="0"/>
                <w:sz w:val="18"/>
                <w:szCs w:val="18"/>
              </w:rPr>
              <w:t>6.127930</w:t>
            </w:r>
          </w:p>
        </w:tc>
        <w:tc>
          <w:tcPr>
            <w:tcW w:w="426" w:type="dxa"/>
            <w:tcBorders>
              <w:top w:val="nil"/>
              <w:left w:val="nil"/>
              <w:bottom w:val="single" w:color="auto" w:sz="4" w:space="0"/>
              <w:right w:val="single" w:color="auto" w:sz="4" w:space="0"/>
            </w:tcBorders>
            <w:vAlign w:val="center"/>
          </w:tcPr>
          <w:p w14:paraId="3C2CED1D">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3262871B">
            <w:pPr>
              <w:widowControl/>
              <w:tabs>
                <w:tab w:val="decimal" w:pos="0"/>
              </w:tabs>
              <w:ind w:firstLine="0" w:firstLineChars="0"/>
              <w:jc w:val="center"/>
              <w:rPr>
                <w:kern w:val="0"/>
                <w:sz w:val="18"/>
                <w:szCs w:val="18"/>
              </w:rPr>
            </w:pPr>
            <w:r>
              <w:rPr>
                <w:kern w:val="0"/>
                <w:sz w:val="18"/>
                <w:szCs w:val="18"/>
              </w:rPr>
              <w:t>379</w:t>
            </w:r>
          </w:p>
        </w:tc>
        <w:tc>
          <w:tcPr>
            <w:tcW w:w="1068" w:type="dxa"/>
            <w:tcBorders>
              <w:top w:val="nil"/>
              <w:left w:val="nil"/>
              <w:bottom w:val="single" w:color="auto" w:sz="4" w:space="0"/>
              <w:right w:val="single" w:color="auto" w:sz="4" w:space="0"/>
            </w:tcBorders>
            <w:vAlign w:val="center"/>
          </w:tcPr>
          <w:p w14:paraId="4ED5A6F1">
            <w:pPr>
              <w:widowControl/>
              <w:tabs>
                <w:tab w:val="decimal" w:pos="0"/>
              </w:tabs>
              <w:ind w:firstLine="0" w:firstLineChars="0"/>
              <w:jc w:val="center"/>
              <w:rPr>
                <w:kern w:val="0"/>
                <w:sz w:val="18"/>
                <w:szCs w:val="18"/>
              </w:rPr>
            </w:pPr>
            <w:r>
              <w:rPr>
                <w:kern w:val="0"/>
                <w:sz w:val="18"/>
                <w:szCs w:val="18"/>
              </w:rPr>
              <w:t>9.252930</w:t>
            </w:r>
          </w:p>
        </w:tc>
        <w:tc>
          <w:tcPr>
            <w:tcW w:w="426" w:type="dxa"/>
            <w:tcBorders>
              <w:top w:val="nil"/>
              <w:left w:val="nil"/>
              <w:bottom w:val="single" w:color="auto" w:sz="4" w:space="0"/>
              <w:right w:val="single" w:color="auto" w:sz="4" w:space="0"/>
            </w:tcBorders>
            <w:vAlign w:val="center"/>
          </w:tcPr>
          <w:p w14:paraId="23E69D71">
            <w:pPr>
              <w:widowControl/>
              <w:tabs>
                <w:tab w:val="decimal" w:pos="0"/>
              </w:tabs>
              <w:ind w:firstLine="0" w:firstLineChars="0"/>
              <w:jc w:val="center"/>
              <w:rPr>
                <w:kern w:val="0"/>
                <w:sz w:val="18"/>
                <w:szCs w:val="18"/>
              </w:rPr>
            </w:pPr>
            <w:r>
              <w:rPr>
                <w:kern w:val="0"/>
                <w:sz w:val="18"/>
                <w:szCs w:val="18"/>
              </w:rPr>
              <w:t>13</w:t>
            </w:r>
          </w:p>
        </w:tc>
        <w:tc>
          <w:tcPr>
            <w:tcW w:w="813" w:type="dxa"/>
            <w:tcBorders>
              <w:top w:val="nil"/>
              <w:left w:val="nil"/>
              <w:bottom w:val="single" w:color="auto" w:sz="4" w:space="0"/>
              <w:right w:val="single" w:color="auto" w:sz="4" w:space="0"/>
            </w:tcBorders>
            <w:vAlign w:val="center"/>
          </w:tcPr>
          <w:p w14:paraId="1722DC8F">
            <w:pPr>
              <w:widowControl/>
              <w:tabs>
                <w:tab w:val="decimal" w:pos="0"/>
              </w:tabs>
              <w:ind w:firstLine="0" w:firstLineChars="0"/>
              <w:jc w:val="center"/>
              <w:rPr>
                <w:kern w:val="0"/>
                <w:sz w:val="18"/>
                <w:szCs w:val="18"/>
              </w:rPr>
            </w:pPr>
            <w:r>
              <w:rPr>
                <w:kern w:val="0"/>
                <w:sz w:val="18"/>
                <w:szCs w:val="18"/>
              </w:rPr>
              <w:t>507</w:t>
            </w:r>
          </w:p>
        </w:tc>
        <w:tc>
          <w:tcPr>
            <w:tcW w:w="1109" w:type="dxa"/>
            <w:tcBorders>
              <w:top w:val="nil"/>
              <w:left w:val="nil"/>
              <w:bottom w:val="single" w:color="auto" w:sz="4" w:space="0"/>
              <w:right w:val="single" w:color="auto" w:sz="4" w:space="0"/>
            </w:tcBorders>
            <w:vAlign w:val="center"/>
          </w:tcPr>
          <w:p w14:paraId="68E642FC">
            <w:pPr>
              <w:widowControl/>
              <w:tabs>
                <w:tab w:val="decimal" w:pos="0"/>
              </w:tabs>
              <w:ind w:firstLine="0" w:firstLineChars="0"/>
              <w:jc w:val="center"/>
              <w:rPr>
                <w:kern w:val="0"/>
                <w:sz w:val="18"/>
                <w:szCs w:val="18"/>
              </w:rPr>
            </w:pPr>
            <w:r>
              <w:rPr>
                <w:kern w:val="0"/>
                <w:sz w:val="18"/>
                <w:szCs w:val="18"/>
              </w:rPr>
              <w:t>12.377930</w:t>
            </w:r>
          </w:p>
        </w:tc>
        <w:tc>
          <w:tcPr>
            <w:tcW w:w="426" w:type="dxa"/>
            <w:tcBorders>
              <w:top w:val="nil"/>
              <w:left w:val="nil"/>
              <w:bottom w:val="single" w:color="auto" w:sz="4" w:space="0"/>
              <w:right w:val="single" w:color="auto" w:sz="4" w:space="0"/>
            </w:tcBorders>
            <w:vAlign w:val="center"/>
          </w:tcPr>
          <w:p w14:paraId="08EE383B">
            <w:pPr>
              <w:widowControl/>
              <w:tabs>
                <w:tab w:val="decimal" w:pos="0"/>
              </w:tabs>
              <w:ind w:firstLine="0" w:firstLineChars="0"/>
              <w:jc w:val="center"/>
              <w:rPr>
                <w:kern w:val="0"/>
                <w:sz w:val="18"/>
                <w:szCs w:val="18"/>
              </w:rPr>
            </w:pPr>
            <w:r>
              <w:rPr>
                <w:kern w:val="0"/>
                <w:sz w:val="18"/>
                <w:szCs w:val="18"/>
              </w:rPr>
              <w:t>0</w:t>
            </w:r>
          </w:p>
        </w:tc>
      </w:tr>
      <w:tr w14:paraId="18476E2E">
        <w:tblPrEx>
          <w:tblCellMar>
            <w:top w:w="0" w:type="dxa"/>
            <w:left w:w="108" w:type="dxa"/>
            <w:bottom w:w="0" w:type="dxa"/>
            <w:right w:w="108" w:type="dxa"/>
          </w:tblCellMar>
        </w:tblPrEx>
        <w:trPr>
          <w:trHeight w:val="270" w:hRule="atLeast"/>
          <w:jc w:val="center"/>
        </w:trPr>
        <w:tc>
          <w:tcPr>
            <w:tcW w:w="953" w:type="dxa"/>
            <w:tcBorders>
              <w:top w:val="nil"/>
              <w:left w:val="single" w:color="auto" w:sz="4" w:space="0"/>
              <w:bottom w:val="single" w:color="auto" w:sz="4" w:space="0"/>
              <w:right w:val="single" w:color="auto" w:sz="4" w:space="0"/>
            </w:tcBorders>
            <w:shd w:val="clear" w:color="auto" w:fill="auto"/>
            <w:vAlign w:val="center"/>
          </w:tcPr>
          <w:p w14:paraId="488C6590">
            <w:pPr>
              <w:widowControl/>
              <w:tabs>
                <w:tab w:val="decimal" w:pos="0"/>
              </w:tabs>
              <w:ind w:firstLine="0" w:firstLineChars="0"/>
              <w:jc w:val="center"/>
              <w:rPr>
                <w:kern w:val="0"/>
                <w:sz w:val="18"/>
                <w:szCs w:val="18"/>
              </w:rPr>
            </w:pPr>
            <w:r>
              <w:rPr>
                <w:kern w:val="0"/>
                <w:sz w:val="18"/>
                <w:szCs w:val="18"/>
              </w:rPr>
              <w:t>124</w:t>
            </w:r>
          </w:p>
        </w:tc>
        <w:tc>
          <w:tcPr>
            <w:tcW w:w="1068" w:type="dxa"/>
            <w:tcBorders>
              <w:top w:val="nil"/>
              <w:left w:val="nil"/>
              <w:bottom w:val="single" w:color="auto" w:sz="4" w:space="0"/>
              <w:right w:val="single" w:color="auto" w:sz="4" w:space="0"/>
            </w:tcBorders>
            <w:shd w:val="clear" w:color="auto" w:fill="auto"/>
            <w:vAlign w:val="center"/>
          </w:tcPr>
          <w:p w14:paraId="203DBB3E">
            <w:pPr>
              <w:widowControl/>
              <w:tabs>
                <w:tab w:val="decimal" w:pos="0"/>
              </w:tabs>
              <w:ind w:firstLine="0" w:firstLineChars="0"/>
              <w:jc w:val="center"/>
              <w:rPr>
                <w:kern w:val="0"/>
                <w:sz w:val="18"/>
                <w:szCs w:val="18"/>
              </w:rPr>
            </w:pPr>
            <w:r>
              <w:rPr>
                <w:kern w:val="0"/>
                <w:sz w:val="18"/>
                <w:szCs w:val="18"/>
              </w:rPr>
              <w:t>3.027344</w:t>
            </w:r>
          </w:p>
        </w:tc>
        <w:tc>
          <w:tcPr>
            <w:tcW w:w="588" w:type="dxa"/>
            <w:tcBorders>
              <w:top w:val="nil"/>
              <w:left w:val="nil"/>
              <w:bottom w:val="single" w:color="auto" w:sz="4" w:space="0"/>
              <w:right w:val="single" w:color="auto" w:sz="4" w:space="0"/>
            </w:tcBorders>
            <w:shd w:val="clear" w:color="auto" w:fill="auto"/>
            <w:vAlign w:val="center"/>
          </w:tcPr>
          <w:p w14:paraId="02D9C37C">
            <w:pPr>
              <w:widowControl/>
              <w:tabs>
                <w:tab w:val="decimal" w:pos="0"/>
              </w:tabs>
              <w:ind w:firstLine="0" w:firstLineChars="0"/>
              <w:jc w:val="center"/>
              <w:rPr>
                <w:kern w:val="0"/>
                <w:sz w:val="18"/>
                <w:szCs w:val="18"/>
              </w:rPr>
            </w:pPr>
            <w:r>
              <w:rPr>
                <w:kern w:val="0"/>
                <w:sz w:val="18"/>
                <w:szCs w:val="18"/>
              </w:rPr>
              <w:t>12</w:t>
            </w:r>
          </w:p>
        </w:tc>
        <w:tc>
          <w:tcPr>
            <w:tcW w:w="813" w:type="dxa"/>
            <w:tcBorders>
              <w:top w:val="nil"/>
              <w:left w:val="nil"/>
              <w:bottom w:val="single" w:color="auto" w:sz="4" w:space="0"/>
              <w:right w:val="single" w:color="auto" w:sz="4" w:space="0"/>
            </w:tcBorders>
            <w:vAlign w:val="center"/>
          </w:tcPr>
          <w:p w14:paraId="50A29320">
            <w:pPr>
              <w:widowControl/>
              <w:tabs>
                <w:tab w:val="decimal" w:pos="0"/>
              </w:tabs>
              <w:ind w:firstLine="0" w:firstLineChars="0"/>
              <w:jc w:val="center"/>
              <w:rPr>
                <w:kern w:val="0"/>
                <w:sz w:val="18"/>
                <w:szCs w:val="18"/>
              </w:rPr>
            </w:pPr>
            <w:r>
              <w:rPr>
                <w:kern w:val="0"/>
                <w:sz w:val="18"/>
                <w:szCs w:val="18"/>
              </w:rPr>
              <w:t>252</w:t>
            </w:r>
          </w:p>
        </w:tc>
        <w:tc>
          <w:tcPr>
            <w:tcW w:w="1068" w:type="dxa"/>
            <w:tcBorders>
              <w:top w:val="nil"/>
              <w:left w:val="nil"/>
              <w:bottom w:val="single" w:color="auto" w:sz="4" w:space="0"/>
              <w:right w:val="single" w:color="auto" w:sz="4" w:space="0"/>
            </w:tcBorders>
            <w:vAlign w:val="center"/>
          </w:tcPr>
          <w:p w14:paraId="3767A4C5">
            <w:pPr>
              <w:widowControl/>
              <w:tabs>
                <w:tab w:val="decimal" w:pos="0"/>
              </w:tabs>
              <w:ind w:firstLine="0" w:firstLineChars="0"/>
              <w:jc w:val="center"/>
              <w:rPr>
                <w:kern w:val="0"/>
                <w:sz w:val="18"/>
                <w:szCs w:val="18"/>
              </w:rPr>
            </w:pPr>
            <w:r>
              <w:rPr>
                <w:kern w:val="0"/>
                <w:sz w:val="18"/>
                <w:szCs w:val="18"/>
              </w:rPr>
              <w:t>6.152344</w:t>
            </w:r>
          </w:p>
        </w:tc>
        <w:tc>
          <w:tcPr>
            <w:tcW w:w="426" w:type="dxa"/>
            <w:tcBorders>
              <w:top w:val="nil"/>
              <w:left w:val="nil"/>
              <w:bottom w:val="single" w:color="auto" w:sz="4" w:space="0"/>
              <w:right w:val="single" w:color="auto" w:sz="4" w:space="0"/>
            </w:tcBorders>
            <w:vAlign w:val="center"/>
          </w:tcPr>
          <w:p w14:paraId="608652FA">
            <w:pPr>
              <w:widowControl/>
              <w:tabs>
                <w:tab w:val="decimal" w:pos="0"/>
              </w:tabs>
              <w:ind w:firstLine="0" w:firstLineChars="0"/>
              <w:jc w:val="center"/>
              <w:rPr>
                <w:kern w:val="0"/>
                <w:sz w:val="18"/>
                <w:szCs w:val="18"/>
              </w:rPr>
            </w:pPr>
            <w:r>
              <w:rPr>
                <w:kern w:val="0"/>
                <w:sz w:val="18"/>
                <w:szCs w:val="18"/>
              </w:rPr>
              <w:t>7</w:t>
            </w:r>
          </w:p>
        </w:tc>
        <w:tc>
          <w:tcPr>
            <w:tcW w:w="813" w:type="dxa"/>
            <w:tcBorders>
              <w:top w:val="nil"/>
              <w:left w:val="nil"/>
              <w:bottom w:val="single" w:color="auto" w:sz="4" w:space="0"/>
              <w:right w:val="single" w:color="auto" w:sz="4" w:space="0"/>
            </w:tcBorders>
            <w:vAlign w:val="center"/>
          </w:tcPr>
          <w:p w14:paraId="706D3D53">
            <w:pPr>
              <w:widowControl/>
              <w:tabs>
                <w:tab w:val="decimal" w:pos="0"/>
              </w:tabs>
              <w:ind w:firstLine="0" w:firstLineChars="0"/>
              <w:jc w:val="center"/>
              <w:rPr>
                <w:kern w:val="0"/>
                <w:sz w:val="18"/>
                <w:szCs w:val="18"/>
              </w:rPr>
            </w:pPr>
            <w:r>
              <w:rPr>
                <w:kern w:val="0"/>
                <w:sz w:val="18"/>
                <w:szCs w:val="18"/>
              </w:rPr>
              <w:t>380</w:t>
            </w:r>
          </w:p>
        </w:tc>
        <w:tc>
          <w:tcPr>
            <w:tcW w:w="1068" w:type="dxa"/>
            <w:tcBorders>
              <w:top w:val="nil"/>
              <w:left w:val="nil"/>
              <w:bottom w:val="single" w:color="auto" w:sz="4" w:space="0"/>
              <w:right w:val="single" w:color="auto" w:sz="4" w:space="0"/>
            </w:tcBorders>
            <w:vAlign w:val="center"/>
          </w:tcPr>
          <w:p w14:paraId="3517D560">
            <w:pPr>
              <w:widowControl/>
              <w:tabs>
                <w:tab w:val="decimal" w:pos="0"/>
              </w:tabs>
              <w:ind w:firstLine="0" w:firstLineChars="0"/>
              <w:jc w:val="center"/>
              <w:rPr>
                <w:kern w:val="0"/>
                <w:sz w:val="18"/>
                <w:szCs w:val="18"/>
              </w:rPr>
            </w:pPr>
            <w:r>
              <w:rPr>
                <w:kern w:val="0"/>
                <w:sz w:val="18"/>
                <w:szCs w:val="18"/>
              </w:rPr>
              <w:t>9.277344</w:t>
            </w:r>
          </w:p>
        </w:tc>
        <w:tc>
          <w:tcPr>
            <w:tcW w:w="426" w:type="dxa"/>
            <w:tcBorders>
              <w:top w:val="nil"/>
              <w:left w:val="nil"/>
              <w:bottom w:val="single" w:color="auto" w:sz="4" w:space="0"/>
              <w:right w:val="single" w:color="auto" w:sz="4" w:space="0"/>
            </w:tcBorders>
            <w:vAlign w:val="center"/>
          </w:tcPr>
          <w:p w14:paraId="7314FFD4">
            <w:pPr>
              <w:widowControl/>
              <w:tabs>
                <w:tab w:val="decimal" w:pos="0"/>
              </w:tabs>
              <w:ind w:firstLine="0" w:firstLineChars="0"/>
              <w:jc w:val="center"/>
              <w:rPr>
                <w:kern w:val="0"/>
                <w:sz w:val="18"/>
                <w:szCs w:val="18"/>
              </w:rPr>
            </w:pPr>
            <w:r>
              <w:rPr>
                <w:kern w:val="0"/>
                <w:sz w:val="18"/>
                <w:szCs w:val="18"/>
              </w:rPr>
              <w:t>0</w:t>
            </w:r>
          </w:p>
        </w:tc>
        <w:tc>
          <w:tcPr>
            <w:tcW w:w="813" w:type="dxa"/>
            <w:tcBorders>
              <w:top w:val="nil"/>
              <w:left w:val="nil"/>
              <w:bottom w:val="single" w:color="auto" w:sz="4" w:space="0"/>
              <w:right w:val="single" w:color="auto" w:sz="4" w:space="0"/>
            </w:tcBorders>
            <w:vAlign w:val="center"/>
          </w:tcPr>
          <w:p w14:paraId="75BD0491">
            <w:pPr>
              <w:widowControl/>
              <w:tabs>
                <w:tab w:val="decimal" w:pos="0"/>
              </w:tabs>
              <w:ind w:firstLine="0" w:firstLineChars="0"/>
              <w:jc w:val="center"/>
              <w:rPr>
                <w:kern w:val="0"/>
                <w:sz w:val="18"/>
                <w:szCs w:val="18"/>
              </w:rPr>
            </w:pPr>
            <w:r>
              <w:rPr>
                <w:kern w:val="0"/>
                <w:sz w:val="18"/>
                <w:szCs w:val="18"/>
              </w:rPr>
              <w:t>508</w:t>
            </w:r>
          </w:p>
        </w:tc>
        <w:tc>
          <w:tcPr>
            <w:tcW w:w="1109" w:type="dxa"/>
            <w:tcBorders>
              <w:top w:val="nil"/>
              <w:left w:val="nil"/>
              <w:bottom w:val="single" w:color="auto" w:sz="4" w:space="0"/>
              <w:right w:val="single" w:color="auto" w:sz="4" w:space="0"/>
            </w:tcBorders>
            <w:vAlign w:val="center"/>
          </w:tcPr>
          <w:p w14:paraId="4266D8B7">
            <w:pPr>
              <w:widowControl/>
              <w:tabs>
                <w:tab w:val="decimal" w:pos="0"/>
              </w:tabs>
              <w:ind w:firstLine="0" w:firstLineChars="0"/>
              <w:jc w:val="center"/>
              <w:rPr>
                <w:kern w:val="0"/>
                <w:sz w:val="18"/>
                <w:szCs w:val="18"/>
              </w:rPr>
            </w:pPr>
            <w:r>
              <w:rPr>
                <w:kern w:val="0"/>
                <w:sz w:val="18"/>
                <w:szCs w:val="18"/>
              </w:rPr>
              <w:t>12.402344</w:t>
            </w:r>
          </w:p>
        </w:tc>
        <w:tc>
          <w:tcPr>
            <w:tcW w:w="426" w:type="dxa"/>
            <w:tcBorders>
              <w:top w:val="nil"/>
              <w:left w:val="nil"/>
              <w:bottom w:val="single" w:color="auto" w:sz="4" w:space="0"/>
              <w:right w:val="single" w:color="auto" w:sz="4" w:space="0"/>
            </w:tcBorders>
            <w:vAlign w:val="center"/>
          </w:tcPr>
          <w:p w14:paraId="60A73953">
            <w:pPr>
              <w:widowControl/>
              <w:tabs>
                <w:tab w:val="decimal" w:pos="0"/>
              </w:tabs>
              <w:ind w:firstLine="0" w:firstLineChars="0"/>
              <w:jc w:val="center"/>
              <w:rPr>
                <w:kern w:val="0"/>
                <w:sz w:val="18"/>
                <w:szCs w:val="18"/>
              </w:rPr>
            </w:pPr>
            <w:r>
              <w:rPr>
                <w:kern w:val="0"/>
                <w:sz w:val="18"/>
                <w:szCs w:val="18"/>
              </w:rPr>
              <w:t>0</w:t>
            </w:r>
          </w:p>
        </w:tc>
      </w:tr>
      <w:tr w14:paraId="4A654DA8">
        <w:tblPrEx>
          <w:tblCellMar>
            <w:top w:w="0" w:type="dxa"/>
            <w:left w:w="108" w:type="dxa"/>
            <w:bottom w:w="0" w:type="dxa"/>
            <w:right w:w="108" w:type="dxa"/>
          </w:tblCellMar>
        </w:tblPrEx>
        <w:trPr>
          <w:trHeight w:val="270" w:hRule="atLeast"/>
          <w:jc w:val="center"/>
        </w:trPr>
        <w:tc>
          <w:tcPr>
            <w:tcW w:w="953" w:type="dxa"/>
            <w:tcBorders>
              <w:top w:val="nil"/>
              <w:left w:val="single" w:color="auto" w:sz="4" w:space="0"/>
              <w:bottom w:val="single" w:color="auto" w:sz="4" w:space="0"/>
              <w:right w:val="single" w:color="auto" w:sz="4" w:space="0"/>
            </w:tcBorders>
            <w:shd w:val="clear" w:color="auto" w:fill="auto"/>
            <w:vAlign w:val="center"/>
          </w:tcPr>
          <w:p w14:paraId="7786550B">
            <w:pPr>
              <w:widowControl/>
              <w:tabs>
                <w:tab w:val="decimal" w:pos="0"/>
              </w:tabs>
              <w:ind w:firstLine="0" w:firstLineChars="0"/>
              <w:jc w:val="center"/>
              <w:rPr>
                <w:kern w:val="0"/>
                <w:sz w:val="18"/>
                <w:szCs w:val="18"/>
              </w:rPr>
            </w:pPr>
            <w:r>
              <w:rPr>
                <w:kern w:val="0"/>
                <w:sz w:val="18"/>
                <w:szCs w:val="18"/>
              </w:rPr>
              <w:t>125</w:t>
            </w:r>
          </w:p>
        </w:tc>
        <w:tc>
          <w:tcPr>
            <w:tcW w:w="1068" w:type="dxa"/>
            <w:tcBorders>
              <w:top w:val="nil"/>
              <w:left w:val="nil"/>
              <w:bottom w:val="single" w:color="auto" w:sz="4" w:space="0"/>
              <w:right w:val="single" w:color="auto" w:sz="4" w:space="0"/>
            </w:tcBorders>
            <w:shd w:val="clear" w:color="auto" w:fill="auto"/>
            <w:vAlign w:val="center"/>
          </w:tcPr>
          <w:p w14:paraId="06103BBF">
            <w:pPr>
              <w:widowControl/>
              <w:tabs>
                <w:tab w:val="decimal" w:pos="0"/>
              </w:tabs>
              <w:ind w:firstLine="0" w:firstLineChars="0"/>
              <w:jc w:val="center"/>
              <w:rPr>
                <w:kern w:val="0"/>
                <w:sz w:val="18"/>
                <w:szCs w:val="18"/>
              </w:rPr>
            </w:pPr>
            <w:r>
              <w:rPr>
                <w:kern w:val="0"/>
                <w:sz w:val="18"/>
                <w:szCs w:val="18"/>
              </w:rPr>
              <w:t>3.051758</w:t>
            </w:r>
          </w:p>
        </w:tc>
        <w:tc>
          <w:tcPr>
            <w:tcW w:w="588" w:type="dxa"/>
            <w:tcBorders>
              <w:top w:val="nil"/>
              <w:left w:val="nil"/>
              <w:bottom w:val="single" w:color="auto" w:sz="4" w:space="0"/>
              <w:right w:val="single" w:color="auto" w:sz="4" w:space="0"/>
            </w:tcBorders>
            <w:shd w:val="clear" w:color="auto" w:fill="auto"/>
            <w:vAlign w:val="center"/>
          </w:tcPr>
          <w:p w14:paraId="6FFCCC1C">
            <w:pPr>
              <w:widowControl/>
              <w:tabs>
                <w:tab w:val="decimal" w:pos="0"/>
              </w:tabs>
              <w:ind w:firstLine="0" w:firstLineChars="0"/>
              <w:jc w:val="center"/>
              <w:rPr>
                <w:kern w:val="0"/>
                <w:sz w:val="18"/>
                <w:szCs w:val="18"/>
              </w:rPr>
            </w:pPr>
            <w:r>
              <w:rPr>
                <w:kern w:val="0"/>
                <w:sz w:val="18"/>
                <w:szCs w:val="18"/>
              </w:rPr>
              <w:t>8</w:t>
            </w:r>
          </w:p>
        </w:tc>
        <w:tc>
          <w:tcPr>
            <w:tcW w:w="813" w:type="dxa"/>
            <w:tcBorders>
              <w:top w:val="nil"/>
              <w:left w:val="nil"/>
              <w:bottom w:val="single" w:color="auto" w:sz="4" w:space="0"/>
              <w:right w:val="single" w:color="auto" w:sz="4" w:space="0"/>
            </w:tcBorders>
            <w:vAlign w:val="center"/>
          </w:tcPr>
          <w:p w14:paraId="21974C81">
            <w:pPr>
              <w:widowControl/>
              <w:tabs>
                <w:tab w:val="decimal" w:pos="0"/>
              </w:tabs>
              <w:ind w:firstLine="0" w:firstLineChars="0"/>
              <w:jc w:val="center"/>
              <w:rPr>
                <w:kern w:val="0"/>
                <w:sz w:val="18"/>
                <w:szCs w:val="18"/>
              </w:rPr>
            </w:pPr>
            <w:r>
              <w:rPr>
                <w:kern w:val="0"/>
                <w:sz w:val="18"/>
                <w:szCs w:val="18"/>
              </w:rPr>
              <w:t>253</w:t>
            </w:r>
          </w:p>
        </w:tc>
        <w:tc>
          <w:tcPr>
            <w:tcW w:w="1068" w:type="dxa"/>
            <w:tcBorders>
              <w:top w:val="nil"/>
              <w:left w:val="nil"/>
              <w:bottom w:val="single" w:color="auto" w:sz="4" w:space="0"/>
              <w:right w:val="single" w:color="auto" w:sz="4" w:space="0"/>
            </w:tcBorders>
            <w:vAlign w:val="center"/>
          </w:tcPr>
          <w:p w14:paraId="1B10186E">
            <w:pPr>
              <w:widowControl/>
              <w:tabs>
                <w:tab w:val="decimal" w:pos="0"/>
              </w:tabs>
              <w:ind w:firstLine="0" w:firstLineChars="0"/>
              <w:jc w:val="center"/>
              <w:rPr>
                <w:kern w:val="0"/>
                <w:sz w:val="18"/>
                <w:szCs w:val="18"/>
              </w:rPr>
            </w:pPr>
            <w:r>
              <w:rPr>
                <w:kern w:val="0"/>
                <w:sz w:val="18"/>
                <w:szCs w:val="18"/>
              </w:rPr>
              <w:t>6.176758</w:t>
            </w:r>
          </w:p>
        </w:tc>
        <w:tc>
          <w:tcPr>
            <w:tcW w:w="426" w:type="dxa"/>
            <w:tcBorders>
              <w:top w:val="nil"/>
              <w:left w:val="nil"/>
              <w:bottom w:val="single" w:color="auto" w:sz="4" w:space="0"/>
              <w:right w:val="single" w:color="auto" w:sz="4" w:space="0"/>
            </w:tcBorders>
            <w:vAlign w:val="center"/>
          </w:tcPr>
          <w:p w14:paraId="7FD7BC2D">
            <w:pPr>
              <w:widowControl/>
              <w:tabs>
                <w:tab w:val="decimal" w:pos="0"/>
              </w:tabs>
              <w:ind w:firstLine="0" w:firstLineChars="0"/>
              <w:jc w:val="center"/>
              <w:rPr>
                <w:kern w:val="0"/>
                <w:sz w:val="18"/>
                <w:szCs w:val="18"/>
              </w:rPr>
            </w:pPr>
            <w:r>
              <w:rPr>
                <w:kern w:val="0"/>
                <w:sz w:val="18"/>
                <w:szCs w:val="18"/>
              </w:rPr>
              <w:t>14</w:t>
            </w:r>
          </w:p>
        </w:tc>
        <w:tc>
          <w:tcPr>
            <w:tcW w:w="813" w:type="dxa"/>
            <w:tcBorders>
              <w:top w:val="nil"/>
              <w:left w:val="nil"/>
              <w:bottom w:val="single" w:color="auto" w:sz="4" w:space="0"/>
              <w:right w:val="single" w:color="auto" w:sz="4" w:space="0"/>
            </w:tcBorders>
            <w:vAlign w:val="center"/>
          </w:tcPr>
          <w:p w14:paraId="3F1322CD">
            <w:pPr>
              <w:widowControl/>
              <w:tabs>
                <w:tab w:val="decimal" w:pos="0"/>
              </w:tabs>
              <w:ind w:firstLine="0" w:firstLineChars="0"/>
              <w:jc w:val="center"/>
              <w:rPr>
                <w:kern w:val="0"/>
                <w:sz w:val="18"/>
                <w:szCs w:val="18"/>
              </w:rPr>
            </w:pPr>
            <w:r>
              <w:rPr>
                <w:kern w:val="0"/>
                <w:sz w:val="18"/>
                <w:szCs w:val="18"/>
              </w:rPr>
              <w:t>381</w:t>
            </w:r>
          </w:p>
        </w:tc>
        <w:tc>
          <w:tcPr>
            <w:tcW w:w="1068" w:type="dxa"/>
            <w:tcBorders>
              <w:top w:val="nil"/>
              <w:left w:val="nil"/>
              <w:bottom w:val="single" w:color="auto" w:sz="4" w:space="0"/>
              <w:right w:val="single" w:color="auto" w:sz="4" w:space="0"/>
            </w:tcBorders>
            <w:vAlign w:val="center"/>
          </w:tcPr>
          <w:p w14:paraId="34C30E89">
            <w:pPr>
              <w:widowControl/>
              <w:tabs>
                <w:tab w:val="decimal" w:pos="0"/>
              </w:tabs>
              <w:ind w:firstLine="0" w:firstLineChars="0"/>
              <w:jc w:val="center"/>
              <w:rPr>
                <w:kern w:val="0"/>
                <w:sz w:val="18"/>
                <w:szCs w:val="18"/>
              </w:rPr>
            </w:pPr>
            <w:r>
              <w:rPr>
                <w:kern w:val="0"/>
                <w:sz w:val="18"/>
                <w:szCs w:val="18"/>
              </w:rPr>
              <w:t>9.301758</w:t>
            </w:r>
          </w:p>
        </w:tc>
        <w:tc>
          <w:tcPr>
            <w:tcW w:w="426" w:type="dxa"/>
            <w:tcBorders>
              <w:top w:val="nil"/>
              <w:left w:val="nil"/>
              <w:bottom w:val="single" w:color="auto" w:sz="4" w:space="0"/>
              <w:right w:val="single" w:color="auto" w:sz="4" w:space="0"/>
            </w:tcBorders>
            <w:vAlign w:val="center"/>
          </w:tcPr>
          <w:p w14:paraId="0AE22BB5">
            <w:pPr>
              <w:widowControl/>
              <w:tabs>
                <w:tab w:val="decimal" w:pos="0"/>
              </w:tabs>
              <w:ind w:firstLine="0" w:firstLineChars="0"/>
              <w:jc w:val="center"/>
              <w:rPr>
                <w:kern w:val="0"/>
                <w:sz w:val="18"/>
                <w:szCs w:val="18"/>
              </w:rPr>
            </w:pPr>
            <w:r>
              <w:rPr>
                <w:kern w:val="0"/>
                <w:sz w:val="18"/>
                <w:szCs w:val="18"/>
              </w:rPr>
              <w:t>1</w:t>
            </w:r>
          </w:p>
        </w:tc>
        <w:tc>
          <w:tcPr>
            <w:tcW w:w="813" w:type="dxa"/>
            <w:tcBorders>
              <w:top w:val="nil"/>
              <w:left w:val="nil"/>
              <w:bottom w:val="single" w:color="auto" w:sz="4" w:space="0"/>
              <w:right w:val="single" w:color="auto" w:sz="4" w:space="0"/>
            </w:tcBorders>
            <w:vAlign w:val="center"/>
          </w:tcPr>
          <w:p w14:paraId="00DB2FAE">
            <w:pPr>
              <w:widowControl/>
              <w:tabs>
                <w:tab w:val="decimal" w:pos="0"/>
              </w:tabs>
              <w:ind w:firstLine="0" w:firstLineChars="0"/>
              <w:jc w:val="center"/>
              <w:rPr>
                <w:kern w:val="0"/>
                <w:sz w:val="18"/>
                <w:szCs w:val="18"/>
              </w:rPr>
            </w:pPr>
            <w:r>
              <w:rPr>
                <w:kern w:val="0"/>
                <w:sz w:val="18"/>
                <w:szCs w:val="18"/>
              </w:rPr>
              <w:t>509</w:t>
            </w:r>
          </w:p>
        </w:tc>
        <w:tc>
          <w:tcPr>
            <w:tcW w:w="1109" w:type="dxa"/>
            <w:tcBorders>
              <w:top w:val="nil"/>
              <w:left w:val="nil"/>
              <w:bottom w:val="single" w:color="auto" w:sz="4" w:space="0"/>
              <w:right w:val="single" w:color="auto" w:sz="4" w:space="0"/>
            </w:tcBorders>
            <w:vAlign w:val="center"/>
          </w:tcPr>
          <w:p w14:paraId="2338A1A5">
            <w:pPr>
              <w:widowControl/>
              <w:tabs>
                <w:tab w:val="decimal" w:pos="0"/>
              </w:tabs>
              <w:ind w:firstLine="0" w:firstLineChars="0"/>
              <w:jc w:val="center"/>
              <w:rPr>
                <w:kern w:val="0"/>
                <w:sz w:val="18"/>
                <w:szCs w:val="18"/>
              </w:rPr>
            </w:pPr>
            <w:r>
              <w:rPr>
                <w:kern w:val="0"/>
                <w:sz w:val="18"/>
                <w:szCs w:val="18"/>
              </w:rPr>
              <w:t>12.426758</w:t>
            </w:r>
          </w:p>
        </w:tc>
        <w:tc>
          <w:tcPr>
            <w:tcW w:w="426" w:type="dxa"/>
            <w:tcBorders>
              <w:top w:val="nil"/>
              <w:left w:val="nil"/>
              <w:bottom w:val="single" w:color="auto" w:sz="4" w:space="0"/>
              <w:right w:val="single" w:color="auto" w:sz="4" w:space="0"/>
            </w:tcBorders>
            <w:vAlign w:val="center"/>
          </w:tcPr>
          <w:p w14:paraId="3A86395B">
            <w:pPr>
              <w:widowControl/>
              <w:tabs>
                <w:tab w:val="decimal" w:pos="0"/>
              </w:tabs>
              <w:ind w:firstLine="0" w:firstLineChars="0"/>
              <w:jc w:val="center"/>
              <w:rPr>
                <w:kern w:val="0"/>
                <w:sz w:val="18"/>
                <w:szCs w:val="18"/>
              </w:rPr>
            </w:pPr>
            <w:r>
              <w:rPr>
                <w:kern w:val="0"/>
                <w:sz w:val="18"/>
                <w:szCs w:val="18"/>
              </w:rPr>
              <w:t>0</w:t>
            </w:r>
          </w:p>
        </w:tc>
      </w:tr>
      <w:tr w14:paraId="53AE46BD">
        <w:tblPrEx>
          <w:tblCellMar>
            <w:top w:w="0" w:type="dxa"/>
            <w:left w:w="108" w:type="dxa"/>
            <w:bottom w:w="0" w:type="dxa"/>
            <w:right w:w="108" w:type="dxa"/>
          </w:tblCellMar>
        </w:tblPrEx>
        <w:trPr>
          <w:trHeight w:val="270" w:hRule="atLeast"/>
          <w:jc w:val="center"/>
        </w:trPr>
        <w:tc>
          <w:tcPr>
            <w:tcW w:w="953" w:type="dxa"/>
            <w:tcBorders>
              <w:top w:val="nil"/>
              <w:left w:val="single" w:color="auto" w:sz="4" w:space="0"/>
              <w:bottom w:val="single" w:color="auto" w:sz="4" w:space="0"/>
              <w:right w:val="single" w:color="auto" w:sz="4" w:space="0"/>
            </w:tcBorders>
            <w:shd w:val="clear" w:color="auto" w:fill="auto"/>
            <w:vAlign w:val="center"/>
          </w:tcPr>
          <w:p w14:paraId="7D2D9AA6">
            <w:pPr>
              <w:widowControl/>
              <w:tabs>
                <w:tab w:val="decimal" w:pos="0"/>
              </w:tabs>
              <w:ind w:firstLine="0" w:firstLineChars="0"/>
              <w:jc w:val="center"/>
              <w:rPr>
                <w:kern w:val="0"/>
                <w:sz w:val="18"/>
                <w:szCs w:val="18"/>
              </w:rPr>
            </w:pPr>
            <w:r>
              <w:rPr>
                <w:kern w:val="0"/>
                <w:sz w:val="18"/>
                <w:szCs w:val="18"/>
              </w:rPr>
              <w:t>126</w:t>
            </w:r>
          </w:p>
        </w:tc>
        <w:tc>
          <w:tcPr>
            <w:tcW w:w="1068" w:type="dxa"/>
            <w:tcBorders>
              <w:top w:val="nil"/>
              <w:left w:val="nil"/>
              <w:bottom w:val="single" w:color="auto" w:sz="4" w:space="0"/>
              <w:right w:val="single" w:color="auto" w:sz="4" w:space="0"/>
            </w:tcBorders>
            <w:shd w:val="clear" w:color="auto" w:fill="auto"/>
            <w:vAlign w:val="center"/>
          </w:tcPr>
          <w:p w14:paraId="09F5DBF2">
            <w:pPr>
              <w:widowControl/>
              <w:tabs>
                <w:tab w:val="decimal" w:pos="0"/>
              </w:tabs>
              <w:ind w:firstLine="0" w:firstLineChars="0"/>
              <w:jc w:val="center"/>
              <w:rPr>
                <w:kern w:val="0"/>
                <w:sz w:val="18"/>
                <w:szCs w:val="18"/>
              </w:rPr>
            </w:pPr>
            <w:r>
              <w:rPr>
                <w:kern w:val="0"/>
                <w:sz w:val="18"/>
                <w:szCs w:val="18"/>
              </w:rPr>
              <w:t>3.076172</w:t>
            </w:r>
          </w:p>
        </w:tc>
        <w:tc>
          <w:tcPr>
            <w:tcW w:w="588" w:type="dxa"/>
            <w:tcBorders>
              <w:top w:val="nil"/>
              <w:left w:val="nil"/>
              <w:bottom w:val="single" w:color="auto" w:sz="4" w:space="0"/>
              <w:right w:val="single" w:color="auto" w:sz="4" w:space="0"/>
            </w:tcBorders>
            <w:shd w:val="clear" w:color="auto" w:fill="auto"/>
            <w:vAlign w:val="center"/>
          </w:tcPr>
          <w:p w14:paraId="45182B2E">
            <w:pPr>
              <w:widowControl/>
              <w:tabs>
                <w:tab w:val="decimal" w:pos="0"/>
              </w:tabs>
              <w:ind w:firstLine="0" w:firstLineChars="0"/>
              <w:jc w:val="center"/>
              <w:rPr>
                <w:kern w:val="0"/>
                <w:sz w:val="18"/>
                <w:szCs w:val="18"/>
              </w:rPr>
            </w:pPr>
            <w:r>
              <w:rPr>
                <w:kern w:val="0"/>
                <w:sz w:val="18"/>
                <w:szCs w:val="18"/>
              </w:rPr>
              <w:t>1</w:t>
            </w:r>
          </w:p>
        </w:tc>
        <w:tc>
          <w:tcPr>
            <w:tcW w:w="813" w:type="dxa"/>
            <w:tcBorders>
              <w:top w:val="nil"/>
              <w:left w:val="nil"/>
              <w:bottom w:val="single" w:color="auto" w:sz="4" w:space="0"/>
              <w:right w:val="single" w:color="auto" w:sz="4" w:space="0"/>
            </w:tcBorders>
            <w:vAlign w:val="center"/>
          </w:tcPr>
          <w:p w14:paraId="16A121B7">
            <w:pPr>
              <w:widowControl/>
              <w:tabs>
                <w:tab w:val="decimal" w:pos="0"/>
              </w:tabs>
              <w:ind w:firstLine="0" w:firstLineChars="0"/>
              <w:jc w:val="center"/>
              <w:rPr>
                <w:kern w:val="0"/>
                <w:sz w:val="18"/>
                <w:szCs w:val="18"/>
              </w:rPr>
            </w:pPr>
            <w:r>
              <w:rPr>
                <w:kern w:val="0"/>
                <w:sz w:val="18"/>
                <w:szCs w:val="18"/>
              </w:rPr>
              <w:t>254</w:t>
            </w:r>
          </w:p>
        </w:tc>
        <w:tc>
          <w:tcPr>
            <w:tcW w:w="1068" w:type="dxa"/>
            <w:tcBorders>
              <w:top w:val="nil"/>
              <w:left w:val="nil"/>
              <w:bottom w:val="single" w:color="auto" w:sz="4" w:space="0"/>
              <w:right w:val="single" w:color="auto" w:sz="4" w:space="0"/>
            </w:tcBorders>
            <w:vAlign w:val="center"/>
          </w:tcPr>
          <w:p w14:paraId="4036B7BB">
            <w:pPr>
              <w:widowControl/>
              <w:tabs>
                <w:tab w:val="decimal" w:pos="0"/>
              </w:tabs>
              <w:ind w:firstLine="0" w:firstLineChars="0"/>
              <w:jc w:val="center"/>
              <w:rPr>
                <w:kern w:val="0"/>
                <w:sz w:val="18"/>
                <w:szCs w:val="18"/>
              </w:rPr>
            </w:pPr>
            <w:r>
              <w:rPr>
                <w:kern w:val="0"/>
                <w:sz w:val="18"/>
                <w:szCs w:val="18"/>
              </w:rPr>
              <w:t>6.201172</w:t>
            </w:r>
          </w:p>
        </w:tc>
        <w:tc>
          <w:tcPr>
            <w:tcW w:w="426" w:type="dxa"/>
            <w:tcBorders>
              <w:top w:val="nil"/>
              <w:left w:val="nil"/>
              <w:bottom w:val="single" w:color="auto" w:sz="4" w:space="0"/>
              <w:right w:val="single" w:color="auto" w:sz="4" w:space="0"/>
            </w:tcBorders>
            <w:vAlign w:val="center"/>
          </w:tcPr>
          <w:p w14:paraId="6C9EB98E">
            <w:pPr>
              <w:widowControl/>
              <w:tabs>
                <w:tab w:val="decimal" w:pos="0"/>
              </w:tabs>
              <w:ind w:firstLine="0" w:firstLineChars="0"/>
              <w:jc w:val="center"/>
              <w:rPr>
                <w:kern w:val="0"/>
                <w:sz w:val="18"/>
                <w:szCs w:val="18"/>
              </w:rPr>
            </w:pPr>
            <w:r>
              <w:rPr>
                <w:kern w:val="0"/>
                <w:sz w:val="18"/>
                <w:szCs w:val="18"/>
              </w:rPr>
              <w:t>5</w:t>
            </w:r>
          </w:p>
        </w:tc>
        <w:tc>
          <w:tcPr>
            <w:tcW w:w="813" w:type="dxa"/>
            <w:tcBorders>
              <w:top w:val="nil"/>
              <w:left w:val="nil"/>
              <w:bottom w:val="single" w:color="auto" w:sz="4" w:space="0"/>
              <w:right w:val="single" w:color="auto" w:sz="4" w:space="0"/>
            </w:tcBorders>
            <w:vAlign w:val="center"/>
          </w:tcPr>
          <w:p w14:paraId="5AA20922">
            <w:pPr>
              <w:widowControl/>
              <w:tabs>
                <w:tab w:val="decimal" w:pos="0"/>
              </w:tabs>
              <w:ind w:firstLine="0" w:firstLineChars="0"/>
              <w:jc w:val="center"/>
              <w:rPr>
                <w:kern w:val="0"/>
                <w:sz w:val="18"/>
                <w:szCs w:val="18"/>
              </w:rPr>
            </w:pPr>
            <w:r>
              <w:rPr>
                <w:kern w:val="0"/>
                <w:sz w:val="18"/>
                <w:szCs w:val="18"/>
              </w:rPr>
              <w:t>382</w:t>
            </w:r>
          </w:p>
        </w:tc>
        <w:tc>
          <w:tcPr>
            <w:tcW w:w="1068" w:type="dxa"/>
            <w:tcBorders>
              <w:top w:val="nil"/>
              <w:left w:val="nil"/>
              <w:bottom w:val="single" w:color="auto" w:sz="4" w:space="0"/>
              <w:right w:val="single" w:color="auto" w:sz="4" w:space="0"/>
            </w:tcBorders>
            <w:vAlign w:val="center"/>
          </w:tcPr>
          <w:p w14:paraId="30B2B762">
            <w:pPr>
              <w:widowControl/>
              <w:tabs>
                <w:tab w:val="decimal" w:pos="0"/>
              </w:tabs>
              <w:ind w:firstLine="0" w:firstLineChars="0"/>
              <w:jc w:val="center"/>
              <w:rPr>
                <w:kern w:val="0"/>
                <w:sz w:val="18"/>
                <w:szCs w:val="18"/>
              </w:rPr>
            </w:pPr>
            <w:r>
              <w:rPr>
                <w:kern w:val="0"/>
                <w:sz w:val="18"/>
                <w:szCs w:val="18"/>
              </w:rPr>
              <w:t>9.326172</w:t>
            </w:r>
          </w:p>
        </w:tc>
        <w:tc>
          <w:tcPr>
            <w:tcW w:w="426" w:type="dxa"/>
            <w:tcBorders>
              <w:top w:val="nil"/>
              <w:left w:val="nil"/>
              <w:bottom w:val="single" w:color="auto" w:sz="4" w:space="0"/>
              <w:right w:val="single" w:color="auto" w:sz="4" w:space="0"/>
            </w:tcBorders>
            <w:vAlign w:val="center"/>
          </w:tcPr>
          <w:p w14:paraId="2B1FEA42">
            <w:pPr>
              <w:widowControl/>
              <w:tabs>
                <w:tab w:val="decimal" w:pos="0"/>
              </w:tabs>
              <w:ind w:firstLine="0" w:firstLineChars="0"/>
              <w:jc w:val="center"/>
              <w:rPr>
                <w:kern w:val="0"/>
                <w:sz w:val="18"/>
                <w:szCs w:val="18"/>
              </w:rPr>
            </w:pPr>
            <w:r>
              <w:rPr>
                <w:kern w:val="0"/>
                <w:sz w:val="18"/>
                <w:szCs w:val="18"/>
              </w:rPr>
              <w:t>1</w:t>
            </w:r>
          </w:p>
        </w:tc>
        <w:tc>
          <w:tcPr>
            <w:tcW w:w="813" w:type="dxa"/>
            <w:tcBorders>
              <w:top w:val="nil"/>
              <w:left w:val="nil"/>
              <w:bottom w:val="single" w:color="auto" w:sz="4" w:space="0"/>
              <w:right w:val="single" w:color="auto" w:sz="4" w:space="0"/>
            </w:tcBorders>
            <w:vAlign w:val="center"/>
          </w:tcPr>
          <w:p w14:paraId="79BDB67B">
            <w:pPr>
              <w:widowControl/>
              <w:tabs>
                <w:tab w:val="decimal" w:pos="0"/>
              </w:tabs>
              <w:ind w:firstLine="0" w:firstLineChars="0"/>
              <w:jc w:val="center"/>
              <w:rPr>
                <w:kern w:val="0"/>
                <w:sz w:val="18"/>
                <w:szCs w:val="18"/>
              </w:rPr>
            </w:pPr>
            <w:r>
              <w:rPr>
                <w:kern w:val="0"/>
                <w:sz w:val="18"/>
                <w:szCs w:val="18"/>
              </w:rPr>
              <w:t>510</w:t>
            </w:r>
          </w:p>
        </w:tc>
        <w:tc>
          <w:tcPr>
            <w:tcW w:w="1109" w:type="dxa"/>
            <w:tcBorders>
              <w:top w:val="nil"/>
              <w:left w:val="nil"/>
              <w:bottom w:val="single" w:color="auto" w:sz="4" w:space="0"/>
              <w:right w:val="single" w:color="auto" w:sz="4" w:space="0"/>
            </w:tcBorders>
            <w:vAlign w:val="center"/>
          </w:tcPr>
          <w:p w14:paraId="356503E9">
            <w:pPr>
              <w:widowControl/>
              <w:tabs>
                <w:tab w:val="decimal" w:pos="0"/>
              </w:tabs>
              <w:ind w:firstLine="0" w:firstLineChars="0"/>
              <w:jc w:val="center"/>
              <w:rPr>
                <w:kern w:val="0"/>
                <w:sz w:val="18"/>
                <w:szCs w:val="18"/>
              </w:rPr>
            </w:pPr>
            <w:r>
              <w:rPr>
                <w:kern w:val="0"/>
                <w:sz w:val="18"/>
                <w:szCs w:val="18"/>
              </w:rPr>
              <w:t>12.451172</w:t>
            </w:r>
          </w:p>
        </w:tc>
        <w:tc>
          <w:tcPr>
            <w:tcW w:w="426" w:type="dxa"/>
            <w:tcBorders>
              <w:top w:val="nil"/>
              <w:left w:val="nil"/>
              <w:bottom w:val="single" w:color="auto" w:sz="4" w:space="0"/>
              <w:right w:val="single" w:color="auto" w:sz="4" w:space="0"/>
            </w:tcBorders>
            <w:vAlign w:val="center"/>
          </w:tcPr>
          <w:p w14:paraId="75F5E4D3">
            <w:pPr>
              <w:widowControl/>
              <w:tabs>
                <w:tab w:val="decimal" w:pos="0"/>
              </w:tabs>
              <w:ind w:firstLine="0" w:firstLineChars="0"/>
              <w:jc w:val="center"/>
              <w:rPr>
                <w:kern w:val="0"/>
                <w:sz w:val="18"/>
                <w:szCs w:val="18"/>
              </w:rPr>
            </w:pPr>
            <w:r>
              <w:rPr>
                <w:kern w:val="0"/>
                <w:sz w:val="18"/>
                <w:szCs w:val="18"/>
              </w:rPr>
              <w:t>0</w:t>
            </w:r>
          </w:p>
        </w:tc>
      </w:tr>
      <w:tr w14:paraId="1C2E9221">
        <w:tblPrEx>
          <w:tblCellMar>
            <w:top w:w="0" w:type="dxa"/>
            <w:left w:w="108" w:type="dxa"/>
            <w:bottom w:w="0" w:type="dxa"/>
            <w:right w:w="108" w:type="dxa"/>
          </w:tblCellMar>
        </w:tblPrEx>
        <w:trPr>
          <w:trHeight w:val="270" w:hRule="atLeast"/>
          <w:jc w:val="center"/>
        </w:trPr>
        <w:tc>
          <w:tcPr>
            <w:tcW w:w="953" w:type="dxa"/>
            <w:tcBorders>
              <w:top w:val="nil"/>
              <w:left w:val="single" w:color="auto" w:sz="4" w:space="0"/>
              <w:bottom w:val="single" w:color="auto" w:sz="4" w:space="0"/>
              <w:right w:val="single" w:color="auto" w:sz="4" w:space="0"/>
            </w:tcBorders>
            <w:shd w:val="clear" w:color="auto" w:fill="auto"/>
            <w:vAlign w:val="center"/>
          </w:tcPr>
          <w:p w14:paraId="0CEED93F">
            <w:pPr>
              <w:widowControl/>
              <w:tabs>
                <w:tab w:val="decimal" w:pos="0"/>
              </w:tabs>
              <w:ind w:firstLine="0" w:firstLineChars="0"/>
              <w:jc w:val="center"/>
              <w:rPr>
                <w:kern w:val="0"/>
                <w:sz w:val="18"/>
                <w:szCs w:val="18"/>
              </w:rPr>
            </w:pPr>
            <w:r>
              <w:rPr>
                <w:kern w:val="0"/>
                <w:sz w:val="18"/>
                <w:szCs w:val="18"/>
              </w:rPr>
              <w:t>127</w:t>
            </w:r>
          </w:p>
        </w:tc>
        <w:tc>
          <w:tcPr>
            <w:tcW w:w="1068" w:type="dxa"/>
            <w:tcBorders>
              <w:top w:val="nil"/>
              <w:left w:val="nil"/>
              <w:bottom w:val="single" w:color="auto" w:sz="4" w:space="0"/>
              <w:right w:val="single" w:color="auto" w:sz="4" w:space="0"/>
            </w:tcBorders>
            <w:shd w:val="clear" w:color="auto" w:fill="auto"/>
            <w:vAlign w:val="center"/>
          </w:tcPr>
          <w:p w14:paraId="3A495498">
            <w:pPr>
              <w:widowControl/>
              <w:tabs>
                <w:tab w:val="decimal" w:pos="0"/>
              </w:tabs>
              <w:ind w:firstLine="0" w:firstLineChars="0"/>
              <w:jc w:val="center"/>
              <w:rPr>
                <w:kern w:val="0"/>
                <w:sz w:val="18"/>
                <w:szCs w:val="18"/>
              </w:rPr>
            </w:pPr>
            <w:r>
              <w:rPr>
                <w:kern w:val="0"/>
                <w:sz w:val="18"/>
                <w:szCs w:val="18"/>
              </w:rPr>
              <w:t>3.100586</w:t>
            </w:r>
          </w:p>
        </w:tc>
        <w:tc>
          <w:tcPr>
            <w:tcW w:w="588" w:type="dxa"/>
            <w:tcBorders>
              <w:top w:val="nil"/>
              <w:left w:val="nil"/>
              <w:bottom w:val="single" w:color="auto" w:sz="4" w:space="0"/>
              <w:right w:val="single" w:color="auto" w:sz="4" w:space="0"/>
            </w:tcBorders>
            <w:shd w:val="clear" w:color="auto" w:fill="auto"/>
            <w:vAlign w:val="center"/>
          </w:tcPr>
          <w:p w14:paraId="3AC12FEB">
            <w:pPr>
              <w:widowControl/>
              <w:tabs>
                <w:tab w:val="decimal" w:pos="0"/>
              </w:tabs>
              <w:ind w:firstLine="0" w:firstLineChars="0"/>
              <w:jc w:val="center"/>
              <w:rPr>
                <w:kern w:val="0"/>
                <w:sz w:val="18"/>
                <w:szCs w:val="18"/>
              </w:rPr>
            </w:pPr>
            <w:r>
              <w:rPr>
                <w:kern w:val="0"/>
                <w:sz w:val="18"/>
                <w:szCs w:val="18"/>
              </w:rPr>
              <w:t>7</w:t>
            </w:r>
          </w:p>
        </w:tc>
        <w:tc>
          <w:tcPr>
            <w:tcW w:w="813" w:type="dxa"/>
            <w:tcBorders>
              <w:top w:val="nil"/>
              <w:left w:val="nil"/>
              <w:bottom w:val="single" w:color="auto" w:sz="4" w:space="0"/>
              <w:right w:val="single" w:color="auto" w:sz="4" w:space="0"/>
            </w:tcBorders>
            <w:vAlign w:val="center"/>
          </w:tcPr>
          <w:p w14:paraId="4ADBE0EE">
            <w:pPr>
              <w:widowControl/>
              <w:tabs>
                <w:tab w:val="decimal" w:pos="0"/>
              </w:tabs>
              <w:ind w:firstLine="0" w:firstLineChars="0"/>
              <w:jc w:val="center"/>
              <w:rPr>
                <w:kern w:val="0"/>
                <w:sz w:val="18"/>
                <w:szCs w:val="18"/>
              </w:rPr>
            </w:pPr>
            <w:r>
              <w:rPr>
                <w:kern w:val="0"/>
                <w:sz w:val="18"/>
                <w:szCs w:val="18"/>
              </w:rPr>
              <w:t>255</w:t>
            </w:r>
          </w:p>
        </w:tc>
        <w:tc>
          <w:tcPr>
            <w:tcW w:w="1068" w:type="dxa"/>
            <w:tcBorders>
              <w:top w:val="nil"/>
              <w:left w:val="nil"/>
              <w:bottom w:val="single" w:color="auto" w:sz="4" w:space="0"/>
              <w:right w:val="single" w:color="auto" w:sz="4" w:space="0"/>
            </w:tcBorders>
            <w:vAlign w:val="center"/>
          </w:tcPr>
          <w:p w14:paraId="71189769">
            <w:pPr>
              <w:widowControl/>
              <w:tabs>
                <w:tab w:val="decimal" w:pos="0"/>
              </w:tabs>
              <w:ind w:firstLine="0" w:firstLineChars="0"/>
              <w:jc w:val="center"/>
              <w:rPr>
                <w:kern w:val="0"/>
                <w:sz w:val="18"/>
                <w:szCs w:val="18"/>
              </w:rPr>
            </w:pPr>
            <w:r>
              <w:rPr>
                <w:kern w:val="0"/>
                <w:sz w:val="18"/>
                <w:szCs w:val="18"/>
              </w:rPr>
              <w:t>6.225586</w:t>
            </w:r>
          </w:p>
        </w:tc>
        <w:tc>
          <w:tcPr>
            <w:tcW w:w="426" w:type="dxa"/>
            <w:tcBorders>
              <w:top w:val="nil"/>
              <w:left w:val="nil"/>
              <w:bottom w:val="single" w:color="auto" w:sz="4" w:space="0"/>
              <w:right w:val="single" w:color="auto" w:sz="4" w:space="0"/>
            </w:tcBorders>
            <w:vAlign w:val="center"/>
          </w:tcPr>
          <w:p w14:paraId="0F0CB789">
            <w:pPr>
              <w:widowControl/>
              <w:tabs>
                <w:tab w:val="decimal" w:pos="0"/>
              </w:tabs>
              <w:ind w:firstLine="0" w:firstLineChars="0"/>
              <w:jc w:val="center"/>
              <w:rPr>
                <w:kern w:val="0"/>
                <w:sz w:val="18"/>
                <w:szCs w:val="18"/>
              </w:rPr>
            </w:pPr>
            <w:r>
              <w:rPr>
                <w:kern w:val="0"/>
                <w:sz w:val="18"/>
                <w:szCs w:val="18"/>
              </w:rPr>
              <w:t>12</w:t>
            </w:r>
          </w:p>
        </w:tc>
        <w:tc>
          <w:tcPr>
            <w:tcW w:w="813" w:type="dxa"/>
            <w:tcBorders>
              <w:top w:val="nil"/>
              <w:left w:val="nil"/>
              <w:bottom w:val="single" w:color="auto" w:sz="4" w:space="0"/>
              <w:right w:val="single" w:color="auto" w:sz="4" w:space="0"/>
            </w:tcBorders>
            <w:vAlign w:val="center"/>
          </w:tcPr>
          <w:p w14:paraId="4480B82D">
            <w:pPr>
              <w:widowControl/>
              <w:tabs>
                <w:tab w:val="decimal" w:pos="0"/>
              </w:tabs>
              <w:ind w:firstLine="0" w:firstLineChars="0"/>
              <w:jc w:val="center"/>
              <w:rPr>
                <w:kern w:val="0"/>
                <w:sz w:val="18"/>
                <w:szCs w:val="18"/>
              </w:rPr>
            </w:pPr>
            <w:r>
              <w:rPr>
                <w:kern w:val="0"/>
                <w:sz w:val="18"/>
                <w:szCs w:val="18"/>
              </w:rPr>
              <w:t>383</w:t>
            </w:r>
          </w:p>
        </w:tc>
        <w:tc>
          <w:tcPr>
            <w:tcW w:w="1068" w:type="dxa"/>
            <w:tcBorders>
              <w:top w:val="nil"/>
              <w:left w:val="nil"/>
              <w:bottom w:val="single" w:color="auto" w:sz="4" w:space="0"/>
              <w:right w:val="single" w:color="auto" w:sz="4" w:space="0"/>
            </w:tcBorders>
            <w:vAlign w:val="center"/>
          </w:tcPr>
          <w:p w14:paraId="3AFE97A2">
            <w:pPr>
              <w:widowControl/>
              <w:tabs>
                <w:tab w:val="decimal" w:pos="0"/>
              </w:tabs>
              <w:ind w:firstLine="0" w:firstLineChars="0"/>
              <w:jc w:val="center"/>
              <w:rPr>
                <w:kern w:val="0"/>
                <w:sz w:val="18"/>
                <w:szCs w:val="18"/>
              </w:rPr>
            </w:pPr>
            <w:r>
              <w:rPr>
                <w:kern w:val="0"/>
                <w:sz w:val="18"/>
                <w:szCs w:val="18"/>
              </w:rPr>
              <w:t>9.350586</w:t>
            </w:r>
          </w:p>
        </w:tc>
        <w:tc>
          <w:tcPr>
            <w:tcW w:w="426" w:type="dxa"/>
            <w:tcBorders>
              <w:top w:val="nil"/>
              <w:left w:val="nil"/>
              <w:bottom w:val="single" w:color="auto" w:sz="4" w:space="0"/>
              <w:right w:val="single" w:color="auto" w:sz="4" w:space="0"/>
            </w:tcBorders>
            <w:vAlign w:val="center"/>
          </w:tcPr>
          <w:p w14:paraId="045EDC6F">
            <w:pPr>
              <w:widowControl/>
              <w:tabs>
                <w:tab w:val="decimal" w:pos="0"/>
              </w:tabs>
              <w:ind w:firstLine="0" w:firstLineChars="0"/>
              <w:jc w:val="center"/>
              <w:rPr>
                <w:kern w:val="0"/>
                <w:sz w:val="18"/>
                <w:szCs w:val="18"/>
              </w:rPr>
            </w:pPr>
            <w:r>
              <w:rPr>
                <w:kern w:val="0"/>
                <w:sz w:val="18"/>
                <w:szCs w:val="18"/>
              </w:rPr>
              <w:t>15</w:t>
            </w:r>
          </w:p>
        </w:tc>
        <w:tc>
          <w:tcPr>
            <w:tcW w:w="813" w:type="dxa"/>
            <w:tcBorders>
              <w:top w:val="nil"/>
              <w:left w:val="nil"/>
              <w:bottom w:val="single" w:color="auto" w:sz="4" w:space="0"/>
              <w:right w:val="single" w:color="auto" w:sz="4" w:space="0"/>
            </w:tcBorders>
            <w:vAlign w:val="center"/>
          </w:tcPr>
          <w:p w14:paraId="65D65805">
            <w:pPr>
              <w:widowControl/>
              <w:tabs>
                <w:tab w:val="decimal" w:pos="0"/>
              </w:tabs>
              <w:ind w:firstLine="0" w:firstLineChars="0"/>
              <w:jc w:val="center"/>
              <w:rPr>
                <w:kern w:val="0"/>
                <w:sz w:val="18"/>
                <w:szCs w:val="18"/>
              </w:rPr>
            </w:pPr>
            <w:r>
              <w:rPr>
                <w:kern w:val="0"/>
                <w:sz w:val="18"/>
                <w:szCs w:val="18"/>
              </w:rPr>
              <w:t>511</w:t>
            </w:r>
          </w:p>
        </w:tc>
        <w:tc>
          <w:tcPr>
            <w:tcW w:w="1109" w:type="dxa"/>
            <w:tcBorders>
              <w:top w:val="nil"/>
              <w:left w:val="nil"/>
              <w:bottom w:val="single" w:color="auto" w:sz="4" w:space="0"/>
              <w:right w:val="single" w:color="auto" w:sz="4" w:space="0"/>
            </w:tcBorders>
            <w:vAlign w:val="center"/>
          </w:tcPr>
          <w:p w14:paraId="4C26A85A">
            <w:pPr>
              <w:widowControl/>
              <w:tabs>
                <w:tab w:val="decimal" w:pos="0"/>
              </w:tabs>
              <w:ind w:firstLine="0" w:firstLineChars="0"/>
              <w:jc w:val="center"/>
              <w:rPr>
                <w:kern w:val="0"/>
                <w:sz w:val="18"/>
                <w:szCs w:val="18"/>
              </w:rPr>
            </w:pPr>
            <w:r>
              <w:rPr>
                <w:kern w:val="0"/>
                <w:sz w:val="18"/>
                <w:szCs w:val="18"/>
              </w:rPr>
              <w:t>12.475586</w:t>
            </w:r>
          </w:p>
        </w:tc>
        <w:tc>
          <w:tcPr>
            <w:tcW w:w="426" w:type="dxa"/>
            <w:tcBorders>
              <w:top w:val="nil"/>
              <w:left w:val="nil"/>
              <w:bottom w:val="single" w:color="auto" w:sz="4" w:space="0"/>
              <w:right w:val="single" w:color="auto" w:sz="4" w:space="0"/>
            </w:tcBorders>
            <w:vAlign w:val="center"/>
          </w:tcPr>
          <w:p w14:paraId="0CD4F8A8">
            <w:pPr>
              <w:widowControl/>
              <w:tabs>
                <w:tab w:val="decimal" w:pos="0"/>
              </w:tabs>
              <w:ind w:firstLine="0" w:firstLineChars="0"/>
              <w:jc w:val="center"/>
              <w:rPr>
                <w:kern w:val="0"/>
                <w:sz w:val="18"/>
                <w:szCs w:val="18"/>
              </w:rPr>
            </w:pPr>
            <w:r>
              <w:rPr>
                <w:kern w:val="0"/>
                <w:sz w:val="18"/>
                <w:szCs w:val="18"/>
              </w:rPr>
              <w:t>0</w:t>
            </w:r>
          </w:p>
        </w:tc>
      </w:tr>
    </w:tbl>
    <w:p w14:paraId="43783329">
      <w:pPr>
        <w:widowControl/>
        <w:ind w:firstLine="420"/>
        <w:rPr>
          <w:kern w:val="0"/>
          <w:szCs w:val="21"/>
        </w:rPr>
      </w:pPr>
    </w:p>
    <w:p w14:paraId="73DAA59C">
      <w:pPr>
        <w:ind w:firstLine="0" w:firstLineChars="0"/>
        <w:jc w:val="center"/>
        <w:outlineLvl w:val="0"/>
        <w:rPr>
          <w:rFonts w:hint="eastAsia" w:ascii="黑体" w:hAnsi="黑体" w:eastAsia="黑体" w:cs="黑体"/>
          <w:kern w:val="0"/>
          <w:sz w:val="21"/>
          <w:szCs w:val="21"/>
        </w:rPr>
      </w:pPr>
      <w:ins w:id="508" w:author="Gutingting " w:date="2026-02-13T11:19:12Z">
        <w:bookmarkStart w:id="457" w:name="_Ref200044334"/>
        <w:bookmarkStart w:id="458" w:name="_Toc19301"/>
        <w:bookmarkStart w:id="459" w:name="_Toc1371"/>
        <w:bookmarkStart w:id="460" w:name="_Toc31744"/>
        <w:bookmarkStart w:id="461" w:name="_Toc3124"/>
        <w:r>
          <w:rPr>
            <w:rFonts w:hint="eastAsia" w:ascii="黑体" w:hAnsi="黑体" w:eastAsia="黑体" w:cs="黑体"/>
            <w:szCs w:val="21"/>
            <w:lang w:eastAsia="zh-CN"/>
          </w:rPr>
          <w:t>表</w:t>
        </w:r>
      </w:ins>
      <w:ins w:id="509" w:author="Gutingting " w:date="2026-02-13T11:19:12Z">
        <w:r>
          <w:rPr>
            <w:rFonts w:hint="eastAsia" w:ascii="黑体" w:hAnsi="黑体" w:eastAsia="黑体" w:cs="黑体"/>
            <w:szCs w:val="21"/>
          </w:rPr>
          <w:t>C</w:t>
        </w:r>
      </w:ins>
      <w:ins w:id="510" w:author="Gutingting " w:date="2026-02-13T11:19:12Z">
        <w:r>
          <w:rPr>
            <w:rFonts w:hint="eastAsia" w:ascii="黑体" w:hAnsi="黑体" w:eastAsia="黑体" w:cs="黑体"/>
            <w:szCs w:val="21"/>
            <w:lang w:val="en-US" w:eastAsia="zh-CN"/>
          </w:rPr>
          <w:t>.4</w:t>
        </w:r>
      </w:ins>
      <w:del w:id="511" w:author="Gutingting " w:date="2026-02-13T11:19:12Z">
        <w:r>
          <w:rPr>
            <w:rFonts w:hint="eastAsia" w:ascii="黑体" w:hAnsi="黑体" w:eastAsia="黑体" w:cs="黑体"/>
            <w:szCs w:val="21"/>
          </w:rPr>
          <w:delText xml:space="preserve">表 </w:delText>
        </w:r>
      </w:del>
      <w:del w:id="512" w:author="Gutingting " w:date="2026-02-13T11:19:12Z">
        <w:r>
          <w:rPr>
            <w:rFonts w:hint="eastAsia" w:ascii="黑体" w:hAnsi="黑体" w:eastAsia="黑体" w:cs="黑体"/>
            <w:szCs w:val="21"/>
          </w:rPr>
          <w:fldChar w:fldCharType="begin"/>
        </w:r>
      </w:del>
      <w:del w:id="513" w:author="Gutingting " w:date="2026-02-13T11:19:12Z">
        <w:r>
          <w:rPr>
            <w:rFonts w:hint="eastAsia" w:ascii="黑体" w:hAnsi="黑体" w:eastAsia="黑体" w:cs="黑体"/>
            <w:szCs w:val="21"/>
          </w:rPr>
          <w:delInstrText xml:space="preserve"> SEQ 表 \* ARABIC </w:delInstrText>
        </w:r>
      </w:del>
      <w:del w:id="514" w:author="Gutingting " w:date="2026-02-13T11:19:12Z">
        <w:r>
          <w:rPr>
            <w:rFonts w:hint="eastAsia" w:ascii="黑体" w:hAnsi="黑体" w:eastAsia="黑体" w:cs="黑体"/>
            <w:szCs w:val="21"/>
          </w:rPr>
          <w:fldChar w:fldCharType="separate"/>
        </w:r>
      </w:del>
      <w:del w:id="515" w:author="Gutingting " w:date="2026-02-13T11:19:12Z">
        <w:r>
          <w:rPr>
            <w:rFonts w:hint="eastAsia" w:ascii="黑体" w:hAnsi="黑体" w:eastAsia="黑体" w:cs="黑体"/>
            <w:szCs w:val="21"/>
          </w:rPr>
          <w:delText>33</w:delText>
        </w:r>
      </w:del>
      <w:del w:id="516" w:author="Gutingting " w:date="2026-02-13T11:19:12Z">
        <w:r>
          <w:rPr>
            <w:rFonts w:hint="eastAsia" w:ascii="黑体" w:hAnsi="黑体" w:eastAsia="黑体" w:cs="黑体"/>
            <w:szCs w:val="21"/>
          </w:rPr>
          <w:fldChar w:fldCharType="end"/>
        </w:r>
        <w:bookmarkEnd w:id="457"/>
      </w:del>
      <w:r>
        <w:rPr>
          <w:rFonts w:hint="eastAsia" w:ascii="黑体" w:hAnsi="黑体" w:eastAsia="黑体" w:cs="黑体"/>
          <w:szCs w:val="21"/>
        </w:rPr>
        <w:t xml:space="preserve"> </w:t>
      </w:r>
      <w:r>
        <w:rPr>
          <w:rFonts w:hint="eastAsia" w:ascii="黑体" w:hAnsi="黑体" w:eastAsia="黑体" w:cs="黑体"/>
          <w:kern w:val="0"/>
          <w:sz w:val="21"/>
          <w:szCs w:val="21"/>
        </w:rPr>
        <w:t>频段2、频段3和频段4的前导相位表</w:t>
      </w:r>
      <w:bookmarkEnd w:id="458"/>
      <w:bookmarkEnd w:id="459"/>
      <w:bookmarkEnd w:id="460"/>
      <w:bookmarkEnd w:id="461"/>
    </w:p>
    <w:tbl>
      <w:tblPr>
        <w:tblStyle w:val="55"/>
        <w:tblW w:w="9571" w:type="dxa"/>
        <w:jc w:val="center"/>
        <w:tblLayout w:type="fixed"/>
        <w:tblCellMar>
          <w:top w:w="0" w:type="dxa"/>
          <w:left w:w="108" w:type="dxa"/>
          <w:bottom w:w="0" w:type="dxa"/>
          <w:right w:w="108" w:type="dxa"/>
        </w:tblCellMar>
      </w:tblPr>
      <w:tblGrid>
        <w:gridCol w:w="957"/>
        <w:gridCol w:w="1068"/>
        <w:gridCol w:w="626"/>
        <w:gridCol w:w="599"/>
        <w:gridCol w:w="1068"/>
        <w:gridCol w:w="626"/>
        <w:gridCol w:w="599"/>
        <w:gridCol w:w="1068"/>
        <w:gridCol w:w="626"/>
        <w:gridCol w:w="599"/>
        <w:gridCol w:w="1109"/>
        <w:gridCol w:w="626"/>
      </w:tblGrid>
      <w:tr w14:paraId="5D869EC3">
        <w:tblPrEx>
          <w:tblCellMar>
            <w:top w:w="0" w:type="dxa"/>
            <w:left w:w="108" w:type="dxa"/>
            <w:bottom w:w="0" w:type="dxa"/>
            <w:right w:w="108" w:type="dxa"/>
          </w:tblCellMar>
        </w:tblPrEx>
        <w:trPr>
          <w:trHeight w:val="540" w:hRule="atLeast"/>
          <w:jc w:val="center"/>
        </w:trPr>
        <w:tc>
          <w:tcPr>
            <w:tcW w:w="957" w:type="dxa"/>
            <w:tcBorders>
              <w:top w:val="single" w:color="auto" w:sz="4" w:space="0"/>
              <w:left w:val="single" w:color="auto" w:sz="4" w:space="0"/>
              <w:bottom w:val="single" w:color="auto" w:sz="4" w:space="0"/>
              <w:right w:val="single" w:color="auto" w:sz="4" w:space="0"/>
            </w:tcBorders>
            <w:vAlign w:val="center"/>
          </w:tcPr>
          <w:p w14:paraId="3EA13366">
            <w:pPr>
              <w:ind w:firstLine="0" w:firstLineChars="0"/>
              <w:jc w:val="center"/>
              <w:rPr>
                <w:sz w:val="18"/>
                <w:szCs w:val="18"/>
              </w:rPr>
            </w:pPr>
            <w:r>
              <w:rPr>
                <w:sz w:val="18"/>
                <w:szCs w:val="18"/>
              </w:rPr>
              <w:t>载波号</w:t>
            </w:r>
          </w:p>
        </w:tc>
        <w:tc>
          <w:tcPr>
            <w:tcW w:w="1068" w:type="dxa"/>
            <w:tcBorders>
              <w:top w:val="single" w:color="auto" w:sz="4" w:space="0"/>
              <w:left w:val="nil"/>
              <w:bottom w:val="single" w:color="auto" w:sz="4" w:space="0"/>
              <w:right w:val="single" w:color="auto" w:sz="4" w:space="0"/>
            </w:tcBorders>
            <w:vAlign w:val="center"/>
          </w:tcPr>
          <w:p w14:paraId="6DB70D85">
            <w:pPr>
              <w:ind w:firstLine="0" w:firstLineChars="0"/>
              <w:jc w:val="center"/>
              <w:rPr>
                <w:sz w:val="18"/>
                <w:szCs w:val="18"/>
              </w:rPr>
            </w:pPr>
            <w:r>
              <w:rPr>
                <w:sz w:val="18"/>
                <w:szCs w:val="18"/>
              </w:rPr>
              <w:t>载波频率（MHz）</w:t>
            </w:r>
          </w:p>
        </w:tc>
        <w:tc>
          <w:tcPr>
            <w:tcW w:w="626" w:type="dxa"/>
            <w:tcBorders>
              <w:top w:val="single" w:color="auto" w:sz="4" w:space="0"/>
              <w:left w:val="nil"/>
              <w:bottom w:val="single" w:color="auto" w:sz="4" w:space="0"/>
              <w:right w:val="single" w:color="auto" w:sz="4" w:space="0"/>
            </w:tcBorders>
            <w:vAlign w:val="center"/>
          </w:tcPr>
          <w:p w14:paraId="6EDAB323">
            <w:pPr>
              <w:ind w:firstLine="0" w:firstLineChars="0"/>
              <w:jc w:val="center"/>
              <w:rPr>
                <w:sz w:val="18"/>
                <w:szCs w:val="18"/>
              </w:rPr>
            </w:pPr>
            <w:r>
              <w:rPr>
                <w:sz w:val="18"/>
                <w:szCs w:val="18"/>
              </w:rPr>
              <w:t>相位编号</w:t>
            </w:r>
          </w:p>
        </w:tc>
        <w:tc>
          <w:tcPr>
            <w:tcW w:w="599" w:type="dxa"/>
            <w:tcBorders>
              <w:top w:val="single" w:color="auto" w:sz="4" w:space="0"/>
              <w:left w:val="nil"/>
              <w:bottom w:val="single" w:color="auto" w:sz="4" w:space="0"/>
              <w:right w:val="single" w:color="auto" w:sz="4" w:space="0"/>
            </w:tcBorders>
            <w:vAlign w:val="center"/>
          </w:tcPr>
          <w:p w14:paraId="3044653E">
            <w:pPr>
              <w:ind w:firstLine="0" w:firstLineChars="0"/>
              <w:jc w:val="center"/>
              <w:rPr>
                <w:sz w:val="18"/>
                <w:szCs w:val="18"/>
              </w:rPr>
            </w:pPr>
            <w:r>
              <w:rPr>
                <w:sz w:val="18"/>
                <w:szCs w:val="18"/>
              </w:rPr>
              <w:t>载波号</w:t>
            </w:r>
          </w:p>
        </w:tc>
        <w:tc>
          <w:tcPr>
            <w:tcW w:w="1068" w:type="dxa"/>
            <w:tcBorders>
              <w:top w:val="single" w:color="auto" w:sz="4" w:space="0"/>
              <w:left w:val="nil"/>
              <w:bottom w:val="single" w:color="auto" w:sz="4" w:space="0"/>
              <w:right w:val="single" w:color="auto" w:sz="4" w:space="0"/>
            </w:tcBorders>
            <w:vAlign w:val="center"/>
          </w:tcPr>
          <w:p w14:paraId="3BA5D0E4">
            <w:pPr>
              <w:ind w:firstLine="0" w:firstLineChars="0"/>
              <w:jc w:val="center"/>
              <w:rPr>
                <w:sz w:val="18"/>
                <w:szCs w:val="18"/>
              </w:rPr>
            </w:pPr>
            <w:r>
              <w:rPr>
                <w:sz w:val="18"/>
                <w:szCs w:val="18"/>
              </w:rPr>
              <w:t>载波频率（MHz）</w:t>
            </w:r>
          </w:p>
        </w:tc>
        <w:tc>
          <w:tcPr>
            <w:tcW w:w="626" w:type="dxa"/>
            <w:tcBorders>
              <w:top w:val="single" w:color="auto" w:sz="4" w:space="0"/>
              <w:left w:val="nil"/>
              <w:bottom w:val="single" w:color="auto" w:sz="4" w:space="0"/>
              <w:right w:val="single" w:color="auto" w:sz="4" w:space="0"/>
            </w:tcBorders>
            <w:vAlign w:val="center"/>
          </w:tcPr>
          <w:p w14:paraId="1E66557A">
            <w:pPr>
              <w:ind w:firstLine="0" w:firstLineChars="0"/>
              <w:jc w:val="center"/>
              <w:rPr>
                <w:sz w:val="18"/>
                <w:szCs w:val="18"/>
              </w:rPr>
            </w:pPr>
            <w:r>
              <w:rPr>
                <w:sz w:val="18"/>
                <w:szCs w:val="18"/>
              </w:rPr>
              <w:t>相位编号</w:t>
            </w:r>
          </w:p>
        </w:tc>
        <w:tc>
          <w:tcPr>
            <w:tcW w:w="599" w:type="dxa"/>
            <w:tcBorders>
              <w:top w:val="single" w:color="auto" w:sz="4" w:space="0"/>
              <w:left w:val="nil"/>
              <w:bottom w:val="single" w:color="auto" w:sz="4" w:space="0"/>
              <w:right w:val="single" w:color="auto" w:sz="4" w:space="0"/>
            </w:tcBorders>
            <w:vAlign w:val="center"/>
          </w:tcPr>
          <w:p w14:paraId="5483B1F6">
            <w:pPr>
              <w:ind w:firstLine="0" w:firstLineChars="0"/>
              <w:jc w:val="center"/>
              <w:rPr>
                <w:sz w:val="18"/>
                <w:szCs w:val="18"/>
              </w:rPr>
            </w:pPr>
            <w:r>
              <w:rPr>
                <w:sz w:val="18"/>
                <w:szCs w:val="18"/>
              </w:rPr>
              <w:t>载波号</w:t>
            </w:r>
          </w:p>
        </w:tc>
        <w:tc>
          <w:tcPr>
            <w:tcW w:w="1068" w:type="dxa"/>
            <w:tcBorders>
              <w:top w:val="single" w:color="auto" w:sz="4" w:space="0"/>
              <w:left w:val="nil"/>
              <w:bottom w:val="single" w:color="auto" w:sz="4" w:space="0"/>
              <w:right w:val="single" w:color="auto" w:sz="4" w:space="0"/>
            </w:tcBorders>
            <w:vAlign w:val="center"/>
          </w:tcPr>
          <w:p w14:paraId="0CA73399">
            <w:pPr>
              <w:ind w:firstLine="0" w:firstLineChars="0"/>
              <w:jc w:val="center"/>
              <w:rPr>
                <w:sz w:val="18"/>
                <w:szCs w:val="18"/>
              </w:rPr>
            </w:pPr>
            <w:r>
              <w:rPr>
                <w:sz w:val="18"/>
                <w:szCs w:val="18"/>
              </w:rPr>
              <w:t>载波频</w:t>
            </w:r>
          </w:p>
          <w:p w14:paraId="45C299B3">
            <w:pPr>
              <w:ind w:firstLine="0" w:firstLineChars="0"/>
              <w:jc w:val="center"/>
              <w:rPr>
                <w:sz w:val="18"/>
                <w:szCs w:val="18"/>
              </w:rPr>
            </w:pPr>
            <w:r>
              <w:rPr>
                <w:sz w:val="18"/>
                <w:szCs w:val="18"/>
              </w:rPr>
              <w:t>率（MHz）</w:t>
            </w:r>
          </w:p>
        </w:tc>
        <w:tc>
          <w:tcPr>
            <w:tcW w:w="626" w:type="dxa"/>
            <w:tcBorders>
              <w:top w:val="single" w:color="auto" w:sz="4" w:space="0"/>
              <w:left w:val="nil"/>
              <w:bottom w:val="single" w:color="auto" w:sz="4" w:space="0"/>
              <w:right w:val="single" w:color="auto" w:sz="4" w:space="0"/>
            </w:tcBorders>
            <w:vAlign w:val="center"/>
          </w:tcPr>
          <w:p w14:paraId="5DF4EA7D">
            <w:pPr>
              <w:ind w:firstLine="0" w:firstLineChars="0"/>
              <w:jc w:val="center"/>
              <w:rPr>
                <w:sz w:val="18"/>
                <w:szCs w:val="18"/>
              </w:rPr>
            </w:pPr>
            <w:r>
              <w:rPr>
                <w:sz w:val="18"/>
                <w:szCs w:val="18"/>
              </w:rPr>
              <w:t>相位编号</w:t>
            </w:r>
          </w:p>
        </w:tc>
        <w:tc>
          <w:tcPr>
            <w:tcW w:w="599" w:type="dxa"/>
            <w:tcBorders>
              <w:top w:val="single" w:color="auto" w:sz="4" w:space="0"/>
              <w:left w:val="nil"/>
              <w:bottom w:val="single" w:color="auto" w:sz="4" w:space="0"/>
              <w:right w:val="single" w:color="auto" w:sz="4" w:space="0"/>
            </w:tcBorders>
            <w:vAlign w:val="center"/>
          </w:tcPr>
          <w:p w14:paraId="6EDA16F0">
            <w:pPr>
              <w:ind w:firstLine="0" w:firstLineChars="0"/>
              <w:jc w:val="center"/>
              <w:rPr>
                <w:sz w:val="18"/>
                <w:szCs w:val="18"/>
              </w:rPr>
            </w:pPr>
            <w:r>
              <w:rPr>
                <w:sz w:val="18"/>
                <w:szCs w:val="18"/>
              </w:rPr>
              <w:t>载波号</w:t>
            </w:r>
          </w:p>
        </w:tc>
        <w:tc>
          <w:tcPr>
            <w:tcW w:w="1109" w:type="dxa"/>
            <w:tcBorders>
              <w:top w:val="single" w:color="auto" w:sz="4" w:space="0"/>
              <w:left w:val="nil"/>
              <w:bottom w:val="single" w:color="auto" w:sz="4" w:space="0"/>
              <w:right w:val="single" w:color="auto" w:sz="4" w:space="0"/>
            </w:tcBorders>
            <w:vAlign w:val="center"/>
          </w:tcPr>
          <w:p w14:paraId="58D68255">
            <w:pPr>
              <w:ind w:firstLine="0" w:firstLineChars="0"/>
              <w:jc w:val="center"/>
              <w:rPr>
                <w:sz w:val="18"/>
                <w:szCs w:val="18"/>
              </w:rPr>
            </w:pPr>
            <w:r>
              <w:rPr>
                <w:sz w:val="18"/>
                <w:szCs w:val="18"/>
              </w:rPr>
              <w:t>载波频</w:t>
            </w:r>
          </w:p>
          <w:p w14:paraId="7FDF0B85">
            <w:pPr>
              <w:ind w:firstLine="0" w:firstLineChars="0"/>
              <w:jc w:val="center"/>
              <w:rPr>
                <w:sz w:val="18"/>
                <w:szCs w:val="18"/>
              </w:rPr>
            </w:pPr>
            <w:r>
              <w:rPr>
                <w:sz w:val="18"/>
                <w:szCs w:val="18"/>
              </w:rPr>
              <w:t>率（MHz）</w:t>
            </w:r>
          </w:p>
        </w:tc>
        <w:tc>
          <w:tcPr>
            <w:tcW w:w="626" w:type="dxa"/>
            <w:tcBorders>
              <w:top w:val="single" w:color="auto" w:sz="4" w:space="0"/>
              <w:left w:val="nil"/>
              <w:bottom w:val="single" w:color="auto" w:sz="4" w:space="0"/>
              <w:right w:val="single" w:color="auto" w:sz="4" w:space="0"/>
            </w:tcBorders>
            <w:vAlign w:val="center"/>
          </w:tcPr>
          <w:p w14:paraId="592E7870">
            <w:pPr>
              <w:ind w:firstLine="0" w:firstLineChars="0"/>
              <w:jc w:val="center"/>
              <w:rPr>
                <w:sz w:val="18"/>
                <w:szCs w:val="18"/>
              </w:rPr>
            </w:pPr>
            <w:r>
              <w:rPr>
                <w:sz w:val="18"/>
                <w:szCs w:val="18"/>
              </w:rPr>
              <w:t>相位编号</w:t>
            </w:r>
          </w:p>
        </w:tc>
      </w:tr>
      <w:tr w14:paraId="6BEF758E">
        <w:tblPrEx>
          <w:tblCellMar>
            <w:top w:w="0" w:type="dxa"/>
            <w:left w:w="108" w:type="dxa"/>
            <w:bottom w:w="0" w:type="dxa"/>
            <w:right w:w="108" w:type="dxa"/>
          </w:tblCellMar>
        </w:tblPrEx>
        <w:trPr>
          <w:trHeight w:val="270" w:hRule="atLeast"/>
          <w:jc w:val="center"/>
        </w:trPr>
        <w:tc>
          <w:tcPr>
            <w:tcW w:w="957" w:type="dxa"/>
            <w:tcBorders>
              <w:top w:val="nil"/>
              <w:left w:val="single" w:color="auto" w:sz="4" w:space="0"/>
              <w:bottom w:val="single" w:color="auto" w:sz="4" w:space="0"/>
              <w:right w:val="single" w:color="auto" w:sz="4" w:space="0"/>
            </w:tcBorders>
            <w:vAlign w:val="center"/>
          </w:tcPr>
          <w:p w14:paraId="1AA0DBBF">
            <w:pPr>
              <w:ind w:firstLine="0" w:firstLineChars="0"/>
              <w:jc w:val="center"/>
              <w:rPr>
                <w:sz w:val="18"/>
                <w:szCs w:val="18"/>
              </w:rPr>
            </w:pPr>
            <w:r>
              <w:rPr>
                <w:sz w:val="18"/>
                <w:szCs w:val="18"/>
              </w:rPr>
              <w:t>--</w:t>
            </w:r>
          </w:p>
        </w:tc>
        <w:tc>
          <w:tcPr>
            <w:tcW w:w="1068" w:type="dxa"/>
            <w:tcBorders>
              <w:top w:val="nil"/>
              <w:left w:val="nil"/>
              <w:bottom w:val="single" w:color="auto" w:sz="4" w:space="0"/>
              <w:right w:val="single" w:color="auto" w:sz="4" w:space="0"/>
            </w:tcBorders>
            <w:vAlign w:val="center"/>
          </w:tcPr>
          <w:p w14:paraId="70675F95">
            <w:pPr>
              <w:ind w:firstLine="0" w:firstLineChars="0"/>
              <w:jc w:val="center"/>
              <w:rPr>
                <w:sz w:val="18"/>
                <w:szCs w:val="18"/>
              </w:rPr>
            </w:pPr>
            <w:r>
              <w:rPr>
                <w:sz w:val="18"/>
                <w:szCs w:val="18"/>
              </w:rPr>
              <w:t>--</w:t>
            </w:r>
          </w:p>
        </w:tc>
        <w:tc>
          <w:tcPr>
            <w:tcW w:w="626" w:type="dxa"/>
            <w:tcBorders>
              <w:top w:val="nil"/>
              <w:left w:val="nil"/>
              <w:bottom w:val="single" w:color="auto" w:sz="4" w:space="0"/>
              <w:right w:val="single" w:color="auto" w:sz="4" w:space="0"/>
            </w:tcBorders>
            <w:vAlign w:val="center"/>
          </w:tcPr>
          <w:p w14:paraId="3846C21F">
            <w:pPr>
              <w:ind w:firstLine="0" w:firstLineChars="0"/>
              <w:jc w:val="center"/>
              <w:rPr>
                <w:sz w:val="18"/>
                <w:szCs w:val="18"/>
              </w:rPr>
            </w:pPr>
            <w:r>
              <w:rPr>
                <w:sz w:val="18"/>
                <w:szCs w:val="18"/>
              </w:rPr>
              <w:t>0</w:t>
            </w:r>
          </w:p>
        </w:tc>
        <w:tc>
          <w:tcPr>
            <w:tcW w:w="599" w:type="dxa"/>
            <w:tcBorders>
              <w:top w:val="nil"/>
              <w:left w:val="nil"/>
              <w:bottom w:val="single" w:color="auto" w:sz="4" w:space="0"/>
              <w:right w:val="single" w:color="auto" w:sz="4" w:space="0"/>
            </w:tcBorders>
            <w:vAlign w:val="center"/>
          </w:tcPr>
          <w:p w14:paraId="1E5C538D">
            <w:pPr>
              <w:ind w:firstLine="0" w:firstLineChars="0"/>
              <w:jc w:val="center"/>
              <w:rPr>
                <w:sz w:val="18"/>
                <w:szCs w:val="18"/>
              </w:rPr>
            </w:pPr>
            <w:r>
              <w:rPr>
                <w:sz w:val="18"/>
                <w:szCs w:val="18"/>
              </w:rPr>
              <w:t>128</w:t>
            </w:r>
          </w:p>
        </w:tc>
        <w:tc>
          <w:tcPr>
            <w:tcW w:w="1068" w:type="dxa"/>
            <w:tcBorders>
              <w:top w:val="nil"/>
              <w:left w:val="nil"/>
              <w:bottom w:val="single" w:color="auto" w:sz="4" w:space="0"/>
              <w:right w:val="single" w:color="auto" w:sz="4" w:space="0"/>
            </w:tcBorders>
            <w:vAlign w:val="center"/>
          </w:tcPr>
          <w:p w14:paraId="274DBF27">
            <w:pPr>
              <w:ind w:firstLine="0" w:firstLineChars="0"/>
              <w:jc w:val="center"/>
              <w:rPr>
                <w:sz w:val="18"/>
                <w:szCs w:val="18"/>
              </w:rPr>
            </w:pPr>
            <w:r>
              <w:rPr>
                <w:sz w:val="18"/>
                <w:szCs w:val="18"/>
              </w:rPr>
              <w:t>3.125000</w:t>
            </w:r>
          </w:p>
        </w:tc>
        <w:tc>
          <w:tcPr>
            <w:tcW w:w="626" w:type="dxa"/>
            <w:tcBorders>
              <w:top w:val="nil"/>
              <w:left w:val="nil"/>
              <w:bottom w:val="single" w:color="auto" w:sz="4" w:space="0"/>
              <w:right w:val="single" w:color="auto" w:sz="4" w:space="0"/>
            </w:tcBorders>
            <w:vAlign w:val="center"/>
          </w:tcPr>
          <w:p w14:paraId="17BB6477">
            <w:pPr>
              <w:ind w:firstLine="0" w:firstLineChars="0"/>
              <w:jc w:val="center"/>
              <w:rPr>
                <w:sz w:val="18"/>
                <w:szCs w:val="18"/>
              </w:rPr>
            </w:pPr>
            <w:r>
              <w:rPr>
                <w:sz w:val="18"/>
                <w:szCs w:val="18"/>
              </w:rPr>
              <w:t>3</w:t>
            </w:r>
          </w:p>
        </w:tc>
        <w:tc>
          <w:tcPr>
            <w:tcW w:w="599" w:type="dxa"/>
            <w:tcBorders>
              <w:top w:val="nil"/>
              <w:left w:val="nil"/>
              <w:bottom w:val="single" w:color="auto" w:sz="4" w:space="0"/>
              <w:right w:val="single" w:color="auto" w:sz="4" w:space="0"/>
            </w:tcBorders>
            <w:vAlign w:val="center"/>
          </w:tcPr>
          <w:p w14:paraId="49D090F6">
            <w:pPr>
              <w:ind w:firstLine="0" w:firstLineChars="0"/>
              <w:jc w:val="center"/>
              <w:rPr>
                <w:sz w:val="18"/>
                <w:szCs w:val="18"/>
              </w:rPr>
            </w:pPr>
            <w:r>
              <w:rPr>
                <w:sz w:val="18"/>
                <w:szCs w:val="18"/>
              </w:rPr>
              <w:t>256</w:t>
            </w:r>
          </w:p>
        </w:tc>
        <w:tc>
          <w:tcPr>
            <w:tcW w:w="1068" w:type="dxa"/>
            <w:tcBorders>
              <w:top w:val="nil"/>
              <w:left w:val="nil"/>
              <w:bottom w:val="single" w:color="auto" w:sz="4" w:space="0"/>
              <w:right w:val="single" w:color="auto" w:sz="4" w:space="0"/>
            </w:tcBorders>
            <w:vAlign w:val="center"/>
          </w:tcPr>
          <w:p w14:paraId="0A148820">
            <w:pPr>
              <w:ind w:firstLine="0" w:firstLineChars="0"/>
              <w:jc w:val="center"/>
              <w:rPr>
                <w:sz w:val="18"/>
                <w:szCs w:val="18"/>
              </w:rPr>
            </w:pPr>
            <w:r>
              <w:rPr>
                <w:sz w:val="18"/>
                <w:szCs w:val="18"/>
              </w:rPr>
              <w:t>6.250000</w:t>
            </w:r>
          </w:p>
        </w:tc>
        <w:tc>
          <w:tcPr>
            <w:tcW w:w="626" w:type="dxa"/>
            <w:tcBorders>
              <w:top w:val="nil"/>
              <w:left w:val="nil"/>
              <w:bottom w:val="single" w:color="auto" w:sz="4" w:space="0"/>
              <w:right w:val="single" w:color="auto" w:sz="4" w:space="0"/>
            </w:tcBorders>
            <w:vAlign w:val="center"/>
          </w:tcPr>
          <w:p w14:paraId="4EC037AB">
            <w:pPr>
              <w:ind w:firstLine="0" w:firstLineChars="0"/>
              <w:jc w:val="center"/>
              <w:rPr>
                <w:sz w:val="18"/>
                <w:szCs w:val="18"/>
              </w:rPr>
            </w:pPr>
            <w:r>
              <w:rPr>
                <w:sz w:val="18"/>
                <w:szCs w:val="18"/>
              </w:rPr>
              <w:t>12</w:t>
            </w:r>
          </w:p>
        </w:tc>
        <w:tc>
          <w:tcPr>
            <w:tcW w:w="599" w:type="dxa"/>
            <w:tcBorders>
              <w:top w:val="nil"/>
              <w:left w:val="nil"/>
              <w:bottom w:val="single" w:color="auto" w:sz="4" w:space="0"/>
              <w:right w:val="single" w:color="auto" w:sz="4" w:space="0"/>
            </w:tcBorders>
            <w:vAlign w:val="center"/>
          </w:tcPr>
          <w:p w14:paraId="3158A206">
            <w:pPr>
              <w:ind w:firstLine="0" w:firstLineChars="0"/>
              <w:jc w:val="center"/>
              <w:rPr>
                <w:sz w:val="18"/>
                <w:szCs w:val="18"/>
              </w:rPr>
            </w:pPr>
            <w:r>
              <w:rPr>
                <w:sz w:val="18"/>
                <w:szCs w:val="18"/>
              </w:rPr>
              <w:t>384</w:t>
            </w:r>
          </w:p>
        </w:tc>
        <w:tc>
          <w:tcPr>
            <w:tcW w:w="1109" w:type="dxa"/>
            <w:tcBorders>
              <w:top w:val="nil"/>
              <w:left w:val="nil"/>
              <w:bottom w:val="single" w:color="auto" w:sz="4" w:space="0"/>
              <w:right w:val="single" w:color="auto" w:sz="4" w:space="0"/>
            </w:tcBorders>
            <w:vAlign w:val="center"/>
          </w:tcPr>
          <w:p w14:paraId="648FD166">
            <w:pPr>
              <w:ind w:firstLine="0" w:firstLineChars="0"/>
              <w:jc w:val="center"/>
              <w:rPr>
                <w:sz w:val="18"/>
                <w:szCs w:val="18"/>
              </w:rPr>
            </w:pPr>
            <w:r>
              <w:rPr>
                <w:sz w:val="18"/>
                <w:szCs w:val="18"/>
              </w:rPr>
              <w:t>9.375000</w:t>
            </w:r>
          </w:p>
        </w:tc>
        <w:tc>
          <w:tcPr>
            <w:tcW w:w="626" w:type="dxa"/>
            <w:tcBorders>
              <w:top w:val="nil"/>
              <w:left w:val="nil"/>
              <w:bottom w:val="single" w:color="auto" w:sz="4" w:space="0"/>
              <w:right w:val="single" w:color="auto" w:sz="4" w:space="0"/>
            </w:tcBorders>
            <w:vAlign w:val="center"/>
          </w:tcPr>
          <w:p w14:paraId="73E0D4A7">
            <w:pPr>
              <w:ind w:firstLine="0" w:firstLineChars="0"/>
              <w:jc w:val="center"/>
              <w:rPr>
                <w:sz w:val="18"/>
                <w:szCs w:val="18"/>
              </w:rPr>
            </w:pPr>
            <w:r>
              <w:rPr>
                <w:sz w:val="18"/>
                <w:szCs w:val="18"/>
              </w:rPr>
              <w:t>1</w:t>
            </w:r>
          </w:p>
        </w:tc>
      </w:tr>
      <w:tr w14:paraId="58B10C4A">
        <w:tblPrEx>
          <w:tblCellMar>
            <w:top w:w="0" w:type="dxa"/>
            <w:left w:w="108" w:type="dxa"/>
            <w:bottom w:w="0" w:type="dxa"/>
            <w:right w:w="108" w:type="dxa"/>
          </w:tblCellMar>
        </w:tblPrEx>
        <w:trPr>
          <w:trHeight w:val="270" w:hRule="atLeast"/>
          <w:jc w:val="center"/>
        </w:trPr>
        <w:tc>
          <w:tcPr>
            <w:tcW w:w="957" w:type="dxa"/>
            <w:tcBorders>
              <w:top w:val="nil"/>
              <w:left w:val="single" w:color="auto" w:sz="4" w:space="0"/>
              <w:bottom w:val="single" w:color="auto" w:sz="4" w:space="0"/>
              <w:right w:val="single" w:color="auto" w:sz="4" w:space="0"/>
            </w:tcBorders>
            <w:vAlign w:val="center"/>
          </w:tcPr>
          <w:p w14:paraId="4D9041EB">
            <w:pPr>
              <w:ind w:firstLine="0" w:firstLineChars="0"/>
              <w:jc w:val="center"/>
              <w:rPr>
                <w:sz w:val="18"/>
                <w:szCs w:val="18"/>
              </w:rPr>
            </w:pPr>
            <w:r>
              <w:rPr>
                <w:sz w:val="18"/>
                <w:szCs w:val="18"/>
              </w:rPr>
              <w:t>1</w:t>
            </w:r>
          </w:p>
        </w:tc>
        <w:tc>
          <w:tcPr>
            <w:tcW w:w="1068" w:type="dxa"/>
            <w:tcBorders>
              <w:top w:val="nil"/>
              <w:left w:val="nil"/>
              <w:bottom w:val="single" w:color="auto" w:sz="4" w:space="0"/>
              <w:right w:val="single" w:color="auto" w:sz="4" w:space="0"/>
            </w:tcBorders>
            <w:vAlign w:val="center"/>
          </w:tcPr>
          <w:p w14:paraId="1B8D93E6">
            <w:pPr>
              <w:ind w:firstLine="0" w:firstLineChars="0"/>
              <w:jc w:val="center"/>
              <w:rPr>
                <w:sz w:val="18"/>
                <w:szCs w:val="18"/>
              </w:rPr>
            </w:pPr>
            <w:r>
              <w:rPr>
                <w:sz w:val="18"/>
                <w:szCs w:val="18"/>
              </w:rPr>
              <w:t>0.024414</w:t>
            </w:r>
          </w:p>
        </w:tc>
        <w:tc>
          <w:tcPr>
            <w:tcW w:w="626" w:type="dxa"/>
            <w:tcBorders>
              <w:top w:val="nil"/>
              <w:left w:val="nil"/>
              <w:bottom w:val="single" w:color="auto" w:sz="4" w:space="0"/>
              <w:right w:val="single" w:color="auto" w:sz="4" w:space="0"/>
            </w:tcBorders>
            <w:vAlign w:val="center"/>
          </w:tcPr>
          <w:p w14:paraId="415D6D09">
            <w:pPr>
              <w:ind w:firstLine="0" w:firstLineChars="0"/>
              <w:jc w:val="center"/>
              <w:rPr>
                <w:sz w:val="18"/>
                <w:szCs w:val="18"/>
              </w:rPr>
            </w:pPr>
            <w:r>
              <w:rPr>
                <w:sz w:val="18"/>
                <w:szCs w:val="18"/>
              </w:rPr>
              <w:t>7</w:t>
            </w:r>
          </w:p>
        </w:tc>
        <w:tc>
          <w:tcPr>
            <w:tcW w:w="599" w:type="dxa"/>
            <w:tcBorders>
              <w:top w:val="nil"/>
              <w:left w:val="nil"/>
              <w:bottom w:val="single" w:color="auto" w:sz="4" w:space="0"/>
              <w:right w:val="single" w:color="auto" w:sz="4" w:space="0"/>
            </w:tcBorders>
            <w:vAlign w:val="center"/>
          </w:tcPr>
          <w:p w14:paraId="522C139C">
            <w:pPr>
              <w:ind w:firstLine="0" w:firstLineChars="0"/>
              <w:jc w:val="center"/>
              <w:rPr>
                <w:sz w:val="18"/>
                <w:szCs w:val="18"/>
              </w:rPr>
            </w:pPr>
            <w:r>
              <w:rPr>
                <w:sz w:val="18"/>
                <w:szCs w:val="18"/>
              </w:rPr>
              <w:t>129</w:t>
            </w:r>
          </w:p>
        </w:tc>
        <w:tc>
          <w:tcPr>
            <w:tcW w:w="1068" w:type="dxa"/>
            <w:tcBorders>
              <w:top w:val="nil"/>
              <w:left w:val="nil"/>
              <w:bottom w:val="single" w:color="auto" w:sz="4" w:space="0"/>
              <w:right w:val="single" w:color="auto" w:sz="4" w:space="0"/>
            </w:tcBorders>
            <w:vAlign w:val="center"/>
          </w:tcPr>
          <w:p w14:paraId="21475F17">
            <w:pPr>
              <w:ind w:firstLine="0" w:firstLineChars="0"/>
              <w:jc w:val="center"/>
              <w:rPr>
                <w:sz w:val="18"/>
                <w:szCs w:val="18"/>
              </w:rPr>
            </w:pPr>
            <w:r>
              <w:rPr>
                <w:sz w:val="18"/>
                <w:szCs w:val="18"/>
              </w:rPr>
              <w:t>3.149414</w:t>
            </w:r>
          </w:p>
        </w:tc>
        <w:tc>
          <w:tcPr>
            <w:tcW w:w="626" w:type="dxa"/>
            <w:tcBorders>
              <w:top w:val="nil"/>
              <w:left w:val="nil"/>
              <w:bottom w:val="single" w:color="auto" w:sz="4" w:space="0"/>
              <w:right w:val="single" w:color="auto" w:sz="4" w:space="0"/>
            </w:tcBorders>
            <w:vAlign w:val="center"/>
          </w:tcPr>
          <w:p w14:paraId="35182C71">
            <w:pPr>
              <w:ind w:firstLine="0" w:firstLineChars="0"/>
              <w:jc w:val="center"/>
              <w:rPr>
                <w:sz w:val="18"/>
                <w:szCs w:val="18"/>
              </w:rPr>
            </w:pPr>
            <w:r>
              <w:rPr>
                <w:sz w:val="18"/>
                <w:szCs w:val="18"/>
              </w:rPr>
              <w:t>13</w:t>
            </w:r>
          </w:p>
        </w:tc>
        <w:tc>
          <w:tcPr>
            <w:tcW w:w="599" w:type="dxa"/>
            <w:tcBorders>
              <w:top w:val="nil"/>
              <w:left w:val="nil"/>
              <w:bottom w:val="single" w:color="auto" w:sz="4" w:space="0"/>
              <w:right w:val="single" w:color="auto" w:sz="4" w:space="0"/>
            </w:tcBorders>
            <w:vAlign w:val="center"/>
          </w:tcPr>
          <w:p w14:paraId="6A62F4A7">
            <w:pPr>
              <w:ind w:firstLine="0" w:firstLineChars="0"/>
              <w:jc w:val="center"/>
              <w:rPr>
                <w:sz w:val="18"/>
                <w:szCs w:val="18"/>
              </w:rPr>
            </w:pPr>
            <w:r>
              <w:rPr>
                <w:sz w:val="18"/>
                <w:szCs w:val="18"/>
              </w:rPr>
              <w:t>257</w:t>
            </w:r>
          </w:p>
        </w:tc>
        <w:tc>
          <w:tcPr>
            <w:tcW w:w="1068" w:type="dxa"/>
            <w:tcBorders>
              <w:top w:val="nil"/>
              <w:left w:val="nil"/>
              <w:bottom w:val="single" w:color="auto" w:sz="4" w:space="0"/>
              <w:right w:val="single" w:color="auto" w:sz="4" w:space="0"/>
            </w:tcBorders>
            <w:vAlign w:val="center"/>
          </w:tcPr>
          <w:p w14:paraId="2A9FFF5D">
            <w:pPr>
              <w:ind w:firstLine="0" w:firstLineChars="0"/>
              <w:jc w:val="center"/>
              <w:rPr>
                <w:sz w:val="18"/>
                <w:szCs w:val="18"/>
              </w:rPr>
            </w:pPr>
            <w:r>
              <w:rPr>
                <w:sz w:val="18"/>
                <w:szCs w:val="18"/>
              </w:rPr>
              <w:t>6.274414</w:t>
            </w:r>
          </w:p>
        </w:tc>
        <w:tc>
          <w:tcPr>
            <w:tcW w:w="626" w:type="dxa"/>
            <w:tcBorders>
              <w:top w:val="nil"/>
              <w:left w:val="nil"/>
              <w:bottom w:val="single" w:color="auto" w:sz="4" w:space="0"/>
              <w:right w:val="single" w:color="auto" w:sz="4" w:space="0"/>
            </w:tcBorders>
            <w:vAlign w:val="center"/>
          </w:tcPr>
          <w:p w14:paraId="4D40FB62">
            <w:pPr>
              <w:ind w:firstLine="0" w:firstLineChars="0"/>
              <w:jc w:val="center"/>
              <w:rPr>
                <w:sz w:val="18"/>
                <w:szCs w:val="18"/>
              </w:rPr>
            </w:pPr>
            <w:r>
              <w:rPr>
                <w:sz w:val="18"/>
                <w:szCs w:val="18"/>
              </w:rPr>
              <w:t>13</w:t>
            </w:r>
          </w:p>
        </w:tc>
        <w:tc>
          <w:tcPr>
            <w:tcW w:w="599" w:type="dxa"/>
            <w:tcBorders>
              <w:top w:val="nil"/>
              <w:left w:val="nil"/>
              <w:bottom w:val="single" w:color="auto" w:sz="4" w:space="0"/>
              <w:right w:val="single" w:color="auto" w:sz="4" w:space="0"/>
            </w:tcBorders>
            <w:vAlign w:val="center"/>
          </w:tcPr>
          <w:p w14:paraId="64D9C428">
            <w:pPr>
              <w:ind w:firstLine="0" w:firstLineChars="0"/>
              <w:jc w:val="center"/>
              <w:rPr>
                <w:sz w:val="18"/>
                <w:szCs w:val="18"/>
              </w:rPr>
            </w:pPr>
            <w:r>
              <w:rPr>
                <w:sz w:val="18"/>
                <w:szCs w:val="18"/>
              </w:rPr>
              <w:t>385</w:t>
            </w:r>
          </w:p>
        </w:tc>
        <w:tc>
          <w:tcPr>
            <w:tcW w:w="1109" w:type="dxa"/>
            <w:tcBorders>
              <w:top w:val="nil"/>
              <w:left w:val="nil"/>
              <w:bottom w:val="single" w:color="auto" w:sz="4" w:space="0"/>
              <w:right w:val="single" w:color="auto" w:sz="4" w:space="0"/>
            </w:tcBorders>
            <w:vAlign w:val="center"/>
          </w:tcPr>
          <w:p w14:paraId="2D9DF3B4">
            <w:pPr>
              <w:ind w:firstLine="0" w:firstLineChars="0"/>
              <w:jc w:val="center"/>
              <w:rPr>
                <w:sz w:val="18"/>
                <w:szCs w:val="18"/>
              </w:rPr>
            </w:pPr>
            <w:r>
              <w:rPr>
                <w:sz w:val="18"/>
                <w:szCs w:val="18"/>
              </w:rPr>
              <w:t>9.399414</w:t>
            </w:r>
          </w:p>
        </w:tc>
        <w:tc>
          <w:tcPr>
            <w:tcW w:w="626" w:type="dxa"/>
            <w:tcBorders>
              <w:top w:val="nil"/>
              <w:left w:val="nil"/>
              <w:bottom w:val="single" w:color="auto" w:sz="4" w:space="0"/>
              <w:right w:val="single" w:color="auto" w:sz="4" w:space="0"/>
            </w:tcBorders>
            <w:vAlign w:val="center"/>
          </w:tcPr>
          <w:p w14:paraId="5DF489F2">
            <w:pPr>
              <w:ind w:firstLine="0" w:firstLineChars="0"/>
              <w:jc w:val="center"/>
              <w:rPr>
                <w:sz w:val="18"/>
                <w:szCs w:val="18"/>
              </w:rPr>
            </w:pPr>
            <w:r>
              <w:rPr>
                <w:sz w:val="18"/>
                <w:szCs w:val="18"/>
              </w:rPr>
              <w:t>10</w:t>
            </w:r>
          </w:p>
        </w:tc>
      </w:tr>
      <w:tr w14:paraId="43A85ADB">
        <w:tblPrEx>
          <w:tblCellMar>
            <w:top w:w="0" w:type="dxa"/>
            <w:left w:w="108" w:type="dxa"/>
            <w:bottom w:w="0" w:type="dxa"/>
            <w:right w:w="108" w:type="dxa"/>
          </w:tblCellMar>
        </w:tblPrEx>
        <w:trPr>
          <w:trHeight w:val="270" w:hRule="atLeast"/>
          <w:jc w:val="center"/>
        </w:trPr>
        <w:tc>
          <w:tcPr>
            <w:tcW w:w="957" w:type="dxa"/>
            <w:tcBorders>
              <w:top w:val="nil"/>
              <w:left w:val="single" w:color="auto" w:sz="4" w:space="0"/>
              <w:bottom w:val="single" w:color="auto" w:sz="4" w:space="0"/>
              <w:right w:val="single" w:color="auto" w:sz="4" w:space="0"/>
            </w:tcBorders>
            <w:vAlign w:val="center"/>
          </w:tcPr>
          <w:p w14:paraId="37AD81E3">
            <w:pPr>
              <w:ind w:firstLine="0" w:firstLineChars="0"/>
              <w:jc w:val="center"/>
              <w:rPr>
                <w:sz w:val="18"/>
                <w:szCs w:val="18"/>
              </w:rPr>
            </w:pPr>
            <w:r>
              <w:rPr>
                <w:sz w:val="18"/>
                <w:szCs w:val="18"/>
              </w:rPr>
              <w:t>2</w:t>
            </w:r>
          </w:p>
        </w:tc>
        <w:tc>
          <w:tcPr>
            <w:tcW w:w="1068" w:type="dxa"/>
            <w:tcBorders>
              <w:top w:val="nil"/>
              <w:left w:val="nil"/>
              <w:bottom w:val="single" w:color="auto" w:sz="4" w:space="0"/>
              <w:right w:val="single" w:color="auto" w:sz="4" w:space="0"/>
            </w:tcBorders>
            <w:vAlign w:val="center"/>
          </w:tcPr>
          <w:p w14:paraId="6BE1E281">
            <w:pPr>
              <w:ind w:firstLine="0" w:firstLineChars="0"/>
              <w:jc w:val="center"/>
              <w:rPr>
                <w:sz w:val="18"/>
                <w:szCs w:val="18"/>
              </w:rPr>
            </w:pPr>
            <w:r>
              <w:rPr>
                <w:sz w:val="18"/>
                <w:szCs w:val="18"/>
              </w:rPr>
              <w:t>0.048828</w:t>
            </w:r>
          </w:p>
        </w:tc>
        <w:tc>
          <w:tcPr>
            <w:tcW w:w="626" w:type="dxa"/>
            <w:tcBorders>
              <w:top w:val="nil"/>
              <w:left w:val="nil"/>
              <w:bottom w:val="single" w:color="auto" w:sz="4" w:space="0"/>
              <w:right w:val="single" w:color="auto" w:sz="4" w:space="0"/>
            </w:tcBorders>
            <w:vAlign w:val="center"/>
          </w:tcPr>
          <w:p w14:paraId="04C8DD06">
            <w:pPr>
              <w:ind w:firstLine="0" w:firstLineChars="0"/>
              <w:jc w:val="center"/>
              <w:rPr>
                <w:sz w:val="18"/>
                <w:szCs w:val="18"/>
              </w:rPr>
            </w:pPr>
            <w:r>
              <w:rPr>
                <w:sz w:val="18"/>
                <w:szCs w:val="18"/>
              </w:rPr>
              <w:t>10</w:t>
            </w:r>
          </w:p>
        </w:tc>
        <w:tc>
          <w:tcPr>
            <w:tcW w:w="599" w:type="dxa"/>
            <w:tcBorders>
              <w:top w:val="nil"/>
              <w:left w:val="nil"/>
              <w:bottom w:val="single" w:color="auto" w:sz="4" w:space="0"/>
              <w:right w:val="single" w:color="auto" w:sz="4" w:space="0"/>
            </w:tcBorders>
            <w:vAlign w:val="center"/>
          </w:tcPr>
          <w:p w14:paraId="0417114F">
            <w:pPr>
              <w:ind w:firstLine="0" w:firstLineChars="0"/>
              <w:jc w:val="center"/>
              <w:rPr>
                <w:sz w:val="18"/>
                <w:szCs w:val="18"/>
              </w:rPr>
            </w:pPr>
            <w:r>
              <w:rPr>
                <w:sz w:val="18"/>
                <w:szCs w:val="18"/>
              </w:rPr>
              <w:t>130</w:t>
            </w:r>
          </w:p>
        </w:tc>
        <w:tc>
          <w:tcPr>
            <w:tcW w:w="1068" w:type="dxa"/>
            <w:tcBorders>
              <w:top w:val="nil"/>
              <w:left w:val="nil"/>
              <w:bottom w:val="single" w:color="auto" w:sz="4" w:space="0"/>
              <w:right w:val="single" w:color="auto" w:sz="4" w:space="0"/>
            </w:tcBorders>
            <w:vAlign w:val="center"/>
          </w:tcPr>
          <w:p w14:paraId="509BC9E1">
            <w:pPr>
              <w:ind w:firstLine="0" w:firstLineChars="0"/>
              <w:jc w:val="center"/>
              <w:rPr>
                <w:sz w:val="18"/>
                <w:szCs w:val="18"/>
              </w:rPr>
            </w:pPr>
            <w:r>
              <w:rPr>
                <w:sz w:val="18"/>
                <w:szCs w:val="18"/>
              </w:rPr>
              <w:t>3.173828</w:t>
            </w:r>
          </w:p>
        </w:tc>
        <w:tc>
          <w:tcPr>
            <w:tcW w:w="626" w:type="dxa"/>
            <w:tcBorders>
              <w:top w:val="nil"/>
              <w:left w:val="nil"/>
              <w:bottom w:val="single" w:color="auto" w:sz="4" w:space="0"/>
              <w:right w:val="single" w:color="auto" w:sz="4" w:space="0"/>
            </w:tcBorders>
            <w:vAlign w:val="center"/>
          </w:tcPr>
          <w:p w14:paraId="25E76E3E">
            <w:pPr>
              <w:ind w:firstLine="0" w:firstLineChars="0"/>
              <w:jc w:val="center"/>
              <w:rPr>
                <w:sz w:val="18"/>
                <w:szCs w:val="18"/>
              </w:rPr>
            </w:pPr>
            <w:r>
              <w:rPr>
                <w:sz w:val="18"/>
                <w:szCs w:val="18"/>
              </w:rPr>
              <w:t>4</w:t>
            </w:r>
          </w:p>
        </w:tc>
        <w:tc>
          <w:tcPr>
            <w:tcW w:w="599" w:type="dxa"/>
            <w:tcBorders>
              <w:top w:val="nil"/>
              <w:left w:val="nil"/>
              <w:bottom w:val="single" w:color="auto" w:sz="4" w:space="0"/>
              <w:right w:val="single" w:color="auto" w:sz="4" w:space="0"/>
            </w:tcBorders>
            <w:vAlign w:val="center"/>
          </w:tcPr>
          <w:p w14:paraId="530EF0D9">
            <w:pPr>
              <w:ind w:firstLine="0" w:firstLineChars="0"/>
              <w:jc w:val="center"/>
              <w:rPr>
                <w:sz w:val="18"/>
                <w:szCs w:val="18"/>
              </w:rPr>
            </w:pPr>
            <w:r>
              <w:rPr>
                <w:sz w:val="18"/>
                <w:szCs w:val="18"/>
              </w:rPr>
              <w:t>258</w:t>
            </w:r>
          </w:p>
        </w:tc>
        <w:tc>
          <w:tcPr>
            <w:tcW w:w="1068" w:type="dxa"/>
            <w:tcBorders>
              <w:top w:val="nil"/>
              <w:left w:val="nil"/>
              <w:bottom w:val="single" w:color="auto" w:sz="4" w:space="0"/>
              <w:right w:val="single" w:color="auto" w:sz="4" w:space="0"/>
            </w:tcBorders>
            <w:vAlign w:val="center"/>
          </w:tcPr>
          <w:p w14:paraId="17B7E8A9">
            <w:pPr>
              <w:ind w:firstLine="0" w:firstLineChars="0"/>
              <w:jc w:val="center"/>
              <w:rPr>
                <w:sz w:val="18"/>
                <w:szCs w:val="18"/>
              </w:rPr>
            </w:pPr>
            <w:r>
              <w:rPr>
                <w:sz w:val="18"/>
                <w:szCs w:val="18"/>
              </w:rPr>
              <w:t>6.298828</w:t>
            </w:r>
          </w:p>
        </w:tc>
        <w:tc>
          <w:tcPr>
            <w:tcW w:w="626" w:type="dxa"/>
            <w:tcBorders>
              <w:top w:val="nil"/>
              <w:left w:val="nil"/>
              <w:bottom w:val="single" w:color="auto" w:sz="4" w:space="0"/>
              <w:right w:val="single" w:color="auto" w:sz="4" w:space="0"/>
            </w:tcBorders>
            <w:vAlign w:val="center"/>
          </w:tcPr>
          <w:p w14:paraId="06AF10CD">
            <w:pPr>
              <w:ind w:firstLine="0" w:firstLineChars="0"/>
              <w:jc w:val="center"/>
              <w:rPr>
                <w:sz w:val="18"/>
                <w:szCs w:val="18"/>
              </w:rPr>
            </w:pPr>
            <w:r>
              <w:rPr>
                <w:sz w:val="18"/>
                <w:szCs w:val="18"/>
              </w:rPr>
              <w:t>15</w:t>
            </w:r>
          </w:p>
        </w:tc>
        <w:tc>
          <w:tcPr>
            <w:tcW w:w="599" w:type="dxa"/>
            <w:tcBorders>
              <w:top w:val="nil"/>
              <w:left w:val="nil"/>
              <w:bottom w:val="single" w:color="auto" w:sz="4" w:space="0"/>
              <w:right w:val="single" w:color="auto" w:sz="4" w:space="0"/>
            </w:tcBorders>
            <w:vAlign w:val="center"/>
          </w:tcPr>
          <w:p w14:paraId="1D511BA7">
            <w:pPr>
              <w:ind w:firstLine="0" w:firstLineChars="0"/>
              <w:jc w:val="center"/>
              <w:rPr>
                <w:sz w:val="18"/>
                <w:szCs w:val="18"/>
              </w:rPr>
            </w:pPr>
            <w:r>
              <w:rPr>
                <w:sz w:val="18"/>
                <w:szCs w:val="18"/>
              </w:rPr>
              <w:t>386</w:t>
            </w:r>
          </w:p>
        </w:tc>
        <w:tc>
          <w:tcPr>
            <w:tcW w:w="1109" w:type="dxa"/>
            <w:tcBorders>
              <w:top w:val="nil"/>
              <w:left w:val="nil"/>
              <w:bottom w:val="single" w:color="auto" w:sz="4" w:space="0"/>
              <w:right w:val="single" w:color="auto" w:sz="4" w:space="0"/>
            </w:tcBorders>
            <w:vAlign w:val="center"/>
          </w:tcPr>
          <w:p w14:paraId="312FA312">
            <w:pPr>
              <w:ind w:firstLine="0" w:firstLineChars="0"/>
              <w:jc w:val="center"/>
              <w:rPr>
                <w:sz w:val="18"/>
                <w:szCs w:val="18"/>
              </w:rPr>
            </w:pPr>
            <w:r>
              <w:rPr>
                <w:sz w:val="18"/>
                <w:szCs w:val="18"/>
              </w:rPr>
              <w:t>9.423828</w:t>
            </w:r>
          </w:p>
        </w:tc>
        <w:tc>
          <w:tcPr>
            <w:tcW w:w="626" w:type="dxa"/>
            <w:tcBorders>
              <w:top w:val="nil"/>
              <w:left w:val="nil"/>
              <w:bottom w:val="single" w:color="auto" w:sz="4" w:space="0"/>
              <w:right w:val="single" w:color="auto" w:sz="4" w:space="0"/>
            </w:tcBorders>
            <w:vAlign w:val="center"/>
          </w:tcPr>
          <w:p w14:paraId="3FABF1F9">
            <w:pPr>
              <w:ind w:firstLine="0" w:firstLineChars="0"/>
              <w:jc w:val="center"/>
              <w:rPr>
                <w:sz w:val="18"/>
                <w:szCs w:val="18"/>
              </w:rPr>
            </w:pPr>
            <w:r>
              <w:rPr>
                <w:sz w:val="18"/>
                <w:szCs w:val="18"/>
              </w:rPr>
              <w:t>9</w:t>
            </w:r>
          </w:p>
        </w:tc>
      </w:tr>
      <w:tr w14:paraId="57A94CF4">
        <w:tblPrEx>
          <w:tblCellMar>
            <w:top w:w="0" w:type="dxa"/>
            <w:left w:w="108" w:type="dxa"/>
            <w:bottom w:w="0" w:type="dxa"/>
            <w:right w:w="108" w:type="dxa"/>
          </w:tblCellMar>
        </w:tblPrEx>
        <w:trPr>
          <w:trHeight w:val="270" w:hRule="atLeast"/>
          <w:jc w:val="center"/>
        </w:trPr>
        <w:tc>
          <w:tcPr>
            <w:tcW w:w="957" w:type="dxa"/>
            <w:tcBorders>
              <w:top w:val="nil"/>
              <w:left w:val="single" w:color="auto" w:sz="4" w:space="0"/>
              <w:bottom w:val="single" w:color="auto" w:sz="4" w:space="0"/>
              <w:right w:val="single" w:color="auto" w:sz="4" w:space="0"/>
            </w:tcBorders>
            <w:vAlign w:val="center"/>
          </w:tcPr>
          <w:p w14:paraId="27F224E1">
            <w:pPr>
              <w:ind w:firstLine="0" w:firstLineChars="0"/>
              <w:jc w:val="center"/>
              <w:rPr>
                <w:sz w:val="18"/>
                <w:szCs w:val="18"/>
              </w:rPr>
            </w:pPr>
            <w:r>
              <w:rPr>
                <w:sz w:val="18"/>
                <w:szCs w:val="18"/>
              </w:rPr>
              <w:t>3</w:t>
            </w:r>
          </w:p>
        </w:tc>
        <w:tc>
          <w:tcPr>
            <w:tcW w:w="1068" w:type="dxa"/>
            <w:tcBorders>
              <w:top w:val="nil"/>
              <w:left w:val="nil"/>
              <w:bottom w:val="single" w:color="auto" w:sz="4" w:space="0"/>
              <w:right w:val="single" w:color="auto" w:sz="4" w:space="0"/>
            </w:tcBorders>
            <w:vAlign w:val="center"/>
          </w:tcPr>
          <w:p w14:paraId="1F78D98C">
            <w:pPr>
              <w:ind w:firstLine="0" w:firstLineChars="0"/>
              <w:jc w:val="center"/>
              <w:rPr>
                <w:sz w:val="18"/>
                <w:szCs w:val="18"/>
              </w:rPr>
            </w:pPr>
            <w:r>
              <w:rPr>
                <w:sz w:val="18"/>
                <w:szCs w:val="18"/>
              </w:rPr>
              <w:t>0.073242</w:t>
            </w:r>
          </w:p>
        </w:tc>
        <w:tc>
          <w:tcPr>
            <w:tcW w:w="626" w:type="dxa"/>
            <w:tcBorders>
              <w:top w:val="nil"/>
              <w:left w:val="nil"/>
              <w:bottom w:val="single" w:color="auto" w:sz="4" w:space="0"/>
              <w:right w:val="single" w:color="auto" w:sz="4" w:space="0"/>
            </w:tcBorders>
            <w:vAlign w:val="center"/>
          </w:tcPr>
          <w:p w14:paraId="3CF242B3">
            <w:pPr>
              <w:ind w:firstLine="0" w:firstLineChars="0"/>
              <w:jc w:val="center"/>
              <w:rPr>
                <w:sz w:val="18"/>
                <w:szCs w:val="18"/>
              </w:rPr>
            </w:pPr>
            <w:r>
              <w:rPr>
                <w:sz w:val="18"/>
                <w:szCs w:val="18"/>
              </w:rPr>
              <w:t>15</w:t>
            </w:r>
          </w:p>
        </w:tc>
        <w:tc>
          <w:tcPr>
            <w:tcW w:w="599" w:type="dxa"/>
            <w:tcBorders>
              <w:top w:val="nil"/>
              <w:left w:val="nil"/>
              <w:bottom w:val="single" w:color="auto" w:sz="4" w:space="0"/>
              <w:right w:val="single" w:color="auto" w:sz="4" w:space="0"/>
            </w:tcBorders>
            <w:vAlign w:val="center"/>
          </w:tcPr>
          <w:p w14:paraId="3A6C0BCA">
            <w:pPr>
              <w:ind w:firstLine="0" w:firstLineChars="0"/>
              <w:jc w:val="center"/>
              <w:rPr>
                <w:sz w:val="18"/>
                <w:szCs w:val="18"/>
              </w:rPr>
            </w:pPr>
            <w:r>
              <w:rPr>
                <w:sz w:val="18"/>
                <w:szCs w:val="18"/>
              </w:rPr>
              <w:t>131</w:t>
            </w:r>
          </w:p>
        </w:tc>
        <w:tc>
          <w:tcPr>
            <w:tcW w:w="1068" w:type="dxa"/>
            <w:tcBorders>
              <w:top w:val="nil"/>
              <w:left w:val="nil"/>
              <w:bottom w:val="single" w:color="auto" w:sz="4" w:space="0"/>
              <w:right w:val="single" w:color="auto" w:sz="4" w:space="0"/>
            </w:tcBorders>
            <w:vAlign w:val="center"/>
          </w:tcPr>
          <w:p w14:paraId="2B7A7F76">
            <w:pPr>
              <w:ind w:firstLine="0" w:firstLineChars="0"/>
              <w:jc w:val="center"/>
              <w:rPr>
                <w:sz w:val="18"/>
                <w:szCs w:val="18"/>
              </w:rPr>
            </w:pPr>
            <w:r>
              <w:rPr>
                <w:sz w:val="18"/>
                <w:szCs w:val="18"/>
              </w:rPr>
              <w:t>3.198242</w:t>
            </w:r>
          </w:p>
        </w:tc>
        <w:tc>
          <w:tcPr>
            <w:tcW w:w="626" w:type="dxa"/>
            <w:tcBorders>
              <w:top w:val="nil"/>
              <w:left w:val="nil"/>
              <w:bottom w:val="single" w:color="auto" w:sz="4" w:space="0"/>
              <w:right w:val="single" w:color="auto" w:sz="4" w:space="0"/>
            </w:tcBorders>
            <w:vAlign w:val="center"/>
          </w:tcPr>
          <w:p w14:paraId="3DD0BA95">
            <w:pPr>
              <w:ind w:firstLine="0" w:firstLineChars="0"/>
              <w:jc w:val="center"/>
              <w:rPr>
                <w:sz w:val="18"/>
                <w:szCs w:val="18"/>
              </w:rPr>
            </w:pPr>
            <w:r>
              <w:rPr>
                <w:sz w:val="18"/>
                <w:szCs w:val="18"/>
              </w:rPr>
              <w:t>6</w:t>
            </w:r>
          </w:p>
        </w:tc>
        <w:tc>
          <w:tcPr>
            <w:tcW w:w="599" w:type="dxa"/>
            <w:tcBorders>
              <w:top w:val="nil"/>
              <w:left w:val="nil"/>
              <w:bottom w:val="single" w:color="auto" w:sz="4" w:space="0"/>
              <w:right w:val="single" w:color="auto" w:sz="4" w:space="0"/>
            </w:tcBorders>
            <w:vAlign w:val="center"/>
          </w:tcPr>
          <w:p w14:paraId="205EA138">
            <w:pPr>
              <w:ind w:firstLine="0" w:firstLineChars="0"/>
              <w:jc w:val="center"/>
              <w:rPr>
                <w:sz w:val="18"/>
                <w:szCs w:val="18"/>
              </w:rPr>
            </w:pPr>
            <w:r>
              <w:rPr>
                <w:sz w:val="18"/>
                <w:szCs w:val="18"/>
              </w:rPr>
              <w:t>259</w:t>
            </w:r>
          </w:p>
        </w:tc>
        <w:tc>
          <w:tcPr>
            <w:tcW w:w="1068" w:type="dxa"/>
            <w:tcBorders>
              <w:top w:val="nil"/>
              <w:left w:val="nil"/>
              <w:bottom w:val="single" w:color="auto" w:sz="4" w:space="0"/>
              <w:right w:val="single" w:color="auto" w:sz="4" w:space="0"/>
            </w:tcBorders>
            <w:vAlign w:val="center"/>
          </w:tcPr>
          <w:p w14:paraId="00F392B4">
            <w:pPr>
              <w:ind w:firstLine="0" w:firstLineChars="0"/>
              <w:jc w:val="center"/>
              <w:rPr>
                <w:sz w:val="18"/>
                <w:szCs w:val="18"/>
              </w:rPr>
            </w:pPr>
            <w:r>
              <w:rPr>
                <w:sz w:val="18"/>
                <w:szCs w:val="18"/>
              </w:rPr>
              <w:t>6.323242</w:t>
            </w:r>
          </w:p>
        </w:tc>
        <w:tc>
          <w:tcPr>
            <w:tcW w:w="626" w:type="dxa"/>
            <w:tcBorders>
              <w:top w:val="nil"/>
              <w:left w:val="nil"/>
              <w:bottom w:val="single" w:color="auto" w:sz="4" w:space="0"/>
              <w:right w:val="single" w:color="auto" w:sz="4" w:space="0"/>
            </w:tcBorders>
            <w:vAlign w:val="center"/>
          </w:tcPr>
          <w:p w14:paraId="12ADA21F">
            <w:pPr>
              <w:ind w:firstLine="0" w:firstLineChars="0"/>
              <w:jc w:val="center"/>
              <w:rPr>
                <w:sz w:val="18"/>
                <w:szCs w:val="18"/>
              </w:rPr>
            </w:pPr>
            <w:r>
              <w:rPr>
                <w:sz w:val="18"/>
                <w:szCs w:val="18"/>
              </w:rPr>
              <w:t>0</w:t>
            </w:r>
          </w:p>
        </w:tc>
        <w:tc>
          <w:tcPr>
            <w:tcW w:w="599" w:type="dxa"/>
            <w:tcBorders>
              <w:top w:val="nil"/>
              <w:left w:val="nil"/>
              <w:bottom w:val="single" w:color="auto" w:sz="4" w:space="0"/>
              <w:right w:val="single" w:color="auto" w:sz="4" w:space="0"/>
            </w:tcBorders>
            <w:vAlign w:val="center"/>
          </w:tcPr>
          <w:p w14:paraId="14310D14">
            <w:pPr>
              <w:ind w:firstLine="0" w:firstLineChars="0"/>
              <w:jc w:val="center"/>
              <w:rPr>
                <w:sz w:val="18"/>
                <w:szCs w:val="18"/>
              </w:rPr>
            </w:pPr>
            <w:r>
              <w:rPr>
                <w:sz w:val="18"/>
                <w:szCs w:val="18"/>
              </w:rPr>
              <w:t>387</w:t>
            </w:r>
          </w:p>
        </w:tc>
        <w:tc>
          <w:tcPr>
            <w:tcW w:w="1109" w:type="dxa"/>
            <w:tcBorders>
              <w:top w:val="nil"/>
              <w:left w:val="nil"/>
              <w:bottom w:val="single" w:color="auto" w:sz="4" w:space="0"/>
              <w:right w:val="single" w:color="auto" w:sz="4" w:space="0"/>
            </w:tcBorders>
            <w:vAlign w:val="center"/>
          </w:tcPr>
          <w:p w14:paraId="21F39B69">
            <w:pPr>
              <w:ind w:firstLine="0" w:firstLineChars="0"/>
              <w:jc w:val="center"/>
              <w:rPr>
                <w:sz w:val="18"/>
                <w:szCs w:val="18"/>
              </w:rPr>
            </w:pPr>
            <w:r>
              <w:rPr>
                <w:sz w:val="18"/>
                <w:szCs w:val="18"/>
              </w:rPr>
              <w:t>9.448242</w:t>
            </w:r>
          </w:p>
        </w:tc>
        <w:tc>
          <w:tcPr>
            <w:tcW w:w="626" w:type="dxa"/>
            <w:tcBorders>
              <w:top w:val="nil"/>
              <w:left w:val="nil"/>
              <w:bottom w:val="single" w:color="auto" w:sz="4" w:space="0"/>
              <w:right w:val="single" w:color="auto" w:sz="4" w:space="0"/>
            </w:tcBorders>
            <w:vAlign w:val="center"/>
          </w:tcPr>
          <w:p w14:paraId="6CC05CB6">
            <w:pPr>
              <w:ind w:firstLine="0" w:firstLineChars="0"/>
              <w:jc w:val="center"/>
              <w:rPr>
                <w:sz w:val="18"/>
                <w:szCs w:val="18"/>
              </w:rPr>
            </w:pPr>
            <w:r>
              <w:rPr>
                <w:sz w:val="18"/>
                <w:szCs w:val="18"/>
              </w:rPr>
              <w:t>10</w:t>
            </w:r>
          </w:p>
        </w:tc>
      </w:tr>
      <w:tr w14:paraId="47E91324">
        <w:tblPrEx>
          <w:tblCellMar>
            <w:top w:w="0" w:type="dxa"/>
            <w:left w:w="108" w:type="dxa"/>
            <w:bottom w:w="0" w:type="dxa"/>
            <w:right w:w="108" w:type="dxa"/>
          </w:tblCellMar>
        </w:tblPrEx>
        <w:trPr>
          <w:trHeight w:val="270" w:hRule="atLeast"/>
          <w:jc w:val="center"/>
        </w:trPr>
        <w:tc>
          <w:tcPr>
            <w:tcW w:w="957" w:type="dxa"/>
            <w:tcBorders>
              <w:top w:val="nil"/>
              <w:left w:val="single" w:color="auto" w:sz="4" w:space="0"/>
              <w:bottom w:val="single" w:color="auto" w:sz="4" w:space="0"/>
              <w:right w:val="single" w:color="auto" w:sz="4" w:space="0"/>
            </w:tcBorders>
            <w:vAlign w:val="center"/>
          </w:tcPr>
          <w:p w14:paraId="5EE1544F">
            <w:pPr>
              <w:ind w:firstLine="0" w:firstLineChars="0"/>
              <w:jc w:val="center"/>
              <w:rPr>
                <w:sz w:val="18"/>
                <w:szCs w:val="18"/>
              </w:rPr>
            </w:pPr>
            <w:r>
              <w:rPr>
                <w:sz w:val="18"/>
                <w:szCs w:val="18"/>
              </w:rPr>
              <w:t>4</w:t>
            </w:r>
          </w:p>
        </w:tc>
        <w:tc>
          <w:tcPr>
            <w:tcW w:w="1068" w:type="dxa"/>
            <w:tcBorders>
              <w:top w:val="nil"/>
              <w:left w:val="nil"/>
              <w:bottom w:val="single" w:color="auto" w:sz="4" w:space="0"/>
              <w:right w:val="single" w:color="auto" w:sz="4" w:space="0"/>
            </w:tcBorders>
            <w:vAlign w:val="center"/>
          </w:tcPr>
          <w:p w14:paraId="5ACC58F4">
            <w:pPr>
              <w:ind w:firstLine="0" w:firstLineChars="0"/>
              <w:jc w:val="center"/>
              <w:rPr>
                <w:sz w:val="18"/>
                <w:szCs w:val="18"/>
              </w:rPr>
            </w:pPr>
            <w:r>
              <w:rPr>
                <w:sz w:val="18"/>
                <w:szCs w:val="18"/>
              </w:rPr>
              <w:t>0.097656</w:t>
            </w:r>
          </w:p>
        </w:tc>
        <w:tc>
          <w:tcPr>
            <w:tcW w:w="626" w:type="dxa"/>
            <w:tcBorders>
              <w:top w:val="nil"/>
              <w:left w:val="nil"/>
              <w:bottom w:val="single" w:color="auto" w:sz="4" w:space="0"/>
              <w:right w:val="single" w:color="auto" w:sz="4" w:space="0"/>
            </w:tcBorders>
            <w:vAlign w:val="center"/>
          </w:tcPr>
          <w:p w14:paraId="5C516683">
            <w:pPr>
              <w:ind w:firstLine="0" w:firstLineChars="0"/>
              <w:jc w:val="center"/>
              <w:rPr>
                <w:sz w:val="18"/>
                <w:szCs w:val="18"/>
              </w:rPr>
            </w:pPr>
            <w:r>
              <w:rPr>
                <w:sz w:val="18"/>
                <w:szCs w:val="18"/>
              </w:rPr>
              <w:t>11</w:t>
            </w:r>
          </w:p>
        </w:tc>
        <w:tc>
          <w:tcPr>
            <w:tcW w:w="599" w:type="dxa"/>
            <w:tcBorders>
              <w:top w:val="nil"/>
              <w:left w:val="nil"/>
              <w:bottom w:val="single" w:color="auto" w:sz="4" w:space="0"/>
              <w:right w:val="single" w:color="auto" w:sz="4" w:space="0"/>
            </w:tcBorders>
            <w:vAlign w:val="center"/>
          </w:tcPr>
          <w:p w14:paraId="6AE31DFA">
            <w:pPr>
              <w:ind w:firstLine="0" w:firstLineChars="0"/>
              <w:jc w:val="center"/>
              <w:rPr>
                <w:sz w:val="18"/>
                <w:szCs w:val="18"/>
              </w:rPr>
            </w:pPr>
            <w:r>
              <w:rPr>
                <w:sz w:val="18"/>
                <w:szCs w:val="18"/>
              </w:rPr>
              <w:t>132</w:t>
            </w:r>
          </w:p>
        </w:tc>
        <w:tc>
          <w:tcPr>
            <w:tcW w:w="1068" w:type="dxa"/>
            <w:tcBorders>
              <w:top w:val="nil"/>
              <w:left w:val="nil"/>
              <w:bottom w:val="single" w:color="auto" w:sz="4" w:space="0"/>
              <w:right w:val="single" w:color="auto" w:sz="4" w:space="0"/>
            </w:tcBorders>
            <w:vAlign w:val="center"/>
          </w:tcPr>
          <w:p w14:paraId="4C3E1AF3">
            <w:pPr>
              <w:ind w:firstLine="0" w:firstLineChars="0"/>
              <w:jc w:val="center"/>
              <w:rPr>
                <w:sz w:val="18"/>
                <w:szCs w:val="18"/>
              </w:rPr>
            </w:pPr>
            <w:r>
              <w:rPr>
                <w:sz w:val="18"/>
                <w:szCs w:val="18"/>
              </w:rPr>
              <w:t>3.222656</w:t>
            </w:r>
          </w:p>
        </w:tc>
        <w:tc>
          <w:tcPr>
            <w:tcW w:w="626" w:type="dxa"/>
            <w:tcBorders>
              <w:top w:val="nil"/>
              <w:left w:val="nil"/>
              <w:bottom w:val="single" w:color="auto" w:sz="4" w:space="0"/>
              <w:right w:val="single" w:color="auto" w:sz="4" w:space="0"/>
            </w:tcBorders>
            <w:vAlign w:val="center"/>
          </w:tcPr>
          <w:p w14:paraId="46E33B9B">
            <w:pPr>
              <w:ind w:firstLine="0" w:firstLineChars="0"/>
              <w:jc w:val="center"/>
              <w:rPr>
                <w:sz w:val="18"/>
                <w:szCs w:val="18"/>
              </w:rPr>
            </w:pPr>
            <w:r>
              <w:rPr>
                <w:sz w:val="18"/>
                <w:szCs w:val="18"/>
              </w:rPr>
              <w:t>7</w:t>
            </w:r>
          </w:p>
        </w:tc>
        <w:tc>
          <w:tcPr>
            <w:tcW w:w="599" w:type="dxa"/>
            <w:tcBorders>
              <w:top w:val="nil"/>
              <w:left w:val="nil"/>
              <w:bottom w:val="single" w:color="auto" w:sz="4" w:space="0"/>
              <w:right w:val="single" w:color="auto" w:sz="4" w:space="0"/>
            </w:tcBorders>
            <w:vAlign w:val="center"/>
          </w:tcPr>
          <w:p w14:paraId="5F97E097">
            <w:pPr>
              <w:ind w:firstLine="0" w:firstLineChars="0"/>
              <w:jc w:val="center"/>
              <w:rPr>
                <w:sz w:val="18"/>
                <w:szCs w:val="18"/>
              </w:rPr>
            </w:pPr>
            <w:r>
              <w:rPr>
                <w:sz w:val="18"/>
                <w:szCs w:val="18"/>
              </w:rPr>
              <w:t>260</w:t>
            </w:r>
          </w:p>
        </w:tc>
        <w:tc>
          <w:tcPr>
            <w:tcW w:w="1068" w:type="dxa"/>
            <w:tcBorders>
              <w:top w:val="nil"/>
              <w:left w:val="nil"/>
              <w:bottom w:val="single" w:color="auto" w:sz="4" w:space="0"/>
              <w:right w:val="single" w:color="auto" w:sz="4" w:space="0"/>
            </w:tcBorders>
            <w:vAlign w:val="center"/>
          </w:tcPr>
          <w:p w14:paraId="05BF6000">
            <w:pPr>
              <w:ind w:firstLine="0" w:firstLineChars="0"/>
              <w:jc w:val="center"/>
              <w:rPr>
                <w:sz w:val="18"/>
                <w:szCs w:val="18"/>
              </w:rPr>
            </w:pPr>
            <w:r>
              <w:rPr>
                <w:sz w:val="18"/>
                <w:szCs w:val="18"/>
              </w:rPr>
              <w:t>6.347656</w:t>
            </w:r>
          </w:p>
        </w:tc>
        <w:tc>
          <w:tcPr>
            <w:tcW w:w="626" w:type="dxa"/>
            <w:tcBorders>
              <w:top w:val="nil"/>
              <w:left w:val="nil"/>
              <w:bottom w:val="single" w:color="auto" w:sz="4" w:space="0"/>
              <w:right w:val="single" w:color="auto" w:sz="4" w:space="0"/>
            </w:tcBorders>
            <w:vAlign w:val="center"/>
          </w:tcPr>
          <w:p w14:paraId="4E179501">
            <w:pPr>
              <w:ind w:firstLine="0" w:firstLineChars="0"/>
              <w:jc w:val="center"/>
              <w:rPr>
                <w:sz w:val="18"/>
                <w:szCs w:val="18"/>
              </w:rPr>
            </w:pPr>
            <w:r>
              <w:rPr>
                <w:sz w:val="18"/>
                <w:szCs w:val="18"/>
              </w:rPr>
              <w:t>12</w:t>
            </w:r>
          </w:p>
        </w:tc>
        <w:tc>
          <w:tcPr>
            <w:tcW w:w="599" w:type="dxa"/>
            <w:tcBorders>
              <w:top w:val="nil"/>
              <w:left w:val="nil"/>
              <w:bottom w:val="single" w:color="auto" w:sz="4" w:space="0"/>
              <w:right w:val="single" w:color="auto" w:sz="4" w:space="0"/>
            </w:tcBorders>
            <w:vAlign w:val="center"/>
          </w:tcPr>
          <w:p w14:paraId="4A3AB148">
            <w:pPr>
              <w:ind w:firstLine="0" w:firstLineChars="0"/>
              <w:jc w:val="center"/>
              <w:rPr>
                <w:sz w:val="18"/>
                <w:szCs w:val="18"/>
              </w:rPr>
            </w:pPr>
            <w:r>
              <w:rPr>
                <w:sz w:val="18"/>
                <w:szCs w:val="18"/>
              </w:rPr>
              <w:t>388</w:t>
            </w:r>
          </w:p>
        </w:tc>
        <w:tc>
          <w:tcPr>
            <w:tcW w:w="1109" w:type="dxa"/>
            <w:tcBorders>
              <w:top w:val="nil"/>
              <w:left w:val="nil"/>
              <w:bottom w:val="single" w:color="auto" w:sz="4" w:space="0"/>
              <w:right w:val="single" w:color="auto" w:sz="4" w:space="0"/>
            </w:tcBorders>
            <w:vAlign w:val="center"/>
          </w:tcPr>
          <w:p w14:paraId="3A74F7FF">
            <w:pPr>
              <w:ind w:firstLine="0" w:firstLineChars="0"/>
              <w:jc w:val="center"/>
              <w:rPr>
                <w:sz w:val="18"/>
                <w:szCs w:val="18"/>
              </w:rPr>
            </w:pPr>
            <w:r>
              <w:rPr>
                <w:sz w:val="18"/>
                <w:szCs w:val="18"/>
              </w:rPr>
              <w:t>9.472656</w:t>
            </w:r>
          </w:p>
        </w:tc>
        <w:tc>
          <w:tcPr>
            <w:tcW w:w="626" w:type="dxa"/>
            <w:tcBorders>
              <w:top w:val="nil"/>
              <w:left w:val="nil"/>
              <w:bottom w:val="single" w:color="auto" w:sz="4" w:space="0"/>
              <w:right w:val="single" w:color="auto" w:sz="4" w:space="0"/>
            </w:tcBorders>
            <w:vAlign w:val="center"/>
          </w:tcPr>
          <w:p w14:paraId="63E97869">
            <w:pPr>
              <w:ind w:firstLine="0" w:firstLineChars="0"/>
              <w:jc w:val="center"/>
              <w:rPr>
                <w:sz w:val="18"/>
                <w:szCs w:val="18"/>
              </w:rPr>
            </w:pPr>
            <w:r>
              <w:rPr>
                <w:sz w:val="18"/>
                <w:szCs w:val="18"/>
              </w:rPr>
              <w:t>12</w:t>
            </w:r>
          </w:p>
        </w:tc>
      </w:tr>
      <w:tr w14:paraId="40DBE2A1">
        <w:tblPrEx>
          <w:tblCellMar>
            <w:top w:w="0" w:type="dxa"/>
            <w:left w:w="108" w:type="dxa"/>
            <w:bottom w:w="0" w:type="dxa"/>
            <w:right w:w="108" w:type="dxa"/>
          </w:tblCellMar>
        </w:tblPrEx>
        <w:trPr>
          <w:trHeight w:val="270" w:hRule="atLeast"/>
          <w:jc w:val="center"/>
        </w:trPr>
        <w:tc>
          <w:tcPr>
            <w:tcW w:w="957" w:type="dxa"/>
            <w:tcBorders>
              <w:top w:val="nil"/>
              <w:left w:val="single" w:color="auto" w:sz="4" w:space="0"/>
              <w:bottom w:val="single" w:color="auto" w:sz="4" w:space="0"/>
              <w:right w:val="single" w:color="auto" w:sz="4" w:space="0"/>
            </w:tcBorders>
            <w:vAlign w:val="center"/>
          </w:tcPr>
          <w:p w14:paraId="3DB75965">
            <w:pPr>
              <w:ind w:firstLine="0" w:firstLineChars="0"/>
              <w:jc w:val="center"/>
              <w:rPr>
                <w:sz w:val="18"/>
                <w:szCs w:val="18"/>
              </w:rPr>
            </w:pPr>
            <w:r>
              <w:rPr>
                <w:sz w:val="18"/>
                <w:szCs w:val="18"/>
              </w:rPr>
              <w:t>5</w:t>
            </w:r>
          </w:p>
        </w:tc>
        <w:tc>
          <w:tcPr>
            <w:tcW w:w="1068" w:type="dxa"/>
            <w:tcBorders>
              <w:top w:val="nil"/>
              <w:left w:val="nil"/>
              <w:bottom w:val="single" w:color="auto" w:sz="4" w:space="0"/>
              <w:right w:val="single" w:color="auto" w:sz="4" w:space="0"/>
            </w:tcBorders>
            <w:vAlign w:val="center"/>
          </w:tcPr>
          <w:p w14:paraId="43767C10">
            <w:pPr>
              <w:ind w:firstLine="0" w:firstLineChars="0"/>
              <w:jc w:val="center"/>
              <w:rPr>
                <w:sz w:val="18"/>
                <w:szCs w:val="18"/>
              </w:rPr>
            </w:pPr>
            <w:r>
              <w:rPr>
                <w:sz w:val="18"/>
                <w:szCs w:val="18"/>
              </w:rPr>
              <w:t>0.122070</w:t>
            </w:r>
          </w:p>
        </w:tc>
        <w:tc>
          <w:tcPr>
            <w:tcW w:w="626" w:type="dxa"/>
            <w:tcBorders>
              <w:top w:val="nil"/>
              <w:left w:val="nil"/>
              <w:bottom w:val="single" w:color="auto" w:sz="4" w:space="0"/>
              <w:right w:val="single" w:color="auto" w:sz="4" w:space="0"/>
            </w:tcBorders>
            <w:vAlign w:val="center"/>
          </w:tcPr>
          <w:p w14:paraId="270965B5">
            <w:pPr>
              <w:ind w:firstLine="0" w:firstLineChars="0"/>
              <w:jc w:val="center"/>
              <w:rPr>
                <w:sz w:val="18"/>
                <w:szCs w:val="18"/>
              </w:rPr>
            </w:pPr>
            <w:r>
              <w:rPr>
                <w:sz w:val="18"/>
                <w:szCs w:val="18"/>
              </w:rPr>
              <w:t>9</w:t>
            </w:r>
          </w:p>
        </w:tc>
        <w:tc>
          <w:tcPr>
            <w:tcW w:w="599" w:type="dxa"/>
            <w:tcBorders>
              <w:top w:val="nil"/>
              <w:left w:val="nil"/>
              <w:bottom w:val="single" w:color="auto" w:sz="4" w:space="0"/>
              <w:right w:val="single" w:color="auto" w:sz="4" w:space="0"/>
            </w:tcBorders>
            <w:vAlign w:val="center"/>
          </w:tcPr>
          <w:p w14:paraId="209101EF">
            <w:pPr>
              <w:ind w:firstLine="0" w:firstLineChars="0"/>
              <w:jc w:val="center"/>
              <w:rPr>
                <w:sz w:val="18"/>
                <w:szCs w:val="18"/>
              </w:rPr>
            </w:pPr>
            <w:r>
              <w:rPr>
                <w:sz w:val="18"/>
                <w:szCs w:val="18"/>
              </w:rPr>
              <w:t>133</w:t>
            </w:r>
          </w:p>
        </w:tc>
        <w:tc>
          <w:tcPr>
            <w:tcW w:w="1068" w:type="dxa"/>
            <w:tcBorders>
              <w:top w:val="nil"/>
              <w:left w:val="nil"/>
              <w:bottom w:val="single" w:color="auto" w:sz="4" w:space="0"/>
              <w:right w:val="single" w:color="auto" w:sz="4" w:space="0"/>
            </w:tcBorders>
            <w:vAlign w:val="center"/>
          </w:tcPr>
          <w:p w14:paraId="5F339DEB">
            <w:pPr>
              <w:ind w:firstLine="0" w:firstLineChars="0"/>
              <w:jc w:val="center"/>
              <w:rPr>
                <w:sz w:val="18"/>
                <w:szCs w:val="18"/>
              </w:rPr>
            </w:pPr>
            <w:r>
              <w:rPr>
                <w:sz w:val="18"/>
                <w:szCs w:val="18"/>
              </w:rPr>
              <w:t>3.247070</w:t>
            </w:r>
          </w:p>
        </w:tc>
        <w:tc>
          <w:tcPr>
            <w:tcW w:w="626" w:type="dxa"/>
            <w:tcBorders>
              <w:top w:val="nil"/>
              <w:left w:val="nil"/>
              <w:bottom w:val="single" w:color="auto" w:sz="4" w:space="0"/>
              <w:right w:val="single" w:color="auto" w:sz="4" w:space="0"/>
            </w:tcBorders>
            <w:vAlign w:val="center"/>
          </w:tcPr>
          <w:p w14:paraId="72066903">
            <w:pPr>
              <w:ind w:firstLine="0" w:firstLineChars="0"/>
              <w:jc w:val="center"/>
              <w:rPr>
                <w:sz w:val="18"/>
                <w:szCs w:val="18"/>
              </w:rPr>
            </w:pPr>
            <w:r>
              <w:rPr>
                <w:sz w:val="18"/>
                <w:szCs w:val="18"/>
              </w:rPr>
              <w:t>0</w:t>
            </w:r>
          </w:p>
        </w:tc>
        <w:tc>
          <w:tcPr>
            <w:tcW w:w="599" w:type="dxa"/>
            <w:tcBorders>
              <w:top w:val="nil"/>
              <w:left w:val="nil"/>
              <w:bottom w:val="single" w:color="auto" w:sz="4" w:space="0"/>
              <w:right w:val="single" w:color="auto" w:sz="4" w:space="0"/>
            </w:tcBorders>
            <w:vAlign w:val="center"/>
          </w:tcPr>
          <w:p w14:paraId="05161C01">
            <w:pPr>
              <w:ind w:firstLine="0" w:firstLineChars="0"/>
              <w:jc w:val="center"/>
              <w:rPr>
                <w:sz w:val="18"/>
                <w:szCs w:val="18"/>
              </w:rPr>
            </w:pPr>
            <w:r>
              <w:rPr>
                <w:sz w:val="18"/>
                <w:szCs w:val="18"/>
              </w:rPr>
              <w:t>261</w:t>
            </w:r>
          </w:p>
        </w:tc>
        <w:tc>
          <w:tcPr>
            <w:tcW w:w="1068" w:type="dxa"/>
            <w:tcBorders>
              <w:top w:val="nil"/>
              <w:left w:val="nil"/>
              <w:bottom w:val="single" w:color="auto" w:sz="4" w:space="0"/>
              <w:right w:val="single" w:color="auto" w:sz="4" w:space="0"/>
            </w:tcBorders>
            <w:vAlign w:val="center"/>
          </w:tcPr>
          <w:p w14:paraId="528DA925">
            <w:pPr>
              <w:ind w:firstLine="0" w:firstLineChars="0"/>
              <w:jc w:val="center"/>
              <w:rPr>
                <w:sz w:val="18"/>
                <w:szCs w:val="18"/>
              </w:rPr>
            </w:pPr>
            <w:r>
              <w:rPr>
                <w:sz w:val="18"/>
                <w:szCs w:val="18"/>
              </w:rPr>
              <w:t>6.372070</w:t>
            </w:r>
          </w:p>
        </w:tc>
        <w:tc>
          <w:tcPr>
            <w:tcW w:w="626" w:type="dxa"/>
            <w:tcBorders>
              <w:top w:val="nil"/>
              <w:left w:val="nil"/>
              <w:bottom w:val="single" w:color="auto" w:sz="4" w:space="0"/>
              <w:right w:val="single" w:color="auto" w:sz="4" w:space="0"/>
            </w:tcBorders>
            <w:vAlign w:val="center"/>
          </w:tcPr>
          <w:p w14:paraId="0C17F526">
            <w:pPr>
              <w:ind w:firstLine="0" w:firstLineChars="0"/>
              <w:jc w:val="center"/>
              <w:rPr>
                <w:sz w:val="18"/>
                <w:szCs w:val="18"/>
              </w:rPr>
            </w:pPr>
            <w:r>
              <w:rPr>
                <w:sz w:val="18"/>
                <w:szCs w:val="18"/>
              </w:rPr>
              <w:t>11</w:t>
            </w:r>
          </w:p>
        </w:tc>
        <w:tc>
          <w:tcPr>
            <w:tcW w:w="599" w:type="dxa"/>
            <w:tcBorders>
              <w:top w:val="nil"/>
              <w:left w:val="nil"/>
              <w:bottom w:val="single" w:color="auto" w:sz="4" w:space="0"/>
              <w:right w:val="single" w:color="auto" w:sz="4" w:space="0"/>
            </w:tcBorders>
            <w:vAlign w:val="center"/>
          </w:tcPr>
          <w:p w14:paraId="74D75FC8">
            <w:pPr>
              <w:ind w:firstLine="0" w:firstLineChars="0"/>
              <w:jc w:val="center"/>
              <w:rPr>
                <w:sz w:val="18"/>
                <w:szCs w:val="18"/>
              </w:rPr>
            </w:pPr>
            <w:r>
              <w:rPr>
                <w:sz w:val="18"/>
                <w:szCs w:val="18"/>
              </w:rPr>
              <w:t>389</w:t>
            </w:r>
          </w:p>
        </w:tc>
        <w:tc>
          <w:tcPr>
            <w:tcW w:w="1109" w:type="dxa"/>
            <w:tcBorders>
              <w:top w:val="nil"/>
              <w:left w:val="nil"/>
              <w:bottom w:val="single" w:color="auto" w:sz="4" w:space="0"/>
              <w:right w:val="single" w:color="auto" w:sz="4" w:space="0"/>
            </w:tcBorders>
            <w:vAlign w:val="center"/>
          </w:tcPr>
          <w:p w14:paraId="6A953573">
            <w:pPr>
              <w:ind w:firstLine="0" w:firstLineChars="0"/>
              <w:jc w:val="center"/>
              <w:rPr>
                <w:sz w:val="18"/>
                <w:szCs w:val="18"/>
              </w:rPr>
            </w:pPr>
            <w:r>
              <w:rPr>
                <w:sz w:val="18"/>
                <w:szCs w:val="18"/>
              </w:rPr>
              <w:t>9.497070</w:t>
            </w:r>
          </w:p>
        </w:tc>
        <w:tc>
          <w:tcPr>
            <w:tcW w:w="626" w:type="dxa"/>
            <w:tcBorders>
              <w:top w:val="nil"/>
              <w:left w:val="nil"/>
              <w:bottom w:val="single" w:color="auto" w:sz="4" w:space="0"/>
              <w:right w:val="single" w:color="auto" w:sz="4" w:space="0"/>
            </w:tcBorders>
            <w:vAlign w:val="center"/>
          </w:tcPr>
          <w:p w14:paraId="7FD5C664">
            <w:pPr>
              <w:ind w:firstLine="0" w:firstLineChars="0"/>
              <w:jc w:val="center"/>
              <w:rPr>
                <w:sz w:val="18"/>
                <w:szCs w:val="18"/>
              </w:rPr>
            </w:pPr>
            <w:r>
              <w:rPr>
                <w:sz w:val="18"/>
                <w:szCs w:val="18"/>
              </w:rPr>
              <w:t>13</w:t>
            </w:r>
          </w:p>
        </w:tc>
      </w:tr>
      <w:tr w14:paraId="647B20DD">
        <w:tblPrEx>
          <w:tblCellMar>
            <w:top w:w="0" w:type="dxa"/>
            <w:left w:w="108" w:type="dxa"/>
            <w:bottom w:w="0" w:type="dxa"/>
            <w:right w:w="108" w:type="dxa"/>
          </w:tblCellMar>
        </w:tblPrEx>
        <w:trPr>
          <w:trHeight w:val="270" w:hRule="atLeast"/>
          <w:jc w:val="center"/>
        </w:trPr>
        <w:tc>
          <w:tcPr>
            <w:tcW w:w="957" w:type="dxa"/>
            <w:tcBorders>
              <w:top w:val="nil"/>
              <w:left w:val="single" w:color="auto" w:sz="4" w:space="0"/>
              <w:bottom w:val="single" w:color="auto" w:sz="4" w:space="0"/>
              <w:right w:val="single" w:color="auto" w:sz="4" w:space="0"/>
            </w:tcBorders>
            <w:vAlign w:val="center"/>
          </w:tcPr>
          <w:p w14:paraId="40D86F08">
            <w:pPr>
              <w:ind w:firstLine="0" w:firstLineChars="0"/>
              <w:jc w:val="center"/>
              <w:rPr>
                <w:sz w:val="18"/>
                <w:szCs w:val="18"/>
              </w:rPr>
            </w:pPr>
            <w:r>
              <w:rPr>
                <w:sz w:val="18"/>
                <w:szCs w:val="18"/>
              </w:rPr>
              <w:t>6</w:t>
            </w:r>
          </w:p>
        </w:tc>
        <w:tc>
          <w:tcPr>
            <w:tcW w:w="1068" w:type="dxa"/>
            <w:tcBorders>
              <w:top w:val="nil"/>
              <w:left w:val="nil"/>
              <w:bottom w:val="single" w:color="auto" w:sz="4" w:space="0"/>
              <w:right w:val="single" w:color="auto" w:sz="4" w:space="0"/>
            </w:tcBorders>
            <w:vAlign w:val="center"/>
          </w:tcPr>
          <w:p w14:paraId="3C65831B">
            <w:pPr>
              <w:ind w:firstLine="0" w:firstLineChars="0"/>
              <w:jc w:val="center"/>
              <w:rPr>
                <w:sz w:val="18"/>
                <w:szCs w:val="18"/>
              </w:rPr>
            </w:pPr>
            <w:r>
              <w:rPr>
                <w:sz w:val="18"/>
                <w:szCs w:val="18"/>
              </w:rPr>
              <w:t>0.146484</w:t>
            </w:r>
          </w:p>
        </w:tc>
        <w:tc>
          <w:tcPr>
            <w:tcW w:w="626" w:type="dxa"/>
            <w:tcBorders>
              <w:top w:val="nil"/>
              <w:left w:val="nil"/>
              <w:bottom w:val="single" w:color="auto" w:sz="4" w:space="0"/>
              <w:right w:val="single" w:color="auto" w:sz="4" w:space="0"/>
            </w:tcBorders>
            <w:vAlign w:val="center"/>
          </w:tcPr>
          <w:p w14:paraId="61626A94">
            <w:pPr>
              <w:ind w:firstLine="0" w:firstLineChars="0"/>
              <w:jc w:val="center"/>
              <w:rPr>
                <w:sz w:val="18"/>
                <w:szCs w:val="18"/>
              </w:rPr>
            </w:pPr>
            <w:r>
              <w:rPr>
                <w:sz w:val="18"/>
                <w:szCs w:val="18"/>
              </w:rPr>
              <w:t>2</w:t>
            </w:r>
          </w:p>
        </w:tc>
        <w:tc>
          <w:tcPr>
            <w:tcW w:w="599" w:type="dxa"/>
            <w:tcBorders>
              <w:top w:val="nil"/>
              <w:left w:val="nil"/>
              <w:bottom w:val="single" w:color="auto" w:sz="4" w:space="0"/>
              <w:right w:val="single" w:color="auto" w:sz="4" w:space="0"/>
            </w:tcBorders>
            <w:vAlign w:val="center"/>
          </w:tcPr>
          <w:p w14:paraId="4271FDD7">
            <w:pPr>
              <w:ind w:firstLine="0" w:firstLineChars="0"/>
              <w:jc w:val="center"/>
              <w:rPr>
                <w:sz w:val="18"/>
                <w:szCs w:val="18"/>
              </w:rPr>
            </w:pPr>
            <w:r>
              <w:rPr>
                <w:sz w:val="18"/>
                <w:szCs w:val="18"/>
              </w:rPr>
              <w:t>134</w:t>
            </w:r>
          </w:p>
        </w:tc>
        <w:tc>
          <w:tcPr>
            <w:tcW w:w="1068" w:type="dxa"/>
            <w:tcBorders>
              <w:top w:val="nil"/>
              <w:left w:val="nil"/>
              <w:bottom w:val="single" w:color="auto" w:sz="4" w:space="0"/>
              <w:right w:val="single" w:color="auto" w:sz="4" w:space="0"/>
            </w:tcBorders>
            <w:vAlign w:val="center"/>
          </w:tcPr>
          <w:p w14:paraId="5BE92E06">
            <w:pPr>
              <w:ind w:firstLine="0" w:firstLineChars="0"/>
              <w:jc w:val="center"/>
              <w:rPr>
                <w:sz w:val="18"/>
                <w:szCs w:val="18"/>
              </w:rPr>
            </w:pPr>
            <w:r>
              <w:rPr>
                <w:sz w:val="18"/>
                <w:szCs w:val="18"/>
              </w:rPr>
              <w:t>3.271484</w:t>
            </w:r>
          </w:p>
        </w:tc>
        <w:tc>
          <w:tcPr>
            <w:tcW w:w="626" w:type="dxa"/>
            <w:tcBorders>
              <w:top w:val="nil"/>
              <w:left w:val="nil"/>
              <w:bottom w:val="single" w:color="auto" w:sz="4" w:space="0"/>
              <w:right w:val="single" w:color="auto" w:sz="4" w:space="0"/>
            </w:tcBorders>
            <w:vAlign w:val="center"/>
          </w:tcPr>
          <w:p w14:paraId="67068729">
            <w:pPr>
              <w:ind w:firstLine="0" w:firstLineChars="0"/>
              <w:jc w:val="center"/>
              <w:rPr>
                <w:sz w:val="18"/>
                <w:szCs w:val="18"/>
              </w:rPr>
            </w:pPr>
            <w:r>
              <w:rPr>
                <w:sz w:val="18"/>
                <w:szCs w:val="18"/>
              </w:rPr>
              <w:t>2</w:t>
            </w:r>
          </w:p>
        </w:tc>
        <w:tc>
          <w:tcPr>
            <w:tcW w:w="599" w:type="dxa"/>
            <w:tcBorders>
              <w:top w:val="nil"/>
              <w:left w:val="nil"/>
              <w:bottom w:val="single" w:color="auto" w:sz="4" w:space="0"/>
              <w:right w:val="single" w:color="auto" w:sz="4" w:space="0"/>
            </w:tcBorders>
            <w:vAlign w:val="center"/>
          </w:tcPr>
          <w:p w14:paraId="38EFB1D1">
            <w:pPr>
              <w:ind w:firstLine="0" w:firstLineChars="0"/>
              <w:jc w:val="center"/>
              <w:rPr>
                <w:sz w:val="18"/>
                <w:szCs w:val="18"/>
              </w:rPr>
            </w:pPr>
            <w:r>
              <w:rPr>
                <w:sz w:val="18"/>
                <w:szCs w:val="18"/>
              </w:rPr>
              <w:t>262</w:t>
            </w:r>
          </w:p>
        </w:tc>
        <w:tc>
          <w:tcPr>
            <w:tcW w:w="1068" w:type="dxa"/>
            <w:tcBorders>
              <w:top w:val="nil"/>
              <w:left w:val="nil"/>
              <w:bottom w:val="single" w:color="auto" w:sz="4" w:space="0"/>
              <w:right w:val="single" w:color="auto" w:sz="4" w:space="0"/>
            </w:tcBorders>
            <w:vAlign w:val="center"/>
          </w:tcPr>
          <w:p w14:paraId="05CDF72B">
            <w:pPr>
              <w:ind w:firstLine="0" w:firstLineChars="0"/>
              <w:jc w:val="center"/>
              <w:rPr>
                <w:sz w:val="18"/>
                <w:szCs w:val="18"/>
              </w:rPr>
            </w:pPr>
            <w:r>
              <w:rPr>
                <w:sz w:val="18"/>
                <w:szCs w:val="18"/>
              </w:rPr>
              <w:t>6.396484</w:t>
            </w:r>
          </w:p>
        </w:tc>
        <w:tc>
          <w:tcPr>
            <w:tcW w:w="626" w:type="dxa"/>
            <w:tcBorders>
              <w:top w:val="nil"/>
              <w:left w:val="nil"/>
              <w:bottom w:val="single" w:color="auto" w:sz="4" w:space="0"/>
              <w:right w:val="single" w:color="auto" w:sz="4" w:space="0"/>
            </w:tcBorders>
            <w:vAlign w:val="center"/>
          </w:tcPr>
          <w:p w14:paraId="2887153A">
            <w:pPr>
              <w:ind w:firstLine="0" w:firstLineChars="0"/>
              <w:jc w:val="center"/>
              <w:rPr>
                <w:sz w:val="18"/>
                <w:szCs w:val="18"/>
              </w:rPr>
            </w:pPr>
            <w:r>
              <w:rPr>
                <w:sz w:val="18"/>
                <w:szCs w:val="18"/>
              </w:rPr>
              <w:t>7</w:t>
            </w:r>
          </w:p>
        </w:tc>
        <w:tc>
          <w:tcPr>
            <w:tcW w:w="599" w:type="dxa"/>
            <w:tcBorders>
              <w:top w:val="nil"/>
              <w:left w:val="nil"/>
              <w:bottom w:val="single" w:color="auto" w:sz="4" w:space="0"/>
              <w:right w:val="single" w:color="auto" w:sz="4" w:space="0"/>
            </w:tcBorders>
            <w:vAlign w:val="center"/>
          </w:tcPr>
          <w:p w14:paraId="7C3EACFD">
            <w:pPr>
              <w:ind w:firstLine="0" w:firstLineChars="0"/>
              <w:jc w:val="center"/>
              <w:rPr>
                <w:sz w:val="18"/>
                <w:szCs w:val="18"/>
              </w:rPr>
            </w:pPr>
            <w:r>
              <w:rPr>
                <w:sz w:val="18"/>
                <w:szCs w:val="18"/>
              </w:rPr>
              <w:t>390</w:t>
            </w:r>
          </w:p>
        </w:tc>
        <w:tc>
          <w:tcPr>
            <w:tcW w:w="1109" w:type="dxa"/>
            <w:tcBorders>
              <w:top w:val="nil"/>
              <w:left w:val="nil"/>
              <w:bottom w:val="single" w:color="auto" w:sz="4" w:space="0"/>
              <w:right w:val="single" w:color="auto" w:sz="4" w:space="0"/>
            </w:tcBorders>
            <w:vAlign w:val="center"/>
          </w:tcPr>
          <w:p w14:paraId="3EAD8CA0">
            <w:pPr>
              <w:ind w:firstLine="0" w:firstLineChars="0"/>
              <w:jc w:val="center"/>
              <w:rPr>
                <w:sz w:val="18"/>
                <w:szCs w:val="18"/>
              </w:rPr>
            </w:pPr>
            <w:r>
              <w:rPr>
                <w:sz w:val="18"/>
                <w:szCs w:val="18"/>
              </w:rPr>
              <w:t>9.521484</w:t>
            </w:r>
          </w:p>
        </w:tc>
        <w:tc>
          <w:tcPr>
            <w:tcW w:w="626" w:type="dxa"/>
            <w:tcBorders>
              <w:top w:val="nil"/>
              <w:left w:val="nil"/>
              <w:bottom w:val="single" w:color="auto" w:sz="4" w:space="0"/>
              <w:right w:val="single" w:color="auto" w:sz="4" w:space="0"/>
            </w:tcBorders>
            <w:vAlign w:val="center"/>
          </w:tcPr>
          <w:p w14:paraId="0967C426">
            <w:pPr>
              <w:ind w:firstLine="0" w:firstLineChars="0"/>
              <w:jc w:val="center"/>
              <w:rPr>
                <w:sz w:val="18"/>
                <w:szCs w:val="18"/>
              </w:rPr>
            </w:pPr>
            <w:r>
              <w:rPr>
                <w:sz w:val="18"/>
                <w:szCs w:val="18"/>
              </w:rPr>
              <w:t>12</w:t>
            </w:r>
          </w:p>
        </w:tc>
      </w:tr>
      <w:tr w14:paraId="7CFB499C">
        <w:tblPrEx>
          <w:tblCellMar>
            <w:top w:w="0" w:type="dxa"/>
            <w:left w:w="108" w:type="dxa"/>
            <w:bottom w:w="0" w:type="dxa"/>
            <w:right w:w="108" w:type="dxa"/>
          </w:tblCellMar>
        </w:tblPrEx>
        <w:trPr>
          <w:trHeight w:val="270" w:hRule="atLeast"/>
          <w:jc w:val="center"/>
        </w:trPr>
        <w:tc>
          <w:tcPr>
            <w:tcW w:w="957" w:type="dxa"/>
            <w:tcBorders>
              <w:top w:val="nil"/>
              <w:left w:val="single" w:color="auto" w:sz="4" w:space="0"/>
              <w:bottom w:val="single" w:color="auto" w:sz="4" w:space="0"/>
              <w:right w:val="single" w:color="auto" w:sz="4" w:space="0"/>
            </w:tcBorders>
            <w:vAlign w:val="center"/>
          </w:tcPr>
          <w:p w14:paraId="7AA164D0">
            <w:pPr>
              <w:ind w:firstLine="0" w:firstLineChars="0"/>
              <w:jc w:val="center"/>
              <w:rPr>
                <w:sz w:val="18"/>
                <w:szCs w:val="18"/>
              </w:rPr>
            </w:pPr>
            <w:r>
              <w:rPr>
                <w:sz w:val="18"/>
                <w:szCs w:val="18"/>
              </w:rPr>
              <w:t>7</w:t>
            </w:r>
          </w:p>
        </w:tc>
        <w:tc>
          <w:tcPr>
            <w:tcW w:w="1068" w:type="dxa"/>
            <w:tcBorders>
              <w:top w:val="nil"/>
              <w:left w:val="nil"/>
              <w:bottom w:val="single" w:color="auto" w:sz="4" w:space="0"/>
              <w:right w:val="single" w:color="auto" w:sz="4" w:space="0"/>
            </w:tcBorders>
            <w:vAlign w:val="center"/>
          </w:tcPr>
          <w:p w14:paraId="5998F832">
            <w:pPr>
              <w:ind w:firstLine="0" w:firstLineChars="0"/>
              <w:jc w:val="center"/>
              <w:rPr>
                <w:sz w:val="18"/>
                <w:szCs w:val="18"/>
              </w:rPr>
            </w:pPr>
            <w:r>
              <w:rPr>
                <w:sz w:val="18"/>
                <w:szCs w:val="18"/>
              </w:rPr>
              <w:t>0.170898</w:t>
            </w:r>
          </w:p>
        </w:tc>
        <w:tc>
          <w:tcPr>
            <w:tcW w:w="626" w:type="dxa"/>
            <w:tcBorders>
              <w:top w:val="nil"/>
              <w:left w:val="nil"/>
              <w:bottom w:val="single" w:color="auto" w:sz="4" w:space="0"/>
              <w:right w:val="single" w:color="auto" w:sz="4" w:space="0"/>
            </w:tcBorders>
            <w:vAlign w:val="center"/>
          </w:tcPr>
          <w:p w14:paraId="18B2C073">
            <w:pPr>
              <w:ind w:firstLine="0" w:firstLineChars="0"/>
              <w:jc w:val="center"/>
              <w:rPr>
                <w:sz w:val="18"/>
                <w:szCs w:val="18"/>
              </w:rPr>
            </w:pPr>
            <w:r>
              <w:rPr>
                <w:sz w:val="18"/>
                <w:szCs w:val="18"/>
              </w:rPr>
              <w:t>5</w:t>
            </w:r>
          </w:p>
        </w:tc>
        <w:tc>
          <w:tcPr>
            <w:tcW w:w="599" w:type="dxa"/>
            <w:tcBorders>
              <w:top w:val="nil"/>
              <w:left w:val="nil"/>
              <w:bottom w:val="single" w:color="auto" w:sz="4" w:space="0"/>
              <w:right w:val="single" w:color="auto" w:sz="4" w:space="0"/>
            </w:tcBorders>
            <w:vAlign w:val="center"/>
          </w:tcPr>
          <w:p w14:paraId="574DC887">
            <w:pPr>
              <w:ind w:firstLine="0" w:firstLineChars="0"/>
              <w:jc w:val="center"/>
              <w:rPr>
                <w:sz w:val="18"/>
                <w:szCs w:val="18"/>
              </w:rPr>
            </w:pPr>
            <w:r>
              <w:rPr>
                <w:sz w:val="18"/>
                <w:szCs w:val="18"/>
              </w:rPr>
              <w:t>135</w:t>
            </w:r>
          </w:p>
        </w:tc>
        <w:tc>
          <w:tcPr>
            <w:tcW w:w="1068" w:type="dxa"/>
            <w:tcBorders>
              <w:top w:val="nil"/>
              <w:left w:val="nil"/>
              <w:bottom w:val="single" w:color="auto" w:sz="4" w:space="0"/>
              <w:right w:val="single" w:color="auto" w:sz="4" w:space="0"/>
            </w:tcBorders>
            <w:vAlign w:val="center"/>
          </w:tcPr>
          <w:p w14:paraId="01B4C4AA">
            <w:pPr>
              <w:ind w:firstLine="0" w:firstLineChars="0"/>
              <w:jc w:val="center"/>
              <w:rPr>
                <w:sz w:val="18"/>
                <w:szCs w:val="18"/>
              </w:rPr>
            </w:pPr>
            <w:r>
              <w:rPr>
                <w:sz w:val="18"/>
                <w:szCs w:val="18"/>
              </w:rPr>
              <w:t>3.295898</w:t>
            </w:r>
          </w:p>
        </w:tc>
        <w:tc>
          <w:tcPr>
            <w:tcW w:w="626" w:type="dxa"/>
            <w:tcBorders>
              <w:top w:val="nil"/>
              <w:left w:val="nil"/>
              <w:bottom w:val="single" w:color="auto" w:sz="4" w:space="0"/>
              <w:right w:val="single" w:color="auto" w:sz="4" w:space="0"/>
            </w:tcBorders>
            <w:vAlign w:val="center"/>
          </w:tcPr>
          <w:p w14:paraId="4F9AB1BB">
            <w:pPr>
              <w:ind w:firstLine="0" w:firstLineChars="0"/>
              <w:jc w:val="center"/>
              <w:rPr>
                <w:sz w:val="18"/>
                <w:szCs w:val="18"/>
              </w:rPr>
            </w:pPr>
            <w:r>
              <w:rPr>
                <w:sz w:val="18"/>
                <w:szCs w:val="18"/>
              </w:rPr>
              <w:t>14</w:t>
            </w:r>
          </w:p>
        </w:tc>
        <w:tc>
          <w:tcPr>
            <w:tcW w:w="599" w:type="dxa"/>
            <w:tcBorders>
              <w:top w:val="nil"/>
              <w:left w:val="nil"/>
              <w:bottom w:val="single" w:color="auto" w:sz="4" w:space="0"/>
              <w:right w:val="single" w:color="auto" w:sz="4" w:space="0"/>
            </w:tcBorders>
            <w:vAlign w:val="center"/>
          </w:tcPr>
          <w:p w14:paraId="5658B4A1">
            <w:pPr>
              <w:ind w:firstLine="0" w:firstLineChars="0"/>
              <w:jc w:val="center"/>
              <w:rPr>
                <w:sz w:val="18"/>
                <w:szCs w:val="18"/>
              </w:rPr>
            </w:pPr>
            <w:r>
              <w:rPr>
                <w:sz w:val="18"/>
                <w:szCs w:val="18"/>
              </w:rPr>
              <w:t>263</w:t>
            </w:r>
          </w:p>
        </w:tc>
        <w:tc>
          <w:tcPr>
            <w:tcW w:w="1068" w:type="dxa"/>
            <w:tcBorders>
              <w:top w:val="nil"/>
              <w:left w:val="nil"/>
              <w:bottom w:val="single" w:color="auto" w:sz="4" w:space="0"/>
              <w:right w:val="single" w:color="auto" w:sz="4" w:space="0"/>
            </w:tcBorders>
            <w:vAlign w:val="center"/>
          </w:tcPr>
          <w:p w14:paraId="0CFA275C">
            <w:pPr>
              <w:ind w:firstLine="0" w:firstLineChars="0"/>
              <w:jc w:val="center"/>
              <w:rPr>
                <w:sz w:val="18"/>
                <w:szCs w:val="18"/>
              </w:rPr>
            </w:pPr>
            <w:r>
              <w:rPr>
                <w:sz w:val="18"/>
                <w:szCs w:val="18"/>
              </w:rPr>
              <w:t>6.420898</w:t>
            </w:r>
          </w:p>
        </w:tc>
        <w:tc>
          <w:tcPr>
            <w:tcW w:w="626" w:type="dxa"/>
            <w:tcBorders>
              <w:top w:val="nil"/>
              <w:left w:val="nil"/>
              <w:bottom w:val="single" w:color="auto" w:sz="4" w:space="0"/>
              <w:right w:val="single" w:color="auto" w:sz="4" w:space="0"/>
            </w:tcBorders>
            <w:vAlign w:val="center"/>
          </w:tcPr>
          <w:p w14:paraId="5D9B8B65">
            <w:pPr>
              <w:ind w:firstLine="0" w:firstLineChars="0"/>
              <w:jc w:val="center"/>
              <w:rPr>
                <w:sz w:val="18"/>
                <w:szCs w:val="18"/>
              </w:rPr>
            </w:pPr>
            <w:r>
              <w:rPr>
                <w:sz w:val="18"/>
                <w:szCs w:val="18"/>
              </w:rPr>
              <w:t>6</w:t>
            </w:r>
          </w:p>
        </w:tc>
        <w:tc>
          <w:tcPr>
            <w:tcW w:w="599" w:type="dxa"/>
            <w:tcBorders>
              <w:top w:val="nil"/>
              <w:left w:val="nil"/>
              <w:bottom w:val="single" w:color="auto" w:sz="4" w:space="0"/>
              <w:right w:val="single" w:color="auto" w:sz="4" w:space="0"/>
            </w:tcBorders>
            <w:vAlign w:val="center"/>
          </w:tcPr>
          <w:p w14:paraId="045FF694">
            <w:pPr>
              <w:ind w:firstLine="0" w:firstLineChars="0"/>
              <w:jc w:val="center"/>
              <w:rPr>
                <w:sz w:val="18"/>
                <w:szCs w:val="18"/>
              </w:rPr>
            </w:pPr>
            <w:r>
              <w:rPr>
                <w:sz w:val="18"/>
                <w:szCs w:val="18"/>
              </w:rPr>
              <w:t>391</w:t>
            </w:r>
          </w:p>
        </w:tc>
        <w:tc>
          <w:tcPr>
            <w:tcW w:w="1109" w:type="dxa"/>
            <w:tcBorders>
              <w:top w:val="nil"/>
              <w:left w:val="nil"/>
              <w:bottom w:val="single" w:color="auto" w:sz="4" w:space="0"/>
              <w:right w:val="single" w:color="auto" w:sz="4" w:space="0"/>
            </w:tcBorders>
            <w:vAlign w:val="center"/>
          </w:tcPr>
          <w:p w14:paraId="0D4F47FA">
            <w:pPr>
              <w:ind w:firstLine="0" w:firstLineChars="0"/>
              <w:jc w:val="center"/>
              <w:rPr>
                <w:sz w:val="18"/>
                <w:szCs w:val="18"/>
              </w:rPr>
            </w:pPr>
            <w:r>
              <w:rPr>
                <w:sz w:val="18"/>
                <w:szCs w:val="18"/>
              </w:rPr>
              <w:t>9.545898</w:t>
            </w:r>
          </w:p>
        </w:tc>
        <w:tc>
          <w:tcPr>
            <w:tcW w:w="626" w:type="dxa"/>
            <w:tcBorders>
              <w:top w:val="nil"/>
              <w:left w:val="nil"/>
              <w:bottom w:val="single" w:color="auto" w:sz="4" w:space="0"/>
              <w:right w:val="single" w:color="auto" w:sz="4" w:space="0"/>
            </w:tcBorders>
            <w:vAlign w:val="center"/>
          </w:tcPr>
          <w:p w14:paraId="4B73D956">
            <w:pPr>
              <w:ind w:firstLine="0" w:firstLineChars="0"/>
              <w:jc w:val="center"/>
              <w:rPr>
                <w:sz w:val="18"/>
                <w:szCs w:val="18"/>
              </w:rPr>
            </w:pPr>
            <w:r>
              <w:rPr>
                <w:sz w:val="18"/>
                <w:szCs w:val="18"/>
              </w:rPr>
              <w:t>10</w:t>
            </w:r>
          </w:p>
        </w:tc>
      </w:tr>
      <w:tr w14:paraId="4884ED6D">
        <w:tblPrEx>
          <w:tblCellMar>
            <w:top w:w="0" w:type="dxa"/>
            <w:left w:w="108" w:type="dxa"/>
            <w:bottom w:w="0" w:type="dxa"/>
            <w:right w:w="108" w:type="dxa"/>
          </w:tblCellMar>
        </w:tblPrEx>
        <w:trPr>
          <w:trHeight w:val="270" w:hRule="atLeast"/>
          <w:jc w:val="center"/>
        </w:trPr>
        <w:tc>
          <w:tcPr>
            <w:tcW w:w="957" w:type="dxa"/>
            <w:tcBorders>
              <w:top w:val="nil"/>
              <w:left w:val="single" w:color="auto" w:sz="4" w:space="0"/>
              <w:bottom w:val="single" w:color="auto" w:sz="4" w:space="0"/>
              <w:right w:val="single" w:color="auto" w:sz="4" w:space="0"/>
            </w:tcBorders>
            <w:vAlign w:val="center"/>
          </w:tcPr>
          <w:p w14:paraId="4766A3EC">
            <w:pPr>
              <w:ind w:firstLine="0" w:firstLineChars="0"/>
              <w:jc w:val="center"/>
              <w:rPr>
                <w:sz w:val="18"/>
                <w:szCs w:val="18"/>
              </w:rPr>
            </w:pPr>
            <w:r>
              <w:rPr>
                <w:sz w:val="18"/>
                <w:szCs w:val="18"/>
              </w:rPr>
              <w:t>8</w:t>
            </w:r>
          </w:p>
        </w:tc>
        <w:tc>
          <w:tcPr>
            <w:tcW w:w="1068" w:type="dxa"/>
            <w:tcBorders>
              <w:top w:val="nil"/>
              <w:left w:val="nil"/>
              <w:bottom w:val="single" w:color="auto" w:sz="4" w:space="0"/>
              <w:right w:val="single" w:color="auto" w:sz="4" w:space="0"/>
            </w:tcBorders>
            <w:vAlign w:val="center"/>
          </w:tcPr>
          <w:p w14:paraId="387A523B">
            <w:pPr>
              <w:ind w:firstLine="0" w:firstLineChars="0"/>
              <w:jc w:val="center"/>
              <w:rPr>
                <w:sz w:val="18"/>
                <w:szCs w:val="18"/>
              </w:rPr>
            </w:pPr>
            <w:r>
              <w:rPr>
                <w:sz w:val="18"/>
                <w:szCs w:val="18"/>
              </w:rPr>
              <w:t>0.195313</w:t>
            </w:r>
          </w:p>
        </w:tc>
        <w:tc>
          <w:tcPr>
            <w:tcW w:w="626" w:type="dxa"/>
            <w:tcBorders>
              <w:top w:val="nil"/>
              <w:left w:val="nil"/>
              <w:bottom w:val="single" w:color="auto" w:sz="4" w:space="0"/>
              <w:right w:val="single" w:color="auto" w:sz="4" w:space="0"/>
            </w:tcBorders>
            <w:vAlign w:val="center"/>
          </w:tcPr>
          <w:p w14:paraId="7E8BD7EF">
            <w:pPr>
              <w:ind w:firstLine="0" w:firstLineChars="0"/>
              <w:jc w:val="center"/>
              <w:rPr>
                <w:sz w:val="18"/>
                <w:szCs w:val="18"/>
              </w:rPr>
            </w:pPr>
            <w:r>
              <w:rPr>
                <w:sz w:val="18"/>
                <w:szCs w:val="18"/>
              </w:rPr>
              <w:t>10</w:t>
            </w:r>
          </w:p>
        </w:tc>
        <w:tc>
          <w:tcPr>
            <w:tcW w:w="599" w:type="dxa"/>
            <w:tcBorders>
              <w:top w:val="nil"/>
              <w:left w:val="nil"/>
              <w:bottom w:val="single" w:color="auto" w:sz="4" w:space="0"/>
              <w:right w:val="single" w:color="auto" w:sz="4" w:space="0"/>
            </w:tcBorders>
            <w:vAlign w:val="center"/>
          </w:tcPr>
          <w:p w14:paraId="552B9154">
            <w:pPr>
              <w:ind w:firstLine="0" w:firstLineChars="0"/>
              <w:jc w:val="center"/>
              <w:rPr>
                <w:sz w:val="18"/>
                <w:szCs w:val="18"/>
              </w:rPr>
            </w:pPr>
            <w:r>
              <w:rPr>
                <w:sz w:val="18"/>
                <w:szCs w:val="18"/>
              </w:rPr>
              <w:t>136</w:t>
            </w:r>
          </w:p>
        </w:tc>
        <w:tc>
          <w:tcPr>
            <w:tcW w:w="1068" w:type="dxa"/>
            <w:tcBorders>
              <w:top w:val="nil"/>
              <w:left w:val="nil"/>
              <w:bottom w:val="single" w:color="auto" w:sz="4" w:space="0"/>
              <w:right w:val="single" w:color="auto" w:sz="4" w:space="0"/>
            </w:tcBorders>
            <w:vAlign w:val="center"/>
          </w:tcPr>
          <w:p w14:paraId="31ECA974">
            <w:pPr>
              <w:ind w:firstLine="0" w:firstLineChars="0"/>
              <w:jc w:val="center"/>
              <w:rPr>
                <w:sz w:val="18"/>
                <w:szCs w:val="18"/>
              </w:rPr>
            </w:pPr>
            <w:r>
              <w:rPr>
                <w:sz w:val="18"/>
                <w:szCs w:val="18"/>
              </w:rPr>
              <w:t>3.320313</w:t>
            </w:r>
          </w:p>
        </w:tc>
        <w:tc>
          <w:tcPr>
            <w:tcW w:w="626" w:type="dxa"/>
            <w:tcBorders>
              <w:top w:val="nil"/>
              <w:left w:val="nil"/>
              <w:bottom w:val="single" w:color="auto" w:sz="4" w:space="0"/>
              <w:right w:val="single" w:color="auto" w:sz="4" w:space="0"/>
            </w:tcBorders>
            <w:vAlign w:val="center"/>
          </w:tcPr>
          <w:p w14:paraId="0B0142DB">
            <w:pPr>
              <w:ind w:firstLine="0" w:firstLineChars="0"/>
              <w:jc w:val="center"/>
              <w:rPr>
                <w:sz w:val="18"/>
                <w:szCs w:val="18"/>
              </w:rPr>
            </w:pPr>
            <w:r>
              <w:rPr>
                <w:sz w:val="18"/>
                <w:szCs w:val="18"/>
              </w:rPr>
              <w:t>11</w:t>
            </w:r>
          </w:p>
        </w:tc>
        <w:tc>
          <w:tcPr>
            <w:tcW w:w="599" w:type="dxa"/>
            <w:tcBorders>
              <w:top w:val="nil"/>
              <w:left w:val="nil"/>
              <w:bottom w:val="single" w:color="auto" w:sz="4" w:space="0"/>
              <w:right w:val="single" w:color="auto" w:sz="4" w:space="0"/>
            </w:tcBorders>
            <w:vAlign w:val="center"/>
          </w:tcPr>
          <w:p w14:paraId="70F4D6CD">
            <w:pPr>
              <w:ind w:firstLine="0" w:firstLineChars="0"/>
              <w:jc w:val="center"/>
              <w:rPr>
                <w:sz w:val="18"/>
                <w:szCs w:val="18"/>
              </w:rPr>
            </w:pPr>
            <w:r>
              <w:rPr>
                <w:sz w:val="18"/>
                <w:szCs w:val="18"/>
              </w:rPr>
              <w:t>264</w:t>
            </w:r>
          </w:p>
        </w:tc>
        <w:tc>
          <w:tcPr>
            <w:tcW w:w="1068" w:type="dxa"/>
            <w:tcBorders>
              <w:top w:val="nil"/>
              <w:left w:val="nil"/>
              <w:bottom w:val="single" w:color="auto" w:sz="4" w:space="0"/>
              <w:right w:val="single" w:color="auto" w:sz="4" w:space="0"/>
            </w:tcBorders>
            <w:vAlign w:val="center"/>
          </w:tcPr>
          <w:p w14:paraId="3CA9D94A">
            <w:pPr>
              <w:ind w:firstLine="0" w:firstLineChars="0"/>
              <w:jc w:val="center"/>
              <w:rPr>
                <w:sz w:val="18"/>
                <w:szCs w:val="18"/>
              </w:rPr>
            </w:pPr>
            <w:r>
              <w:rPr>
                <w:sz w:val="18"/>
                <w:szCs w:val="18"/>
              </w:rPr>
              <w:t>6.445313</w:t>
            </w:r>
          </w:p>
        </w:tc>
        <w:tc>
          <w:tcPr>
            <w:tcW w:w="626" w:type="dxa"/>
            <w:tcBorders>
              <w:top w:val="nil"/>
              <w:left w:val="nil"/>
              <w:bottom w:val="single" w:color="auto" w:sz="4" w:space="0"/>
              <w:right w:val="single" w:color="auto" w:sz="4" w:space="0"/>
            </w:tcBorders>
            <w:vAlign w:val="center"/>
          </w:tcPr>
          <w:p w14:paraId="300619BE">
            <w:pPr>
              <w:ind w:firstLine="0" w:firstLineChars="0"/>
              <w:jc w:val="center"/>
              <w:rPr>
                <w:sz w:val="18"/>
                <w:szCs w:val="18"/>
              </w:rPr>
            </w:pPr>
            <w:r>
              <w:rPr>
                <w:sz w:val="18"/>
                <w:szCs w:val="18"/>
              </w:rPr>
              <w:t>5</w:t>
            </w:r>
          </w:p>
        </w:tc>
        <w:tc>
          <w:tcPr>
            <w:tcW w:w="599" w:type="dxa"/>
            <w:tcBorders>
              <w:top w:val="nil"/>
              <w:left w:val="nil"/>
              <w:bottom w:val="single" w:color="auto" w:sz="4" w:space="0"/>
              <w:right w:val="single" w:color="auto" w:sz="4" w:space="0"/>
            </w:tcBorders>
            <w:vAlign w:val="center"/>
          </w:tcPr>
          <w:p w14:paraId="0EC41283">
            <w:pPr>
              <w:ind w:firstLine="0" w:firstLineChars="0"/>
              <w:jc w:val="center"/>
              <w:rPr>
                <w:sz w:val="18"/>
                <w:szCs w:val="18"/>
              </w:rPr>
            </w:pPr>
            <w:r>
              <w:rPr>
                <w:sz w:val="18"/>
                <w:szCs w:val="18"/>
              </w:rPr>
              <w:t>392</w:t>
            </w:r>
          </w:p>
        </w:tc>
        <w:tc>
          <w:tcPr>
            <w:tcW w:w="1109" w:type="dxa"/>
            <w:tcBorders>
              <w:top w:val="nil"/>
              <w:left w:val="nil"/>
              <w:bottom w:val="single" w:color="auto" w:sz="4" w:space="0"/>
              <w:right w:val="single" w:color="auto" w:sz="4" w:space="0"/>
            </w:tcBorders>
            <w:vAlign w:val="center"/>
          </w:tcPr>
          <w:p w14:paraId="29146E28">
            <w:pPr>
              <w:ind w:firstLine="0" w:firstLineChars="0"/>
              <w:jc w:val="center"/>
              <w:rPr>
                <w:sz w:val="18"/>
                <w:szCs w:val="18"/>
              </w:rPr>
            </w:pPr>
            <w:r>
              <w:rPr>
                <w:sz w:val="18"/>
                <w:szCs w:val="18"/>
              </w:rPr>
              <w:t>9.570313</w:t>
            </w:r>
          </w:p>
        </w:tc>
        <w:tc>
          <w:tcPr>
            <w:tcW w:w="626" w:type="dxa"/>
            <w:tcBorders>
              <w:top w:val="nil"/>
              <w:left w:val="nil"/>
              <w:bottom w:val="single" w:color="auto" w:sz="4" w:space="0"/>
              <w:right w:val="single" w:color="auto" w:sz="4" w:space="0"/>
            </w:tcBorders>
            <w:vAlign w:val="center"/>
          </w:tcPr>
          <w:p w14:paraId="3A726D20">
            <w:pPr>
              <w:ind w:firstLine="0" w:firstLineChars="0"/>
              <w:jc w:val="center"/>
              <w:rPr>
                <w:sz w:val="18"/>
                <w:szCs w:val="18"/>
              </w:rPr>
            </w:pPr>
            <w:r>
              <w:rPr>
                <w:sz w:val="18"/>
                <w:szCs w:val="18"/>
              </w:rPr>
              <w:t>9</w:t>
            </w:r>
          </w:p>
        </w:tc>
      </w:tr>
      <w:tr w14:paraId="6573FA2E">
        <w:tblPrEx>
          <w:tblCellMar>
            <w:top w:w="0" w:type="dxa"/>
            <w:left w:w="108" w:type="dxa"/>
            <w:bottom w:w="0" w:type="dxa"/>
            <w:right w:w="108" w:type="dxa"/>
          </w:tblCellMar>
        </w:tblPrEx>
        <w:trPr>
          <w:trHeight w:val="270" w:hRule="atLeast"/>
          <w:jc w:val="center"/>
        </w:trPr>
        <w:tc>
          <w:tcPr>
            <w:tcW w:w="957" w:type="dxa"/>
            <w:tcBorders>
              <w:top w:val="nil"/>
              <w:left w:val="single" w:color="auto" w:sz="4" w:space="0"/>
              <w:bottom w:val="single" w:color="auto" w:sz="4" w:space="0"/>
              <w:right w:val="single" w:color="auto" w:sz="4" w:space="0"/>
            </w:tcBorders>
            <w:vAlign w:val="center"/>
          </w:tcPr>
          <w:p w14:paraId="5EE57708">
            <w:pPr>
              <w:ind w:firstLine="0" w:firstLineChars="0"/>
              <w:jc w:val="center"/>
              <w:rPr>
                <w:sz w:val="18"/>
                <w:szCs w:val="18"/>
              </w:rPr>
            </w:pPr>
            <w:r>
              <w:rPr>
                <w:sz w:val="18"/>
                <w:szCs w:val="18"/>
              </w:rPr>
              <w:t>9</w:t>
            </w:r>
          </w:p>
        </w:tc>
        <w:tc>
          <w:tcPr>
            <w:tcW w:w="1068" w:type="dxa"/>
            <w:tcBorders>
              <w:top w:val="nil"/>
              <w:left w:val="nil"/>
              <w:bottom w:val="single" w:color="auto" w:sz="4" w:space="0"/>
              <w:right w:val="single" w:color="auto" w:sz="4" w:space="0"/>
            </w:tcBorders>
            <w:vAlign w:val="center"/>
          </w:tcPr>
          <w:p w14:paraId="4831EA56">
            <w:pPr>
              <w:ind w:firstLine="0" w:firstLineChars="0"/>
              <w:jc w:val="center"/>
              <w:rPr>
                <w:sz w:val="18"/>
                <w:szCs w:val="18"/>
              </w:rPr>
            </w:pPr>
            <w:r>
              <w:rPr>
                <w:sz w:val="18"/>
                <w:szCs w:val="18"/>
              </w:rPr>
              <w:t>0.219727</w:t>
            </w:r>
          </w:p>
        </w:tc>
        <w:tc>
          <w:tcPr>
            <w:tcW w:w="626" w:type="dxa"/>
            <w:tcBorders>
              <w:top w:val="nil"/>
              <w:left w:val="nil"/>
              <w:bottom w:val="single" w:color="auto" w:sz="4" w:space="0"/>
              <w:right w:val="single" w:color="auto" w:sz="4" w:space="0"/>
            </w:tcBorders>
            <w:vAlign w:val="center"/>
          </w:tcPr>
          <w:p w14:paraId="66F74713">
            <w:pPr>
              <w:ind w:firstLine="0" w:firstLineChars="0"/>
              <w:jc w:val="center"/>
              <w:rPr>
                <w:sz w:val="18"/>
                <w:szCs w:val="18"/>
              </w:rPr>
            </w:pPr>
            <w:r>
              <w:rPr>
                <w:sz w:val="18"/>
                <w:szCs w:val="18"/>
              </w:rPr>
              <w:t>2</w:t>
            </w:r>
          </w:p>
        </w:tc>
        <w:tc>
          <w:tcPr>
            <w:tcW w:w="599" w:type="dxa"/>
            <w:tcBorders>
              <w:top w:val="nil"/>
              <w:left w:val="nil"/>
              <w:bottom w:val="single" w:color="auto" w:sz="4" w:space="0"/>
              <w:right w:val="single" w:color="auto" w:sz="4" w:space="0"/>
            </w:tcBorders>
            <w:vAlign w:val="center"/>
          </w:tcPr>
          <w:p w14:paraId="5A65978F">
            <w:pPr>
              <w:ind w:firstLine="0" w:firstLineChars="0"/>
              <w:jc w:val="center"/>
              <w:rPr>
                <w:sz w:val="18"/>
                <w:szCs w:val="18"/>
              </w:rPr>
            </w:pPr>
            <w:r>
              <w:rPr>
                <w:sz w:val="18"/>
                <w:szCs w:val="18"/>
              </w:rPr>
              <w:t>137</w:t>
            </w:r>
          </w:p>
        </w:tc>
        <w:tc>
          <w:tcPr>
            <w:tcW w:w="1068" w:type="dxa"/>
            <w:tcBorders>
              <w:top w:val="nil"/>
              <w:left w:val="nil"/>
              <w:bottom w:val="single" w:color="auto" w:sz="4" w:space="0"/>
              <w:right w:val="single" w:color="auto" w:sz="4" w:space="0"/>
            </w:tcBorders>
            <w:vAlign w:val="center"/>
          </w:tcPr>
          <w:p w14:paraId="68D16026">
            <w:pPr>
              <w:ind w:firstLine="0" w:firstLineChars="0"/>
              <w:jc w:val="center"/>
              <w:rPr>
                <w:sz w:val="18"/>
                <w:szCs w:val="18"/>
              </w:rPr>
            </w:pPr>
            <w:r>
              <w:rPr>
                <w:sz w:val="18"/>
                <w:szCs w:val="18"/>
              </w:rPr>
              <w:t>3.344727</w:t>
            </w:r>
          </w:p>
        </w:tc>
        <w:tc>
          <w:tcPr>
            <w:tcW w:w="626" w:type="dxa"/>
            <w:tcBorders>
              <w:top w:val="nil"/>
              <w:left w:val="nil"/>
              <w:bottom w:val="single" w:color="auto" w:sz="4" w:space="0"/>
              <w:right w:val="single" w:color="auto" w:sz="4" w:space="0"/>
            </w:tcBorders>
            <w:vAlign w:val="center"/>
          </w:tcPr>
          <w:p w14:paraId="3064EEF4">
            <w:pPr>
              <w:ind w:firstLine="0" w:firstLineChars="0"/>
              <w:jc w:val="center"/>
              <w:rPr>
                <w:sz w:val="18"/>
                <w:szCs w:val="18"/>
              </w:rPr>
            </w:pPr>
            <w:r>
              <w:rPr>
                <w:sz w:val="18"/>
                <w:szCs w:val="18"/>
              </w:rPr>
              <w:t>9</w:t>
            </w:r>
          </w:p>
        </w:tc>
        <w:tc>
          <w:tcPr>
            <w:tcW w:w="599" w:type="dxa"/>
            <w:tcBorders>
              <w:top w:val="nil"/>
              <w:left w:val="nil"/>
              <w:bottom w:val="single" w:color="auto" w:sz="4" w:space="0"/>
              <w:right w:val="single" w:color="auto" w:sz="4" w:space="0"/>
            </w:tcBorders>
            <w:vAlign w:val="center"/>
          </w:tcPr>
          <w:p w14:paraId="26B95B9B">
            <w:pPr>
              <w:ind w:firstLine="0" w:firstLineChars="0"/>
              <w:jc w:val="center"/>
              <w:rPr>
                <w:sz w:val="18"/>
                <w:szCs w:val="18"/>
              </w:rPr>
            </w:pPr>
            <w:r>
              <w:rPr>
                <w:sz w:val="18"/>
                <w:szCs w:val="18"/>
              </w:rPr>
              <w:t>265</w:t>
            </w:r>
          </w:p>
        </w:tc>
        <w:tc>
          <w:tcPr>
            <w:tcW w:w="1068" w:type="dxa"/>
            <w:tcBorders>
              <w:top w:val="nil"/>
              <w:left w:val="nil"/>
              <w:bottom w:val="single" w:color="auto" w:sz="4" w:space="0"/>
              <w:right w:val="single" w:color="auto" w:sz="4" w:space="0"/>
            </w:tcBorders>
            <w:vAlign w:val="center"/>
          </w:tcPr>
          <w:p w14:paraId="5BB4D207">
            <w:pPr>
              <w:ind w:firstLine="0" w:firstLineChars="0"/>
              <w:jc w:val="center"/>
              <w:rPr>
                <w:sz w:val="18"/>
                <w:szCs w:val="18"/>
              </w:rPr>
            </w:pPr>
            <w:r>
              <w:rPr>
                <w:sz w:val="18"/>
                <w:szCs w:val="18"/>
              </w:rPr>
              <w:t>6.469727</w:t>
            </w:r>
          </w:p>
        </w:tc>
        <w:tc>
          <w:tcPr>
            <w:tcW w:w="626" w:type="dxa"/>
            <w:tcBorders>
              <w:top w:val="nil"/>
              <w:left w:val="nil"/>
              <w:bottom w:val="single" w:color="auto" w:sz="4" w:space="0"/>
              <w:right w:val="single" w:color="auto" w:sz="4" w:space="0"/>
            </w:tcBorders>
            <w:vAlign w:val="center"/>
          </w:tcPr>
          <w:p w14:paraId="49426D72">
            <w:pPr>
              <w:ind w:firstLine="0" w:firstLineChars="0"/>
              <w:jc w:val="center"/>
              <w:rPr>
                <w:sz w:val="18"/>
                <w:szCs w:val="18"/>
              </w:rPr>
            </w:pPr>
            <w:r>
              <w:rPr>
                <w:sz w:val="18"/>
                <w:szCs w:val="18"/>
              </w:rPr>
              <w:t>2</w:t>
            </w:r>
          </w:p>
        </w:tc>
        <w:tc>
          <w:tcPr>
            <w:tcW w:w="599" w:type="dxa"/>
            <w:tcBorders>
              <w:top w:val="nil"/>
              <w:left w:val="nil"/>
              <w:bottom w:val="single" w:color="auto" w:sz="4" w:space="0"/>
              <w:right w:val="single" w:color="auto" w:sz="4" w:space="0"/>
            </w:tcBorders>
            <w:vAlign w:val="center"/>
          </w:tcPr>
          <w:p w14:paraId="4CEA37AC">
            <w:pPr>
              <w:ind w:firstLine="0" w:firstLineChars="0"/>
              <w:jc w:val="center"/>
              <w:rPr>
                <w:sz w:val="18"/>
                <w:szCs w:val="18"/>
              </w:rPr>
            </w:pPr>
            <w:r>
              <w:rPr>
                <w:sz w:val="18"/>
                <w:szCs w:val="18"/>
              </w:rPr>
              <w:t>393</w:t>
            </w:r>
          </w:p>
        </w:tc>
        <w:tc>
          <w:tcPr>
            <w:tcW w:w="1109" w:type="dxa"/>
            <w:tcBorders>
              <w:top w:val="nil"/>
              <w:left w:val="nil"/>
              <w:bottom w:val="single" w:color="auto" w:sz="4" w:space="0"/>
              <w:right w:val="single" w:color="auto" w:sz="4" w:space="0"/>
            </w:tcBorders>
            <w:vAlign w:val="center"/>
          </w:tcPr>
          <w:p w14:paraId="4BC94E92">
            <w:pPr>
              <w:ind w:firstLine="0" w:firstLineChars="0"/>
              <w:jc w:val="center"/>
              <w:rPr>
                <w:sz w:val="18"/>
                <w:szCs w:val="18"/>
              </w:rPr>
            </w:pPr>
            <w:r>
              <w:rPr>
                <w:sz w:val="18"/>
                <w:szCs w:val="18"/>
              </w:rPr>
              <w:t>9.594727</w:t>
            </w:r>
          </w:p>
        </w:tc>
        <w:tc>
          <w:tcPr>
            <w:tcW w:w="626" w:type="dxa"/>
            <w:tcBorders>
              <w:top w:val="nil"/>
              <w:left w:val="nil"/>
              <w:bottom w:val="single" w:color="auto" w:sz="4" w:space="0"/>
              <w:right w:val="single" w:color="auto" w:sz="4" w:space="0"/>
            </w:tcBorders>
            <w:vAlign w:val="center"/>
          </w:tcPr>
          <w:p w14:paraId="5FD62A41">
            <w:pPr>
              <w:ind w:firstLine="0" w:firstLineChars="0"/>
              <w:jc w:val="center"/>
              <w:rPr>
                <w:sz w:val="18"/>
                <w:szCs w:val="18"/>
              </w:rPr>
            </w:pPr>
            <w:r>
              <w:rPr>
                <w:sz w:val="18"/>
                <w:szCs w:val="18"/>
              </w:rPr>
              <w:t>10</w:t>
            </w:r>
          </w:p>
        </w:tc>
      </w:tr>
      <w:tr w14:paraId="17BD369B">
        <w:tblPrEx>
          <w:tblCellMar>
            <w:top w:w="0" w:type="dxa"/>
            <w:left w:w="108" w:type="dxa"/>
            <w:bottom w:w="0" w:type="dxa"/>
            <w:right w:w="108" w:type="dxa"/>
          </w:tblCellMar>
        </w:tblPrEx>
        <w:trPr>
          <w:trHeight w:val="270" w:hRule="atLeast"/>
          <w:jc w:val="center"/>
        </w:trPr>
        <w:tc>
          <w:tcPr>
            <w:tcW w:w="957" w:type="dxa"/>
            <w:tcBorders>
              <w:top w:val="nil"/>
              <w:left w:val="single" w:color="auto" w:sz="4" w:space="0"/>
              <w:bottom w:val="single" w:color="auto" w:sz="4" w:space="0"/>
              <w:right w:val="single" w:color="auto" w:sz="4" w:space="0"/>
            </w:tcBorders>
            <w:vAlign w:val="center"/>
          </w:tcPr>
          <w:p w14:paraId="0CCD2824">
            <w:pPr>
              <w:ind w:firstLine="0" w:firstLineChars="0"/>
              <w:jc w:val="center"/>
              <w:rPr>
                <w:sz w:val="18"/>
                <w:szCs w:val="18"/>
              </w:rPr>
            </w:pPr>
            <w:r>
              <w:rPr>
                <w:sz w:val="18"/>
                <w:szCs w:val="18"/>
              </w:rPr>
              <w:t>10</w:t>
            </w:r>
          </w:p>
        </w:tc>
        <w:tc>
          <w:tcPr>
            <w:tcW w:w="1068" w:type="dxa"/>
            <w:tcBorders>
              <w:top w:val="nil"/>
              <w:left w:val="nil"/>
              <w:bottom w:val="single" w:color="auto" w:sz="4" w:space="0"/>
              <w:right w:val="single" w:color="auto" w:sz="4" w:space="0"/>
            </w:tcBorders>
            <w:vAlign w:val="center"/>
          </w:tcPr>
          <w:p w14:paraId="10CB02B9">
            <w:pPr>
              <w:ind w:firstLine="0" w:firstLineChars="0"/>
              <w:jc w:val="center"/>
              <w:rPr>
                <w:sz w:val="18"/>
                <w:szCs w:val="18"/>
              </w:rPr>
            </w:pPr>
            <w:r>
              <w:rPr>
                <w:sz w:val="18"/>
                <w:szCs w:val="18"/>
              </w:rPr>
              <w:t>0.244141</w:t>
            </w:r>
          </w:p>
        </w:tc>
        <w:tc>
          <w:tcPr>
            <w:tcW w:w="626" w:type="dxa"/>
            <w:tcBorders>
              <w:top w:val="nil"/>
              <w:left w:val="nil"/>
              <w:bottom w:val="single" w:color="auto" w:sz="4" w:space="0"/>
              <w:right w:val="single" w:color="auto" w:sz="4" w:space="0"/>
            </w:tcBorders>
            <w:vAlign w:val="center"/>
          </w:tcPr>
          <w:p w14:paraId="6994548F">
            <w:pPr>
              <w:ind w:firstLine="0" w:firstLineChars="0"/>
              <w:jc w:val="center"/>
              <w:rPr>
                <w:sz w:val="18"/>
                <w:szCs w:val="18"/>
              </w:rPr>
            </w:pPr>
            <w:r>
              <w:rPr>
                <w:sz w:val="18"/>
                <w:szCs w:val="18"/>
              </w:rPr>
              <w:t>15</w:t>
            </w:r>
          </w:p>
        </w:tc>
        <w:tc>
          <w:tcPr>
            <w:tcW w:w="599" w:type="dxa"/>
            <w:tcBorders>
              <w:top w:val="nil"/>
              <w:left w:val="nil"/>
              <w:bottom w:val="single" w:color="auto" w:sz="4" w:space="0"/>
              <w:right w:val="single" w:color="auto" w:sz="4" w:space="0"/>
            </w:tcBorders>
            <w:vAlign w:val="center"/>
          </w:tcPr>
          <w:p w14:paraId="67C98832">
            <w:pPr>
              <w:ind w:firstLine="0" w:firstLineChars="0"/>
              <w:jc w:val="center"/>
              <w:rPr>
                <w:sz w:val="18"/>
                <w:szCs w:val="18"/>
              </w:rPr>
            </w:pPr>
            <w:r>
              <w:rPr>
                <w:sz w:val="18"/>
                <w:szCs w:val="18"/>
              </w:rPr>
              <w:t>138</w:t>
            </w:r>
          </w:p>
        </w:tc>
        <w:tc>
          <w:tcPr>
            <w:tcW w:w="1068" w:type="dxa"/>
            <w:tcBorders>
              <w:top w:val="nil"/>
              <w:left w:val="nil"/>
              <w:bottom w:val="single" w:color="auto" w:sz="4" w:space="0"/>
              <w:right w:val="single" w:color="auto" w:sz="4" w:space="0"/>
            </w:tcBorders>
            <w:vAlign w:val="center"/>
          </w:tcPr>
          <w:p w14:paraId="05FEFF02">
            <w:pPr>
              <w:ind w:firstLine="0" w:firstLineChars="0"/>
              <w:jc w:val="center"/>
              <w:rPr>
                <w:sz w:val="18"/>
                <w:szCs w:val="18"/>
              </w:rPr>
            </w:pPr>
            <w:r>
              <w:rPr>
                <w:sz w:val="18"/>
                <w:szCs w:val="18"/>
              </w:rPr>
              <w:t>3.369141</w:t>
            </w:r>
          </w:p>
        </w:tc>
        <w:tc>
          <w:tcPr>
            <w:tcW w:w="626" w:type="dxa"/>
            <w:tcBorders>
              <w:top w:val="nil"/>
              <w:left w:val="nil"/>
              <w:bottom w:val="single" w:color="auto" w:sz="4" w:space="0"/>
              <w:right w:val="single" w:color="auto" w:sz="4" w:space="0"/>
            </w:tcBorders>
            <w:vAlign w:val="center"/>
          </w:tcPr>
          <w:p w14:paraId="658EB51C">
            <w:pPr>
              <w:ind w:firstLine="0" w:firstLineChars="0"/>
              <w:jc w:val="center"/>
              <w:rPr>
                <w:sz w:val="18"/>
                <w:szCs w:val="18"/>
              </w:rPr>
            </w:pPr>
            <w:r>
              <w:rPr>
                <w:sz w:val="18"/>
                <w:szCs w:val="18"/>
              </w:rPr>
              <w:t>7</w:t>
            </w:r>
          </w:p>
        </w:tc>
        <w:tc>
          <w:tcPr>
            <w:tcW w:w="599" w:type="dxa"/>
            <w:tcBorders>
              <w:top w:val="nil"/>
              <w:left w:val="nil"/>
              <w:bottom w:val="single" w:color="auto" w:sz="4" w:space="0"/>
              <w:right w:val="single" w:color="auto" w:sz="4" w:space="0"/>
            </w:tcBorders>
            <w:vAlign w:val="center"/>
          </w:tcPr>
          <w:p w14:paraId="4AC24311">
            <w:pPr>
              <w:ind w:firstLine="0" w:firstLineChars="0"/>
              <w:jc w:val="center"/>
              <w:rPr>
                <w:sz w:val="18"/>
                <w:szCs w:val="18"/>
              </w:rPr>
            </w:pPr>
            <w:r>
              <w:rPr>
                <w:sz w:val="18"/>
                <w:szCs w:val="18"/>
              </w:rPr>
              <w:t>266</w:t>
            </w:r>
          </w:p>
        </w:tc>
        <w:tc>
          <w:tcPr>
            <w:tcW w:w="1068" w:type="dxa"/>
            <w:tcBorders>
              <w:top w:val="nil"/>
              <w:left w:val="nil"/>
              <w:bottom w:val="single" w:color="auto" w:sz="4" w:space="0"/>
              <w:right w:val="single" w:color="auto" w:sz="4" w:space="0"/>
            </w:tcBorders>
            <w:vAlign w:val="center"/>
          </w:tcPr>
          <w:p w14:paraId="60E070E4">
            <w:pPr>
              <w:ind w:firstLine="0" w:firstLineChars="0"/>
              <w:jc w:val="center"/>
              <w:rPr>
                <w:sz w:val="18"/>
                <w:szCs w:val="18"/>
              </w:rPr>
            </w:pPr>
            <w:r>
              <w:rPr>
                <w:sz w:val="18"/>
                <w:szCs w:val="18"/>
              </w:rPr>
              <w:t>6.494141</w:t>
            </w:r>
          </w:p>
        </w:tc>
        <w:tc>
          <w:tcPr>
            <w:tcW w:w="626" w:type="dxa"/>
            <w:tcBorders>
              <w:top w:val="nil"/>
              <w:left w:val="nil"/>
              <w:bottom w:val="single" w:color="auto" w:sz="4" w:space="0"/>
              <w:right w:val="single" w:color="auto" w:sz="4" w:space="0"/>
            </w:tcBorders>
            <w:vAlign w:val="center"/>
          </w:tcPr>
          <w:p w14:paraId="49A8B927">
            <w:pPr>
              <w:ind w:firstLine="0" w:firstLineChars="0"/>
              <w:jc w:val="center"/>
              <w:rPr>
                <w:sz w:val="18"/>
                <w:szCs w:val="18"/>
              </w:rPr>
            </w:pPr>
            <w:r>
              <w:rPr>
                <w:sz w:val="18"/>
                <w:szCs w:val="18"/>
              </w:rPr>
              <w:t>13</w:t>
            </w:r>
          </w:p>
        </w:tc>
        <w:tc>
          <w:tcPr>
            <w:tcW w:w="599" w:type="dxa"/>
            <w:tcBorders>
              <w:top w:val="nil"/>
              <w:left w:val="nil"/>
              <w:bottom w:val="single" w:color="auto" w:sz="4" w:space="0"/>
              <w:right w:val="single" w:color="auto" w:sz="4" w:space="0"/>
            </w:tcBorders>
            <w:vAlign w:val="center"/>
          </w:tcPr>
          <w:p w14:paraId="4C232B78">
            <w:pPr>
              <w:ind w:firstLine="0" w:firstLineChars="0"/>
              <w:jc w:val="center"/>
              <w:rPr>
                <w:sz w:val="18"/>
                <w:szCs w:val="18"/>
              </w:rPr>
            </w:pPr>
            <w:r>
              <w:rPr>
                <w:sz w:val="18"/>
                <w:szCs w:val="18"/>
              </w:rPr>
              <w:t>394</w:t>
            </w:r>
          </w:p>
        </w:tc>
        <w:tc>
          <w:tcPr>
            <w:tcW w:w="1109" w:type="dxa"/>
            <w:tcBorders>
              <w:top w:val="nil"/>
              <w:left w:val="nil"/>
              <w:bottom w:val="single" w:color="auto" w:sz="4" w:space="0"/>
              <w:right w:val="single" w:color="auto" w:sz="4" w:space="0"/>
            </w:tcBorders>
            <w:vAlign w:val="center"/>
          </w:tcPr>
          <w:p w14:paraId="154FC644">
            <w:pPr>
              <w:ind w:firstLine="0" w:firstLineChars="0"/>
              <w:jc w:val="center"/>
              <w:rPr>
                <w:sz w:val="18"/>
                <w:szCs w:val="18"/>
              </w:rPr>
            </w:pPr>
            <w:r>
              <w:rPr>
                <w:sz w:val="18"/>
                <w:szCs w:val="18"/>
              </w:rPr>
              <w:t>9.619141</w:t>
            </w:r>
          </w:p>
        </w:tc>
        <w:tc>
          <w:tcPr>
            <w:tcW w:w="626" w:type="dxa"/>
            <w:tcBorders>
              <w:top w:val="nil"/>
              <w:left w:val="nil"/>
              <w:bottom w:val="single" w:color="auto" w:sz="4" w:space="0"/>
              <w:right w:val="single" w:color="auto" w:sz="4" w:space="0"/>
            </w:tcBorders>
            <w:vAlign w:val="center"/>
          </w:tcPr>
          <w:p w14:paraId="691B1F4E">
            <w:pPr>
              <w:ind w:firstLine="0" w:firstLineChars="0"/>
              <w:jc w:val="center"/>
              <w:rPr>
                <w:sz w:val="18"/>
                <w:szCs w:val="18"/>
              </w:rPr>
            </w:pPr>
            <w:r>
              <w:rPr>
                <w:sz w:val="18"/>
                <w:szCs w:val="18"/>
              </w:rPr>
              <w:t>11</w:t>
            </w:r>
          </w:p>
        </w:tc>
      </w:tr>
      <w:tr w14:paraId="56BF3480">
        <w:tblPrEx>
          <w:tblCellMar>
            <w:top w:w="0" w:type="dxa"/>
            <w:left w:w="108" w:type="dxa"/>
            <w:bottom w:w="0" w:type="dxa"/>
            <w:right w:w="108" w:type="dxa"/>
          </w:tblCellMar>
        </w:tblPrEx>
        <w:trPr>
          <w:trHeight w:val="270" w:hRule="atLeast"/>
          <w:jc w:val="center"/>
        </w:trPr>
        <w:tc>
          <w:tcPr>
            <w:tcW w:w="957" w:type="dxa"/>
            <w:tcBorders>
              <w:top w:val="nil"/>
              <w:left w:val="single" w:color="auto" w:sz="4" w:space="0"/>
              <w:bottom w:val="single" w:color="auto" w:sz="4" w:space="0"/>
              <w:right w:val="single" w:color="auto" w:sz="4" w:space="0"/>
            </w:tcBorders>
            <w:vAlign w:val="center"/>
          </w:tcPr>
          <w:p w14:paraId="686523B2">
            <w:pPr>
              <w:ind w:firstLine="0" w:firstLineChars="0"/>
              <w:jc w:val="center"/>
              <w:rPr>
                <w:sz w:val="18"/>
                <w:szCs w:val="18"/>
              </w:rPr>
            </w:pPr>
            <w:r>
              <w:rPr>
                <w:sz w:val="18"/>
                <w:szCs w:val="18"/>
              </w:rPr>
              <w:t>11</w:t>
            </w:r>
          </w:p>
        </w:tc>
        <w:tc>
          <w:tcPr>
            <w:tcW w:w="1068" w:type="dxa"/>
            <w:tcBorders>
              <w:top w:val="nil"/>
              <w:left w:val="nil"/>
              <w:bottom w:val="single" w:color="auto" w:sz="4" w:space="0"/>
              <w:right w:val="single" w:color="auto" w:sz="4" w:space="0"/>
            </w:tcBorders>
            <w:vAlign w:val="center"/>
          </w:tcPr>
          <w:p w14:paraId="2B710F24">
            <w:pPr>
              <w:ind w:firstLine="0" w:firstLineChars="0"/>
              <w:jc w:val="center"/>
              <w:rPr>
                <w:sz w:val="18"/>
                <w:szCs w:val="18"/>
              </w:rPr>
            </w:pPr>
            <w:r>
              <w:rPr>
                <w:sz w:val="18"/>
                <w:szCs w:val="18"/>
              </w:rPr>
              <w:t>0.268555</w:t>
            </w:r>
          </w:p>
        </w:tc>
        <w:tc>
          <w:tcPr>
            <w:tcW w:w="626" w:type="dxa"/>
            <w:tcBorders>
              <w:top w:val="nil"/>
              <w:left w:val="nil"/>
              <w:bottom w:val="single" w:color="auto" w:sz="4" w:space="0"/>
              <w:right w:val="single" w:color="auto" w:sz="4" w:space="0"/>
            </w:tcBorders>
            <w:vAlign w:val="center"/>
          </w:tcPr>
          <w:p w14:paraId="4D9AF3F3">
            <w:pPr>
              <w:ind w:firstLine="0" w:firstLineChars="0"/>
              <w:jc w:val="center"/>
              <w:rPr>
                <w:sz w:val="18"/>
                <w:szCs w:val="18"/>
              </w:rPr>
            </w:pPr>
            <w:r>
              <w:rPr>
                <w:sz w:val="18"/>
                <w:szCs w:val="18"/>
              </w:rPr>
              <w:t>11</w:t>
            </w:r>
          </w:p>
        </w:tc>
        <w:tc>
          <w:tcPr>
            <w:tcW w:w="599" w:type="dxa"/>
            <w:tcBorders>
              <w:top w:val="nil"/>
              <w:left w:val="nil"/>
              <w:bottom w:val="single" w:color="auto" w:sz="4" w:space="0"/>
              <w:right w:val="single" w:color="auto" w:sz="4" w:space="0"/>
            </w:tcBorders>
            <w:vAlign w:val="center"/>
          </w:tcPr>
          <w:p w14:paraId="7AA4D77C">
            <w:pPr>
              <w:ind w:firstLine="0" w:firstLineChars="0"/>
              <w:jc w:val="center"/>
              <w:rPr>
                <w:sz w:val="18"/>
                <w:szCs w:val="18"/>
              </w:rPr>
            </w:pPr>
            <w:r>
              <w:rPr>
                <w:sz w:val="18"/>
                <w:szCs w:val="18"/>
              </w:rPr>
              <w:t>139</w:t>
            </w:r>
          </w:p>
        </w:tc>
        <w:tc>
          <w:tcPr>
            <w:tcW w:w="1068" w:type="dxa"/>
            <w:tcBorders>
              <w:top w:val="nil"/>
              <w:left w:val="nil"/>
              <w:bottom w:val="single" w:color="auto" w:sz="4" w:space="0"/>
              <w:right w:val="single" w:color="auto" w:sz="4" w:space="0"/>
            </w:tcBorders>
            <w:vAlign w:val="center"/>
          </w:tcPr>
          <w:p w14:paraId="6258CC0F">
            <w:pPr>
              <w:ind w:firstLine="0" w:firstLineChars="0"/>
              <w:jc w:val="center"/>
              <w:rPr>
                <w:sz w:val="18"/>
                <w:szCs w:val="18"/>
              </w:rPr>
            </w:pPr>
            <w:r>
              <w:rPr>
                <w:sz w:val="18"/>
                <w:szCs w:val="18"/>
              </w:rPr>
              <w:t>3.393555</w:t>
            </w:r>
          </w:p>
        </w:tc>
        <w:tc>
          <w:tcPr>
            <w:tcW w:w="626" w:type="dxa"/>
            <w:tcBorders>
              <w:top w:val="nil"/>
              <w:left w:val="nil"/>
              <w:bottom w:val="single" w:color="auto" w:sz="4" w:space="0"/>
              <w:right w:val="single" w:color="auto" w:sz="4" w:space="0"/>
            </w:tcBorders>
            <w:vAlign w:val="center"/>
          </w:tcPr>
          <w:p w14:paraId="12605B41">
            <w:pPr>
              <w:ind w:firstLine="0" w:firstLineChars="0"/>
              <w:jc w:val="center"/>
              <w:rPr>
                <w:sz w:val="18"/>
                <w:szCs w:val="18"/>
              </w:rPr>
            </w:pPr>
            <w:r>
              <w:rPr>
                <w:sz w:val="18"/>
                <w:szCs w:val="18"/>
              </w:rPr>
              <w:t>6</w:t>
            </w:r>
          </w:p>
        </w:tc>
        <w:tc>
          <w:tcPr>
            <w:tcW w:w="599" w:type="dxa"/>
            <w:tcBorders>
              <w:top w:val="nil"/>
              <w:left w:val="nil"/>
              <w:bottom w:val="single" w:color="auto" w:sz="4" w:space="0"/>
              <w:right w:val="single" w:color="auto" w:sz="4" w:space="0"/>
            </w:tcBorders>
            <w:vAlign w:val="center"/>
          </w:tcPr>
          <w:p w14:paraId="527BD92C">
            <w:pPr>
              <w:ind w:firstLine="0" w:firstLineChars="0"/>
              <w:jc w:val="center"/>
              <w:rPr>
                <w:sz w:val="18"/>
                <w:szCs w:val="18"/>
              </w:rPr>
            </w:pPr>
            <w:r>
              <w:rPr>
                <w:sz w:val="18"/>
                <w:szCs w:val="18"/>
              </w:rPr>
              <w:t>267</w:t>
            </w:r>
          </w:p>
        </w:tc>
        <w:tc>
          <w:tcPr>
            <w:tcW w:w="1068" w:type="dxa"/>
            <w:tcBorders>
              <w:top w:val="nil"/>
              <w:left w:val="nil"/>
              <w:bottom w:val="single" w:color="auto" w:sz="4" w:space="0"/>
              <w:right w:val="single" w:color="auto" w:sz="4" w:space="0"/>
            </w:tcBorders>
            <w:vAlign w:val="center"/>
          </w:tcPr>
          <w:p w14:paraId="351B162D">
            <w:pPr>
              <w:ind w:firstLine="0" w:firstLineChars="0"/>
              <w:jc w:val="center"/>
              <w:rPr>
                <w:sz w:val="18"/>
                <w:szCs w:val="18"/>
              </w:rPr>
            </w:pPr>
            <w:r>
              <w:rPr>
                <w:sz w:val="18"/>
                <w:szCs w:val="18"/>
              </w:rPr>
              <w:t>6.518555</w:t>
            </w:r>
          </w:p>
        </w:tc>
        <w:tc>
          <w:tcPr>
            <w:tcW w:w="626" w:type="dxa"/>
            <w:tcBorders>
              <w:top w:val="nil"/>
              <w:left w:val="nil"/>
              <w:bottom w:val="single" w:color="auto" w:sz="4" w:space="0"/>
              <w:right w:val="single" w:color="auto" w:sz="4" w:space="0"/>
            </w:tcBorders>
            <w:vAlign w:val="center"/>
          </w:tcPr>
          <w:p w14:paraId="7BDEE7B1">
            <w:pPr>
              <w:ind w:firstLine="0" w:firstLineChars="0"/>
              <w:jc w:val="center"/>
              <w:rPr>
                <w:sz w:val="18"/>
                <w:szCs w:val="18"/>
              </w:rPr>
            </w:pPr>
            <w:r>
              <w:rPr>
                <w:sz w:val="18"/>
                <w:szCs w:val="18"/>
              </w:rPr>
              <w:t>12</w:t>
            </w:r>
          </w:p>
        </w:tc>
        <w:tc>
          <w:tcPr>
            <w:tcW w:w="599" w:type="dxa"/>
            <w:tcBorders>
              <w:top w:val="nil"/>
              <w:left w:val="nil"/>
              <w:bottom w:val="single" w:color="auto" w:sz="4" w:space="0"/>
              <w:right w:val="single" w:color="auto" w:sz="4" w:space="0"/>
            </w:tcBorders>
            <w:vAlign w:val="center"/>
          </w:tcPr>
          <w:p w14:paraId="3D7CE54F">
            <w:pPr>
              <w:ind w:firstLine="0" w:firstLineChars="0"/>
              <w:jc w:val="center"/>
              <w:rPr>
                <w:sz w:val="18"/>
                <w:szCs w:val="18"/>
              </w:rPr>
            </w:pPr>
            <w:r>
              <w:rPr>
                <w:sz w:val="18"/>
                <w:szCs w:val="18"/>
              </w:rPr>
              <w:t>395</w:t>
            </w:r>
          </w:p>
        </w:tc>
        <w:tc>
          <w:tcPr>
            <w:tcW w:w="1109" w:type="dxa"/>
            <w:tcBorders>
              <w:top w:val="nil"/>
              <w:left w:val="nil"/>
              <w:bottom w:val="single" w:color="auto" w:sz="4" w:space="0"/>
              <w:right w:val="single" w:color="auto" w:sz="4" w:space="0"/>
            </w:tcBorders>
            <w:vAlign w:val="center"/>
          </w:tcPr>
          <w:p w14:paraId="7501EBCF">
            <w:pPr>
              <w:ind w:firstLine="0" w:firstLineChars="0"/>
              <w:jc w:val="center"/>
              <w:rPr>
                <w:sz w:val="18"/>
                <w:szCs w:val="18"/>
              </w:rPr>
            </w:pPr>
            <w:r>
              <w:rPr>
                <w:sz w:val="18"/>
                <w:szCs w:val="18"/>
              </w:rPr>
              <w:t>9.643555</w:t>
            </w:r>
          </w:p>
        </w:tc>
        <w:tc>
          <w:tcPr>
            <w:tcW w:w="626" w:type="dxa"/>
            <w:tcBorders>
              <w:top w:val="nil"/>
              <w:left w:val="nil"/>
              <w:bottom w:val="single" w:color="auto" w:sz="4" w:space="0"/>
              <w:right w:val="single" w:color="auto" w:sz="4" w:space="0"/>
            </w:tcBorders>
            <w:vAlign w:val="center"/>
          </w:tcPr>
          <w:p w14:paraId="0A815F90">
            <w:pPr>
              <w:ind w:firstLine="0" w:firstLineChars="0"/>
              <w:jc w:val="center"/>
              <w:rPr>
                <w:sz w:val="18"/>
                <w:szCs w:val="18"/>
              </w:rPr>
            </w:pPr>
            <w:r>
              <w:rPr>
                <w:sz w:val="18"/>
                <w:szCs w:val="18"/>
              </w:rPr>
              <w:t>10</w:t>
            </w:r>
          </w:p>
        </w:tc>
      </w:tr>
      <w:tr w14:paraId="1942CC1A">
        <w:tblPrEx>
          <w:tblCellMar>
            <w:top w:w="0" w:type="dxa"/>
            <w:left w:w="108" w:type="dxa"/>
            <w:bottom w:w="0" w:type="dxa"/>
            <w:right w:w="108" w:type="dxa"/>
          </w:tblCellMar>
        </w:tblPrEx>
        <w:trPr>
          <w:trHeight w:val="270" w:hRule="atLeast"/>
          <w:jc w:val="center"/>
        </w:trPr>
        <w:tc>
          <w:tcPr>
            <w:tcW w:w="957" w:type="dxa"/>
            <w:tcBorders>
              <w:top w:val="nil"/>
              <w:left w:val="single" w:color="auto" w:sz="4" w:space="0"/>
              <w:bottom w:val="single" w:color="auto" w:sz="4" w:space="0"/>
              <w:right w:val="single" w:color="auto" w:sz="4" w:space="0"/>
            </w:tcBorders>
            <w:vAlign w:val="center"/>
          </w:tcPr>
          <w:p w14:paraId="7E418696">
            <w:pPr>
              <w:ind w:firstLine="0" w:firstLineChars="0"/>
              <w:jc w:val="center"/>
              <w:rPr>
                <w:sz w:val="18"/>
                <w:szCs w:val="18"/>
              </w:rPr>
            </w:pPr>
            <w:r>
              <w:rPr>
                <w:sz w:val="18"/>
                <w:szCs w:val="18"/>
              </w:rPr>
              <w:t>12</w:t>
            </w:r>
          </w:p>
        </w:tc>
        <w:tc>
          <w:tcPr>
            <w:tcW w:w="1068" w:type="dxa"/>
            <w:tcBorders>
              <w:top w:val="nil"/>
              <w:left w:val="nil"/>
              <w:bottom w:val="single" w:color="auto" w:sz="4" w:space="0"/>
              <w:right w:val="single" w:color="auto" w:sz="4" w:space="0"/>
            </w:tcBorders>
            <w:vAlign w:val="center"/>
          </w:tcPr>
          <w:p w14:paraId="7927AFFF">
            <w:pPr>
              <w:ind w:firstLine="0" w:firstLineChars="0"/>
              <w:jc w:val="center"/>
              <w:rPr>
                <w:sz w:val="18"/>
                <w:szCs w:val="18"/>
              </w:rPr>
            </w:pPr>
            <w:r>
              <w:rPr>
                <w:sz w:val="18"/>
                <w:szCs w:val="18"/>
              </w:rPr>
              <w:t>0.292969</w:t>
            </w:r>
          </w:p>
        </w:tc>
        <w:tc>
          <w:tcPr>
            <w:tcW w:w="626" w:type="dxa"/>
            <w:tcBorders>
              <w:top w:val="nil"/>
              <w:left w:val="nil"/>
              <w:bottom w:val="single" w:color="auto" w:sz="4" w:space="0"/>
              <w:right w:val="single" w:color="auto" w:sz="4" w:space="0"/>
            </w:tcBorders>
            <w:vAlign w:val="center"/>
          </w:tcPr>
          <w:p w14:paraId="6799C872">
            <w:pPr>
              <w:ind w:firstLine="0" w:firstLineChars="0"/>
              <w:jc w:val="center"/>
              <w:rPr>
                <w:sz w:val="18"/>
                <w:szCs w:val="18"/>
              </w:rPr>
            </w:pPr>
            <w:r>
              <w:rPr>
                <w:sz w:val="18"/>
                <w:szCs w:val="18"/>
              </w:rPr>
              <w:t>13</w:t>
            </w:r>
          </w:p>
        </w:tc>
        <w:tc>
          <w:tcPr>
            <w:tcW w:w="599" w:type="dxa"/>
            <w:tcBorders>
              <w:top w:val="nil"/>
              <w:left w:val="nil"/>
              <w:bottom w:val="single" w:color="auto" w:sz="4" w:space="0"/>
              <w:right w:val="single" w:color="auto" w:sz="4" w:space="0"/>
            </w:tcBorders>
            <w:vAlign w:val="center"/>
          </w:tcPr>
          <w:p w14:paraId="01E3F6A3">
            <w:pPr>
              <w:ind w:firstLine="0" w:firstLineChars="0"/>
              <w:jc w:val="center"/>
              <w:rPr>
                <w:sz w:val="18"/>
                <w:szCs w:val="18"/>
              </w:rPr>
            </w:pPr>
            <w:r>
              <w:rPr>
                <w:sz w:val="18"/>
                <w:szCs w:val="18"/>
              </w:rPr>
              <w:t>140</w:t>
            </w:r>
          </w:p>
        </w:tc>
        <w:tc>
          <w:tcPr>
            <w:tcW w:w="1068" w:type="dxa"/>
            <w:tcBorders>
              <w:top w:val="nil"/>
              <w:left w:val="nil"/>
              <w:bottom w:val="single" w:color="auto" w:sz="4" w:space="0"/>
              <w:right w:val="single" w:color="auto" w:sz="4" w:space="0"/>
            </w:tcBorders>
            <w:vAlign w:val="center"/>
          </w:tcPr>
          <w:p w14:paraId="3FFFAE11">
            <w:pPr>
              <w:ind w:firstLine="0" w:firstLineChars="0"/>
              <w:jc w:val="center"/>
              <w:rPr>
                <w:sz w:val="18"/>
                <w:szCs w:val="18"/>
              </w:rPr>
            </w:pPr>
            <w:r>
              <w:rPr>
                <w:sz w:val="18"/>
                <w:szCs w:val="18"/>
              </w:rPr>
              <w:t>3.417969</w:t>
            </w:r>
          </w:p>
        </w:tc>
        <w:tc>
          <w:tcPr>
            <w:tcW w:w="626" w:type="dxa"/>
            <w:tcBorders>
              <w:top w:val="nil"/>
              <w:left w:val="nil"/>
              <w:bottom w:val="single" w:color="auto" w:sz="4" w:space="0"/>
              <w:right w:val="single" w:color="auto" w:sz="4" w:space="0"/>
            </w:tcBorders>
            <w:vAlign w:val="center"/>
          </w:tcPr>
          <w:p w14:paraId="4E7B032B">
            <w:pPr>
              <w:ind w:firstLine="0" w:firstLineChars="0"/>
              <w:jc w:val="center"/>
              <w:rPr>
                <w:sz w:val="18"/>
                <w:szCs w:val="18"/>
              </w:rPr>
            </w:pPr>
            <w:r>
              <w:rPr>
                <w:sz w:val="18"/>
                <w:szCs w:val="18"/>
              </w:rPr>
              <w:t>8</w:t>
            </w:r>
          </w:p>
        </w:tc>
        <w:tc>
          <w:tcPr>
            <w:tcW w:w="599" w:type="dxa"/>
            <w:tcBorders>
              <w:top w:val="nil"/>
              <w:left w:val="nil"/>
              <w:bottom w:val="single" w:color="auto" w:sz="4" w:space="0"/>
              <w:right w:val="single" w:color="auto" w:sz="4" w:space="0"/>
            </w:tcBorders>
            <w:vAlign w:val="center"/>
          </w:tcPr>
          <w:p w14:paraId="63E1088E">
            <w:pPr>
              <w:ind w:firstLine="0" w:firstLineChars="0"/>
              <w:jc w:val="center"/>
              <w:rPr>
                <w:sz w:val="18"/>
                <w:szCs w:val="18"/>
              </w:rPr>
            </w:pPr>
            <w:r>
              <w:rPr>
                <w:sz w:val="18"/>
                <w:szCs w:val="18"/>
              </w:rPr>
              <w:t>268</w:t>
            </w:r>
          </w:p>
        </w:tc>
        <w:tc>
          <w:tcPr>
            <w:tcW w:w="1068" w:type="dxa"/>
            <w:tcBorders>
              <w:top w:val="nil"/>
              <w:left w:val="nil"/>
              <w:bottom w:val="single" w:color="auto" w:sz="4" w:space="0"/>
              <w:right w:val="single" w:color="auto" w:sz="4" w:space="0"/>
            </w:tcBorders>
            <w:vAlign w:val="center"/>
          </w:tcPr>
          <w:p w14:paraId="76B53A3F">
            <w:pPr>
              <w:ind w:firstLine="0" w:firstLineChars="0"/>
              <w:jc w:val="center"/>
              <w:rPr>
                <w:sz w:val="18"/>
                <w:szCs w:val="18"/>
              </w:rPr>
            </w:pPr>
            <w:r>
              <w:rPr>
                <w:sz w:val="18"/>
                <w:szCs w:val="18"/>
              </w:rPr>
              <w:t>6.542969</w:t>
            </w:r>
          </w:p>
        </w:tc>
        <w:tc>
          <w:tcPr>
            <w:tcW w:w="626" w:type="dxa"/>
            <w:tcBorders>
              <w:top w:val="nil"/>
              <w:left w:val="nil"/>
              <w:bottom w:val="single" w:color="auto" w:sz="4" w:space="0"/>
              <w:right w:val="single" w:color="auto" w:sz="4" w:space="0"/>
            </w:tcBorders>
            <w:vAlign w:val="center"/>
          </w:tcPr>
          <w:p w14:paraId="62724648">
            <w:pPr>
              <w:ind w:firstLine="0" w:firstLineChars="0"/>
              <w:jc w:val="center"/>
              <w:rPr>
                <w:sz w:val="18"/>
                <w:szCs w:val="18"/>
              </w:rPr>
            </w:pPr>
            <w:r>
              <w:rPr>
                <w:sz w:val="18"/>
                <w:szCs w:val="18"/>
              </w:rPr>
              <w:t>1</w:t>
            </w:r>
          </w:p>
        </w:tc>
        <w:tc>
          <w:tcPr>
            <w:tcW w:w="599" w:type="dxa"/>
            <w:tcBorders>
              <w:top w:val="nil"/>
              <w:left w:val="nil"/>
              <w:bottom w:val="single" w:color="auto" w:sz="4" w:space="0"/>
              <w:right w:val="single" w:color="auto" w:sz="4" w:space="0"/>
            </w:tcBorders>
            <w:vAlign w:val="center"/>
          </w:tcPr>
          <w:p w14:paraId="79699CC1">
            <w:pPr>
              <w:ind w:firstLine="0" w:firstLineChars="0"/>
              <w:jc w:val="center"/>
              <w:rPr>
                <w:sz w:val="18"/>
                <w:szCs w:val="18"/>
              </w:rPr>
            </w:pPr>
            <w:r>
              <w:rPr>
                <w:sz w:val="18"/>
                <w:szCs w:val="18"/>
              </w:rPr>
              <w:t>396</w:t>
            </w:r>
          </w:p>
        </w:tc>
        <w:tc>
          <w:tcPr>
            <w:tcW w:w="1109" w:type="dxa"/>
            <w:tcBorders>
              <w:top w:val="nil"/>
              <w:left w:val="nil"/>
              <w:bottom w:val="single" w:color="auto" w:sz="4" w:space="0"/>
              <w:right w:val="single" w:color="auto" w:sz="4" w:space="0"/>
            </w:tcBorders>
            <w:vAlign w:val="center"/>
          </w:tcPr>
          <w:p w14:paraId="077F2CEE">
            <w:pPr>
              <w:ind w:firstLine="0" w:firstLineChars="0"/>
              <w:jc w:val="center"/>
              <w:rPr>
                <w:sz w:val="18"/>
                <w:szCs w:val="18"/>
              </w:rPr>
            </w:pPr>
            <w:r>
              <w:rPr>
                <w:sz w:val="18"/>
                <w:szCs w:val="18"/>
              </w:rPr>
              <w:t>9.667969</w:t>
            </w:r>
          </w:p>
        </w:tc>
        <w:tc>
          <w:tcPr>
            <w:tcW w:w="626" w:type="dxa"/>
            <w:tcBorders>
              <w:top w:val="nil"/>
              <w:left w:val="nil"/>
              <w:bottom w:val="single" w:color="auto" w:sz="4" w:space="0"/>
              <w:right w:val="single" w:color="auto" w:sz="4" w:space="0"/>
            </w:tcBorders>
            <w:vAlign w:val="center"/>
          </w:tcPr>
          <w:p w14:paraId="205F97D1">
            <w:pPr>
              <w:ind w:firstLine="0" w:firstLineChars="0"/>
              <w:jc w:val="center"/>
              <w:rPr>
                <w:sz w:val="18"/>
                <w:szCs w:val="18"/>
              </w:rPr>
            </w:pPr>
            <w:r>
              <w:rPr>
                <w:sz w:val="18"/>
                <w:szCs w:val="18"/>
              </w:rPr>
              <w:t>8</w:t>
            </w:r>
          </w:p>
        </w:tc>
      </w:tr>
      <w:tr w14:paraId="1DE67A73">
        <w:tblPrEx>
          <w:tblCellMar>
            <w:top w:w="0" w:type="dxa"/>
            <w:left w:w="108" w:type="dxa"/>
            <w:bottom w:w="0" w:type="dxa"/>
            <w:right w:w="108" w:type="dxa"/>
          </w:tblCellMar>
        </w:tblPrEx>
        <w:trPr>
          <w:trHeight w:val="270" w:hRule="atLeast"/>
          <w:jc w:val="center"/>
        </w:trPr>
        <w:tc>
          <w:tcPr>
            <w:tcW w:w="957" w:type="dxa"/>
            <w:tcBorders>
              <w:top w:val="nil"/>
              <w:left w:val="single" w:color="auto" w:sz="4" w:space="0"/>
              <w:bottom w:val="single" w:color="auto" w:sz="4" w:space="0"/>
              <w:right w:val="single" w:color="auto" w:sz="4" w:space="0"/>
            </w:tcBorders>
            <w:vAlign w:val="center"/>
          </w:tcPr>
          <w:p w14:paraId="2750E73D">
            <w:pPr>
              <w:ind w:firstLine="0" w:firstLineChars="0"/>
              <w:jc w:val="center"/>
              <w:rPr>
                <w:sz w:val="18"/>
                <w:szCs w:val="18"/>
              </w:rPr>
            </w:pPr>
            <w:r>
              <w:rPr>
                <w:sz w:val="18"/>
                <w:szCs w:val="18"/>
              </w:rPr>
              <w:t>13</w:t>
            </w:r>
          </w:p>
        </w:tc>
        <w:tc>
          <w:tcPr>
            <w:tcW w:w="1068" w:type="dxa"/>
            <w:tcBorders>
              <w:top w:val="nil"/>
              <w:left w:val="nil"/>
              <w:bottom w:val="single" w:color="auto" w:sz="4" w:space="0"/>
              <w:right w:val="single" w:color="auto" w:sz="4" w:space="0"/>
            </w:tcBorders>
            <w:vAlign w:val="center"/>
          </w:tcPr>
          <w:p w14:paraId="31CC29D6">
            <w:pPr>
              <w:ind w:firstLine="0" w:firstLineChars="0"/>
              <w:jc w:val="center"/>
              <w:rPr>
                <w:sz w:val="18"/>
                <w:szCs w:val="18"/>
              </w:rPr>
            </w:pPr>
            <w:r>
              <w:rPr>
                <w:sz w:val="18"/>
                <w:szCs w:val="18"/>
              </w:rPr>
              <w:t>0.317383</w:t>
            </w:r>
          </w:p>
        </w:tc>
        <w:tc>
          <w:tcPr>
            <w:tcW w:w="626" w:type="dxa"/>
            <w:tcBorders>
              <w:top w:val="nil"/>
              <w:left w:val="nil"/>
              <w:bottom w:val="single" w:color="auto" w:sz="4" w:space="0"/>
              <w:right w:val="single" w:color="auto" w:sz="4" w:space="0"/>
            </w:tcBorders>
            <w:vAlign w:val="center"/>
          </w:tcPr>
          <w:p w14:paraId="1D138B80">
            <w:pPr>
              <w:ind w:firstLine="0" w:firstLineChars="0"/>
              <w:jc w:val="center"/>
              <w:rPr>
                <w:sz w:val="18"/>
                <w:szCs w:val="18"/>
              </w:rPr>
            </w:pPr>
            <w:r>
              <w:rPr>
                <w:sz w:val="18"/>
                <w:szCs w:val="18"/>
              </w:rPr>
              <w:t>0</w:t>
            </w:r>
          </w:p>
        </w:tc>
        <w:tc>
          <w:tcPr>
            <w:tcW w:w="599" w:type="dxa"/>
            <w:tcBorders>
              <w:top w:val="nil"/>
              <w:left w:val="nil"/>
              <w:bottom w:val="single" w:color="auto" w:sz="4" w:space="0"/>
              <w:right w:val="single" w:color="auto" w:sz="4" w:space="0"/>
            </w:tcBorders>
            <w:vAlign w:val="center"/>
          </w:tcPr>
          <w:p w14:paraId="1AB4270B">
            <w:pPr>
              <w:ind w:firstLine="0" w:firstLineChars="0"/>
              <w:jc w:val="center"/>
              <w:rPr>
                <w:sz w:val="18"/>
                <w:szCs w:val="18"/>
              </w:rPr>
            </w:pPr>
            <w:r>
              <w:rPr>
                <w:sz w:val="18"/>
                <w:szCs w:val="18"/>
              </w:rPr>
              <w:t>141</w:t>
            </w:r>
          </w:p>
        </w:tc>
        <w:tc>
          <w:tcPr>
            <w:tcW w:w="1068" w:type="dxa"/>
            <w:tcBorders>
              <w:top w:val="nil"/>
              <w:left w:val="nil"/>
              <w:bottom w:val="single" w:color="auto" w:sz="4" w:space="0"/>
              <w:right w:val="single" w:color="auto" w:sz="4" w:space="0"/>
            </w:tcBorders>
            <w:vAlign w:val="center"/>
          </w:tcPr>
          <w:p w14:paraId="5E421234">
            <w:pPr>
              <w:ind w:firstLine="0" w:firstLineChars="0"/>
              <w:jc w:val="center"/>
              <w:rPr>
                <w:sz w:val="18"/>
                <w:szCs w:val="18"/>
              </w:rPr>
            </w:pPr>
            <w:r>
              <w:rPr>
                <w:sz w:val="18"/>
                <w:szCs w:val="18"/>
              </w:rPr>
              <w:t>3.442383</w:t>
            </w:r>
          </w:p>
        </w:tc>
        <w:tc>
          <w:tcPr>
            <w:tcW w:w="626" w:type="dxa"/>
            <w:tcBorders>
              <w:top w:val="nil"/>
              <w:left w:val="nil"/>
              <w:bottom w:val="single" w:color="auto" w:sz="4" w:space="0"/>
              <w:right w:val="single" w:color="auto" w:sz="4" w:space="0"/>
            </w:tcBorders>
            <w:vAlign w:val="center"/>
          </w:tcPr>
          <w:p w14:paraId="1A16240E">
            <w:pPr>
              <w:ind w:firstLine="0" w:firstLineChars="0"/>
              <w:jc w:val="center"/>
              <w:rPr>
                <w:sz w:val="18"/>
                <w:szCs w:val="18"/>
              </w:rPr>
            </w:pPr>
            <w:r>
              <w:rPr>
                <w:sz w:val="18"/>
                <w:szCs w:val="18"/>
              </w:rPr>
              <w:t>2</w:t>
            </w:r>
          </w:p>
        </w:tc>
        <w:tc>
          <w:tcPr>
            <w:tcW w:w="599" w:type="dxa"/>
            <w:tcBorders>
              <w:top w:val="nil"/>
              <w:left w:val="nil"/>
              <w:bottom w:val="single" w:color="auto" w:sz="4" w:space="0"/>
              <w:right w:val="single" w:color="auto" w:sz="4" w:space="0"/>
            </w:tcBorders>
            <w:vAlign w:val="center"/>
          </w:tcPr>
          <w:p w14:paraId="570A4252">
            <w:pPr>
              <w:ind w:firstLine="0" w:firstLineChars="0"/>
              <w:jc w:val="center"/>
              <w:rPr>
                <w:sz w:val="18"/>
                <w:szCs w:val="18"/>
              </w:rPr>
            </w:pPr>
            <w:r>
              <w:rPr>
                <w:sz w:val="18"/>
                <w:szCs w:val="18"/>
              </w:rPr>
              <w:t>269</w:t>
            </w:r>
          </w:p>
        </w:tc>
        <w:tc>
          <w:tcPr>
            <w:tcW w:w="1068" w:type="dxa"/>
            <w:tcBorders>
              <w:top w:val="nil"/>
              <w:left w:val="nil"/>
              <w:bottom w:val="single" w:color="auto" w:sz="4" w:space="0"/>
              <w:right w:val="single" w:color="auto" w:sz="4" w:space="0"/>
            </w:tcBorders>
            <w:vAlign w:val="center"/>
          </w:tcPr>
          <w:p w14:paraId="6FE86FCD">
            <w:pPr>
              <w:ind w:firstLine="0" w:firstLineChars="0"/>
              <w:jc w:val="center"/>
              <w:rPr>
                <w:sz w:val="18"/>
                <w:szCs w:val="18"/>
              </w:rPr>
            </w:pPr>
            <w:r>
              <w:rPr>
                <w:sz w:val="18"/>
                <w:szCs w:val="18"/>
              </w:rPr>
              <w:t>6.567383</w:t>
            </w:r>
          </w:p>
        </w:tc>
        <w:tc>
          <w:tcPr>
            <w:tcW w:w="626" w:type="dxa"/>
            <w:tcBorders>
              <w:top w:val="nil"/>
              <w:left w:val="nil"/>
              <w:bottom w:val="single" w:color="auto" w:sz="4" w:space="0"/>
              <w:right w:val="single" w:color="auto" w:sz="4" w:space="0"/>
            </w:tcBorders>
            <w:vAlign w:val="center"/>
          </w:tcPr>
          <w:p w14:paraId="217CB120">
            <w:pPr>
              <w:ind w:firstLine="0" w:firstLineChars="0"/>
              <w:jc w:val="center"/>
              <w:rPr>
                <w:sz w:val="18"/>
                <w:szCs w:val="18"/>
              </w:rPr>
            </w:pPr>
            <w:r>
              <w:rPr>
                <w:sz w:val="18"/>
                <w:szCs w:val="18"/>
              </w:rPr>
              <w:t>6</w:t>
            </w:r>
          </w:p>
        </w:tc>
        <w:tc>
          <w:tcPr>
            <w:tcW w:w="599" w:type="dxa"/>
            <w:tcBorders>
              <w:top w:val="nil"/>
              <w:left w:val="nil"/>
              <w:bottom w:val="single" w:color="auto" w:sz="4" w:space="0"/>
              <w:right w:val="single" w:color="auto" w:sz="4" w:space="0"/>
            </w:tcBorders>
            <w:vAlign w:val="center"/>
          </w:tcPr>
          <w:p w14:paraId="184D9B97">
            <w:pPr>
              <w:ind w:firstLine="0" w:firstLineChars="0"/>
              <w:jc w:val="center"/>
              <w:rPr>
                <w:sz w:val="18"/>
                <w:szCs w:val="18"/>
              </w:rPr>
            </w:pPr>
            <w:r>
              <w:rPr>
                <w:sz w:val="18"/>
                <w:szCs w:val="18"/>
              </w:rPr>
              <w:t>397</w:t>
            </w:r>
          </w:p>
        </w:tc>
        <w:tc>
          <w:tcPr>
            <w:tcW w:w="1109" w:type="dxa"/>
            <w:tcBorders>
              <w:top w:val="nil"/>
              <w:left w:val="nil"/>
              <w:bottom w:val="single" w:color="auto" w:sz="4" w:space="0"/>
              <w:right w:val="single" w:color="auto" w:sz="4" w:space="0"/>
            </w:tcBorders>
            <w:vAlign w:val="center"/>
          </w:tcPr>
          <w:p w14:paraId="42B9F7AE">
            <w:pPr>
              <w:ind w:firstLine="0" w:firstLineChars="0"/>
              <w:jc w:val="center"/>
              <w:rPr>
                <w:sz w:val="18"/>
                <w:szCs w:val="18"/>
              </w:rPr>
            </w:pPr>
            <w:r>
              <w:rPr>
                <w:sz w:val="18"/>
                <w:szCs w:val="18"/>
              </w:rPr>
              <w:t>9.692383</w:t>
            </w:r>
          </w:p>
        </w:tc>
        <w:tc>
          <w:tcPr>
            <w:tcW w:w="626" w:type="dxa"/>
            <w:tcBorders>
              <w:top w:val="nil"/>
              <w:left w:val="nil"/>
              <w:bottom w:val="single" w:color="auto" w:sz="4" w:space="0"/>
              <w:right w:val="single" w:color="auto" w:sz="4" w:space="0"/>
            </w:tcBorders>
            <w:vAlign w:val="center"/>
          </w:tcPr>
          <w:p w14:paraId="14ED7080">
            <w:pPr>
              <w:ind w:firstLine="0" w:firstLineChars="0"/>
              <w:jc w:val="center"/>
              <w:rPr>
                <w:sz w:val="18"/>
                <w:szCs w:val="18"/>
              </w:rPr>
            </w:pPr>
            <w:r>
              <w:rPr>
                <w:sz w:val="18"/>
                <w:szCs w:val="18"/>
              </w:rPr>
              <w:t>7</w:t>
            </w:r>
          </w:p>
        </w:tc>
      </w:tr>
      <w:tr w14:paraId="2A22844A">
        <w:tblPrEx>
          <w:tblCellMar>
            <w:top w:w="0" w:type="dxa"/>
            <w:left w:w="108" w:type="dxa"/>
            <w:bottom w:w="0" w:type="dxa"/>
            <w:right w:w="108" w:type="dxa"/>
          </w:tblCellMar>
        </w:tblPrEx>
        <w:trPr>
          <w:trHeight w:val="270" w:hRule="atLeast"/>
          <w:jc w:val="center"/>
        </w:trPr>
        <w:tc>
          <w:tcPr>
            <w:tcW w:w="957" w:type="dxa"/>
            <w:tcBorders>
              <w:top w:val="nil"/>
              <w:left w:val="single" w:color="auto" w:sz="4" w:space="0"/>
              <w:bottom w:val="single" w:color="auto" w:sz="4" w:space="0"/>
              <w:right w:val="single" w:color="auto" w:sz="4" w:space="0"/>
            </w:tcBorders>
            <w:vAlign w:val="center"/>
          </w:tcPr>
          <w:p w14:paraId="0D23FD8E">
            <w:pPr>
              <w:ind w:firstLine="0" w:firstLineChars="0"/>
              <w:jc w:val="center"/>
              <w:rPr>
                <w:sz w:val="18"/>
                <w:szCs w:val="18"/>
              </w:rPr>
            </w:pPr>
            <w:r>
              <w:rPr>
                <w:sz w:val="18"/>
                <w:szCs w:val="18"/>
              </w:rPr>
              <w:t>14</w:t>
            </w:r>
          </w:p>
        </w:tc>
        <w:tc>
          <w:tcPr>
            <w:tcW w:w="1068" w:type="dxa"/>
            <w:tcBorders>
              <w:top w:val="nil"/>
              <w:left w:val="nil"/>
              <w:bottom w:val="single" w:color="auto" w:sz="4" w:space="0"/>
              <w:right w:val="single" w:color="auto" w:sz="4" w:space="0"/>
            </w:tcBorders>
            <w:vAlign w:val="center"/>
          </w:tcPr>
          <w:p w14:paraId="7E76C0A8">
            <w:pPr>
              <w:ind w:firstLine="0" w:firstLineChars="0"/>
              <w:jc w:val="center"/>
              <w:rPr>
                <w:sz w:val="18"/>
                <w:szCs w:val="18"/>
              </w:rPr>
            </w:pPr>
            <w:r>
              <w:rPr>
                <w:sz w:val="18"/>
                <w:szCs w:val="18"/>
              </w:rPr>
              <w:t>0.341797</w:t>
            </w:r>
          </w:p>
        </w:tc>
        <w:tc>
          <w:tcPr>
            <w:tcW w:w="626" w:type="dxa"/>
            <w:tcBorders>
              <w:top w:val="nil"/>
              <w:left w:val="nil"/>
              <w:bottom w:val="single" w:color="auto" w:sz="4" w:space="0"/>
              <w:right w:val="single" w:color="auto" w:sz="4" w:space="0"/>
            </w:tcBorders>
            <w:vAlign w:val="center"/>
          </w:tcPr>
          <w:p w14:paraId="3D827195">
            <w:pPr>
              <w:ind w:firstLine="0" w:firstLineChars="0"/>
              <w:jc w:val="center"/>
              <w:rPr>
                <w:sz w:val="18"/>
                <w:szCs w:val="18"/>
              </w:rPr>
            </w:pPr>
            <w:r>
              <w:rPr>
                <w:sz w:val="18"/>
                <w:szCs w:val="18"/>
              </w:rPr>
              <w:t>13</w:t>
            </w:r>
          </w:p>
        </w:tc>
        <w:tc>
          <w:tcPr>
            <w:tcW w:w="599" w:type="dxa"/>
            <w:tcBorders>
              <w:top w:val="nil"/>
              <w:left w:val="nil"/>
              <w:bottom w:val="single" w:color="auto" w:sz="4" w:space="0"/>
              <w:right w:val="single" w:color="auto" w:sz="4" w:space="0"/>
            </w:tcBorders>
            <w:vAlign w:val="center"/>
          </w:tcPr>
          <w:p w14:paraId="5FF8FE32">
            <w:pPr>
              <w:ind w:firstLine="0" w:firstLineChars="0"/>
              <w:jc w:val="center"/>
              <w:rPr>
                <w:sz w:val="18"/>
                <w:szCs w:val="18"/>
              </w:rPr>
            </w:pPr>
            <w:r>
              <w:rPr>
                <w:sz w:val="18"/>
                <w:szCs w:val="18"/>
              </w:rPr>
              <w:t>142</w:t>
            </w:r>
          </w:p>
        </w:tc>
        <w:tc>
          <w:tcPr>
            <w:tcW w:w="1068" w:type="dxa"/>
            <w:tcBorders>
              <w:top w:val="nil"/>
              <w:left w:val="nil"/>
              <w:bottom w:val="single" w:color="auto" w:sz="4" w:space="0"/>
              <w:right w:val="single" w:color="auto" w:sz="4" w:space="0"/>
            </w:tcBorders>
            <w:vAlign w:val="center"/>
          </w:tcPr>
          <w:p w14:paraId="34554DB8">
            <w:pPr>
              <w:ind w:firstLine="0" w:firstLineChars="0"/>
              <w:jc w:val="center"/>
              <w:rPr>
                <w:sz w:val="18"/>
                <w:szCs w:val="18"/>
              </w:rPr>
            </w:pPr>
            <w:r>
              <w:rPr>
                <w:sz w:val="18"/>
                <w:szCs w:val="18"/>
              </w:rPr>
              <w:t>3.466797</w:t>
            </w:r>
          </w:p>
        </w:tc>
        <w:tc>
          <w:tcPr>
            <w:tcW w:w="626" w:type="dxa"/>
            <w:tcBorders>
              <w:top w:val="nil"/>
              <w:left w:val="nil"/>
              <w:bottom w:val="single" w:color="auto" w:sz="4" w:space="0"/>
              <w:right w:val="single" w:color="auto" w:sz="4" w:space="0"/>
            </w:tcBorders>
            <w:vAlign w:val="center"/>
          </w:tcPr>
          <w:p w14:paraId="24ADD67E">
            <w:pPr>
              <w:ind w:firstLine="0" w:firstLineChars="0"/>
              <w:jc w:val="center"/>
              <w:rPr>
                <w:sz w:val="18"/>
                <w:szCs w:val="18"/>
              </w:rPr>
            </w:pPr>
            <w:r>
              <w:rPr>
                <w:sz w:val="18"/>
                <w:szCs w:val="18"/>
              </w:rPr>
              <w:t>9</w:t>
            </w:r>
          </w:p>
        </w:tc>
        <w:tc>
          <w:tcPr>
            <w:tcW w:w="599" w:type="dxa"/>
            <w:tcBorders>
              <w:top w:val="nil"/>
              <w:left w:val="nil"/>
              <w:bottom w:val="single" w:color="auto" w:sz="4" w:space="0"/>
              <w:right w:val="single" w:color="auto" w:sz="4" w:space="0"/>
            </w:tcBorders>
            <w:vAlign w:val="center"/>
          </w:tcPr>
          <w:p w14:paraId="5DCAFD6C">
            <w:pPr>
              <w:ind w:firstLine="0" w:firstLineChars="0"/>
              <w:jc w:val="center"/>
              <w:rPr>
                <w:sz w:val="18"/>
                <w:szCs w:val="18"/>
              </w:rPr>
            </w:pPr>
            <w:r>
              <w:rPr>
                <w:sz w:val="18"/>
                <w:szCs w:val="18"/>
              </w:rPr>
              <w:t>270</w:t>
            </w:r>
          </w:p>
        </w:tc>
        <w:tc>
          <w:tcPr>
            <w:tcW w:w="1068" w:type="dxa"/>
            <w:tcBorders>
              <w:top w:val="nil"/>
              <w:left w:val="nil"/>
              <w:bottom w:val="single" w:color="auto" w:sz="4" w:space="0"/>
              <w:right w:val="single" w:color="auto" w:sz="4" w:space="0"/>
            </w:tcBorders>
            <w:vAlign w:val="center"/>
          </w:tcPr>
          <w:p w14:paraId="743CE7A9">
            <w:pPr>
              <w:ind w:firstLine="0" w:firstLineChars="0"/>
              <w:jc w:val="center"/>
              <w:rPr>
                <w:sz w:val="18"/>
                <w:szCs w:val="18"/>
              </w:rPr>
            </w:pPr>
            <w:r>
              <w:rPr>
                <w:sz w:val="18"/>
                <w:szCs w:val="18"/>
              </w:rPr>
              <w:t>6.591797</w:t>
            </w:r>
          </w:p>
        </w:tc>
        <w:tc>
          <w:tcPr>
            <w:tcW w:w="626" w:type="dxa"/>
            <w:tcBorders>
              <w:top w:val="nil"/>
              <w:left w:val="nil"/>
              <w:bottom w:val="single" w:color="auto" w:sz="4" w:space="0"/>
              <w:right w:val="single" w:color="auto" w:sz="4" w:space="0"/>
            </w:tcBorders>
            <w:vAlign w:val="center"/>
          </w:tcPr>
          <w:p w14:paraId="4AA76F6F">
            <w:pPr>
              <w:ind w:firstLine="0" w:firstLineChars="0"/>
              <w:jc w:val="center"/>
              <w:rPr>
                <w:sz w:val="18"/>
                <w:szCs w:val="18"/>
              </w:rPr>
            </w:pPr>
            <w:r>
              <w:rPr>
                <w:sz w:val="18"/>
                <w:szCs w:val="18"/>
              </w:rPr>
              <w:t>11</w:t>
            </w:r>
          </w:p>
        </w:tc>
        <w:tc>
          <w:tcPr>
            <w:tcW w:w="599" w:type="dxa"/>
            <w:tcBorders>
              <w:top w:val="nil"/>
              <w:left w:val="nil"/>
              <w:bottom w:val="single" w:color="auto" w:sz="4" w:space="0"/>
              <w:right w:val="single" w:color="auto" w:sz="4" w:space="0"/>
            </w:tcBorders>
            <w:vAlign w:val="center"/>
          </w:tcPr>
          <w:p w14:paraId="41B54905">
            <w:pPr>
              <w:ind w:firstLine="0" w:firstLineChars="0"/>
              <w:jc w:val="center"/>
              <w:rPr>
                <w:sz w:val="18"/>
                <w:szCs w:val="18"/>
              </w:rPr>
            </w:pPr>
            <w:r>
              <w:rPr>
                <w:sz w:val="18"/>
                <w:szCs w:val="18"/>
              </w:rPr>
              <w:t>398</w:t>
            </w:r>
          </w:p>
        </w:tc>
        <w:tc>
          <w:tcPr>
            <w:tcW w:w="1109" w:type="dxa"/>
            <w:tcBorders>
              <w:top w:val="nil"/>
              <w:left w:val="nil"/>
              <w:bottom w:val="single" w:color="auto" w:sz="4" w:space="0"/>
              <w:right w:val="single" w:color="auto" w:sz="4" w:space="0"/>
            </w:tcBorders>
            <w:vAlign w:val="center"/>
          </w:tcPr>
          <w:p w14:paraId="55F41DD8">
            <w:pPr>
              <w:ind w:firstLine="0" w:firstLineChars="0"/>
              <w:jc w:val="center"/>
              <w:rPr>
                <w:sz w:val="18"/>
                <w:szCs w:val="18"/>
              </w:rPr>
            </w:pPr>
            <w:r>
              <w:rPr>
                <w:sz w:val="18"/>
                <w:szCs w:val="18"/>
              </w:rPr>
              <w:t>9.716797</w:t>
            </w:r>
          </w:p>
        </w:tc>
        <w:tc>
          <w:tcPr>
            <w:tcW w:w="626" w:type="dxa"/>
            <w:tcBorders>
              <w:top w:val="nil"/>
              <w:left w:val="nil"/>
              <w:bottom w:val="single" w:color="auto" w:sz="4" w:space="0"/>
              <w:right w:val="single" w:color="auto" w:sz="4" w:space="0"/>
            </w:tcBorders>
            <w:vAlign w:val="center"/>
          </w:tcPr>
          <w:p w14:paraId="15F200A9">
            <w:pPr>
              <w:ind w:firstLine="0" w:firstLineChars="0"/>
              <w:jc w:val="center"/>
              <w:rPr>
                <w:sz w:val="18"/>
                <w:szCs w:val="18"/>
              </w:rPr>
            </w:pPr>
            <w:r>
              <w:rPr>
                <w:sz w:val="18"/>
                <w:szCs w:val="18"/>
              </w:rPr>
              <w:t>8</w:t>
            </w:r>
          </w:p>
        </w:tc>
      </w:tr>
      <w:tr w14:paraId="7686E2FD">
        <w:tblPrEx>
          <w:tblCellMar>
            <w:top w:w="0" w:type="dxa"/>
            <w:left w:w="108" w:type="dxa"/>
            <w:bottom w:w="0" w:type="dxa"/>
            <w:right w:w="108" w:type="dxa"/>
          </w:tblCellMar>
        </w:tblPrEx>
        <w:trPr>
          <w:trHeight w:val="270" w:hRule="atLeast"/>
          <w:jc w:val="center"/>
        </w:trPr>
        <w:tc>
          <w:tcPr>
            <w:tcW w:w="957" w:type="dxa"/>
            <w:tcBorders>
              <w:top w:val="nil"/>
              <w:left w:val="single" w:color="auto" w:sz="4" w:space="0"/>
              <w:bottom w:val="single" w:color="auto" w:sz="4" w:space="0"/>
              <w:right w:val="single" w:color="auto" w:sz="4" w:space="0"/>
            </w:tcBorders>
            <w:vAlign w:val="center"/>
          </w:tcPr>
          <w:p w14:paraId="74606B07">
            <w:pPr>
              <w:ind w:firstLine="0" w:firstLineChars="0"/>
              <w:jc w:val="center"/>
              <w:rPr>
                <w:sz w:val="18"/>
                <w:szCs w:val="18"/>
              </w:rPr>
            </w:pPr>
            <w:r>
              <w:rPr>
                <w:sz w:val="18"/>
                <w:szCs w:val="18"/>
              </w:rPr>
              <w:t>15</w:t>
            </w:r>
          </w:p>
        </w:tc>
        <w:tc>
          <w:tcPr>
            <w:tcW w:w="1068" w:type="dxa"/>
            <w:tcBorders>
              <w:top w:val="nil"/>
              <w:left w:val="nil"/>
              <w:bottom w:val="single" w:color="auto" w:sz="4" w:space="0"/>
              <w:right w:val="single" w:color="auto" w:sz="4" w:space="0"/>
            </w:tcBorders>
            <w:vAlign w:val="center"/>
          </w:tcPr>
          <w:p w14:paraId="22779867">
            <w:pPr>
              <w:ind w:firstLine="0" w:firstLineChars="0"/>
              <w:jc w:val="center"/>
              <w:rPr>
                <w:sz w:val="18"/>
                <w:szCs w:val="18"/>
              </w:rPr>
            </w:pPr>
            <w:r>
              <w:rPr>
                <w:sz w:val="18"/>
                <w:szCs w:val="18"/>
              </w:rPr>
              <w:t>0.366211</w:t>
            </w:r>
          </w:p>
        </w:tc>
        <w:tc>
          <w:tcPr>
            <w:tcW w:w="626" w:type="dxa"/>
            <w:tcBorders>
              <w:top w:val="nil"/>
              <w:left w:val="nil"/>
              <w:bottom w:val="single" w:color="auto" w:sz="4" w:space="0"/>
              <w:right w:val="single" w:color="auto" w:sz="4" w:space="0"/>
            </w:tcBorders>
            <w:vAlign w:val="center"/>
          </w:tcPr>
          <w:p w14:paraId="3B127ADE">
            <w:pPr>
              <w:ind w:firstLine="0" w:firstLineChars="0"/>
              <w:jc w:val="center"/>
              <w:rPr>
                <w:sz w:val="18"/>
                <w:szCs w:val="18"/>
              </w:rPr>
            </w:pPr>
            <w:r>
              <w:rPr>
                <w:sz w:val="18"/>
                <w:szCs w:val="18"/>
              </w:rPr>
              <w:t>14</w:t>
            </w:r>
          </w:p>
        </w:tc>
        <w:tc>
          <w:tcPr>
            <w:tcW w:w="599" w:type="dxa"/>
            <w:tcBorders>
              <w:top w:val="nil"/>
              <w:left w:val="nil"/>
              <w:bottom w:val="single" w:color="auto" w:sz="4" w:space="0"/>
              <w:right w:val="single" w:color="auto" w:sz="4" w:space="0"/>
            </w:tcBorders>
            <w:vAlign w:val="center"/>
          </w:tcPr>
          <w:p w14:paraId="2B314A91">
            <w:pPr>
              <w:ind w:firstLine="0" w:firstLineChars="0"/>
              <w:jc w:val="center"/>
              <w:rPr>
                <w:sz w:val="18"/>
                <w:szCs w:val="18"/>
              </w:rPr>
            </w:pPr>
            <w:r>
              <w:rPr>
                <w:sz w:val="18"/>
                <w:szCs w:val="18"/>
              </w:rPr>
              <w:t>143</w:t>
            </w:r>
          </w:p>
        </w:tc>
        <w:tc>
          <w:tcPr>
            <w:tcW w:w="1068" w:type="dxa"/>
            <w:tcBorders>
              <w:top w:val="nil"/>
              <w:left w:val="nil"/>
              <w:bottom w:val="single" w:color="auto" w:sz="4" w:space="0"/>
              <w:right w:val="single" w:color="auto" w:sz="4" w:space="0"/>
            </w:tcBorders>
            <w:vAlign w:val="center"/>
          </w:tcPr>
          <w:p w14:paraId="19FCE978">
            <w:pPr>
              <w:ind w:firstLine="0" w:firstLineChars="0"/>
              <w:jc w:val="center"/>
              <w:rPr>
                <w:sz w:val="18"/>
                <w:szCs w:val="18"/>
              </w:rPr>
            </w:pPr>
            <w:r>
              <w:rPr>
                <w:sz w:val="18"/>
                <w:szCs w:val="18"/>
              </w:rPr>
              <w:t>3.491211</w:t>
            </w:r>
          </w:p>
        </w:tc>
        <w:tc>
          <w:tcPr>
            <w:tcW w:w="626" w:type="dxa"/>
            <w:tcBorders>
              <w:top w:val="nil"/>
              <w:left w:val="nil"/>
              <w:bottom w:val="single" w:color="auto" w:sz="4" w:space="0"/>
              <w:right w:val="single" w:color="auto" w:sz="4" w:space="0"/>
            </w:tcBorders>
            <w:vAlign w:val="center"/>
          </w:tcPr>
          <w:p w14:paraId="12C3C357">
            <w:pPr>
              <w:ind w:firstLine="0" w:firstLineChars="0"/>
              <w:jc w:val="center"/>
              <w:rPr>
                <w:sz w:val="18"/>
                <w:szCs w:val="18"/>
              </w:rPr>
            </w:pPr>
            <w:r>
              <w:rPr>
                <w:sz w:val="18"/>
                <w:szCs w:val="18"/>
              </w:rPr>
              <w:t>8</w:t>
            </w:r>
          </w:p>
        </w:tc>
        <w:tc>
          <w:tcPr>
            <w:tcW w:w="599" w:type="dxa"/>
            <w:tcBorders>
              <w:top w:val="nil"/>
              <w:left w:val="nil"/>
              <w:bottom w:val="single" w:color="auto" w:sz="4" w:space="0"/>
              <w:right w:val="single" w:color="auto" w:sz="4" w:space="0"/>
            </w:tcBorders>
            <w:vAlign w:val="center"/>
          </w:tcPr>
          <w:p w14:paraId="6FD6BD53">
            <w:pPr>
              <w:ind w:firstLine="0" w:firstLineChars="0"/>
              <w:jc w:val="center"/>
              <w:rPr>
                <w:sz w:val="18"/>
                <w:szCs w:val="18"/>
              </w:rPr>
            </w:pPr>
            <w:r>
              <w:rPr>
                <w:sz w:val="18"/>
                <w:szCs w:val="18"/>
              </w:rPr>
              <w:t>271</w:t>
            </w:r>
          </w:p>
        </w:tc>
        <w:tc>
          <w:tcPr>
            <w:tcW w:w="1068" w:type="dxa"/>
            <w:tcBorders>
              <w:top w:val="nil"/>
              <w:left w:val="nil"/>
              <w:bottom w:val="single" w:color="auto" w:sz="4" w:space="0"/>
              <w:right w:val="single" w:color="auto" w:sz="4" w:space="0"/>
            </w:tcBorders>
            <w:vAlign w:val="center"/>
          </w:tcPr>
          <w:p w14:paraId="29E7C902">
            <w:pPr>
              <w:ind w:firstLine="0" w:firstLineChars="0"/>
              <w:jc w:val="center"/>
              <w:rPr>
                <w:sz w:val="18"/>
                <w:szCs w:val="18"/>
              </w:rPr>
            </w:pPr>
            <w:r>
              <w:rPr>
                <w:sz w:val="18"/>
                <w:szCs w:val="18"/>
              </w:rPr>
              <w:t>6.616211</w:t>
            </w:r>
          </w:p>
        </w:tc>
        <w:tc>
          <w:tcPr>
            <w:tcW w:w="626" w:type="dxa"/>
            <w:tcBorders>
              <w:top w:val="nil"/>
              <w:left w:val="nil"/>
              <w:bottom w:val="single" w:color="auto" w:sz="4" w:space="0"/>
              <w:right w:val="single" w:color="auto" w:sz="4" w:space="0"/>
            </w:tcBorders>
            <w:vAlign w:val="center"/>
          </w:tcPr>
          <w:p w14:paraId="448A5F69">
            <w:pPr>
              <w:ind w:firstLine="0" w:firstLineChars="0"/>
              <w:jc w:val="center"/>
              <w:rPr>
                <w:sz w:val="18"/>
                <w:szCs w:val="18"/>
              </w:rPr>
            </w:pPr>
            <w:r>
              <w:rPr>
                <w:sz w:val="18"/>
                <w:szCs w:val="18"/>
              </w:rPr>
              <w:t>0</w:t>
            </w:r>
          </w:p>
        </w:tc>
        <w:tc>
          <w:tcPr>
            <w:tcW w:w="599" w:type="dxa"/>
            <w:tcBorders>
              <w:top w:val="nil"/>
              <w:left w:val="nil"/>
              <w:bottom w:val="single" w:color="auto" w:sz="4" w:space="0"/>
              <w:right w:val="single" w:color="auto" w:sz="4" w:space="0"/>
            </w:tcBorders>
            <w:vAlign w:val="center"/>
          </w:tcPr>
          <w:p w14:paraId="3FD4B1DA">
            <w:pPr>
              <w:ind w:firstLine="0" w:firstLineChars="0"/>
              <w:jc w:val="center"/>
              <w:rPr>
                <w:sz w:val="18"/>
                <w:szCs w:val="18"/>
              </w:rPr>
            </w:pPr>
            <w:r>
              <w:rPr>
                <w:sz w:val="18"/>
                <w:szCs w:val="18"/>
              </w:rPr>
              <w:t>399</w:t>
            </w:r>
          </w:p>
        </w:tc>
        <w:tc>
          <w:tcPr>
            <w:tcW w:w="1109" w:type="dxa"/>
            <w:tcBorders>
              <w:top w:val="nil"/>
              <w:left w:val="nil"/>
              <w:bottom w:val="single" w:color="auto" w:sz="4" w:space="0"/>
              <w:right w:val="single" w:color="auto" w:sz="4" w:space="0"/>
            </w:tcBorders>
            <w:vAlign w:val="center"/>
          </w:tcPr>
          <w:p w14:paraId="45BCFFB8">
            <w:pPr>
              <w:ind w:firstLine="0" w:firstLineChars="0"/>
              <w:jc w:val="center"/>
              <w:rPr>
                <w:sz w:val="18"/>
                <w:szCs w:val="18"/>
              </w:rPr>
            </w:pPr>
            <w:r>
              <w:rPr>
                <w:sz w:val="18"/>
                <w:szCs w:val="18"/>
              </w:rPr>
              <w:t>9.741211</w:t>
            </w:r>
          </w:p>
        </w:tc>
        <w:tc>
          <w:tcPr>
            <w:tcW w:w="626" w:type="dxa"/>
            <w:tcBorders>
              <w:top w:val="nil"/>
              <w:left w:val="nil"/>
              <w:bottom w:val="single" w:color="auto" w:sz="4" w:space="0"/>
              <w:right w:val="single" w:color="auto" w:sz="4" w:space="0"/>
            </w:tcBorders>
            <w:vAlign w:val="center"/>
          </w:tcPr>
          <w:p w14:paraId="2BCCE93E">
            <w:pPr>
              <w:ind w:firstLine="0" w:firstLineChars="0"/>
              <w:jc w:val="center"/>
              <w:rPr>
                <w:sz w:val="18"/>
                <w:szCs w:val="18"/>
              </w:rPr>
            </w:pPr>
            <w:r>
              <w:rPr>
                <w:sz w:val="18"/>
                <w:szCs w:val="18"/>
              </w:rPr>
              <w:t>9</w:t>
            </w:r>
          </w:p>
        </w:tc>
      </w:tr>
      <w:tr w14:paraId="4B6E89CA">
        <w:tblPrEx>
          <w:tblCellMar>
            <w:top w:w="0" w:type="dxa"/>
            <w:left w:w="108" w:type="dxa"/>
            <w:bottom w:w="0" w:type="dxa"/>
            <w:right w:w="108" w:type="dxa"/>
          </w:tblCellMar>
        </w:tblPrEx>
        <w:trPr>
          <w:trHeight w:val="270" w:hRule="atLeast"/>
          <w:jc w:val="center"/>
        </w:trPr>
        <w:tc>
          <w:tcPr>
            <w:tcW w:w="957" w:type="dxa"/>
            <w:tcBorders>
              <w:top w:val="nil"/>
              <w:left w:val="single" w:color="auto" w:sz="4" w:space="0"/>
              <w:bottom w:val="single" w:color="auto" w:sz="4" w:space="0"/>
              <w:right w:val="single" w:color="auto" w:sz="4" w:space="0"/>
            </w:tcBorders>
            <w:vAlign w:val="center"/>
          </w:tcPr>
          <w:p w14:paraId="1992DAFB">
            <w:pPr>
              <w:ind w:firstLine="0" w:firstLineChars="0"/>
              <w:jc w:val="center"/>
              <w:rPr>
                <w:sz w:val="18"/>
                <w:szCs w:val="18"/>
              </w:rPr>
            </w:pPr>
            <w:r>
              <w:rPr>
                <w:sz w:val="18"/>
                <w:szCs w:val="18"/>
              </w:rPr>
              <w:t>16</w:t>
            </w:r>
          </w:p>
        </w:tc>
        <w:tc>
          <w:tcPr>
            <w:tcW w:w="1068" w:type="dxa"/>
            <w:tcBorders>
              <w:top w:val="nil"/>
              <w:left w:val="nil"/>
              <w:bottom w:val="single" w:color="auto" w:sz="4" w:space="0"/>
              <w:right w:val="single" w:color="auto" w:sz="4" w:space="0"/>
            </w:tcBorders>
            <w:vAlign w:val="center"/>
          </w:tcPr>
          <w:p w14:paraId="7E0B4617">
            <w:pPr>
              <w:ind w:firstLine="0" w:firstLineChars="0"/>
              <w:jc w:val="center"/>
              <w:rPr>
                <w:sz w:val="18"/>
                <w:szCs w:val="18"/>
              </w:rPr>
            </w:pPr>
            <w:r>
              <w:rPr>
                <w:sz w:val="18"/>
                <w:szCs w:val="18"/>
              </w:rPr>
              <w:t>0.390625</w:t>
            </w:r>
          </w:p>
        </w:tc>
        <w:tc>
          <w:tcPr>
            <w:tcW w:w="626" w:type="dxa"/>
            <w:tcBorders>
              <w:top w:val="nil"/>
              <w:left w:val="nil"/>
              <w:bottom w:val="single" w:color="auto" w:sz="4" w:space="0"/>
              <w:right w:val="single" w:color="auto" w:sz="4" w:space="0"/>
            </w:tcBorders>
            <w:vAlign w:val="center"/>
          </w:tcPr>
          <w:p w14:paraId="70C7CFF3">
            <w:pPr>
              <w:ind w:firstLine="0" w:firstLineChars="0"/>
              <w:jc w:val="center"/>
              <w:rPr>
                <w:sz w:val="18"/>
                <w:szCs w:val="18"/>
              </w:rPr>
            </w:pPr>
            <w:r>
              <w:rPr>
                <w:sz w:val="18"/>
                <w:szCs w:val="18"/>
              </w:rPr>
              <w:t>13</w:t>
            </w:r>
          </w:p>
        </w:tc>
        <w:tc>
          <w:tcPr>
            <w:tcW w:w="599" w:type="dxa"/>
            <w:tcBorders>
              <w:top w:val="nil"/>
              <w:left w:val="nil"/>
              <w:bottom w:val="single" w:color="auto" w:sz="4" w:space="0"/>
              <w:right w:val="single" w:color="auto" w:sz="4" w:space="0"/>
            </w:tcBorders>
            <w:vAlign w:val="center"/>
          </w:tcPr>
          <w:p w14:paraId="6E509F9A">
            <w:pPr>
              <w:ind w:firstLine="0" w:firstLineChars="0"/>
              <w:jc w:val="center"/>
              <w:rPr>
                <w:sz w:val="18"/>
                <w:szCs w:val="18"/>
              </w:rPr>
            </w:pPr>
            <w:r>
              <w:rPr>
                <w:sz w:val="18"/>
                <w:szCs w:val="18"/>
              </w:rPr>
              <w:t>144</w:t>
            </w:r>
          </w:p>
        </w:tc>
        <w:tc>
          <w:tcPr>
            <w:tcW w:w="1068" w:type="dxa"/>
            <w:tcBorders>
              <w:top w:val="nil"/>
              <w:left w:val="nil"/>
              <w:bottom w:val="single" w:color="auto" w:sz="4" w:space="0"/>
              <w:right w:val="single" w:color="auto" w:sz="4" w:space="0"/>
            </w:tcBorders>
            <w:vAlign w:val="center"/>
          </w:tcPr>
          <w:p w14:paraId="683426B8">
            <w:pPr>
              <w:ind w:firstLine="0" w:firstLineChars="0"/>
              <w:jc w:val="center"/>
              <w:rPr>
                <w:sz w:val="18"/>
                <w:szCs w:val="18"/>
              </w:rPr>
            </w:pPr>
            <w:r>
              <w:rPr>
                <w:sz w:val="18"/>
                <w:szCs w:val="18"/>
              </w:rPr>
              <w:t>3.515625</w:t>
            </w:r>
          </w:p>
        </w:tc>
        <w:tc>
          <w:tcPr>
            <w:tcW w:w="626" w:type="dxa"/>
            <w:tcBorders>
              <w:top w:val="nil"/>
              <w:left w:val="nil"/>
              <w:bottom w:val="single" w:color="auto" w:sz="4" w:space="0"/>
              <w:right w:val="single" w:color="auto" w:sz="4" w:space="0"/>
            </w:tcBorders>
            <w:vAlign w:val="center"/>
          </w:tcPr>
          <w:p w14:paraId="3CB292DE">
            <w:pPr>
              <w:ind w:firstLine="0" w:firstLineChars="0"/>
              <w:jc w:val="center"/>
              <w:rPr>
                <w:sz w:val="18"/>
                <w:szCs w:val="18"/>
              </w:rPr>
            </w:pPr>
            <w:r>
              <w:rPr>
                <w:sz w:val="18"/>
                <w:szCs w:val="18"/>
              </w:rPr>
              <w:t>10</w:t>
            </w:r>
          </w:p>
        </w:tc>
        <w:tc>
          <w:tcPr>
            <w:tcW w:w="599" w:type="dxa"/>
            <w:tcBorders>
              <w:top w:val="nil"/>
              <w:left w:val="nil"/>
              <w:bottom w:val="single" w:color="auto" w:sz="4" w:space="0"/>
              <w:right w:val="single" w:color="auto" w:sz="4" w:space="0"/>
            </w:tcBorders>
            <w:vAlign w:val="center"/>
          </w:tcPr>
          <w:p w14:paraId="5188527D">
            <w:pPr>
              <w:ind w:firstLine="0" w:firstLineChars="0"/>
              <w:jc w:val="center"/>
              <w:rPr>
                <w:sz w:val="18"/>
                <w:szCs w:val="18"/>
              </w:rPr>
            </w:pPr>
            <w:r>
              <w:rPr>
                <w:sz w:val="18"/>
                <w:szCs w:val="18"/>
              </w:rPr>
              <w:t>272</w:t>
            </w:r>
          </w:p>
        </w:tc>
        <w:tc>
          <w:tcPr>
            <w:tcW w:w="1068" w:type="dxa"/>
            <w:tcBorders>
              <w:top w:val="nil"/>
              <w:left w:val="nil"/>
              <w:bottom w:val="single" w:color="auto" w:sz="4" w:space="0"/>
              <w:right w:val="single" w:color="auto" w:sz="4" w:space="0"/>
            </w:tcBorders>
            <w:vAlign w:val="center"/>
          </w:tcPr>
          <w:p w14:paraId="44421F28">
            <w:pPr>
              <w:ind w:firstLine="0" w:firstLineChars="0"/>
              <w:jc w:val="center"/>
              <w:rPr>
                <w:sz w:val="18"/>
                <w:szCs w:val="18"/>
              </w:rPr>
            </w:pPr>
            <w:r>
              <w:rPr>
                <w:sz w:val="18"/>
                <w:szCs w:val="18"/>
              </w:rPr>
              <w:t>6.640625</w:t>
            </w:r>
          </w:p>
        </w:tc>
        <w:tc>
          <w:tcPr>
            <w:tcW w:w="626" w:type="dxa"/>
            <w:tcBorders>
              <w:top w:val="nil"/>
              <w:left w:val="nil"/>
              <w:bottom w:val="single" w:color="auto" w:sz="4" w:space="0"/>
              <w:right w:val="single" w:color="auto" w:sz="4" w:space="0"/>
            </w:tcBorders>
            <w:vAlign w:val="center"/>
          </w:tcPr>
          <w:p w14:paraId="5E8C3591">
            <w:pPr>
              <w:ind w:firstLine="0" w:firstLineChars="0"/>
              <w:jc w:val="center"/>
              <w:rPr>
                <w:sz w:val="18"/>
                <w:szCs w:val="18"/>
              </w:rPr>
            </w:pPr>
            <w:r>
              <w:rPr>
                <w:sz w:val="18"/>
                <w:szCs w:val="18"/>
              </w:rPr>
              <w:t>1</w:t>
            </w:r>
          </w:p>
        </w:tc>
        <w:tc>
          <w:tcPr>
            <w:tcW w:w="599" w:type="dxa"/>
            <w:tcBorders>
              <w:top w:val="nil"/>
              <w:left w:val="nil"/>
              <w:bottom w:val="single" w:color="auto" w:sz="4" w:space="0"/>
              <w:right w:val="single" w:color="auto" w:sz="4" w:space="0"/>
            </w:tcBorders>
            <w:vAlign w:val="center"/>
          </w:tcPr>
          <w:p w14:paraId="26C59F03">
            <w:pPr>
              <w:ind w:firstLine="0" w:firstLineChars="0"/>
              <w:jc w:val="center"/>
              <w:rPr>
                <w:sz w:val="18"/>
                <w:szCs w:val="18"/>
              </w:rPr>
            </w:pPr>
            <w:r>
              <w:rPr>
                <w:sz w:val="18"/>
                <w:szCs w:val="18"/>
              </w:rPr>
              <w:t>400</w:t>
            </w:r>
          </w:p>
        </w:tc>
        <w:tc>
          <w:tcPr>
            <w:tcW w:w="1109" w:type="dxa"/>
            <w:tcBorders>
              <w:top w:val="nil"/>
              <w:left w:val="nil"/>
              <w:bottom w:val="single" w:color="auto" w:sz="4" w:space="0"/>
              <w:right w:val="single" w:color="auto" w:sz="4" w:space="0"/>
            </w:tcBorders>
            <w:vAlign w:val="center"/>
          </w:tcPr>
          <w:p w14:paraId="223D287D">
            <w:pPr>
              <w:ind w:firstLine="0" w:firstLineChars="0"/>
              <w:jc w:val="center"/>
              <w:rPr>
                <w:sz w:val="18"/>
                <w:szCs w:val="18"/>
              </w:rPr>
            </w:pPr>
            <w:r>
              <w:rPr>
                <w:sz w:val="18"/>
                <w:szCs w:val="18"/>
              </w:rPr>
              <w:t>9.765625</w:t>
            </w:r>
          </w:p>
        </w:tc>
        <w:tc>
          <w:tcPr>
            <w:tcW w:w="626" w:type="dxa"/>
            <w:tcBorders>
              <w:top w:val="nil"/>
              <w:left w:val="nil"/>
              <w:bottom w:val="single" w:color="auto" w:sz="4" w:space="0"/>
              <w:right w:val="single" w:color="auto" w:sz="4" w:space="0"/>
            </w:tcBorders>
            <w:vAlign w:val="center"/>
          </w:tcPr>
          <w:p w14:paraId="6AC4AE22">
            <w:pPr>
              <w:ind w:firstLine="0" w:firstLineChars="0"/>
              <w:jc w:val="center"/>
              <w:rPr>
                <w:sz w:val="18"/>
                <w:szCs w:val="18"/>
              </w:rPr>
            </w:pPr>
            <w:r>
              <w:rPr>
                <w:sz w:val="18"/>
                <w:szCs w:val="18"/>
              </w:rPr>
              <w:t>8</w:t>
            </w:r>
          </w:p>
        </w:tc>
      </w:tr>
      <w:tr w14:paraId="74EC18F4">
        <w:tblPrEx>
          <w:tblCellMar>
            <w:top w:w="0" w:type="dxa"/>
            <w:left w:w="108" w:type="dxa"/>
            <w:bottom w:w="0" w:type="dxa"/>
            <w:right w:w="108" w:type="dxa"/>
          </w:tblCellMar>
        </w:tblPrEx>
        <w:trPr>
          <w:trHeight w:val="270" w:hRule="atLeast"/>
          <w:jc w:val="center"/>
        </w:trPr>
        <w:tc>
          <w:tcPr>
            <w:tcW w:w="957" w:type="dxa"/>
            <w:tcBorders>
              <w:top w:val="nil"/>
              <w:left w:val="single" w:color="auto" w:sz="4" w:space="0"/>
              <w:bottom w:val="single" w:color="auto" w:sz="4" w:space="0"/>
              <w:right w:val="single" w:color="auto" w:sz="4" w:space="0"/>
            </w:tcBorders>
            <w:vAlign w:val="center"/>
          </w:tcPr>
          <w:p w14:paraId="334E2991">
            <w:pPr>
              <w:ind w:firstLine="0" w:firstLineChars="0"/>
              <w:jc w:val="center"/>
              <w:rPr>
                <w:sz w:val="18"/>
                <w:szCs w:val="18"/>
              </w:rPr>
            </w:pPr>
            <w:r>
              <w:rPr>
                <w:sz w:val="18"/>
                <w:szCs w:val="18"/>
              </w:rPr>
              <w:t>17</w:t>
            </w:r>
          </w:p>
        </w:tc>
        <w:tc>
          <w:tcPr>
            <w:tcW w:w="1068" w:type="dxa"/>
            <w:tcBorders>
              <w:top w:val="nil"/>
              <w:left w:val="nil"/>
              <w:bottom w:val="single" w:color="auto" w:sz="4" w:space="0"/>
              <w:right w:val="single" w:color="auto" w:sz="4" w:space="0"/>
            </w:tcBorders>
            <w:vAlign w:val="center"/>
          </w:tcPr>
          <w:p w14:paraId="01B0A941">
            <w:pPr>
              <w:ind w:firstLine="0" w:firstLineChars="0"/>
              <w:jc w:val="center"/>
              <w:rPr>
                <w:sz w:val="18"/>
                <w:szCs w:val="18"/>
              </w:rPr>
            </w:pPr>
            <w:r>
              <w:rPr>
                <w:sz w:val="18"/>
                <w:szCs w:val="18"/>
              </w:rPr>
              <w:t>0.415039</w:t>
            </w:r>
          </w:p>
        </w:tc>
        <w:tc>
          <w:tcPr>
            <w:tcW w:w="626" w:type="dxa"/>
            <w:tcBorders>
              <w:top w:val="nil"/>
              <w:left w:val="nil"/>
              <w:bottom w:val="single" w:color="auto" w:sz="4" w:space="0"/>
              <w:right w:val="single" w:color="auto" w:sz="4" w:space="0"/>
            </w:tcBorders>
            <w:vAlign w:val="center"/>
          </w:tcPr>
          <w:p w14:paraId="61B6222C">
            <w:pPr>
              <w:ind w:firstLine="0" w:firstLineChars="0"/>
              <w:jc w:val="center"/>
              <w:rPr>
                <w:sz w:val="18"/>
                <w:szCs w:val="18"/>
              </w:rPr>
            </w:pPr>
            <w:r>
              <w:rPr>
                <w:sz w:val="18"/>
                <w:szCs w:val="18"/>
              </w:rPr>
              <w:t>12</w:t>
            </w:r>
          </w:p>
        </w:tc>
        <w:tc>
          <w:tcPr>
            <w:tcW w:w="599" w:type="dxa"/>
            <w:tcBorders>
              <w:top w:val="nil"/>
              <w:left w:val="nil"/>
              <w:bottom w:val="single" w:color="auto" w:sz="4" w:space="0"/>
              <w:right w:val="single" w:color="auto" w:sz="4" w:space="0"/>
            </w:tcBorders>
            <w:vAlign w:val="center"/>
          </w:tcPr>
          <w:p w14:paraId="124D54EA">
            <w:pPr>
              <w:ind w:firstLine="0" w:firstLineChars="0"/>
              <w:jc w:val="center"/>
              <w:rPr>
                <w:sz w:val="18"/>
                <w:szCs w:val="18"/>
              </w:rPr>
            </w:pPr>
            <w:r>
              <w:rPr>
                <w:sz w:val="18"/>
                <w:szCs w:val="18"/>
              </w:rPr>
              <w:t>145</w:t>
            </w:r>
          </w:p>
        </w:tc>
        <w:tc>
          <w:tcPr>
            <w:tcW w:w="1068" w:type="dxa"/>
            <w:tcBorders>
              <w:top w:val="nil"/>
              <w:left w:val="nil"/>
              <w:bottom w:val="single" w:color="auto" w:sz="4" w:space="0"/>
              <w:right w:val="single" w:color="auto" w:sz="4" w:space="0"/>
            </w:tcBorders>
            <w:vAlign w:val="center"/>
          </w:tcPr>
          <w:p w14:paraId="0B7AB72C">
            <w:pPr>
              <w:ind w:firstLine="0" w:firstLineChars="0"/>
              <w:jc w:val="center"/>
              <w:rPr>
                <w:sz w:val="18"/>
                <w:szCs w:val="18"/>
              </w:rPr>
            </w:pPr>
            <w:r>
              <w:rPr>
                <w:sz w:val="18"/>
                <w:szCs w:val="18"/>
              </w:rPr>
              <w:t>3.540039</w:t>
            </w:r>
          </w:p>
        </w:tc>
        <w:tc>
          <w:tcPr>
            <w:tcW w:w="626" w:type="dxa"/>
            <w:tcBorders>
              <w:top w:val="nil"/>
              <w:left w:val="nil"/>
              <w:bottom w:val="single" w:color="auto" w:sz="4" w:space="0"/>
              <w:right w:val="single" w:color="auto" w:sz="4" w:space="0"/>
            </w:tcBorders>
            <w:vAlign w:val="center"/>
          </w:tcPr>
          <w:p w14:paraId="56609075">
            <w:pPr>
              <w:ind w:firstLine="0" w:firstLineChars="0"/>
              <w:jc w:val="center"/>
              <w:rPr>
                <w:sz w:val="18"/>
                <w:szCs w:val="18"/>
              </w:rPr>
            </w:pPr>
            <w:r>
              <w:rPr>
                <w:sz w:val="18"/>
                <w:szCs w:val="18"/>
              </w:rPr>
              <w:t>14</w:t>
            </w:r>
          </w:p>
        </w:tc>
        <w:tc>
          <w:tcPr>
            <w:tcW w:w="599" w:type="dxa"/>
            <w:tcBorders>
              <w:top w:val="nil"/>
              <w:left w:val="nil"/>
              <w:bottom w:val="single" w:color="auto" w:sz="4" w:space="0"/>
              <w:right w:val="single" w:color="auto" w:sz="4" w:space="0"/>
            </w:tcBorders>
            <w:vAlign w:val="center"/>
          </w:tcPr>
          <w:p w14:paraId="6E1F9EC7">
            <w:pPr>
              <w:ind w:firstLine="0" w:firstLineChars="0"/>
              <w:jc w:val="center"/>
              <w:rPr>
                <w:sz w:val="18"/>
                <w:szCs w:val="18"/>
              </w:rPr>
            </w:pPr>
            <w:r>
              <w:rPr>
                <w:sz w:val="18"/>
                <w:szCs w:val="18"/>
              </w:rPr>
              <w:t>273</w:t>
            </w:r>
          </w:p>
        </w:tc>
        <w:tc>
          <w:tcPr>
            <w:tcW w:w="1068" w:type="dxa"/>
            <w:tcBorders>
              <w:top w:val="nil"/>
              <w:left w:val="nil"/>
              <w:bottom w:val="single" w:color="auto" w:sz="4" w:space="0"/>
              <w:right w:val="single" w:color="auto" w:sz="4" w:space="0"/>
            </w:tcBorders>
            <w:vAlign w:val="center"/>
          </w:tcPr>
          <w:p w14:paraId="20264790">
            <w:pPr>
              <w:ind w:firstLine="0" w:firstLineChars="0"/>
              <w:jc w:val="center"/>
              <w:rPr>
                <w:sz w:val="18"/>
                <w:szCs w:val="18"/>
              </w:rPr>
            </w:pPr>
            <w:r>
              <w:rPr>
                <w:sz w:val="18"/>
                <w:szCs w:val="18"/>
              </w:rPr>
              <w:t>6.665039</w:t>
            </w:r>
          </w:p>
        </w:tc>
        <w:tc>
          <w:tcPr>
            <w:tcW w:w="626" w:type="dxa"/>
            <w:tcBorders>
              <w:top w:val="nil"/>
              <w:left w:val="nil"/>
              <w:bottom w:val="single" w:color="auto" w:sz="4" w:space="0"/>
              <w:right w:val="single" w:color="auto" w:sz="4" w:space="0"/>
            </w:tcBorders>
            <w:vAlign w:val="center"/>
          </w:tcPr>
          <w:p w14:paraId="20388BDA">
            <w:pPr>
              <w:ind w:firstLine="0" w:firstLineChars="0"/>
              <w:jc w:val="center"/>
              <w:rPr>
                <w:sz w:val="18"/>
                <w:szCs w:val="18"/>
              </w:rPr>
            </w:pPr>
            <w:r>
              <w:rPr>
                <w:sz w:val="18"/>
                <w:szCs w:val="18"/>
              </w:rPr>
              <w:t>7</w:t>
            </w:r>
          </w:p>
        </w:tc>
        <w:tc>
          <w:tcPr>
            <w:tcW w:w="599" w:type="dxa"/>
            <w:tcBorders>
              <w:top w:val="nil"/>
              <w:left w:val="nil"/>
              <w:bottom w:val="single" w:color="auto" w:sz="4" w:space="0"/>
              <w:right w:val="single" w:color="auto" w:sz="4" w:space="0"/>
            </w:tcBorders>
            <w:vAlign w:val="center"/>
          </w:tcPr>
          <w:p w14:paraId="58031980">
            <w:pPr>
              <w:ind w:firstLine="0" w:firstLineChars="0"/>
              <w:jc w:val="center"/>
              <w:rPr>
                <w:sz w:val="18"/>
                <w:szCs w:val="18"/>
              </w:rPr>
            </w:pPr>
            <w:r>
              <w:rPr>
                <w:sz w:val="18"/>
                <w:szCs w:val="18"/>
              </w:rPr>
              <w:t>401</w:t>
            </w:r>
          </w:p>
        </w:tc>
        <w:tc>
          <w:tcPr>
            <w:tcW w:w="1109" w:type="dxa"/>
            <w:tcBorders>
              <w:top w:val="nil"/>
              <w:left w:val="nil"/>
              <w:bottom w:val="single" w:color="auto" w:sz="4" w:space="0"/>
              <w:right w:val="single" w:color="auto" w:sz="4" w:space="0"/>
            </w:tcBorders>
            <w:vAlign w:val="center"/>
          </w:tcPr>
          <w:p w14:paraId="34DFAD12">
            <w:pPr>
              <w:ind w:firstLine="0" w:firstLineChars="0"/>
              <w:jc w:val="center"/>
              <w:rPr>
                <w:sz w:val="18"/>
                <w:szCs w:val="18"/>
              </w:rPr>
            </w:pPr>
            <w:r>
              <w:rPr>
                <w:sz w:val="18"/>
                <w:szCs w:val="18"/>
              </w:rPr>
              <w:t>9.790039</w:t>
            </w:r>
          </w:p>
        </w:tc>
        <w:tc>
          <w:tcPr>
            <w:tcW w:w="626" w:type="dxa"/>
            <w:tcBorders>
              <w:top w:val="nil"/>
              <w:left w:val="nil"/>
              <w:bottom w:val="single" w:color="auto" w:sz="4" w:space="0"/>
              <w:right w:val="single" w:color="auto" w:sz="4" w:space="0"/>
            </w:tcBorders>
            <w:vAlign w:val="center"/>
          </w:tcPr>
          <w:p w14:paraId="4734DD44">
            <w:pPr>
              <w:ind w:firstLine="0" w:firstLineChars="0"/>
              <w:jc w:val="center"/>
              <w:rPr>
                <w:sz w:val="18"/>
                <w:szCs w:val="18"/>
              </w:rPr>
            </w:pPr>
            <w:r>
              <w:rPr>
                <w:sz w:val="18"/>
                <w:szCs w:val="18"/>
              </w:rPr>
              <w:t>13</w:t>
            </w:r>
          </w:p>
        </w:tc>
      </w:tr>
      <w:tr w14:paraId="0CDBCEC9">
        <w:tblPrEx>
          <w:tblCellMar>
            <w:top w:w="0" w:type="dxa"/>
            <w:left w:w="108" w:type="dxa"/>
            <w:bottom w:w="0" w:type="dxa"/>
            <w:right w:w="108" w:type="dxa"/>
          </w:tblCellMar>
        </w:tblPrEx>
        <w:trPr>
          <w:trHeight w:val="270" w:hRule="atLeast"/>
          <w:jc w:val="center"/>
        </w:trPr>
        <w:tc>
          <w:tcPr>
            <w:tcW w:w="957" w:type="dxa"/>
            <w:tcBorders>
              <w:top w:val="nil"/>
              <w:left w:val="single" w:color="auto" w:sz="4" w:space="0"/>
              <w:bottom w:val="single" w:color="auto" w:sz="4" w:space="0"/>
              <w:right w:val="single" w:color="auto" w:sz="4" w:space="0"/>
            </w:tcBorders>
            <w:vAlign w:val="center"/>
          </w:tcPr>
          <w:p w14:paraId="671E1E86">
            <w:pPr>
              <w:ind w:firstLine="0" w:firstLineChars="0"/>
              <w:jc w:val="center"/>
              <w:rPr>
                <w:sz w:val="18"/>
                <w:szCs w:val="18"/>
              </w:rPr>
            </w:pPr>
            <w:r>
              <w:rPr>
                <w:sz w:val="18"/>
                <w:szCs w:val="18"/>
              </w:rPr>
              <w:t>18</w:t>
            </w:r>
          </w:p>
        </w:tc>
        <w:tc>
          <w:tcPr>
            <w:tcW w:w="1068" w:type="dxa"/>
            <w:tcBorders>
              <w:top w:val="nil"/>
              <w:left w:val="nil"/>
              <w:bottom w:val="single" w:color="auto" w:sz="4" w:space="0"/>
              <w:right w:val="single" w:color="auto" w:sz="4" w:space="0"/>
            </w:tcBorders>
            <w:vAlign w:val="center"/>
          </w:tcPr>
          <w:p w14:paraId="6773ADDD">
            <w:pPr>
              <w:ind w:firstLine="0" w:firstLineChars="0"/>
              <w:jc w:val="center"/>
              <w:rPr>
                <w:sz w:val="18"/>
                <w:szCs w:val="18"/>
              </w:rPr>
            </w:pPr>
            <w:r>
              <w:rPr>
                <w:sz w:val="18"/>
                <w:szCs w:val="18"/>
              </w:rPr>
              <w:t>0.439453</w:t>
            </w:r>
          </w:p>
        </w:tc>
        <w:tc>
          <w:tcPr>
            <w:tcW w:w="626" w:type="dxa"/>
            <w:tcBorders>
              <w:top w:val="nil"/>
              <w:left w:val="nil"/>
              <w:bottom w:val="single" w:color="auto" w:sz="4" w:space="0"/>
              <w:right w:val="single" w:color="auto" w:sz="4" w:space="0"/>
            </w:tcBorders>
            <w:vAlign w:val="center"/>
          </w:tcPr>
          <w:p w14:paraId="05B4132A">
            <w:pPr>
              <w:ind w:firstLine="0" w:firstLineChars="0"/>
              <w:jc w:val="center"/>
              <w:rPr>
                <w:sz w:val="18"/>
                <w:szCs w:val="18"/>
              </w:rPr>
            </w:pPr>
            <w:r>
              <w:rPr>
                <w:sz w:val="18"/>
                <w:szCs w:val="18"/>
              </w:rPr>
              <w:t>7</w:t>
            </w:r>
          </w:p>
        </w:tc>
        <w:tc>
          <w:tcPr>
            <w:tcW w:w="599" w:type="dxa"/>
            <w:tcBorders>
              <w:top w:val="nil"/>
              <w:left w:val="nil"/>
              <w:bottom w:val="single" w:color="auto" w:sz="4" w:space="0"/>
              <w:right w:val="single" w:color="auto" w:sz="4" w:space="0"/>
            </w:tcBorders>
            <w:vAlign w:val="center"/>
          </w:tcPr>
          <w:p w14:paraId="5540FFD6">
            <w:pPr>
              <w:ind w:firstLine="0" w:firstLineChars="0"/>
              <w:jc w:val="center"/>
              <w:rPr>
                <w:sz w:val="18"/>
                <w:szCs w:val="18"/>
              </w:rPr>
            </w:pPr>
            <w:r>
              <w:rPr>
                <w:sz w:val="18"/>
                <w:szCs w:val="18"/>
              </w:rPr>
              <w:t>146</w:t>
            </w:r>
          </w:p>
        </w:tc>
        <w:tc>
          <w:tcPr>
            <w:tcW w:w="1068" w:type="dxa"/>
            <w:tcBorders>
              <w:top w:val="nil"/>
              <w:left w:val="nil"/>
              <w:bottom w:val="single" w:color="auto" w:sz="4" w:space="0"/>
              <w:right w:val="single" w:color="auto" w:sz="4" w:space="0"/>
            </w:tcBorders>
            <w:vAlign w:val="center"/>
          </w:tcPr>
          <w:p w14:paraId="08C19011">
            <w:pPr>
              <w:ind w:firstLine="0" w:firstLineChars="0"/>
              <w:jc w:val="center"/>
              <w:rPr>
                <w:sz w:val="18"/>
                <w:szCs w:val="18"/>
              </w:rPr>
            </w:pPr>
            <w:r>
              <w:rPr>
                <w:sz w:val="18"/>
                <w:szCs w:val="18"/>
              </w:rPr>
              <w:t>3.564453</w:t>
            </w:r>
          </w:p>
        </w:tc>
        <w:tc>
          <w:tcPr>
            <w:tcW w:w="626" w:type="dxa"/>
            <w:tcBorders>
              <w:top w:val="nil"/>
              <w:left w:val="nil"/>
              <w:bottom w:val="single" w:color="auto" w:sz="4" w:space="0"/>
              <w:right w:val="single" w:color="auto" w:sz="4" w:space="0"/>
            </w:tcBorders>
            <w:vAlign w:val="center"/>
          </w:tcPr>
          <w:p w14:paraId="162BF5C7">
            <w:pPr>
              <w:ind w:firstLine="0" w:firstLineChars="0"/>
              <w:jc w:val="center"/>
              <w:rPr>
                <w:sz w:val="18"/>
                <w:szCs w:val="18"/>
              </w:rPr>
            </w:pPr>
            <w:r>
              <w:rPr>
                <w:sz w:val="18"/>
                <w:szCs w:val="18"/>
              </w:rPr>
              <w:t>2</w:t>
            </w:r>
          </w:p>
        </w:tc>
        <w:tc>
          <w:tcPr>
            <w:tcW w:w="599" w:type="dxa"/>
            <w:tcBorders>
              <w:top w:val="nil"/>
              <w:left w:val="nil"/>
              <w:bottom w:val="single" w:color="auto" w:sz="4" w:space="0"/>
              <w:right w:val="single" w:color="auto" w:sz="4" w:space="0"/>
            </w:tcBorders>
            <w:vAlign w:val="center"/>
          </w:tcPr>
          <w:p w14:paraId="02F43C4A">
            <w:pPr>
              <w:ind w:firstLine="0" w:firstLineChars="0"/>
              <w:jc w:val="center"/>
              <w:rPr>
                <w:sz w:val="18"/>
                <w:szCs w:val="18"/>
              </w:rPr>
            </w:pPr>
            <w:r>
              <w:rPr>
                <w:sz w:val="18"/>
                <w:szCs w:val="18"/>
              </w:rPr>
              <w:t>274</w:t>
            </w:r>
          </w:p>
        </w:tc>
        <w:tc>
          <w:tcPr>
            <w:tcW w:w="1068" w:type="dxa"/>
            <w:tcBorders>
              <w:top w:val="nil"/>
              <w:left w:val="nil"/>
              <w:bottom w:val="single" w:color="auto" w:sz="4" w:space="0"/>
              <w:right w:val="single" w:color="auto" w:sz="4" w:space="0"/>
            </w:tcBorders>
            <w:vAlign w:val="center"/>
          </w:tcPr>
          <w:p w14:paraId="19A5BA38">
            <w:pPr>
              <w:ind w:firstLine="0" w:firstLineChars="0"/>
              <w:jc w:val="center"/>
              <w:rPr>
                <w:sz w:val="18"/>
                <w:szCs w:val="18"/>
              </w:rPr>
            </w:pPr>
            <w:r>
              <w:rPr>
                <w:sz w:val="18"/>
                <w:szCs w:val="18"/>
              </w:rPr>
              <w:t>6.689453</w:t>
            </w:r>
          </w:p>
        </w:tc>
        <w:tc>
          <w:tcPr>
            <w:tcW w:w="626" w:type="dxa"/>
            <w:tcBorders>
              <w:top w:val="nil"/>
              <w:left w:val="nil"/>
              <w:bottom w:val="single" w:color="auto" w:sz="4" w:space="0"/>
              <w:right w:val="single" w:color="auto" w:sz="4" w:space="0"/>
            </w:tcBorders>
            <w:vAlign w:val="center"/>
          </w:tcPr>
          <w:p w14:paraId="1766DB79">
            <w:pPr>
              <w:ind w:firstLine="0" w:firstLineChars="0"/>
              <w:jc w:val="center"/>
              <w:rPr>
                <w:sz w:val="18"/>
                <w:szCs w:val="18"/>
              </w:rPr>
            </w:pPr>
            <w:r>
              <w:rPr>
                <w:sz w:val="18"/>
                <w:szCs w:val="18"/>
              </w:rPr>
              <w:t>10</w:t>
            </w:r>
          </w:p>
        </w:tc>
        <w:tc>
          <w:tcPr>
            <w:tcW w:w="599" w:type="dxa"/>
            <w:tcBorders>
              <w:top w:val="nil"/>
              <w:left w:val="nil"/>
              <w:bottom w:val="single" w:color="auto" w:sz="4" w:space="0"/>
              <w:right w:val="single" w:color="auto" w:sz="4" w:space="0"/>
            </w:tcBorders>
            <w:vAlign w:val="center"/>
          </w:tcPr>
          <w:p w14:paraId="7D6FBE65">
            <w:pPr>
              <w:ind w:firstLine="0" w:firstLineChars="0"/>
              <w:jc w:val="center"/>
              <w:rPr>
                <w:sz w:val="18"/>
                <w:szCs w:val="18"/>
              </w:rPr>
            </w:pPr>
            <w:r>
              <w:rPr>
                <w:sz w:val="18"/>
                <w:szCs w:val="18"/>
              </w:rPr>
              <w:t>402</w:t>
            </w:r>
          </w:p>
        </w:tc>
        <w:tc>
          <w:tcPr>
            <w:tcW w:w="1109" w:type="dxa"/>
            <w:tcBorders>
              <w:top w:val="nil"/>
              <w:left w:val="nil"/>
              <w:bottom w:val="single" w:color="auto" w:sz="4" w:space="0"/>
              <w:right w:val="single" w:color="auto" w:sz="4" w:space="0"/>
            </w:tcBorders>
            <w:vAlign w:val="center"/>
          </w:tcPr>
          <w:p w14:paraId="1B4E7AA8">
            <w:pPr>
              <w:ind w:firstLine="0" w:firstLineChars="0"/>
              <w:jc w:val="center"/>
              <w:rPr>
                <w:sz w:val="18"/>
                <w:szCs w:val="18"/>
              </w:rPr>
            </w:pPr>
            <w:r>
              <w:rPr>
                <w:sz w:val="18"/>
                <w:szCs w:val="18"/>
              </w:rPr>
              <w:t>9.814453</w:t>
            </w:r>
          </w:p>
        </w:tc>
        <w:tc>
          <w:tcPr>
            <w:tcW w:w="626" w:type="dxa"/>
            <w:tcBorders>
              <w:top w:val="nil"/>
              <w:left w:val="nil"/>
              <w:bottom w:val="single" w:color="auto" w:sz="4" w:space="0"/>
              <w:right w:val="single" w:color="auto" w:sz="4" w:space="0"/>
            </w:tcBorders>
            <w:vAlign w:val="center"/>
          </w:tcPr>
          <w:p w14:paraId="240D8507">
            <w:pPr>
              <w:ind w:firstLine="0" w:firstLineChars="0"/>
              <w:jc w:val="center"/>
              <w:rPr>
                <w:sz w:val="18"/>
                <w:szCs w:val="18"/>
              </w:rPr>
            </w:pPr>
            <w:r>
              <w:rPr>
                <w:sz w:val="18"/>
                <w:szCs w:val="18"/>
              </w:rPr>
              <w:t>9</w:t>
            </w:r>
          </w:p>
        </w:tc>
      </w:tr>
      <w:tr w14:paraId="67A2BFCC">
        <w:tblPrEx>
          <w:tblCellMar>
            <w:top w:w="0" w:type="dxa"/>
            <w:left w:w="108" w:type="dxa"/>
            <w:bottom w:w="0" w:type="dxa"/>
            <w:right w:w="108" w:type="dxa"/>
          </w:tblCellMar>
        </w:tblPrEx>
        <w:trPr>
          <w:trHeight w:val="270" w:hRule="atLeast"/>
          <w:jc w:val="center"/>
        </w:trPr>
        <w:tc>
          <w:tcPr>
            <w:tcW w:w="957" w:type="dxa"/>
            <w:tcBorders>
              <w:top w:val="nil"/>
              <w:left w:val="single" w:color="auto" w:sz="4" w:space="0"/>
              <w:bottom w:val="single" w:color="auto" w:sz="4" w:space="0"/>
              <w:right w:val="single" w:color="auto" w:sz="4" w:space="0"/>
            </w:tcBorders>
            <w:vAlign w:val="center"/>
          </w:tcPr>
          <w:p w14:paraId="54DA7971">
            <w:pPr>
              <w:ind w:firstLine="0" w:firstLineChars="0"/>
              <w:jc w:val="center"/>
              <w:rPr>
                <w:sz w:val="18"/>
                <w:szCs w:val="18"/>
              </w:rPr>
            </w:pPr>
            <w:r>
              <w:rPr>
                <w:sz w:val="18"/>
                <w:szCs w:val="18"/>
              </w:rPr>
              <w:t>19</w:t>
            </w:r>
          </w:p>
        </w:tc>
        <w:tc>
          <w:tcPr>
            <w:tcW w:w="1068" w:type="dxa"/>
            <w:tcBorders>
              <w:top w:val="nil"/>
              <w:left w:val="nil"/>
              <w:bottom w:val="single" w:color="auto" w:sz="4" w:space="0"/>
              <w:right w:val="single" w:color="auto" w:sz="4" w:space="0"/>
            </w:tcBorders>
            <w:vAlign w:val="center"/>
          </w:tcPr>
          <w:p w14:paraId="332741F0">
            <w:pPr>
              <w:ind w:firstLine="0" w:firstLineChars="0"/>
              <w:jc w:val="center"/>
              <w:rPr>
                <w:sz w:val="18"/>
                <w:szCs w:val="18"/>
              </w:rPr>
            </w:pPr>
            <w:r>
              <w:rPr>
                <w:sz w:val="18"/>
                <w:szCs w:val="18"/>
              </w:rPr>
              <w:t>0.463867</w:t>
            </w:r>
          </w:p>
        </w:tc>
        <w:tc>
          <w:tcPr>
            <w:tcW w:w="626" w:type="dxa"/>
            <w:tcBorders>
              <w:top w:val="nil"/>
              <w:left w:val="nil"/>
              <w:bottom w:val="single" w:color="auto" w:sz="4" w:space="0"/>
              <w:right w:val="single" w:color="auto" w:sz="4" w:space="0"/>
            </w:tcBorders>
            <w:vAlign w:val="center"/>
          </w:tcPr>
          <w:p w14:paraId="2814A3FC">
            <w:pPr>
              <w:ind w:firstLine="0" w:firstLineChars="0"/>
              <w:jc w:val="center"/>
              <w:rPr>
                <w:sz w:val="18"/>
                <w:szCs w:val="18"/>
              </w:rPr>
            </w:pPr>
            <w:r>
              <w:rPr>
                <w:sz w:val="18"/>
                <w:szCs w:val="18"/>
              </w:rPr>
              <w:t>9</w:t>
            </w:r>
          </w:p>
        </w:tc>
        <w:tc>
          <w:tcPr>
            <w:tcW w:w="599" w:type="dxa"/>
            <w:tcBorders>
              <w:top w:val="nil"/>
              <w:left w:val="nil"/>
              <w:bottom w:val="single" w:color="auto" w:sz="4" w:space="0"/>
              <w:right w:val="single" w:color="auto" w:sz="4" w:space="0"/>
            </w:tcBorders>
            <w:vAlign w:val="center"/>
          </w:tcPr>
          <w:p w14:paraId="699C5FC0">
            <w:pPr>
              <w:ind w:firstLine="0" w:firstLineChars="0"/>
              <w:jc w:val="center"/>
              <w:rPr>
                <w:sz w:val="18"/>
                <w:szCs w:val="18"/>
              </w:rPr>
            </w:pPr>
            <w:r>
              <w:rPr>
                <w:sz w:val="18"/>
                <w:szCs w:val="18"/>
              </w:rPr>
              <w:t>147</w:t>
            </w:r>
          </w:p>
        </w:tc>
        <w:tc>
          <w:tcPr>
            <w:tcW w:w="1068" w:type="dxa"/>
            <w:tcBorders>
              <w:top w:val="nil"/>
              <w:left w:val="nil"/>
              <w:bottom w:val="single" w:color="auto" w:sz="4" w:space="0"/>
              <w:right w:val="single" w:color="auto" w:sz="4" w:space="0"/>
            </w:tcBorders>
            <w:vAlign w:val="center"/>
          </w:tcPr>
          <w:p w14:paraId="126DBB97">
            <w:pPr>
              <w:ind w:firstLine="0" w:firstLineChars="0"/>
              <w:jc w:val="center"/>
              <w:rPr>
                <w:sz w:val="18"/>
                <w:szCs w:val="18"/>
              </w:rPr>
            </w:pPr>
            <w:r>
              <w:rPr>
                <w:sz w:val="18"/>
                <w:szCs w:val="18"/>
              </w:rPr>
              <w:t>3.588867</w:t>
            </w:r>
          </w:p>
        </w:tc>
        <w:tc>
          <w:tcPr>
            <w:tcW w:w="626" w:type="dxa"/>
            <w:tcBorders>
              <w:top w:val="nil"/>
              <w:left w:val="nil"/>
              <w:bottom w:val="single" w:color="auto" w:sz="4" w:space="0"/>
              <w:right w:val="single" w:color="auto" w:sz="4" w:space="0"/>
            </w:tcBorders>
            <w:vAlign w:val="center"/>
          </w:tcPr>
          <w:p w14:paraId="1B590E35">
            <w:pPr>
              <w:ind w:firstLine="0" w:firstLineChars="0"/>
              <w:jc w:val="center"/>
              <w:rPr>
                <w:sz w:val="18"/>
                <w:szCs w:val="18"/>
              </w:rPr>
            </w:pPr>
            <w:r>
              <w:rPr>
                <w:sz w:val="18"/>
                <w:szCs w:val="18"/>
              </w:rPr>
              <w:t>14</w:t>
            </w:r>
          </w:p>
        </w:tc>
        <w:tc>
          <w:tcPr>
            <w:tcW w:w="599" w:type="dxa"/>
            <w:tcBorders>
              <w:top w:val="nil"/>
              <w:left w:val="nil"/>
              <w:bottom w:val="single" w:color="auto" w:sz="4" w:space="0"/>
              <w:right w:val="single" w:color="auto" w:sz="4" w:space="0"/>
            </w:tcBorders>
            <w:vAlign w:val="center"/>
          </w:tcPr>
          <w:p w14:paraId="367E2C70">
            <w:pPr>
              <w:ind w:firstLine="0" w:firstLineChars="0"/>
              <w:jc w:val="center"/>
              <w:rPr>
                <w:sz w:val="18"/>
                <w:szCs w:val="18"/>
              </w:rPr>
            </w:pPr>
            <w:r>
              <w:rPr>
                <w:sz w:val="18"/>
                <w:szCs w:val="18"/>
              </w:rPr>
              <w:t>275</w:t>
            </w:r>
          </w:p>
        </w:tc>
        <w:tc>
          <w:tcPr>
            <w:tcW w:w="1068" w:type="dxa"/>
            <w:tcBorders>
              <w:top w:val="nil"/>
              <w:left w:val="nil"/>
              <w:bottom w:val="single" w:color="auto" w:sz="4" w:space="0"/>
              <w:right w:val="single" w:color="auto" w:sz="4" w:space="0"/>
            </w:tcBorders>
            <w:vAlign w:val="center"/>
          </w:tcPr>
          <w:p w14:paraId="47AE06BB">
            <w:pPr>
              <w:ind w:firstLine="0" w:firstLineChars="0"/>
              <w:jc w:val="center"/>
              <w:rPr>
                <w:sz w:val="18"/>
                <w:szCs w:val="18"/>
              </w:rPr>
            </w:pPr>
            <w:r>
              <w:rPr>
                <w:sz w:val="18"/>
                <w:szCs w:val="18"/>
              </w:rPr>
              <w:t>6.713867</w:t>
            </w:r>
          </w:p>
        </w:tc>
        <w:tc>
          <w:tcPr>
            <w:tcW w:w="626" w:type="dxa"/>
            <w:tcBorders>
              <w:top w:val="nil"/>
              <w:left w:val="nil"/>
              <w:bottom w:val="single" w:color="auto" w:sz="4" w:space="0"/>
              <w:right w:val="single" w:color="auto" w:sz="4" w:space="0"/>
            </w:tcBorders>
            <w:vAlign w:val="center"/>
          </w:tcPr>
          <w:p w14:paraId="672FD5F2">
            <w:pPr>
              <w:ind w:firstLine="0" w:firstLineChars="0"/>
              <w:jc w:val="center"/>
              <w:rPr>
                <w:sz w:val="18"/>
                <w:szCs w:val="18"/>
              </w:rPr>
            </w:pPr>
            <w:r>
              <w:rPr>
                <w:sz w:val="18"/>
                <w:szCs w:val="18"/>
              </w:rPr>
              <w:t>7</w:t>
            </w:r>
          </w:p>
        </w:tc>
        <w:tc>
          <w:tcPr>
            <w:tcW w:w="599" w:type="dxa"/>
            <w:tcBorders>
              <w:top w:val="nil"/>
              <w:left w:val="nil"/>
              <w:bottom w:val="single" w:color="auto" w:sz="4" w:space="0"/>
              <w:right w:val="single" w:color="auto" w:sz="4" w:space="0"/>
            </w:tcBorders>
            <w:vAlign w:val="center"/>
          </w:tcPr>
          <w:p w14:paraId="08B33834">
            <w:pPr>
              <w:ind w:firstLine="0" w:firstLineChars="0"/>
              <w:jc w:val="center"/>
              <w:rPr>
                <w:sz w:val="18"/>
                <w:szCs w:val="18"/>
              </w:rPr>
            </w:pPr>
            <w:r>
              <w:rPr>
                <w:sz w:val="18"/>
                <w:szCs w:val="18"/>
              </w:rPr>
              <w:t>403</w:t>
            </w:r>
          </w:p>
        </w:tc>
        <w:tc>
          <w:tcPr>
            <w:tcW w:w="1109" w:type="dxa"/>
            <w:tcBorders>
              <w:top w:val="nil"/>
              <w:left w:val="nil"/>
              <w:bottom w:val="single" w:color="auto" w:sz="4" w:space="0"/>
              <w:right w:val="single" w:color="auto" w:sz="4" w:space="0"/>
            </w:tcBorders>
            <w:vAlign w:val="center"/>
          </w:tcPr>
          <w:p w14:paraId="5A1A2284">
            <w:pPr>
              <w:ind w:firstLine="0" w:firstLineChars="0"/>
              <w:jc w:val="center"/>
              <w:rPr>
                <w:sz w:val="18"/>
                <w:szCs w:val="18"/>
              </w:rPr>
            </w:pPr>
            <w:r>
              <w:rPr>
                <w:sz w:val="18"/>
                <w:szCs w:val="18"/>
              </w:rPr>
              <w:t>9.838867</w:t>
            </w:r>
          </w:p>
        </w:tc>
        <w:tc>
          <w:tcPr>
            <w:tcW w:w="626" w:type="dxa"/>
            <w:tcBorders>
              <w:top w:val="nil"/>
              <w:left w:val="nil"/>
              <w:bottom w:val="single" w:color="auto" w:sz="4" w:space="0"/>
              <w:right w:val="single" w:color="auto" w:sz="4" w:space="0"/>
            </w:tcBorders>
            <w:vAlign w:val="center"/>
          </w:tcPr>
          <w:p w14:paraId="7D27C467">
            <w:pPr>
              <w:ind w:firstLine="0" w:firstLineChars="0"/>
              <w:jc w:val="center"/>
              <w:rPr>
                <w:sz w:val="18"/>
                <w:szCs w:val="18"/>
              </w:rPr>
            </w:pPr>
            <w:r>
              <w:rPr>
                <w:sz w:val="18"/>
                <w:szCs w:val="18"/>
              </w:rPr>
              <w:t>12</w:t>
            </w:r>
          </w:p>
        </w:tc>
      </w:tr>
      <w:tr w14:paraId="2F1A3F8D">
        <w:tblPrEx>
          <w:tblCellMar>
            <w:top w:w="0" w:type="dxa"/>
            <w:left w:w="108" w:type="dxa"/>
            <w:bottom w:w="0" w:type="dxa"/>
            <w:right w:w="108" w:type="dxa"/>
          </w:tblCellMar>
        </w:tblPrEx>
        <w:trPr>
          <w:trHeight w:val="270" w:hRule="atLeast"/>
          <w:jc w:val="center"/>
        </w:trPr>
        <w:tc>
          <w:tcPr>
            <w:tcW w:w="957" w:type="dxa"/>
            <w:tcBorders>
              <w:top w:val="nil"/>
              <w:left w:val="single" w:color="auto" w:sz="4" w:space="0"/>
              <w:bottom w:val="single" w:color="auto" w:sz="4" w:space="0"/>
              <w:right w:val="single" w:color="auto" w:sz="4" w:space="0"/>
            </w:tcBorders>
            <w:vAlign w:val="center"/>
          </w:tcPr>
          <w:p w14:paraId="38CF81D8">
            <w:pPr>
              <w:ind w:firstLine="0" w:firstLineChars="0"/>
              <w:jc w:val="center"/>
              <w:rPr>
                <w:sz w:val="18"/>
                <w:szCs w:val="18"/>
              </w:rPr>
            </w:pPr>
            <w:r>
              <w:rPr>
                <w:sz w:val="18"/>
                <w:szCs w:val="18"/>
              </w:rPr>
              <w:t>20</w:t>
            </w:r>
          </w:p>
        </w:tc>
        <w:tc>
          <w:tcPr>
            <w:tcW w:w="1068" w:type="dxa"/>
            <w:tcBorders>
              <w:top w:val="nil"/>
              <w:left w:val="nil"/>
              <w:bottom w:val="single" w:color="auto" w:sz="4" w:space="0"/>
              <w:right w:val="single" w:color="auto" w:sz="4" w:space="0"/>
            </w:tcBorders>
            <w:vAlign w:val="center"/>
          </w:tcPr>
          <w:p w14:paraId="6657F4DA">
            <w:pPr>
              <w:ind w:firstLine="0" w:firstLineChars="0"/>
              <w:jc w:val="center"/>
              <w:rPr>
                <w:sz w:val="18"/>
                <w:szCs w:val="18"/>
              </w:rPr>
            </w:pPr>
            <w:r>
              <w:rPr>
                <w:sz w:val="18"/>
                <w:szCs w:val="18"/>
              </w:rPr>
              <w:t>0.488281</w:t>
            </w:r>
          </w:p>
        </w:tc>
        <w:tc>
          <w:tcPr>
            <w:tcW w:w="626" w:type="dxa"/>
            <w:tcBorders>
              <w:top w:val="nil"/>
              <w:left w:val="nil"/>
              <w:bottom w:val="single" w:color="auto" w:sz="4" w:space="0"/>
              <w:right w:val="single" w:color="auto" w:sz="4" w:space="0"/>
            </w:tcBorders>
            <w:vAlign w:val="center"/>
          </w:tcPr>
          <w:p w14:paraId="3BAB64B1">
            <w:pPr>
              <w:ind w:firstLine="0" w:firstLineChars="0"/>
              <w:jc w:val="center"/>
              <w:rPr>
                <w:sz w:val="18"/>
                <w:szCs w:val="18"/>
              </w:rPr>
            </w:pPr>
            <w:r>
              <w:rPr>
                <w:sz w:val="18"/>
                <w:szCs w:val="18"/>
              </w:rPr>
              <w:t>14</w:t>
            </w:r>
          </w:p>
        </w:tc>
        <w:tc>
          <w:tcPr>
            <w:tcW w:w="599" w:type="dxa"/>
            <w:tcBorders>
              <w:top w:val="nil"/>
              <w:left w:val="nil"/>
              <w:bottom w:val="single" w:color="auto" w:sz="4" w:space="0"/>
              <w:right w:val="single" w:color="auto" w:sz="4" w:space="0"/>
            </w:tcBorders>
            <w:vAlign w:val="center"/>
          </w:tcPr>
          <w:p w14:paraId="11163121">
            <w:pPr>
              <w:ind w:firstLine="0" w:firstLineChars="0"/>
              <w:jc w:val="center"/>
              <w:rPr>
                <w:sz w:val="18"/>
                <w:szCs w:val="18"/>
              </w:rPr>
            </w:pPr>
            <w:r>
              <w:rPr>
                <w:sz w:val="18"/>
                <w:szCs w:val="18"/>
              </w:rPr>
              <w:t>148</w:t>
            </w:r>
          </w:p>
        </w:tc>
        <w:tc>
          <w:tcPr>
            <w:tcW w:w="1068" w:type="dxa"/>
            <w:tcBorders>
              <w:top w:val="nil"/>
              <w:left w:val="nil"/>
              <w:bottom w:val="single" w:color="auto" w:sz="4" w:space="0"/>
              <w:right w:val="single" w:color="auto" w:sz="4" w:space="0"/>
            </w:tcBorders>
            <w:vAlign w:val="center"/>
          </w:tcPr>
          <w:p w14:paraId="17C36583">
            <w:pPr>
              <w:ind w:firstLine="0" w:firstLineChars="0"/>
              <w:jc w:val="center"/>
              <w:rPr>
                <w:sz w:val="18"/>
                <w:szCs w:val="18"/>
              </w:rPr>
            </w:pPr>
            <w:r>
              <w:rPr>
                <w:sz w:val="18"/>
                <w:szCs w:val="18"/>
              </w:rPr>
              <w:t>3.613281</w:t>
            </w:r>
          </w:p>
        </w:tc>
        <w:tc>
          <w:tcPr>
            <w:tcW w:w="626" w:type="dxa"/>
            <w:tcBorders>
              <w:top w:val="nil"/>
              <w:left w:val="nil"/>
              <w:bottom w:val="single" w:color="auto" w:sz="4" w:space="0"/>
              <w:right w:val="single" w:color="auto" w:sz="4" w:space="0"/>
            </w:tcBorders>
            <w:vAlign w:val="center"/>
          </w:tcPr>
          <w:p w14:paraId="158F19CD">
            <w:pPr>
              <w:ind w:firstLine="0" w:firstLineChars="0"/>
              <w:jc w:val="center"/>
              <w:rPr>
                <w:sz w:val="18"/>
                <w:szCs w:val="18"/>
              </w:rPr>
            </w:pPr>
            <w:r>
              <w:rPr>
                <w:sz w:val="18"/>
                <w:szCs w:val="18"/>
              </w:rPr>
              <w:t>6</w:t>
            </w:r>
          </w:p>
        </w:tc>
        <w:tc>
          <w:tcPr>
            <w:tcW w:w="599" w:type="dxa"/>
            <w:tcBorders>
              <w:top w:val="nil"/>
              <w:left w:val="nil"/>
              <w:bottom w:val="single" w:color="auto" w:sz="4" w:space="0"/>
              <w:right w:val="single" w:color="auto" w:sz="4" w:space="0"/>
            </w:tcBorders>
            <w:vAlign w:val="center"/>
          </w:tcPr>
          <w:p w14:paraId="769795A2">
            <w:pPr>
              <w:ind w:firstLine="0" w:firstLineChars="0"/>
              <w:jc w:val="center"/>
              <w:rPr>
                <w:sz w:val="18"/>
                <w:szCs w:val="18"/>
              </w:rPr>
            </w:pPr>
            <w:r>
              <w:rPr>
                <w:sz w:val="18"/>
                <w:szCs w:val="18"/>
              </w:rPr>
              <w:t>276</w:t>
            </w:r>
          </w:p>
        </w:tc>
        <w:tc>
          <w:tcPr>
            <w:tcW w:w="1068" w:type="dxa"/>
            <w:tcBorders>
              <w:top w:val="nil"/>
              <w:left w:val="nil"/>
              <w:bottom w:val="single" w:color="auto" w:sz="4" w:space="0"/>
              <w:right w:val="single" w:color="auto" w:sz="4" w:space="0"/>
            </w:tcBorders>
            <w:vAlign w:val="center"/>
          </w:tcPr>
          <w:p w14:paraId="226A8CAA">
            <w:pPr>
              <w:ind w:firstLine="0" w:firstLineChars="0"/>
              <w:jc w:val="center"/>
              <w:rPr>
                <w:sz w:val="18"/>
                <w:szCs w:val="18"/>
              </w:rPr>
            </w:pPr>
            <w:r>
              <w:rPr>
                <w:sz w:val="18"/>
                <w:szCs w:val="18"/>
              </w:rPr>
              <w:t>6.738281</w:t>
            </w:r>
          </w:p>
        </w:tc>
        <w:tc>
          <w:tcPr>
            <w:tcW w:w="626" w:type="dxa"/>
            <w:tcBorders>
              <w:top w:val="nil"/>
              <w:left w:val="nil"/>
              <w:bottom w:val="single" w:color="auto" w:sz="4" w:space="0"/>
              <w:right w:val="single" w:color="auto" w:sz="4" w:space="0"/>
            </w:tcBorders>
            <w:vAlign w:val="center"/>
          </w:tcPr>
          <w:p w14:paraId="48A6F349">
            <w:pPr>
              <w:ind w:firstLine="0" w:firstLineChars="0"/>
              <w:jc w:val="center"/>
              <w:rPr>
                <w:sz w:val="18"/>
                <w:szCs w:val="18"/>
              </w:rPr>
            </w:pPr>
            <w:r>
              <w:rPr>
                <w:sz w:val="18"/>
                <w:szCs w:val="18"/>
              </w:rPr>
              <w:t>4</w:t>
            </w:r>
          </w:p>
        </w:tc>
        <w:tc>
          <w:tcPr>
            <w:tcW w:w="599" w:type="dxa"/>
            <w:tcBorders>
              <w:top w:val="nil"/>
              <w:left w:val="nil"/>
              <w:bottom w:val="single" w:color="auto" w:sz="4" w:space="0"/>
              <w:right w:val="single" w:color="auto" w:sz="4" w:space="0"/>
            </w:tcBorders>
            <w:vAlign w:val="center"/>
          </w:tcPr>
          <w:p w14:paraId="2D6C9003">
            <w:pPr>
              <w:ind w:firstLine="0" w:firstLineChars="0"/>
              <w:jc w:val="center"/>
              <w:rPr>
                <w:sz w:val="18"/>
                <w:szCs w:val="18"/>
              </w:rPr>
            </w:pPr>
            <w:r>
              <w:rPr>
                <w:sz w:val="18"/>
                <w:szCs w:val="18"/>
              </w:rPr>
              <w:t>404</w:t>
            </w:r>
          </w:p>
        </w:tc>
        <w:tc>
          <w:tcPr>
            <w:tcW w:w="1109" w:type="dxa"/>
            <w:tcBorders>
              <w:top w:val="nil"/>
              <w:left w:val="nil"/>
              <w:bottom w:val="single" w:color="auto" w:sz="4" w:space="0"/>
              <w:right w:val="single" w:color="auto" w:sz="4" w:space="0"/>
            </w:tcBorders>
            <w:vAlign w:val="center"/>
          </w:tcPr>
          <w:p w14:paraId="37950409">
            <w:pPr>
              <w:ind w:firstLine="0" w:firstLineChars="0"/>
              <w:jc w:val="center"/>
              <w:rPr>
                <w:sz w:val="18"/>
                <w:szCs w:val="18"/>
              </w:rPr>
            </w:pPr>
            <w:r>
              <w:rPr>
                <w:sz w:val="18"/>
                <w:szCs w:val="18"/>
              </w:rPr>
              <w:t>9.863281</w:t>
            </w:r>
          </w:p>
        </w:tc>
        <w:tc>
          <w:tcPr>
            <w:tcW w:w="626" w:type="dxa"/>
            <w:tcBorders>
              <w:top w:val="nil"/>
              <w:left w:val="nil"/>
              <w:bottom w:val="single" w:color="auto" w:sz="4" w:space="0"/>
              <w:right w:val="single" w:color="auto" w:sz="4" w:space="0"/>
            </w:tcBorders>
            <w:vAlign w:val="center"/>
          </w:tcPr>
          <w:p w14:paraId="2F03AFE8">
            <w:pPr>
              <w:ind w:firstLine="0" w:firstLineChars="0"/>
              <w:jc w:val="center"/>
              <w:rPr>
                <w:sz w:val="18"/>
                <w:szCs w:val="18"/>
              </w:rPr>
            </w:pPr>
            <w:r>
              <w:rPr>
                <w:sz w:val="18"/>
                <w:szCs w:val="18"/>
              </w:rPr>
              <w:t>0</w:t>
            </w:r>
          </w:p>
        </w:tc>
      </w:tr>
      <w:tr w14:paraId="29EB716A">
        <w:tblPrEx>
          <w:tblCellMar>
            <w:top w:w="0" w:type="dxa"/>
            <w:left w:w="108" w:type="dxa"/>
            <w:bottom w:w="0" w:type="dxa"/>
            <w:right w:w="108" w:type="dxa"/>
          </w:tblCellMar>
        </w:tblPrEx>
        <w:trPr>
          <w:trHeight w:val="270" w:hRule="atLeast"/>
          <w:jc w:val="center"/>
        </w:trPr>
        <w:tc>
          <w:tcPr>
            <w:tcW w:w="957" w:type="dxa"/>
            <w:tcBorders>
              <w:top w:val="nil"/>
              <w:left w:val="single" w:color="auto" w:sz="4" w:space="0"/>
              <w:bottom w:val="single" w:color="auto" w:sz="4" w:space="0"/>
              <w:right w:val="single" w:color="auto" w:sz="4" w:space="0"/>
            </w:tcBorders>
            <w:vAlign w:val="center"/>
          </w:tcPr>
          <w:p w14:paraId="0F194C6E">
            <w:pPr>
              <w:ind w:firstLine="0" w:firstLineChars="0"/>
              <w:jc w:val="center"/>
              <w:rPr>
                <w:sz w:val="18"/>
                <w:szCs w:val="18"/>
              </w:rPr>
            </w:pPr>
            <w:r>
              <w:rPr>
                <w:sz w:val="18"/>
                <w:szCs w:val="18"/>
              </w:rPr>
              <w:t>21</w:t>
            </w:r>
          </w:p>
        </w:tc>
        <w:tc>
          <w:tcPr>
            <w:tcW w:w="1068" w:type="dxa"/>
            <w:tcBorders>
              <w:top w:val="nil"/>
              <w:left w:val="nil"/>
              <w:bottom w:val="single" w:color="auto" w:sz="4" w:space="0"/>
              <w:right w:val="single" w:color="auto" w:sz="4" w:space="0"/>
            </w:tcBorders>
            <w:vAlign w:val="center"/>
          </w:tcPr>
          <w:p w14:paraId="68739630">
            <w:pPr>
              <w:ind w:firstLine="0" w:firstLineChars="0"/>
              <w:jc w:val="center"/>
              <w:rPr>
                <w:sz w:val="18"/>
                <w:szCs w:val="18"/>
              </w:rPr>
            </w:pPr>
            <w:r>
              <w:rPr>
                <w:sz w:val="18"/>
                <w:szCs w:val="18"/>
              </w:rPr>
              <w:t>0.512695</w:t>
            </w:r>
          </w:p>
        </w:tc>
        <w:tc>
          <w:tcPr>
            <w:tcW w:w="626" w:type="dxa"/>
            <w:tcBorders>
              <w:top w:val="nil"/>
              <w:left w:val="nil"/>
              <w:bottom w:val="single" w:color="auto" w:sz="4" w:space="0"/>
              <w:right w:val="single" w:color="auto" w:sz="4" w:space="0"/>
            </w:tcBorders>
            <w:vAlign w:val="center"/>
          </w:tcPr>
          <w:p w14:paraId="127B8B54">
            <w:pPr>
              <w:ind w:firstLine="0" w:firstLineChars="0"/>
              <w:jc w:val="center"/>
              <w:rPr>
                <w:sz w:val="18"/>
                <w:szCs w:val="18"/>
              </w:rPr>
            </w:pPr>
            <w:r>
              <w:rPr>
                <w:sz w:val="18"/>
                <w:szCs w:val="18"/>
              </w:rPr>
              <w:t>7</w:t>
            </w:r>
          </w:p>
        </w:tc>
        <w:tc>
          <w:tcPr>
            <w:tcW w:w="599" w:type="dxa"/>
            <w:tcBorders>
              <w:top w:val="nil"/>
              <w:left w:val="nil"/>
              <w:bottom w:val="single" w:color="auto" w:sz="4" w:space="0"/>
              <w:right w:val="single" w:color="auto" w:sz="4" w:space="0"/>
            </w:tcBorders>
            <w:vAlign w:val="center"/>
          </w:tcPr>
          <w:p w14:paraId="4E42FD45">
            <w:pPr>
              <w:ind w:firstLine="0" w:firstLineChars="0"/>
              <w:jc w:val="center"/>
              <w:rPr>
                <w:sz w:val="18"/>
                <w:szCs w:val="18"/>
              </w:rPr>
            </w:pPr>
            <w:r>
              <w:rPr>
                <w:sz w:val="18"/>
                <w:szCs w:val="18"/>
              </w:rPr>
              <w:t>149</w:t>
            </w:r>
          </w:p>
        </w:tc>
        <w:tc>
          <w:tcPr>
            <w:tcW w:w="1068" w:type="dxa"/>
            <w:tcBorders>
              <w:top w:val="nil"/>
              <w:left w:val="nil"/>
              <w:bottom w:val="single" w:color="auto" w:sz="4" w:space="0"/>
              <w:right w:val="single" w:color="auto" w:sz="4" w:space="0"/>
            </w:tcBorders>
            <w:vAlign w:val="center"/>
          </w:tcPr>
          <w:p w14:paraId="260F7198">
            <w:pPr>
              <w:ind w:firstLine="0" w:firstLineChars="0"/>
              <w:jc w:val="center"/>
              <w:rPr>
                <w:sz w:val="18"/>
                <w:szCs w:val="18"/>
              </w:rPr>
            </w:pPr>
            <w:r>
              <w:rPr>
                <w:sz w:val="18"/>
                <w:szCs w:val="18"/>
              </w:rPr>
              <w:t>3.637695</w:t>
            </w:r>
          </w:p>
        </w:tc>
        <w:tc>
          <w:tcPr>
            <w:tcW w:w="626" w:type="dxa"/>
            <w:tcBorders>
              <w:top w:val="nil"/>
              <w:left w:val="nil"/>
              <w:bottom w:val="single" w:color="auto" w:sz="4" w:space="0"/>
              <w:right w:val="single" w:color="auto" w:sz="4" w:space="0"/>
            </w:tcBorders>
            <w:vAlign w:val="center"/>
          </w:tcPr>
          <w:p w14:paraId="21205B14">
            <w:pPr>
              <w:ind w:firstLine="0" w:firstLineChars="0"/>
              <w:jc w:val="center"/>
              <w:rPr>
                <w:sz w:val="18"/>
                <w:szCs w:val="18"/>
              </w:rPr>
            </w:pPr>
            <w:r>
              <w:rPr>
                <w:sz w:val="18"/>
                <w:szCs w:val="18"/>
              </w:rPr>
              <w:t>10</w:t>
            </w:r>
          </w:p>
        </w:tc>
        <w:tc>
          <w:tcPr>
            <w:tcW w:w="599" w:type="dxa"/>
            <w:tcBorders>
              <w:top w:val="nil"/>
              <w:left w:val="nil"/>
              <w:bottom w:val="single" w:color="auto" w:sz="4" w:space="0"/>
              <w:right w:val="single" w:color="auto" w:sz="4" w:space="0"/>
            </w:tcBorders>
            <w:vAlign w:val="center"/>
          </w:tcPr>
          <w:p w14:paraId="0E4F0C91">
            <w:pPr>
              <w:ind w:firstLine="0" w:firstLineChars="0"/>
              <w:jc w:val="center"/>
              <w:rPr>
                <w:sz w:val="18"/>
                <w:szCs w:val="18"/>
              </w:rPr>
            </w:pPr>
            <w:r>
              <w:rPr>
                <w:sz w:val="18"/>
                <w:szCs w:val="18"/>
              </w:rPr>
              <w:t>277</w:t>
            </w:r>
          </w:p>
        </w:tc>
        <w:tc>
          <w:tcPr>
            <w:tcW w:w="1068" w:type="dxa"/>
            <w:tcBorders>
              <w:top w:val="nil"/>
              <w:left w:val="nil"/>
              <w:bottom w:val="single" w:color="auto" w:sz="4" w:space="0"/>
              <w:right w:val="single" w:color="auto" w:sz="4" w:space="0"/>
            </w:tcBorders>
            <w:vAlign w:val="center"/>
          </w:tcPr>
          <w:p w14:paraId="073FFEE4">
            <w:pPr>
              <w:ind w:firstLine="0" w:firstLineChars="0"/>
              <w:jc w:val="center"/>
              <w:rPr>
                <w:sz w:val="18"/>
                <w:szCs w:val="18"/>
              </w:rPr>
            </w:pPr>
            <w:r>
              <w:rPr>
                <w:sz w:val="18"/>
                <w:szCs w:val="18"/>
              </w:rPr>
              <w:t>6.762695</w:t>
            </w:r>
          </w:p>
        </w:tc>
        <w:tc>
          <w:tcPr>
            <w:tcW w:w="626" w:type="dxa"/>
            <w:tcBorders>
              <w:top w:val="nil"/>
              <w:left w:val="nil"/>
              <w:bottom w:val="single" w:color="auto" w:sz="4" w:space="0"/>
              <w:right w:val="single" w:color="auto" w:sz="4" w:space="0"/>
            </w:tcBorders>
            <w:vAlign w:val="center"/>
          </w:tcPr>
          <w:p w14:paraId="773E0C44">
            <w:pPr>
              <w:ind w:firstLine="0" w:firstLineChars="0"/>
              <w:jc w:val="center"/>
              <w:rPr>
                <w:sz w:val="18"/>
                <w:szCs w:val="18"/>
              </w:rPr>
            </w:pPr>
            <w:r>
              <w:rPr>
                <w:sz w:val="18"/>
                <w:szCs w:val="18"/>
              </w:rPr>
              <w:t>8</w:t>
            </w:r>
          </w:p>
        </w:tc>
        <w:tc>
          <w:tcPr>
            <w:tcW w:w="599" w:type="dxa"/>
            <w:tcBorders>
              <w:top w:val="nil"/>
              <w:left w:val="nil"/>
              <w:bottom w:val="single" w:color="auto" w:sz="4" w:space="0"/>
              <w:right w:val="single" w:color="auto" w:sz="4" w:space="0"/>
            </w:tcBorders>
            <w:vAlign w:val="center"/>
          </w:tcPr>
          <w:p w14:paraId="1720BAA4">
            <w:pPr>
              <w:ind w:firstLine="0" w:firstLineChars="0"/>
              <w:jc w:val="center"/>
              <w:rPr>
                <w:sz w:val="18"/>
                <w:szCs w:val="18"/>
              </w:rPr>
            </w:pPr>
            <w:r>
              <w:rPr>
                <w:sz w:val="18"/>
                <w:szCs w:val="18"/>
              </w:rPr>
              <w:t>405</w:t>
            </w:r>
          </w:p>
        </w:tc>
        <w:tc>
          <w:tcPr>
            <w:tcW w:w="1109" w:type="dxa"/>
            <w:tcBorders>
              <w:top w:val="nil"/>
              <w:left w:val="nil"/>
              <w:bottom w:val="single" w:color="auto" w:sz="4" w:space="0"/>
              <w:right w:val="single" w:color="auto" w:sz="4" w:space="0"/>
            </w:tcBorders>
            <w:vAlign w:val="center"/>
          </w:tcPr>
          <w:p w14:paraId="0BD0BB6F">
            <w:pPr>
              <w:ind w:firstLine="0" w:firstLineChars="0"/>
              <w:jc w:val="center"/>
              <w:rPr>
                <w:sz w:val="18"/>
                <w:szCs w:val="18"/>
              </w:rPr>
            </w:pPr>
            <w:r>
              <w:rPr>
                <w:sz w:val="18"/>
                <w:szCs w:val="18"/>
              </w:rPr>
              <w:t>9.887695</w:t>
            </w:r>
          </w:p>
        </w:tc>
        <w:tc>
          <w:tcPr>
            <w:tcW w:w="626" w:type="dxa"/>
            <w:tcBorders>
              <w:top w:val="nil"/>
              <w:left w:val="nil"/>
              <w:bottom w:val="single" w:color="auto" w:sz="4" w:space="0"/>
              <w:right w:val="single" w:color="auto" w:sz="4" w:space="0"/>
            </w:tcBorders>
            <w:vAlign w:val="center"/>
          </w:tcPr>
          <w:p w14:paraId="1122DED5">
            <w:pPr>
              <w:ind w:firstLine="0" w:firstLineChars="0"/>
              <w:jc w:val="center"/>
              <w:rPr>
                <w:sz w:val="18"/>
                <w:szCs w:val="18"/>
              </w:rPr>
            </w:pPr>
            <w:r>
              <w:rPr>
                <w:sz w:val="18"/>
                <w:szCs w:val="18"/>
              </w:rPr>
              <w:t>6</w:t>
            </w:r>
          </w:p>
        </w:tc>
      </w:tr>
      <w:tr w14:paraId="7A4A7625">
        <w:tblPrEx>
          <w:tblCellMar>
            <w:top w:w="0" w:type="dxa"/>
            <w:left w:w="108" w:type="dxa"/>
            <w:bottom w:w="0" w:type="dxa"/>
            <w:right w:w="108" w:type="dxa"/>
          </w:tblCellMar>
        </w:tblPrEx>
        <w:trPr>
          <w:trHeight w:val="270" w:hRule="atLeast"/>
          <w:jc w:val="center"/>
        </w:trPr>
        <w:tc>
          <w:tcPr>
            <w:tcW w:w="957" w:type="dxa"/>
            <w:tcBorders>
              <w:top w:val="nil"/>
              <w:left w:val="single" w:color="auto" w:sz="4" w:space="0"/>
              <w:bottom w:val="single" w:color="auto" w:sz="4" w:space="0"/>
              <w:right w:val="single" w:color="auto" w:sz="4" w:space="0"/>
            </w:tcBorders>
            <w:vAlign w:val="center"/>
          </w:tcPr>
          <w:p w14:paraId="2189D9F3">
            <w:pPr>
              <w:ind w:firstLine="0" w:firstLineChars="0"/>
              <w:jc w:val="center"/>
              <w:rPr>
                <w:sz w:val="18"/>
                <w:szCs w:val="18"/>
              </w:rPr>
            </w:pPr>
            <w:r>
              <w:rPr>
                <w:sz w:val="18"/>
                <w:szCs w:val="18"/>
              </w:rPr>
              <w:t>22</w:t>
            </w:r>
          </w:p>
        </w:tc>
        <w:tc>
          <w:tcPr>
            <w:tcW w:w="1068" w:type="dxa"/>
            <w:tcBorders>
              <w:top w:val="nil"/>
              <w:left w:val="nil"/>
              <w:bottom w:val="single" w:color="auto" w:sz="4" w:space="0"/>
              <w:right w:val="single" w:color="auto" w:sz="4" w:space="0"/>
            </w:tcBorders>
            <w:vAlign w:val="center"/>
          </w:tcPr>
          <w:p w14:paraId="68E8820E">
            <w:pPr>
              <w:ind w:firstLine="0" w:firstLineChars="0"/>
              <w:jc w:val="center"/>
              <w:rPr>
                <w:sz w:val="18"/>
                <w:szCs w:val="18"/>
              </w:rPr>
            </w:pPr>
            <w:r>
              <w:rPr>
                <w:sz w:val="18"/>
                <w:szCs w:val="18"/>
              </w:rPr>
              <w:t>0.537109</w:t>
            </w:r>
          </w:p>
        </w:tc>
        <w:tc>
          <w:tcPr>
            <w:tcW w:w="626" w:type="dxa"/>
            <w:tcBorders>
              <w:top w:val="nil"/>
              <w:left w:val="nil"/>
              <w:bottom w:val="single" w:color="auto" w:sz="4" w:space="0"/>
              <w:right w:val="single" w:color="auto" w:sz="4" w:space="0"/>
            </w:tcBorders>
            <w:vAlign w:val="center"/>
          </w:tcPr>
          <w:p w14:paraId="2201AEC2">
            <w:pPr>
              <w:ind w:firstLine="0" w:firstLineChars="0"/>
              <w:jc w:val="center"/>
              <w:rPr>
                <w:sz w:val="18"/>
                <w:szCs w:val="18"/>
              </w:rPr>
            </w:pPr>
            <w:r>
              <w:rPr>
                <w:sz w:val="18"/>
                <w:szCs w:val="18"/>
              </w:rPr>
              <w:t>8</w:t>
            </w:r>
          </w:p>
        </w:tc>
        <w:tc>
          <w:tcPr>
            <w:tcW w:w="599" w:type="dxa"/>
            <w:tcBorders>
              <w:top w:val="nil"/>
              <w:left w:val="nil"/>
              <w:bottom w:val="single" w:color="auto" w:sz="4" w:space="0"/>
              <w:right w:val="single" w:color="auto" w:sz="4" w:space="0"/>
            </w:tcBorders>
            <w:vAlign w:val="center"/>
          </w:tcPr>
          <w:p w14:paraId="69A4A062">
            <w:pPr>
              <w:ind w:firstLine="0" w:firstLineChars="0"/>
              <w:jc w:val="center"/>
              <w:rPr>
                <w:sz w:val="18"/>
                <w:szCs w:val="18"/>
              </w:rPr>
            </w:pPr>
            <w:r>
              <w:rPr>
                <w:sz w:val="18"/>
                <w:szCs w:val="18"/>
              </w:rPr>
              <w:t>150</w:t>
            </w:r>
          </w:p>
        </w:tc>
        <w:tc>
          <w:tcPr>
            <w:tcW w:w="1068" w:type="dxa"/>
            <w:tcBorders>
              <w:top w:val="nil"/>
              <w:left w:val="nil"/>
              <w:bottom w:val="single" w:color="auto" w:sz="4" w:space="0"/>
              <w:right w:val="single" w:color="auto" w:sz="4" w:space="0"/>
            </w:tcBorders>
            <w:vAlign w:val="center"/>
          </w:tcPr>
          <w:p w14:paraId="018005A0">
            <w:pPr>
              <w:ind w:firstLine="0" w:firstLineChars="0"/>
              <w:jc w:val="center"/>
              <w:rPr>
                <w:sz w:val="18"/>
                <w:szCs w:val="18"/>
              </w:rPr>
            </w:pPr>
            <w:r>
              <w:rPr>
                <w:sz w:val="18"/>
                <w:szCs w:val="18"/>
              </w:rPr>
              <w:t>3.662109</w:t>
            </w:r>
          </w:p>
        </w:tc>
        <w:tc>
          <w:tcPr>
            <w:tcW w:w="626" w:type="dxa"/>
            <w:tcBorders>
              <w:top w:val="nil"/>
              <w:left w:val="nil"/>
              <w:bottom w:val="single" w:color="auto" w:sz="4" w:space="0"/>
              <w:right w:val="single" w:color="auto" w:sz="4" w:space="0"/>
            </w:tcBorders>
            <w:vAlign w:val="center"/>
          </w:tcPr>
          <w:p w14:paraId="00B31063">
            <w:pPr>
              <w:ind w:firstLine="0" w:firstLineChars="0"/>
              <w:jc w:val="center"/>
              <w:rPr>
                <w:sz w:val="18"/>
                <w:szCs w:val="18"/>
              </w:rPr>
            </w:pPr>
            <w:r>
              <w:rPr>
                <w:sz w:val="18"/>
                <w:szCs w:val="18"/>
              </w:rPr>
              <w:t>12</w:t>
            </w:r>
          </w:p>
        </w:tc>
        <w:tc>
          <w:tcPr>
            <w:tcW w:w="599" w:type="dxa"/>
            <w:tcBorders>
              <w:top w:val="nil"/>
              <w:left w:val="nil"/>
              <w:bottom w:val="single" w:color="auto" w:sz="4" w:space="0"/>
              <w:right w:val="single" w:color="auto" w:sz="4" w:space="0"/>
            </w:tcBorders>
            <w:vAlign w:val="center"/>
          </w:tcPr>
          <w:p w14:paraId="3207B3C3">
            <w:pPr>
              <w:ind w:firstLine="0" w:firstLineChars="0"/>
              <w:jc w:val="center"/>
              <w:rPr>
                <w:sz w:val="18"/>
                <w:szCs w:val="18"/>
              </w:rPr>
            </w:pPr>
            <w:r>
              <w:rPr>
                <w:sz w:val="18"/>
                <w:szCs w:val="18"/>
              </w:rPr>
              <w:t>278</w:t>
            </w:r>
          </w:p>
        </w:tc>
        <w:tc>
          <w:tcPr>
            <w:tcW w:w="1068" w:type="dxa"/>
            <w:tcBorders>
              <w:top w:val="nil"/>
              <w:left w:val="nil"/>
              <w:bottom w:val="single" w:color="auto" w:sz="4" w:space="0"/>
              <w:right w:val="single" w:color="auto" w:sz="4" w:space="0"/>
            </w:tcBorders>
            <w:vAlign w:val="center"/>
          </w:tcPr>
          <w:p w14:paraId="01B0E175">
            <w:pPr>
              <w:ind w:firstLine="0" w:firstLineChars="0"/>
              <w:jc w:val="center"/>
              <w:rPr>
                <w:sz w:val="18"/>
                <w:szCs w:val="18"/>
              </w:rPr>
            </w:pPr>
            <w:r>
              <w:rPr>
                <w:sz w:val="18"/>
                <w:szCs w:val="18"/>
              </w:rPr>
              <w:t>6.787109</w:t>
            </w:r>
          </w:p>
        </w:tc>
        <w:tc>
          <w:tcPr>
            <w:tcW w:w="626" w:type="dxa"/>
            <w:tcBorders>
              <w:top w:val="nil"/>
              <w:left w:val="nil"/>
              <w:bottom w:val="single" w:color="auto" w:sz="4" w:space="0"/>
              <w:right w:val="single" w:color="auto" w:sz="4" w:space="0"/>
            </w:tcBorders>
            <w:vAlign w:val="center"/>
          </w:tcPr>
          <w:p w14:paraId="03AD5BF5">
            <w:pPr>
              <w:ind w:firstLine="0" w:firstLineChars="0"/>
              <w:jc w:val="center"/>
              <w:rPr>
                <w:sz w:val="18"/>
                <w:szCs w:val="18"/>
              </w:rPr>
            </w:pPr>
            <w:r>
              <w:rPr>
                <w:sz w:val="18"/>
                <w:szCs w:val="18"/>
              </w:rPr>
              <w:t>0</w:t>
            </w:r>
          </w:p>
        </w:tc>
        <w:tc>
          <w:tcPr>
            <w:tcW w:w="599" w:type="dxa"/>
            <w:tcBorders>
              <w:top w:val="nil"/>
              <w:left w:val="nil"/>
              <w:bottom w:val="single" w:color="auto" w:sz="4" w:space="0"/>
              <w:right w:val="single" w:color="auto" w:sz="4" w:space="0"/>
            </w:tcBorders>
            <w:vAlign w:val="center"/>
          </w:tcPr>
          <w:p w14:paraId="5BCB8F97">
            <w:pPr>
              <w:ind w:firstLine="0" w:firstLineChars="0"/>
              <w:jc w:val="center"/>
              <w:rPr>
                <w:sz w:val="18"/>
                <w:szCs w:val="18"/>
              </w:rPr>
            </w:pPr>
            <w:r>
              <w:rPr>
                <w:sz w:val="18"/>
                <w:szCs w:val="18"/>
              </w:rPr>
              <w:t>406</w:t>
            </w:r>
          </w:p>
        </w:tc>
        <w:tc>
          <w:tcPr>
            <w:tcW w:w="1109" w:type="dxa"/>
            <w:tcBorders>
              <w:top w:val="nil"/>
              <w:left w:val="nil"/>
              <w:bottom w:val="single" w:color="auto" w:sz="4" w:space="0"/>
              <w:right w:val="single" w:color="auto" w:sz="4" w:space="0"/>
            </w:tcBorders>
            <w:vAlign w:val="center"/>
          </w:tcPr>
          <w:p w14:paraId="77FD4DEC">
            <w:pPr>
              <w:ind w:firstLine="0" w:firstLineChars="0"/>
              <w:jc w:val="center"/>
              <w:rPr>
                <w:sz w:val="18"/>
                <w:szCs w:val="18"/>
              </w:rPr>
            </w:pPr>
            <w:r>
              <w:rPr>
                <w:sz w:val="18"/>
                <w:szCs w:val="18"/>
              </w:rPr>
              <w:t>9.912109</w:t>
            </w:r>
          </w:p>
        </w:tc>
        <w:tc>
          <w:tcPr>
            <w:tcW w:w="626" w:type="dxa"/>
            <w:tcBorders>
              <w:top w:val="nil"/>
              <w:left w:val="nil"/>
              <w:bottom w:val="single" w:color="auto" w:sz="4" w:space="0"/>
              <w:right w:val="single" w:color="auto" w:sz="4" w:space="0"/>
            </w:tcBorders>
            <w:vAlign w:val="center"/>
          </w:tcPr>
          <w:p w14:paraId="1E06F317">
            <w:pPr>
              <w:ind w:firstLine="0" w:firstLineChars="0"/>
              <w:jc w:val="center"/>
              <w:rPr>
                <w:sz w:val="18"/>
                <w:szCs w:val="18"/>
              </w:rPr>
            </w:pPr>
            <w:r>
              <w:rPr>
                <w:sz w:val="18"/>
                <w:szCs w:val="18"/>
              </w:rPr>
              <w:t>7</w:t>
            </w:r>
          </w:p>
        </w:tc>
      </w:tr>
      <w:tr w14:paraId="76B5B628">
        <w:tblPrEx>
          <w:tblCellMar>
            <w:top w:w="0" w:type="dxa"/>
            <w:left w:w="108" w:type="dxa"/>
            <w:bottom w:w="0" w:type="dxa"/>
            <w:right w:w="108" w:type="dxa"/>
          </w:tblCellMar>
        </w:tblPrEx>
        <w:trPr>
          <w:trHeight w:val="270" w:hRule="atLeast"/>
          <w:jc w:val="center"/>
        </w:trPr>
        <w:tc>
          <w:tcPr>
            <w:tcW w:w="957" w:type="dxa"/>
            <w:tcBorders>
              <w:top w:val="nil"/>
              <w:left w:val="single" w:color="auto" w:sz="4" w:space="0"/>
              <w:bottom w:val="single" w:color="auto" w:sz="4" w:space="0"/>
              <w:right w:val="single" w:color="auto" w:sz="4" w:space="0"/>
            </w:tcBorders>
            <w:vAlign w:val="center"/>
          </w:tcPr>
          <w:p w14:paraId="4C3CF8AD">
            <w:pPr>
              <w:ind w:firstLine="0" w:firstLineChars="0"/>
              <w:jc w:val="center"/>
              <w:rPr>
                <w:sz w:val="18"/>
                <w:szCs w:val="18"/>
              </w:rPr>
            </w:pPr>
            <w:r>
              <w:rPr>
                <w:sz w:val="18"/>
                <w:szCs w:val="18"/>
              </w:rPr>
              <w:t>23</w:t>
            </w:r>
          </w:p>
        </w:tc>
        <w:tc>
          <w:tcPr>
            <w:tcW w:w="1068" w:type="dxa"/>
            <w:tcBorders>
              <w:top w:val="nil"/>
              <w:left w:val="nil"/>
              <w:bottom w:val="single" w:color="auto" w:sz="4" w:space="0"/>
              <w:right w:val="single" w:color="auto" w:sz="4" w:space="0"/>
            </w:tcBorders>
            <w:vAlign w:val="center"/>
          </w:tcPr>
          <w:p w14:paraId="12F8959C">
            <w:pPr>
              <w:ind w:firstLine="0" w:firstLineChars="0"/>
              <w:jc w:val="center"/>
              <w:rPr>
                <w:sz w:val="18"/>
                <w:szCs w:val="18"/>
              </w:rPr>
            </w:pPr>
            <w:r>
              <w:rPr>
                <w:sz w:val="18"/>
                <w:szCs w:val="18"/>
              </w:rPr>
              <w:t>0.561523</w:t>
            </w:r>
          </w:p>
        </w:tc>
        <w:tc>
          <w:tcPr>
            <w:tcW w:w="626" w:type="dxa"/>
            <w:tcBorders>
              <w:top w:val="nil"/>
              <w:left w:val="nil"/>
              <w:bottom w:val="single" w:color="auto" w:sz="4" w:space="0"/>
              <w:right w:val="single" w:color="auto" w:sz="4" w:space="0"/>
            </w:tcBorders>
            <w:vAlign w:val="center"/>
          </w:tcPr>
          <w:p w14:paraId="0A5C8DC2">
            <w:pPr>
              <w:ind w:firstLine="0" w:firstLineChars="0"/>
              <w:jc w:val="center"/>
              <w:rPr>
                <w:sz w:val="18"/>
                <w:szCs w:val="18"/>
              </w:rPr>
            </w:pPr>
            <w:r>
              <w:rPr>
                <w:sz w:val="18"/>
                <w:szCs w:val="18"/>
              </w:rPr>
              <w:t>5</w:t>
            </w:r>
          </w:p>
        </w:tc>
        <w:tc>
          <w:tcPr>
            <w:tcW w:w="599" w:type="dxa"/>
            <w:tcBorders>
              <w:top w:val="nil"/>
              <w:left w:val="nil"/>
              <w:bottom w:val="single" w:color="auto" w:sz="4" w:space="0"/>
              <w:right w:val="single" w:color="auto" w:sz="4" w:space="0"/>
            </w:tcBorders>
            <w:vAlign w:val="center"/>
          </w:tcPr>
          <w:p w14:paraId="5F071456">
            <w:pPr>
              <w:ind w:firstLine="0" w:firstLineChars="0"/>
              <w:jc w:val="center"/>
              <w:rPr>
                <w:sz w:val="18"/>
                <w:szCs w:val="18"/>
              </w:rPr>
            </w:pPr>
            <w:r>
              <w:rPr>
                <w:sz w:val="18"/>
                <w:szCs w:val="18"/>
              </w:rPr>
              <w:t>151</w:t>
            </w:r>
          </w:p>
        </w:tc>
        <w:tc>
          <w:tcPr>
            <w:tcW w:w="1068" w:type="dxa"/>
            <w:tcBorders>
              <w:top w:val="nil"/>
              <w:left w:val="nil"/>
              <w:bottom w:val="single" w:color="auto" w:sz="4" w:space="0"/>
              <w:right w:val="single" w:color="auto" w:sz="4" w:space="0"/>
            </w:tcBorders>
            <w:vAlign w:val="center"/>
          </w:tcPr>
          <w:p w14:paraId="35C1952D">
            <w:pPr>
              <w:ind w:firstLine="0" w:firstLineChars="0"/>
              <w:jc w:val="center"/>
              <w:rPr>
                <w:sz w:val="18"/>
                <w:szCs w:val="18"/>
              </w:rPr>
            </w:pPr>
            <w:r>
              <w:rPr>
                <w:sz w:val="18"/>
                <w:szCs w:val="18"/>
              </w:rPr>
              <w:t>3.686523</w:t>
            </w:r>
          </w:p>
        </w:tc>
        <w:tc>
          <w:tcPr>
            <w:tcW w:w="626" w:type="dxa"/>
            <w:tcBorders>
              <w:top w:val="nil"/>
              <w:left w:val="nil"/>
              <w:bottom w:val="single" w:color="auto" w:sz="4" w:space="0"/>
              <w:right w:val="single" w:color="auto" w:sz="4" w:space="0"/>
            </w:tcBorders>
            <w:vAlign w:val="center"/>
          </w:tcPr>
          <w:p w14:paraId="0C73C723">
            <w:pPr>
              <w:ind w:firstLine="0" w:firstLineChars="0"/>
              <w:jc w:val="center"/>
              <w:rPr>
                <w:sz w:val="18"/>
                <w:szCs w:val="18"/>
              </w:rPr>
            </w:pPr>
            <w:r>
              <w:rPr>
                <w:sz w:val="18"/>
                <w:szCs w:val="18"/>
              </w:rPr>
              <w:t>7</w:t>
            </w:r>
          </w:p>
        </w:tc>
        <w:tc>
          <w:tcPr>
            <w:tcW w:w="599" w:type="dxa"/>
            <w:tcBorders>
              <w:top w:val="nil"/>
              <w:left w:val="nil"/>
              <w:bottom w:val="single" w:color="auto" w:sz="4" w:space="0"/>
              <w:right w:val="single" w:color="auto" w:sz="4" w:space="0"/>
            </w:tcBorders>
            <w:vAlign w:val="center"/>
          </w:tcPr>
          <w:p w14:paraId="553BD3C9">
            <w:pPr>
              <w:ind w:firstLine="0" w:firstLineChars="0"/>
              <w:jc w:val="center"/>
              <w:rPr>
                <w:sz w:val="18"/>
                <w:szCs w:val="18"/>
              </w:rPr>
            </w:pPr>
            <w:r>
              <w:rPr>
                <w:sz w:val="18"/>
                <w:szCs w:val="18"/>
              </w:rPr>
              <w:t>279</w:t>
            </w:r>
          </w:p>
        </w:tc>
        <w:tc>
          <w:tcPr>
            <w:tcW w:w="1068" w:type="dxa"/>
            <w:tcBorders>
              <w:top w:val="nil"/>
              <w:left w:val="nil"/>
              <w:bottom w:val="single" w:color="auto" w:sz="4" w:space="0"/>
              <w:right w:val="single" w:color="auto" w:sz="4" w:space="0"/>
            </w:tcBorders>
            <w:vAlign w:val="center"/>
          </w:tcPr>
          <w:p w14:paraId="276B96E9">
            <w:pPr>
              <w:ind w:firstLine="0" w:firstLineChars="0"/>
              <w:jc w:val="center"/>
              <w:rPr>
                <w:sz w:val="18"/>
                <w:szCs w:val="18"/>
              </w:rPr>
            </w:pPr>
            <w:r>
              <w:rPr>
                <w:sz w:val="18"/>
                <w:szCs w:val="18"/>
              </w:rPr>
              <w:t>6.811523</w:t>
            </w:r>
          </w:p>
        </w:tc>
        <w:tc>
          <w:tcPr>
            <w:tcW w:w="626" w:type="dxa"/>
            <w:tcBorders>
              <w:top w:val="nil"/>
              <w:left w:val="nil"/>
              <w:bottom w:val="single" w:color="auto" w:sz="4" w:space="0"/>
              <w:right w:val="single" w:color="auto" w:sz="4" w:space="0"/>
            </w:tcBorders>
            <w:vAlign w:val="center"/>
          </w:tcPr>
          <w:p w14:paraId="1A6DDDAE">
            <w:pPr>
              <w:ind w:firstLine="0" w:firstLineChars="0"/>
              <w:jc w:val="center"/>
              <w:rPr>
                <w:sz w:val="18"/>
                <w:szCs w:val="18"/>
              </w:rPr>
            </w:pPr>
            <w:r>
              <w:rPr>
                <w:sz w:val="18"/>
                <w:szCs w:val="18"/>
              </w:rPr>
              <w:t>11</w:t>
            </w:r>
          </w:p>
        </w:tc>
        <w:tc>
          <w:tcPr>
            <w:tcW w:w="599" w:type="dxa"/>
            <w:tcBorders>
              <w:top w:val="nil"/>
              <w:left w:val="nil"/>
              <w:bottom w:val="single" w:color="auto" w:sz="4" w:space="0"/>
              <w:right w:val="single" w:color="auto" w:sz="4" w:space="0"/>
            </w:tcBorders>
            <w:vAlign w:val="center"/>
          </w:tcPr>
          <w:p w14:paraId="69232609">
            <w:pPr>
              <w:ind w:firstLine="0" w:firstLineChars="0"/>
              <w:jc w:val="center"/>
              <w:rPr>
                <w:sz w:val="18"/>
                <w:szCs w:val="18"/>
              </w:rPr>
            </w:pPr>
            <w:r>
              <w:rPr>
                <w:sz w:val="18"/>
                <w:szCs w:val="18"/>
              </w:rPr>
              <w:t>407</w:t>
            </w:r>
          </w:p>
        </w:tc>
        <w:tc>
          <w:tcPr>
            <w:tcW w:w="1109" w:type="dxa"/>
            <w:tcBorders>
              <w:top w:val="nil"/>
              <w:left w:val="nil"/>
              <w:bottom w:val="single" w:color="auto" w:sz="4" w:space="0"/>
              <w:right w:val="single" w:color="auto" w:sz="4" w:space="0"/>
            </w:tcBorders>
            <w:vAlign w:val="center"/>
          </w:tcPr>
          <w:p w14:paraId="702ADC4C">
            <w:pPr>
              <w:ind w:firstLine="0" w:firstLineChars="0"/>
              <w:jc w:val="center"/>
              <w:rPr>
                <w:sz w:val="18"/>
                <w:szCs w:val="18"/>
              </w:rPr>
            </w:pPr>
            <w:r>
              <w:rPr>
                <w:sz w:val="18"/>
                <w:szCs w:val="18"/>
              </w:rPr>
              <w:t>9.936523</w:t>
            </w:r>
          </w:p>
        </w:tc>
        <w:tc>
          <w:tcPr>
            <w:tcW w:w="626" w:type="dxa"/>
            <w:tcBorders>
              <w:top w:val="nil"/>
              <w:left w:val="nil"/>
              <w:bottom w:val="single" w:color="auto" w:sz="4" w:space="0"/>
              <w:right w:val="single" w:color="auto" w:sz="4" w:space="0"/>
            </w:tcBorders>
            <w:vAlign w:val="center"/>
          </w:tcPr>
          <w:p w14:paraId="28287426">
            <w:pPr>
              <w:ind w:firstLine="0" w:firstLineChars="0"/>
              <w:jc w:val="center"/>
              <w:rPr>
                <w:sz w:val="18"/>
                <w:szCs w:val="18"/>
              </w:rPr>
            </w:pPr>
            <w:r>
              <w:rPr>
                <w:sz w:val="18"/>
                <w:szCs w:val="18"/>
              </w:rPr>
              <w:t>6</w:t>
            </w:r>
          </w:p>
        </w:tc>
      </w:tr>
      <w:tr w14:paraId="2C9AA3B0">
        <w:tblPrEx>
          <w:tblCellMar>
            <w:top w:w="0" w:type="dxa"/>
            <w:left w:w="108" w:type="dxa"/>
            <w:bottom w:w="0" w:type="dxa"/>
            <w:right w:w="108" w:type="dxa"/>
          </w:tblCellMar>
        </w:tblPrEx>
        <w:trPr>
          <w:trHeight w:val="270" w:hRule="atLeast"/>
          <w:jc w:val="center"/>
        </w:trPr>
        <w:tc>
          <w:tcPr>
            <w:tcW w:w="957" w:type="dxa"/>
            <w:tcBorders>
              <w:top w:val="nil"/>
              <w:left w:val="single" w:color="auto" w:sz="4" w:space="0"/>
              <w:bottom w:val="single" w:color="auto" w:sz="4" w:space="0"/>
              <w:right w:val="single" w:color="auto" w:sz="4" w:space="0"/>
            </w:tcBorders>
            <w:vAlign w:val="center"/>
          </w:tcPr>
          <w:p w14:paraId="4E6E4793">
            <w:pPr>
              <w:ind w:firstLine="0" w:firstLineChars="0"/>
              <w:jc w:val="center"/>
              <w:rPr>
                <w:sz w:val="18"/>
                <w:szCs w:val="18"/>
              </w:rPr>
            </w:pPr>
            <w:r>
              <w:rPr>
                <w:sz w:val="18"/>
                <w:szCs w:val="18"/>
              </w:rPr>
              <w:t>24</w:t>
            </w:r>
          </w:p>
        </w:tc>
        <w:tc>
          <w:tcPr>
            <w:tcW w:w="1068" w:type="dxa"/>
            <w:tcBorders>
              <w:top w:val="nil"/>
              <w:left w:val="nil"/>
              <w:bottom w:val="single" w:color="auto" w:sz="4" w:space="0"/>
              <w:right w:val="single" w:color="auto" w:sz="4" w:space="0"/>
            </w:tcBorders>
            <w:vAlign w:val="center"/>
          </w:tcPr>
          <w:p w14:paraId="29439F53">
            <w:pPr>
              <w:ind w:firstLine="0" w:firstLineChars="0"/>
              <w:jc w:val="center"/>
              <w:rPr>
                <w:sz w:val="18"/>
                <w:szCs w:val="18"/>
              </w:rPr>
            </w:pPr>
            <w:r>
              <w:rPr>
                <w:sz w:val="18"/>
                <w:szCs w:val="18"/>
              </w:rPr>
              <w:t>0.585938</w:t>
            </w:r>
          </w:p>
        </w:tc>
        <w:tc>
          <w:tcPr>
            <w:tcW w:w="626" w:type="dxa"/>
            <w:tcBorders>
              <w:top w:val="nil"/>
              <w:left w:val="nil"/>
              <w:bottom w:val="single" w:color="auto" w:sz="4" w:space="0"/>
              <w:right w:val="single" w:color="auto" w:sz="4" w:space="0"/>
            </w:tcBorders>
            <w:vAlign w:val="center"/>
          </w:tcPr>
          <w:p w14:paraId="5F352AFE">
            <w:pPr>
              <w:ind w:firstLine="0" w:firstLineChars="0"/>
              <w:jc w:val="center"/>
              <w:rPr>
                <w:sz w:val="18"/>
                <w:szCs w:val="18"/>
              </w:rPr>
            </w:pPr>
            <w:r>
              <w:rPr>
                <w:sz w:val="18"/>
                <w:szCs w:val="18"/>
              </w:rPr>
              <w:t>0</w:t>
            </w:r>
          </w:p>
        </w:tc>
        <w:tc>
          <w:tcPr>
            <w:tcW w:w="599" w:type="dxa"/>
            <w:tcBorders>
              <w:top w:val="nil"/>
              <w:left w:val="nil"/>
              <w:bottom w:val="single" w:color="auto" w:sz="4" w:space="0"/>
              <w:right w:val="single" w:color="auto" w:sz="4" w:space="0"/>
            </w:tcBorders>
            <w:vAlign w:val="center"/>
          </w:tcPr>
          <w:p w14:paraId="1C0BD55F">
            <w:pPr>
              <w:ind w:firstLine="0" w:firstLineChars="0"/>
              <w:jc w:val="center"/>
              <w:rPr>
                <w:sz w:val="18"/>
                <w:szCs w:val="18"/>
              </w:rPr>
            </w:pPr>
            <w:r>
              <w:rPr>
                <w:sz w:val="18"/>
                <w:szCs w:val="18"/>
              </w:rPr>
              <w:t>152</w:t>
            </w:r>
          </w:p>
        </w:tc>
        <w:tc>
          <w:tcPr>
            <w:tcW w:w="1068" w:type="dxa"/>
            <w:tcBorders>
              <w:top w:val="nil"/>
              <w:left w:val="nil"/>
              <w:bottom w:val="single" w:color="auto" w:sz="4" w:space="0"/>
              <w:right w:val="single" w:color="auto" w:sz="4" w:space="0"/>
            </w:tcBorders>
            <w:vAlign w:val="center"/>
          </w:tcPr>
          <w:p w14:paraId="5CCCEFF8">
            <w:pPr>
              <w:ind w:firstLine="0" w:firstLineChars="0"/>
              <w:jc w:val="center"/>
              <w:rPr>
                <w:sz w:val="18"/>
                <w:szCs w:val="18"/>
              </w:rPr>
            </w:pPr>
            <w:r>
              <w:rPr>
                <w:sz w:val="18"/>
                <w:szCs w:val="18"/>
              </w:rPr>
              <w:t>3.710938</w:t>
            </w:r>
          </w:p>
        </w:tc>
        <w:tc>
          <w:tcPr>
            <w:tcW w:w="626" w:type="dxa"/>
            <w:tcBorders>
              <w:top w:val="nil"/>
              <w:left w:val="nil"/>
              <w:bottom w:val="single" w:color="auto" w:sz="4" w:space="0"/>
              <w:right w:val="single" w:color="auto" w:sz="4" w:space="0"/>
            </w:tcBorders>
            <w:vAlign w:val="center"/>
          </w:tcPr>
          <w:p w14:paraId="08266AE5">
            <w:pPr>
              <w:ind w:firstLine="0" w:firstLineChars="0"/>
              <w:jc w:val="center"/>
              <w:rPr>
                <w:sz w:val="18"/>
                <w:szCs w:val="18"/>
              </w:rPr>
            </w:pPr>
            <w:r>
              <w:rPr>
                <w:sz w:val="18"/>
                <w:szCs w:val="18"/>
              </w:rPr>
              <w:t>11</w:t>
            </w:r>
          </w:p>
        </w:tc>
        <w:tc>
          <w:tcPr>
            <w:tcW w:w="599" w:type="dxa"/>
            <w:tcBorders>
              <w:top w:val="nil"/>
              <w:left w:val="nil"/>
              <w:bottom w:val="single" w:color="auto" w:sz="4" w:space="0"/>
              <w:right w:val="single" w:color="auto" w:sz="4" w:space="0"/>
            </w:tcBorders>
            <w:vAlign w:val="center"/>
          </w:tcPr>
          <w:p w14:paraId="72E607F5">
            <w:pPr>
              <w:ind w:firstLine="0" w:firstLineChars="0"/>
              <w:jc w:val="center"/>
              <w:rPr>
                <w:sz w:val="18"/>
                <w:szCs w:val="18"/>
              </w:rPr>
            </w:pPr>
            <w:r>
              <w:rPr>
                <w:sz w:val="18"/>
                <w:szCs w:val="18"/>
              </w:rPr>
              <w:t>280</w:t>
            </w:r>
          </w:p>
        </w:tc>
        <w:tc>
          <w:tcPr>
            <w:tcW w:w="1068" w:type="dxa"/>
            <w:tcBorders>
              <w:top w:val="nil"/>
              <w:left w:val="nil"/>
              <w:bottom w:val="single" w:color="auto" w:sz="4" w:space="0"/>
              <w:right w:val="single" w:color="auto" w:sz="4" w:space="0"/>
            </w:tcBorders>
            <w:vAlign w:val="center"/>
          </w:tcPr>
          <w:p w14:paraId="3213F02A">
            <w:pPr>
              <w:ind w:firstLine="0" w:firstLineChars="0"/>
              <w:jc w:val="center"/>
              <w:rPr>
                <w:sz w:val="18"/>
                <w:szCs w:val="18"/>
              </w:rPr>
            </w:pPr>
            <w:r>
              <w:rPr>
                <w:sz w:val="18"/>
                <w:szCs w:val="18"/>
              </w:rPr>
              <w:t>6.835938</w:t>
            </w:r>
          </w:p>
        </w:tc>
        <w:tc>
          <w:tcPr>
            <w:tcW w:w="626" w:type="dxa"/>
            <w:tcBorders>
              <w:top w:val="nil"/>
              <w:left w:val="nil"/>
              <w:bottom w:val="single" w:color="auto" w:sz="4" w:space="0"/>
              <w:right w:val="single" w:color="auto" w:sz="4" w:space="0"/>
            </w:tcBorders>
            <w:vAlign w:val="center"/>
          </w:tcPr>
          <w:p w14:paraId="2978E963">
            <w:pPr>
              <w:ind w:firstLine="0" w:firstLineChars="0"/>
              <w:jc w:val="center"/>
              <w:rPr>
                <w:sz w:val="18"/>
                <w:szCs w:val="18"/>
              </w:rPr>
            </w:pPr>
            <w:r>
              <w:rPr>
                <w:sz w:val="18"/>
                <w:szCs w:val="18"/>
              </w:rPr>
              <w:t>1</w:t>
            </w:r>
          </w:p>
        </w:tc>
        <w:tc>
          <w:tcPr>
            <w:tcW w:w="599" w:type="dxa"/>
            <w:tcBorders>
              <w:top w:val="nil"/>
              <w:left w:val="nil"/>
              <w:bottom w:val="single" w:color="auto" w:sz="4" w:space="0"/>
              <w:right w:val="single" w:color="auto" w:sz="4" w:space="0"/>
            </w:tcBorders>
            <w:vAlign w:val="center"/>
          </w:tcPr>
          <w:p w14:paraId="73159475">
            <w:pPr>
              <w:ind w:firstLine="0" w:firstLineChars="0"/>
              <w:jc w:val="center"/>
              <w:rPr>
                <w:sz w:val="18"/>
                <w:szCs w:val="18"/>
              </w:rPr>
            </w:pPr>
            <w:r>
              <w:rPr>
                <w:sz w:val="18"/>
                <w:szCs w:val="18"/>
              </w:rPr>
              <w:t>408</w:t>
            </w:r>
          </w:p>
        </w:tc>
        <w:tc>
          <w:tcPr>
            <w:tcW w:w="1109" w:type="dxa"/>
            <w:tcBorders>
              <w:top w:val="nil"/>
              <w:left w:val="nil"/>
              <w:bottom w:val="single" w:color="auto" w:sz="4" w:space="0"/>
              <w:right w:val="single" w:color="auto" w:sz="4" w:space="0"/>
            </w:tcBorders>
            <w:vAlign w:val="center"/>
          </w:tcPr>
          <w:p w14:paraId="7857A5D1">
            <w:pPr>
              <w:ind w:firstLine="0" w:firstLineChars="0"/>
              <w:jc w:val="center"/>
              <w:rPr>
                <w:sz w:val="18"/>
                <w:szCs w:val="18"/>
              </w:rPr>
            </w:pPr>
            <w:r>
              <w:rPr>
                <w:sz w:val="18"/>
                <w:szCs w:val="18"/>
              </w:rPr>
              <w:t>9.960938</w:t>
            </w:r>
          </w:p>
        </w:tc>
        <w:tc>
          <w:tcPr>
            <w:tcW w:w="626" w:type="dxa"/>
            <w:tcBorders>
              <w:top w:val="nil"/>
              <w:left w:val="nil"/>
              <w:bottom w:val="single" w:color="auto" w:sz="4" w:space="0"/>
              <w:right w:val="single" w:color="auto" w:sz="4" w:space="0"/>
            </w:tcBorders>
            <w:vAlign w:val="center"/>
          </w:tcPr>
          <w:p w14:paraId="3B157AAC">
            <w:pPr>
              <w:ind w:firstLine="0" w:firstLineChars="0"/>
              <w:jc w:val="center"/>
              <w:rPr>
                <w:sz w:val="18"/>
                <w:szCs w:val="18"/>
              </w:rPr>
            </w:pPr>
            <w:r>
              <w:rPr>
                <w:sz w:val="18"/>
                <w:szCs w:val="18"/>
              </w:rPr>
              <w:t>1</w:t>
            </w:r>
          </w:p>
        </w:tc>
      </w:tr>
      <w:tr w14:paraId="12AC8315">
        <w:tblPrEx>
          <w:tblCellMar>
            <w:top w:w="0" w:type="dxa"/>
            <w:left w:w="108" w:type="dxa"/>
            <w:bottom w:w="0" w:type="dxa"/>
            <w:right w:w="108" w:type="dxa"/>
          </w:tblCellMar>
        </w:tblPrEx>
        <w:trPr>
          <w:trHeight w:val="270" w:hRule="atLeast"/>
          <w:jc w:val="center"/>
        </w:trPr>
        <w:tc>
          <w:tcPr>
            <w:tcW w:w="957" w:type="dxa"/>
            <w:tcBorders>
              <w:top w:val="nil"/>
              <w:left w:val="single" w:color="auto" w:sz="4" w:space="0"/>
              <w:bottom w:val="single" w:color="auto" w:sz="4" w:space="0"/>
              <w:right w:val="single" w:color="auto" w:sz="4" w:space="0"/>
            </w:tcBorders>
            <w:vAlign w:val="center"/>
          </w:tcPr>
          <w:p w14:paraId="5837FADC">
            <w:pPr>
              <w:ind w:firstLine="0" w:firstLineChars="0"/>
              <w:jc w:val="center"/>
              <w:rPr>
                <w:sz w:val="18"/>
                <w:szCs w:val="18"/>
              </w:rPr>
            </w:pPr>
            <w:r>
              <w:rPr>
                <w:sz w:val="18"/>
                <w:szCs w:val="18"/>
              </w:rPr>
              <w:t>25</w:t>
            </w:r>
          </w:p>
        </w:tc>
        <w:tc>
          <w:tcPr>
            <w:tcW w:w="1068" w:type="dxa"/>
            <w:tcBorders>
              <w:top w:val="nil"/>
              <w:left w:val="nil"/>
              <w:bottom w:val="single" w:color="auto" w:sz="4" w:space="0"/>
              <w:right w:val="single" w:color="auto" w:sz="4" w:space="0"/>
            </w:tcBorders>
            <w:vAlign w:val="center"/>
          </w:tcPr>
          <w:p w14:paraId="0B8B0E97">
            <w:pPr>
              <w:ind w:firstLine="0" w:firstLineChars="0"/>
              <w:jc w:val="center"/>
              <w:rPr>
                <w:sz w:val="18"/>
                <w:szCs w:val="18"/>
              </w:rPr>
            </w:pPr>
            <w:r>
              <w:rPr>
                <w:sz w:val="18"/>
                <w:szCs w:val="18"/>
              </w:rPr>
              <w:t>0.610352</w:t>
            </w:r>
          </w:p>
        </w:tc>
        <w:tc>
          <w:tcPr>
            <w:tcW w:w="626" w:type="dxa"/>
            <w:tcBorders>
              <w:top w:val="nil"/>
              <w:left w:val="nil"/>
              <w:bottom w:val="single" w:color="auto" w:sz="4" w:space="0"/>
              <w:right w:val="single" w:color="auto" w:sz="4" w:space="0"/>
            </w:tcBorders>
            <w:vAlign w:val="center"/>
          </w:tcPr>
          <w:p w14:paraId="7DAEA9D7">
            <w:pPr>
              <w:ind w:firstLine="0" w:firstLineChars="0"/>
              <w:jc w:val="center"/>
              <w:rPr>
                <w:sz w:val="18"/>
                <w:szCs w:val="18"/>
              </w:rPr>
            </w:pPr>
            <w:r>
              <w:rPr>
                <w:sz w:val="18"/>
                <w:szCs w:val="18"/>
              </w:rPr>
              <w:t>11</w:t>
            </w:r>
          </w:p>
        </w:tc>
        <w:tc>
          <w:tcPr>
            <w:tcW w:w="599" w:type="dxa"/>
            <w:tcBorders>
              <w:top w:val="nil"/>
              <w:left w:val="nil"/>
              <w:bottom w:val="single" w:color="auto" w:sz="4" w:space="0"/>
              <w:right w:val="single" w:color="auto" w:sz="4" w:space="0"/>
            </w:tcBorders>
            <w:vAlign w:val="center"/>
          </w:tcPr>
          <w:p w14:paraId="5F09080D">
            <w:pPr>
              <w:ind w:firstLine="0" w:firstLineChars="0"/>
              <w:jc w:val="center"/>
              <w:rPr>
                <w:sz w:val="18"/>
                <w:szCs w:val="18"/>
              </w:rPr>
            </w:pPr>
            <w:r>
              <w:rPr>
                <w:sz w:val="18"/>
                <w:szCs w:val="18"/>
              </w:rPr>
              <w:t>153</w:t>
            </w:r>
          </w:p>
        </w:tc>
        <w:tc>
          <w:tcPr>
            <w:tcW w:w="1068" w:type="dxa"/>
            <w:tcBorders>
              <w:top w:val="nil"/>
              <w:left w:val="nil"/>
              <w:bottom w:val="single" w:color="auto" w:sz="4" w:space="0"/>
              <w:right w:val="single" w:color="auto" w:sz="4" w:space="0"/>
            </w:tcBorders>
            <w:vAlign w:val="center"/>
          </w:tcPr>
          <w:p w14:paraId="79553C99">
            <w:pPr>
              <w:ind w:firstLine="0" w:firstLineChars="0"/>
              <w:jc w:val="center"/>
              <w:rPr>
                <w:sz w:val="18"/>
                <w:szCs w:val="18"/>
              </w:rPr>
            </w:pPr>
            <w:r>
              <w:rPr>
                <w:sz w:val="18"/>
                <w:szCs w:val="18"/>
              </w:rPr>
              <w:t>3.735352</w:t>
            </w:r>
          </w:p>
        </w:tc>
        <w:tc>
          <w:tcPr>
            <w:tcW w:w="626" w:type="dxa"/>
            <w:tcBorders>
              <w:top w:val="nil"/>
              <w:left w:val="nil"/>
              <w:bottom w:val="single" w:color="auto" w:sz="4" w:space="0"/>
              <w:right w:val="single" w:color="auto" w:sz="4" w:space="0"/>
            </w:tcBorders>
            <w:vAlign w:val="center"/>
          </w:tcPr>
          <w:p w14:paraId="725DFFEF">
            <w:pPr>
              <w:ind w:firstLine="0" w:firstLineChars="0"/>
              <w:jc w:val="center"/>
              <w:rPr>
                <w:sz w:val="18"/>
                <w:szCs w:val="18"/>
              </w:rPr>
            </w:pPr>
            <w:r>
              <w:rPr>
                <w:sz w:val="18"/>
                <w:szCs w:val="18"/>
              </w:rPr>
              <w:t>7</w:t>
            </w:r>
          </w:p>
        </w:tc>
        <w:tc>
          <w:tcPr>
            <w:tcW w:w="599" w:type="dxa"/>
            <w:tcBorders>
              <w:top w:val="nil"/>
              <w:left w:val="nil"/>
              <w:bottom w:val="single" w:color="auto" w:sz="4" w:space="0"/>
              <w:right w:val="single" w:color="auto" w:sz="4" w:space="0"/>
            </w:tcBorders>
            <w:vAlign w:val="center"/>
          </w:tcPr>
          <w:p w14:paraId="732CFF6D">
            <w:pPr>
              <w:ind w:firstLine="0" w:firstLineChars="0"/>
              <w:jc w:val="center"/>
              <w:rPr>
                <w:sz w:val="18"/>
                <w:szCs w:val="18"/>
              </w:rPr>
            </w:pPr>
            <w:r>
              <w:rPr>
                <w:sz w:val="18"/>
                <w:szCs w:val="18"/>
              </w:rPr>
              <w:t>281</w:t>
            </w:r>
          </w:p>
        </w:tc>
        <w:tc>
          <w:tcPr>
            <w:tcW w:w="1068" w:type="dxa"/>
            <w:tcBorders>
              <w:top w:val="nil"/>
              <w:left w:val="nil"/>
              <w:bottom w:val="single" w:color="auto" w:sz="4" w:space="0"/>
              <w:right w:val="single" w:color="auto" w:sz="4" w:space="0"/>
            </w:tcBorders>
            <w:vAlign w:val="center"/>
          </w:tcPr>
          <w:p w14:paraId="23CEB5F3">
            <w:pPr>
              <w:ind w:firstLine="0" w:firstLineChars="0"/>
              <w:jc w:val="center"/>
              <w:rPr>
                <w:sz w:val="18"/>
                <w:szCs w:val="18"/>
              </w:rPr>
            </w:pPr>
            <w:r>
              <w:rPr>
                <w:sz w:val="18"/>
                <w:szCs w:val="18"/>
              </w:rPr>
              <w:t>6.860352</w:t>
            </w:r>
          </w:p>
        </w:tc>
        <w:tc>
          <w:tcPr>
            <w:tcW w:w="626" w:type="dxa"/>
            <w:tcBorders>
              <w:top w:val="nil"/>
              <w:left w:val="nil"/>
              <w:bottom w:val="single" w:color="auto" w:sz="4" w:space="0"/>
              <w:right w:val="single" w:color="auto" w:sz="4" w:space="0"/>
            </w:tcBorders>
            <w:vAlign w:val="center"/>
          </w:tcPr>
          <w:p w14:paraId="1A28C24D">
            <w:pPr>
              <w:ind w:firstLine="0" w:firstLineChars="0"/>
              <w:jc w:val="center"/>
              <w:rPr>
                <w:sz w:val="18"/>
                <w:szCs w:val="18"/>
              </w:rPr>
            </w:pPr>
            <w:r>
              <w:rPr>
                <w:sz w:val="18"/>
                <w:szCs w:val="18"/>
              </w:rPr>
              <w:t>8</w:t>
            </w:r>
          </w:p>
        </w:tc>
        <w:tc>
          <w:tcPr>
            <w:tcW w:w="599" w:type="dxa"/>
            <w:tcBorders>
              <w:top w:val="nil"/>
              <w:left w:val="nil"/>
              <w:bottom w:val="single" w:color="auto" w:sz="4" w:space="0"/>
              <w:right w:val="single" w:color="auto" w:sz="4" w:space="0"/>
            </w:tcBorders>
            <w:vAlign w:val="center"/>
          </w:tcPr>
          <w:p w14:paraId="1A482A2E">
            <w:pPr>
              <w:ind w:firstLine="0" w:firstLineChars="0"/>
              <w:jc w:val="center"/>
              <w:rPr>
                <w:sz w:val="18"/>
                <w:szCs w:val="18"/>
              </w:rPr>
            </w:pPr>
            <w:r>
              <w:rPr>
                <w:sz w:val="18"/>
                <w:szCs w:val="18"/>
              </w:rPr>
              <w:t>409</w:t>
            </w:r>
          </w:p>
        </w:tc>
        <w:tc>
          <w:tcPr>
            <w:tcW w:w="1109" w:type="dxa"/>
            <w:tcBorders>
              <w:top w:val="nil"/>
              <w:left w:val="nil"/>
              <w:bottom w:val="single" w:color="auto" w:sz="4" w:space="0"/>
              <w:right w:val="single" w:color="auto" w:sz="4" w:space="0"/>
            </w:tcBorders>
            <w:vAlign w:val="center"/>
          </w:tcPr>
          <w:p w14:paraId="1562D60F">
            <w:pPr>
              <w:ind w:firstLine="0" w:firstLineChars="0"/>
              <w:jc w:val="center"/>
              <w:rPr>
                <w:sz w:val="18"/>
                <w:szCs w:val="18"/>
              </w:rPr>
            </w:pPr>
            <w:r>
              <w:rPr>
                <w:sz w:val="18"/>
                <w:szCs w:val="18"/>
              </w:rPr>
              <w:t>9.985352</w:t>
            </w:r>
          </w:p>
        </w:tc>
        <w:tc>
          <w:tcPr>
            <w:tcW w:w="626" w:type="dxa"/>
            <w:tcBorders>
              <w:top w:val="nil"/>
              <w:left w:val="nil"/>
              <w:bottom w:val="single" w:color="auto" w:sz="4" w:space="0"/>
              <w:right w:val="single" w:color="auto" w:sz="4" w:space="0"/>
            </w:tcBorders>
            <w:vAlign w:val="center"/>
          </w:tcPr>
          <w:p w14:paraId="39EEB14B">
            <w:pPr>
              <w:ind w:firstLine="0" w:firstLineChars="0"/>
              <w:jc w:val="center"/>
              <w:rPr>
                <w:sz w:val="18"/>
                <w:szCs w:val="18"/>
              </w:rPr>
            </w:pPr>
            <w:r>
              <w:rPr>
                <w:sz w:val="18"/>
                <w:szCs w:val="18"/>
              </w:rPr>
              <w:t>14</w:t>
            </w:r>
          </w:p>
        </w:tc>
      </w:tr>
      <w:tr w14:paraId="4C210DA7">
        <w:tblPrEx>
          <w:tblCellMar>
            <w:top w:w="0" w:type="dxa"/>
            <w:left w:w="108" w:type="dxa"/>
            <w:bottom w:w="0" w:type="dxa"/>
            <w:right w:w="108" w:type="dxa"/>
          </w:tblCellMar>
        </w:tblPrEx>
        <w:trPr>
          <w:trHeight w:val="270" w:hRule="atLeast"/>
          <w:jc w:val="center"/>
        </w:trPr>
        <w:tc>
          <w:tcPr>
            <w:tcW w:w="957" w:type="dxa"/>
            <w:tcBorders>
              <w:top w:val="nil"/>
              <w:left w:val="single" w:color="auto" w:sz="4" w:space="0"/>
              <w:bottom w:val="single" w:color="auto" w:sz="4" w:space="0"/>
              <w:right w:val="single" w:color="auto" w:sz="4" w:space="0"/>
            </w:tcBorders>
            <w:vAlign w:val="center"/>
          </w:tcPr>
          <w:p w14:paraId="625A18BD">
            <w:pPr>
              <w:ind w:firstLine="0" w:firstLineChars="0"/>
              <w:jc w:val="center"/>
              <w:rPr>
                <w:sz w:val="18"/>
                <w:szCs w:val="18"/>
              </w:rPr>
            </w:pPr>
            <w:r>
              <w:rPr>
                <w:sz w:val="18"/>
                <w:szCs w:val="18"/>
              </w:rPr>
              <w:t>26</w:t>
            </w:r>
          </w:p>
        </w:tc>
        <w:tc>
          <w:tcPr>
            <w:tcW w:w="1068" w:type="dxa"/>
            <w:tcBorders>
              <w:top w:val="nil"/>
              <w:left w:val="nil"/>
              <w:bottom w:val="single" w:color="auto" w:sz="4" w:space="0"/>
              <w:right w:val="single" w:color="auto" w:sz="4" w:space="0"/>
            </w:tcBorders>
            <w:vAlign w:val="center"/>
          </w:tcPr>
          <w:p w14:paraId="7019ADB2">
            <w:pPr>
              <w:ind w:firstLine="0" w:firstLineChars="0"/>
              <w:jc w:val="center"/>
              <w:rPr>
                <w:sz w:val="18"/>
                <w:szCs w:val="18"/>
              </w:rPr>
            </w:pPr>
            <w:r>
              <w:rPr>
                <w:sz w:val="18"/>
                <w:szCs w:val="18"/>
              </w:rPr>
              <w:t>0.634766</w:t>
            </w:r>
          </w:p>
        </w:tc>
        <w:tc>
          <w:tcPr>
            <w:tcW w:w="626" w:type="dxa"/>
            <w:tcBorders>
              <w:top w:val="nil"/>
              <w:left w:val="nil"/>
              <w:bottom w:val="single" w:color="auto" w:sz="4" w:space="0"/>
              <w:right w:val="single" w:color="auto" w:sz="4" w:space="0"/>
            </w:tcBorders>
            <w:vAlign w:val="center"/>
          </w:tcPr>
          <w:p w14:paraId="677B3567">
            <w:pPr>
              <w:ind w:firstLine="0" w:firstLineChars="0"/>
              <w:jc w:val="center"/>
              <w:rPr>
                <w:sz w:val="18"/>
                <w:szCs w:val="18"/>
              </w:rPr>
            </w:pPr>
            <w:r>
              <w:rPr>
                <w:sz w:val="18"/>
                <w:szCs w:val="18"/>
              </w:rPr>
              <w:t>6</w:t>
            </w:r>
          </w:p>
        </w:tc>
        <w:tc>
          <w:tcPr>
            <w:tcW w:w="599" w:type="dxa"/>
            <w:tcBorders>
              <w:top w:val="nil"/>
              <w:left w:val="nil"/>
              <w:bottom w:val="single" w:color="auto" w:sz="4" w:space="0"/>
              <w:right w:val="single" w:color="auto" w:sz="4" w:space="0"/>
            </w:tcBorders>
            <w:vAlign w:val="center"/>
          </w:tcPr>
          <w:p w14:paraId="0BC35C0C">
            <w:pPr>
              <w:ind w:firstLine="0" w:firstLineChars="0"/>
              <w:jc w:val="center"/>
              <w:rPr>
                <w:sz w:val="18"/>
                <w:szCs w:val="18"/>
              </w:rPr>
            </w:pPr>
            <w:r>
              <w:rPr>
                <w:sz w:val="18"/>
                <w:szCs w:val="18"/>
              </w:rPr>
              <w:t>154</w:t>
            </w:r>
          </w:p>
        </w:tc>
        <w:tc>
          <w:tcPr>
            <w:tcW w:w="1068" w:type="dxa"/>
            <w:tcBorders>
              <w:top w:val="nil"/>
              <w:left w:val="nil"/>
              <w:bottom w:val="single" w:color="auto" w:sz="4" w:space="0"/>
              <w:right w:val="single" w:color="auto" w:sz="4" w:space="0"/>
            </w:tcBorders>
            <w:vAlign w:val="center"/>
          </w:tcPr>
          <w:p w14:paraId="1CCCE47C">
            <w:pPr>
              <w:ind w:firstLine="0" w:firstLineChars="0"/>
              <w:jc w:val="center"/>
              <w:rPr>
                <w:sz w:val="18"/>
                <w:szCs w:val="18"/>
              </w:rPr>
            </w:pPr>
            <w:r>
              <w:rPr>
                <w:sz w:val="18"/>
                <w:szCs w:val="18"/>
              </w:rPr>
              <w:t>3.759766</w:t>
            </w:r>
          </w:p>
        </w:tc>
        <w:tc>
          <w:tcPr>
            <w:tcW w:w="626" w:type="dxa"/>
            <w:tcBorders>
              <w:top w:val="nil"/>
              <w:left w:val="nil"/>
              <w:bottom w:val="single" w:color="auto" w:sz="4" w:space="0"/>
              <w:right w:val="single" w:color="auto" w:sz="4" w:space="0"/>
            </w:tcBorders>
            <w:vAlign w:val="center"/>
          </w:tcPr>
          <w:p w14:paraId="1A7E87E4">
            <w:pPr>
              <w:ind w:firstLine="0" w:firstLineChars="0"/>
              <w:jc w:val="center"/>
              <w:rPr>
                <w:sz w:val="18"/>
                <w:szCs w:val="18"/>
              </w:rPr>
            </w:pPr>
            <w:r>
              <w:rPr>
                <w:sz w:val="18"/>
                <w:szCs w:val="18"/>
              </w:rPr>
              <w:t>11</w:t>
            </w:r>
          </w:p>
        </w:tc>
        <w:tc>
          <w:tcPr>
            <w:tcW w:w="599" w:type="dxa"/>
            <w:tcBorders>
              <w:top w:val="nil"/>
              <w:left w:val="nil"/>
              <w:bottom w:val="single" w:color="auto" w:sz="4" w:space="0"/>
              <w:right w:val="single" w:color="auto" w:sz="4" w:space="0"/>
            </w:tcBorders>
            <w:vAlign w:val="center"/>
          </w:tcPr>
          <w:p w14:paraId="62C68E5D">
            <w:pPr>
              <w:ind w:firstLine="0" w:firstLineChars="0"/>
              <w:jc w:val="center"/>
              <w:rPr>
                <w:sz w:val="18"/>
                <w:szCs w:val="18"/>
              </w:rPr>
            </w:pPr>
            <w:r>
              <w:rPr>
                <w:sz w:val="18"/>
                <w:szCs w:val="18"/>
              </w:rPr>
              <w:t>282</w:t>
            </w:r>
          </w:p>
        </w:tc>
        <w:tc>
          <w:tcPr>
            <w:tcW w:w="1068" w:type="dxa"/>
            <w:tcBorders>
              <w:top w:val="nil"/>
              <w:left w:val="nil"/>
              <w:bottom w:val="single" w:color="auto" w:sz="4" w:space="0"/>
              <w:right w:val="single" w:color="auto" w:sz="4" w:space="0"/>
            </w:tcBorders>
            <w:vAlign w:val="center"/>
          </w:tcPr>
          <w:p w14:paraId="22A08EFB">
            <w:pPr>
              <w:ind w:firstLine="0" w:firstLineChars="0"/>
              <w:jc w:val="center"/>
              <w:rPr>
                <w:sz w:val="18"/>
                <w:szCs w:val="18"/>
              </w:rPr>
            </w:pPr>
            <w:r>
              <w:rPr>
                <w:sz w:val="18"/>
                <w:szCs w:val="18"/>
              </w:rPr>
              <w:t>6.884766</w:t>
            </w:r>
          </w:p>
        </w:tc>
        <w:tc>
          <w:tcPr>
            <w:tcW w:w="626" w:type="dxa"/>
            <w:tcBorders>
              <w:top w:val="nil"/>
              <w:left w:val="nil"/>
              <w:bottom w:val="single" w:color="auto" w:sz="4" w:space="0"/>
              <w:right w:val="single" w:color="auto" w:sz="4" w:space="0"/>
            </w:tcBorders>
            <w:vAlign w:val="center"/>
          </w:tcPr>
          <w:p w14:paraId="3DF03070">
            <w:pPr>
              <w:ind w:firstLine="0" w:firstLineChars="0"/>
              <w:jc w:val="center"/>
              <w:rPr>
                <w:sz w:val="18"/>
                <w:szCs w:val="18"/>
              </w:rPr>
            </w:pPr>
            <w:r>
              <w:rPr>
                <w:sz w:val="18"/>
                <w:szCs w:val="18"/>
              </w:rPr>
              <w:t>0</w:t>
            </w:r>
          </w:p>
        </w:tc>
        <w:tc>
          <w:tcPr>
            <w:tcW w:w="599" w:type="dxa"/>
            <w:tcBorders>
              <w:top w:val="nil"/>
              <w:left w:val="nil"/>
              <w:bottom w:val="single" w:color="auto" w:sz="4" w:space="0"/>
              <w:right w:val="single" w:color="auto" w:sz="4" w:space="0"/>
            </w:tcBorders>
            <w:vAlign w:val="center"/>
          </w:tcPr>
          <w:p w14:paraId="211C2D2B">
            <w:pPr>
              <w:ind w:firstLine="0" w:firstLineChars="0"/>
              <w:jc w:val="center"/>
              <w:rPr>
                <w:sz w:val="18"/>
                <w:szCs w:val="18"/>
              </w:rPr>
            </w:pPr>
            <w:r>
              <w:rPr>
                <w:sz w:val="18"/>
                <w:szCs w:val="18"/>
              </w:rPr>
              <w:t>410</w:t>
            </w:r>
          </w:p>
        </w:tc>
        <w:tc>
          <w:tcPr>
            <w:tcW w:w="1109" w:type="dxa"/>
            <w:tcBorders>
              <w:top w:val="nil"/>
              <w:left w:val="nil"/>
              <w:bottom w:val="single" w:color="auto" w:sz="4" w:space="0"/>
              <w:right w:val="single" w:color="auto" w:sz="4" w:space="0"/>
            </w:tcBorders>
            <w:vAlign w:val="center"/>
          </w:tcPr>
          <w:p w14:paraId="72DAAA77">
            <w:pPr>
              <w:ind w:firstLine="0" w:firstLineChars="0"/>
              <w:jc w:val="center"/>
              <w:rPr>
                <w:sz w:val="18"/>
                <w:szCs w:val="18"/>
              </w:rPr>
            </w:pPr>
            <w:r>
              <w:rPr>
                <w:sz w:val="18"/>
                <w:szCs w:val="18"/>
              </w:rPr>
              <w:t>10.009766</w:t>
            </w:r>
          </w:p>
        </w:tc>
        <w:tc>
          <w:tcPr>
            <w:tcW w:w="626" w:type="dxa"/>
            <w:tcBorders>
              <w:top w:val="nil"/>
              <w:left w:val="nil"/>
              <w:bottom w:val="single" w:color="auto" w:sz="4" w:space="0"/>
              <w:right w:val="single" w:color="auto" w:sz="4" w:space="0"/>
            </w:tcBorders>
            <w:vAlign w:val="center"/>
          </w:tcPr>
          <w:p w14:paraId="35DC6152">
            <w:pPr>
              <w:ind w:firstLine="0" w:firstLineChars="0"/>
              <w:jc w:val="center"/>
              <w:rPr>
                <w:sz w:val="18"/>
                <w:szCs w:val="18"/>
              </w:rPr>
            </w:pPr>
            <w:r>
              <w:rPr>
                <w:sz w:val="18"/>
                <w:szCs w:val="18"/>
              </w:rPr>
              <w:t>9</w:t>
            </w:r>
          </w:p>
        </w:tc>
      </w:tr>
      <w:tr w14:paraId="5CBE4EC9">
        <w:tblPrEx>
          <w:tblCellMar>
            <w:top w:w="0" w:type="dxa"/>
            <w:left w:w="108" w:type="dxa"/>
            <w:bottom w:w="0" w:type="dxa"/>
            <w:right w:w="108" w:type="dxa"/>
          </w:tblCellMar>
        </w:tblPrEx>
        <w:trPr>
          <w:trHeight w:val="270" w:hRule="atLeast"/>
          <w:jc w:val="center"/>
        </w:trPr>
        <w:tc>
          <w:tcPr>
            <w:tcW w:w="957" w:type="dxa"/>
            <w:tcBorders>
              <w:top w:val="nil"/>
              <w:left w:val="single" w:color="auto" w:sz="4" w:space="0"/>
              <w:bottom w:val="single" w:color="auto" w:sz="4" w:space="0"/>
              <w:right w:val="single" w:color="auto" w:sz="4" w:space="0"/>
            </w:tcBorders>
            <w:vAlign w:val="center"/>
          </w:tcPr>
          <w:p w14:paraId="21F326AD">
            <w:pPr>
              <w:ind w:firstLine="0" w:firstLineChars="0"/>
              <w:jc w:val="center"/>
              <w:rPr>
                <w:sz w:val="18"/>
                <w:szCs w:val="18"/>
              </w:rPr>
            </w:pPr>
            <w:r>
              <w:rPr>
                <w:sz w:val="18"/>
                <w:szCs w:val="18"/>
              </w:rPr>
              <w:t>27</w:t>
            </w:r>
          </w:p>
        </w:tc>
        <w:tc>
          <w:tcPr>
            <w:tcW w:w="1068" w:type="dxa"/>
            <w:tcBorders>
              <w:top w:val="nil"/>
              <w:left w:val="nil"/>
              <w:bottom w:val="single" w:color="auto" w:sz="4" w:space="0"/>
              <w:right w:val="single" w:color="auto" w:sz="4" w:space="0"/>
            </w:tcBorders>
            <w:vAlign w:val="center"/>
          </w:tcPr>
          <w:p w14:paraId="422AC8CF">
            <w:pPr>
              <w:ind w:firstLine="0" w:firstLineChars="0"/>
              <w:jc w:val="center"/>
              <w:rPr>
                <w:sz w:val="18"/>
                <w:szCs w:val="18"/>
              </w:rPr>
            </w:pPr>
            <w:r>
              <w:rPr>
                <w:sz w:val="18"/>
                <w:szCs w:val="18"/>
              </w:rPr>
              <w:t>0.659180</w:t>
            </w:r>
          </w:p>
        </w:tc>
        <w:tc>
          <w:tcPr>
            <w:tcW w:w="626" w:type="dxa"/>
            <w:tcBorders>
              <w:top w:val="nil"/>
              <w:left w:val="nil"/>
              <w:bottom w:val="single" w:color="auto" w:sz="4" w:space="0"/>
              <w:right w:val="single" w:color="auto" w:sz="4" w:space="0"/>
            </w:tcBorders>
            <w:vAlign w:val="center"/>
          </w:tcPr>
          <w:p w14:paraId="670FBFF5">
            <w:pPr>
              <w:ind w:firstLine="0" w:firstLineChars="0"/>
              <w:jc w:val="center"/>
              <w:rPr>
                <w:sz w:val="18"/>
                <w:szCs w:val="18"/>
              </w:rPr>
            </w:pPr>
            <w:r>
              <w:rPr>
                <w:sz w:val="18"/>
                <w:szCs w:val="18"/>
              </w:rPr>
              <w:t>2</w:t>
            </w:r>
          </w:p>
        </w:tc>
        <w:tc>
          <w:tcPr>
            <w:tcW w:w="599" w:type="dxa"/>
            <w:tcBorders>
              <w:top w:val="nil"/>
              <w:left w:val="nil"/>
              <w:bottom w:val="single" w:color="auto" w:sz="4" w:space="0"/>
              <w:right w:val="single" w:color="auto" w:sz="4" w:space="0"/>
            </w:tcBorders>
            <w:vAlign w:val="center"/>
          </w:tcPr>
          <w:p w14:paraId="0FF55EB7">
            <w:pPr>
              <w:ind w:firstLine="0" w:firstLineChars="0"/>
              <w:jc w:val="center"/>
              <w:rPr>
                <w:sz w:val="18"/>
                <w:szCs w:val="18"/>
              </w:rPr>
            </w:pPr>
            <w:r>
              <w:rPr>
                <w:sz w:val="18"/>
                <w:szCs w:val="18"/>
              </w:rPr>
              <w:t>155</w:t>
            </w:r>
          </w:p>
        </w:tc>
        <w:tc>
          <w:tcPr>
            <w:tcW w:w="1068" w:type="dxa"/>
            <w:tcBorders>
              <w:top w:val="nil"/>
              <w:left w:val="nil"/>
              <w:bottom w:val="single" w:color="auto" w:sz="4" w:space="0"/>
              <w:right w:val="single" w:color="auto" w:sz="4" w:space="0"/>
            </w:tcBorders>
            <w:vAlign w:val="center"/>
          </w:tcPr>
          <w:p w14:paraId="2407117B">
            <w:pPr>
              <w:ind w:firstLine="0" w:firstLineChars="0"/>
              <w:jc w:val="center"/>
              <w:rPr>
                <w:sz w:val="18"/>
                <w:szCs w:val="18"/>
              </w:rPr>
            </w:pPr>
            <w:r>
              <w:rPr>
                <w:sz w:val="18"/>
                <w:szCs w:val="18"/>
              </w:rPr>
              <w:t>3.784180</w:t>
            </w:r>
          </w:p>
        </w:tc>
        <w:tc>
          <w:tcPr>
            <w:tcW w:w="626" w:type="dxa"/>
            <w:tcBorders>
              <w:top w:val="nil"/>
              <w:left w:val="nil"/>
              <w:bottom w:val="single" w:color="auto" w:sz="4" w:space="0"/>
              <w:right w:val="single" w:color="auto" w:sz="4" w:space="0"/>
            </w:tcBorders>
            <w:vAlign w:val="center"/>
          </w:tcPr>
          <w:p w14:paraId="0F00D3D7">
            <w:pPr>
              <w:ind w:firstLine="0" w:firstLineChars="0"/>
              <w:jc w:val="center"/>
              <w:rPr>
                <w:sz w:val="18"/>
                <w:szCs w:val="18"/>
              </w:rPr>
            </w:pPr>
            <w:r>
              <w:rPr>
                <w:sz w:val="18"/>
                <w:szCs w:val="18"/>
              </w:rPr>
              <w:t>12</w:t>
            </w:r>
          </w:p>
        </w:tc>
        <w:tc>
          <w:tcPr>
            <w:tcW w:w="599" w:type="dxa"/>
            <w:tcBorders>
              <w:top w:val="nil"/>
              <w:left w:val="nil"/>
              <w:bottom w:val="single" w:color="auto" w:sz="4" w:space="0"/>
              <w:right w:val="single" w:color="auto" w:sz="4" w:space="0"/>
            </w:tcBorders>
            <w:vAlign w:val="center"/>
          </w:tcPr>
          <w:p w14:paraId="7264D1A6">
            <w:pPr>
              <w:ind w:firstLine="0" w:firstLineChars="0"/>
              <w:jc w:val="center"/>
              <w:rPr>
                <w:sz w:val="18"/>
                <w:szCs w:val="18"/>
              </w:rPr>
            </w:pPr>
            <w:r>
              <w:rPr>
                <w:sz w:val="18"/>
                <w:szCs w:val="18"/>
              </w:rPr>
              <w:t>283</w:t>
            </w:r>
          </w:p>
        </w:tc>
        <w:tc>
          <w:tcPr>
            <w:tcW w:w="1068" w:type="dxa"/>
            <w:tcBorders>
              <w:top w:val="nil"/>
              <w:left w:val="nil"/>
              <w:bottom w:val="single" w:color="auto" w:sz="4" w:space="0"/>
              <w:right w:val="single" w:color="auto" w:sz="4" w:space="0"/>
            </w:tcBorders>
            <w:vAlign w:val="center"/>
          </w:tcPr>
          <w:p w14:paraId="0C2835D5">
            <w:pPr>
              <w:ind w:firstLine="0" w:firstLineChars="0"/>
              <w:jc w:val="center"/>
              <w:rPr>
                <w:sz w:val="18"/>
                <w:szCs w:val="18"/>
              </w:rPr>
            </w:pPr>
            <w:r>
              <w:rPr>
                <w:sz w:val="18"/>
                <w:szCs w:val="18"/>
              </w:rPr>
              <w:t>6.909180</w:t>
            </w:r>
          </w:p>
        </w:tc>
        <w:tc>
          <w:tcPr>
            <w:tcW w:w="626" w:type="dxa"/>
            <w:tcBorders>
              <w:top w:val="nil"/>
              <w:left w:val="nil"/>
              <w:bottom w:val="single" w:color="auto" w:sz="4" w:space="0"/>
              <w:right w:val="single" w:color="auto" w:sz="4" w:space="0"/>
            </w:tcBorders>
            <w:vAlign w:val="center"/>
          </w:tcPr>
          <w:p w14:paraId="45DC2644">
            <w:pPr>
              <w:ind w:firstLine="0" w:firstLineChars="0"/>
              <w:jc w:val="center"/>
              <w:rPr>
                <w:sz w:val="18"/>
                <w:szCs w:val="18"/>
              </w:rPr>
            </w:pPr>
            <w:r>
              <w:rPr>
                <w:sz w:val="18"/>
                <w:szCs w:val="18"/>
              </w:rPr>
              <w:t>7</w:t>
            </w:r>
          </w:p>
        </w:tc>
        <w:tc>
          <w:tcPr>
            <w:tcW w:w="599" w:type="dxa"/>
            <w:tcBorders>
              <w:top w:val="nil"/>
              <w:left w:val="nil"/>
              <w:bottom w:val="single" w:color="auto" w:sz="4" w:space="0"/>
              <w:right w:val="single" w:color="auto" w:sz="4" w:space="0"/>
            </w:tcBorders>
            <w:vAlign w:val="center"/>
          </w:tcPr>
          <w:p w14:paraId="0FA20DF1">
            <w:pPr>
              <w:ind w:firstLine="0" w:firstLineChars="0"/>
              <w:jc w:val="center"/>
              <w:rPr>
                <w:sz w:val="18"/>
                <w:szCs w:val="18"/>
              </w:rPr>
            </w:pPr>
            <w:r>
              <w:rPr>
                <w:sz w:val="18"/>
                <w:szCs w:val="18"/>
              </w:rPr>
              <w:t>411</w:t>
            </w:r>
          </w:p>
        </w:tc>
        <w:tc>
          <w:tcPr>
            <w:tcW w:w="1109" w:type="dxa"/>
            <w:tcBorders>
              <w:top w:val="nil"/>
              <w:left w:val="nil"/>
              <w:bottom w:val="single" w:color="auto" w:sz="4" w:space="0"/>
              <w:right w:val="single" w:color="auto" w:sz="4" w:space="0"/>
            </w:tcBorders>
            <w:vAlign w:val="center"/>
          </w:tcPr>
          <w:p w14:paraId="147A0512">
            <w:pPr>
              <w:ind w:firstLine="0" w:firstLineChars="0"/>
              <w:jc w:val="center"/>
              <w:rPr>
                <w:sz w:val="18"/>
                <w:szCs w:val="18"/>
              </w:rPr>
            </w:pPr>
            <w:r>
              <w:rPr>
                <w:sz w:val="18"/>
                <w:szCs w:val="18"/>
              </w:rPr>
              <w:t>10.034180</w:t>
            </w:r>
          </w:p>
        </w:tc>
        <w:tc>
          <w:tcPr>
            <w:tcW w:w="626" w:type="dxa"/>
            <w:tcBorders>
              <w:top w:val="nil"/>
              <w:left w:val="nil"/>
              <w:bottom w:val="single" w:color="auto" w:sz="4" w:space="0"/>
              <w:right w:val="single" w:color="auto" w:sz="4" w:space="0"/>
            </w:tcBorders>
            <w:vAlign w:val="center"/>
          </w:tcPr>
          <w:p w14:paraId="22531115">
            <w:pPr>
              <w:ind w:firstLine="0" w:firstLineChars="0"/>
              <w:jc w:val="center"/>
              <w:rPr>
                <w:sz w:val="18"/>
                <w:szCs w:val="18"/>
              </w:rPr>
            </w:pPr>
            <w:r>
              <w:rPr>
                <w:sz w:val="18"/>
                <w:szCs w:val="18"/>
              </w:rPr>
              <w:t>2</w:t>
            </w:r>
          </w:p>
        </w:tc>
      </w:tr>
      <w:tr w14:paraId="7E7F34E7">
        <w:tblPrEx>
          <w:tblCellMar>
            <w:top w:w="0" w:type="dxa"/>
            <w:left w:w="108" w:type="dxa"/>
            <w:bottom w:w="0" w:type="dxa"/>
            <w:right w:w="108" w:type="dxa"/>
          </w:tblCellMar>
        </w:tblPrEx>
        <w:trPr>
          <w:trHeight w:val="270" w:hRule="atLeast"/>
          <w:jc w:val="center"/>
        </w:trPr>
        <w:tc>
          <w:tcPr>
            <w:tcW w:w="957" w:type="dxa"/>
            <w:tcBorders>
              <w:top w:val="nil"/>
              <w:left w:val="single" w:color="auto" w:sz="4" w:space="0"/>
              <w:bottom w:val="single" w:color="auto" w:sz="4" w:space="0"/>
              <w:right w:val="single" w:color="auto" w:sz="4" w:space="0"/>
            </w:tcBorders>
            <w:vAlign w:val="center"/>
          </w:tcPr>
          <w:p w14:paraId="6DBD8E98">
            <w:pPr>
              <w:ind w:firstLine="0" w:firstLineChars="0"/>
              <w:jc w:val="center"/>
              <w:rPr>
                <w:sz w:val="18"/>
                <w:szCs w:val="18"/>
              </w:rPr>
            </w:pPr>
            <w:r>
              <w:rPr>
                <w:sz w:val="18"/>
                <w:szCs w:val="18"/>
              </w:rPr>
              <w:t>28</w:t>
            </w:r>
          </w:p>
        </w:tc>
        <w:tc>
          <w:tcPr>
            <w:tcW w:w="1068" w:type="dxa"/>
            <w:tcBorders>
              <w:top w:val="nil"/>
              <w:left w:val="nil"/>
              <w:bottom w:val="single" w:color="auto" w:sz="4" w:space="0"/>
              <w:right w:val="single" w:color="auto" w:sz="4" w:space="0"/>
            </w:tcBorders>
            <w:vAlign w:val="center"/>
          </w:tcPr>
          <w:p w14:paraId="598CF8CB">
            <w:pPr>
              <w:ind w:firstLine="0" w:firstLineChars="0"/>
              <w:jc w:val="center"/>
              <w:rPr>
                <w:sz w:val="18"/>
                <w:szCs w:val="18"/>
              </w:rPr>
            </w:pPr>
            <w:r>
              <w:rPr>
                <w:sz w:val="18"/>
                <w:szCs w:val="18"/>
              </w:rPr>
              <w:t>0.683594</w:t>
            </w:r>
          </w:p>
        </w:tc>
        <w:tc>
          <w:tcPr>
            <w:tcW w:w="626" w:type="dxa"/>
            <w:tcBorders>
              <w:top w:val="nil"/>
              <w:left w:val="nil"/>
              <w:bottom w:val="single" w:color="auto" w:sz="4" w:space="0"/>
              <w:right w:val="single" w:color="auto" w:sz="4" w:space="0"/>
            </w:tcBorders>
            <w:vAlign w:val="center"/>
          </w:tcPr>
          <w:p w14:paraId="3F953AD0">
            <w:pPr>
              <w:ind w:firstLine="0" w:firstLineChars="0"/>
              <w:jc w:val="center"/>
              <w:rPr>
                <w:sz w:val="18"/>
                <w:szCs w:val="18"/>
              </w:rPr>
            </w:pPr>
            <w:r>
              <w:rPr>
                <w:sz w:val="18"/>
                <w:szCs w:val="18"/>
              </w:rPr>
              <w:t>15</w:t>
            </w:r>
          </w:p>
        </w:tc>
        <w:tc>
          <w:tcPr>
            <w:tcW w:w="599" w:type="dxa"/>
            <w:tcBorders>
              <w:top w:val="nil"/>
              <w:left w:val="nil"/>
              <w:bottom w:val="single" w:color="auto" w:sz="4" w:space="0"/>
              <w:right w:val="single" w:color="auto" w:sz="4" w:space="0"/>
            </w:tcBorders>
            <w:vAlign w:val="center"/>
          </w:tcPr>
          <w:p w14:paraId="4DE8C5FE">
            <w:pPr>
              <w:ind w:firstLine="0" w:firstLineChars="0"/>
              <w:jc w:val="center"/>
              <w:rPr>
                <w:sz w:val="18"/>
                <w:szCs w:val="18"/>
              </w:rPr>
            </w:pPr>
            <w:r>
              <w:rPr>
                <w:sz w:val="18"/>
                <w:szCs w:val="18"/>
              </w:rPr>
              <w:t>156</w:t>
            </w:r>
          </w:p>
        </w:tc>
        <w:tc>
          <w:tcPr>
            <w:tcW w:w="1068" w:type="dxa"/>
            <w:tcBorders>
              <w:top w:val="nil"/>
              <w:left w:val="nil"/>
              <w:bottom w:val="single" w:color="auto" w:sz="4" w:space="0"/>
              <w:right w:val="single" w:color="auto" w:sz="4" w:space="0"/>
            </w:tcBorders>
            <w:vAlign w:val="center"/>
          </w:tcPr>
          <w:p w14:paraId="602D00F4">
            <w:pPr>
              <w:ind w:firstLine="0" w:firstLineChars="0"/>
              <w:jc w:val="center"/>
              <w:rPr>
                <w:sz w:val="18"/>
                <w:szCs w:val="18"/>
              </w:rPr>
            </w:pPr>
            <w:r>
              <w:rPr>
                <w:sz w:val="18"/>
                <w:szCs w:val="18"/>
              </w:rPr>
              <w:t>3.808594</w:t>
            </w:r>
          </w:p>
        </w:tc>
        <w:tc>
          <w:tcPr>
            <w:tcW w:w="626" w:type="dxa"/>
            <w:tcBorders>
              <w:top w:val="nil"/>
              <w:left w:val="nil"/>
              <w:bottom w:val="single" w:color="auto" w:sz="4" w:space="0"/>
              <w:right w:val="single" w:color="auto" w:sz="4" w:space="0"/>
            </w:tcBorders>
            <w:vAlign w:val="center"/>
          </w:tcPr>
          <w:p w14:paraId="18B353B6">
            <w:pPr>
              <w:ind w:firstLine="0" w:firstLineChars="0"/>
              <w:jc w:val="center"/>
              <w:rPr>
                <w:sz w:val="18"/>
                <w:szCs w:val="18"/>
              </w:rPr>
            </w:pPr>
            <w:r>
              <w:rPr>
                <w:sz w:val="18"/>
                <w:szCs w:val="18"/>
              </w:rPr>
              <w:t>15</w:t>
            </w:r>
          </w:p>
        </w:tc>
        <w:tc>
          <w:tcPr>
            <w:tcW w:w="599" w:type="dxa"/>
            <w:tcBorders>
              <w:top w:val="nil"/>
              <w:left w:val="nil"/>
              <w:bottom w:val="single" w:color="auto" w:sz="4" w:space="0"/>
              <w:right w:val="single" w:color="auto" w:sz="4" w:space="0"/>
            </w:tcBorders>
            <w:vAlign w:val="center"/>
          </w:tcPr>
          <w:p w14:paraId="7ACC6D47">
            <w:pPr>
              <w:ind w:firstLine="0" w:firstLineChars="0"/>
              <w:jc w:val="center"/>
              <w:rPr>
                <w:sz w:val="18"/>
                <w:szCs w:val="18"/>
              </w:rPr>
            </w:pPr>
            <w:r>
              <w:rPr>
                <w:sz w:val="18"/>
                <w:szCs w:val="18"/>
              </w:rPr>
              <w:t>284</w:t>
            </w:r>
          </w:p>
        </w:tc>
        <w:tc>
          <w:tcPr>
            <w:tcW w:w="1068" w:type="dxa"/>
            <w:tcBorders>
              <w:top w:val="nil"/>
              <w:left w:val="nil"/>
              <w:bottom w:val="single" w:color="auto" w:sz="4" w:space="0"/>
              <w:right w:val="single" w:color="auto" w:sz="4" w:space="0"/>
            </w:tcBorders>
            <w:vAlign w:val="center"/>
          </w:tcPr>
          <w:p w14:paraId="1F3EF54C">
            <w:pPr>
              <w:ind w:firstLine="0" w:firstLineChars="0"/>
              <w:jc w:val="center"/>
              <w:rPr>
                <w:sz w:val="18"/>
                <w:szCs w:val="18"/>
              </w:rPr>
            </w:pPr>
            <w:r>
              <w:rPr>
                <w:sz w:val="18"/>
                <w:szCs w:val="18"/>
              </w:rPr>
              <w:t>6.933594</w:t>
            </w:r>
          </w:p>
        </w:tc>
        <w:tc>
          <w:tcPr>
            <w:tcW w:w="626" w:type="dxa"/>
            <w:tcBorders>
              <w:top w:val="nil"/>
              <w:left w:val="nil"/>
              <w:bottom w:val="single" w:color="auto" w:sz="4" w:space="0"/>
              <w:right w:val="single" w:color="auto" w:sz="4" w:space="0"/>
            </w:tcBorders>
            <w:vAlign w:val="center"/>
          </w:tcPr>
          <w:p w14:paraId="5D19C9D6">
            <w:pPr>
              <w:ind w:firstLine="0" w:firstLineChars="0"/>
              <w:jc w:val="center"/>
              <w:rPr>
                <w:sz w:val="18"/>
                <w:szCs w:val="18"/>
              </w:rPr>
            </w:pPr>
            <w:r>
              <w:rPr>
                <w:sz w:val="18"/>
                <w:szCs w:val="18"/>
              </w:rPr>
              <w:t>11</w:t>
            </w:r>
          </w:p>
        </w:tc>
        <w:tc>
          <w:tcPr>
            <w:tcW w:w="599" w:type="dxa"/>
            <w:tcBorders>
              <w:top w:val="nil"/>
              <w:left w:val="nil"/>
              <w:bottom w:val="single" w:color="auto" w:sz="4" w:space="0"/>
              <w:right w:val="single" w:color="auto" w:sz="4" w:space="0"/>
            </w:tcBorders>
            <w:vAlign w:val="center"/>
          </w:tcPr>
          <w:p w14:paraId="47F94669">
            <w:pPr>
              <w:ind w:firstLine="0" w:firstLineChars="0"/>
              <w:jc w:val="center"/>
              <w:rPr>
                <w:sz w:val="18"/>
                <w:szCs w:val="18"/>
              </w:rPr>
            </w:pPr>
            <w:r>
              <w:rPr>
                <w:sz w:val="18"/>
                <w:szCs w:val="18"/>
              </w:rPr>
              <w:t>412</w:t>
            </w:r>
          </w:p>
        </w:tc>
        <w:tc>
          <w:tcPr>
            <w:tcW w:w="1109" w:type="dxa"/>
            <w:tcBorders>
              <w:top w:val="nil"/>
              <w:left w:val="nil"/>
              <w:bottom w:val="single" w:color="auto" w:sz="4" w:space="0"/>
              <w:right w:val="single" w:color="auto" w:sz="4" w:space="0"/>
            </w:tcBorders>
            <w:vAlign w:val="center"/>
          </w:tcPr>
          <w:p w14:paraId="4C378B27">
            <w:pPr>
              <w:ind w:firstLine="0" w:firstLineChars="0"/>
              <w:jc w:val="center"/>
              <w:rPr>
                <w:sz w:val="18"/>
                <w:szCs w:val="18"/>
              </w:rPr>
            </w:pPr>
            <w:r>
              <w:rPr>
                <w:sz w:val="18"/>
                <w:szCs w:val="18"/>
              </w:rPr>
              <w:t>10.058594</w:t>
            </w:r>
          </w:p>
        </w:tc>
        <w:tc>
          <w:tcPr>
            <w:tcW w:w="626" w:type="dxa"/>
            <w:tcBorders>
              <w:top w:val="nil"/>
              <w:left w:val="nil"/>
              <w:bottom w:val="single" w:color="auto" w:sz="4" w:space="0"/>
              <w:right w:val="single" w:color="auto" w:sz="4" w:space="0"/>
            </w:tcBorders>
            <w:vAlign w:val="center"/>
          </w:tcPr>
          <w:p w14:paraId="755AEF87">
            <w:pPr>
              <w:ind w:firstLine="0" w:firstLineChars="0"/>
              <w:jc w:val="center"/>
              <w:rPr>
                <w:sz w:val="18"/>
                <w:szCs w:val="18"/>
              </w:rPr>
            </w:pPr>
            <w:r>
              <w:rPr>
                <w:sz w:val="18"/>
                <w:szCs w:val="18"/>
              </w:rPr>
              <w:t>11</w:t>
            </w:r>
          </w:p>
        </w:tc>
      </w:tr>
      <w:tr w14:paraId="3B229503">
        <w:tblPrEx>
          <w:tblCellMar>
            <w:top w:w="0" w:type="dxa"/>
            <w:left w:w="108" w:type="dxa"/>
            <w:bottom w:w="0" w:type="dxa"/>
            <w:right w:w="108" w:type="dxa"/>
          </w:tblCellMar>
        </w:tblPrEx>
        <w:trPr>
          <w:trHeight w:val="270" w:hRule="atLeast"/>
          <w:jc w:val="center"/>
        </w:trPr>
        <w:tc>
          <w:tcPr>
            <w:tcW w:w="957" w:type="dxa"/>
            <w:tcBorders>
              <w:top w:val="nil"/>
              <w:left w:val="single" w:color="auto" w:sz="4" w:space="0"/>
              <w:bottom w:val="single" w:color="auto" w:sz="4" w:space="0"/>
              <w:right w:val="single" w:color="auto" w:sz="4" w:space="0"/>
            </w:tcBorders>
            <w:vAlign w:val="center"/>
          </w:tcPr>
          <w:p w14:paraId="79EA843A">
            <w:pPr>
              <w:ind w:firstLine="0" w:firstLineChars="0"/>
              <w:jc w:val="center"/>
              <w:rPr>
                <w:sz w:val="18"/>
                <w:szCs w:val="18"/>
              </w:rPr>
            </w:pPr>
            <w:r>
              <w:rPr>
                <w:sz w:val="18"/>
                <w:szCs w:val="18"/>
              </w:rPr>
              <w:t>29</w:t>
            </w:r>
          </w:p>
        </w:tc>
        <w:tc>
          <w:tcPr>
            <w:tcW w:w="1068" w:type="dxa"/>
            <w:tcBorders>
              <w:top w:val="nil"/>
              <w:left w:val="nil"/>
              <w:bottom w:val="single" w:color="auto" w:sz="4" w:space="0"/>
              <w:right w:val="single" w:color="auto" w:sz="4" w:space="0"/>
            </w:tcBorders>
            <w:vAlign w:val="center"/>
          </w:tcPr>
          <w:p w14:paraId="6A328C36">
            <w:pPr>
              <w:ind w:firstLine="0" w:firstLineChars="0"/>
              <w:jc w:val="center"/>
              <w:rPr>
                <w:sz w:val="18"/>
                <w:szCs w:val="18"/>
              </w:rPr>
            </w:pPr>
            <w:r>
              <w:rPr>
                <w:sz w:val="18"/>
                <w:szCs w:val="18"/>
              </w:rPr>
              <w:t>0.708008</w:t>
            </w:r>
          </w:p>
        </w:tc>
        <w:tc>
          <w:tcPr>
            <w:tcW w:w="626" w:type="dxa"/>
            <w:tcBorders>
              <w:top w:val="nil"/>
              <w:left w:val="nil"/>
              <w:bottom w:val="single" w:color="auto" w:sz="4" w:space="0"/>
              <w:right w:val="single" w:color="auto" w:sz="4" w:space="0"/>
            </w:tcBorders>
            <w:vAlign w:val="center"/>
          </w:tcPr>
          <w:p w14:paraId="74685471">
            <w:pPr>
              <w:ind w:firstLine="0" w:firstLineChars="0"/>
              <w:jc w:val="center"/>
              <w:rPr>
                <w:sz w:val="18"/>
                <w:szCs w:val="18"/>
              </w:rPr>
            </w:pPr>
            <w:r>
              <w:rPr>
                <w:sz w:val="18"/>
                <w:szCs w:val="18"/>
              </w:rPr>
              <w:t>1</w:t>
            </w:r>
          </w:p>
        </w:tc>
        <w:tc>
          <w:tcPr>
            <w:tcW w:w="599" w:type="dxa"/>
            <w:tcBorders>
              <w:top w:val="nil"/>
              <w:left w:val="nil"/>
              <w:bottom w:val="single" w:color="auto" w:sz="4" w:space="0"/>
              <w:right w:val="single" w:color="auto" w:sz="4" w:space="0"/>
            </w:tcBorders>
            <w:vAlign w:val="center"/>
          </w:tcPr>
          <w:p w14:paraId="67924A34">
            <w:pPr>
              <w:ind w:firstLine="0" w:firstLineChars="0"/>
              <w:jc w:val="center"/>
              <w:rPr>
                <w:sz w:val="18"/>
                <w:szCs w:val="18"/>
              </w:rPr>
            </w:pPr>
            <w:r>
              <w:rPr>
                <w:sz w:val="18"/>
                <w:szCs w:val="18"/>
              </w:rPr>
              <w:t>157</w:t>
            </w:r>
          </w:p>
        </w:tc>
        <w:tc>
          <w:tcPr>
            <w:tcW w:w="1068" w:type="dxa"/>
            <w:tcBorders>
              <w:top w:val="nil"/>
              <w:left w:val="nil"/>
              <w:bottom w:val="single" w:color="auto" w:sz="4" w:space="0"/>
              <w:right w:val="single" w:color="auto" w:sz="4" w:space="0"/>
            </w:tcBorders>
            <w:vAlign w:val="center"/>
          </w:tcPr>
          <w:p w14:paraId="569734BE">
            <w:pPr>
              <w:ind w:firstLine="0" w:firstLineChars="0"/>
              <w:jc w:val="center"/>
              <w:rPr>
                <w:sz w:val="18"/>
                <w:szCs w:val="18"/>
              </w:rPr>
            </w:pPr>
            <w:r>
              <w:rPr>
                <w:sz w:val="18"/>
                <w:szCs w:val="18"/>
              </w:rPr>
              <w:t>3.833008</w:t>
            </w:r>
          </w:p>
        </w:tc>
        <w:tc>
          <w:tcPr>
            <w:tcW w:w="626" w:type="dxa"/>
            <w:tcBorders>
              <w:top w:val="nil"/>
              <w:left w:val="nil"/>
              <w:bottom w:val="single" w:color="auto" w:sz="4" w:space="0"/>
              <w:right w:val="single" w:color="auto" w:sz="4" w:space="0"/>
            </w:tcBorders>
            <w:vAlign w:val="center"/>
          </w:tcPr>
          <w:p w14:paraId="34ED496C">
            <w:pPr>
              <w:ind w:firstLine="0" w:firstLineChars="0"/>
              <w:jc w:val="center"/>
              <w:rPr>
                <w:sz w:val="18"/>
                <w:szCs w:val="18"/>
              </w:rPr>
            </w:pPr>
            <w:r>
              <w:rPr>
                <w:sz w:val="18"/>
                <w:szCs w:val="18"/>
              </w:rPr>
              <w:t>5</w:t>
            </w:r>
          </w:p>
        </w:tc>
        <w:tc>
          <w:tcPr>
            <w:tcW w:w="599" w:type="dxa"/>
            <w:tcBorders>
              <w:top w:val="nil"/>
              <w:left w:val="nil"/>
              <w:bottom w:val="single" w:color="auto" w:sz="4" w:space="0"/>
              <w:right w:val="single" w:color="auto" w:sz="4" w:space="0"/>
            </w:tcBorders>
            <w:vAlign w:val="center"/>
          </w:tcPr>
          <w:p w14:paraId="7370CA53">
            <w:pPr>
              <w:ind w:firstLine="0" w:firstLineChars="0"/>
              <w:jc w:val="center"/>
              <w:rPr>
                <w:sz w:val="18"/>
                <w:szCs w:val="18"/>
              </w:rPr>
            </w:pPr>
            <w:r>
              <w:rPr>
                <w:sz w:val="18"/>
                <w:szCs w:val="18"/>
              </w:rPr>
              <w:t>285</w:t>
            </w:r>
          </w:p>
        </w:tc>
        <w:tc>
          <w:tcPr>
            <w:tcW w:w="1068" w:type="dxa"/>
            <w:tcBorders>
              <w:top w:val="nil"/>
              <w:left w:val="nil"/>
              <w:bottom w:val="single" w:color="auto" w:sz="4" w:space="0"/>
              <w:right w:val="single" w:color="auto" w:sz="4" w:space="0"/>
            </w:tcBorders>
            <w:vAlign w:val="center"/>
          </w:tcPr>
          <w:p w14:paraId="6F8E807E">
            <w:pPr>
              <w:ind w:firstLine="0" w:firstLineChars="0"/>
              <w:jc w:val="center"/>
              <w:rPr>
                <w:sz w:val="18"/>
                <w:szCs w:val="18"/>
              </w:rPr>
            </w:pPr>
            <w:r>
              <w:rPr>
                <w:sz w:val="18"/>
                <w:szCs w:val="18"/>
              </w:rPr>
              <w:t>6.958008</w:t>
            </w:r>
          </w:p>
        </w:tc>
        <w:tc>
          <w:tcPr>
            <w:tcW w:w="626" w:type="dxa"/>
            <w:tcBorders>
              <w:top w:val="nil"/>
              <w:left w:val="nil"/>
              <w:bottom w:val="single" w:color="auto" w:sz="4" w:space="0"/>
              <w:right w:val="single" w:color="auto" w:sz="4" w:space="0"/>
            </w:tcBorders>
            <w:vAlign w:val="center"/>
          </w:tcPr>
          <w:p w14:paraId="536BCF50">
            <w:pPr>
              <w:ind w:firstLine="0" w:firstLineChars="0"/>
              <w:jc w:val="center"/>
              <w:rPr>
                <w:sz w:val="18"/>
                <w:szCs w:val="18"/>
              </w:rPr>
            </w:pPr>
            <w:r>
              <w:rPr>
                <w:sz w:val="18"/>
                <w:szCs w:val="18"/>
              </w:rPr>
              <w:t>0</w:t>
            </w:r>
          </w:p>
        </w:tc>
        <w:tc>
          <w:tcPr>
            <w:tcW w:w="599" w:type="dxa"/>
            <w:tcBorders>
              <w:top w:val="nil"/>
              <w:left w:val="nil"/>
              <w:bottom w:val="single" w:color="auto" w:sz="4" w:space="0"/>
              <w:right w:val="single" w:color="auto" w:sz="4" w:space="0"/>
            </w:tcBorders>
            <w:vAlign w:val="center"/>
          </w:tcPr>
          <w:p w14:paraId="24E0E53F">
            <w:pPr>
              <w:ind w:firstLine="0" w:firstLineChars="0"/>
              <w:jc w:val="center"/>
              <w:rPr>
                <w:sz w:val="18"/>
                <w:szCs w:val="18"/>
              </w:rPr>
            </w:pPr>
            <w:r>
              <w:rPr>
                <w:sz w:val="18"/>
                <w:szCs w:val="18"/>
              </w:rPr>
              <w:t>413</w:t>
            </w:r>
          </w:p>
        </w:tc>
        <w:tc>
          <w:tcPr>
            <w:tcW w:w="1109" w:type="dxa"/>
            <w:tcBorders>
              <w:top w:val="nil"/>
              <w:left w:val="nil"/>
              <w:bottom w:val="single" w:color="auto" w:sz="4" w:space="0"/>
              <w:right w:val="single" w:color="auto" w:sz="4" w:space="0"/>
            </w:tcBorders>
            <w:vAlign w:val="center"/>
          </w:tcPr>
          <w:p w14:paraId="1B0BADFD">
            <w:pPr>
              <w:ind w:firstLine="0" w:firstLineChars="0"/>
              <w:jc w:val="center"/>
              <w:rPr>
                <w:sz w:val="18"/>
                <w:szCs w:val="18"/>
              </w:rPr>
            </w:pPr>
            <w:r>
              <w:rPr>
                <w:sz w:val="18"/>
                <w:szCs w:val="18"/>
              </w:rPr>
              <w:t>10.083008</w:t>
            </w:r>
          </w:p>
        </w:tc>
        <w:tc>
          <w:tcPr>
            <w:tcW w:w="626" w:type="dxa"/>
            <w:tcBorders>
              <w:top w:val="nil"/>
              <w:left w:val="nil"/>
              <w:bottom w:val="single" w:color="auto" w:sz="4" w:space="0"/>
              <w:right w:val="single" w:color="auto" w:sz="4" w:space="0"/>
            </w:tcBorders>
            <w:vAlign w:val="center"/>
          </w:tcPr>
          <w:p w14:paraId="1A1D5BB2">
            <w:pPr>
              <w:ind w:firstLine="0" w:firstLineChars="0"/>
              <w:jc w:val="center"/>
              <w:rPr>
                <w:sz w:val="18"/>
                <w:szCs w:val="18"/>
              </w:rPr>
            </w:pPr>
            <w:r>
              <w:rPr>
                <w:sz w:val="18"/>
                <w:szCs w:val="18"/>
              </w:rPr>
              <w:t>12</w:t>
            </w:r>
          </w:p>
        </w:tc>
      </w:tr>
      <w:tr w14:paraId="33446470">
        <w:tblPrEx>
          <w:tblCellMar>
            <w:top w:w="0" w:type="dxa"/>
            <w:left w:w="108" w:type="dxa"/>
            <w:bottom w:w="0" w:type="dxa"/>
            <w:right w:w="108" w:type="dxa"/>
          </w:tblCellMar>
        </w:tblPrEx>
        <w:trPr>
          <w:trHeight w:val="270" w:hRule="atLeast"/>
          <w:jc w:val="center"/>
        </w:trPr>
        <w:tc>
          <w:tcPr>
            <w:tcW w:w="957" w:type="dxa"/>
            <w:tcBorders>
              <w:top w:val="nil"/>
              <w:left w:val="single" w:color="auto" w:sz="4" w:space="0"/>
              <w:bottom w:val="single" w:color="auto" w:sz="4" w:space="0"/>
              <w:right w:val="single" w:color="auto" w:sz="4" w:space="0"/>
            </w:tcBorders>
            <w:vAlign w:val="center"/>
          </w:tcPr>
          <w:p w14:paraId="0DE5BD46">
            <w:pPr>
              <w:ind w:firstLine="0" w:firstLineChars="0"/>
              <w:jc w:val="center"/>
              <w:rPr>
                <w:sz w:val="18"/>
                <w:szCs w:val="18"/>
              </w:rPr>
            </w:pPr>
            <w:r>
              <w:rPr>
                <w:sz w:val="18"/>
                <w:szCs w:val="18"/>
              </w:rPr>
              <w:t>30</w:t>
            </w:r>
          </w:p>
        </w:tc>
        <w:tc>
          <w:tcPr>
            <w:tcW w:w="1068" w:type="dxa"/>
            <w:tcBorders>
              <w:top w:val="nil"/>
              <w:left w:val="nil"/>
              <w:bottom w:val="single" w:color="auto" w:sz="4" w:space="0"/>
              <w:right w:val="single" w:color="auto" w:sz="4" w:space="0"/>
            </w:tcBorders>
            <w:vAlign w:val="center"/>
          </w:tcPr>
          <w:p w14:paraId="12DFC353">
            <w:pPr>
              <w:ind w:firstLine="0" w:firstLineChars="0"/>
              <w:jc w:val="center"/>
              <w:rPr>
                <w:sz w:val="18"/>
                <w:szCs w:val="18"/>
              </w:rPr>
            </w:pPr>
            <w:r>
              <w:rPr>
                <w:sz w:val="18"/>
                <w:szCs w:val="18"/>
              </w:rPr>
              <w:t>0.732422</w:t>
            </w:r>
          </w:p>
        </w:tc>
        <w:tc>
          <w:tcPr>
            <w:tcW w:w="626" w:type="dxa"/>
            <w:tcBorders>
              <w:top w:val="nil"/>
              <w:left w:val="nil"/>
              <w:bottom w:val="single" w:color="auto" w:sz="4" w:space="0"/>
              <w:right w:val="single" w:color="auto" w:sz="4" w:space="0"/>
            </w:tcBorders>
            <w:vAlign w:val="center"/>
          </w:tcPr>
          <w:p w14:paraId="093D4D18">
            <w:pPr>
              <w:ind w:firstLine="0" w:firstLineChars="0"/>
              <w:jc w:val="center"/>
              <w:rPr>
                <w:sz w:val="18"/>
                <w:szCs w:val="18"/>
              </w:rPr>
            </w:pPr>
            <w:r>
              <w:rPr>
                <w:sz w:val="18"/>
                <w:szCs w:val="18"/>
              </w:rPr>
              <w:t>12</w:t>
            </w:r>
          </w:p>
        </w:tc>
        <w:tc>
          <w:tcPr>
            <w:tcW w:w="599" w:type="dxa"/>
            <w:tcBorders>
              <w:top w:val="nil"/>
              <w:left w:val="nil"/>
              <w:bottom w:val="single" w:color="auto" w:sz="4" w:space="0"/>
              <w:right w:val="single" w:color="auto" w:sz="4" w:space="0"/>
            </w:tcBorders>
            <w:vAlign w:val="center"/>
          </w:tcPr>
          <w:p w14:paraId="1DE94EAE">
            <w:pPr>
              <w:ind w:firstLine="0" w:firstLineChars="0"/>
              <w:jc w:val="center"/>
              <w:rPr>
                <w:sz w:val="18"/>
                <w:szCs w:val="18"/>
              </w:rPr>
            </w:pPr>
            <w:r>
              <w:rPr>
                <w:sz w:val="18"/>
                <w:szCs w:val="18"/>
              </w:rPr>
              <w:t>158</w:t>
            </w:r>
          </w:p>
        </w:tc>
        <w:tc>
          <w:tcPr>
            <w:tcW w:w="1068" w:type="dxa"/>
            <w:tcBorders>
              <w:top w:val="nil"/>
              <w:left w:val="nil"/>
              <w:bottom w:val="single" w:color="auto" w:sz="4" w:space="0"/>
              <w:right w:val="single" w:color="auto" w:sz="4" w:space="0"/>
            </w:tcBorders>
            <w:vAlign w:val="center"/>
          </w:tcPr>
          <w:p w14:paraId="626FA510">
            <w:pPr>
              <w:ind w:firstLine="0" w:firstLineChars="0"/>
              <w:jc w:val="center"/>
              <w:rPr>
                <w:sz w:val="18"/>
                <w:szCs w:val="18"/>
              </w:rPr>
            </w:pPr>
            <w:r>
              <w:rPr>
                <w:sz w:val="18"/>
                <w:szCs w:val="18"/>
              </w:rPr>
              <w:t>3.857422</w:t>
            </w:r>
          </w:p>
        </w:tc>
        <w:tc>
          <w:tcPr>
            <w:tcW w:w="626" w:type="dxa"/>
            <w:tcBorders>
              <w:top w:val="nil"/>
              <w:left w:val="nil"/>
              <w:bottom w:val="single" w:color="auto" w:sz="4" w:space="0"/>
              <w:right w:val="single" w:color="auto" w:sz="4" w:space="0"/>
            </w:tcBorders>
            <w:vAlign w:val="center"/>
          </w:tcPr>
          <w:p w14:paraId="4BA70B65">
            <w:pPr>
              <w:ind w:firstLine="0" w:firstLineChars="0"/>
              <w:jc w:val="center"/>
              <w:rPr>
                <w:sz w:val="18"/>
                <w:szCs w:val="18"/>
              </w:rPr>
            </w:pPr>
            <w:r>
              <w:rPr>
                <w:sz w:val="18"/>
                <w:szCs w:val="18"/>
              </w:rPr>
              <w:t>6</w:t>
            </w:r>
          </w:p>
        </w:tc>
        <w:tc>
          <w:tcPr>
            <w:tcW w:w="599" w:type="dxa"/>
            <w:tcBorders>
              <w:top w:val="nil"/>
              <w:left w:val="nil"/>
              <w:bottom w:val="single" w:color="auto" w:sz="4" w:space="0"/>
              <w:right w:val="single" w:color="auto" w:sz="4" w:space="0"/>
            </w:tcBorders>
            <w:vAlign w:val="center"/>
          </w:tcPr>
          <w:p w14:paraId="4A0EEB28">
            <w:pPr>
              <w:ind w:firstLine="0" w:firstLineChars="0"/>
              <w:jc w:val="center"/>
              <w:rPr>
                <w:sz w:val="18"/>
                <w:szCs w:val="18"/>
              </w:rPr>
            </w:pPr>
            <w:r>
              <w:rPr>
                <w:sz w:val="18"/>
                <w:szCs w:val="18"/>
              </w:rPr>
              <w:t>286</w:t>
            </w:r>
          </w:p>
        </w:tc>
        <w:tc>
          <w:tcPr>
            <w:tcW w:w="1068" w:type="dxa"/>
            <w:tcBorders>
              <w:top w:val="nil"/>
              <w:left w:val="nil"/>
              <w:bottom w:val="single" w:color="auto" w:sz="4" w:space="0"/>
              <w:right w:val="single" w:color="auto" w:sz="4" w:space="0"/>
            </w:tcBorders>
            <w:vAlign w:val="center"/>
          </w:tcPr>
          <w:p w14:paraId="010BFCE1">
            <w:pPr>
              <w:ind w:firstLine="0" w:firstLineChars="0"/>
              <w:jc w:val="center"/>
              <w:rPr>
                <w:sz w:val="18"/>
                <w:szCs w:val="18"/>
              </w:rPr>
            </w:pPr>
            <w:r>
              <w:rPr>
                <w:sz w:val="18"/>
                <w:szCs w:val="18"/>
              </w:rPr>
              <w:t>6.982422</w:t>
            </w:r>
          </w:p>
        </w:tc>
        <w:tc>
          <w:tcPr>
            <w:tcW w:w="626" w:type="dxa"/>
            <w:tcBorders>
              <w:top w:val="nil"/>
              <w:left w:val="nil"/>
              <w:bottom w:val="single" w:color="auto" w:sz="4" w:space="0"/>
              <w:right w:val="single" w:color="auto" w:sz="4" w:space="0"/>
            </w:tcBorders>
            <w:vAlign w:val="center"/>
          </w:tcPr>
          <w:p w14:paraId="42D31345">
            <w:pPr>
              <w:ind w:firstLine="0" w:firstLineChars="0"/>
              <w:jc w:val="center"/>
              <w:rPr>
                <w:sz w:val="18"/>
                <w:szCs w:val="18"/>
              </w:rPr>
            </w:pPr>
            <w:r>
              <w:rPr>
                <w:sz w:val="18"/>
                <w:szCs w:val="18"/>
              </w:rPr>
              <w:t>2</w:t>
            </w:r>
          </w:p>
        </w:tc>
        <w:tc>
          <w:tcPr>
            <w:tcW w:w="599" w:type="dxa"/>
            <w:tcBorders>
              <w:top w:val="nil"/>
              <w:left w:val="nil"/>
              <w:bottom w:val="single" w:color="auto" w:sz="4" w:space="0"/>
              <w:right w:val="single" w:color="auto" w:sz="4" w:space="0"/>
            </w:tcBorders>
            <w:vAlign w:val="center"/>
          </w:tcPr>
          <w:p w14:paraId="6661BECB">
            <w:pPr>
              <w:ind w:firstLine="0" w:firstLineChars="0"/>
              <w:jc w:val="center"/>
              <w:rPr>
                <w:sz w:val="18"/>
                <w:szCs w:val="18"/>
              </w:rPr>
            </w:pPr>
            <w:r>
              <w:rPr>
                <w:sz w:val="18"/>
                <w:szCs w:val="18"/>
              </w:rPr>
              <w:t>414</w:t>
            </w:r>
          </w:p>
        </w:tc>
        <w:tc>
          <w:tcPr>
            <w:tcW w:w="1109" w:type="dxa"/>
            <w:tcBorders>
              <w:top w:val="nil"/>
              <w:left w:val="nil"/>
              <w:bottom w:val="single" w:color="auto" w:sz="4" w:space="0"/>
              <w:right w:val="single" w:color="auto" w:sz="4" w:space="0"/>
            </w:tcBorders>
            <w:vAlign w:val="center"/>
          </w:tcPr>
          <w:p w14:paraId="1A496EDC">
            <w:pPr>
              <w:ind w:firstLine="0" w:firstLineChars="0"/>
              <w:jc w:val="center"/>
              <w:rPr>
                <w:sz w:val="18"/>
                <w:szCs w:val="18"/>
              </w:rPr>
            </w:pPr>
            <w:r>
              <w:rPr>
                <w:sz w:val="18"/>
                <w:szCs w:val="18"/>
              </w:rPr>
              <w:t>10.107422</w:t>
            </w:r>
          </w:p>
        </w:tc>
        <w:tc>
          <w:tcPr>
            <w:tcW w:w="626" w:type="dxa"/>
            <w:tcBorders>
              <w:top w:val="nil"/>
              <w:left w:val="nil"/>
              <w:bottom w:val="single" w:color="auto" w:sz="4" w:space="0"/>
              <w:right w:val="single" w:color="auto" w:sz="4" w:space="0"/>
            </w:tcBorders>
            <w:vAlign w:val="center"/>
          </w:tcPr>
          <w:p w14:paraId="6B9BBE5D">
            <w:pPr>
              <w:ind w:firstLine="0" w:firstLineChars="0"/>
              <w:jc w:val="center"/>
              <w:rPr>
                <w:sz w:val="18"/>
                <w:szCs w:val="18"/>
              </w:rPr>
            </w:pPr>
            <w:r>
              <w:rPr>
                <w:sz w:val="18"/>
                <w:szCs w:val="18"/>
              </w:rPr>
              <w:t>4</w:t>
            </w:r>
          </w:p>
        </w:tc>
      </w:tr>
      <w:tr w14:paraId="1D50783F">
        <w:tblPrEx>
          <w:tblCellMar>
            <w:top w:w="0" w:type="dxa"/>
            <w:left w:w="108" w:type="dxa"/>
            <w:bottom w:w="0" w:type="dxa"/>
            <w:right w:w="108" w:type="dxa"/>
          </w:tblCellMar>
        </w:tblPrEx>
        <w:trPr>
          <w:trHeight w:val="270" w:hRule="atLeast"/>
          <w:jc w:val="center"/>
        </w:trPr>
        <w:tc>
          <w:tcPr>
            <w:tcW w:w="957" w:type="dxa"/>
            <w:tcBorders>
              <w:top w:val="nil"/>
              <w:left w:val="single" w:color="auto" w:sz="4" w:space="0"/>
              <w:bottom w:val="single" w:color="auto" w:sz="4" w:space="0"/>
              <w:right w:val="single" w:color="auto" w:sz="4" w:space="0"/>
            </w:tcBorders>
            <w:vAlign w:val="center"/>
          </w:tcPr>
          <w:p w14:paraId="3FD598DC">
            <w:pPr>
              <w:ind w:firstLine="0" w:firstLineChars="0"/>
              <w:jc w:val="center"/>
              <w:rPr>
                <w:sz w:val="18"/>
                <w:szCs w:val="18"/>
              </w:rPr>
            </w:pPr>
            <w:r>
              <w:rPr>
                <w:sz w:val="18"/>
                <w:szCs w:val="18"/>
              </w:rPr>
              <w:t>31</w:t>
            </w:r>
          </w:p>
        </w:tc>
        <w:tc>
          <w:tcPr>
            <w:tcW w:w="1068" w:type="dxa"/>
            <w:tcBorders>
              <w:top w:val="nil"/>
              <w:left w:val="nil"/>
              <w:bottom w:val="single" w:color="auto" w:sz="4" w:space="0"/>
              <w:right w:val="single" w:color="auto" w:sz="4" w:space="0"/>
            </w:tcBorders>
            <w:vAlign w:val="center"/>
          </w:tcPr>
          <w:p w14:paraId="76D9FF58">
            <w:pPr>
              <w:ind w:firstLine="0" w:firstLineChars="0"/>
              <w:jc w:val="center"/>
              <w:rPr>
                <w:sz w:val="18"/>
                <w:szCs w:val="18"/>
              </w:rPr>
            </w:pPr>
            <w:r>
              <w:rPr>
                <w:sz w:val="18"/>
                <w:szCs w:val="18"/>
              </w:rPr>
              <w:t>0.756836</w:t>
            </w:r>
          </w:p>
        </w:tc>
        <w:tc>
          <w:tcPr>
            <w:tcW w:w="626" w:type="dxa"/>
            <w:tcBorders>
              <w:top w:val="nil"/>
              <w:left w:val="nil"/>
              <w:bottom w:val="single" w:color="auto" w:sz="4" w:space="0"/>
              <w:right w:val="single" w:color="auto" w:sz="4" w:space="0"/>
            </w:tcBorders>
            <w:vAlign w:val="center"/>
          </w:tcPr>
          <w:p w14:paraId="7D80B0F6">
            <w:pPr>
              <w:ind w:firstLine="0" w:firstLineChars="0"/>
              <w:jc w:val="center"/>
              <w:rPr>
                <w:sz w:val="18"/>
                <w:szCs w:val="18"/>
              </w:rPr>
            </w:pPr>
            <w:r>
              <w:rPr>
                <w:sz w:val="18"/>
                <w:szCs w:val="18"/>
              </w:rPr>
              <w:t>6</w:t>
            </w:r>
          </w:p>
        </w:tc>
        <w:tc>
          <w:tcPr>
            <w:tcW w:w="599" w:type="dxa"/>
            <w:tcBorders>
              <w:top w:val="nil"/>
              <w:left w:val="nil"/>
              <w:bottom w:val="single" w:color="auto" w:sz="4" w:space="0"/>
              <w:right w:val="single" w:color="auto" w:sz="4" w:space="0"/>
            </w:tcBorders>
            <w:vAlign w:val="center"/>
          </w:tcPr>
          <w:p w14:paraId="10C2BA17">
            <w:pPr>
              <w:ind w:firstLine="0" w:firstLineChars="0"/>
              <w:jc w:val="center"/>
              <w:rPr>
                <w:sz w:val="18"/>
                <w:szCs w:val="18"/>
              </w:rPr>
            </w:pPr>
            <w:r>
              <w:rPr>
                <w:sz w:val="18"/>
                <w:szCs w:val="18"/>
              </w:rPr>
              <w:t>159</w:t>
            </w:r>
          </w:p>
        </w:tc>
        <w:tc>
          <w:tcPr>
            <w:tcW w:w="1068" w:type="dxa"/>
            <w:tcBorders>
              <w:top w:val="nil"/>
              <w:left w:val="nil"/>
              <w:bottom w:val="single" w:color="auto" w:sz="4" w:space="0"/>
              <w:right w:val="single" w:color="auto" w:sz="4" w:space="0"/>
            </w:tcBorders>
            <w:vAlign w:val="center"/>
          </w:tcPr>
          <w:p w14:paraId="163C489D">
            <w:pPr>
              <w:ind w:firstLine="0" w:firstLineChars="0"/>
              <w:jc w:val="center"/>
              <w:rPr>
                <w:sz w:val="18"/>
                <w:szCs w:val="18"/>
              </w:rPr>
            </w:pPr>
            <w:r>
              <w:rPr>
                <w:sz w:val="18"/>
                <w:szCs w:val="18"/>
              </w:rPr>
              <w:t>3.881836</w:t>
            </w:r>
          </w:p>
        </w:tc>
        <w:tc>
          <w:tcPr>
            <w:tcW w:w="626" w:type="dxa"/>
            <w:tcBorders>
              <w:top w:val="nil"/>
              <w:left w:val="nil"/>
              <w:bottom w:val="single" w:color="auto" w:sz="4" w:space="0"/>
              <w:right w:val="single" w:color="auto" w:sz="4" w:space="0"/>
            </w:tcBorders>
            <w:vAlign w:val="center"/>
          </w:tcPr>
          <w:p w14:paraId="03E05089">
            <w:pPr>
              <w:ind w:firstLine="0" w:firstLineChars="0"/>
              <w:jc w:val="center"/>
              <w:rPr>
                <w:sz w:val="18"/>
                <w:szCs w:val="18"/>
              </w:rPr>
            </w:pPr>
            <w:r>
              <w:rPr>
                <w:sz w:val="18"/>
                <w:szCs w:val="18"/>
              </w:rPr>
              <w:t>10</w:t>
            </w:r>
          </w:p>
        </w:tc>
        <w:tc>
          <w:tcPr>
            <w:tcW w:w="599" w:type="dxa"/>
            <w:tcBorders>
              <w:top w:val="nil"/>
              <w:left w:val="nil"/>
              <w:bottom w:val="single" w:color="auto" w:sz="4" w:space="0"/>
              <w:right w:val="single" w:color="auto" w:sz="4" w:space="0"/>
            </w:tcBorders>
            <w:vAlign w:val="center"/>
          </w:tcPr>
          <w:p w14:paraId="060E725D">
            <w:pPr>
              <w:ind w:firstLine="0" w:firstLineChars="0"/>
              <w:jc w:val="center"/>
              <w:rPr>
                <w:sz w:val="18"/>
                <w:szCs w:val="18"/>
              </w:rPr>
            </w:pPr>
            <w:r>
              <w:rPr>
                <w:sz w:val="18"/>
                <w:szCs w:val="18"/>
              </w:rPr>
              <w:t>287</w:t>
            </w:r>
          </w:p>
        </w:tc>
        <w:tc>
          <w:tcPr>
            <w:tcW w:w="1068" w:type="dxa"/>
            <w:tcBorders>
              <w:top w:val="nil"/>
              <w:left w:val="nil"/>
              <w:bottom w:val="single" w:color="auto" w:sz="4" w:space="0"/>
              <w:right w:val="single" w:color="auto" w:sz="4" w:space="0"/>
            </w:tcBorders>
            <w:vAlign w:val="center"/>
          </w:tcPr>
          <w:p w14:paraId="1A5524B4">
            <w:pPr>
              <w:ind w:firstLine="0" w:firstLineChars="0"/>
              <w:jc w:val="center"/>
              <w:rPr>
                <w:sz w:val="18"/>
                <w:szCs w:val="18"/>
              </w:rPr>
            </w:pPr>
            <w:r>
              <w:rPr>
                <w:sz w:val="18"/>
                <w:szCs w:val="18"/>
              </w:rPr>
              <w:t>7.006836</w:t>
            </w:r>
          </w:p>
        </w:tc>
        <w:tc>
          <w:tcPr>
            <w:tcW w:w="626" w:type="dxa"/>
            <w:tcBorders>
              <w:top w:val="nil"/>
              <w:left w:val="nil"/>
              <w:bottom w:val="single" w:color="auto" w:sz="4" w:space="0"/>
              <w:right w:val="single" w:color="auto" w:sz="4" w:space="0"/>
            </w:tcBorders>
            <w:vAlign w:val="center"/>
          </w:tcPr>
          <w:p w14:paraId="34511552">
            <w:pPr>
              <w:ind w:firstLine="0" w:firstLineChars="0"/>
              <w:jc w:val="center"/>
              <w:rPr>
                <w:sz w:val="18"/>
                <w:szCs w:val="18"/>
              </w:rPr>
            </w:pPr>
            <w:r>
              <w:rPr>
                <w:sz w:val="18"/>
                <w:szCs w:val="18"/>
              </w:rPr>
              <w:t>12</w:t>
            </w:r>
          </w:p>
        </w:tc>
        <w:tc>
          <w:tcPr>
            <w:tcW w:w="599" w:type="dxa"/>
            <w:tcBorders>
              <w:top w:val="nil"/>
              <w:left w:val="nil"/>
              <w:bottom w:val="single" w:color="auto" w:sz="4" w:space="0"/>
              <w:right w:val="single" w:color="auto" w:sz="4" w:space="0"/>
            </w:tcBorders>
            <w:vAlign w:val="center"/>
          </w:tcPr>
          <w:p w14:paraId="1F1FB5D6">
            <w:pPr>
              <w:ind w:firstLine="0" w:firstLineChars="0"/>
              <w:jc w:val="center"/>
              <w:rPr>
                <w:sz w:val="18"/>
                <w:szCs w:val="18"/>
              </w:rPr>
            </w:pPr>
            <w:r>
              <w:rPr>
                <w:sz w:val="18"/>
                <w:szCs w:val="18"/>
              </w:rPr>
              <w:t>415</w:t>
            </w:r>
          </w:p>
        </w:tc>
        <w:tc>
          <w:tcPr>
            <w:tcW w:w="1109" w:type="dxa"/>
            <w:tcBorders>
              <w:top w:val="nil"/>
              <w:left w:val="nil"/>
              <w:bottom w:val="single" w:color="auto" w:sz="4" w:space="0"/>
              <w:right w:val="single" w:color="auto" w:sz="4" w:space="0"/>
            </w:tcBorders>
            <w:vAlign w:val="center"/>
          </w:tcPr>
          <w:p w14:paraId="2DAD96E7">
            <w:pPr>
              <w:ind w:firstLine="0" w:firstLineChars="0"/>
              <w:jc w:val="center"/>
              <w:rPr>
                <w:sz w:val="18"/>
                <w:szCs w:val="18"/>
              </w:rPr>
            </w:pPr>
            <w:r>
              <w:rPr>
                <w:sz w:val="18"/>
                <w:szCs w:val="18"/>
              </w:rPr>
              <w:t>10.131836</w:t>
            </w:r>
          </w:p>
        </w:tc>
        <w:tc>
          <w:tcPr>
            <w:tcW w:w="626" w:type="dxa"/>
            <w:tcBorders>
              <w:top w:val="nil"/>
              <w:left w:val="nil"/>
              <w:bottom w:val="single" w:color="auto" w:sz="4" w:space="0"/>
              <w:right w:val="single" w:color="auto" w:sz="4" w:space="0"/>
            </w:tcBorders>
            <w:vAlign w:val="center"/>
          </w:tcPr>
          <w:p w14:paraId="7D5CD6EA">
            <w:pPr>
              <w:ind w:firstLine="0" w:firstLineChars="0"/>
              <w:jc w:val="center"/>
              <w:rPr>
                <w:sz w:val="18"/>
                <w:szCs w:val="18"/>
              </w:rPr>
            </w:pPr>
            <w:r>
              <w:rPr>
                <w:sz w:val="18"/>
                <w:szCs w:val="18"/>
              </w:rPr>
              <w:t>5</w:t>
            </w:r>
          </w:p>
        </w:tc>
      </w:tr>
      <w:tr w14:paraId="58B31286">
        <w:tblPrEx>
          <w:tblCellMar>
            <w:top w:w="0" w:type="dxa"/>
            <w:left w:w="108" w:type="dxa"/>
            <w:bottom w:w="0" w:type="dxa"/>
            <w:right w:w="108" w:type="dxa"/>
          </w:tblCellMar>
        </w:tblPrEx>
        <w:trPr>
          <w:trHeight w:val="270" w:hRule="atLeast"/>
          <w:jc w:val="center"/>
        </w:trPr>
        <w:tc>
          <w:tcPr>
            <w:tcW w:w="957" w:type="dxa"/>
            <w:tcBorders>
              <w:top w:val="nil"/>
              <w:left w:val="single" w:color="auto" w:sz="4" w:space="0"/>
              <w:bottom w:val="single" w:color="auto" w:sz="4" w:space="0"/>
              <w:right w:val="single" w:color="auto" w:sz="4" w:space="0"/>
            </w:tcBorders>
            <w:vAlign w:val="center"/>
          </w:tcPr>
          <w:p w14:paraId="48EB2550">
            <w:pPr>
              <w:ind w:firstLine="0" w:firstLineChars="0"/>
              <w:jc w:val="center"/>
              <w:rPr>
                <w:sz w:val="18"/>
                <w:szCs w:val="18"/>
              </w:rPr>
            </w:pPr>
            <w:r>
              <w:rPr>
                <w:sz w:val="18"/>
                <w:szCs w:val="18"/>
              </w:rPr>
              <w:t>32</w:t>
            </w:r>
          </w:p>
        </w:tc>
        <w:tc>
          <w:tcPr>
            <w:tcW w:w="1068" w:type="dxa"/>
            <w:tcBorders>
              <w:top w:val="nil"/>
              <w:left w:val="nil"/>
              <w:bottom w:val="single" w:color="auto" w:sz="4" w:space="0"/>
              <w:right w:val="single" w:color="auto" w:sz="4" w:space="0"/>
            </w:tcBorders>
            <w:vAlign w:val="center"/>
          </w:tcPr>
          <w:p w14:paraId="4ECFA343">
            <w:pPr>
              <w:ind w:firstLine="0" w:firstLineChars="0"/>
              <w:jc w:val="center"/>
              <w:rPr>
                <w:sz w:val="18"/>
                <w:szCs w:val="18"/>
              </w:rPr>
            </w:pPr>
            <w:r>
              <w:rPr>
                <w:sz w:val="18"/>
                <w:szCs w:val="18"/>
              </w:rPr>
              <w:t>0.781250</w:t>
            </w:r>
          </w:p>
        </w:tc>
        <w:tc>
          <w:tcPr>
            <w:tcW w:w="626" w:type="dxa"/>
            <w:tcBorders>
              <w:top w:val="nil"/>
              <w:left w:val="nil"/>
              <w:bottom w:val="single" w:color="auto" w:sz="4" w:space="0"/>
              <w:right w:val="single" w:color="auto" w:sz="4" w:space="0"/>
            </w:tcBorders>
            <w:vAlign w:val="center"/>
          </w:tcPr>
          <w:p w14:paraId="123DB466">
            <w:pPr>
              <w:ind w:firstLine="0" w:firstLineChars="0"/>
              <w:jc w:val="center"/>
              <w:rPr>
                <w:sz w:val="18"/>
                <w:szCs w:val="18"/>
              </w:rPr>
            </w:pPr>
            <w:r>
              <w:rPr>
                <w:sz w:val="18"/>
                <w:szCs w:val="18"/>
              </w:rPr>
              <w:t>0</w:t>
            </w:r>
          </w:p>
        </w:tc>
        <w:tc>
          <w:tcPr>
            <w:tcW w:w="599" w:type="dxa"/>
            <w:tcBorders>
              <w:top w:val="nil"/>
              <w:left w:val="nil"/>
              <w:bottom w:val="single" w:color="auto" w:sz="4" w:space="0"/>
              <w:right w:val="single" w:color="auto" w:sz="4" w:space="0"/>
            </w:tcBorders>
            <w:vAlign w:val="center"/>
          </w:tcPr>
          <w:p w14:paraId="6D4E3EEB">
            <w:pPr>
              <w:ind w:firstLine="0" w:firstLineChars="0"/>
              <w:jc w:val="center"/>
              <w:rPr>
                <w:sz w:val="18"/>
                <w:szCs w:val="18"/>
              </w:rPr>
            </w:pPr>
            <w:r>
              <w:rPr>
                <w:sz w:val="18"/>
                <w:szCs w:val="18"/>
              </w:rPr>
              <w:t>160</w:t>
            </w:r>
          </w:p>
        </w:tc>
        <w:tc>
          <w:tcPr>
            <w:tcW w:w="1068" w:type="dxa"/>
            <w:tcBorders>
              <w:top w:val="nil"/>
              <w:left w:val="nil"/>
              <w:bottom w:val="single" w:color="auto" w:sz="4" w:space="0"/>
              <w:right w:val="single" w:color="auto" w:sz="4" w:space="0"/>
            </w:tcBorders>
            <w:vAlign w:val="center"/>
          </w:tcPr>
          <w:p w14:paraId="51E1DB2A">
            <w:pPr>
              <w:ind w:firstLine="0" w:firstLineChars="0"/>
              <w:jc w:val="center"/>
              <w:rPr>
                <w:sz w:val="18"/>
                <w:szCs w:val="18"/>
              </w:rPr>
            </w:pPr>
            <w:r>
              <w:rPr>
                <w:sz w:val="18"/>
                <w:szCs w:val="18"/>
              </w:rPr>
              <w:t>3.906250</w:t>
            </w:r>
          </w:p>
        </w:tc>
        <w:tc>
          <w:tcPr>
            <w:tcW w:w="626" w:type="dxa"/>
            <w:tcBorders>
              <w:top w:val="nil"/>
              <w:left w:val="nil"/>
              <w:bottom w:val="single" w:color="auto" w:sz="4" w:space="0"/>
              <w:right w:val="single" w:color="auto" w:sz="4" w:space="0"/>
            </w:tcBorders>
            <w:vAlign w:val="center"/>
          </w:tcPr>
          <w:p w14:paraId="6F2112CD">
            <w:pPr>
              <w:ind w:firstLine="0" w:firstLineChars="0"/>
              <w:jc w:val="center"/>
              <w:rPr>
                <w:sz w:val="18"/>
                <w:szCs w:val="18"/>
              </w:rPr>
            </w:pPr>
            <w:r>
              <w:rPr>
                <w:sz w:val="18"/>
                <w:szCs w:val="18"/>
              </w:rPr>
              <w:t>5</w:t>
            </w:r>
          </w:p>
        </w:tc>
        <w:tc>
          <w:tcPr>
            <w:tcW w:w="599" w:type="dxa"/>
            <w:tcBorders>
              <w:top w:val="nil"/>
              <w:left w:val="nil"/>
              <w:bottom w:val="single" w:color="auto" w:sz="4" w:space="0"/>
              <w:right w:val="single" w:color="auto" w:sz="4" w:space="0"/>
            </w:tcBorders>
            <w:vAlign w:val="center"/>
          </w:tcPr>
          <w:p w14:paraId="527F537B">
            <w:pPr>
              <w:ind w:firstLine="0" w:firstLineChars="0"/>
              <w:jc w:val="center"/>
              <w:rPr>
                <w:sz w:val="18"/>
                <w:szCs w:val="18"/>
              </w:rPr>
            </w:pPr>
            <w:r>
              <w:rPr>
                <w:sz w:val="18"/>
                <w:szCs w:val="18"/>
              </w:rPr>
              <w:t>288</w:t>
            </w:r>
          </w:p>
        </w:tc>
        <w:tc>
          <w:tcPr>
            <w:tcW w:w="1068" w:type="dxa"/>
            <w:tcBorders>
              <w:top w:val="nil"/>
              <w:left w:val="nil"/>
              <w:bottom w:val="single" w:color="auto" w:sz="4" w:space="0"/>
              <w:right w:val="single" w:color="auto" w:sz="4" w:space="0"/>
            </w:tcBorders>
            <w:vAlign w:val="center"/>
          </w:tcPr>
          <w:p w14:paraId="5FAFA1DE">
            <w:pPr>
              <w:ind w:firstLine="0" w:firstLineChars="0"/>
              <w:jc w:val="center"/>
              <w:rPr>
                <w:sz w:val="18"/>
                <w:szCs w:val="18"/>
              </w:rPr>
            </w:pPr>
            <w:r>
              <w:rPr>
                <w:sz w:val="18"/>
                <w:szCs w:val="18"/>
              </w:rPr>
              <w:t>7.031250</w:t>
            </w:r>
          </w:p>
        </w:tc>
        <w:tc>
          <w:tcPr>
            <w:tcW w:w="626" w:type="dxa"/>
            <w:tcBorders>
              <w:top w:val="nil"/>
              <w:left w:val="nil"/>
              <w:bottom w:val="single" w:color="auto" w:sz="4" w:space="0"/>
              <w:right w:val="single" w:color="auto" w:sz="4" w:space="0"/>
            </w:tcBorders>
            <w:vAlign w:val="center"/>
          </w:tcPr>
          <w:p w14:paraId="4D682562">
            <w:pPr>
              <w:ind w:firstLine="0" w:firstLineChars="0"/>
              <w:jc w:val="center"/>
              <w:rPr>
                <w:sz w:val="18"/>
                <w:szCs w:val="18"/>
              </w:rPr>
            </w:pPr>
            <w:r>
              <w:rPr>
                <w:sz w:val="18"/>
                <w:szCs w:val="18"/>
              </w:rPr>
              <w:t>4</w:t>
            </w:r>
          </w:p>
        </w:tc>
        <w:tc>
          <w:tcPr>
            <w:tcW w:w="599" w:type="dxa"/>
            <w:tcBorders>
              <w:top w:val="nil"/>
              <w:left w:val="nil"/>
              <w:bottom w:val="single" w:color="auto" w:sz="4" w:space="0"/>
              <w:right w:val="single" w:color="auto" w:sz="4" w:space="0"/>
            </w:tcBorders>
            <w:vAlign w:val="center"/>
          </w:tcPr>
          <w:p w14:paraId="56678D02">
            <w:pPr>
              <w:ind w:firstLine="0" w:firstLineChars="0"/>
              <w:jc w:val="center"/>
              <w:rPr>
                <w:sz w:val="18"/>
                <w:szCs w:val="18"/>
              </w:rPr>
            </w:pPr>
            <w:r>
              <w:rPr>
                <w:sz w:val="18"/>
                <w:szCs w:val="18"/>
              </w:rPr>
              <w:t>416</w:t>
            </w:r>
          </w:p>
        </w:tc>
        <w:tc>
          <w:tcPr>
            <w:tcW w:w="1109" w:type="dxa"/>
            <w:tcBorders>
              <w:top w:val="nil"/>
              <w:left w:val="nil"/>
              <w:bottom w:val="single" w:color="auto" w:sz="4" w:space="0"/>
              <w:right w:val="single" w:color="auto" w:sz="4" w:space="0"/>
            </w:tcBorders>
            <w:vAlign w:val="center"/>
          </w:tcPr>
          <w:p w14:paraId="02AA02D6">
            <w:pPr>
              <w:ind w:firstLine="0" w:firstLineChars="0"/>
              <w:jc w:val="center"/>
              <w:rPr>
                <w:sz w:val="18"/>
                <w:szCs w:val="18"/>
              </w:rPr>
            </w:pPr>
            <w:r>
              <w:rPr>
                <w:sz w:val="18"/>
                <w:szCs w:val="18"/>
              </w:rPr>
              <w:t>10.156250</w:t>
            </w:r>
          </w:p>
        </w:tc>
        <w:tc>
          <w:tcPr>
            <w:tcW w:w="626" w:type="dxa"/>
            <w:tcBorders>
              <w:top w:val="nil"/>
              <w:left w:val="nil"/>
              <w:bottom w:val="single" w:color="auto" w:sz="4" w:space="0"/>
              <w:right w:val="single" w:color="auto" w:sz="4" w:space="0"/>
            </w:tcBorders>
            <w:vAlign w:val="center"/>
          </w:tcPr>
          <w:p w14:paraId="1D711999">
            <w:pPr>
              <w:ind w:firstLine="0" w:firstLineChars="0"/>
              <w:jc w:val="center"/>
              <w:rPr>
                <w:sz w:val="18"/>
                <w:szCs w:val="18"/>
              </w:rPr>
            </w:pPr>
            <w:r>
              <w:rPr>
                <w:sz w:val="18"/>
                <w:szCs w:val="18"/>
              </w:rPr>
              <w:t>1</w:t>
            </w:r>
          </w:p>
        </w:tc>
      </w:tr>
      <w:tr w14:paraId="58195068">
        <w:tblPrEx>
          <w:tblCellMar>
            <w:top w:w="0" w:type="dxa"/>
            <w:left w:w="108" w:type="dxa"/>
            <w:bottom w:w="0" w:type="dxa"/>
            <w:right w:w="108" w:type="dxa"/>
          </w:tblCellMar>
        </w:tblPrEx>
        <w:trPr>
          <w:trHeight w:val="270" w:hRule="atLeast"/>
          <w:jc w:val="center"/>
        </w:trPr>
        <w:tc>
          <w:tcPr>
            <w:tcW w:w="957" w:type="dxa"/>
            <w:tcBorders>
              <w:top w:val="nil"/>
              <w:left w:val="single" w:color="auto" w:sz="4" w:space="0"/>
              <w:bottom w:val="single" w:color="auto" w:sz="4" w:space="0"/>
              <w:right w:val="single" w:color="auto" w:sz="4" w:space="0"/>
            </w:tcBorders>
            <w:vAlign w:val="center"/>
          </w:tcPr>
          <w:p w14:paraId="13B10CEF">
            <w:pPr>
              <w:ind w:firstLine="0" w:firstLineChars="0"/>
              <w:jc w:val="center"/>
              <w:rPr>
                <w:sz w:val="18"/>
                <w:szCs w:val="18"/>
              </w:rPr>
            </w:pPr>
            <w:r>
              <w:rPr>
                <w:sz w:val="18"/>
                <w:szCs w:val="18"/>
              </w:rPr>
              <w:t>33</w:t>
            </w:r>
          </w:p>
        </w:tc>
        <w:tc>
          <w:tcPr>
            <w:tcW w:w="1068" w:type="dxa"/>
            <w:tcBorders>
              <w:top w:val="nil"/>
              <w:left w:val="nil"/>
              <w:bottom w:val="single" w:color="auto" w:sz="4" w:space="0"/>
              <w:right w:val="single" w:color="auto" w:sz="4" w:space="0"/>
            </w:tcBorders>
            <w:vAlign w:val="center"/>
          </w:tcPr>
          <w:p w14:paraId="6DFA3005">
            <w:pPr>
              <w:ind w:firstLine="0" w:firstLineChars="0"/>
              <w:jc w:val="center"/>
              <w:rPr>
                <w:sz w:val="18"/>
                <w:szCs w:val="18"/>
              </w:rPr>
            </w:pPr>
            <w:r>
              <w:rPr>
                <w:sz w:val="18"/>
                <w:szCs w:val="18"/>
              </w:rPr>
              <w:t>0.805664</w:t>
            </w:r>
          </w:p>
        </w:tc>
        <w:tc>
          <w:tcPr>
            <w:tcW w:w="626" w:type="dxa"/>
            <w:tcBorders>
              <w:top w:val="nil"/>
              <w:left w:val="nil"/>
              <w:bottom w:val="single" w:color="auto" w:sz="4" w:space="0"/>
              <w:right w:val="single" w:color="auto" w:sz="4" w:space="0"/>
            </w:tcBorders>
            <w:vAlign w:val="center"/>
          </w:tcPr>
          <w:p w14:paraId="398404D7">
            <w:pPr>
              <w:ind w:firstLine="0" w:firstLineChars="0"/>
              <w:jc w:val="center"/>
              <w:rPr>
                <w:sz w:val="18"/>
                <w:szCs w:val="18"/>
              </w:rPr>
            </w:pPr>
            <w:r>
              <w:rPr>
                <w:sz w:val="18"/>
                <w:szCs w:val="18"/>
              </w:rPr>
              <w:t>9</w:t>
            </w:r>
          </w:p>
        </w:tc>
        <w:tc>
          <w:tcPr>
            <w:tcW w:w="599" w:type="dxa"/>
            <w:tcBorders>
              <w:top w:val="nil"/>
              <w:left w:val="nil"/>
              <w:bottom w:val="single" w:color="auto" w:sz="4" w:space="0"/>
              <w:right w:val="single" w:color="auto" w:sz="4" w:space="0"/>
            </w:tcBorders>
            <w:vAlign w:val="center"/>
          </w:tcPr>
          <w:p w14:paraId="7BD4A80E">
            <w:pPr>
              <w:ind w:firstLine="0" w:firstLineChars="0"/>
              <w:jc w:val="center"/>
              <w:rPr>
                <w:sz w:val="18"/>
                <w:szCs w:val="18"/>
              </w:rPr>
            </w:pPr>
            <w:r>
              <w:rPr>
                <w:sz w:val="18"/>
                <w:szCs w:val="18"/>
              </w:rPr>
              <w:t>161</w:t>
            </w:r>
          </w:p>
        </w:tc>
        <w:tc>
          <w:tcPr>
            <w:tcW w:w="1068" w:type="dxa"/>
            <w:tcBorders>
              <w:top w:val="nil"/>
              <w:left w:val="nil"/>
              <w:bottom w:val="single" w:color="auto" w:sz="4" w:space="0"/>
              <w:right w:val="single" w:color="auto" w:sz="4" w:space="0"/>
            </w:tcBorders>
            <w:vAlign w:val="center"/>
          </w:tcPr>
          <w:p w14:paraId="39FF0D9F">
            <w:pPr>
              <w:ind w:firstLine="0" w:firstLineChars="0"/>
              <w:jc w:val="center"/>
              <w:rPr>
                <w:sz w:val="18"/>
                <w:szCs w:val="18"/>
              </w:rPr>
            </w:pPr>
            <w:r>
              <w:rPr>
                <w:sz w:val="18"/>
                <w:szCs w:val="18"/>
              </w:rPr>
              <w:t>3.930664</w:t>
            </w:r>
          </w:p>
        </w:tc>
        <w:tc>
          <w:tcPr>
            <w:tcW w:w="626" w:type="dxa"/>
            <w:tcBorders>
              <w:top w:val="nil"/>
              <w:left w:val="nil"/>
              <w:bottom w:val="single" w:color="auto" w:sz="4" w:space="0"/>
              <w:right w:val="single" w:color="auto" w:sz="4" w:space="0"/>
            </w:tcBorders>
            <w:vAlign w:val="center"/>
          </w:tcPr>
          <w:p w14:paraId="59CCB4EB">
            <w:pPr>
              <w:ind w:firstLine="0" w:firstLineChars="0"/>
              <w:jc w:val="center"/>
              <w:rPr>
                <w:sz w:val="18"/>
                <w:szCs w:val="18"/>
              </w:rPr>
            </w:pPr>
            <w:r>
              <w:rPr>
                <w:sz w:val="18"/>
                <w:szCs w:val="18"/>
              </w:rPr>
              <w:t>14</w:t>
            </w:r>
          </w:p>
        </w:tc>
        <w:tc>
          <w:tcPr>
            <w:tcW w:w="599" w:type="dxa"/>
            <w:tcBorders>
              <w:top w:val="nil"/>
              <w:left w:val="nil"/>
              <w:bottom w:val="single" w:color="auto" w:sz="4" w:space="0"/>
              <w:right w:val="single" w:color="auto" w:sz="4" w:space="0"/>
            </w:tcBorders>
            <w:vAlign w:val="center"/>
          </w:tcPr>
          <w:p w14:paraId="2B664947">
            <w:pPr>
              <w:ind w:firstLine="0" w:firstLineChars="0"/>
              <w:jc w:val="center"/>
              <w:rPr>
                <w:sz w:val="18"/>
                <w:szCs w:val="18"/>
              </w:rPr>
            </w:pPr>
            <w:r>
              <w:rPr>
                <w:sz w:val="18"/>
                <w:szCs w:val="18"/>
              </w:rPr>
              <w:t>289</w:t>
            </w:r>
          </w:p>
        </w:tc>
        <w:tc>
          <w:tcPr>
            <w:tcW w:w="1068" w:type="dxa"/>
            <w:tcBorders>
              <w:top w:val="nil"/>
              <w:left w:val="nil"/>
              <w:bottom w:val="single" w:color="auto" w:sz="4" w:space="0"/>
              <w:right w:val="single" w:color="auto" w:sz="4" w:space="0"/>
            </w:tcBorders>
            <w:vAlign w:val="center"/>
          </w:tcPr>
          <w:p w14:paraId="24DA4CD8">
            <w:pPr>
              <w:ind w:firstLine="0" w:firstLineChars="0"/>
              <w:jc w:val="center"/>
              <w:rPr>
                <w:sz w:val="18"/>
                <w:szCs w:val="18"/>
              </w:rPr>
            </w:pPr>
            <w:r>
              <w:rPr>
                <w:sz w:val="18"/>
                <w:szCs w:val="18"/>
              </w:rPr>
              <w:t>7.055664</w:t>
            </w:r>
          </w:p>
        </w:tc>
        <w:tc>
          <w:tcPr>
            <w:tcW w:w="626" w:type="dxa"/>
            <w:tcBorders>
              <w:top w:val="nil"/>
              <w:left w:val="nil"/>
              <w:bottom w:val="single" w:color="auto" w:sz="4" w:space="0"/>
              <w:right w:val="single" w:color="auto" w:sz="4" w:space="0"/>
            </w:tcBorders>
            <w:vAlign w:val="center"/>
          </w:tcPr>
          <w:p w14:paraId="2B66F5C6">
            <w:pPr>
              <w:ind w:firstLine="0" w:firstLineChars="0"/>
              <w:jc w:val="center"/>
              <w:rPr>
                <w:sz w:val="18"/>
                <w:szCs w:val="18"/>
              </w:rPr>
            </w:pPr>
            <w:r>
              <w:rPr>
                <w:sz w:val="18"/>
                <w:szCs w:val="18"/>
              </w:rPr>
              <w:t>9</w:t>
            </w:r>
          </w:p>
        </w:tc>
        <w:tc>
          <w:tcPr>
            <w:tcW w:w="599" w:type="dxa"/>
            <w:tcBorders>
              <w:top w:val="nil"/>
              <w:left w:val="nil"/>
              <w:bottom w:val="single" w:color="auto" w:sz="4" w:space="0"/>
              <w:right w:val="single" w:color="auto" w:sz="4" w:space="0"/>
            </w:tcBorders>
            <w:vAlign w:val="center"/>
          </w:tcPr>
          <w:p w14:paraId="2D33A1D7">
            <w:pPr>
              <w:ind w:firstLine="0" w:firstLineChars="0"/>
              <w:jc w:val="center"/>
              <w:rPr>
                <w:sz w:val="18"/>
                <w:szCs w:val="18"/>
              </w:rPr>
            </w:pPr>
            <w:r>
              <w:rPr>
                <w:sz w:val="18"/>
                <w:szCs w:val="18"/>
              </w:rPr>
              <w:t>417</w:t>
            </w:r>
          </w:p>
        </w:tc>
        <w:tc>
          <w:tcPr>
            <w:tcW w:w="1109" w:type="dxa"/>
            <w:tcBorders>
              <w:top w:val="nil"/>
              <w:left w:val="nil"/>
              <w:bottom w:val="single" w:color="auto" w:sz="4" w:space="0"/>
              <w:right w:val="single" w:color="auto" w:sz="4" w:space="0"/>
            </w:tcBorders>
            <w:vAlign w:val="center"/>
          </w:tcPr>
          <w:p w14:paraId="17782151">
            <w:pPr>
              <w:ind w:firstLine="0" w:firstLineChars="0"/>
              <w:jc w:val="center"/>
              <w:rPr>
                <w:sz w:val="18"/>
                <w:szCs w:val="18"/>
              </w:rPr>
            </w:pPr>
            <w:r>
              <w:rPr>
                <w:sz w:val="18"/>
                <w:szCs w:val="18"/>
              </w:rPr>
              <w:t>10.180664</w:t>
            </w:r>
          </w:p>
        </w:tc>
        <w:tc>
          <w:tcPr>
            <w:tcW w:w="626" w:type="dxa"/>
            <w:tcBorders>
              <w:top w:val="nil"/>
              <w:left w:val="nil"/>
              <w:bottom w:val="single" w:color="auto" w:sz="4" w:space="0"/>
              <w:right w:val="single" w:color="auto" w:sz="4" w:space="0"/>
            </w:tcBorders>
            <w:vAlign w:val="center"/>
          </w:tcPr>
          <w:p w14:paraId="046CB502">
            <w:pPr>
              <w:ind w:firstLine="0" w:firstLineChars="0"/>
              <w:jc w:val="center"/>
              <w:rPr>
                <w:sz w:val="18"/>
                <w:szCs w:val="18"/>
              </w:rPr>
            </w:pPr>
            <w:r>
              <w:rPr>
                <w:sz w:val="18"/>
                <w:szCs w:val="18"/>
              </w:rPr>
              <w:t>8</w:t>
            </w:r>
          </w:p>
        </w:tc>
      </w:tr>
      <w:tr w14:paraId="45D564A0">
        <w:tblPrEx>
          <w:tblCellMar>
            <w:top w:w="0" w:type="dxa"/>
            <w:left w:w="108" w:type="dxa"/>
            <w:bottom w:w="0" w:type="dxa"/>
            <w:right w:w="108" w:type="dxa"/>
          </w:tblCellMar>
        </w:tblPrEx>
        <w:trPr>
          <w:trHeight w:val="270" w:hRule="atLeast"/>
          <w:jc w:val="center"/>
        </w:trPr>
        <w:tc>
          <w:tcPr>
            <w:tcW w:w="957" w:type="dxa"/>
            <w:tcBorders>
              <w:top w:val="nil"/>
              <w:left w:val="single" w:color="auto" w:sz="4" w:space="0"/>
              <w:bottom w:val="single" w:color="auto" w:sz="4" w:space="0"/>
              <w:right w:val="single" w:color="auto" w:sz="4" w:space="0"/>
            </w:tcBorders>
            <w:vAlign w:val="center"/>
          </w:tcPr>
          <w:p w14:paraId="7C4589D6">
            <w:pPr>
              <w:ind w:firstLine="0" w:firstLineChars="0"/>
              <w:jc w:val="center"/>
              <w:rPr>
                <w:sz w:val="18"/>
                <w:szCs w:val="18"/>
              </w:rPr>
            </w:pPr>
            <w:r>
              <w:rPr>
                <w:sz w:val="18"/>
                <w:szCs w:val="18"/>
              </w:rPr>
              <w:t>34</w:t>
            </w:r>
          </w:p>
        </w:tc>
        <w:tc>
          <w:tcPr>
            <w:tcW w:w="1068" w:type="dxa"/>
            <w:tcBorders>
              <w:top w:val="nil"/>
              <w:left w:val="nil"/>
              <w:bottom w:val="single" w:color="auto" w:sz="4" w:space="0"/>
              <w:right w:val="single" w:color="auto" w:sz="4" w:space="0"/>
            </w:tcBorders>
            <w:vAlign w:val="center"/>
          </w:tcPr>
          <w:p w14:paraId="4035019E">
            <w:pPr>
              <w:ind w:firstLine="0" w:firstLineChars="0"/>
              <w:jc w:val="center"/>
              <w:rPr>
                <w:sz w:val="18"/>
                <w:szCs w:val="18"/>
              </w:rPr>
            </w:pPr>
            <w:r>
              <w:rPr>
                <w:sz w:val="18"/>
                <w:szCs w:val="18"/>
              </w:rPr>
              <w:t>0.830078</w:t>
            </w:r>
          </w:p>
        </w:tc>
        <w:tc>
          <w:tcPr>
            <w:tcW w:w="626" w:type="dxa"/>
            <w:tcBorders>
              <w:top w:val="nil"/>
              <w:left w:val="nil"/>
              <w:bottom w:val="single" w:color="auto" w:sz="4" w:space="0"/>
              <w:right w:val="single" w:color="auto" w:sz="4" w:space="0"/>
            </w:tcBorders>
            <w:vAlign w:val="center"/>
          </w:tcPr>
          <w:p w14:paraId="5C595AE4">
            <w:pPr>
              <w:ind w:firstLine="0" w:firstLineChars="0"/>
              <w:jc w:val="center"/>
              <w:rPr>
                <w:sz w:val="18"/>
                <w:szCs w:val="18"/>
              </w:rPr>
            </w:pPr>
            <w:r>
              <w:rPr>
                <w:sz w:val="18"/>
                <w:szCs w:val="18"/>
              </w:rPr>
              <w:t>13</w:t>
            </w:r>
          </w:p>
        </w:tc>
        <w:tc>
          <w:tcPr>
            <w:tcW w:w="599" w:type="dxa"/>
            <w:tcBorders>
              <w:top w:val="nil"/>
              <w:left w:val="nil"/>
              <w:bottom w:val="single" w:color="auto" w:sz="4" w:space="0"/>
              <w:right w:val="single" w:color="auto" w:sz="4" w:space="0"/>
            </w:tcBorders>
            <w:vAlign w:val="center"/>
          </w:tcPr>
          <w:p w14:paraId="69660C99">
            <w:pPr>
              <w:ind w:firstLine="0" w:firstLineChars="0"/>
              <w:jc w:val="center"/>
              <w:rPr>
                <w:sz w:val="18"/>
                <w:szCs w:val="18"/>
              </w:rPr>
            </w:pPr>
            <w:r>
              <w:rPr>
                <w:sz w:val="18"/>
                <w:szCs w:val="18"/>
              </w:rPr>
              <w:t>162</w:t>
            </w:r>
          </w:p>
        </w:tc>
        <w:tc>
          <w:tcPr>
            <w:tcW w:w="1068" w:type="dxa"/>
            <w:tcBorders>
              <w:top w:val="nil"/>
              <w:left w:val="nil"/>
              <w:bottom w:val="single" w:color="auto" w:sz="4" w:space="0"/>
              <w:right w:val="single" w:color="auto" w:sz="4" w:space="0"/>
            </w:tcBorders>
            <w:vAlign w:val="center"/>
          </w:tcPr>
          <w:p w14:paraId="348278E4">
            <w:pPr>
              <w:ind w:firstLine="0" w:firstLineChars="0"/>
              <w:jc w:val="center"/>
              <w:rPr>
                <w:sz w:val="18"/>
                <w:szCs w:val="18"/>
              </w:rPr>
            </w:pPr>
            <w:r>
              <w:rPr>
                <w:sz w:val="18"/>
                <w:szCs w:val="18"/>
              </w:rPr>
              <w:t>3.955078</w:t>
            </w:r>
          </w:p>
        </w:tc>
        <w:tc>
          <w:tcPr>
            <w:tcW w:w="626" w:type="dxa"/>
            <w:tcBorders>
              <w:top w:val="nil"/>
              <w:left w:val="nil"/>
              <w:bottom w:val="single" w:color="auto" w:sz="4" w:space="0"/>
              <w:right w:val="single" w:color="auto" w:sz="4" w:space="0"/>
            </w:tcBorders>
            <w:vAlign w:val="center"/>
          </w:tcPr>
          <w:p w14:paraId="4BFD730D">
            <w:pPr>
              <w:ind w:firstLine="0" w:firstLineChars="0"/>
              <w:jc w:val="center"/>
              <w:rPr>
                <w:sz w:val="18"/>
                <w:szCs w:val="18"/>
              </w:rPr>
            </w:pPr>
            <w:r>
              <w:rPr>
                <w:sz w:val="18"/>
                <w:szCs w:val="18"/>
              </w:rPr>
              <w:t>6</w:t>
            </w:r>
          </w:p>
        </w:tc>
        <w:tc>
          <w:tcPr>
            <w:tcW w:w="599" w:type="dxa"/>
            <w:tcBorders>
              <w:top w:val="nil"/>
              <w:left w:val="nil"/>
              <w:bottom w:val="single" w:color="auto" w:sz="4" w:space="0"/>
              <w:right w:val="single" w:color="auto" w:sz="4" w:space="0"/>
            </w:tcBorders>
            <w:vAlign w:val="center"/>
          </w:tcPr>
          <w:p w14:paraId="1378A1F6">
            <w:pPr>
              <w:ind w:firstLine="0" w:firstLineChars="0"/>
              <w:jc w:val="center"/>
              <w:rPr>
                <w:sz w:val="18"/>
                <w:szCs w:val="18"/>
              </w:rPr>
            </w:pPr>
            <w:r>
              <w:rPr>
                <w:sz w:val="18"/>
                <w:szCs w:val="18"/>
              </w:rPr>
              <w:t>290</w:t>
            </w:r>
          </w:p>
        </w:tc>
        <w:tc>
          <w:tcPr>
            <w:tcW w:w="1068" w:type="dxa"/>
            <w:tcBorders>
              <w:top w:val="nil"/>
              <w:left w:val="nil"/>
              <w:bottom w:val="single" w:color="auto" w:sz="4" w:space="0"/>
              <w:right w:val="single" w:color="auto" w:sz="4" w:space="0"/>
            </w:tcBorders>
            <w:vAlign w:val="center"/>
          </w:tcPr>
          <w:p w14:paraId="023C6228">
            <w:pPr>
              <w:ind w:firstLine="0" w:firstLineChars="0"/>
              <w:jc w:val="center"/>
              <w:rPr>
                <w:sz w:val="18"/>
                <w:szCs w:val="18"/>
              </w:rPr>
            </w:pPr>
            <w:r>
              <w:rPr>
                <w:sz w:val="18"/>
                <w:szCs w:val="18"/>
              </w:rPr>
              <w:t>7.080078</w:t>
            </w:r>
          </w:p>
        </w:tc>
        <w:tc>
          <w:tcPr>
            <w:tcW w:w="626" w:type="dxa"/>
            <w:tcBorders>
              <w:top w:val="nil"/>
              <w:left w:val="nil"/>
              <w:bottom w:val="single" w:color="auto" w:sz="4" w:space="0"/>
              <w:right w:val="single" w:color="auto" w:sz="4" w:space="0"/>
            </w:tcBorders>
            <w:vAlign w:val="center"/>
          </w:tcPr>
          <w:p w14:paraId="1B8F7024">
            <w:pPr>
              <w:ind w:firstLine="0" w:firstLineChars="0"/>
              <w:jc w:val="center"/>
              <w:rPr>
                <w:sz w:val="18"/>
                <w:szCs w:val="18"/>
              </w:rPr>
            </w:pPr>
            <w:r>
              <w:rPr>
                <w:sz w:val="18"/>
                <w:szCs w:val="18"/>
              </w:rPr>
              <w:t>0</w:t>
            </w:r>
          </w:p>
        </w:tc>
        <w:tc>
          <w:tcPr>
            <w:tcW w:w="599" w:type="dxa"/>
            <w:tcBorders>
              <w:top w:val="nil"/>
              <w:left w:val="nil"/>
              <w:bottom w:val="single" w:color="auto" w:sz="4" w:space="0"/>
              <w:right w:val="single" w:color="auto" w:sz="4" w:space="0"/>
            </w:tcBorders>
            <w:vAlign w:val="center"/>
          </w:tcPr>
          <w:p w14:paraId="3CD30DB5">
            <w:pPr>
              <w:ind w:firstLine="0" w:firstLineChars="0"/>
              <w:jc w:val="center"/>
              <w:rPr>
                <w:sz w:val="18"/>
                <w:szCs w:val="18"/>
              </w:rPr>
            </w:pPr>
            <w:r>
              <w:rPr>
                <w:sz w:val="18"/>
                <w:szCs w:val="18"/>
              </w:rPr>
              <w:t>418</w:t>
            </w:r>
          </w:p>
        </w:tc>
        <w:tc>
          <w:tcPr>
            <w:tcW w:w="1109" w:type="dxa"/>
            <w:tcBorders>
              <w:top w:val="nil"/>
              <w:left w:val="nil"/>
              <w:bottom w:val="single" w:color="auto" w:sz="4" w:space="0"/>
              <w:right w:val="single" w:color="auto" w:sz="4" w:space="0"/>
            </w:tcBorders>
            <w:vAlign w:val="center"/>
          </w:tcPr>
          <w:p w14:paraId="3EED002A">
            <w:pPr>
              <w:ind w:firstLine="0" w:firstLineChars="0"/>
              <w:jc w:val="center"/>
              <w:rPr>
                <w:sz w:val="18"/>
                <w:szCs w:val="18"/>
              </w:rPr>
            </w:pPr>
            <w:r>
              <w:rPr>
                <w:sz w:val="18"/>
                <w:szCs w:val="18"/>
              </w:rPr>
              <w:t>10.205078</w:t>
            </w:r>
          </w:p>
        </w:tc>
        <w:tc>
          <w:tcPr>
            <w:tcW w:w="626" w:type="dxa"/>
            <w:tcBorders>
              <w:top w:val="nil"/>
              <w:left w:val="nil"/>
              <w:bottom w:val="single" w:color="auto" w:sz="4" w:space="0"/>
              <w:right w:val="single" w:color="auto" w:sz="4" w:space="0"/>
            </w:tcBorders>
            <w:vAlign w:val="center"/>
          </w:tcPr>
          <w:p w14:paraId="2ACD6F10">
            <w:pPr>
              <w:ind w:firstLine="0" w:firstLineChars="0"/>
              <w:jc w:val="center"/>
              <w:rPr>
                <w:sz w:val="18"/>
                <w:szCs w:val="18"/>
              </w:rPr>
            </w:pPr>
            <w:r>
              <w:rPr>
                <w:sz w:val="18"/>
                <w:szCs w:val="18"/>
              </w:rPr>
              <w:t>13</w:t>
            </w:r>
          </w:p>
        </w:tc>
      </w:tr>
      <w:tr w14:paraId="26411015">
        <w:tblPrEx>
          <w:tblCellMar>
            <w:top w:w="0" w:type="dxa"/>
            <w:left w:w="108" w:type="dxa"/>
            <w:bottom w:w="0" w:type="dxa"/>
            <w:right w:w="108" w:type="dxa"/>
          </w:tblCellMar>
        </w:tblPrEx>
        <w:trPr>
          <w:trHeight w:val="270" w:hRule="atLeast"/>
          <w:jc w:val="center"/>
        </w:trPr>
        <w:tc>
          <w:tcPr>
            <w:tcW w:w="957" w:type="dxa"/>
            <w:tcBorders>
              <w:top w:val="nil"/>
              <w:left w:val="single" w:color="auto" w:sz="4" w:space="0"/>
              <w:bottom w:val="single" w:color="auto" w:sz="4" w:space="0"/>
              <w:right w:val="single" w:color="auto" w:sz="4" w:space="0"/>
            </w:tcBorders>
            <w:vAlign w:val="center"/>
          </w:tcPr>
          <w:p w14:paraId="7EF76C01">
            <w:pPr>
              <w:ind w:firstLine="0" w:firstLineChars="0"/>
              <w:jc w:val="center"/>
              <w:rPr>
                <w:sz w:val="18"/>
                <w:szCs w:val="18"/>
              </w:rPr>
            </w:pPr>
            <w:r>
              <w:rPr>
                <w:sz w:val="18"/>
                <w:szCs w:val="18"/>
              </w:rPr>
              <w:t>35</w:t>
            </w:r>
          </w:p>
        </w:tc>
        <w:tc>
          <w:tcPr>
            <w:tcW w:w="1068" w:type="dxa"/>
            <w:tcBorders>
              <w:top w:val="nil"/>
              <w:left w:val="nil"/>
              <w:bottom w:val="single" w:color="auto" w:sz="4" w:space="0"/>
              <w:right w:val="single" w:color="auto" w:sz="4" w:space="0"/>
            </w:tcBorders>
            <w:vAlign w:val="center"/>
          </w:tcPr>
          <w:p w14:paraId="3C7935A4">
            <w:pPr>
              <w:ind w:firstLine="0" w:firstLineChars="0"/>
              <w:jc w:val="center"/>
              <w:rPr>
                <w:sz w:val="18"/>
                <w:szCs w:val="18"/>
              </w:rPr>
            </w:pPr>
            <w:r>
              <w:rPr>
                <w:sz w:val="18"/>
                <w:szCs w:val="18"/>
              </w:rPr>
              <w:t>0.854492</w:t>
            </w:r>
          </w:p>
        </w:tc>
        <w:tc>
          <w:tcPr>
            <w:tcW w:w="626" w:type="dxa"/>
            <w:tcBorders>
              <w:top w:val="nil"/>
              <w:left w:val="nil"/>
              <w:bottom w:val="single" w:color="auto" w:sz="4" w:space="0"/>
              <w:right w:val="single" w:color="auto" w:sz="4" w:space="0"/>
            </w:tcBorders>
            <w:vAlign w:val="center"/>
          </w:tcPr>
          <w:p w14:paraId="2615CF81">
            <w:pPr>
              <w:ind w:firstLine="0" w:firstLineChars="0"/>
              <w:jc w:val="center"/>
              <w:rPr>
                <w:sz w:val="18"/>
                <w:szCs w:val="18"/>
              </w:rPr>
            </w:pPr>
            <w:r>
              <w:rPr>
                <w:sz w:val="18"/>
                <w:szCs w:val="18"/>
              </w:rPr>
              <w:t>6</w:t>
            </w:r>
          </w:p>
        </w:tc>
        <w:tc>
          <w:tcPr>
            <w:tcW w:w="599" w:type="dxa"/>
            <w:tcBorders>
              <w:top w:val="nil"/>
              <w:left w:val="nil"/>
              <w:bottom w:val="single" w:color="auto" w:sz="4" w:space="0"/>
              <w:right w:val="single" w:color="auto" w:sz="4" w:space="0"/>
            </w:tcBorders>
            <w:vAlign w:val="center"/>
          </w:tcPr>
          <w:p w14:paraId="7A244EF9">
            <w:pPr>
              <w:ind w:firstLine="0" w:firstLineChars="0"/>
              <w:jc w:val="center"/>
              <w:rPr>
                <w:sz w:val="18"/>
                <w:szCs w:val="18"/>
              </w:rPr>
            </w:pPr>
            <w:r>
              <w:rPr>
                <w:sz w:val="18"/>
                <w:szCs w:val="18"/>
              </w:rPr>
              <w:t>163</w:t>
            </w:r>
          </w:p>
        </w:tc>
        <w:tc>
          <w:tcPr>
            <w:tcW w:w="1068" w:type="dxa"/>
            <w:tcBorders>
              <w:top w:val="nil"/>
              <w:left w:val="nil"/>
              <w:bottom w:val="single" w:color="auto" w:sz="4" w:space="0"/>
              <w:right w:val="single" w:color="auto" w:sz="4" w:space="0"/>
            </w:tcBorders>
            <w:vAlign w:val="center"/>
          </w:tcPr>
          <w:p w14:paraId="0B7E3B94">
            <w:pPr>
              <w:ind w:firstLine="0" w:firstLineChars="0"/>
              <w:jc w:val="center"/>
              <w:rPr>
                <w:sz w:val="18"/>
                <w:szCs w:val="18"/>
              </w:rPr>
            </w:pPr>
            <w:r>
              <w:rPr>
                <w:sz w:val="18"/>
                <w:szCs w:val="18"/>
              </w:rPr>
              <w:t>3.979492</w:t>
            </w:r>
          </w:p>
        </w:tc>
        <w:tc>
          <w:tcPr>
            <w:tcW w:w="626" w:type="dxa"/>
            <w:tcBorders>
              <w:top w:val="nil"/>
              <w:left w:val="nil"/>
              <w:bottom w:val="single" w:color="auto" w:sz="4" w:space="0"/>
              <w:right w:val="single" w:color="auto" w:sz="4" w:space="0"/>
            </w:tcBorders>
            <w:vAlign w:val="center"/>
          </w:tcPr>
          <w:p w14:paraId="59FBBCCA">
            <w:pPr>
              <w:ind w:firstLine="0" w:firstLineChars="0"/>
              <w:jc w:val="center"/>
              <w:rPr>
                <w:sz w:val="18"/>
                <w:szCs w:val="18"/>
              </w:rPr>
            </w:pPr>
            <w:r>
              <w:rPr>
                <w:sz w:val="18"/>
                <w:szCs w:val="18"/>
              </w:rPr>
              <w:t>12</w:t>
            </w:r>
          </w:p>
        </w:tc>
        <w:tc>
          <w:tcPr>
            <w:tcW w:w="599" w:type="dxa"/>
            <w:tcBorders>
              <w:top w:val="nil"/>
              <w:left w:val="nil"/>
              <w:bottom w:val="single" w:color="auto" w:sz="4" w:space="0"/>
              <w:right w:val="single" w:color="auto" w:sz="4" w:space="0"/>
            </w:tcBorders>
            <w:vAlign w:val="center"/>
          </w:tcPr>
          <w:p w14:paraId="4F118464">
            <w:pPr>
              <w:ind w:firstLine="0" w:firstLineChars="0"/>
              <w:jc w:val="center"/>
              <w:rPr>
                <w:sz w:val="18"/>
                <w:szCs w:val="18"/>
              </w:rPr>
            </w:pPr>
            <w:r>
              <w:rPr>
                <w:sz w:val="18"/>
                <w:szCs w:val="18"/>
              </w:rPr>
              <w:t>291</w:t>
            </w:r>
          </w:p>
        </w:tc>
        <w:tc>
          <w:tcPr>
            <w:tcW w:w="1068" w:type="dxa"/>
            <w:tcBorders>
              <w:top w:val="nil"/>
              <w:left w:val="nil"/>
              <w:bottom w:val="single" w:color="auto" w:sz="4" w:space="0"/>
              <w:right w:val="single" w:color="auto" w:sz="4" w:space="0"/>
            </w:tcBorders>
            <w:vAlign w:val="center"/>
          </w:tcPr>
          <w:p w14:paraId="2BFB5883">
            <w:pPr>
              <w:ind w:firstLine="0" w:firstLineChars="0"/>
              <w:jc w:val="center"/>
              <w:rPr>
                <w:sz w:val="18"/>
                <w:szCs w:val="18"/>
              </w:rPr>
            </w:pPr>
            <w:r>
              <w:rPr>
                <w:sz w:val="18"/>
                <w:szCs w:val="18"/>
              </w:rPr>
              <w:t>7.104492</w:t>
            </w:r>
          </w:p>
        </w:tc>
        <w:tc>
          <w:tcPr>
            <w:tcW w:w="626" w:type="dxa"/>
            <w:tcBorders>
              <w:top w:val="nil"/>
              <w:left w:val="nil"/>
              <w:bottom w:val="single" w:color="auto" w:sz="4" w:space="0"/>
              <w:right w:val="single" w:color="auto" w:sz="4" w:space="0"/>
            </w:tcBorders>
            <w:vAlign w:val="center"/>
          </w:tcPr>
          <w:p w14:paraId="7238CEA6">
            <w:pPr>
              <w:ind w:firstLine="0" w:firstLineChars="0"/>
              <w:jc w:val="center"/>
              <w:rPr>
                <w:sz w:val="18"/>
                <w:szCs w:val="18"/>
              </w:rPr>
            </w:pPr>
            <w:r>
              <w:rPr>
                <w:sz w:val="18"/>
                <w:szCs w:val="18"/>
              </w:rPr>
              <w:t>5</w:t>
            </w:r>
          </w:p>
        </w:tc>
        <w:tc>
          <w:tcPr>
            <w:tcW w:w="599" w:type="dxa"/>
            <w:tcBorders>
              <w:top w:val="nil"/>
              <w:left w:val="nil"/>
              <w:bottom w:val="single" w:color="auto" w:sz="4" w:space="0"/>
              <w:right w:val="single" w:color="auto" w:sz="4" w:space="0"/>
            </w:tcBorders>
            <w:vAlign w:val="center"/>
          </w:tcPr>
          <w:p w14:paraId="42D87398">
            <w:pPr>
              <w:ind w:firstLine="0" w:firstLineChars="0"/>
              <w:jc w:val="center"/>
              <w:rPr>
                <w:sz w:val="18"/>
                <w:szCs w:val="18"/>
              </w:rPr>
            </w:pPr>
            <w:r>
              <w:rPr>
                <w:sz w:val="18"/>
                <w:szCs w:val="18"/>
              </w:rPr>
              <w:t>419</w:t>
            </w:r>
          </w:p>
        </w:tc>
        <w:tc>
          <w:tcPr>
            <w:tcW w:w="1109" w:type="dxa"/>
            <w:tcBorders>
              <w:top w:val="nil"/>
              <w:left w:val="nil"/>
              <w:bottom w:val="single" w:color="auto" w:sz="4" w:space="0"/>
              <w:right w:val="single" w:color="auto" w:sz="4" w:space="0"/>
            </w:tcBorders>
            <w:vAlign w:val="center"/>
          </w:tcPr>
          <w:p w14:paraId="05CD0818">
            <w:pPr>
              <w:ind w:firstLine="0" w:firstLineChars="0"/>
              <w:jc w:val="center"/>
              <w:rPr>
                <w:sz w:val="18"/>
                <w:szCs w:val="18"/>
              </w:rPr>
            </w:pPr>
            <w:r>
              <w:rPr>
                <w:sz w:val="18"/>
                <w:szCs w:val="18"/>
              </w:rPr>
              <w:t>10.229492</w:t>
            </w:r>
          </w:p>
        </w:tc>
        <w:tc>
          <w:tcPr>
            <w:tcW w:w="626" w:type="dxa"/>
            <w:tcBorders>
              <w:top w:val="nil"/>
              <w:left w:val="nil"/>
              <w:bottom w:val="single" w:color="auto" w:sz="4" w:space="0"/>
              <w:right w:val="single" w:color="auto" w:sz="4" w:space="0"/>
            </w:tcBorders>
            <w:vAlign w:val="center"/>
          </w:tcPr>
          <w:p w14:paraId="7A0C4E7C">
            <w:pPr>
              <w:ind w:firstLine="0" w:firstLineChars="0"/>
              <w:jc w:val="center"/>
              <w:rPr>
                <w:sz w:val="18"/>
                <w:szCs w:val="18"/>
              </w:rPr>
            </w:pPr>
            <w:r>
              <w:rPr>
                <w:sz w:val="18"/>
                <w:szCs w:val="18"/>
              </w:rPr>
              <w:t>2</w:t>
            </w:r>
          </w:p>
        </w:tc>
      </w:tr>
      <w:tr w14:paraId="465FD2A9">
        <w:tblPrEx>
          <w:tblCellMar>
            <w:top w:w="0" w:type="dxa"/>
            <w:left w:w="108" w:type="dxa"/>
            <w:bottom w:w="0" w:type="dxa"/>
            <w:right w:w="108" w:type="dxa"/>
          </w:tblCellMar>
        </w:tblPrEx>
        <w:trPr>
          <w:trHeight w:val="270" w:hRule="atLeast"/>
          <w:jc w:val="center"/>
        </w:trPr>
        <w:tc>
          <w:tcPr>
            <w:tcW w:w="957" w:type="dxa"/>
            <w:tcBorders>
              <w:top w:val="nil"/>
              <w:left w:val="single" w:color="auto" w:sz="4" w:space="0"/>
              <w:bottom w:val="single" w:color="auto" w:sz="4" w:space="0"/>
              <w:right w:val="single" w:color="auto" w:sz="4" w:space="0"/>
            </w:tcBorders>
            <w:vAlign w:val="center"/>
          </w:tcPr>
          <w:p w14:paraId="58B0FFEA">
            <w:pPr>
              <w:ind w:firstLine="0" w:firstLineChars="0"/>
              <w:jc w:val="center"/>
              <w:rPr>
                <w:sz w:val="18"/>
                <w:szCs w:val="18"/>
              </w:rPr>
            </w:pPr>
            <w:r>
              <w:rPr>
                <w:sz w:val="18"/>
                <w:szCs w:val="18"/>
              </w:rPr>
              <w:t>36</w:t>
            </w:r>
          </w:p>
        </w:tc>
        <w:tc>
          <w:tcPr>
            <w:tcW w:w="1068" w:type="dxa"/>
            <w:tcBorders>
              <w:top w:val="nil"/>
              <w:left w:val="nil"/>
              <w:bottom w:val="single" w:color="auto" w:sz="4" w:space="0"/>
              <w:right w:val="single" w:color="auto" w:sz="4" w:space="0"/>
            </w:tcBorders>
            <w:vAlign w:val="center"/>
          </w:tcPr>
          <w:p w14:paraId="7FB76E6A">
            <w:pPr>
              <w:ind w:firstLine="0" w:firstLineChars="0"/>
              <w:jc w:val="center"/>
              <w:rPr>
                <w:sz w:val="18"/>
                <w:szCs w:val="18"/>
              </w:rPr>
            </w:pPr>
            <w:r>
              <w:rPr>
                <w:sz w:val="18"/>
                <w:szCs w:val="18"/>
              </w:rPr>
              <w:t>0.878906</w:t>
            </w:r>
          </w:p>
        </w:tc>
        <w:tc>
          <w:tcPr>
            <w:tcW w:w="626" w:type="dxa"/>
            <w:tcBorders>
              <w:top w:val="nil"/>
              <w:left w:val="nil"/>
              <w:bottom w:val="single" w:color="auto" w:sz="4" w:space="0"/>
              <w:right w:val="single" w:color="auto" w:sz="4" w:space="0"/>
            </w:tcBorders>
            <w:vAlign w:val="center"/>
          </w:tcPr>
          <w:p w14:paraId="650C375F">
            <w:pPr>
              <w:ind w:firstLine="0" w:firstLineChars="0"/>
              <w:jc w:val="center"/>
              <w:rPr>
                <w:sz w:val="18"/>
                <w:szCs w:val="18"/>
              </w:rPr>
            </w:pPr>
            <w:r>
              <w:rPr>
                <w:sz w:val="18"/>
                <w:szCs w:val="18"/>
              </w:rPr>
              <w:t>15</w:t>
            </w:r>
          </w:p>
        </w:tc>
        <w:tc>
          <w:tcPr>
            <w:tcW w:w="599" w:type="dxa"/>
            <w:tcBorders>
              <w:top w:val="nil"/>
              <w:left w:val="nil"/>
              <w:bottom w:val="single" w:color="auto" w:sz="4" w:space="0"/>
              <w:right w:val="single" w:color="auto" w:sz="4" w:space="0"/>
            </w:tcBorders>
            <w:vAlign w:val="center"/>
          </w:tcPr>
          <w:p w14:paraId="52561C3A">
            <w:pPr>
              <w:ind w:firstLine="0" w:firstLineChars="0"/>
              <w:jc w:val="center"/>
              <w:rPr>
                <w:sz w:val="18"/>
                <w:szCs w:val="18"/>
              </w:rPr>
            </w:pPr>
            <w:r>
              <w:rPr>
                <w:sz w:val="18"/>
                <w:szCs w:val="18"/>
              </w:rPr>
              <w:t>164</w:t>
            </w:r>
          </w:p>
        </w:tc>
        <w:tc>
          <w:tcPr>
            <w:tcW w:w="1068" w:type="dxa"/>
            <w:tcBorders>
              <w:top w:val="nil"/>
              <w:left w:val="nil"/>
              <w:bottom w:val="single" w:color="auto" w:sz="4" w:space="0"/>
              <w:right w:val="single" w:color="auto" w:sz="4" w:space="0"/>
            </w:tcBorders>
            <w:vAlign w:val="center"/>
          </w:tcPr>
          <w:p w14:paraId="6C4BB27B">
            <w:pPr>
              <w:ind w:firstLine="0" w:firstLineChars="0"/>
              <w:jc w:val="center"/>
              <w:rPr>
                <w:sz w:val="18"/>
                <w:szCs w:val="18"/>
              </w:rPr>
            </w:pPr>
            <w:r>
              <w:rPr>
                <w:sz w:val="18"/>
                <w:szCs w:val="18"/>
              </w:rPr>
              <w:t>4.003906</w:t>
            </w:r>
          </w:p>
        </w:tc>
        <w:tc>
          <w:tcPr>
            <w:tcW w:w="626" w:type="dxa"/>
            <w:tcBorders>
              <w:top w:val="nil"/>
              <w:left w:val="nil"/>
              <w:bottom w:val="single" w:color="auto" w:sz="4" w:space="0"/>
              <w:right w:val="single" w:color="auto" w:sz="4" w:space="0"/>
            </w:tcBorders>
            <w:vAlign w:val="center"/>
          </w:tcPr>
          <w:p w14:paraId="77F3C819">
            <w:pPr>
              <w:ind w:firstLine="0" w:firstLineChars="0"/>
              <w:jc w:val="center"/>
              <w:rPr>
                <w:sz w:val="18"/>
                <w:szCs w:val="18"/>
              </w:rPr>
            </w:pPr>
            <w:r>
              <w:rPr>
                <w:sz w:val="18"/>
                <w:szCs w:val="18"/>
              </w:rPr>
              <w:t>3</w:t>
            </w:r>
          </w:p>
        </w:tc>
        <w:tc>
          <w:tcPr>
            <w:tcW w:w="599" w:type="dxa"/>
            <w:tcBorders>
              <w:top w:val="nil"/>
              <w:left w:val="nil"/>
              <w:bottom w:val="single" w:color="auto" w:sz="4" w:space="0"/>
              <w:right w:val="single" w:color="auto" w:sz="4" w:space="0"/>
            </w:tcBorders>
            <w:vAlign w:val="center"/>
          </w:tcPr>
          <w:p w14:paraId="64340C90">
            <w:pPr>
              <w:ind w:firstLine="0" w:firstLineChars="0"/>
              <w:jc w:val="center"/>
              <w:rPr>
                <w:sz w:val="18"/>
                <w:szCs w:val="18"/>
              </w:rPr>
            </w:pPr>
            <w:r>
              <w:rPr>
                <w:sz w:val="18"/>
                <w:szCs w:val="18"/>
              </w:rPr>
              <w:t>292</w:t>
            </w:r>
          </w:p>
        </w:tc>
        <w:tc>
          <w:tcPr>
            <w:tcW w:w="1068" w:type="dxa"/>
            <w:tcBorders>
              <w:top w:val="nil"/>
              <w:left w:val="nil"/>
              <w:bottom w:val="single" w:color="auto" w:sz="4" w:space="0"/>
              <w:right w:val="single" w:color="auto" w:sz="4" w:space="0"/>
            </w:tcBorders>
            <w:vAlign w:val="center"/>
          </w:tcPr>
          <w:p w14:paraId="5882F691">
            <w:pPr>
              <w:ind w:firstLine="0" w:firstLineChars="0"/>
              <w:jc w:val="center"/>
              <w:rPr>
                <w:sz w:val="18"/>
                <w:szCs w:val="18"/>
              </w:rPr>
            </w:pPr>
            <w:r>
              <w:rPr>
                <w:sz w:val="18"/>
                <w:szCs w:val="18"/>
              </w:rPr>
              <w:t>7.128906</w:t>
            </w:r>
          </w:p>
        </w:tc>
        <w:tc>
          <w:tcPr>
            <w:tcW w:w="626" w:type="dxa"/>
            <w:tcBorders>
              <w:top w:val="nil"/>
              <w:left w:val="nil"/>
              <w:bottom w:val="single" w:color="auto" w:sz="4" w:space="0"/>
              <w:right w:val="single" w:color="auto" w:sz="4" w:space="0"/>
            </w:tcBorders>
            <w:vAlign w:val="center"/>
          </w:tcPr>
          <w:p w14:paraId="62193B84">
            <w:pPr>
              <w:ind w:firstLine="0" w:firstLineChars="0"/>
              <w:jc w:val="center"/>
              <w:rPr>
                <w:sz w:val="18"/>
                <w:szCs w:val="18"/>
              </w:rPr>
            </w:pPr>
            <w:r>
              <w:rPr>
                <w:sz w:val="18"/>
                <w:szCs w:val="18"/>
              </w:rPr>
              <w:t>10</w:t>
            </w:r>
          </w:p>
        </w:tc>
        <w:tc>
          <w:tcPr>
            <w:tcW w:w="599" w:type="dxa"/>
            <w:tcBorders>
              <w:top w:val="nil"/>
              <w:left w:val="nil"/>
              <w:bottom w:val="single" w:color="auto" w:sz="4" w:space="0"/>
              <w:right w:val="single" w:color="auto" w:sz="4" w:space="0"/>
            </w:tcBorders>
            <w:vAlign w:val="center"/>
          </w:tcPr>
          <w:p w14:paraId="1B7114C1">
            <w:pPr>
              <w:ind w:firstLine="0" w:firstLineChars="0"/>
              <w:jc w:val="center"/>
              <w:rPr>
                <w:sz w:val="18"/>
                <w:szCs w:val="18"/>
              </w:rPr>
            </w:pPr>
            <w:r>
              <w:rPr>
                <w:sz w:val="18"/>
                <w:szCs w:val="18"/>
              </w:rPr>
              <w:t>420</w:t>
            </w:r>
          </w:p>
        </w:tc>
        <w:tc>
          <w:tcPr>
            <w:tcW w:w="1109" w:type="dxa"/>
            <w:tcBorders>
              <w:top w:val="nil"/>
              <w:left w:val="nil"/>
              <w:bottom w:val="single" w:color="auto" w:sz="4" w:space="0"/>
              <w:right w:val="single" w:color="auto" w:sz="4" w:space="0"/>
            </w:tcBorders>
            <w:vAlign w:val="center"/>
          </w:tcPr>
          <w:p w14:paraId="16A8AAD2">
            <w:pPr>
              <w:ind w:firstLine="0" w:firstLineChars="0"/>
              <w:jc w:val="center"/>
              <w:rPr>
                <w:sz w:val="18"/>
                <w:szCs w:val="18"/>
              </w:rPr>
            </w:pPr>
            <w:r>
              <w:rPr>
                <w:sz w:val="18"/>
                <w:szCs w:val="18"/>
              </w:rPr>
              <w:t>10.253906</w:t>
            </w:r>
          </w:p>
        </w:tc>
        <w:tc>
          <w:tcPr>
            <w:tcW w:w="626" w:type="dxa"/>
            <w:tcBorders>
              <w:top w:val="nil"/>
              <w:left w:val="nil"/>
              <w:bottom w:val="single" w:color="auto" w:sz="4" w:space="0"/>
              <w:right w:val="single" w:color="auto" w:sz="4" w:space="0"/>
            </w:tcBorders>
            <w:vAlign w:val="center"/>
          </w:tcPr>
          <w:p w14:paraId="2A8D0980">
            <w:pPr>
              <w:ind w:firstLine="0" w:firstLineChars="0"/>
              <w:jc w:val="center"/>
              <w:rPr>
                <w:sz w:val="18"/>
                <w:szCs w:val="18"/>
              </w:rPr>
            </w:pPr>
            <w:r>
              <w:rPr>
                <w:sz w:val="18"/>
                <w:szCs w:val="18"/>
              </w:rPr>
              <w:t>9</w:t>
            </w:r>
          </w:p>
        </w:tc>
      </w:tr>
      <w:tr w14:paraId="56AE037D">
        <w:tblPrEx>
          <w:tblCellMar>
            <w:top w:w="0" w:type="dxa"/>
            <w:left w:w="108" w:type="dxa"/>
            <w:bottom w:w="0" w:type="dxa"/>
            <w:right w:w="108" w:type="dxa"/>
          </w:tblCellMar>
        </w:tblPrEx>
        <w:trPr>
          <w:trHeight w:val="270" w:hRule="atLeast"/>
          <w:jc w:val="center"/>
        </w:trPr>
        <w:tc>
          <w:tcPr>
            <w:tcW w:w="957" w:type="dxa"/>
            <w:tcBorders>
              <w:top w:val="nil"/>
              <w:left w:val="single" w:color="auto" w:sz="4" w:space="0"/>
              <w:bottom w:val="single" w:color="auto" w:sz="4" w:space="0"/>
              <w:right w:val="single" w:color="auto" w:sz="4" w:space="0"/>
            </w:tcBorders>
            <w:vAlign w:val="center"/>
          </w:tcPr>
          <w:p w14:paraId="02BB986A">
            <w:pPr>
              <w:ind w:firstLine="0" w:firstLineChars="0"/>
              <w:jc w:val="center"/>
              <w:rPr>
                <w:sz w:val="18"/>
                <w:szCs w:val="18"/>
              </w:rPr>
            </w:pPr>
            <w:r>
              <w:rPr>
                <w:sz w:val="18"/>
                <w:szCs w:val="18"/>
              </w:rPr>
              <w:t>37</w:t>
            </w:r>
          </w:p>
        </w:tc>
        <w:tc>
          <w:tcPr>
            <w:tcW w:w="1068" w:type="dxa"/>
            <w:tcBorders>
              <w:top w:val="nil"/>
              <w:left w:val="nil"/>
              <w:bottom w:val="single" w:color="auto" w:sz="4" w:space="0"/>
              <w:right w:val="single" w:color="auto" w:sz="4" w:space="0"/>
            </w:tcBorders>
            <w:vAlign w:val="center"/>
          </w:tcPr>
          <w:p w14:paraId="42FBCEBB">
            <w:pPr>
              <w:ind w:firstLine="0" w:firstLineChars="0"/>
              <w:jc w:val="center"/>
              <w:rPr>
                <w:sz w:val="18"/>
                <w:szCs w:val="18"/>
              </w:rPr>
            </w:pPr>
            <w:r>
              <w:rPr>
                <w:sz w:val="18"/>
                <w:szCs w:val="18"/>
              </w:rPr>
              <w:t>0.903320</w:t>
            </w:r>
          </w:p>
        </w:tc>
        <w:tc>
          <w:tcPr>
            <w:tcW w:w="626" w:type="dxa"/>
            <w:tcBorders>
              <w:top w:val="nil"/>
              <w:left w:val="nil"/>
              <w:bottom w:val="single" w:color="auto" w:sz="4" w:space="0"/>
              <w:right w:val="single" w:color="auto" w:sz="4" w:space="0"/>
            </w:tcBorders>
            <w:vAlign w:val="center"/>
          </w:tcPr>
          <w:p w14:paraId="456E605E">
            <w:pPr>
              <w:ind w:firstLine="0" w:firstLineChars="0"/>
              <w:jc w:val="center"/>
              <w:rPr>
                <w:sz w:val="18"/>
                <w:szCs w:val="18"/>
              </w:rPr>
            </w:pPr>
            <w:r>
              <w:rPr>
                <w:sz w:val="18"/>
                <w:szCs w:val="18"/>
              </w:rPr>
              <w:t>7</w:t>
            </w:r>
          </w:p>
        </w:tc>
        <w:tc>
          <w:tcPr>
            <w:tcW w:w="599" w:type="dxa"/>
            <w:tcBorders>
              <w:top w:val="nil"/>
              <w:left w:val="nil"/>
              <w:bottom w:val="single" w:color="auto" w:sz="4" w:space="0"/>
              <w:right w:val="single" w:color="auto" w:sz="4" w:space="0"/>
            </w:tcBorders>
            <w:vAlign w:val="center"/>
          </w:tcPr>
          <w:p w14:paraId="0E4BDF7B">
            <w:pPr>
              <w:ind w:firstLine="0" w:firstLineChars="0"/>
              <w:jc w:val="center"/>
              <w:rPr>
                <w:sz w:val="18"/>
                <w:szCs w:val="18"/>
              </w:rPr>
            </w:pPr>
            <w:r>
              <w:rPr>
                <w:sz w:val="18"/>
                <w:szCs w:val="18"/>
              </w:rPr>
              <w:t>165</w:t>
            </w:r>
          </w:p>
        </w:tc>
        <w:tc>
          <w:tcPr>
            <w:tcW w:w="1068" w:type="dxa"/>
            <w:tcBorders>
              <w:top w:val="nil"/>
              <w:left w:val="nil"/>
              <w:bottom w:val="single" w:color="auto" w:sz="4" w:space="0"/>
              <w:right w:val="single" w:color="auto" w:sz="4" w:space="0"/>
            </w:tcBorders>
            <w:vAlign w:val="center"/>
          </w:tcPr>
          <w:p w14:paraId="1566C53D">
            <w:pPr>
              <w:ind w:firstLine="0" w:firstLineChars="0"/>
              <w:jc w:val="center"/>
              <w:rPr>
                <w:sz w:val="18"/>
                <w:szCs w:val="18"/>
              </w:rPr>
            </w:pPr>
            <w:r>
              <w:rPr>
                <w:sz w:val="18"/>
                <w:szCs w:val="18"/>
              </w:rPr>
              <w:t>4.028320</w:t>
            </w:r>
          </w:p>
        </w:tc>
        <w:tc>
          <w:tcPr>
            <w:tcW w:w="626" w:type="dxa"/>
            <w:tcBorders>
              <w:top w:val="nil"/>
              <w:left w:val="nil"/>
              <w:bottom w:val="single" w:color="auto" w:sz="4" w:space="0"/>
              <w:right w:val="single" w:color="auto" w:sz="4" w:space="0"/>
            </w:tcBorders>
            <w:vAlign w:val="center"/>
          </w:tcPr>
          <w:p w14:paraId="469779F5">
            <w:pPr>
              <w:ind w:firstLine="0" w:firstLineChars="0"/>
              <w:jc w:val="center"/>
              <w:rPr>
                <w:sz w:val="18"/>
                <w:szCs w:val="18"/>
              </w:rPr>
            </w:pPr>
            <w:r>
              <w:rPr>
                <w:sz w:val="18"/>
                <w:szCs w:val="18"/>
              </w:rPr>
              <w:t>12</w:t>
            </w:r>
          </w:p>
        </w:tc>
        <w:tc>
          <w:tcPr>
            <w:tcW w:w="599" w:type="dxa"/>
            <w:tcBorders>
              <w:top w:val="nil"/>
              <w:left w:val="nil"/>
              <w:bottom w:val="single" w:color="auto" w:sz="4" w:space="0"/>
              <w:right w:val="single" w:color="auto" w:sz="4" w:space="0"/>
            </w:tcBorders>
            <w:vAlign w:val="center"/>
          </w:tcPr>
          <w:p w14:paraId="0A8730EE">
            <w:pPr>
              <w:ind w:firstLine="0" w:firstLineChars="0"/>
              <w:jc w:val="center"/>
              <w:rPr>
                <w:sz w:val="18"/>
                <w:szCs w:val="18"/>
              </w:rPr>
            </w:pPr>
            <w:r>
              <w:rPr>
                <w:sz w:val="18"/>
                <w:szCs w:val="18"/>
              </w:rPr>
              <w:t>293</w:t>
            </w:r>
          </w:p>
        </w:tc>
        <w:tc>
          <w:tcPr>
            <w:tcW w:w="1068" w:type="dxa"/>
            <w:tcBorders>
              <w:top w:val="nil"/>
              <w:left w:val="nil"/>
              <w:bottom w:val="single" w:color="auto" w:sz="4" w:space="0"/>
              <w:right w:val="single" w:color="auto" w:sz="4" w:space="0"/>
            </w:tcBorders>
            <w:vAlign w:val="center"/>
          </w:tcPr>
          <w:p w14:paraId="0DA1424A">
            <w:pPr>
              <w:ind w:firstLine="0" w:firstLineChars="0"/>
              <w:jc w:val="center"/>
              <w:rPr>
                <w:sz w:val="18"/>
                <w:szCs w:val="18"/>
              </w:rPr>
            </w:pPr>
            <w:r>
              <w:rPr>
                <w:sz w:val="18"/>
                <w:szCs w:val="18"/>
              </w:rPr>
              <w:t>7.153320</w:t>
            </w:r>
          </w:p>
        </w:tc>
        <w:tc>
          <w:tcPr>
            <w:tcW w:w="626" w:type="dxa"/>
            <w:tcBorders>
              <w:top w:val="nil"/>
              <w:left w:val="nil"/>
              <w:bottom w:val="single" w:color="auto" w:sz="4" w:space="0"/>
              <w:right w:val="single" w:color="auto" w:sz="4" w:space="0"/>
            </w:tcBorders>
            <w:vAlign w:val="center"/>
          </w:tcPr>
          <w:p w14:paraId="6B02D56D">
            <w:pPr>
              <w:ind w:firstLine="0" w:firstLineChars="0"/>
              <w:jc w:val="center"/>
              <w:rPr>
                <w:sz w:val="18"/>
                <w:szCs w:val="18"/>
              </w:rPr>
            </w:pPr>
            <w:r>
              <w:rPr>
                <w:sz w:val="18"/>
                <w:szCs w:val="18"/>
              </w:rPr>
              <w:t>15</w:t>
            </w:r>
          </w:p>
        </w:tc>
        <w:tc>
          <w:tcPr>
            <w:tcW w:w="599" w:type="dxa"/>
            <w:tcBorders>
              <w:top w:val="nil"/>
              <w:left w:val="nil"/>
              <w:bottom w:val="single" w:color="auto" w:sz="4" w:space="0"/>
              <w:right w:val="single" w:color="auto" w:sz="4" w:space="0"/>
            </w:tcBorders>
            <w:vAlign w:val="center"/>
          </w:tcPr>
          <w:p w14:paraId="6FDBDA03">
            <w:pPr>
              <w:ind w:firstLine="0" w:firstLineChars="0"/>
              <w:jc w:val="center"/>
              <w:rPr>
                <w:sz w:val="18"/>
                <w:szCs w:val="18"/>
              </w:rPr>
            </w:pPr>
            <w:r>
              <w:rPr>
                <w:sz w:val="18"/>
                <w:szCs w:val="18"/>
              </w:rPr>
              <w:t>421</w:t>
            </w:r>
          </w:p>
        </w:tc>
        <w:tc>
          <w:tcPr>
            <w:tcW w:w="1109" w:type="dxa"/>
            <w:tcBorders>
              <w:top w:val="nil"/>
              <w:left w:val="nil"/>
              <w:bottom w:val="single" w:color="auto" w:sz="4" w:space="0"/>
              <w:right w:val="single" w:color="auto" w:sz="4" w:space="0"/>
            </w:tcBorders>
            <w:vAlign w:val="center"/>
          </w:tcPr>
          <w:p w14:paraId="6D2D64BB">
            <w:pPr>
              <w:ind w:firstLine="0" w:firstLineChars="0"/>
              <w:jc w:val="center"/>
              <w:rPr>
                <w:sz w:val="18"/>
                <w:szCs w:val="18"/>
              </w:rPr>
            </w:pPr>
            <w:r>
              <w:rPr>
                <w:sz w:val="18"/>
                <w:szCs w:val="18"/>
              </w:rPr>
              <w:t>10.278320</w:t>
            </w:r>
          </w:p>
        </w:tc>
        <w:tc>
          <w:tcPr>
            <w:tcW w:w="626" w:type="dxa"/>
            <w:tcBorders>
              <w:top w:val="nil"/>
              <w:left w:val="nil"/>
              <w:bottom w:val="single" w:color="auto" w:sz="4" w:space="0"/>
              <w:right w:val="single" w:color="auto" w:sz="4" w:space="0"/>
            </w:tcBorders>
            <w:vAlign w:val="center"/>
          </w:tcPr>
          <w:p w14:paraId="656CCCF8">
            <w:pPr>
              <w:ind w:firstLine="0" w:firstLineChars="0"/>
              <w:jc w:val="center"/>
              <w:rPr>
                <w:sz w:val="18"/>
                <w:szCs w:val="18"/>
              </w:rPr>
            </w:pPr>
            <w:r>
              <w:rPr>
                <w:sz w:val="18"/>
                <w:szCs w:val="18"/>
              </w:rPr>
              <w:t>7</w:t>
            </w:r>
          </w:p>
        </w:tc>
      </w:tr>
      <w:tr w14:paraId="52658C2D">
        <w:tblPrEx>
          <w:tblCellMar>
            <w:top w:w="0" w:type="dxa"/>
            <w:left w:w="108" w:type="dxa"/>
            <w:bottom w:w="0" w:type="dxa"/>
            <w:right w:w="108" w:type="dxa"/>
          </w:tblCellMar>
        </w:tblPrEx>
        <w:trPr>
          <w:trHeight w:val="270" w:hRule="atLeast"/>
          <w:jc w:val="center"/>
        </w:trPr>
        <w:tc>
          <w:tcPr>
            <w:tcW w:w="957" w:type="dxa"/>
            <w:tcBorders>
              <w:top w:val="nil"/>
              <w:left w:val="single" w:color="auto" w:sz="4" w:space="0"/>
              <w:bottom w:val="single" w:color="auto" w:sz="4" w:space="0"/>
              <w:right w:val="single" w:color="auto" w:sz="4" w:space="0"/>
            </w:tcBorders>
            <w:vAlign w:val="center"/>
          </w:tcPr>
          <w:p w14:paraId="0E864DB2">
            <w:pPr>
              <w:ind w:firstLine="0" w:firstLineChars="0"/>
              <w:jc w:val="center"/>
              <w:rPr>
                <w:sz w:val="18"/>
                <w:szCs w:val="18"/>
              </w:rPr>
            </w:pPr>
            <w:r>
              <w:rPr>
                <w:sz w:val="18"/>
                <w:szCs w:val="18"/>
              </w:rPr>
              <w:t>38</w:t>
            </w:r>
          </w:p>
        </w:tc>
        <w:tc>
          <w:tcPr>
            <w:tcW w:w="1068" w:type="dxa"/>
            <w:tcBorders>
              <w:top w:val="nil"/>
              <w:left w:val="nil"/>
              <w:bottom w:val="single" w:color="auto" w:sz="4" w:space="0"/>
              <w:right w:val="single" w:color="auto" w:sz="4" w:space="0"/>
            </w:tcBorders>
            <w:vAlign w:val="center"/>
          </w:tcPr>
          <w:p w14:paraId="30EFDD07">
            <w:pPr>
              <w:ind w:firstLine="0" w:firstLineChars="0"/>
              <w:jc w:val="center"/>
              <w:rPr>
                <w:sz w:val="18"/>
                <w:szCs w:val="18"/>
              </w:rPr>
            </w:pPr>
            <w:r>
              <w:rPr>
                <w:sz w:val="18"/>
                <w:szCs w:val="18"/>
              </w:rPr>
              <w:t>0.927734</w:t>
            </w:r>
          </w:p>
        </w:tc>
        <w:tc>
          <w:tcPr>
            <w:tcW w:w="626" w:type="dxa"/>
            <w:tcBorders>
              <w:top w:val="nil"/>
              <w:left w:val="nil"/>
              <w:bottom w:val="single" w:color="auto" w:sz="4" w:space="0"/>
              <w:right w:val="single" w:color="auto" w:sz="4" w:space="0"/>
            </w:tcBorders>
            <w:vAlign w:val="center"/>
          </w:tcPr>
          <w:p w14:paraId="56E7C150">
            <w:pPr>
              <w:ind w:firstLine="0" w:firstLineChars="0"/>
              <w:jc w:val="center"/>
              <w:rPr>
                <w:sz w:val="18"/>
                <w:szCs w:val="18"/>
              </w:rPr>
            </w:pPr>
            <w:r>
              <w:rPr>
                <w:sz w:val="18"/>
                <w:szCs w:val="18"/>
              </w:rPr>
              <w:t>0</w:t>
            </w:r>
          </w:p>
        </w:tc>
        <w:tc>
          <w:tcPr>
            <w:tcW w:w="599" w:type="dxa"/>
            <w:tcBorders>
              <w:top w:val="nil"/>
              <w:left w:val="nil"/>
              <w:bottom w:val="single" w:color="auto" w:sz="4" w:space="0"/>
              <w:right w:val="single" w:color="auto" w:sz="4" w:space="0"/>
            </w:tcBorders>
            <w:vAlign w:val="center"/>
          </w:tcPr>
          <w:p w14:paraId="299E5DFD">
            <w:pPr>
              <w:ind w:firstLine="0" w:firstLineChars="0"/>
              <w:jc w:val="center"/>
              <w:rPr>
                <w:sz w:val="18"/>
                <w:szCs w:val="18"/>
              </w:rPr>
            </w:pPr>
            <w:r>
              <w:rPr>
                <w:sz w:val="18"/>
                <w:szCs w:val="18"/>
              </w:rPr>
              <w:t>166</w:t>
            </w:r>
          </w:p>
        </w:tc>
        <w:tc>
          <w:tcPr>
            <w:tcW w:w="1068" w:type="dxa"/>
            <w:tcBorders>
              <w:top w:val="nil"/>
              <w:left w:val="nil"/>
              <w:bottom w:val="single" w:color="auto" w:sz="4" w:space="0"/>
              <w:right w:val="single" w:color="auto" w:sz="4" w:space="0"/>
            </w:tcBorders>
            <w:vAlign w:val="center"/>
          </w:tcPr>
          <w:p w14:paraId="72F773A5">
            <w:pPr>
              <w:ind w:firstLine="0" w:firstLineChars="0"/>
              <w:jc w:val="center"/>
              <w:rPr>
                <w:sz w:val="18"/>
                <w:szCs w:val="18"/>
              </w:rPr>
            </w:pPr>
            <w:r>
              <w:rPr>
                <w:sz w:val="18"/>
                <w:szCs w:val="18"/>
              </w:rPr>
              <w:t>4.052734</w:t>
            </w:r>
          </w:p>
        </w:tc>
        <w:tc>
          <w:tcPr>
            <w:tcW w:w="626" w:type="dxa"/>
            <w:tcBorders>
              <w:top w:val="nil"/>
              <w:left w:val="nil"/>
              <w:bottom w:val="single" w:color="auto" w:sz="4" w:space="0"/>
              <w:right w:val="single" w:color="auto" w:sz="4" w:space="0"/>
            </w:tcBorders>
            <w:vAlign w:val="center"/>
          </w:tcPr>
          <w:p w14:paraId="5A722C67">
            <w:pPr>
              <w:ind w:firstLine="0" w:firstLineChars="0"/>
              <w:jc w:val="center"/>
              <w:rPr>
                <w:sz w:val="18"/>
                <w:szCs w:val="18"/>
              </w:rPr>
            </w:pPr>
            <w:r>
              <w:rPr>
                <w:sz w:val="18"/>
                <w:szCs w:val="18"/>
              </w:rPr>
              <w:t>3</w:t>
            </w:r>
          </w:p>
        </w:tc>
        <w:tc>
          <w:tcPr>
            <w:tcW w:w="599" w:type="dxa"/>
            <w:tcBorders>
              <w:top w:val="nil"/>
              <w:left w:val="nil"/>
              <w:bottom w:val="single" w:color="auto" w:sz="4" w:space="0"/>
              <w:right w:val="single" w:color="auto" w:sz="4" w:space="0"/>
            </w:tcBorders>
            <w:vAlign w:val="center"/>
          </w:tcPr>
          <w:p w14:paraId="5D275C5C">
            <w:pPr>
              <w:ind w:firstLine="0" w:firstLineChars="0"/>
              <w:jc w:val="center"/>
              <w:rPr>
                <w:sz w:val="18"/>
                <w:szCs w:val="18"/>
              </w:rPr>
            </w:pPr>
            <w:r>
              <w:rPr>
                <w:sz w:val="18"/>
                <w:szCs w:val="18"/>
              </w:rPr>
              <w:t>294</w:t>
            </w:r>
          </w:p>
        </w:tc>
        <w:tc>
          <w:tcPr>
            <w:tcW w:w="1068" w:type="dxa"/>
            <w:tcBorders>
              <w:top w:val="nil"/>
              <w:left w:val="nil"/>
              <w:bottom w:val="single" w:color="auto" w:sz="4" w:space="0"/>
              <w:right w:val="single" w:color="auto" w:sz="4" w:space="0"/>
            </w:tcBorders>
            <w:vAlign w:val="center"/>
          </w:tcPr>
          <w:p w14:paraId="06254D89">
            <w:pPr>
              <w:ind w:firstLine="0" w:firstLineChars="0"/>
              <w:jc w:val="center"/>
              <w:rPr>
                <w:sz w:val="18"/>
                <w:szCs w:val="18"/>
              </w:rPr>
            </w:pPr>
            <w:r>
              <w:rPr>
                <w:sz w:val="18"/>
                <w:szCs w:val="18"/>
              </w:rPr>
              <w:t>7.177734</w:t>
            </w:r>
          </w:p>
        </w:tc>
        <w:tc>
          <w:tcPr>
            <w:tcW w:w="626" w:type="dxa"/>
            <w:tcBorders>
              <w:top w:val="nil"/>
              <w:left w:val="nil"/>
              <w:bottom w:val="single" w:color="auto" w:sz="4" w:space="0"/>
              <w:right w:val="single" w:color="auto" w:sz="4" w:space="0"/>
            </w:tcBorders>
            <w:vAlign w:val="center"/>
          </w:tcPr>
          <w:p w14:paraId="701EB17D">
            <w:pPr>
              <w:ind w:firstLine="0" w:firstLineChars="0"/>
              <w:jc w:val="center"/>
              <w:rPr>
                <w:sz w:val="18"/>
                <w:szCs w:val="18"/>
              </w:rPr>
            </w:pPr>
            <w:r>
              <w:rPr>
                <w:sz w:val="18"/>
                <w:szCs w:val="18"/>
              </w:rPr>
              <w:t>7</w:t>
            </w:r>
          </w:p>
        </w:tc>
        <w:tc>
          <w:tcPr>
            <w:tcW w:w="599" w:type="dxa"/>
            <w:tcBorders>
              <w:top w:val="nil"/>
              <w:left w:val="nil"/>
              <w:bottom w:val="single" w:color="auto" w:sz="4" w:space="0"/>
              <w:right w:val="single" w:color="auto" w:sz="4" w:space="0"/>
            </w:tcBorders>
            <w:vAlign w:val="center"/>
          </w:tcPr>
          <w:p w14:paraId="0C527E97">
            <w:pPr>
              <w:ind w:firstLine="0" w:firstLineChars="0"/>
              <w:jc w:val="center"/>
              <w:rPr>
                <w:sz w:val="18"/>
                <w:szCs w:val="18"/>
              </w:rPr>
            </w:pPr>
            <w:r>
              <w:rPr>
                <w:sz w:val="18"/>
                <w:szCs w:val="18"/>
              </w:rPr>
              <w:t>422</w:t>
            </w:r>
          </w:p>
        </w:tc>
        <w:tc>
          <w:tcPr>
            <w:tcW w:w="1109" w:type="dxa"/>
            <w:tcBorders>
              <w:top w:val="nil"/>
              <w:left w:val="nil"/>
              <w:bottom w:val="single" w:color="auto" w:sz="4" w:space="0"/>
              <w:right w:val="single" w:color="auto" w:sz="4" w:space="0"/>
            </w:tcBorders>
            <w:vAlign w:val="center"/>
          </w:tcPr>
          <w:p w14:paraId="35B69B0D">
            <w:pPr>
              <w:ind w:firstLine="0" w:firstLineChars="0"/>
              <w:jc w:val="center"/>
              <w:rPr>
                <w:sz w:val="18"/>
                <w:szCs w:val="18"/>
              </w:rPr>
            </w:pPr>
            <w:r>
              <w:rPr>
                <w:sz w:val="18"/>
                <w:szCs w:val="18"/>
              </w:rPr>
              <w:t>10.302734</w:t>
            </w:r>
          </w:p>
        </w:tc>
        <w:tc>
          <w:tcPr>
            <w:tcW w:w="626" w:type="dxa"/>
            <w:tcBorders>
              <w:top w:val="nil"/>
              <w:left w:val="nil"/>
              <w:bottom w:val="single" w:color="auto" w:sz="4" w:space="0"/>
              <w:right w:val="single" w:color="auto" w:sz="4" w:space="0"/>
            </w:tcBorders>
            <w:vAlign w:val="center"/>
          </w:tcPr>
          <w:p w14:paraId="4C0F018C">
            <w:pPr>
              <w:ind w:firstLine="0" w:firstLineChars="0"/>
              <w:jc w:val="center"/>
              <w:rPr>
                <w:sz w:val="18"/>
                <w:szCs w:val="18"/>
              </w:rPr>
            </w:pPr>
            <w:r>
              <w:rPr>
                <w:sz w:val="18"/>
                <w:szCs w:val="18"/>
              </w:rPr>
              <w:t>6</w:t>
            </w:r>
          </w:p>
        </w:tc>
      </w:tr>
      <w:tr w14:paraId="7060C568">
        <w:tblPrEx>
          <w:tblCellMar>
            <w:top w:w="0" w:type="dxa"/>
            <w:left w:w="108" w:type="dxa"/>
            <w:bottom w:w="0" w:type="dxa"/>
            <w:right w:w="108" w:type="dxa"/>
          </w:tblCellMar>
        </w:tblPrEx>
        <w:trPr>
          <w:trHeight w:val="270" w:hRule="atLeast"/>
          <w:jc w:val="center"/>
        </w:trPr>
        <w:tc>
          <w:tcPr>
            <w:tcW w:w="957" w:type="dxa"/>
            <w:tcBorders>
              <w:top w:val="nil"/>
              <w:left w:val="single" w:color="auto" w:sz="4" w:space="0"/>
              <w:bottom w:val="single" w:color="auto" w:sz="4" w:space="0"/>
              <w:right w:val="single" w:color="auto" w:sz="4" w:space="0"/>
            </w:tcBorders>
            <w:vAlign w:val="center"/>
          </w:tcPr>
          <w:p w14:paraId="319559D7">
            <w:pPr>
              <w:ind w:firstLine="0" w:firstLineChars="0"/>
              <w:jc w:val="center"/>
              <w:rPr>
                <w:sz w:val="18"/>
                <w:szCs w:val="18"/>
              </w:rPr>
            </w:pPr>
            <w:r>
              <w:rPr>
                <w:sz w:val="18"/>
                <w:szCs w:val="18"/>
              </w:rPr>
              <w:t>39</w:t>
            </w:r>
          </w:p>
        </w:tc>
        <w:tc>
          <w:tcPr>
            <w:tcW w:w="1068" w:type="dxa"/>
            <w:tcBorders>
              <w:top w:val="nil"/>
              <w:left w:val="nil"/>
              <w:bottom w:val="single" w:color="auto" w:sz="4" w:space="0"/>
              <w:right w:val="single" w:color="auto" w:sz="4" w:space="0"/>
            </w:tcBorders>
            <w:vAlign w:val="center"/>
          </w:tcPr>
          <w:p w14:paraId="23A16FCA">
            <w:pPr>
              <w:ind w:firstLine="0" w:firstLineChars="0"/>
              <w:jc w:val="center"/>
              <w:rPr>
                <w:sz w:val="18"/>
                <w:szCs w:val="18"/>
              </w:rPr>
            </w:pPr>
            <w:r>
              <w:rPr>
                <w:sz w:val="18"/>
                <w:szCs w:val="18"/>
              </w:rPr>
              <w:t>0.952148</w:t>
            </w:r>
          </w:p>
        </w:tc>
        <w:tc>
          <w:tcPr>
            <w:tcW w:w="626" w:type="dxa"/>
            <w:tcBorders>
              <w:top w:val="nil"/>
              <w:left w:val="nil"/>
              <w:bottom w:val="single" w:color="auto" w:sz="4" w:space="0"/>
              <w:right w:val="single" w:color="auto" w:sz="4" w:space="0"/>
            </w:tcBorders>
            <w:vAlign w:val="center"/>
          </w:tcPr>
          <w:p w14:paraId="58A1FAD4">
            <w:pPr>
              <w:ind w:firstLine="0" w:firstLineChars="0"/>
              <w:jc w:val="center"/>
              <w:rPr>
                <w:sz w:val="18"/>
                <w:szCs w:val="18"/>
              </w:rPr>
            </w:pPr>
            <w:r>
              <w:rPr>
                <w:sz w:val="18"/>
                <w:szCs w:val="18"/>
              </w:rPr>
              <w:t>2</w:t>
            </w:r>
          </w:p>
        </w:tc>
        <w:tc>
          <w:tcPr>
            <w:tcW w:w="599" w:type="dxa"/>
            <w:tcBorders>
              <w:top w:val="nil"/>
              <w:left w:val="nil"/>
              <w:bottom w:val="single" w:color="auto" w:sz="4" w:space="0"/>
              <w:right w:val="single" w:color="auto" w:sz="4" w:space="0"/>
            </w:tcBorders>
            <w:vAlign w:val="center"/>
          </w:tcPr>
          <w:p w14:paraId="61F5D26D">
            <w:pPr>
              <w:ind w:firstLine="0" w:firstLineChars="0"/>
              <w:jc w:val="center"/>
              <w:rPr>
                <w:sz w:val="18"/>
                <w:szCs w:val="18"/>
              </w:rPr>
            </w:pPr>
            <w:r>
              <w:rPr>
                <w:sz w:val="18"/>
                <w:szCs w:val="18"/>
              </w:rPr>
              <w:t>167</w:t>
            </w:r>
          </w:p>
        </w:tc>
        <w:tc>
          <w:tcPr>
            <w:tcW w:w="1068" w:type="dxa"/>
            <w:tcBorders>
              <w:top w:val="nil"/>
              <w:left w:val="nil"/>
              <w:bottom w:val="single" w:color="auto" w:sz="4" w:space="0"/>
              <w:right w:val="single" w:color="auto" w:sz="4" w:space="0"/>
            </w:tcBorders>
            <w:vAlign w:val="center"/>
          </w:tcPr>
          <w:p w14:paraId="73DD8EB3">
            <w:pPr>
              <w:ind w:firstLine="0" w:firstLineChars="0"/>
              <w:jc w:val="center"/>
              <w:rPr>
                <w:sz w:val="18"/>
                <w:szCs w:val="18"/>
              </w:rPr>
            </w:pPr>
            <w:r>
              <w:rPr>
                <w:sz w:val="18"/>
                <w:szCs w:val="18"/>
              </w:rPr>
              <w:t>4.077148</w:t>
            </w:r>
          </w:p>
        </w:tc>
        <w:tc>
          <w:tcPr>
            <w:tcW w:w="626" w:type="dxa"/>
            <w:tcBorders>
              <w:top w:val="nil"/>
              <w:left w:val="nil"/>
              <w:bottom w:val="single" w:color="auto" w:sz="4" w:space="0"/>
              <w:right w:val="single" w:color="auto" w:sz="4" w:space="0"/>
            </w:tcBorders>
            <w:vAlign w:val="center"/>
          </w:tcPr>
          <w:p w14:paraId="1E311950">
            <w:pPr>
              <w:ind w:firstLine="0" w:firstLineChars="0"/>
              <w:jc w:val="center"/>
              <w:rPr>
                <w:sz w:val="18"/>
                <w:szCs w:val="18"/>
              </w:rPr>
            </w:pPr>
            <w:r>
              <w:rPr>
                <w:sz w:val="18"/>
                <w:szCs w:val="18"/>
              </w:rPr>
              <w:t>11</w:t>
            </w:r>
          </w:p>
        </w:tc>
        <w:tc>
          <w:tcPr>
            <w:tcW w:w="599" w:type="dxa"/>
            <w:tcBorders>
              <w:top w:val="nil"/>
              <w:left w:val="nil"/>
              <w:bottom w:val="single" w:color="auto" w:sz="4" w:space="0"/>
              <w:right w:val="single" w:color="auto" w:sz="4" w:space="0"/>
            </w:tcBorders>
            <w:vAlign w:val="center"/>
          </w:tcPr>
          <w:p w14:paraId="6FB5E779">
            <w:pPr>
              <w:ind w:firstLine="0" w:firstLineChars="0"/>
              <w:jc w:val="center"/>
              <w:rPr>
                <w:sz w:val="18"/>
                <w:szCs w:val="18"/>
              </w:rPr>
            </w:pPr>
            <w:r>
              <w:rPr>
                <w:sz w:val="18"/>
                <w:szCs w:val="18"/>
              </w:rPr>
              <w:t>295</w:t>
            </w:r>
          </w:p>
        </w:tc>
        <w:tc>
          <w:tcPr>
            <w:tcW w:w="1068" w:type="dxa"/>
            <w:tcBorders>
              <w:top w:val="nil"/>
              <w:left w:val="nil"/>
              <w:bottom w:val="single" w:color="auto" w:sz="4" w:space="0"/>
              <w:right w:val="single" w:color="auto" w:sz="4" w:space="0"/>
            </w:tcBorders>
            <w:vAlign w:val="center"/>
          </w:tcPr>
          <w:p w14:paraId="7CFCB8D5">
            <w:pPr>
              <w:ind w:firstLine="0" w:firstLineChars="0"/>
              <w:jc w:val="center"/>
              <w:rPr>
                <w:sz w:val="18"/>
                <w:szCs w:val="18"/>
              </w:rPr>
            </w:pPr>
            <w:r>
              <w:rPr>
                <w:sz w:val="18"/>
                <w:szCs w:val="18"/>
              </w:rPr>
              <w:t>7.202148</w:t>
            </w:r>
          </w:p>
        </w:tc>
        <w:tc>
          <w:tcPr>
            <w:tcW w:w="626" w:type="dxa"/>
            <w:tcBorders>
              <w:top w:val="nil"/>
              <w:left w:val="nil"/>
              <w:bottom w:val="single" w:color="auto" w:sz="4" w:space="0"/>
              <w:right w:val="single" w:color="auto" w:sz="4" w:space="0"/>
            </w:tcBorders>
            <w:vAlign w:val="center"/>
          </w:tcPr>
          <w:p w14:paraId="248A6CFB">
            <w:pPr>
              <w:ind w:firstLine="0" w:firstLineChars="0"/>
              <w:jc w:val="center"/>
              <w:rPr>
                <w:sz w:val="18"/>
                <w:szCs w:val="18"/>
              </w:rPr>
            </w:pPr>
            <w:r>
              <w:rPr>
                <w:sz w:val="18"/>
                <w:szCs w:val="18"/>
              </w:rPr>
              <w:t>10</w:t>
            </w:r>
          </w:p>
        </w:tc>
        <w:tc>
          <w:tcPr>
            <w:tcW w:w="599" w:type="dxa"/>
            <w:tcBorders>
              <w:top w:val="nil"/>
              <w:left w:val="nil"/>
              <w:bottom w:val="single" w:color="auto" w:sz="4" w:space="0"/>
              <w:right w:val="single" w:color="auto" w:sz="4" w:space="0"/>
            </w:tcBorders>
            <w:vAlign w:val="center"/>
          </w:tcPr>
          <w:p w14:paraId="63A191AC">
            <w:pPr>
              <w:ind w:firstLine="0" w:firstLineChars="0"/>
              <w:jc w:val="center"/>
              <w:rPr>
                <w:sz w:val="18"/>
                <w:szCs w:val="18"/>
              </w:rPr>
            </w:pPr>
            <w:r>
              <w:rPr>
                <w:sz w:val="18"/>
                <w:szCs w:val="18"/>
              </w:rPr>
              <w:t>423</w:t>
            </w:r>
          </w:p>
        </w:tc>
        <w:tc>
          <w:tcPr>
            <w:tcW w:w="1109" w:type="dxa"/>
            <w:tcBorders>
              <w:top w:val="nil"/>
              <w:left w:val="nil"/>
              <w:bottom w:val="single" w:color="auto" w:sz="4" w:space="0"/>
              <w:right w:val="single" w:color="auto" w:sz="4" w:space="0"/>
            </w:tcBorders>
            <w:vAlign w:val="center"/>
          </w:tcPr>
          <w:p w14:paraId="29AC1051">
            <w:pPr>
              <w:ind w:firstLine="0" w:firstLineChars="0"/>
              <w:jc w:val="center"/>
              <w:rPr>
                <w:sz w:val="18"/>
                <w:szCs w:val="18"/>
              </w:rPr>
            </w:pPr>
            <w:r>
              <w:rPr>
                <w:sz w:val="18"/>
                <w:szCs w:val="18"/>
              </w:rPr>
              <w:t>10.327148</w:t>
            </w:r>
          </w:p>
        </w:tc>
        <w:tc>
          <w:tcPr>
            <w:tcW w:w="626" w:type="dxa"/>
            <w:tcBorders>
              <w:top w:val="nil"/>
              <w:left w:val="nil"/>
              <w:bottom w:val="single" w:color="auto" w:sz="4" w:space="0"/>
              <w:right w:val="single" w:color="auto" w:sz="4" w:space="0"/>
            </w:tcBorders>
            <w:vAlign w:val="center"/>
          </w:tcPr>
          <w:p w14:paraId="41E114CF">
            <w:pPr>
              <w:ind w:firstLine="0" w:firstLineChars="0"/>
              <w:jc w:val="center"/>
              <w:rPr>
                <w:sz w:val="18"/>
                <w:szCs w:val="18"/>
              </w:rPr>
            </w:pPr>
            <w:r>
              <w:rPr>
                <w:sz w:val="18"/>
                <w:szCs w:val="18"/>
              </w:rPr>
              <w:t>5</w:t>
            </w:r>
          </w:p>
        </w:tc>
      </w:tr>
      <w:tr w14:paraId="2C75555A">
        <w:tblPrEx>
          <w:tblCellMar>
            <w:top w:w="0" w:type="dxa"/>
            <w:left w:w="108" w:type="dxa"/>
            <w:bottom w:w="0" w:type="dxa"/>
            <w:right w:w="108" w:type="dxa"/>
          </w:tblCellMar>
        </w:tblPrEx>
        <w:trPr>
          <w:trHeight w:val="270" w:hRule="atLeast"/>
          <w:jc w:val="center"/>
        </w:trPr>
        <w:tc>
          <w:tcPr>
            <w:tcW w:w="957" w:type="dxa"/>
            <w:tcBorders>
              <w:top w:val="nil"/>
              <w:left w:val="single" w:color="auto" w:sz="4" w:space="0"/>
              <w:bottom w:val="single" w:color="auto" w:sz="4" w:space="0"/>
              <w:right w:val="single" w:color="auto" w:sz="4" w:space="0"/>
            </w:tcBorders>
            <w:vAlign w:val="center"/>
          </w:tcPr>
          <w:p w14:paraId="5005E17C">
            <w:pPr>
              <w:ind w:firstLine="0" w:firstLineChars="0"/>
              <w:jc w:val="center"/>
              <w:rPr>
                <w:sz w:val="18"/>
                <w:szCs w:val="18"/>
              </w:rPr>
            </w:pPr>
            <w:r>
              <w:rPr>
                <w:sz w:val="18"/>
                <w:szCs w:val="18"/>
              </w:rPr>
              <w:t>40</w:t>
            </w:r>
          </w:p>
        </w:tc>
        <w:tc>
          <w:tcPr>
            <w:tcW w:w="1068" w:type="dxa"/>
            <w:tcBorders>
              <w:top w:val="nil"/>
              <w:left w:val="nil"/>
              <w:bottom w:val="single" w:color="auto" w:sz="4" w:space="0"/>
              <w:right w:val="single" w:color="auto" w:sz="4" w:space="0"/>
            </w:tcBorders>
            <w:vAlign w:val="center"/>
          </w:tcPr>
          <w:p w14:paraId="73F2A488">
            <w:pPr>
              <w:ind w:firstLine="0" w:firstLineChars="0"/>
              <w:jc w:val="center"/>
              <w:rPr>
                <w:sz w:val="18"/>
                <w:szCs w:val="18"/>
              </w:rPr>
            </w:pPr>
            <w:r>
              <w:rPr>
                <w:sz w:val="18"/>
                <w:szCs w:val="18"/>
              </w:rPr>
              <w:t>0.976563</w:t>
            </w:r>
          </w:p>
        </w:tc>
        <w:tc>
          <w:tcPr>
            <w:tcW w:w="626" w:type="dxa"/>
            <w:tcBorders>
              <w:top w:val="nil"/>
              <w:left w:val="nil"/>
              <w:bottom w:val="single" w:color="auto" w:sz="4" w:space="0"/>
              <w:right w:val="single" w:color="auto" w:sz="4" w:space="0"/>
            </w:tcBorders>
            <w:vAlign w:val="center"/>
          </w:tcPr>
          <w:p w14:paraId="124FABF2">
            <w:pPr>
              <w:ind w:firstLine="0" w:firstLineChars="0"/>
              <w:jc w:val="center"/>
              <w:rPr>
                <w:sz w:val="18"/>
                <w:szCs w:val="18"/>
              </w:rPr>
            </w:pPr>
            <w:r>
              <w:rPr>
                <w:sz w:val="18"/>
                <w:szCs w:val="18"/>
              </w:rPr>
              <w:t>12</w:t>
            </w:r>
          </w:p>
        </w:tc>
        <w:tc>
          <w:tcPr>
            <w:tcW w:w="599" w:type="dxa"/>
            <w:tcBorders>
              <w:top w:val="nil"/>
              <w:left w:val="nil"/>
              <w:bottom w:val="single" w:color="auto" w:sz="4" w:space="0"/>
              <w:right w:val="single" w:color="auto" w:sz="4" w:space="0"/>
            </w:tcBorders>
            <w:vAlign w:val="center"/>
          </w:tcPr>
          <w:p w14:paraId="60CC1159">
            <w:pPr>
              <w:ind w:firstLine="0" w:firstLineChars="0"/>
              <w:jc w:val="center"/>
              <w:rPr>
                <w:sz w:val="18"/>
                <w:szCs w:val="18"/>
              </w:rPr>
            </w:pPr>
            <w:r>
              <w:rPr>
                <w:sz w:val="18"/>
                <w:szCs w:val="18"/>
              </w:rPr>
              <w:t>168</w:t>
            </w:r>
          </w:p>
        </w:tc>
        <w:tc>
          <w:tcPr>
            <w:tcW w:w="1068" w:type="dxa"/>
            <w:tcBorders>
              <w:top w:val="nil"/>
              <w:left w:val="nil"/>
              <w:bottom w:val="single" w:color="auto" w:sz="4" w:space="0"/>
              <w:right w:val="single" w:color="auto" w:sz="4" w:space="0"/>
            </w:tcBorders>
            <w:vAlign w:val="center"/>
          </w:tcPr>
          <w:p w14:paraId="4AD856CC">
            <w:pPr>
              <w:ind w:firstLine="0" w:firstLineChars="0"/>
              <w:jc w:val="center"/>
              <w:rPr>
                <w:sz w:val="18"/>
                <w:szCs w:val="18"/>
              </w:rPr>
            </w:pPr>
            <w:r>
              <w:rPr>
                <w:sz w:val="18"/>
                <w:szCs w:val="18"/>
              </w:rPr>
              <w:t>4.101563</w:t>
            </w:r>
          </w:p>
        </w:tc>
        <w:tc>
          <w:tcPr>
            <w:tcW w:w="626" w:type="dxa"/>
            <w:tcBorders>
              <w:top w:val="nil"/>
              <w:left w:val="nil"/>
              <w:bottom w:val="single" w:color="auto" w:sz="4" w:space="0"/>
              <w:right w:val="single" w:color="auto" w:sz="4" w:space="0"/>
            </w:tcBorders>
            <w:vAlign w:val="center"/>
          </w:tcPr>
          <w:p w14:paraId="315E8D64">
            <w:pPr>
              <w:ind w:firstLine="0" w:firstLineChars="0"/>
              <w:jc w:val="center"/>
              <w:rPr>
                <w:sz w:val="18"/>
                <w:szCs w:val="18"/>
              </w:rPr>
            </w:pPr>
            <w:r>
              <w:rPr>
                <w:sz w:val="18"/>
                <w:szCs w:val="18"/>
              </w:rPr>
              <w:t>8</w:t>
            </w:r>
          </w:p>
        </w:tc>
        <w:tc>
          <w:tcPr>
            <w:tcW w:w="599" w:type="dxa"/>
            <w:tcBorders>
              <w:top w:val="nil"/>
              <w:left w:val="nil"/>
              <w:bottom w:val="single" w:color="auto" w:sz="4" w:space="0"/>
              <w:right w:val="single" w:color="auto" w:sz="4" w:space="0"/>
            </w:tcBorders>
            <w:vAlign w:val="center"/>
          </w:tcPr>
          <w:p w14:paraId="453727BA">
            <w:pPr>
              <w:ind w:firstLine="0" w:firstLineChars="0"/>
              <w:jc w:val="center"/>
              <w:rPr>
                <w:sz w:val="18"/>
                <w:szCs w:val="18"/>
              </w:rPr>
            </w:pPr>
            <w:r>
              <w:rPr>
                <w:sz w:val="18"/>
                <w:szCs w:val="18"/>
              </w:rPr>
              <w:t>296</w:t>
            </w:r>
          </w:p>
        </w:tc>
        <w:tc>
          <w:tcPr>
            <w:tcW w:w="1068" w:type="dxa"/>
            <w:tcBorders>
              <w:top w:val="nil"/>
              <w:left w:val="nil"/>
              <w:bottom w:val="single" w:color="auto" w:sz="4" w:space="0"/>
              <w:right w:val="single" w:color="auto" w:sz="4" w:space="0"/>
            </w:tcBorders>
            <w:vAlign w:val="center"/>
          </w:tcPr>
          <w:p w14:paraId="44198E22">
            <w:pPr>
              <w:ind w:firstLine="0" w:firstLineChars="0"/>
              <w:jc w:val="center"/>
              <w:rPr>
                <w:sz w:val="18"/>
                <w:szCs w:val="18"/>
              </w:rPr>
            </w:pPr>
            <w:r>
              <w:rPr>
                <w:sz w:val="18"/>
                <w:szCs w:val="18"/>
              </w:rPr>
              <w:t>7.226563</w:t>
            </w:r>
          </w:p>
        </w:tc>
        <w:tc>
          <w:tcPr>
            <w:tcW w:w="626" w:type="dxa"/>
            <w:tcBorders>
              <w:top w:val="nil"/>
              <w:left w:val="nil"/>
              <w:bottom w:val="single" w:color="auto" w:sz="4" w:space="0"/>
              <w:right w:val="single" w:color="auto" w:sz="4" w:space="0"/>
            </w:tcBorders>
            <w:vAlign w:val="center"/>
          </w:tcPr>
          <w:p w14:paraId="603BB156">
            <w:pPr>
              <w:ind w:firstLine="0" w:firstLineChars="0"/>
              <w:jc w:val="center"/>
              <w:rPr>
                <w:sz w:val="18"/>
                <w:szCs w:val="18"/>
              </w:rPr>
            </w:pPr>
            <w:r>
              <w:rPr>
                <w:sz w:val="18"/>
                <w:szCs w:val="18"/>
              </w:rPr>
              <w:t>1</w:t>
            </w:r>
          </w:p>
        </w:tc>
        <w:tc>
          <w:tcPr>
            <w:tcW w:w="599" w:type="dxa"/>
            <w:tcBorders>
              <w:top w:val="nil"/>
              <w:left w:val="nil"/>
              <w:bottom w:val="single" w:color="auto" w:sz="4" w:space="0"/>
              <w:right w:val="single" w:color="auto" w:sz="4" w:space="0"/>
            </w:tcBorders>
            <w:vAlign w:val="center"/>
          </w:tcPr>
          <w:p w14:paraId="7F1E87DB">
            <w:pPr>
              <w:ind w:firstLine="0" w:firstLineChars="0"/>
              <w:jc w:val="center"/>
              <w:rPr>
                <w:sz w:val="18"/>
                <w:szCs w:val="18"/>
              </w:rPr>
            </w:pPr>
            <w:r>
              <w:rPr>
                <w:sz w:val="18"/>
                <w:szCs w:val="18"/>
              </w:rPr>
              <w:t>424</w:t>
            </w:r>
          </w:p>
        </w:tc>
        <w:tc>
          <w:tcPr>
            <w:tcW w:w="1109" w:type="dxa"/>
            <w:tcBorders>
              <w:top w:val="nil"/>
              <w:left w:val="nil"/>
              <w:bottom w:val="single" w:color="auto" w:sz="4" w:space="0"/>
              <w:right w:val="single" w:color="auto" w:sz="4" w:space="0"/>
            </w:tcBorders>
            <w:vAlign w:val="center"/>
          </w:tcPr>
          <w:p w14:paraId="2252D5DD">
            <w:pPr>
              <w:ind w:firstLine="0" w:firstLineChars="0"/>
              <w:jc w:val="center"/>
              <w:rPr>
                <w:sz w:val="18"/>
                <w:szCs w:val="18"/>
              </w:rPr>
            </w:pPr>
            <w:r>
              <w:rPr>
                <w:sz w:val="18"/>
                <w:szCs w:val="18"/>
              </w:rPr>
              <w:t>10.351563</w:t>
            </w:r>
          </w:p>
        </w:tc>
        <w:tc>
          <w:tcPr>
            <w:tcW w:w="626" w:type="dxa"/>
            <w:tcBorders>
              <w:top w:val="nil"/>
              <w:left w:val="nil"/>
              <w:bottom w:val="single" w:color="auto" w:sz="4" w:space="0"/>
              <w:right w:val="single" w:color="auto" w:sz="4" w:space="0"/>
            </w:tcBorders>
            <w:vAlign w:val="center"/>
          </w:tcPr>
          <w:p w14:paraId="66214081">
            <w:pPr>
              <w:ind w:firstLine="0" w:firstLineChars="0"/>
              <w:jc w:val="center"/>
              <w:rPr>
                <w:sz w:val="18"/>
                <w:szCs w:val="18"/>
              </w:rPr>
            </w:pPr>
            <w:r>
              <w:rPr>
                <w:sz w:val="18"/>
                <w:szCs w:val="18"/>
              </w:rPr>
              <w:t>1</w:t>
            </w:r>
          </w:p>
        </w:tc>
      </w:tr>
      <w:tr w14:paraId="310D073E">
        <w:tblPrEx>
          <w:tblCellMar>
            <w:top w:w="0" w:type="dxa"/>
            <w:left w:w="108" w:type="dxa"/>
            <w:bottom w:w="0" w:type="dxa"/>
            <w:right w:w="108" w:type="dxa"/>
          </w:tblCellMar>
        </w:tblPrEx>
        <w:trPr>
          <w:trHeight w:val="270" w:hRule="atLeast"/>
          <w:jc w:val="center"/>
        </w:trPr>
        <w:tc>
          <w:tcPr>
            <w:tcW w:w="957" w:type="dxa"/>
            <w:tcBorders>
              <w:top w:val="nil"/>
              <w:left w:val="single" w:color="auto" w:sz="4" w:space="0"/>
              <w:bottom w:val="single" w:color="auto" w:sz="4" w:space="0"/>
              <w:right w:val="single" w:color="auto" w:sz="4" w:space="0"/>
            </w:tcBorders>
            <w:vAlign w:val="center"/>
          </w:tcPr>
          <w:p w14:paraId="7C2FE099">
            <w:pPr>
              <w:ind w:firstLine="0" w:firstLineChars="0"/>
              <w:jc w:val="center"/>
              <w:rPr>
                <w:sz w:val="18"/>
                <w:szCs w:val="18"/>
              </w:rPr>
            </w:pPr>
            <w:r>
              <w:rPr>
                <w:sz w:val="18"/>
                <w:szCs w:val="18"/>
              </w:rPr>
              <w:t>41</w:t>
            </w:r>
          </w:p>
        </w:tc>
        <w:tc>
          <w:tcPr>
            <w:tcW w:w="1068" w:type="dxa"/>
            <w:tcBorders>
              <w:top w:val="nil"/>
              <w:left w:val="nil"/>
              <w:bottom w:val="single" w:color="auto" w:sz="4" w:space="0"/>
              <w:right w:val="single" w:color="auto" w:sz="4" w:space="0"/>
            </w:tcBorders>
            <w:vAlign w:val="center"/>
          </w:tcPr>
          <w:p w14:paraId="182DE99A">
            <w:pPr>
              <w:ind w:firstLine="0" w:firstLineChars="0"/>
              <w:jc w:val="center"/>
              <w:rPr>
                <w:sz w:val="18"/>
                <w:szCs w:val="18"/>
              </w:rPr>
            </w:pPr>
            <w:r>
              <w:rPr>
                <w:sz w:val="18"/>
                <w:szCs w:val="18"/>
              </w:rPr>
              <w:t>1.000977</w:t>
            </w:r>
          </w:p>
        </w:tc>
        <w:tc>
          <w:tcPr>
            <w:tcW w:w="626" w:type="dxa"/>
            <w:tcBorders>
              <w:top w:val="nil"/>
              <w:left w:val="nil"/>
              <w:bottom w:val="single" w:color="auto" w:sz="4" w:space="0"/>
              <w:right w:val="single" w:color="auto" w:sz="4" w:space="0"/>
            </w:tcBorders>
            <w:vAlign w:val="center"/>
          </w:tcPr>
          <w:p w14:paraId="3F3CF548">
            <w:pPr>
              <w:ind w:firstLine="0" w:firstLineChars="0"/>
              <w:jc w:val="center"/>
              <w:rPr>
                <w:sz w:val="18"/>
                <w:szCs w:val="18"/>
              </w:rPr>
            </w:pPr>
            <w:r>
              <w:rPr>
                <w:sz w:val="18"/>
                <w:szCs w:val="18"/>
              </w:rPr>
              <w:t>4</w:t>
            </w:r>
          </w:p>
        </w:tc>
        <w:tc>
          <w:tcPr>
            <w:tcW w:w="599" w:type="dxa"/>
            <w:tcBorders>
              <w:top w:val="nil"/>
              <w:left w:val="nil"/>
              <w:bottom w:val="single" w:color="auto" w:sz="4" w:space="0"/>
              <w:right w:val="single" w:color="auto" w:sz="4" w:space="0"/>
            </w:tcBorders>
            <w:vAlign w:val="center"/>
          </w:tcPr>
          <w:p w14:paraId="41262D03">
            <w:pPr>
              <w:ind w:firstLine="0" w:firstLineChars="0"/>
              <w:jc w:val="center"/>
              <w:rPr>
                <w:sz w:val="18"/>
                <w:szCs w:val="18"/>
              </w:rPr>
            </w:pPr>
            <w:r>
              <w:rPr>
                <w:sz w:val="18"/>
                <w:szCs w:val="18"/>
              </w:rPr>
              <w:t>169</w:t>
            </w:r>
          </w:p>
        </w:tc>
        <w:tc>
          <w:tcPr>
            <w:tcW w:w="1068" w:type="dxa"/>
            <w:tcBorders>
              <w:top w:val="nil"/>
              <w:left w:val="nil"/>
              <w:bottom w:val="single" w:color="auto" w:sz="4" w:space="0"/>
              <w:right w:val="single" w:color="auto" w:sz="4" w:space="0"/>
            </w:tcBorders>
            <w:vAlign w:val="center"/>
          </w:tcPr>
          <w:p w14:paraId="743437C3">
            <w:pPr>
              <w:ind w:firstLine="0" w:firstLineChars="0"/>
              <w:jc w:val="center"/>
              <w:rPr>
                <w:sz w:val="18"/>
                <w:szCs w:val="18"/>
              </w:rPr>
            </w:pPr>
            <w:r>
              <w:rPr>
                <w:sz w:val="18"/>
                <w:szCs w:val="18"/>
              </w:rPr>
              <w:t>4.125977</w:t>
            </w:r>
          </w:p>
        </w:tc>
        <w:tc>
          <w:tcPr>
            <w:tcW w:w="626" w:type="dxa"/>
            <w:tcBorders>
              <w:top w:val="nil"/>
              <w:left w:val="nil"/>
              <w:bottom w:val="single" w:color="auto" w:sz="4" w:space="0"/>
              <w:right w:val="single" w:color="auto" w:sz="4" w:space="0"/>
            </w:tcBorders>
            <w:vAlign w:val="center"/>
          </w:tcPr>
          <w:p w14:paraId="0DEF4BAD">
            <w:pPr>
              <w:ind w:firstLine="0" w:firstLineChars="0"/>
              <w:jc w:val="center"/>
              <w:rPr>
                <w:sz w:val="18"/>
                <w:szCs w:val="18"/>
              </w:rPr>
            </w:pPr>
            <w:r>
              <w:rPr>
                <w:sz w:val="18"/>
                <w:szCs w:val="18"/>
              </w:rPr>
              <w:t>6</w:t>
            </w:r>
          </w:p>
        </w:tc>
        <w:tc>
          <w:tcPr>
            <w:tcW w:w="599" w:type="dxa"/>
            <w:tcBorders>
              <w:top w:val="nil"/>
              <w:left w:val="nil"/>
              <w:bottom w:val="single" w:color="auto" w:sz="4" w:space="0"/>
              <w:right w:val="single" w:color="auto" w:sz="4" w:space="0"/>
            </w:tcBorders>
            <w:vAlign w:val="center"/>
          </w:tcPr>
          <w:p w14:paraId="0764739A">
            <w:pPr>
              <w:ind w:firstLine="0" w:firstLineChars="0"/>
              <w:jc w:val="center"/>
              <w:rPr>
                <w:sz w:val="18"/>
                <w:szCs w:val="18"/>
              </w:rPr>
            </w:pPr>
            <w:r>
              <w:rPr>
                <w:sz w:val="18"/>
                <w:szCs w:val="18"/>
              </w:rPr>
              <w:t>297</w:t>
            </w:r>
          </w:p>
        </w:tc>
        <w:tc>
          <w:tcPr>
            <w:tcW w:w="1068" w:type="dxa"/>
            <w:tcBorders>
              <w:top w:val="nil"/>
              <w:left w:val="nil"/>
              <w:bottom w:val="single" w:color="auto" w:sz="4" w:space="0"/>
              <w:right w:val="single" w:color="auto" w:sz="4" w:space="0"/>
            </w:tcBorders>
            <w:vAlign w:val="center"/>
          </w:tcPr>
          <w:p w14:paraId="5B5908D4">
            <w:pPr>
              <w:ind w:firstLine="0" w:firstLineChars="0"/>
              <w:jc w:val="center"/>
              <w:rPr>
                <w:sz w:val="18"/>
                <w:szCs w:val="18"/>
              </w:rPr>
            </w:pPr>
            <w:r>
              <w:rPr>
                <w:sz w:val="18"/>
                <w:szCs w:val="18"/>
              </w:rPr>
              <w:t>7.250977</w:t>
            </w:r>
          </w:p>
        </w:tc>
        <w:tc>
          <w:tcPr>
            <w:tcW w:w="626" w:type="dxa"/>
            <w:tcBorders>
              <w:top w:val="nil"/>
              <w:left w:val="nil"/>
              <w:bottom w:val="single" w:color="auto" w:sz="4" w:space="0"/>
              <w:right w:val="single" w:color="auto" w:sz="4" w:space="0"/>
            </w:tcBorders>
            <w:vAlign w:val="center"/>
          </w:tcPr>
          <w:p w14:paraId="7CB14A23">
            <w:pPr>
              <w:ind w:firstLine="0" w:firstLineChars="0"/>
              <w:jc w:val="center"/>
              <w:rPr>
                <w:sz w:val="18"/>
                <w:szCs w:val="18"/>
              </w:rPr>
            </w:pPr>
            <w:r>
              <w:rPr>
                <w:sz w:val="18"/>
                <w:szCs w:val="18"/>
              </w:rPr>
              <w:t>5</w:t>
            </w:r>
          </w:p>
        </w:tc>
        <w:tc>
          <w:tcPr>
            <w:tcW w:w="599" w:type="dxa"/>
            <w:tcBorders>
              <w:top w:val="nil"/>
              <w:left w:val="nil"/>
              <w:bottom w:val="single" w:color="auto" w:sz="4" w:space="0"/>
              <w:right w:val="single" w:color="auto" w:sz="4" w:space="0"/>
            </w:tcBorders>
            <w:vAlign w:val="center"/>
          </w:tcPr>
          <w:p w14:paraId="3FC71B69">
            <w:pPr>
              <w:ind w:firstLine="0" w:firstLineChars="0"/>
              <w:jc w:val="center"/>
              <w:rPr>
                <w:sz w:val="18"/>
                <w:szCs w:val="18"/>
              </w:rPr>
            </w:pPr>
            <w:r>
              <w:rPr>
                <w:sz w:val="18"/>
                <w:szCs w:val="18"/>
              </w:rPr>
              <w:t>425</w:t>
            </w:r>
          </w:p>
        </w:tc>
        <w:tc>
          <w:tcPr>
            <w:tcW w:w="1109" w:type="dxa"/>
            <w:tcBorders>
              <w:top w:val="nil"/>
              <w:left w:val="nil"/>
              <w:bottom w:val="single" w:color="auto" w:sz="4" w:space="0"/>
              <w:right w:val="single" w:color="auto" w:sz="4" w:space="0"/>
            </w:tcBorders>
            <w:vAlign w:val="center"/>
          </w:tcPr>
          <w:p w14:paraId="2FBC06F8">
            <w:pPr>
              <w:ind w:firstLine="0" w:firstLineChars="0"/>
              <w:jc w:val="center"/>
              <w:rPr>
                <w:sz w:val="18"/>
                <w:szCs w:val="18"/>
              </w:rPr>
            </w:pPr>
            <w:r>
              <w:rPr>
                <w:sz w:val="18"/>
                <w:szCs w:val="18"/>
              </w:rPr>
              <w:t>10.375977</w:t>
            </w:r>
          </w:p>
        </w:tc>
        <w:tc>
          <w:tcPr>
            <w:tcW w:w="626" w:type="dxa"/>
            <w:tcBorders>
              <w:top w:val="nil"/>
              <w:left w:val="nil"/>
              <w:bottom w:val="single" w:color="auto" w:sz="4" w:space="0"/>
              <w:right w:val="single" w:color="auto" w:sz="4" w:space="0"/>
            </w:tcBorders>
            <w:vAlign w:val="center"/>
          </w:tcPr>
          <w:p w14:paraId="6533ED38">
            <w:pPr>
              <w:ind w:firstLine="0" w:firstLineChars="0"/>
              <w:jc w:val="center"/>
              <w:rPr>
                <w:sz w:val="18"/>
                <w:szCs w:val="18"/>
              </w:rPr>
            </w:pPr>
            <w:r>
              <w:rPr>
                <w:sz w:val="18"/>
                <w:szCs w:val="18"/>
              </w:rPr>
              <w:t>8</w:t>
            </w:r>
          </w:p>
        </w:tc>
      </w:tr>
      <w:tr w14:paraId="25064DC9">
        <w:tblPrEx>
          <w:tblCellMar>
            <w:top w:w="0" w:type="dxa"/>
            <w:left w:w="108" w:type="dxa"/>
            <w:bottom w:w="0" w:type="dxa"/>
            <w:right w:w="108" w:type="dxa"/>
          </w:tblCellMar>
        </w:tblPrEx>
        <w:trPr>
          <w:trHeight w:val="270" w:hRule="atLeast"/>
          <w:jc w:val="center"/>
        </w:trPr>
        <w:tc>
          <w:tcPr>
            <w:tcW w:w="957" w:type="dxa"/>
            <w:tcBorders>
              <w:top w:val="nil"/>
              <w:left w:val="single" w:color="auto" w:sz="4" w:space="0"/>
              <w:bottom w:val="single" w:color="auto" w:sz="4" w:space="0"/>
              <w:right w:val="single" w:color="auto" w:sz="4" w:space="0"/>
            </w:tcBorders>
            <w:vAlign w:val="center"/>
          </w:tcPr>
          <w:p w14:paraId="392D27D3">
            <w:pPr>
              <w:ind w:firstLine="0" w:firstLineChars="0"/>
              <w:jc w:val="center"/>
              <w:rPr>
                <w:sz w:val="18"/>
                <w:szCs w:val="18"/>
              </w:rPr>
            </w:pPr>
            <w:r>
              <w:rPr>
                <w:sz w:val="18"/>
                <w:szCs w:val="18"/>
              </w:rPr>
              <w:t>42</w:t>
            </w:r>
          </w:p>
        </w:tc>
        <w:tc>
          <w:tcPr>
            <w:tcW w:w="1068" w:type="dxa"/>
            <w:tcBorders>
              <w:top w:val="nil"/>
              <w:left w:val="nil"/>
              <w:bottom w:val="single" w:color="auto" w:sz="4" w:space="0"/>
              <w:right w:val="single" w:color="auto" w:sz="4" w:space="0"/>
            </w:tcBorders>
            <w:vAlign w:val="center"/>
          </w:tcPr>
          <w:p w14:paraId="3B9DF572">
            <w:pPr>
              <w:ind w:firstLine="0" w:firstLineChars="0"/>
              <w:jc w:val="center"/>
              <w:rPr>
                <w:sz w:val="18"/>
                <w:szCs w:val="18"/>
              </w:rPr>
            </w:pPr>
            <w:r>
              <w:rPr>
                <w:sz w:val="18"/>
                <w:szCs w:val="18"/>
              </w:rPr>
              <w:t>1.025391</w:t>
            </w:r>
          </w:p>
        </w:tc>
        <w:tc>
          <w:tcPr>
            <w:tcW w:w="626" w:type="dxa"/>
            <w:tcBorders>
              <w:top w:val="nil"/>
              <w:left w:val="nil"/>
              <w:bottom w:val="single" w:color="auto" w:sz="4" w:space="0"/>
              <w:right w:val="single" w:color="auto" w:sz="4" w:space="0"/>
            </w:tcBorders>
            <w:vAlign w:val="center"/>
          </w:tcPr>
          <w:p w14:paraId="531769AB">
            <w:pPr>
              <w:ind w:firstLine="0" w:firstLineChars="0"/>
              <w:jc w:val="center"/>
              <w:rPr>
                <w:sz w:val="18"/>
                <w:szCs w:val="18"/>
              </w:rPr>
            </w:pPr>
            <w:r>
              <w:rPr>
                <w:sz w:val="18"/>
                <w:szCs w:val="18"/>
              </w:rPr>
              <w:t>3</w:t>
            </w:r>
          </w:p>
        </w:tc>
        <w:tc>
          <w:tcPr>
            <w:tcW w:w="599" w:type="dxa"/>
            <w:tcBorders>
              <w:top w:val="nil"/>
              <w:left w:val="nil"/>
              <w:bottom w:val="single" w:color="auto" w:sz="4" w:space="0"/>
              <w:right w:val="single" w:color="auto" w:sz="4" w:space="0"/>
            </w:tcBorders>
            <w:vAlign w:val="center"/>
          </w:tcPr>
          <w:p w14:paraId="5851935C">
            <w:pPr>
              <w:ind w:firstLine="0" w:firstLineChars="0"/>
              <w:jc w:val="center"/>
              <w:rPr>
                <w:sz w:val="18"/>
                <w:szCs w:val="18"/>
              </w:rPr>
            </w:pPr>
            <w:r>
              <w:rPr>
                <w:sz w:val="18"/>
                <w:szCs w:val="18"/>
              </w:rPr>
              <w:t>170</w:t>
            </w:r>
          </w:p>
        </w:tc>
        <w:tc>
          <w:tcPr>
            <w:tcW w:w="1068" w:type="dxa"/>
            <w:tcBorders>
              <w:top w:val="nil"/>
              <w:left w:val="nil"/>
              <w:bottom w:val="single" w:color="auto" w:sz="4" w:space="0"/>
              <w:right w:val="single" w:color="auto" w:sz="4" w:space="0"/>
            </w:tcBorders>
            <w:vAlign w:val="center"/>
          </w:tcPr>
          <w:p w14:paraId="339900F7">
            <w:pPr>
              <w:ind w:firstLine="0" w:firstLineChars="0"/>
              <w:jc w:val="center"/>
              <w:rPr>
                <w:sz w:val="18"/>
                <w:szCs w:val="18"/>
              </w:rPr>
            </w:pPr>
            <w:r>
              <w:rPr>
                <w:sz w:val="18"/>
                <w:szCs w:val="18"/>
              </w:rPr>
              <w:t>4.150391</w:t>
            </w:r>
          </w:p>
        </w:tc>
        <w:tc>
          <w:tcPr>
            <w:tcW w:w="626" w:type="dxa"/>
            <w:tcBorders>
              <w:top w:val="nil"/>
              <w:left w:val="nil"/>
              <w:bottom w:val="single" w:color="auto" w:sz="4" w:space="0"/>
              <w:right w:val="single" w:color="auto" w:sz="4" w:space="0"/>
            </w:tcBorders>
            <w:vAlign w:val="center"/>
          </w:tcPr>
          <w:p w14:paraId="0BF7F298">
            <w:pPr>
              <w:ind w:firstLine="0" w:firstLineChars="0"/>
              <w:jc w:val="center"/>
              <w:rPr>
                <w:sz w:val="18"/>
                <w:szCs w:val="18"/>
              </w:rPr>
            </w:pPr>
            <w:r>
              <w:rPr>
                <w:sz w:val="18"/>
                <w:szCs w:val="18"/>
              </w:rPr>
              <w:t>3</w:t>
            </w:r>
          </w:p>
        </w:tc>
        <w:tc>
          <w:tcPr>
            <w:tcW w:w="599" w:type="dxa"/>
            <w:tcBorders>
              <w:top w:val="nil"/>
              <w:left w:val="nil"/>
              <w:bottom w:val="single" w:color="auto" w:sz="4" w:space="0"/>
              <w:right w:val="single" w:color="auto" w:sz="4" w:space="0"/>
            </w:tcBorders>
            <w:vAlign w:val="center"/>
          </w:tcPr>
          <w:p w14:paraId="3B6D11A6">
            <w:pPr>
              <w:ind w:firstLine="0" w:firstLineChars="0"/>
              <w:jc w:val="center"/>
              <w:rPr>
                <w:sz w:val="18"/>
                <w:szCs w:val="18"/>
              </w:rPr>
            </w:pPr>
            <w:r>
              <w:rPr>
                <w:sz w:val="18"/>
                <w:szCs w:val="18"/>
              </w:rPr>
              <w:t>298</w:t>
            </w:r>
          </w:p>
        </w:tc>
        <w:tc>
          <w:tcPr>
            <w:tcW w:w="1068" w:type="dxa"/>
            <w:tcBorders>
              <w:top w:val="nil"/>
              <w:left w:val="nil"/>
              <w:bottom w:val="single" w:color="auto" w:sz="4" w:space="0"/>
              <w:right w:val="single" w:color="auto" w:sz="4" w:space="0"/>
            </w:tcBorders>
            <w:vAlign w:val="center"/>
          </w:tcPr>
          <w:p w14:paraId="02502E0A">
            <w:pPr>
              <w:ind w:firstLine="0" w:firstLineChars="0"/>
              <w:jc w:val="center"/>
              <w:rPr>
                <w:sz w:val="18"/>
                <w:szCs w:val="18"/>
              </w:rPr>
            </w:pPr>
            <w:r>
              <w:rPr>
                <w:sz w:val="18"/>
                <w:szCs w:val="18"/>
              </w:rPr>
              <w:t>7.275391</w:t>
            </w:r>
          </w:p>
        </w:tc>
        <w:tc>
          <w:tcPr>
            <w:tcW w:w="626" w:type="dxa"/>
            <w:tcBorders>
              <w:top w:val="nil"/>
              <w:left w:val="nil"/>
              <w:bottom w:val="single" w:color="auto" w:sz="4" w:space="0"/>
              <w:right w:val="single" w:color="auto" w:sz="4" w:space="0"/>
            </w:tcBorders>
            <w:vAlign w:val="center"/>
          </w:tcPr>
          <w:p w14:paraId="0AFB82EB">
            <w:pPr>
              <w:ind w:firstLine="0" w:firstLineChars="0"/>
              <w:jc w:val="center"/>
              <w:rPr>
                <w:sz w:val="18"/>
                <w:szCs w:val="18"/>
              </w:rPr>
            </w:pPr>
            <w:r>
              <w:rPr>
                <w:sz w:val="18"/>
                <w:szCs w:val="18"/>
              </w:rPr>
              <w:t>10</w:t>
            </w:r>
          </w:p>
        </w:tc>
        <w:tc>
          <w:tcPr>
            <w:tcW w:w="599" w:type="dxa"/>
            <w:tcBorders>
              <w:top w:val="nil"/>
              <w:left w:val="nil"/>
              <w:bottom w:val="single" w:color="auto" w:sz="4" w:space="0"/>
              <w:right w:val="single" w:color="auto" w:sz="4" w:space="0"/>
            </w:tcBorders>
            <w:vAlign w:val="center"/>
          </w:tcPr>
          <w:p w14:paraId="0D9B0BB9">
            <w:pPr>
              <w:ind w:firstLine="0" w:firstLineChars="0"/>
              <w:jc w:val="center"/>
              <w:rPr>
                <w:sz w:val="18"/>
                <w:szCs w:val="18"/>
              </w:rPr>
            </w:pPr>
            <w:r>
              <w:rPr>
                <w:sz w:val="18"/>
                <w:szCs w:val="18"/>
              </w:rPr>
              <w:t>426</w:t>
            </w:r>
          </w:p>
        </w:tc>
        <w:tc>
          <w:tcPr>
            <w:tcW w:w="1109" w:type="dxa"/>
            <w:tcBorders>
              <w:top w:val="nil"/>
              <w:left w:val="nil"/>
              <w:bottom w:val="single" w:color="auto" w:sz="4" w:space="0"/>
              <w:right w:val="single" w:color="auto" w:sz="4" w:space="0"/>
            </w:tcBorders>
            <w:vAlign w:val="center"/>
          </w:tcPr>
          <w:p w14:paraId="5EDAE19F">
            <w:pPr>
              <w:ind w:firstLine="0" w:firstLineChars="0"/>
              <w:jc w:val="center"/>
              <w:rPr>
                <w:sz w:val="18"/>
                <w:szCs w:val="18"/>
              </w:rPr>
            </w:pPr>
            <w:r>
              <w:rPr>
                <w:sz w:val="18"/>
                <w:szCs w:val="18"/>
              </w:rPr>
              <w:t>10.400391</w:t>
            </w:r>
          </w:p>
        </w:tc>
        <w:tc>
          <w:tcPr>
            <w:tcW w:w="626" w:type="dxa"/>
            <w:tcBorders>
              <w:top w:val="nil"/>
              <w:left w:val="nil"/>
              <w:bottom w:val="single" w:color="auto" w:sz="4" w:space="0"/>
              <w:right w:val="single" w:color="auto" w:sz="4" w:space="0"/>
            </w:tcBorders>
            <w:vAlign w:val="center"/>
          </w:tcPr>
          <w:p w14:paraId="71689E40">
            <w:pPr>
              <w:ind w:firstLine="0" w:firstLineChars="0"/>
              <w:jc w:val="center"/>
              <w:rPr>
                <w:sz w:val="18"/>
                <w:szCs w:val="18"/>
              </w:rPr>
            </w:pPr>
            <w:r>
              <w:rPr>
                <w:sz w:val="18"/>
                <w:szCs w:val="18"/>
              </w:rPr>
              <w:t>14</w:t>
            </w:r>
          </w:p>
        </w:tc>
      </w:tr>
      <w:tr w14:paraId="02552659">
        <w:tblPrEx>
          <w:tblCellMar>
            <w:top w:w="0" w:type="dxa"/>
            <w:left w:w="108" w:type="dxa"/>
            <w:bottom w:w="0" w:type="dxa"/>
            <w:right w:w="108" w:type="dxa"/>
          </w:tblCellMar>
        </w:tblPrEx>
        <w:trPr>
          <w:trHeight w:val="270" w:hRule="atLeast"/>
          <w:jc w:val="center"/>
        </w:trPr>
        <w:tc>
          <w:tcPr>
            <w:tcW w:w="957" w:type="dxa"/>
            <w:tcBorders>
              <w:top w:val="nil"/>
              <w:left w:val="single" w:color="auto" w:sz="4" w:space="0"/>
              <w:bottom w:val="single" w:color="auto" w:sz="4" w:space="0"/>
              <w:right w:val="single" w:color="auto" w:sz="4" w:space="0"/>
            </w:tcBorders>
            <w:vAlign w:val="center"/>
          </w:tcPr>
          <w:p w14:paraId="0331C5F8">
            <w:pPr>
              <w:ind w:firstLine="0" w:firstLineChars="0"/>
              <w:jc w:val="center"/>
              <w:rPr>
                <w:sz w:val="18"/>
                <w:szCs w:val="18"/>
              </w:rPr>
            </w:pPr>
            <w:r>
              <w:rPr>
                <w:sz w:val="18"/>
                <w:szCs w:val="18"/>
              </w:rPr>
              <w:t>43</w:t>
            </w:r>
          </w:p>
        </w:tc>
        <w:tc>
          <w:tcPr>
            <w:tcW w:w="1068" w:type="dxa"/>
            <w:tcBorders>
              <w:top w:val="nil"/>
              <w:left w:val="nil"/>
              <w:bottom w:val="single" w:color="auto" w:sz="4" w:space="0"/>
              <w:right w:val="single" w:color="auto" w:sz="4" w:space="0"/>
            </w:tcBorders>
            <w:vAlign w:val="center"/>
          </w:tcPr>
          <w:p w14:paraId="1D8681D7">
            <w:pPr>
              <w:ind w:firstLine="0" w:firstLineChars="0"/>
              <w:jc w:val="center"/>
              <w:rPr>
                <w:sz w:val="18"/>
                <w:szCs w:val="18"/>
              </w:rPr>
            </w:pPr>
            <w:r>
              <w:rPr>
                <w:sz w:val="18"/>
                <w:szCs w:val="18"/>
              </w:rPr>
              <w:t>1.049805</w:t>
            </w:r>
          </w:p>
        </w:tc>
        <w:tc>
          <w:tcPr>
            <w:tcW w:w="626" w:type="dxa"/>
            <w:tcBorders>
              <w:top w:val="nil"/>
              <w:left w:val="nil"/>
              <w:bottom w:val="single" w:color="auto" w:sz="4" w:space="0"/>
              <w:right w:val="single" w:color="auto" w:sz="4" w:space="0"/>
            </w:tcBorders>
            <w:vAlign w:val="center"/>
          </w:tcPr>
          <w:p w14:paraId="61819CE7">
            <w:pPr>
              <w:ind w:firstLine="0" w:firstLineChars="0"/>
              <w:jc w:val="center"/>
              <w:rPr>
                <w:sz w:val="18"/>
                <w:szCs w:val="18"/>
              </w:rPr>
            </w:pPr>
            <w:r>
              <w:rPr>
                <w:sz w:val="18"/>
                <w:szCs w:val="18"/>
              </w:rPr>
              <w:t>4</w:t>
            </w:r>
          </w:p>
        </w:tc>
        <w:tc>
          <w:tcPr>
            <w:tcW w:w="599" w:type="dxa"/>
            <w:tcBorders>
              <w:top w:val="nil"/>
              <w:left w:val="nil"/>
              <w:bottom w:val="single" w:color="auto" w:sz="4" w:space="0"/>
              <w:right w:val="single" w:color="auto" w:sz="4" w:space="0"/>
            </w:tcBorders>
            <w:vAlign w:val="center"/>
          </w:tcPr>
          <w:p w14:paraId="677F042C">
            <w:pPr>
              <w:ind w:firstLine="0" w:firstLineChars="0"/>
              <w:jc w:val="center"/>
              <w:rPr>
                <w:sz w:val="18"/>
                <w:szCs w:val="18"/>
              </w:rPr>
            </w:pPr>
            <w:r>
              <w:rPr>
                <w:sz w:val="18"/>
                <w:szCs w:val="18"/>
              </w:rPr>
              <w:t>171</w:t>
            </w:r>
          </w:p>
        </w:tc>
        <w:tc>
          <w:tcPr>
            <w:tcW w:w="1068" w:type="dxa"/>
            <w:tcBorders>
              <w:top w:val="nil"/>
              <w:left w:val="nil"/>
              <w:bottom w:val="single" w:color="auto" w:sz="4" w:space="0"/>
              <w:right w:val="single" w:color="auto" w:sz="4" w:space="0"/>
            </w:tcBorders>
            <w:vAlign w:val="center"/>
          </w:tcPr>
          <w:p w14:paraId="176E37CF">
            <w:pPr>
              <w:ind w:firstLine="0" w:firstLineChars="0"/>
              <w:jc w:val="center"/>
              <w:rPr>
                <w:sz w:val="18"/>
                <w:szCs w:val="18"/>
              </w:rPr>
            </w:pPr>
            <w:r>
              <w:rPr>
                <w:sz w:val="18"/>
                <w:szCs w:val="18"/>
              </w:rPr>
              <w:t>4.174805</w:t>
            </w:r>
          </w:p>
        </w:tc>
        <w:tc>
          <w:tcPr>
            <w:tcW w:w="626" w:type="dxa"/>
            <w:tcBorders>
              <w:top w:val="nil"/>
              <w:left w:val="nil"/>
              <w:bottom w:val="single" w:color="auto" w:sz="4" w:space="0"/>
              <w:right w:val="single" w:color="auto" w:sz="4" w:space="0"/>
            </w:tcBorders>
            <w:vAlign w:val="center"/>
          </w:tcPr>
          <w:p w14:paraId="5AB7BC1E">
            <w:pPr>
              <w:ind w:firstLine="0" w:firstLineChars="0"/>
              <w:jc w:val="center"/>
              <w:rPr>
                <w:sz w:val="18"/>
                <w:szCs w:val="18"/>
              </w:rPr>
            </w:pPr>
            <w:r>
              <w:rPr>
                <w:sz w:val="18"/>
                <w:szCs w:val="18"/>
              </w:rPr>
              <w:t>1</w:t>
            </w:r>
          </w:p>
        </w:tc>
        <w:tc>
          <w:tcPr>
            <w:tcW w:w="599" w:type="dxa"/>
            <w:tcBorders>
              <w:top w:val="nil"/>
              <w:left w:val="nil"/>
              <w:bottom w:val="single" w:color="auto" w:sz="4" w:space="0"/>
              <w:right w:val="single" w:color="auto" w:sz="4" w:space="0"/>
            </w:tcBorders>
            <w:vAlign w:val="center"/>
          </w:tcPr>
          <w:p w14:paraId="091CCC05">
            <w:pPr>
              <w:ind w:firstLine="0" w:firstLineChars="0"/>
              <w:jc w:val="center"/>
              <w:rPr>
                <w:sz w:val="18"/>
                <w:szCs w:val="18"/>
              </w:rPr>
            </w:pPr>
            <w:r>
              <w:rPr>
                <w:sz w:val="18"/>
                <w:szCs w:val="18"/>
              </w:rPr>
              <w:t>299</w:t>
            </w:r>
          </w:p>
        </w:tc>
        <w:tc>
          <w:tcPr>
            <w:tcW w:w="1068" w:type="dxa"/>
            <w:tcBorders>
              <w:top w:val="nil"/>
              <w:left w:val="nil"/>
              <w:bottom w:val="single" w:color="auto" w:sz="4" w:space="0"/>
              <w:right w:val="single" w:color="auto" w:sz="4" w:space="0"/>
            </w:tcBorders>
            <w:vAlign w:val="center"/>
          </w:tcPr>
          <w:p w14:paraId="149B8518">
            <w:pPr>
              <w:ind w:firstLine="0" w:firstLineChars="0"/>
              <w:jc w:val="center"/>
              <w:rPr>
                <w:sz w:val="18"/>
                <w:szCs w:val="18"/>
              </w:rPr>
            </w:pPr>
            <w:r>
              <w:rPr>
                <w:sz w:val="18"/>
                <w:szCs w:val="18"/>
              </w:rPr>
              <w:t>7.299805</w:t>
            </w:r>
          </w:p>
        </w:tc>
        <w:tc>
          <w:tcPr>
            <w:tcW w:w="626" w:type="dxa"/>
            <w:tcBorders>
              <w:top w:val="nil"/>
              <w:left w:val="nil"/>
              <w:bottom w:val="single" w:color="auto" w:sz="4" w:space="0"/>
              <w:right w:val="single" w:color="auto" w:sz="4" w:space="0"/>
            </w:tcBorders>
            <w:vAlign w:val="center"/>
          </w:tcPr>
          <w:p w14:paraId="39C203CD">
            <w:pPr>
              <w:ind w:firstLine="0" w:firstLineChars="0"/>
              <w:jc w:val="center"/>
              <w:rPr>
                <w:sz w:val="18"/>
                <w:szCs w:val="18"/>
              </w:rPr>
            </w:pPr>
            <w:r>
              <w:rPr>
                <w:sz w:val="18"/>
                <w:szCs w:val="18"/>
              </w:rPr>
              <w:t>15</w:t>
            </w:r>
          </w:p>
        </w:tc>
        <w:tc>
          <w:tcPr>
            <w:tcW w:w="599" w:type="dxa"/>
            <w:tcBorders>
              <w:top w:val="nil"/>
              <w:left w:val="nil"/>
              <w:bottom w:val="single" w:color="auto" w:sz="4" w:space="0"/>
              <w:right w:val="single" w:color="auto" w:sz="4" w:space="0"/>
            </w:tcBorders>
            <w:vAlign w:val="center"/>
          </w:tcPr>
          <w:p w14:paraId="7731070B">
            <w:pPr>
              <w:ind w:firstLine="0" w:firstLineChars="0"/>
              <w:jc w:val="center"/>
              <w:rPr>
                <w:sz w:val="18"/>
                <w:szCs w:val="18"/>
              </w:rPr>
            </w:pPr>
            <w:r>
              <w:rPr>
                <w:sz w:val="18"/>
                <w:szCs w:val="18"/>
              </w:rPr>
              <w:t>427</w:t>
            </w:r>
          </w:p>
        </w:tc>
        <w:tc>
          <w:tcPr>
            <w:tcW w:w="1109" w:type="dxa"/>
            <w:tcBorders>
              <w:top w:val="nil"/>
              <w:left w:val="nil"/>
              <w:bottom w:val="single" w:color="auto" w:sz="4" w:space="0"/>
              <w:right w:val="single" w:color="auto" w:sz="4" w:space="0"/>
            </w:tcBorders>
            <w:vAlign w:val="center"/>
          </w:tcPr>
          <w:p w14:paraId="14A30A8F">
            <w:pPr>
              <w:ind w:firstLine="0" w:firstLineChars="0"/>
              <w:jc w:val="center"/>
              <w:rPr>
                <w:sz w:val="18"/>
                <w:szCs w:val="18"/>
              </w:rPr>
            </w:pPr>
            <w:r>
              <w:rPr>
                <w:sz w:val="18"/>
                <w:szCs w:val="18"/>
              </w:rPr>
              <w:t>10.424805</w:t>
            </w:r>
          </w:p>
        </w:tc>
        <w:tc>
          <w:tcPr>
            <w:tcW w:w="626" w:type="dxa"/>
            <w:tcBorders>
              <w:top w:val="nil"/>
              <w:left w:val="nil"/>
              <w:bottom w:val="single" w:color="auto" w:sz="4" w:space="0"/>
              <w:right w:val="single" w:color="auto" w:sz="4" w:space="0"/>
            </w:tcBorders>
            <w:vAlign w:val="center"/>
          </w:tcPr>
          <w:p w14:paraId="2542ABDC">
            <w:pPr>
              <w:ind w:firstLine="0" w:firstLineChars="0"/>
              <w:jc w:val="center"/>
              <w:rPr>
                <w:sz w:val="18"/>
                <w:szCs w:val="18"/>
              </w:rPr>
            </w:pPr>
            <w:r>
              <w:rPr>
                <w:sz w:val="18"/>
                <w:szCs w:val="18"/>
              </w:rPr>
              <w:t>4</w:t>
            </w:r>
          </w:p>
        </w:tc>
      </w:tr>
      <w:tr w14:paraId="2575D2A3">
        <w:tblPrEx>
          <w:tblCellMar>
            <w:top w:w="0" w:type="dxa"/>
            <w:left w:w="108" w:type="dxa"/>
            <w:bottom w:w="0" w:type="dxa"/>
            <w:right w:w="108" w:type="dxa"/>
          </w:tblCellMar>
        </w:tblPrEx>
        <w:trPr>
          <w:trHeight w:val="270" w:hRule="atLeast"/>
          <w:jc w:val="center"/>
        </w:trPr>
        <w:tc>
          <w:tcPr>
            <w:tcW w:w="957" w:type="dxa"/>
            <w:tcBorders>
              <w:top w:val="nil"/>
              <w:left w:val="single" w:color="auto" w:sz="4" w:space="0"/>
              <w:bottom w:val="single" w:color="auto" w:sz="4" w:space="0"/>
              <w:right w:val="single" w:color="auto" w:sz="4" w:space="0"/>
            </w:tcBorders>
            <w:vAlign w:val="center"/>
          </w:tcPr>
          <w:p w14:paraId="44A272A9">
            <w:pPr>
              <w:ind w:firstLine="0" w:firstLineChars="0"/>
              <w:jc w:val="center"/>
              <w:rPr>
                <w:sz w:val="18"/>
                <w:szCs w:val="18"/>
              </w:rPr>
            </w:pPr>
            <w:r>
              <w:rPr>
                <w:sz w:val="18"/>
                <w:szCs w:val="18"/>
              </w:rPr>
              <w:t>44</w:t>
            </w:r>
          </w:p>
        </w:tc>
        <w:tc>
          <w:tcPr>
            <w:tcW w:w="1068" w:type="dxa"/>
            <w:tcBorders>
              <w:top w:val="nil"/>
              <w:left w:val="nil"/>
              <w:bottom w:val="single" w:color="auto" w:sz="4" w:space="0"/>
              <w:right w:val="single" w:color="auto" w:sz="4" w:space="0"/>
            </w:tcBorders>
            <w:vAlign w:val="center"/>
          </w:tcPr>
          <w:p w14:paraId="78920F6C">
            <w:pPr>
              <w:ind w:firstLine="0" w:firstLineChars="0"/>
              <w:jc w:val="center"/>
              <w:rPr>
                <w:sz w:val="18"/>
                <w:szCs w:val="18"/>
              </w:rPr>
            </w:pPr>
            <w:r>
              <w:rPr>
                <w:sz w:val="18"/>
                <w:szCs w:val="18"/>
              </w:rPr>
              <w:t>1.074219</w:t>
            </w:r>
          </w:p>
        </w:tc>
        <w:tc>
          <w:tcPr>
            <w:tcW w:w="626" w:type="dxa"/>
            <w:tcBorders>
              <w:top w:val="nil"/>
              <w:left w:val="nil"/>
              <w:bottom w:val="single" w:color="auto" w:sz="4" w:space="0"/>
              <w:right w:val="single" w:color="auto" w:sz="4" w:space="0"/>
            </w:tcBorders>
            <w:vAlign w:val="center"/>
          </w:tcPr>
          <w:p w14:paraId="32FFDFE5">
            <w:pPr>
              <w:ind w:firstLine="0" w:firstLineChars="0"/>
              <w:jc w:val="center"/>
              <w:rPr>
                <w:sz w:val="18"/>
                <w:szCs w:val="18"/>
              </w:rPr>
            </w:pPr>
            <w:r>
              <w:rPr>
                <w:sz w:val="18"/>
                <w:szCs w:val="18"/>
              </w:rPr>
              <w:t>9</w:t>
            </w:r>
          </w:p>
        </w:tc>
        <w:tc>
          <w:tcPr>
            <w:tcW w:w="599" w:type="dxa"/>
            <w:tcBorders>
              <w:top w:val="nil"/>
              <w:left w:val="nil"/>
              <w:bottom w:val="single" w:color="auto" w:sz="4" w:space="0"/>
              <w:right w:val="single" w:color="auto" w:sz="4" w:space="0"/>
            </w:tcBorders>
            <w:vAlign w:val="center"/>
          </w:tcPr>
          <w:p w14:paraId="026C928A">
            <w:pPr>
              <w:ind w:firstLine="0" w:firstLineChars="0"/>
              <w:jc w:val="center"/>
              <w:rPr>
                <w:sz w:val="18"/>
                <w:szCs w:val="18"/>
              </w:rPr>
            </w:pPr>
            <w:r>
              <w:rPr>
                <w:sz w:val="18"/>
                <w:szCs w:val="18"/>
              </w:rPr>
              <w:t>172</w:t>
            </w:r>
          </w:p>
        </w:tc>
        <w:tc>
          <w:tcPr>
            <w:tcW w:w="1068" w:type="dxa"/>
            <w:tcBorders>
              <w:top w:val="nil"/>
              <w:left w:val="nil"/>
              <w:bottom w:val="single" w:color="auto" w:sz="4" w:space="0"/>
              <w:right w:val="single" w:color="auto" w:sz="4" w:space="0"/>
            </w:tcBorders>
            <w:vAlign w:val="center"/>
          </w:tcPr>
          <w:p w14:paraId="0D9FD61C">
            <w:pPr>
              <w:ind w:firstLine="0" w:firstLineChars="0"/>
              <w:jc w:val="center"/>
              <w:rPr>
                <w:sz w:val="18"/>
                <w:szCs w:val="18"/>
              </w:rPr>
            </w:pPr>
            <w:r>
              <w:rPr>
                <w:sz w:val="18"/>
                <w:szCs w:val="18"/>
              </w:rPr>
              <w:t>4.199219</w:t>
            </w:r>
          </w:p>
        </w:tc>
        <w:tc>
          <w:tcPr>
            <w:tcW w:w="626" w:type="dxa"/>
            <w:tcBorders>
              <w:top w:val="nil"/>
              <w:left w:val="nil"/>
              <w:bottom w:val="single" w:color="auto" w:sz="4" w:space="0"/>
              <w:right w:val="single" w:color="auto" w:sz="4" w:space="0"/>
            </w:tcBorders>
            <w:vAlign w:val="center"/>
          </w:tcPr>
          <w:p w14:paraId="2313DFE6">
            <w:pPr>
              <w:ind w:firstLine="0" w:firstLineChars="0"/>
              <w:jc w:val="center"/>
              <w:rPr>
                <w:sz w:val="18"/>
                <w:szCs w:val="18"/>
              </w:rPr>
            </w:pPr>
            <w:r>
              <w:rPr>
                <w:sz w:val="18"/>
                <w:szCs w:val="18"/>
              </w:rPr>
              <w:t>0</w:t>
            </w:r>
          </w:p>
        </w:tc>
        <w:tc>
          <w:tcPr>
            <w:tcW w:w="599" w:type="dxa"/>
            <w:tcBorders>
              <w:top w:val="nil"/>
              <w:left w:val="nil"/>
              <w:bottom w:val="single" w:color="auto" w:sz="4" w:space="0"/>
              <w:right w:val="single" w:color="auto" w:sz="4" w:space="0"/>
            </w:tcBorders>
            <w:vAlign w:val="center"/>
          </w:tcPr>
          <w:p w14:paraId="57765F6E">
            <w:pPr>
              <w:ind w:firstLine="0" w:firstLineChars="0"/>
              <w:jc w:val="center"/>
              <w:rPr>
                <w:sz w:val="18"/>
                <w:szCs w:val="18"/>
              </w:rPr>
            </w:pPr>
            <w:r>
              <w:rPr>
                <w:sz w:val="18"/>
                <w:szCs w:val="18"/>
              </w:rPr>
              <w:t>300</w:t>
            </w:r>
          </w:p>
        </w:tc>
        <w:tc>
          <w:tcPr>
            <w:tcW w:w="1068" w:type="dxa"/>
            <w:tcBorders>
              <w:top w:val="nil"/>
              <w:left w:val="nil"/>
              <w:bottom w:val="single" w:color="auto" w:sz="4" w:space="0"/>
              <w:right w:val="single" w:color="auto" w:sz="4" w:space="0"/>
            </w:tcBorders>
            <w:vAlign w:val="center"/>
          </w:tcPr>
          <w:p w14:paraId="626B40D1">
            <w:pPr>
              <w:ind w:firstLine="0" w:firstLineChars="0"/>
              <w:jc w:val="center"/>
              <w:rPr>
                <w:sz w:val="18"/>
                <w:szCs w:val="18"/>
              </w:rPr>
            </w:pPr>
            <w:r>
              <w:rPr>
                <w:sz w:val="18"/>
                <w:szCs w:val="18"/>
              </w:rPr>
              <w:t>7.324219</w:t>
            </w:r>
          </w:p>
        </w:tc>
        <w:tc>
          <w:tcPr>
            <w:tcW w:w="626" w:type="dxa"/>
            <w:tcBorders>
              <w:top w:val="nil"/>
              <w:left w:val="nil"/>
              <w:bottom w:val="single" w:color="auto" w:sz="4" w:space="0"/>
              <w:right w:val="single" w:color="auto" w:sz="4" w:space="0"/>
            </w:tcBorders>
            <w:vAlign w:val="center"/>
          </w:tcPr>
          <w:p w14:paraId="2905D527">
            <w:pPr>
              <w:ind w:firstLine="0" w:firstLineChars="0"/>
              <w:jc w:val="center"/>
              <w:rPr>
                <w:sz w:val="18"/>
                <w:szCs w:val="18"/>
              </w:rPr>
            </w:pPr>
            <w:r>
              <w:rPr>
                <w:sz w:val="18"/>
                <w:szCs w:val="18"/>
              </w:rPr>
              <w:t>5</w:t>
            </w:r>
          </w:p>
        </w:tc>
        <w:tc>
          <w:tcPr>
            <w:tcW w:w="599" w:type="dxa"/>
            <w:tcBorders>
              <w:top w:val="nil"/>
              <w:left w:val="nil"/>
              <w:bottom w:val="single" w:color="auto" w:sz="4" w:space="0"/>
              <w:right w:val="single" w:color="auto" w:sz="4" w:space="0"/>
            </w:tcBorders>
            <w:vAlign w:val="center"/>
          </w:tcPr>
          <w:p w14:paraId="12E67BD5">
            <w:pPr>
              <w:ind w:firstLine="0" w:firstLineChars="0"/>
              <w:jc w:val="center"/>
              <w:rPr>
                <w:sz w:val="18"/>
                <w:szCs w:val="18"/>
              </w:rPr>
            </w:pPr>
            <w:r>
              <w:rPr>
                <w:sz w:val="18"/>
                <w:szCs w:val="18"/>
              </w:rPr>
              <w:t>428</w:t>
            </w:r>
          </w:p>
        </w:tc>
        <w:tc>
          <w:tcPr>
            <w:tcW w:w="1109" w:type="dxa"/>
            <w:tcBorders>
              <w:top w:val="nil"/>
              <w:left w:val="nil"/>
              <w:bottom w:val="single" w:color="auto" w:sz="4" w:space="0"/>
              <w:right w:val="single" w:color="auto" w:sz="4" w:space="0"/>
            </w:tcBorders>
            <w:vAlign w:val="center"/>
          </w:tcPr>
          <w:p w14:paraId="4BDF6C74">
            <w:pPr>
              <w:ind w:firstLine="0" w:firstLineChars="0"/>
              <w:jc w:val="center"/>
              <w:rPr>
                <w:sz w:val="18"/>
                <w:szCs w:val="18"/>
              </w:rPr>
            </w:pPr>
            <w:r>
              <w:rPr>
                <w:sz w:val="18"/>
                <w:szCs w:val="18"/>
              </w:rPr>
              <w:t>10.449219</w:t>
            </w:r>
          </w:p>
        </w:tc>
        <w:tc>
          <w:tcPr>
            <w:tcW w:w="626" w:type="dxa"/>
            <w:tcBorders>
              <w:top w:val="nil"/>
              <w:left w:val="nil"/>
              <w:bottom w:val="single" w:color="auto" w:sz="4" w:space="0"/>
              <w:right w:val="single" w:color="auto" w:sz="4" w:space="0"/>
            </w:tcBorders>
            <w:vAlign w:val="center"/>
          </w:tcPr>
          <w:p w14:paraId="2E28E8E6">
            <w:pPr>
              <w:ind w:firstLine="0" w:firstLineChars="0"/>
              <w:jc w:val="center"/>
              <w:rPr>
                <w:sz w:val="18"/>
                <w:szCs w:val="18"/>
              </w:rPr>
            </w:pPr>
            <w:r>
              <w:rPr>
                <w:sz w:val="18"/>
                <w:szCs w:val="18"/>
              </w:rPr>
              <w:t>12</w:t>
            </w:r>
          </w:p>
        </w:tc>
      </w:tr>
      <w:tr w14:paraId="373E322D">
        <w:tblPrEx>
          <w:tblCellMar>
            <w:top w:w="0" w:type="dxa"/>
            <w:left w:w="108" w:type="dxa"/>
            <w:bottom w:w="0" w:type="dxa"/>
            <w:right w:w="108" w:type="dxa"/>
          </w:tblCellMar>
        </w:tblPrEx>
        <w:trPr>
          <w:trHeight w:val="270" w:hRule="atLeast"/>
          <w:jc w:val="center"/>
        </w:trPr>
        <w:tc>
          <w:tcPr>
            <w:tcW w:w="957" w:type="dxa"/>
            <w:tcBorders>
              <w:top w:val="nil"/>
              <w:left w:val="single" w:color="auto" w:sz="4" w:space="0"/>
              <w:bottom w:val="single" w:color="auto" w:sz="4" w:space="0"/>
              <w:right w:val="single" w:color="auto" w:sz="4" w:space="0"/>
            </w:tcBorders>
            <w:vAlign w:val="center"/>
          </w:tcPr>
          <w:p w14:paraId="6AF39295">
            <w:pPr>
              <w:ind w:firstLine="0" w:firstLineChars="0"/>
              <w:jc w:val="center"/>
              <w:rPr>
                <w:sz w:val="18"/>
                <w:szCs w:val="18"/>
              </w:rPr>
            </w:pPr>
            <w:r>
              <w:rPr>
                <w:sz w:val="18"/>
                <w:szCs w:val="18"/>
              </w:rPr>
              <w:t>45</w:t>
            </w:r>
          </w:p>
        </w:tc>
        <w:tc>
          <w:tcPr>
            <w:tcW w:w="1068" w:type="dxa"/>
            <w:tcBorders>
              <w:top w:val="nil"/>
              <w:left w:val="nil"/>
              <w:bottom w:val="single" w:color="auto" w:sz="4" w:space="0"/>
              <w:right w:val="single" w:color="auto" w:sz="4" w:space="0"/>
            </w:tcBorders>
            <w:vAlign w:val="center"/>
          </w:tcPr>
          <w:p w14:paraId="5FA19483">
            <w:pPr>
              <w:ind w:firstLine="0" w:firstLineChars="0"/>
              <w:jc w:val="center"/>
              <w:rPr>
                <w:sz w:val="18"/>
                <w:szCs w:val="18"/>
              </w:rPr>
            </w:pPr>
            <w:r>
              <w:rPr>
                <w:sz w:val="18"/>
                <w:szCs w:val="18"/>
              </w:rPr>
              <w:t>1.098633</w:t>
            </w:r>
          </w:p>
        </w:tc>
        <w:tc>
          <w:tcPr>
            <w:tcW w:w="626" w:type="dxa"/>
            <w:tcBorders>
              <w:top w:val="nil"/>
              <w:left w:val="nil"/>
              <w:bottom w:val="single" w:color="auto" w:sz="4" w:space="0"/>
              <w:right w:val="single" w:color="auto" w:sz="4" w:space="0"/>
            </w:tcBorders>
            <w:vAlign w:val="center"/>
          </w:tcPr>
          <w:p w14:paraId="77C8D0A2">
            <w:pPr>
              <w:ind w:firstLine="0" w:firstLineChars="0"/>
              <w:jc w:val="center"/>
              <w:rPr>
                <w:sz w:val="18"/>
                <w:szCs w:val="18"/>
              </w:rPr>
            </w:pPr>
            <w:r>
              <w:rPr>
                <w:sz w:val="18"/>
                <w:szCs w:val="18"/>
              </w:rPr>
              <w:t>11</w:t>
            </w:r>
          </w:p>
        </w:tc>
        <w:tc>
          <w:tcPr>
            <w:tcW w:w="599" w:type="dxa"/>
            <w:tcBorders>
              <w:top w:val="nil"/>
              <w:left w:val="nil"/>
              <w:bottom w:val="single" w:color="auto" w:sz="4" w:space="0"/>
              <w:right w:val="single" w:color="auto" w:sz="4" w:space="0"/>
            </w:tcBorders>
            <w:vAlign w:val="center"/>
          </w:tcPr>
          <w:p w14:paraId="04F9D3B2">
            <w:pPr>
              <w:ind w:firstLine="0" w:firstLineChars="0"/>
              <w:jc w:val="center"/>
              <w:rPr>
                <w:sz w:val="18"/>
                <w:szCs w:val="18"/>
              </w:rPr>
            </w:pPr>
            <w:r>
              <w:rPr>
                <w:sz w:val="18"/>
                <w:szCs w:val="18"/>
              </w:rPr>
              <w:t>173</w:t>
            </w:r>
          </w:p>
        </w:tc>
        <w:tc>
          <w:tcPr>
            <w:tcW w:w="1068" w:type="dxa"/>
            <w:tcBorders>
              <w:top w:val="nil"/>
              <w:left w:val="nil"/>
              <w:bottom w:val="single" w:color="auto" w:sz="4" w:space="0"/>
              <w:right w:val="single" w:color="auto" w:sz="4" w:space="0"/>
            </w:tcBorders>
            <w:vAlign w:val="center"/>
          </w:tcPr>
          <w:p w14:paraId="6169C3B0">
            <w:pPr>
              <w:ind w:firstLine="0" w:firstLineChars="0"/>
              <w:jc w:val="center"/>
              <w:rPr>
                <w:sz w:val="18"/>
                <w:szCs w:val="18"/>
              </w:rPr>
            </w:pPr>
            <w:r>
              <w:rPr>
                <w:sz w:val="18"/>
                <w:szCs w:val="18"/>
              </w:rPr>
              <w:t>4.223633</w:t>
            </w:r>
          </w:p>
        </w:tc>
        <w:tc>
          <w:tcPr>
            <w:tcW w:w="626" w:type="dxa"/>
            <w:tcBorders>
              <w:top w:val="nil"/>
              <w:left w:val="nil"/>
              <w:bottom w:val="single" w:color="auto" w:sz="4" w:space="0"/>
              <w:right w:val="single" w:color="auto" w:sz="4" w:space="0"/>
            </w:tcBorders>
            <w:vAlign w:val="center"/>
          </w:tcPr>
          <w:p w14:paraId="38449028">
            <w:pPr>
              <w:ind w:firstLine="0" w:firstLineChars="0"/>
              <w:jc w:val="center"/>
              <w:rPr>
                <w:sz w:val="18"/>
                <w:szCs w:val="18"/>
              </w:rPr>
            </w:pPr>
            <w:r>
              <w:rPr>
                <w:sz w:val="18"/>
                <w:szCs w:val="18"/>
              </w:rPr>
              <w:t>11</w:t>
            </w:r>
          </w:p>
        </w:tc>
        <w:tc>
          <w:tcPr>
            <w:tcW w:w="599" w:type="dxa"/>
            <w:tcBorders>
              <w:top w:val="nil"/>
              <w:left w:val="nil"/>
              <w:bottom w:val="single" w:color="auto" w:sz="4" w:space="0"/>
              <w:right w:val="single" w:color="auto" w:sz="4" w:space="0"/>
            </w:tcBorders>
            <w:vAlign w:val="center"/>
          </w:tcPr>
          <w:p w14:paraId="6716A230">
            <w:pPr>
              <w:ind w:firstLine="0" w:firstLineChars="0"/>
              <w:jc w:val="center"/>
              <w:rPr>
                <w:sz w:val="18"/>
                <w:szCs w:val="18"/>
              </w:rPr>
            </w:pPr>
            <w:r>
              <w:rPr>
                <w:sz w:val="18"/>
                <w:szCs w:val="18"/>
              </w:rPr>
              <w:t>301</w:t>
            </w:r>
          </w:p>
        </w:tc>
        <w:tc>
          <w:tcPr>
            <w:tcW w:w="1068" w:type="dxa"/>
            <w:tcBorders>
              <w:top w:val="nil"/>
              <w:left w:val="nil"/>
              <w:bottom w:val="single" w:color="auto" w:sz="4" w:space="0"/>
              <w:right w:val="single" w:color="auto" w:sz="4" w:space="0"/>
            </w:tcBorders>
            <w:vAlign w:val="center"/>
          </w:tcPr>
          <w:p w14:paraId="484D309D">
            <w:pPr>
              <w:ind w:firstLine="0" w:firstLineChars="0"/>
              <w:jc w:val="center"/>
              <w:rPr>
                <w:sz w:val="18"/>
                <w:szCs w:val="18"/>
              </w:rPr>
            </w:pPr>
            <w:r>
              <w:rPr>
                <w:sz w:val="18"/>
                <w:szCs w:val="18"/>
              </w:rPr>
              <w:t>7.348633</w:t>
            </w:r>
          </w:p>
        </w:tc>
        <w:tc>
          <w:tcPr>
            <w:tcW w:w="626" w:type="dxa"/>
            <w:tcBorders>
              <w:top w:val="nil"/>
              <w:left w:val="nil"/>
              <w:bottom w:val="single" w:color="auto" w:sz="4" w:space="0"/>
              <w:right w:val="single" w:color="auto" w:sz="4" w:space="0"/>
            </w:tcBorders>
            <w:vAlign w:val="center"/>
          </w:tcPr>
          <w:p w14:paraId="4F56F9D1">
            <w:pPr>
              <w:ind w:firstLine="0" w:firstLineChars="0"/>
              <w:jc w:val="center"/>
              <w:rPr>
                <w:sz w:val="18"/>
                <w:szCs w:val="18"/>
              </w:rPr>
            </w:pPr>
            <w:r>
              <w:rPr>
                <w:sz w:val="18"/>
                <w:szCs w:val="18"/>
              </w:rPr>
              <w:t>14</w:t>
            </w:r>
          </w:p>
        </w:tc>
        <w:tc>
          <w:tcPr>
            <w:tcW w:w="599" w:type="dxa"/>
            <w:tcBorders>
              <w:top w:val="nil"/>
              <w:left w:val="nil"/>
              <w:bottom w:val="single" w:color="auto" w:sz="4" w:space="0"/>
              <w:right w:val="single" w:color="auto" w:sz="4" w:space="0"/>
            </w:tcBorders>
            <w:vAlign w:val="center"/>
          </w:tcPr>
          <w:p w14:paraId="27CF44D5">
            <w:pPr>
              <w:ind w:firstLine="0" w:firstLineChars="0"/>
              <w:jc w:val="center"/>
              <w:rPr>
                <w:sz w:val="18"/>
                <w:szCs w:val="18"/>
              </w:rPr>
            </w:pPr>
            <w:r>
              <w:rPr>
                <w:sz w:val="18"/>
                <w:szCs w:val="18"/>
              </w:rPr>
              <w:t>429</w:t>
            </w:r>
          </w:p>
        </w:tc>
        <w:tc>
          <w:tcPr>
            <w:tcW w:w="1109" w:type="dxa"/>
            <w:tcBorders>
              <w:top w:val="nil"/>
              <w:left w:val="nil"/>
              <w:bottom w:val="single" w:color="auto" w:sz="4" w:space="0"/>
              <w:right w:val="single" w:color="auto" w:sz="4" w:space="0"/>
            </w:tcBorders>
            <w:vAlign w:val="center"/>
          </w:tcPr>
          <w:p w14:paraId="6DC9151B">
            <w:pPr>
              <w:ind w:firstLine="0" w:firstLineChars="0"/>
              <w:jc w:val="center"/>
              <w:rPr>
                <w:sz w:val="18"/>
                <w:szCs w:val="18"/>
              </w:rPr>
            </w:pPr>
            <w:r>
              <w:rPr>
                <w:sz w:val="18"/>
                <w:szCs w:val="18"/>
              </w:rPr>
              <w:t>10.473633</w:t>
            </w:r>
          </w:p>
        </w:tc>
        <w:tc>
          <w:tcPr>
            <w:tcW w:w="626" w:type="dxa"/>
            <w:tcBorders>
              <w:top w:val="nil"/>
              <w:left w:val="nil"/>
              <w:bottom w:val="single" w:color="auto" w:sz="4" w:space="0"/>
              <w:right w:val="single" w:color="auto" w:sz="4" w:space="0"/>
            </w:tcBorders>
            <w:vAlign w:val="center"/>
          </w:tcPr>
          <w:p w14:paraId="514CA431">
            <w:pPr>
              <w:ind w:firstLine="0" w:firstLineChars="0"/>
              <w:jc w:val="center"/>
              <w:rPr>
                <w:sz w:val="18"/>
                <w:szCs w:val="18"/>
              </w:rPr>
            </w:pPr>
            <w:r>
              <w:rPr>
                <w:sz w:val="18"/>
                <w:szCs w:val="18"/>
              </w:rPr>
              <w:t>6</w:t>
            </w:r>
          </w:p>
        </w:tc>
      </w:tr>
      <w:tr w14:paraId="555485B9">
        <w:tblPrEx>
          <w:tblCellMar>
            <w:top w:w="0" w:type="dxa"/>
            <w:left w:w="108" w:type="dxa"/>
            <w:bottom w:w="0" w:type="dxa"/>
            <w:right w:w="108" w:type="dxa"/>
          </w:tblCellMar>
        </w:tblPrEx>
        <w:trPr>
          <w:trHeight w:val="270" w:hRule="atLeast"/>
          <w:jc w:val="center"/>
        </w:trPr>
        <w:tc>
          <w:tcPr>
            <w:tcW w:w="957" w:type="dxa"/>
            <w:tcBorders>
              <w:top w:val="nil"/>
              <w:left w:val="single" w:color="auto" w:sz="4" w:space="0"/>
              <w:bottom w:val="single" w:color="auto" w:sz="4" w:space="0"/>
              <w:right w:val="single" w:color="auto" w:sz="4" w:space="0"/>
            </w:tcBorders>
            <w:vAlign w:val="center"/>
          </w:tcPr>
          <w:p w14:paraId="0602A948">
            <w:pPr>
              <w:ind w:firstLine="0" w:firstLineChars="0"/>
              <w:jc w:val="center"/>
              <w:rPr>
                <w:sz w:val="18"/>
                <w:szCs w:val="18"/>
              </w:rPr>
            </w:pPr>
            <w:r>
              <w:rPr>
                <w:sz w:val="18"/>
                <w:szCs w:val="18"/>
              </w:rPr>
              <w:t>46</w:t>
            </w:r>
          </w:p>
        </w:tc>
        <w:tc>
          <w:tcPr>
            <w:tcW w:w="1068" w:type="dxa"/>
            <w:tcBorders>
              <w:top w:val="nil"/>
              <w:left w:val="nil"/>
              <w:bottom w:val="single" w:color="auto" w:sz="4" w:space="0"/>
              <w:right w:val="single" w:color="auto" w:sz="4" w:space="0"/>
            </w:tcBorders>
            <w:vAlign w:val="center"/>
          </w:tcPr>
          <w:p w14:paraId="738B4854">
            <w:pPr>
              <w:ind w:firstLine="0" w:firstLineChars="0"/>
              <w:jc w:val="center"/>
              <w:rPr>
                <w:sz w:val="18"/>
                <w:szCs w:val="18"/>
              </w:rPr>
            </w:pPr>
            <w:r>
              <w:rPr>
                <w:sz w:val="18"/>
                <w:szCs w:val="18"/>
              </w:rPr>
              <w:t>1.123047</w:t>
            </w:r>
          </w:p>
        </w:tc>
        <w:tc>
          <w:tcPr>
            <w:tcW w:w="626" w:type="dxa"/>
            <w:tcBorders>
              <w:top w:val="nil"/>
              <w:left w:val="nil"/>
              <w:bottom w:val="single" w:color="auto" w:sz="4" w:space="0"/>
              <w:right w:val="single" w:color="auto" w:sz="4" w:space="0"/>
            </w:tcBorders>
            <w:vAlign w:val="center"/>
          </w:tcPr>
          <w:p w14:paraId="4CF22AF7">
            <w:pPr>
              <w:ind w:firstLine="0" w:firstLineChars="0"/>
              <w:jc w:val="center"/>
              <w:rPr>
                <w:sz w:val="18"/>
                <w:szCs w:val="18"/>
              </w:rPr>
            </w:pPr>
            <w:r>
              <w:rPr>
                <w:sz w:val="18"/>
                <w:szCs w:val="18"/>
              </w:rPr>
              <w:t>8</w:t>
            </w:r>
          </w:p>
        </w:tc>
        <w:tc>
          <w:tcPr>
            <w:tcW w:w="599" w:type="dxa"/>
            <w:tcBorders>
              <w:top w:val="nil"/>
              <w:left w:val="nil"/>
              <w:bottom w:val="single" w:color="auto" w:sz="4" w:space="0"/>
              <w:right w:val="single" w:color="auto" w:sz="4" w:space="0"/>
            </w:tcBorders>
            <w:vAlign w:val="center"/>
          </w:tcPr>
          <w:p w14:paraId="7CDF4C0C">
            <w:pPr>
              <w:ind w:firstLine="0" w:firstLineChars="0"/>
              <w:jc w:val="center"/>
              <w:rPr>
                <w:sz w:val="18"/>
                <w:szCs w:val="18"/>
              </w:rPr>
            </w:pPr>
            <w:r>
              <w:rPr>
                <w:sz w:val="18"/>
                <w:szCs w:val="18"/>
              </w:rPr>
              <w:t>174</w:t>
            </w:r>
          </w:p>
        </w:tc>
        <w:tc>
          <w:tcPr>
            <w:tcW w:w="1068" w:type="dxa"/>
            <w:tcBorders>
              <w:top w:val="nil"/>
              <w:left w:val="nil"/>
              <w:bottom w:val="single" w:color="auto" w:sz="4" w:space="0"/>
              <w:right w:val="single" w:color="auto" w:sz="4" w:space="0"/>
            </w:tcBorders>
            <w:vAlign w:val="center"/>
          </w:tcPr>
          <w:p w14:paraId="4872F89C">
            <w:pPr>
              <w:ind w:firstLine="0" w:firstLineChars="0"/>
              <w:jc w:val="center"/>
              <w:rPr>
                <w:sz w:val="18"/>
                <w:szCs w:val="18"/>
              </w:rPr>
            </w:pPr>
            <w:r>
              <w:rPr>
                <w:sz w:val="18"/>
                <w:szCs w:val="18"/>
              </w:rPr>
              <w:t>4.248047</w:t>
            </w:r>
          </w:p>
        </w:tc>
        <w:tc>
          <w:tcPr>
            <w:tcW w:w="626" w:type="dxa"/>
            <w:tcBorders>
              <w:top w:val="nil"/>
              <w:left w:val="nil"/>
              <w:bottom w:val="single" w:color="auto" w:sz="4" w:space="0"/>
              <w:right w:val="single" w:color="auto" w:sz="4" w:space="0"/>
            </w:tcBorders>
            <w:vAlign w:val="center"/>
          </w:tcPr>
          <w:p w14:paraId="61B4F638">
            <w:pPr>
              <w:ind w:firstLine="0" w:firstLineChars="0"/>
              <w:jc w:val="center"/>
              <w:rPr>
                <w:sz w:val="18"/>
                <w:szCs w:val="18"/>
              </w:rPr>
            </w:pPr>
            <w:r>
              <w:rPr>
                <w:sz w:val="18"/>
                <w:szCs w:val="18"/>
              </w:rPr>
              <w:t>10</w:t>
            </w:r>
          </w:p>
        </w:tc>
        <w:tc>
          <w:tcPr>
            <w:tcW w:w="599" w:type="dxa"/>
            <w:tcBorders>
              <w:top w:val="nil"/>
              <w:left w:val="nil"/>
              <w:bottom w:val="single" w:color="auto" w:sz="4" w:space="0"/>
              <w:right w:val="single" w:color="auto" w:sz="4" w:space="0"/>
            </w:tcBorders>
            <w:vAlign w:val="center"/>
          </w:tcPr>
          <w:p w14:paraId="26E07FA9">
            <w:pPr>
              <w:ind w:firstLine="0" w:firstLineChars="0"/>
              <w:jc w:val="center"/>
              <w:rPr>
                <w:sz w:val="18"/>
                <w:szCs w:val="18"/>
              </w:rPr>
            </w:pPr>
            <w:r>
              <w:rPr>
                <w:sz w:val="18"/>
                <w:szCs w:val="18"/>
              </w:rPr>
              <w:t>302</w:t>
            </w:r>
          </w:p>
        </w:tc>
        <w:tc>
          <w:tcPr>
            <w:tcW w:w="1068" w:type="dxa"/>
            <w:tcBorders>
              <w:top w:val="nil"/>
              <w:left w:val="nil"/>
              <w:bottom w:val="single" w:color="auto" w:sz="4" w:space="0"/>
              <w:right w:val="single" w:color="auto" w:sz="4" w:space="0"/>
            </w:tcBorders>
            <w:vAlign w:val="center"/>
          </w:tcPr>
          <w:p w14:paraId="085B0EF7">
            <w:pPr>
              <w:ind w:firstLine="0" w:firstLineChars="0"/>
              <w:jc w:val="center"/>
              <w:rPr>
                <w:sz w:val="18"/>
                <w:szCs w:val="18"/>
              </w:rPr>
            </w:pPr>
            <w:r>
              <w:rPr>
                <w:sz w:val="18"/>
                <w:szCs w:val="18"/>
              </w:rPr>
              <w:t>7.373047</w:t>
            </w:r>
          </w:p>
        </w:tc>
        <w:tc>
          <w:tcPr>
            <w:tcW w:w="626" w:type="dxa"/>
            <w:tcBorders>
              <w:top w:val="nil"/>
              <w:left w:val="nil"/>
              <w:bottom w:val="single" w:color="auto" w:sz="4" w:space="0"/>
              <w:right w:val="single" w:color="auto" w:sz="4" w:space="0"/>
            </w:tcBorders>
            <w:vAlign w:val="center"/>
          </w:tcPr>
          <w:p w14:paraId="028A438F">
            <w:pPr>
              <w:ind w:firstLine="0" w:firstLineChars="0"/>
              <w:jc w:val="center"/>
              <w:rPr>
                <w:sz w:val="18"/>
                <w:szCs w:val="18"/>
              </w:rPr>
            </w:pPr>
            <w:r>
              <w:rPr>
                <w:sz w:val="18"/>
                <w:szCs w:val="18"/>
              </w:rPr>
              <w:t>8</w:t>
            </w:r>
          </w:p>
        </w:tc>
        <w:tc>
          <w:tcPr>
            <w:tcW w:w="599" w:type="dxa"/>
            <w:tcBorders>
              <w:top w:val="nil"/>
              <w:left w:val="nil"/>
              <w:bottom w:val="single" w:color="auto" w:sz="4" w:space="0"/>
              <w:right w:val="single" w:color="auto" w:sz="4" w:space="0"/>
            </w:tcBorders>
            <w:vAlign w:val="center"/>
          </w:tcPr>
          <w:p w14:paraId="11EF6AB3">
            <w:pPr>
              <w:ind w:firstLine="0" w:firstLineChars="0"/>
              <w:jc w:val="center"/>
              <w:rPr>
                <w:sz w:val="18"/>
                <w:szCs w:val="18"/>
              </w:rPr>
            </w:pPr>
            <w:r>
              <w:rPr>
                <w:sz w:val="18"/>
                <w:szCs w:val="18"/>
              </w:rPr>
              <w:t>430</w:t>
            </w:r>
          </w:p>
        </w:tc>
        <w:tc>
          <w:tcPr>
            <w:tcW w:w="1109" w:type="dxa"/>
            <w:tcBorders>
              <w:top w:val="nil"/>
              <w:left w:val="nil"/>
              <w:bottom w:val="single" w:color="auto" w:sz="4" w:space="0"/>
              <w:right w:val="single" w:color="auto" w:sz="4" w:space="0"/>
            </w:tcBorders>
            <w:vAlign w:val="center"/>
          </w:tcPr>
          <w:p w14:paraId="4F2F68D9">
            <w:pPr>
              <w:ind w:firstLine="0" w:firstLineChars="0"/>
              <w:jc w:val="center"/>
              <w:rPr>
                <w:sz w:val="18"/>
                <w:szCs w:val="18"/>
              </w:rPr>
            </w:pPr>
            <w:r>
              <w:rPr>
                <w:sz w:val="18"/>
                <w:szCs w:val="18"/>
              </w:rPr>
              <w:t>10.498047</w:t>
            </w:r>
          </w:p>
        </w:tc>
        <w:tc>
          <w:tcPr>
            <w:tcW w:w="626" w:type="dxa"/>
            <w:tcBorders>
              <w:top w:val="nil"/>
              <w:left w:val="nil"/>
              <w:bottom w:val="single" w:color="auto" w:sz="4" w:space="0"/>
              <w:right w:val="single" w:color="auto" w:sz="4" w:space="0"/>
            </w:tcBorders>
            <w:vAlign w:val="center"/>
          </w:tcPr>
          <w:p w14:paraId="63292BD3">
            <w:pPr>
              <w:ind w:firstLine="0" w:firstLineChars="0"/>
              <w:jc w:val="center"/>
              <w:rPr>
                <w:sz w:val="18"/>
                <w:szCs w:val="18"/>
              </w:rPr>
            </w:pPr>
            <w:r>
              <w:rPr>
                <w:sz w:val="18"/>
                <w:szCs w:val="18"/>
              </w:rPr>
              <w:t>15</w:t>
            </w:r>
          </w:p>
        </w:tc>
      </w:tr>
      <w:tr w14:paraId="2F6921A9">
        <w:tblPrEx>
          <w:tblCellMar>
            <w:top w:w="0" w:type="dxa"/>
            <w:left w:w="108" w:type="dxa"/>
            <w:bottom w:w="0" w:type="dxa"/>
            <w:right w:w="108" w:type="dxa"/>
          </w:tblCellMar>
        </w:tblPrEx>
        <w:trPr>
          <w:trHeight w:val="270" w:hRule="atLeast"/>
          <w:jc w:val="center"/>
        </w:trPr>
        <w:tc>
          <w:tcPr>
            <w:tcW w:w="957" w:type="dxa"/>
            <w:tcBorders>
              <w:top w:val="nil"/>
              <w:left w:val="single" w:color="auto" w:sz="4" w:space="0"/>
              <w:bottom w:val="single" w:color="auto" w:sz="4" w:space="0"/>
              <w:right w:val="single" w:color="auto" w:sz="4" w:space="0"/>
            </w:tcBorders>
            <w:vAlign w:val="center"/>
          </w:tcPr>
          <w:p w14:paraId="356642BF">
            <w:pPr>
              <w:ind w:firstLine="0" w:firstLineChars="0"/>
              <w:jc w:val="center"/>
              <w:rPr>
                <w:sz w:val="18"/>
                <w:szCs w:val="18"/>
              </w:rPr>
            </w:pPr>
            <w:r>
              <w:rPr>
                <w:sz w:val="18"/>
                <w:szCs w:val="18"/>
              </w:rPr>
              <w:t>47</w:t>
            </w:r>
          </w:p>
        </w:tc>
        <w:tc>
          <w:tcPr>
            <w:tcW w:w="1068" w:type="dxa"/>
            <w:tcBorders>
              <w:top w:val="nil"/>
              <w:left w:val="nil"/>
              <w:bottom w:val="single" w:color="auto" w:sz="4" w:space="0"/>
              <w:right w:val="single" w:color="auto" w:sz="4" w:space="0"/>
            </w:tcBorders>
            <w:vAlign w:val="center"/>
          </w:tcPr>
          <w:p w14:paraId="2C9F05A9">
            <w:pPr>
              <w:ind w:firstLine="0" w:firstLineChars="0"/>
              <w:jc w:val="center"/>
              <w:rPr>
                <w:sz w:val="18"/>
                <w:szCs w:val="18"/>
              </w:rPr>
            </w:pPr>
            <w:r>
              <w:rPr>
                <w:sz w:val="18"/>
                <w:szCs w:val="18"/>
              </w:rPr>
              <w:t>1.147461</w:t>
            </w:r>
          </w:p>
        </w:tc>
        <w:tc>
          <w:tcPr>
            <w:tcW w:w="626" w:type="dxa"/>
            <w:tcBorders>
              <w:top w:val="nil"/>
              <w:left w:val="nil"/>
              <w:bottom w:val="single" w:color="auto" w:sz="4" w:space="0"/>
              <w:right w:val="single" w:color="auto" w:sz="4" w:space="0"/>
            </w:tcBorders>
            <w:vAlign w:val="center"/>
          </w:tcPr>
          <w:p w14:paraId="52F76EB2">
            <w:pPr>
              <w:ind w:firstLine="0" w:firstLineChars="0"/>
              <w:jc w:val="center"/>
              <w:rPr>
                <w:sz w:val="18"/>
                <w:szCs w:val="18"/>
              </w:rPr>
            </w:pPr>
            <w:r>
              <w:rPr>
                <w:sz w:val="18"/>
                <w:szCs w:val="18"/>
              </w:rPr>
              <w:t>14</w:t>
            </w:r>
          </w:p>
        </w:tc>
        <w:tc>
          <w:tcPr>
            <w:tcW w:w="599" w:type="dxa"/>
            <w:tcBorders>
              <w:top w:val="nil"/>
              <w:left w:val="nil"/>
              <w:bottom w:val="single" w:color="auto" w:sz="4" w:space="0"/>
              <w:right w:val="single" w:color="auto" w:sz="4" w:space="0"/>
            </w:tcBorders>
            <w:vAlign w:val="center"/>
          </w:tcPr>
          <w:p w14:paraId="48506A52">
            <w:pPr>
              <w:ind w:firstLine="0" w:firstLineChars="0"/>
              <w:jc w:val="center"/>
              <w:rPr>
                <w:sz w:val="18"/>
                <w:szCs w:val="18"/>
              </w:rPr>
            </w:pPr>
            <w:r>
              <w:rPr>
                <w:sz w:val="18"/>
                <w:szCs w:val="18"/>
              </w:rPr>
              <w:t>175</w:t>
            </w:r>
          </w:p>
        </w:tc>
        <w:tc>
          <w:tcPr>
            <w:tcW w:w="1068" w:type="dxa"/>
            <w:tcBorders>
              <w:top w:val="nil"/>
              <w:left w:val="nil"/>
              <w:bottom w:val="single" w:color="auto" w:sz="4" w:space="0"/>
              <w:right w:val="single" w:color="auto" w:sz="4" w:space="0"/>
            </w:tcBorders>
            <w:vAlign w:val="center"/>
          </w:tcPr>
          <w:p w14:paraId="7AF6DF48">
            <w:pPr>
              <w:ind w:firstLine="0" w:firstLineChars="0"/>
              <w:jc w:val="center"/>
              <w:rPr>
                <w:sz w:val="18"/>
                <w:szCs w:val="18"/>
              </w:rPr>
            </w:pPr>
            <w:r>
              <w:rPr>
                <w:sz w:val="18"/>
                <w:szCs w:val="18"/>
              </w:rPr>
              <w:t>4.272461</w:t>
            </w:r>
          </w:p>
        </w:tc>
        <w:tc>
          <w:tcPr>
            <w:tcW w:w="626" w:type="dxa"/>
            <w:tcBorders>
              <w:top w:val="nil"/>
              <w:left w:val="nil"/>
              <w:bottom w:val="single" w:color="auto" w:sz="4" w:space="0"/>
              <w:right w:val="single" w:color="auto" w:sz="4" w:space="0"/>
            </w:tcBorders>
            <w:vAlign w:val="center"/>
          </w:tcPr>
          <w:p w14:paraId="5875126F">
            <w:pPr>
              <w:ind w:firstLine="0" w:firstLineChars="0"/>
              <w:jc w:val="center"/>
              <w:rPr>
                <w:sz w:val="18"/>
                <w:szCs w:val="18"/>
              </w:rPr>
            </w:pPr>
            <w:r>
              <w:rPr>
                <w:sz w:val="18"/>
                <w:szCs w:val="18"/>
              </w:rPr>
              <w:t>11</w:t>
            </w:r>
          </w:p>
        </w:tc>
        <w:tc>
          <w:tcPr>
            <w:tcW w:w="599" w:type="dxa"/>
            <w:tcBorders>
              <w:top w:val="nil"/>
              <w:left w:val="nil"/>
              <w:bottom w:val="single" w:color="auto" w:sz="4" w:space="0"/>
              <w:right w:val="single" w:color="auto" w:sz="4" w:space="0"/>
            </w:tcBorders>
            <w:vAlign w:val="center"/>
          </w:tcPr>
          <w:p w14:paraId="29C231F3">
            <w:pPr>
              <w:ind w:firstLine="0" w:firstLineChars="0"/>
              <w:jc w:val="center"/>
              <w:rPr>
                <w:sz w:val="18"/>
                <w:szCs w:val="18"/>
              </w:rPr>
            </w:pPr>
            <w:r>
              <w:rPr>
                <w:sz w:val="18"/>
                <w:szCs w:val="18"/>
              </w:rPr>
              <w:t>303</w:t>
            </w:r>
          </w:p>
        </w:tc>
        <w:tc>
          <w:tcPr>
            <w:tcW w:w="1068" w:type="dxa"/>
            <w:tcBorders>
              <w:top w:val="nil"/>
              <w:left w:val="nil"/>
              <w:bottom w:val="single" w:color="auto" w:sz="4" w:space="0"/>
              <w:right w:val="single" w:color="auto" w:sz="4" w:space="0"/>
            </w:tcBorders>
            <w:vAlign w:val="center"/>
          </w:tcPr>
          <w:p w14:paraId="3B285B69">
            <w:pPr>
              <w:ind w:firstLine="0" w:firstLineChars="0"/>
              <w:jc w:val="center"/>
              <w:rPr>
                <w:sz w:val="18"/>
                <w:szCs w:val="18"/>
              </w:rPr>
            </w:pPr>
            <w:r>
              <w:rPr>
                <w:sz w:val="18"/>
                <w:szCs w:val="18"/>
              </w:rPr>
              <w:t>7.397461</w:t>
            </w:r>
          </w:p>
        </w:tc>
        <w:tc>
          <w:tcPr>
            <w:tcW w:w="626" w:type="dxa"/>
            <w:tcBorders>
              <w:top w:val="nil"/>
              <w:left w:val="nil"/>
              <w:bottom w:val="single" w:color="auto" w:sz="4" w:space="0"/>
              <w:right w:val="single" w:color="auto" w:sz="4" w:space="0"/>
            </w:tcBorders>
            <w:vAlign w:val="center"/>
          </w:tcPr>
          <w:p w14:paraId="0E1ECC47">
            <w:pPr>
              <w:ind w:firstLine="0" w:firstLineChars="0"/>
              <w:jc w:val="center"/>
              <w:rPr>
                <w:sz w:val="18"/>
                <w:szCs w:val="18"/>
              </w:rPr>
            </w:pPr>
            <w:r>
              <w:rPr>
                <w:sz w:val="18"/>
                <w:szCs w:val="18"/>
              </w:rPr>
              <w:t>14</w:t>
            </w:r>
          </w:p>
        </w:tc>
        <w:tc>
          <w:tcPr>
            <w:tcW w:w="599" w:type="dxa"/>
            <w:tcBorders>
              <w:top w:val="nil"/>
              <w:left w:val="nil"/>
              <w:bottom w:val="single" w:color="auto" w:sz="4" w:space="0"/>
              <w:right w:val="single" w:color="auto" w:sz="4" w:space="0"/>
            </w:tcBorders>
            <w:vAlign w:val="center"/>
          </w:tcPr>
          <w:p w14:paraId="1F55C10F">
            <w:pPr>
              <w:ind w:firstLine="0" w:firstLineChars="0"/>
              <w:jc w:val="center"/>
              <w:rPr>
                <w:sz w:val="18"/>
                <w:szCs w:val="18"/>
              </w:rPr>
            </w:pPr>
            <w:r>
              <w:rPr>
                <w:sz w:val="18"/>
                <w:szCs w:val="18"/>
              </w:rPr>
              <w:t>431</w:t>
            </w:r>
          </w:p>
        </w:tc>
        <w:tc>
          <w:tcPr>
            <w:tcW w:w="1109" w:type="dxa"/>
            <w:tcBorders>
              <w:top w:val="nil"/>
              <w:left w:val="nil"/>
              <w:bottom w:val="single" w:color="auto" w:sz="4" w:space="0"/>
              <w:right w:val="single" w:color="auto" w:sz="4" w:space="0"/>
            </w:tcBorders>
            <w:vAlign w:val="center"/>
          </w:tcPr>
          <w:p w14:paraId="2A10FE7C">
            <w:pPr>
              <w:ind w:firstLine="0" w:firstLineChars="0"/>
              <w:jc w:val="center"/>
              <w:rPr>
                <w:sz w:val="18"/>
                <w:szCs w:val="18"/>
              </w:rPr>
            </w:pPr>
            <w:r>
              <w:rPr>
                <w:sz w:val="18"/>
                <w:szCs w:val="18"/>
              </w:rPr>
              <w:t>10.522461</w:t>
            </w:r>
          </w:p>
        </w:tc>
        <w:tc>
          <w:tcPr>
            <w:tcW w:w="626" w:type="dxa"/>
            <w:tcBorders>
              <w:top w:val="nil"/>
              <w:left w:val="nil"/>
              <w:bottom w:val="single" w:color="auto" w:sz="4" w:space="0"/>
              <w:right w:val="single" w:color="auto" w:sz="4" w:space="0"/>
            </w:tcBorders>
            <w:vAlign w:val="center"/>
          </w:tcPr>
          <w:p w14:paraId="7DFE0408">
            <w:pPr>
              <w:ind w:firstLine="0" w:firstLineChars="0"/>
              <w:jc w:val="center"/>
              <w:rPr>
                <w:sz w:val="18"/>
                <w:szCs w:val="18"/>
              </w:rPr>
            </w:pPr>
            <w:r>
              <w:rPr>
                <w:sz w:val="18"/>
                <w:szCs w:val="18"/>
              </w:rPr>
              <w:t>1</w:t>
            </w:r>
          </w:p>
        </w:tc>
      </w:tr>
      <w:tr w14:paraId="39F2D38C">
        <w:tblPrEx>
          <w:tblCellMar>
            <w:top w:w="0" w:type="dxa"/>
            <w:left w:w="108" w:type="dxa"/>
            <w:bottom w:w="0" w:type="dxa"/>
            <w:right w:w="108" w:type="dxa"/>
          </w:tblCellMar>
        </w:tblPrEx>
        <w:trPr>
          <w:trHeight w:val="270" w:hRule="atLeast"/>
          <w:jc w:val="center"/>
        </w:trPr>
        <w:tc>
          <w:tcPr>
            <w:tcW w:w="957" w:type="dxa"/>
            <w:tcBorders>
              <w:top w:val="nil"/>
              <w:left w:val="single" w:color="auto" w:sz="4" w:space="0"/>
              <w:bottom w:val="single" w:color="auto" w:sz="4" w:space="0"/>
              <w:right w:val="single" w:color="auto" w:sz="4" w:space="0"/>
            </w:tcBorders>
            <w:vAlign w:val="center"/>
          </w:tcPr>
          <w:p w14:paraId="289CC4C6">
            <w:pPr>
              <w:ind w:firstLine="0" w:firstLineChars="0"/>
              <w:jc w:val="center"/>
              <w:rPr>
                <w:sz w:val="18"/>
                <w:szCs w:val="18"/>
              </w:rPr>
            </w:pPr>
            <w:r>
              <w:rPr>
                <w:sz w:val="18"/>
                <w:szCs w:val="18"/>
              </w:rPr>
              <w:t>48</w:t>
            </w:r>
          </w:p>
        </w:tc>
        <w:tc>
          <w:tcPr>
            <w:tcW w:w="1068" w:type="dxa"/>
            <w:tcBorders>
              <w:top w:val="nil"/>
              <w:left w:val="nil"/>
              <w:bottom w:val="single" w:color="auto" w:sz="4" w:space="0"/>
              <w:right w:val="single" w:color="auto" w:sz="4" w:space="0"/>
            </w:tcBorders>
            <w:vAlign w:val="center"/>
          </w:tcPr>
          <w:p w14:paraId="4927C9F3">
            <w:pPr>
              <w:ind w:firstLine="0" w:firstLineChars="0"/>
              <w:jc w:val="center"/>
              <w:rPr>
                <w:sz w:val="18"/>
                <w:szCs w:val="18"/>
              </w:rPr>
            </w:pPr>
            <w:r>
              <w:rPr>
                <w:sz w:val="18"/>
                <w:szCs w:val="18"/>
              </w:rPr>
              <w:t>1.171875</w:t>
            </w:r>
          </w:p>
        </w:tc>
        <w:tc>
          <w:tcPr>
            <w:tcW w:w="626" w:type="dxa"/>
            <w:tcBorders>
              <w:top w:val="nil"/>
              <w:left w:val="nil"/>
              <w:bottom w:val="single" w:color="auto" w:sz="4" w:space="0"/>
              <w:right w:val="single" w:color="auto" w:sz="4" w:space="0"/>
            </w:tcBorders>
            <w:vAlign w:val="center"/>
          </w:tcPr>
          <w:p w14:paraId="1E267281">
            <w:pPr>
              <w:ind w:firstLine="0" w:firstLineChars="0"/>
              <w:jc w:val="center"/>
              <w:rPr>
                <w:sz w:val="18"/>
                <w:szCs w:val="18"/>
              </w:rPr>
            </w:pPr>
            <w:r>
              <w:rPr>
                <w:sz w:val="18"/>
                <w:szCs w:val="18"/>
              </w:rPr>
              <w:t>9</w:t>
            </w:r>
          </w:p>
        </w:tc>
        <w:tc>
          <w:tcPr>
            <w:tcW w:w="599" w:type="dxa"/>
            <w:tcBorders>
              <w:top w:val="nil"/>
              <w:left w:val="nil"/>
              <w:bottom w:val="single" w:color="auto" w:sz="4" w:space="0"/>
              <w:right w:val="single" w:color="auto" w:sz="4" w:space="0"/>
            </w:tcBorders>
            <w:vAlign w:val="center"/>
          </w:tcPr>
          <w:p w14:paraId="1027C094">
            <w:pPr>
              <w:ind w:firstLine="0" w:firstLineChars="0"/>
              <w:jc w:val="center"/>
              <w:rPr>
                <w:sz w:val="18"/>
                <w:szCs w:val="18"/>
              </w:rPr>
            </w:pPr>
            <w:r>
              <w:rPr>
                <w:sz w:val="18"/>
                <w:szCs w:val="18"/>
              </w:rPr>
              <w:t>176</w:t>
            </w:r>
          </w:p>
        </w:tc>
        <w:tc>
          <w:tcPr>
            <w:tcW w:w="1068" w:type="dxa"/>
            <w:tcBorders>
              <w:top w:val="nil"/>
              <w:left w:val="nil"/>
              <w:bottom w:val="single" w:color="auto" w:sz="4" w:space="0"/>
              <w:right w:val="single" w:color="auto" w:sz="4" w:space="0"/>
            </w:tcBorders>
            <w:vAlign w:val="center"/>
          </w:tcPr>
          <w:p w14:paraId="003F5802">
            <w:pPr>
              <w:ind w:firstLine="0" w:firstLineChars="0"/>
              <w:jc w:val="center"/>
              <w:rPr>
                <w:sz w:val="18"/>
                <w:szCs w:val="18"/>
              </w:rPr>
            </w:pPr>
            <w:r>
              <w:rPr>
                <w:sz w:val="18"/>
                <w:szCs w:val="18"/>
              </w:rPr>
              <w:t>4.296875</w:t>
            </w:r>
          </w:p>
        </w:tc>
        <w:tc>
          <w:tcPr>
            <w:tcW w:w="626" w:type="dxa"/>
            <w:tcBorders>
              <w:top w:val="nil"/>
              <w:left w:val="nil"/>
              <w:bottom w:val="single" w:color="auto" w:sz="4" w:space="0"/>
              <w:right w:val="single" w:color="auto" w:sz="4" w:space="0"/>
            </w:tcBorders>
            <w:vAlign w:val="center"/>
          </w:tcPr>
          <w:p w14:paraId="4390BE75">
            <w:pPr>
              <w:ind w:firstLine="0" w:firstLineChars="0"/>
              <w:jc w:val="center"/>
              <w:rPr>
                <w:sz w:val="18"/>
                <w:szCs w:val="18"/>
              </w:rPr>
            </w:pPr>
            <w:r>
              <w:rPr>
                <w:sz w:val="18"/>
                <w:szCs w:val="18"/>
              </w:rPr>
              <w:t>13</w:t>
            </w:r>
          </w:p>
        </w:tc>
        <w:tc>
          <w:tcPr>
            <w:tcW w:w="599" w:type="dxa"/>
            <w:tcBorders>
              <w:top w:val="nil"/>
              <w:left w:val="nil"/>
              <w:bottom w:val="single" w:color="auto" w:sz="4" w:space="0"/>
              <w:right w:val="single" w:color="auto" w:sz="4" w:space="0"/>
            </w:tcBorders>
            <w:vAlign w:val="center"/>
          </w:tcPr>
          <w:p w14:paraId="70FB2A1C">
            <w:pPr>
              <w:ind w:firstLine="0" w:firstLineChars="0"/>
              <w:jc w:val="center"/>
              <w:rPr>
                <w:sz w:val="18"/>
                <w:szCs w:val="18"/>
              </w:rPr>
            </w:pPr>
            <w:r>
              <w:rPr>
                <w:sz w:val="18"/>
                <w:szCs w:val="18"/>
              </w:rPr>
              <w:t>304</w:t>
            </w:r>
          </w:p>
        </w:tc>
        <w:tc>
          <w:tcPr>
            <w:tcW w:w="1068" w:type="dxa"/>
            <w:tcBorders>
              <w:top w:val="nil"/>
              <w:left w:val="nil"/>
              <w:bottom w:val="single" w:color="auto" w:sz="4" w:space="0"/>
              <w:right w:val="single" w:color="auto" w:sz="4" w:space="0"/>
            </w:tcBorders>
            <w:vAlign w:val="center"/>
          </w:tcPr>
          <w:p w14:paraId="6224C094">
            <w:pPr>
              <w:ind w:firstLine="0" w:firstLineChars="0"/>
              <w:jc w:val="center"/>
              <w:rPr>
                <w:sz w:val="18"/>
                <w:szCs w:val="18"/>
              </w:rPr>
            </w:pPr>
            <w:r>
              <w:rPr>
                <w:sz w:val="18"/>
                <w:szCs w:val="18"/>
              </w:rPr>
              <w:t>7.421875</w:t>
            </w:r>
          </w:p>
        </w:tc>
        <w:tc>
          <w:tcPr>
            <w:tcW w:w="626" w:type="dxa"/>
            <w:tcBorders>
              <w:top w:val="nil"/>
              <w:left w:val="nil"/>
              <w:bottom w:val="single" w:color="auto" w:sz="4" w:space="0"/>
              <w:right w:val="single" w:color="auto" w:sz="4" w:space="0"/>
            </w:tcBorders>
            <w:vAlign w:val="center"/>
          </w:tcPr>
          <w:p w14:paraId="2E69BD83">
            <w:pPr>
              <w:ind w:firstLine="0" w:firstLineChars="0"/>
              <w:jc w:val="center"/>
              <w:rPr>
                <w:sz w:val="18"/>
                <w:szCs w:val="18"/>
              </w:rPr>
            </w:pPr>
            <w:r>
              <w:rPr>
                <w:sz w:val="18"/>
                <w:szCs w:val="18"/>
              </w:rPr>
              <w:t>7</w:t>
            </w:r>
          </w:p>
        </w:tc>
        <w:tc>
          <w:tcPr>
            <w:tcW w:w="599" w:type="dxa"/>
            <w:tcBorders>
              <w:top w:val="nil"/>
              <w:left w:val="nil"/>
              <w:bottom w:val="single" w:color="auto" w:sz="4" w:space="0"/>
              <w:right w:val="single" w:color="auto" w:sz="4" w:space="0"/>
            </w:tcBorders>
            <w:vAlign w:val="center"/>
          </w:tcPr>
          <w:p w14:paraId="44451048">
            <w:pPr>
              <w:ind w:firstLine="0" w:firstLineChars="0"/>
              <w:jc w:val="center"/>
              <w:rPr>
                <w:sz w:val="18"/>
                <w:szCs w:val="18"/>
              </w:rPr>
            </w:pPr>
            <w:r>
              <w:rPr>
                <w:sz w:val="18"/>
                <w:szCs w:val="18"/>
              </w:rPr>
              <w:t>432</w:t>
            </w:r>
          </w:p>
        </w:tc>
        <w:tc>
          <w:tcPr>
            <w:tcW w:w="1109" w:type="dxa"/>
            <w:tcBorders>
              <w:top w:val="nil"/>
              <w:left w:val="nil"/>
              <w:bottom w:val="single" w:color="auto" w:sz="4" w:space="0"/>
              <w:right w:val="single" w:color="auto" w:sz="4" w:space="0"/>
            </w:tcBorders>
            <w:vAlign w:val="center"/>
          </w:tcPr>
          <w:p w14:paraId="73B15D85">
            <w:pPr>
              <w:ind w:firstLine="0" w:firstLineChars="0"/>
              <w:jc w:val="center"/>
              <w:rPr>
                <w:sz w:val="18"/>
                <w:szCs w:val="18"/>
              </w:rPr>
            </w:pPr>
            <w:r>
              <w:rPr>
                <w:sz w:val="18"/>
                <w:szCs w:val="18"/>
              </w:rPr>
              <w:t>10.546875</w:t>
            </w:r>
          </w:p>
        </w:tc>
        <w:tc>
          <w:tcPr>
            <w:tcW w:w="626" w:type="dxa"/>
            <w:tcBorders>
              <w:top w:val="nil"/>
              <w:left w:val="nil"/>
              <w:bottom w:val="single" w:color="auto" w:sz="4" w:space="0"/>
              <w:right w:val="single" w:color="auto" w:sz="4" w:space="0"/>
            </w:tcBorders>
            <w:vAlign w:val="center"/>
          </w:tcPr>
          <w:p w14:paraId="7D9431ED">
            <w:pPr>
              <w:ind w:firstLine="0" w:firstLineChars="0"/>
              <w:jc w:val="center"/>
              <w:rPr>
                <w:sz w:val="18"/>
                <w:szCs w:val="18"/>
              </w:rPr>
            </w:pPr>
            <w:r>
              <w:rPr>
                <w:sz w:val="18"/>
                <w:szCs w:val="18"/>
              </w:rPr>
              <w:t>0</w:t>
            </w:r>
          </w:p>
        </w:tc>
      </w:tr>
      <w:tr w14:paraId="1A326B8B">
        <w:tblPrEx>
          <w:tblCellMar>
            <w:top w:w="0" w:type="dxa"/>
            <w:left w:w="108" w:type="dxa"/>
            <w:bottom w:w="0" w:type="dxa"/>
            <w:right w:w="108" w:type="dxa"/>
          </w:tblCellMar>
        </w:tblPrEx>
        <w:trPr>
          <w:trHeight w:val="270" w:hRule="atLeast"/>
          <w:jc w:val="center"/>
        </w:trPr>
        <w:tc>
          <w:tcPr>
            <w:tcW w:w="957" w:type="dxa"/>
            <w:tcBorders>
              <w:top w:val="nil"/>
              <w:left w:val="single" w:color="auto" w:sz="4" w:space="0"/>
              <w:bottom w:val="single" w:color="auto" w:sz="4" w:space="0"/>
              <w:right w:val="single" w:color="auto" w:sz="4" w:space="0"/>
            </w:tcBorders>
            <w:vAlign w:val="center"/>
          </w:tcPr>
          <w:p w14:paraId="42DC3B37">
            <w:pPr>
              <w:ind w:firstLine="0" w:firstLineChars="0"/>
              <w:jc w:val="center"/>
              <w:rPr>
                <w:sz w:val="18"/>
                <w:szCs w:val="18"/>
              </w:rPr>
            </w:pPr>
            <w:r>
              <w:rPr>
                <w:sz w:val="18"/>
                <w:szCs w:val="18"/>
              </w:rPr>
              <w:t>49</w:t>
            </w:r>
          </w:p>
        </w:tc>
        <w:tc>
          <w:tcPr>
            <w:tcW w:w="1068" w:type="dxa"/>
            <w:tcBorders>
              <w:top w:val="nil"/>
              <w:left w:val="nil"/>
              <w:bottom w:val="single" w:color="auto" w:sz="4" w:space="0"/>
              <w:right w:val="single" w:color="auto" w:sz="4" w:space="0"/>
            </w:tcBorders>
            <w:vAlign w:val="center"/>
          </w:tcPr>
          <w:p w14:paraId="421607E7">
            <w:pPr>
              <w:ind w:firstLine="0" w:firstLineChars="0"/>
              <w:jc w:val="center"/>
              <w:rPr>
                <w:sz w:val="18"/>
                <w:szCs w:val="18"/>
              </w:rPr>
            </w:pPr>
            <w:r>
              <w:rPr>
                <w:sz w:val="18"/>
                <w:szCs w:val="18"/>
              </w:rPr>
              <w:t>1.196289</w:t>
            </w:r>
          </w:p>
        </w:tc>
        <w:tc>
          <w:tcPr>
            <w:tcW w:w="626" w:type="dxa"/>
            <w:tcBorders>
              <w:top w:val="nil"/>
              <w:left w:val="nil"/>
              <w:bottom w:val="single" w:color="auto" w:sz="4" w:space="0"/>
              <w:right w:val="single" w:color="auto" w:sz="4" w:space="0"/>
            </w:tcBorders>
            <w:vAlign w:val="center"/>
          </w:tcPr>
          <w:p w14:paraId="0845345C">
            <w:pPr>
              <w:ind w:firstLine="0" w:firstLineChars="0"/>
              <w:jc w:val="center"/>
              <w:rPr>
                <w:sz w:val="18"/>
                <w:szCs w:val="18"/>
              </w:rPr>
            </w:pPr>
            <w:r>
              <w:rPr>
                <w:sz w:val="18"/>
                <w:szCs w:val="18"/>
              </w:rPr>
              <w:t>3</w:t>
            </w:r>
          </w:p>
        </w:tc>
        <w:tc>
          <w:tcPr>
            <w:tcW w:w="599" w:type="dxa"/>
            <w:tcBorders>
              <w:top w:val="nil"/>
              <w:left w:val="nil"/>
              <w:bottom w:val="single" w:color="auto" w:sz="4" w:space="0"/>
              <w:right w:val="single" w:color="auto" w:sz="4" w:space="0"/>
            </w:tcBorders>
            <w:vAlign w:val="center"/>
          </w:tcPr>
          <w:p w14:paraId="779D3CA2">
            <w:pPr>
              <w:ind w:firstLine="0" w:firstLineChars="0"/>
              <w:jc w:val="center"/>
              <w:rPr>
                <w:sz w:val="18"/>
                <w:szCs w:val="18"/>
              </w:rPr>
            </w:pPr>
            <w:r>
              <w:rPr>
                <w:sz w:val="18"/>
                <w:szCs w:val="18"/>
              </w:rPr>
              <w:t>177</w:t>
            </w:r>
          </w:p>
        </w:tc>
        <w:tc>
          <w:tcPr>
            <w:tcW w:w="1068" w:type="dxa"/>
            <w:tcBorders>
              <w:top w:val="nil"/>
              <w:left w:val="nil"/>
              <w:bottom w:val="single" w:color="auto" w:sz="4" w:space="0"/>
              <w:right w:val="single" w:color="auto" w:sz="4" w:space="0"/>
            </w:tcBorders>
            <w:vAlign w:val="center"/>
          </w:tcPr>
          <w:p w14:paraId="3F9AFE22">
            <w:pPr>
              <w:ind w:firstLine="0" w:firstLineChars="0"/>
              <w:jc w:val="center"/>
              <w:rPr>
                <w:sz w:val="18"/>
                <w:szCs w:val="18"/>
              </w:rPr>
            </w:pPr>
            <w:r>
              <w:rPr>
                <w:sz w:val="18"/>
                <w:szCs w:val="18"/>
              </w:rPr>
              <w:t>4.321289</w:t>
            </w:r>
          </w:p>
        </w:tc>
        <w:tc>
          <w:tcPr>
            <w:tcW w:w="626" w:type="dxa"/>
            <w:tcBorders>
              <w:top w:val="nil"/>
              <w:left w:val="nil"/>
              <w:bottom w:val="single" w:color="auto" w:sz="4" w:space="0"/>
              <w:right w:val="single" w:color="auto" w:sz="4" w:space="0"/>
            </w:tcBorders>
            <w:vAlign w:val="center"/>
          </w:tcPr>
          <w:p w14:paraId="047C6154">
            <w:pPr>
              <w:ind w:firstLine="0" w:firstLineChars="0"/>
              <w:jc w:val="center"/>
              <w:rPr>
                <w:sz w:val="18"/>
                <w:szCs w:val="18"/>
              </w:rPr>
            </w:pPr>
            <w:r>
              <w:rPr>
                <w:sz w:val="18"/>
                <w:szCs w:val="18"/>
              </w:rPr>
              <w:t>3</w:t>
            </w:r>
          </w:p>
        </w:tc>
        <w:tc>
          <w:tcPr>
            <w:tcW w:w="599" w:type="dxa"/>
            <w:tcBorders>
              <w:top w:val="nil"/>
              <w:left w:val="nil"/>
              <w:bottom w:val="single" w:color="auto" w:sz="4" w:space="0"/>
              <w:right w:val="single" w:color="auto" w:sz="4" w:space="0"/>
            </w:tcBorders>
            <w:vAlign w:val="center"/>
          </w:tcPr>
          <w:p w14:paraId="693FB75C">
            <w:pPr>
              <w:ind w:firstLine="0" w:firstLineChars="0"/>
              <w:jc w:val="center"/>
              <w:rPr>
                <w:sz w:val="18"/>
                <w:szCs w:val="18"/>
              </w:rPr>
            </w:pPr>
            <w:r>
              <w:rPr>
                <w:sz w:val="18"/>
                <w:szCs w:val="18"/>
              </w:rPr>
              <w:t>305</w:t>
            </w:r>
          </w:p>
        </w:tc>
        <w:tc>
          <w:tcPr>
            <w:tcW w:w="1068" w:type="dxa"/>
            <w:tcBorders>
              <w:top w:val="nil"/>
              <w:left w:val="nil"/>
              <w:bottom w:val="single" w:color="auto" w:sz="4" w:space="0"/>
              <w:right w:val="single" w:color="auto" w:sz="4" w:space="0"/>
            </w:tcBorders>
            <w:vAlign w:val="center"/>
          </w:tcPr>
          <w:p w14:paraId="0621E9AE">
            <w:pPr>
              <w:ind w:firstLine="0" w:firstLineChars="0"/>
              <w:jc w:val="center"/>
              <w:rPr>
                <w:sz w:val="18"/>
                <w:szCs w:val="18"/>
              </w:rPr>
            </w:pPr>
            <w:r>
              <w:rPr>
                <w:sz w:val="18"/>
                <w:szCs w:val="18"/>
              </w:rPr>
              <w:t>7.446289</w:t>
            </w:r>
          </w:p>
        </w:tc>
        <w:tc>
          <w:tcPr>
            <w:tcW w:w="626" w:type="dxa"/>
            <w:tcBorders>
              <w:top w:val="nil"/>
              <w:left w:val="nil"/>
              <w:bottom w:val="single" w:color="auto" w:sz="4" w:space="0"/>
              <w:right w:val="single" w:color="auto" w:sz="4" w:space="0"/>
            </w:tcBorders>
            <w:vAlign w:val="center"/>
          </w:tcPr>
          <w:p w14:paraId="3AACDDD5">
            <w:pPr>
              <w:ind w:firstLine="0" w:firstLineChars="0"/>
              <w:jc w:val="center"/>
              <w:rPr>
                <w:sz w:val="18"/>
                <w:szCs w:val="18"/>
              </w:rPr>
            </w:pPr>
            <w:r>
              <w:rPr>
                <w:sz w:val="18"/>
                <w:szCs w:val="18"/>
              </w:rPr>
              <w:t>14</w:t>
            </w:r>
          </w:p>
        </w:tc>
        <w:tc>
          <w:tcPr>
            <w:tcW w:w="599" w:type="dxa"/>
            <w:tcBorders>
              <w:top w:val="nil"/>
              <w:left w:val="nil"/>
              <w:bottom w:val="single" w:color="auto" w:sz="4" w:space="0"/>
              <w:right w:val="single" w:color="auto" w:sz="4" w:space="0"/>
            </w:tcBorders>
            <w:vAlign w:val="center"/>
          </w:tcPr>
          <w:p w14:paraId="3711BD21">
            <w:pPr>
              <w:ind w:firstLine="0" w:firstLineChars="0"/>
              <w:jc w:val="center"/>
              <w:rPr>
                <w:sz w:val="18"/>
                <w:szCs w:val="18"/>
              </w:rPr>
            </w:pPr>
            <w:r>
              <w:rPr>
                <w:sz w:val="18"/>
                <w:szCs w:val="18"/>
              </w:rPr>
              <w:t>433</w:t>
            </w:r>
          </w:p>
        </w:tc>
        <w:tc>
          <w:tcPr>
            <w:tcW w:w="1109" w:type="dxa"/>
            <w:tcBorders>
              <w:top w:val="nil"/>
              <w:left w:val="nil"/>
              <w:bottom w:val="single" w:color="auto" w:sz="4" w:space="0"/>
              <w:right w:val="single" w:color="auto" w:sz="4" w:space="0"/>
            </w:tcBorders>
            <w:vAlign w:val="center"/>
          </w:tcPr>
          <w:p w14:paraId="6B0411C8">
            <w:pPr>
              <w:ind w:firstLine="0" w:firstLineChars="0"/>
              <w:jc w:val="center"/>
              <w:rPr>
                <w:sz w:val="18"/>
                <w:szCs w:val="18"/>
              </w:rPr>
            </w:pPr>
            <w:r>
              <w:rPr>
                <w:sz w:val="18"/>
                <w:szCs w:val="18"/>
              </w:rPr>
              <w:t>10.571289</w:t>
            </w:r>
          </w:p>
        </w:tc>
        <w:tc>
          <w:tcPr>
            <w:tcW w:w="626" w:type="dxa"/>
            <w:tcBorders>
              <w:top w:val="nil"/>
              <w:left w:val="nil"/>
              <w:bottom w:val="single" w:color="auto" w:sz="4" w:space="0"/>
              <w:right w:val="single" w:color="auto" w:sz="4" w:space="0"/>
            </w:tcBorders>
            <w:vAlign w:val="center"/>
          </w:tcPr>
          <w:p w14:paraId="114F55B4">
            <w:pPr>
              <w:ind w:firstLine="0" w:firstLineChars="0"/>
              <w:jc w:val="center"/>
              <w:rPr>
                <w:sz w:val="18"/>
                <w:szCs w:val="18"/>
              </w:rPr>
            </w:pPr>
            <w:r>
              <w:rPr>
                <w:sz w:val="18"/>
                <w:szCs w:val="18"/>
              </w:rPr>
              <w:t>14</w:t>
            </w:r>
          </w:p>
        </w:tc>
      </w:tr>
      <w:tr w14:paraId="13BF79A7">
        <w:tblPrEx>
          <w:tblCellMar>
            <w:top w:w="0" w:type="dxa"/>
            <w:left w:w="108" w:type="dxa"/>
            <w:bottom w:w="0" w:type="dxa"/>
            <w:right w:w="108" w:type="dxa"/>
          </w:tblCellMar>
        </w:tblPrEx>
        <w:trPr>
          <w:trHeight w:val="270" w:hRule="atLeast"/>
          <w:jc w:val="center"/>
        </w:trPr>
        <w:tc>
          <w:tcPr>
            <w:tcW w:w="957" w:type="dxa"/>
            <w:tcBorders>
              <w:top w:val="nil"/>
              <w:left w:val="single" w:color="auto" w:sz="4" w:space="0"/>
              <w:bottom w:val="single" w:color="auto" w:sz="4" w:space="0"/>
              <w:right w:val="single" w:color="auto" w:sz="4" w:space="0"/>
            </w:tcBorders>
            <w:vAlign w:val="center"/>
          </w:tcPr>
          <w:p w14:paraId="6D6102F0">
            <w:pPr>
              <w:ind w:firstLine="0" w:firstLineChars="0"/>
              <w:jc w:val="center"/>
              <w:rPr>
                <w:sz w:val="18"/>
                <w:szCs w:val="18"/>
              </w:rPr>
            </w:pPr>
            <w:r>
              <w:rPr>
                <w:sz w:val="18"/>
                <w:szCs w:val="18"/>
              </w:rPr>
              <w:t>50</w:t>
            </w:r>
          </w:p>
        </w:tc>
        <w:tc>
          <w:tcPr>
            <w:tcW w:w="1068" w:type="dxa"/>
            <w:tcBorders>
              <w:top w:val="nil"/>
              <w:left w:val="nil"/>
              <w:bottom w:val="single" w:color="auto" w:sz="4" w:space="0"/>
              <w:right w:val="single" w:color="auto" w:sz="4" w:space="0"/>
            </w:tcBorders>
            <w:vAlign w:val="center"/>
          </w:tcPr>
          <w:p w14:paraId="7C88C019">
            <w:pPr>
              <w:ind w:firstLine="0" w:firstLineChars="0"/>
              <w:jc w:val="center"/>
              <w:rPr>
                <w:sz w:val="18"/>
                <w:szCs w:val="18"/>
              </w:rPr>
            </w:pPr>
            <w:r>
              <w:rPr>
                <w:sz w:val="18"/>
                <w:szCs w:val="18"/>
              </w:rPr>
              <w:t>1.220703</w:t>
            </w:r>
          </w:p>
        </w:tc>
        <w:tc>
          <w:tcPr>
            <w:tcW w:w="626" w:type="dxa"/>
            <w:tcBorders>
              <w:top w:val="nil"/>
              <w:left w:val="nil"/>
              <w:bottom w:val="single" w:color="auto" w:sz="4" w:space="0"/>
              <w:right w:val="single" w:color="auto" w:sz="4" w:space="0"/>
            </w:tcBorders>
            <w:vAlign w:val="center"/>
          </w:tcPr>
          <w:p w14:paraId="0ACA3A84">
            <w:pPr>
              <w:ind w:firstLine="0" w:firstLineChars="0"/>
              <w:jc w:val="center"/>
              <w:rPr>
                <w:sz w:val="18"/>
                <w:szCs w:val="18"/>
              </w:rPr>
            </w:pPr>
            <w:r>
              <w:rPr>
                <w:sz w:val="18"/>
                <w:szCs w:val="18"/>
              </w:rPr>
              <w:t>9</w:t>
            </w:r>
          </w:p>
        </w:tc>
        <w:tc>
          <w:tcPr>
            <w:tcW w:w="599" w:type="dxa"/>
            <w:tcBorders>
              <w:top w:val="nil"/>
              <w:left w:val="nil"/>
              <w:bottom w:val="single" w:color="auto" w:sz="4" w:space="0"/>
              <w:right w:val="single" w:color="auto" w:sz="4" w:space="0"/>
            </w:tcBorders>
            <w:vAlign w:val="center"/>
          </w:tcPr>
          <w:p w14:paraId="0C6B7B7A">
            <w:pPr>
              <w:ind w:firstLine="0" w:firstLineChars="0"/>
              <w:jc w:val="center"/>
              <w:rPr>
                <w:sz w:val="18"/>
                <w:szCs w:val="18"/>
              </w:rPr>
            </w:pPr>
            <w:r>
              <w:rPr>
                <w:sz w:val="18"/>
                <w:szCs w:val="18"/>
              </w:rPr>
              <w:t>178</w:t>
            </w:r>
          </w:p>
        </w:tc>
        <w:tc>
          <w:tcPr>
            <w:tcW w:w="1068" w:type="dxa"/>
            <w:tcBorders>
              <w:top w:val="nil"/>
              <w:left w:val="nil"/>
              <w:bottom w:val="single" w:color="auto" w:sz="4" w:space="0"/>
              <w:right w:val="single" w:color="auto" w:sz="4" w:space="0"/>
            </w:tcBorders>
            <w:vAlign w:val="center"/>
          </w:tcPr>
          <w:p w14:paraId="64B7FDB9">
            <w:pPr>
              <w:ind w:firstLine="0" w:firstLineChars="0"/>
              <w:jc w:val="center"/>
              <w:rPr>
                <w:sz w:val="18"/>
                <w:szCs w:val="18"/>
              </w:rPr>
            </w:pPr>
            <w:r>
              <w:rPr>
                <w:sz w:val="18"/>
                <w:szCs w:val="18"/>
              </w:rPr>
              <w:t>4.345703</w:t>
            </w:r>
          </w:p>
        </w:tc>
        <w:tc>
          <w:tcPr>
            <w:tcW w:w="626" w:type="dxa"/>
            <w:tcBorders>
              <w:top w:val="nil"/>
              <w:left w:val="nil"/>
              <w:bottom w:val="single" w:color="auto" w:sz="4" w:space="0"/>
              <w:right w:val="single" w:color="auto" w:sz="4" w:space="0"/>
            </w:tcBorders>
            <w:vAlign w:val="center"/>
          </w:tcPr>
          <w:p w14:paraId="5EB33CB8">
            <w:pPr>
              <w:ind w:firstLine="0" w:firstLineChars="0"/>
              <w:jc w:val="center"/>
              <w:rPr>
                <w:sz w:val="18"/>
                <w:szCs w:val="18"/>
              </w:rPr>
            </w:pPr>
            <w:r>
              <w:rPr>
                <w:sz w:val="18"/>
                <w:szCs w:val="18"/>
              </w:rPr>
              <w:t>5</w:t>
            </w:r>
          </w:p>
        </w:tc>
        <w:tc>
          <w:tcPr>
            <w:tcW w:w="599" w:type="dxa"/>
            <w:tcBorders>
              <w:top w:val="nil"/>
              <w:left w:val="nil"/>
              <w:bottom w:val="single" w:color="auto" w:sz="4" w:space="0"/>
              <w:right w:val="single" w:color="auto" w:sz="4" w:space="0"/>
            </w:tcBorders>
            <w:vAlign w:val="center"/>
          </w:tcPr>
          <w:p w14:paraId="53D21D1C">
            <w:pPr>
              <w:ind w:firstLine="0" w:firstLineChars="0"/>
              <w:jc w:val="center"/>
              <w:rPr>
                <w:sz w:val="18"/>
                <w:szCs w:val="18"/>
              </w:rPr>
            </w:pPr>
            <w:r>
              <w:rPr>
                <w:sz w:val="18"/>
                <w:szCs w:val="18"/>
              </w:rPr>
              <w:t>306</w:t>
            </w:r>
          </w:p>
        </w:tc>
        <w:tc>
          <w:tcPr>
            <w:tcW w:w="1068" w:type="dxa"/>
            <w:tcBorders>
              <w:top w:val="nil"/>
              <w:left w:val="nil"/>
              <w:bottom w:val="single" w:color="auto" w:sz="4" w:space="0"/>
              <w:right w:val="single" w:color="auto" w:sz="4" w:space="0"/>
            </w:tcBorders>
            <w:vAlign w:val="center"/>
          </w:tcPr>
          <w:p w14:paraId="04CB905F">
            <w:pPr>
              <w:ind w:firstLine="0" w:firstLineChars="0"/>
              <w:jc w:val="center"/>
              <w:rPr>
                <w:sz w:val="18"/>
                <w:szCs w:val="18"/>
              </w:rPr>
            </w:pPr>
            <w:r>
              <w:rPr>
                <w:sz w:val="18"/>
                <w:szCs w:val="18"/>
              </w:rPr>
              <w:t>7.470703</w:t>
            </w:r>
          </w:p>
        </w:tc>
        <w:tc>
          <w:tcPr>
            <w:tcW w:w="626" w:type="dxa"/>
            <w:tcBorders>
              <w:top w:val="nil"/>
              <w:left w:val="nil"/>
              <w:bottom w:val="single" w:color="auto" w:sz="4" w:space="0"/>
              <w:right w:val="single" w:color="auto" w:sz="4" w:space="0"/>
            </w:tcBorders>
            <w:vAlign w:val="center"/>
          </w:tcPr>
          <w:p w14:paraId="0A3832BD">
            <w:pPr>
              <w:ind w:firstLine="0" w:firstLineChars="0"/>
              <w:jc w:val="center"/>
              <w:rPr>
                <w:sz w:val="18"/>
                <w:szCs w:val="18"/>
              </w:rPr>
            </w:pPr>
            <w:r>
              <w:rPr>
                <w:sz w:val="18"/>
                <w:szCs w:val="18"/>
              </w:rPr>
              <w:t>7</w:t>
            </w:r>
          </w:p>
        </w:tc>
        <w:tc>
          <w:tcPr>
            <w:tcW w:w="599" w:type="dxa"/>
            <w:tcBorders>
              <w:top w:val="nil"/>
              <w:left w:val="nil"/>
              <w:bottom w:val="single" w:color="auto" w:sz="4" w:space="0"/>
              <w:right w:val="single" w:color="auto" w:sz="4" w:space="0"/>
            </w:tcBorders>
            <w:vAlign w:val="center"/>
          </w:tcPr>
          <w:p w14:paraId="0816EAD7">
            <w:pPr>
              <w:ind w:firstLine="0" w:firstLineChars="0"/>
              <w:jc w:val="center"/>
              <w:rPr>
                <w:sz w:val="18"/>
                <w:szCs w:val="18"/>
              </w:rPr>
            </w:pPr>
            <w:r>
              <w:rPr>
                <w:sz w:val="18"/>
                <w:szCs w:val="18"/>
              </w:rPr>
              <w:t>434</w:t>
            </w:r>
          </w:p>
        </w:tc>
        <w:tc>
          <w:tcPr>
            <w:tcW w:w="1109" w:type="dxa"/>
            <w:tcBorders>
              <w:top w:val="nil"/>
              <w:left w:val="nil"/>
              <w:bottom w:val="single" w:color="auto" w:sz="4" w:space="0"/>
              <w:right w:val="single" w:color="auto" w:sz="4" w:space="0"/>
            </w:tcBorders>
            <w:vAlign w:val="center"/>
          </w:tcPr>
          <w:p w14:paraId="6FEF71C4">
            <w:pPr>
              <w:ind w:firstLine="0" w:firstLineChars="0"/>
              <w:jc w:val="center"/>
              <w:rPr>
                <w:sz w:val="18"/>
                <w:szCs w:val="18"/>
              </w:rPr>
            </w:pPr>
            <w:r>
              <w:rPr>
                <w:sz w:val="18"/>
                <w:szCs w:val="18"/>
              </w:rPr>
              <w:t>10.595703</w:t>
            </w:r>
          </w:p>
        </w:tc>
        <w:tc>
          <w:tcPr>
            <w:tcW w:w="626" w:type="dxa"/>
            <w:tcBorders>
              <w:top w:val="nil"/>
              <w:left w:val="nil"/>
              <w:bottom w:val="single" w:color="auto" w:sz="4" w:space="0"/>
              <w:right w:val="single" w:color="auto" w:sz="4" w:space="0"/>
            </w:tcBorders>
            <w:vAlign w:val="center"/>
          </w:tcPr>
          <w:p w14:paraId="4949267E">
            <w:pPr>
              <w:ind w:firstLine="0" w:firstLineChars="0"/>
              <w:jc w:val="center"/>
              <w:rPr>
                <w:sz w:val="18"/>
                <w:szCs w:val="18"/>
              </w:rPr>
            </w:pPr>
            <w:r>
              <w:rPr>
                <w:sz w:val="18"/>
                <w:szCs w:val="18"/>
              </w:rPr>
              <w:t>15</w:t>
            </w:r>
          </w:p>
        </w:tc>
      </w:tr>
      <w:tr w14:paraId="2C1CF738">
        <w:tblPrEx>
          <w:tblCellMar>
            <w:top w:w="0" w:type="dxa"/>
            <w:left w:w="108" w:type="dxa"/>
            <w:bottom w:w="0" w:type="dxa"/>
            <w:right w:w="108" w:type="dxa"/>
          </w:tblCellMar>
        </w:tblPrEx>
        <w:trPr>
          <w:trHeight w:val="270" w:hRule="atLeast"/>
          <w:jc w:val="center"/>
        </w:trPr>
        <w:tc>
          <w:tcPr>
            <w:tcW w:w="957" w:type="dxa"/>
            <w:tcBorders>
              <w:top w:val="nil"/>
              <w:left w:val="single" w:color="auto" w:sz="4" w:space="0"/>
              <w:bottom w:val="single" w:color="auto" w:sz="4" w:space="0"/>
              <w:right w:val="single" w:color="auto" w:sz="4" w:space="0"/>
            </w:tcBorders>
            <w:vAlign w:val="center"/>
          </w:tcPr>
          <w:p w14:paraId="01CA4667">
            <w:pPr>
              <w:ind w:firstLine="0" w:firstLineChars="0"/>
              <w:jc w:val="center"/>
              <w:rPr>
                <w:sz w:val="18"/>
                <w:szCs w:val="18"/>
              </w:rPr>
            </w:pPr>
            <w:r>
              <w:rPr>
                <w:sz w:val="18"/>
                <w:szCs w:val="18"/>
              </w:rPr>
              <w:t>51</w:t>
            </w:r>
          </w:p>
        </w:tc>
        <w:tc>
          <w:tcPr>
            <w:tcW w:w="1068" w:type="dxa"/>
            <w:tcBorders>
              <w:top w:val="nil"/>
              <w:left w:val="nil"/>
              <w:bottom w:val="single" w:color="auto" w:sz="4" w:space="0"/>
              <w:right w:val="single" w:color="auto" w:sz="4" w:space="0"/>
            </w:tcBorders>
            <w:vAlign w:val="center"/>
          </w:tcPr>
          <w:p w14:paraId="5C7EA5FC">
            <w:pPr>
              <w:ind w:firstLine="0" w:firstLineChars="0"/>
              <w:jc w:val="center"/>
              <w:rPr>
                <w:sz w:val="18"/>
                <w:szCs w:val="18"/>
              </w:rPr>
            </w:pPr>
            <w:r>
              <w:rPr>
                <w:sz w:val="18"/>
                <w:szCs w:val="18"/>
              </w:rPr>
              <w:t>1.245117</w:t>
            </w:r>
          </w:p>
        </w:tc>
        <w:tc>
          <w:tcPr>
            <w:tcW w:w="626" w:type="dxa"/>
            <w:tcBorders>
              <w:top w:val="nil"/>
              <w:left w:val="nil"/>
              <w:bottom w:val="single" w:color="auto" w:sz="4" w:space="0"/>
              <w:right w:val="single" w:color="auto" w:sz="4" w:space="0"/>
            </w:tcBorders>
            <w:vAlign w:val="center"/>
          </w:tcPr>
          <w:p w14:paraId="72214ECB">
            <w:pPr>
              <w:ind w:firstLine="0" w:firstLineChars="0"/>
              <w:jc w:val="center"/>
              <w:rPr>
                <w:sz w:val="18"/>
                <w:szCs w:val="18"/>
              </w:rPr>
            </w:pPr>
            <w:r>
              <w:rPr>
                <w:sz w:val="18"/>
                <w:szCs w:val="18"/>
              </w:rPr>
              <w:t>7</w:t>
            </w:r>
          </w:p>
        </w:tc>
        <w:tc>
          <w:tcPr>
            <w:tcW w:w="599" w:type="dxa"/>
            <w:tcBorders>
              <w:top w:val="nil"/>
              <w:left w:val="nil"/>
              <w:bottom w:val="single" w:color="auto" w:sz="4" w:space="0"/>
              <w:right w:val="single" w:color="auto" w:sz="4" w:space="0"/>
            </w:tcBorders>
            <w:vAlign w:val="center"/>
          </w:tcPr>
          <w:p w14:paraId="00597396">
            <w:pPr>
              <w:ind w:firstLine="0" w:firstLineChars="0"/>
              <w:jc w:val="center"/>
              <w:rPr>
                <w:sz w:val="18"/>
                <w:szCs w:val="18"/>
              </w:rPr>
            </w:pPr>
            <w:r>
              <w:rPr>
                <w:sz w:val="18"/>
                <w:szCs w:val="18"/>
              </w:rPr>
              <w:t>179</w:t>
            </w:r>
          </w:p>
        </w:tc>
        <w:tc>
          <w:tcPr>
            <w:tcW w:w="1068" w:type="dxa"/>
            <w:tcBorders>
              <w:top w:val="nil"/>
              <w:left w:val="nil"/>
              <w:bottom w:val="single" w:color="auto" w:sz="4" w:space="0"/>
              <w:right w:val="single" w:color="auto" w:sz="4" w:space="0"/>
            </w:tcBorders>
            <w:vAlign w:val="center"/>
          </w:tcPr>
          <w:p w14:paraId="17CF6961">
            <w:pPr>
              <w:ind w:firstLine="0" w:firstLineChars="0"/>
              <w:jc w:val="center"/>
              <w:rPr>
                <w:sz w:val="18"/>
                <w:szCs w:val="18"/>
              </w:rPr>
            </w:pPr>
            <w:r>
              <w:rPr>
                <w:sz w:val="18"/>
                <w:szCs w:val="18"/>
              </w:rPr>
              <w:t>4.370117</w:t>
            </w:r>
          </w:p>
        </w:tc>
        <w:tc>
          <w:tcPr>
            <w:tcW w:w="626" w:type="dxa"/>
            <w:tcBorders>
              <w:top w:val="nil"/>
              <w:left w:val="nil"/>
              <w:bottom w:val="single" w:color="auto" w:sz="4" w:space="0"/>
              <w:right w:val="single" w:color="auto" w:sz="4" w:space="0"/>
            </w:tcBorders>
            <w:vAlign w:val="center"/>
          </w:tcPr>
          <w:p w14:paraId="165B0A53">
            <w:pPr>
              <w:ind w:firstLine="0" w:firstLineChars="0"/>
              <w:jc w:val="center"/>
              <w:rPr>
                <w:sz w:val="18"/>
                <w:szCs w:val="18"/>
              </w:rPr>
            </w:pPr>
            <w:r>
              <w:rPr>
                <w:sz w:val="18"/>
                <w:szCs w:val="18"/>
              </w:rPr>
              <w:t>3</w:t>
            </w:r>
          </w:p>
        </w:tc>
        <w:tc>
          <w:tcPr>
            <w:tcW w:w="599" w:type="dxa"/>
            <w:tcBorders>
              <w:top w:val="nil"/>
              <w:left w:val="nil"/>
              <w:bottom w:val="single" w:color="auto" w:sz="4" w:space="0"/>
              <w:right w:val="single" w:color="auto" w:sz="4" w:space="0"/>
            </w:tcBorders>
            <w:vAlign w:val="center"/>
          </w:tcPr>
          <w:p w14:paraId="03D53986">
            <w:pPr>
              <w:ind w:firstLine="0" w:firstLineChars="0"/>
              <w:jc w:val="center"/>
              <w:rPr>
                <w:sz w:val="18"/>
                <w:szCs w:val="18"/>
              </w:rPr>
            </w:pPr>
            <w:r>
              <w:rPr>
                <w:sz w:val="18"/>
                <w:szCs w:val="18"/>
              </w:rPr>
              <w:t>307</w:t>
            </w:r>
          </w:p>
        </w:tc>
        <w:tc>
          <w:tcPr>
            <w:tcW w:w="1068" w:type="dxa"/>
            <w:tcBorders>
              <w:top w:val="nil"/>
              <w:left w:val="nil"/>
              <w:bottom w:val="single" w:color="auto" w:sz="4" w:space="0"/>
              <w:right w:val="single" w:color="auto" w:sz="4" w:space="0"/>
            </w:tcBorders>
            <w:vAlign w:val="center"/>
          </w:tcPr>
          <w:p w14:paraId="4608BF5B">
            <w:pPr>
              <w:ind w:firstLine="0" w:firstLineChars="0"/>
              <w:jc w:val="center"/>
              <w:rPr>
                <w:sz w:val="18"/>
                <w:szCs w:val="18"/>
              </w:rPr>
            </w:pPr>
            <w:r>
              <w:rPr>
                <w:sz w:val="18"/>
                <w:szCs w:val="18"/>
              </w:rPr>
              <w:t>7.495117</w:t>
            </w:r>
          </w:p>
        </w:tc>
        <w:tc>
          <w:tcPr>
            <w:tcW w:w="626" w:type="dxa"/>
            <w:tcBorders>
              <w:top w:val="nil"/>
              <w:left w:val="nil"/>
              <w:bottom w:val="single" w:color="auto" w:sz="4" w:space="0"/>
              <w:right w:val="single" w:color="auto" w:sz="4" w:space="0"/>
            </w:tcBorders>
            <w:vAlign w:val="center"/>
          </w:tcPr>
          <w:p w14:paraId="16F492FD">
            <w:pPr>
              <w:ind w:firstLine="0" w:firstLineChars="0"/>
              <w:jc w:val="center"/>
              <w:rPr>
                <w:sz w:val="18"/>
                <w:szCs w:val="18"/>
              </w:rPr>
            </w:pPr>
            <w:r>
              <w:rPr>
                <w:sz w:val="18"/>
                <w:szCs w:val="18"/>
              </w:rPr>
              <w:t>0</w:t>
            </w:r>
          </w:p>
        </w:tc>
        <w:tc>
          <w:tcPr>
            <w:tcW w:w="599" w:type="dxa"/>
            <w:tcBorders>
              <w:top w:val="nil"/>
              <w:left w:val="nil"/>
              <w:bottom w:val="single" w:color="auto" w:sz="4" w:space="0"/>
              <w:right w:val="single" w:color="auto" w:sz="4" w:space="0"/>
            </w:tcBorders>
            <w:vAlign w:val="center"/>
          </w:tcPr>
          <w:p w14:paraId="6C2CBBA1">
            <w:pPr>
              <w:ind w:firstLine="0" w:firstLineChars="0"/>
              <w:jc w:val="center"/>
              <w:rPr>
                <w:sz w:val="18"/>
                <w:szCs w:val="18"/>
              </w:rPr>
            </w:pPr>
            <w:r>
              <w:rPr>
                <w:sz w:val="18"/>
                <w:szCs w:val="18"/>
              </w:rPr>
              <w:t>435</w:t>
            </w:r>
          </w:p>
        </w:tc>
        <w:tc>
          <w:tcPr>
            <w:tcW w:w="1109" w:type="dxa"/>
            <w:tcBorders>
              <w:top w:val="nil"/>
              <w:left w:val="nil"/>
              <w:bottom w:val="single" w:color="auto" w:sz="4" w:space="0"/>
              <w:right w:val="single" w:color="auto" w:sz="4" w:space="0"/>
            </w:tcBorders>
            <w:vAlign w:val="center"/>
          </w:tcPr>
          <w:p w14:paraId="14983B8A">
            <w:pPr>
              <w:ind w:firstLine="0" w:firstLineChars="0"/>
              <w:jc w:val="center"/>
              <w:rPr>
                <w:sz w:val="18"/>
                <w:szCs w:val="18"/>
              </w:rPr>
            </w:pPr>
            <w:r>
              <w:rPr>
                <w:sz w:val="18"/>
                <w:szCs w:val="18"/>
              </w:rPr>
              <w:t>10.620117</w:t>
            </w:r>
          </w:p>
        </w:tc>
        <w:tc>
          <w:tcPr>
            <w:tcW w:w="626" w:type="dxa"/>
            <w:tcBorders>
              <w:top w:val="nil"/>
              <w:left w:val="nil"/>
              <w:bottom w:val="single" w:color="auto" w:sz="4" w:space="0"/>
              <w:right w:val="single" w:color="auto" w:sz="4" w:space="0"/>
            </w:tcBorders>
            <w:vAlign w:val="center"/>
          </w:tcPr>
          <w:p w14:paraId="36E8872F">
            <w:pPr>
              <w:ind w:firstLine="0" w:firstLineChars="0"/>
              <w:jc w:val="center"/>
              <w:rPr>
                <w:sz w:val="18"/>
                <w:szCs w:val="18"/>
              </w:rPr>
            </w:pPr>
            <w:r>
              <w:rPr>
                <w:sz w:val="18"/>
                <w:szCs w:val="18"/>
              </w:rPr>
              <w:t>10</w:t>
            </w:r>
          </w:p>
        </w:tc>
      </w:tr>
      <w:tr w14:paraId="7C0D96B4">
        <w:tblPrEx>
          <w:tblCellMar>
            <w:top w:w="0" w:type="dxa"/>
            <w:left w:w="108" w:type="dxa"/>
            <w:bottom w:w="0" w:type="dxa"/>
            <w:right w:w="108" w:type="dxa"/>
          </w:tblCellMar>
        </w:tblPrEx>
        <w:trPr>
          <w:trHeight w:val="270" w:hRule="atLeast"/>
          <w:jc w:val="center"/>
        </w:trPr>
        <w:tc>
          <w:tcPr>
            <w:tcW w:w="957" w:type="dxa"/>
            <w:tcBorders>
              <w:top w:val="nil"/>
              <w:left w:val="single" w:color="auto" w:sz="4" w:space="0"/>
              <w:bottom w:val="single" w:color="auto" w:sz="4" w:space="0"/>
              <w:right w:val="single" w:color="auto" w:sz="4" w:space="0"/>
            </w:tcBorders>
            <w:vAlign w:val="center"/>
          </w:tcPr>
          <w:p w14:paraId="082B3410">
            <w:pPr>
              <w:ind w:firstLine="0" w:firstLineChars="0"/>
              <w:jc w:val="center"/>
              <w:rPr>
                <w:sz w:val="18"/>
                <w:szCs w:val="18"/>
              </w:rPr>
            </w:pPr>
            <w:r>
              <w:rPr>
                <w:sz w:val="18"/>
                <w:szCs w:val="18"/>
              </w:rPr>
              <w:t>52</w:t>
            </w:r>
          </w:p>
        </w:tc>
        <w:tc>
          <w:tcPr>
            <w:tcW w:w="1068" w:type="dxa"/>
            <w:tcBorders>
              <w:top w:val="nil"/>
              <w:left w:val="nil"/>
              <w:bottom w:val="single" w:color="auto" w:sz="4" w:space="0"/>
              <w:right w:val="single" w:color="auto" w:sz="4" w:space="0"/>
            </w:tcBorders>
            <w:vAlign w:val="center"/>
          </w:tcPr>
          <w:p w14:paraId="00BE4B2B">
            <w:pPr>
              <w:ind w:firstLine="0" w:firstLineChars="0"/>
              <w:jc w:val="center"/>
              <w:rPr>
                <w:sz w:val="18"/>
                <w:szCs w:val="18"/>
              </w:rPr>
            </w:pPr>
            <w:r>
              <w:rPr>
                <w:sz w:val="18"/>
                <w:szCs w:val="18"/>
              </w:rPr>
              <w:t>1.269531</w:t>
            </w:r>
          </w:p>
        </w:tc>
        <w:tc>
          <w:tcPr>
            <w:tcW w:w="626" w:type="dxa"/>
            <w:tcBorders>
              <w:top w:val="nil"/>
              <w:left w:val="nil"/>
              <w:bottom w:val="single" w:color="auto" w:sz="4" w:space="0"/>
              <w:right w:val="single" w:color="auto" w:sz="4" w:space="0"/>
            </w:tcBorders>
            <w:vAlign w:val="center"/>
          </w:tcPr>
          <w:p w14:paraId="2C7F5882">
            <w:pPr>
              <w:ind w:firstLine="0" w:firstLineChars="0"/>
              <w:jc w:val="center"/>
              <w:rPr>
                <w:sz w:val="18"/>
                <w:szCs w:val="18"/>
              </w:rPr>
            </w:pPr>
            <w:r>
              <w:rPr>
                <w:sz w:val="18"/>
                <w:szCs w:val="18"/>
              </w:rPr>
              <w:t>14</w:t>
            </w:r>
          </w:p>
        </w:tc>
        <w:tc>
          <w:tcPr>
            <w:tcW w:w="599" w:type="dxa"/>
            <w:tcBorders>
              <w:top w:val="nil"/>
              <w:left w:val="nil"/>
              <w:bottom w:val="single" w:color="auto" w:sz="4" w:space="0"/>
              <w:right w:val="single" w:color="auto" w:sz="4" w:space="0"/>
            </w:tcBorders>
            <w:vAlign w:val="center"/>
          </w:tcPr>
          <w:p w14:paraId="23577F18">
            <w:pPr>
              <w:ind w:firstLine="0" w:firstLineChars="0"/>
              <w:jc w:val="center"/>
              <w:rPr>
                <w:sz w:val="18"/>
                <w:szCs w:val="18"/>
              </w:rPr>
            </w:pPr>
            <w:r>
              <w:rPr>
                <w:sz w:val="18"/>
                <w:szCs w:val="18"/>
              </w:rPr>
              <w:t>180</w:t>
            </w:r>
          </w:p>
        </w:tc>
        <w:tc>
          <w:tcPr>
            <w:tcW w:w="1068" w:type="dxa"/>
            <w:tcBorders>
              <w:top w:val="nil"/>
              <w:left w:val="nil"/>
              <w:bottom w:val="single" w:color="auto" w:sz="4" w:space="0"/>
              <w:right w:val="single" w:color="auto" w:sz="4" w:space="0"/>
            </w:tcBorders>
            <w:vAlign w:val="center"/>
          </w:tcPr>
          <w:p w14:paraId="0148B9BE">
            <w:pPr>
              <w:ind w:firstLine="0" w:firstLineChars="0"/>
              <w:jc w:val="center"/>
              <w:rPr>
                <w:sz w:val="18"/>
                <w:szCs w:val="18"/>
              </w:rPr>
            </w:pPr>
            <w:r>
              <w:rPr>
                <w:sz w:val="18"/>
                <w:szCs w:val="18"/>
              </w:rPr>
              <w:t>4.394531</w:t>
            </w:r>
          </w:p>
        </w:tc>
        <w:tc>
          <w:tcPr>
            <w:tcW w:w="626" w:type="dxa"/>
            <w:tcBorders>
              <w:top w:val="nil"/>
              <w:left w:val="nil"/>
              <w:bottom w:val="single" w:color="auto" w:sz="4" w:space="0"/>
              <w:right w:val="single" w:color="auto" w:sz="4" w:space="0"/>
            </w:tcBorders>
            <w:vAlign w:val="center"/>
          </w:tcPr>
          <w:p w14:paraId="5B9B1CF6">
            <w:pPr>
              <w:ind w:firstLine="0" w:firstLineChars="0"/>
              <w:jc w:val="center"/>
              <w:rPr>
                <w:sz w:val="18"/>
                <w:szCs w:val="18"/>
              </w:rPr>
            </w:pPr>
            <w:r>
              <w:rPr>
                <w:sz w:val="18"/>
                <w:szCs w:val="18"/>
              </w:rPr>
              <w:t>4</w:t>
            </w:r>
          </w:p>
        </w:tc>
        <w:tc>
          <w:tcPr>
            <w:tcW w:w="599" w:type="dxa"/>
            <w:tcBorders>
              <w:top w:val="nil"/>
              <w:left w:val="nil"/>
              <w:bottom w:val="single" w:color="auto" w:sz="4" w:space="0"/>
              <w:right w:val="single" w:color="auto" w:sz="4" w:space="0"/>
            </w:tcBorders>
            <w:vAlign w:val="center"/>
          </w:tcPr>
          <w:p w14:paraId="6F3F3892">
            <w:pPr>
              <w:ind w:firstLine="0" w:firstLineChars="0"/>
              <w:jc w:val="center"/>
              <w:rPr>
                <w:sz w:val="18"/>
                <w:szCs w:val="18"/>
              </w:rPr>
            </w:pPr>
            <w:r>
              <w:rPr>
                <w:sz w:val="18"/>
                <w:szCs w:val="18"/>
              </w:rPr>
              <w:t>308</w:t>
            </w:r>
          </w:p>
        </w:tc>
        <w:tc>
          <w:tcPr>
            <w:tcW w:w="1068" w:type="dxa"/>
            <w:tcBorders>
              <w:top w:val="nil"/>
              <w:left w:val="nil"/>
              <w:bottom w:val="single" w:color="auto" w:sz="4" w:space="0"/>
              <w:right w:val="single" w:color="auto" w:sz="4" w:space="0"/>
            </w:tcBorders>
            <w:vAlign w:val="center"/>
          </w:tcPr>
          <w:p w14:paraId="1846992F">
            <w:pPr>
              <w:ind w:firstLine="0" w:firstLineChars="0"/>
              <w:jc w:val="center"/>
              <w:rPr>
                <w:sz w:val="18"/>
                <w:szCs w:val="18"/>
              </w:rPr>
            </w:pPr>
            <w:r>
              <w:rPr>
                <w:sz w:val="18"/>
                <w:szCs w:val="18"/>
              </w:rPr>
              <w:t>7.519531</w:t>
            </w:r>
          </w:p>
        </w:tc>
        <w:tc>
          <w:tcPr>
            <w:tcW w:w="626" w:type="dxa"/>
            <w:tcBorders>
              <w:top w:val="nil"/>
              <w:left w:val="nil"/>
              <w:bottom w:val="single" w:color="auto" w:sz="4" w:space="0"/>
              <w:right w:val="single" w:color="auto" w:sz="4" w:space="0"/>
            </w:tcBorders>
            <w:vAlign w:val="center"/>
          </w:tcPr>
          <w:p w14:paraId="46AD5E1E">
            <w:pPr>
              <w:ind w:firstLine="0" w:firstLineChars="0"/>
              <w:jc w:val="center"/>
              <w:rPr>
                <w:sz w:val="18"/>
                <w:szCs w:val="18"/>
              </w:rPr>
            </w:pPr>
            <w:r>
              <w:rPr>
                <w:sz w:val="18"/>
                <w:szCs w:val="18"/>
              </w:rPr>
              <w:t>5</w:t>
            </w:r>
          </w:p>
        </w:tc>
        <w:tc>
          <w:tcPr>
            <w:tcW w:w="599" w:type="dxa"/>
            <w:tcBorders>
              <w:top w:val="nil"/>
              <w:left w:val="nil"/>
              <w:bottom w:val="single" w:color="auto" w:sz="4" w:space="0"/>
              <w:right w:val="single" w:color="auto" w:sz="4" w:space="0"/>
            </w:tcBorders>
            <w:vAlign w:val="center"/>
          </w:tcPr>
          <w:p w14:paraId="3C18DBF1">
            <w:pPr>
              <w:ind w:firstLine="0" w:firstLineChars="0"/>
              <w:jc w:val="center"/>
              <w:rPr>
                <w:sz w:val="18"/>
                <w:szCs w:val="18"/>
              </w:rPr>
            </w:pPr>
            <w:r>
              <w:rPr>
                <w:sz w:val="18"/>
                <w:szCs w:val="18"/>
              </w:rPr>
              <w:t>436</w:t>
            </w:r>
          </w:p>
        </w:tc>
        <w:tc>
          <w:tcPr>
            <w:tcW w:w="1109" w:type="dxa"/>
            <w:tcBorders>
              <w:top w:val="nil"/>
              <w:left w:val="nil"/>
              <w:bottom w:val="single" w:color="auto" w:sz="4" w:space="0"/>
              <w:right w:val="single" w:color="auto" w:sz="4" w:space="0"/>
            </w:tcBorders>
            <w:vAlign w:val="center"/>
          </w:tcPr>
          <w:p w14:paraId="18741CA8">
            <w:pPr>
              <w:ind w:firstLine="0" w:firstLineChars="0"/>
              <w:jc w:val="center"/>
              <w:rPr>
                <w:sz w:val="18"/>
                <w:szCs w:val="18"/>
              </w:rPr>
            </w:pPr>
            <w:r>
              <w:rPr>
                <w:sz w:val="18"/>
                <w:szCs w:val="18"/>
              </w:rPr>
              <w:t>10.644531</w:t>
            </w:r>
          </w:p>
        </w:tc>
        <w:tc>
          <w:tcPr>
            <w:tcW w:w="626" w:type="dxa"/>
            <w:tcBorders>
              <w:top w:val="nil"/>
              <w:left w:val="nil"/>
              <w:bottom w:val="single" w:color="auto" w:sz="4" w:space="0"/>
              <w:right w:val="single" w:color="auto" w:sz="4" w:space="0"/>
            </w:tcBorders>
            <w:vAlign w:val="center"/>
          </w:tcPr>
          <w:p w14:paraId="2F1F0A22">
            <w:pPr>
              <w:ind w:firstLine="0" w:firstLineChars="0"/>
              <w:jc w:val="center"/>
              <w:rPr>
                <w:sz w:val="18"/>
                <w:szCs w:val="18"/>
              </w:rPr>
            </w:pPr>
            <w:r>
              <w:rPr>
                <w:sz w:val="18"/>
                <w:szCs w:val="18"/>
              </w:rPr>
              <w:t>11</w:t>
            </w:r>
          </w:p>
        </w:tc>
      </w:tr>
      <w:tr w14:paraId="00D76D85">
        <w:tblPrEx>
          <w:tblCellMar>
            <w:top w:w="0" w:type="dxa"/>
            <w:left w:w="108" w:type="dxa"/>
            <w:bottom w:w="0" w:type="dxa"/>
            <w:right w:w="108" w:type="dxa"/>
          </w:tblCellMar>
        </w:tblPrEx>
        <w:trPr>
          <w:trHeight w:val="270" w:hRule="atLeast"/>
          <w:jc w:val="center"/>
        </w:trPr>
        <w:tc>
          <w:tcPr>
            <w:tcW w:w="957" w:type="dxa"/>
            <w:tcBorders>
              <w:top w:val="nil"/>
              <w:left w:val="single" w:color="auto" w:sz="4" w:space="0"/>
              <w:bottom w:val="single" w:color="auto" w:sz="4" w:space="0"/>
              <w:right w:val="single" w:color="auto" w:sz="4" w:space="0"/>
            </w:tcBorders>
            <w:vAlign w:val="center"/>
          </w:tcPr>
          <w:p w14:paraId="5381C3E1">
            <w:pPr>
              <w:ind w:firstLine="0" w:firstLineChars="0"/>
              <w:jc w:val="center"/>
              <w:rPr>
                <w:sz w:val="18"/>
                <w:szCs w:val="18"/>
              </w:rPr>
            </w:pPr>
            <w:r>
              <w:rPr>
                <w:sz w:val="18"/>
                <w:szCs w:val="18"/>
              </w:rPr>
              <w:t>53</w:t>
            </w:r>
          </w:p>
        </w:tc>
        <w:tc>
          <w:tcPr>
            <w:tcW w:w="1068" w:type="dxa"/>
            <w:tcBorders>
              <w:top w:val="nil"/>
              <w:left w:val="nil"/>
              <w:bottom w:val="single" w:color="auto" w:sz="4" w:space="0"/>
              <w:right w:val="single" w:color="auto" w:sz="4" w:space="0"/>
            </w:tcBorders>
            <w:vAlign w:val="center"/>
          </w:tcPr>
          <w:p w14:paraId="691DA2FB">
            <w:pPr>
              <w:ind w:firstLine="0" w:firstLineChars="0"/>
              <w:jc w:val="center"/>
              <w:rPr>
                <w:sz w:val="18"/>
                <w:szCs w:val="18"/>
              </w:rPr>
            </w:pPr>
            <w:r>
              <w:rPr>
                <w:sz w:val="18"/>
                <w:szCs w:val="18"/>
              </w:rPr>
              <w:t>1.293945</w:t>
            </w:r>
          </w:p>
        </w:tc>
        <w:tc>
          <w:tcPr>
            <w:tcW w:w="626" w:type="dxa"/>
            <w:tcBorders>
              <w:top w:val="nil"/>
              <w:left w:val="nil"/>
              <w:bottom w:val="single" w:color="auto" w:sz="4" w:space="0"/>
              <w:right w:val="single" w:color="auto" w:sz="4" w:space="0"/>
            </w:tcBorders>
            <w:vAlign w:val="center"/>
          </w:tcPr>
          <w:p w14:paraId="220E5D38">
            <w:pPr>
              <w:ind w:firstLine="0" w:firstLineChars="0"/>
              <w:jc w:val="center"/>
              <w:rPr>
                <w:sz w:val="18"/>
                <w:szCs w:val="18"/>
              </w:rPr>
            </w:pPr>
            <w:r>
              <w:rPr>
                <w:sz w:val="18"/>
                <w:szCs w:val="18"/>
              </w:rPr>
              <w:t>7</w:t>
            </w:r>
          </w:p>
        </w:tc>
        <w:tc>
          <w:tcPr>
            <w:tcW w:w="599" w:type="dxa"/>
            <w:tcBorders>
              <w:top w:val="nil"/>
              <w:left w:val="nil"/>
              <w:bottom w:val="single" w:color="auto" w:sz="4" w:space="0"/>
              <w:right w:val="single" w:color="auto" w:sz="4" w:space="0"/>
            </w:tcBorders>
            <w:vAlign w:val="center"/>
          </w:tcPr>
          <w:p w14:paraId="4708F57C">
            <w:pPr>
              <w:ind w:firstLine="0" w:firstLineChars="0"/>
              <w:jc w:val="center"/>
              <w:rPr>
                <w:sz w:val="18"/>
                <w:szCs w:val="18"/>
              </w:rPr>
            </w:pPr>
            <w:r>
              <w:rPr>
                <w:sz w:val="18"/>
                <w:szCs w:val="18"/>
              </w:rPr>
              <w:t>181</w:t>
            </w:r>
          </w:p>
        </w:tc>
        <w:tc>
          <w:tcPr>
            <w:tcW w:w="1068" w:type="dxa"/>
            <w:tcBorders>
              <w:top w:val="nil"/>
              <w:left w:val="nil"/>
              <w:bottom w:val="single" w:color="auto" w:sz="4" w:space="0"/>
              <w:right w:val="single" w:color="auto" w:sz="4" w:space="0"/>
            </w:tcBorders>
            <w:vAlign w:val="center"/>
          </w:tcPr>
          <w:p w14:paraId="5F293783">
            <w:pPr>
              <w:ind w:firstLine="0" w:firstLineChars="0"/>
              <w:jc w:val="center"/>
              <w:rPr>
                <w:sz w:val="18"/>
                <w:szCs w:val="18"/>
              </w:rPr>
            </w:pPr>
            <w:r>
              <w:rPr>
                <w:sz w:val="18"/>
                <w:szCs w:val="18"/>
              </w:rPr>
              <w:t>4.418945</w:t>
            </w:r>
          </w:p>
        </w:tc>
        <w:tc>
          <w:tcPr>
            <w:tcW w:w="626" w:type="dxa"/>
            <w:tcBorders>
              <w:top w:val="nil"/>
              <w:left w:val="nil"/>
              <w:bottom w:val="single" w:color="auto" w:sz="4" w:space="0"/>
              <w:right w:val="single" w:color="auto" w:sz="4" w:space="0"/>
            </w:tcBorders>
            <w:vAlign w:val="center"/>
          </w:tcPr>
          <w:p w14:paraId="48BA8C34">
            <w:pPr>
              <w:ind w:firstLine="0" w:firstLineChars="0"/>
              <w:jc w:val="center"/>
              <w:rPr>
                <w:sz w:val="18"/>
                <w:szCs w:val="18"/>
              </w:rPr>
            </w:pPr>
            <w:r>
              <w:rPr>
                <w:sz w:val="18"/>
                <w:szCs w:val="18"/>
              </w:rPr>
              <w:t>1</w:t>
            </w:r>
          </w:p>
        </w:tc>
        <w:tc>
          <w:tcPr>
            <w:tcW w:w="599" w:type="dxa"/>
            <w:tcBorders>
              <w:top w:val="nil"/>
              <w:left w:val="nil"/>
              <w:bottom w:val="single" w:color="auto" w:sz="4" w:space="0"/>
              <w:right w:val="single" w:color="auto" w:sz="4" w:space="0"/>
            </w:tcBorders>
            <w:vAlign w:val="center"/>
          </w:tcPr>
          <w:p w14:paraId="73847CCC">
            <w:pPr>
              <w:ind w:firstLine="0" w:firstLineChars="0"/>
              <w:jc w:val="center"/>
              <w:rPr>
                <w:sz w:val="18"/>
                <w:szCs w:val="18"/>
              </w:rPr>
            </w:pPr>
            <w:r>
              <w:rPr>
                <w:sz w:val="18"/>
                <w:szCs w:val="18"/>
              </w:rPr>
              <w:t>309</w:t>
            </w:r>
          </w:p>
        </w:tc>
        <w:tc>
          <w:tcPr>
            <w:tcW w:w="1068" w:type="dxa"/>
            <w:tcBorders>
              <w:top w:val="nil"/>
              <w:left w:val="nil"/>
              <w:bottom w:val="single" w:color="auto" w:sz="4" w:space="0"/>
              <w:right w:val="single" w:color="auto" w:sz="4" w:space="0"/>
            </w:tcBorders>
            <w:vAlign w:val="center"/>
          </w:tcPr>
          <w:p w14:paraId="1B44D361">
            <w:pPr>
              <w:ind w:firstLine="0" w:firstLineChars="0"/>
              <w:jc w:val="center"/>
              <w:rPr>
                <w:sz w:val="18"/>
                <w:szCs w:val="18"/>
              </w:rPr>
            </w:pPr>
            <w:r>
              <w:rPr>
                <w:sz w:val="18"/>
                <w:szCs w:val="18"/>
              </w:rPr>
              <w:t>7.543945</w:t>
            </w:r>
          </w:p>
        </w:tc>
        <w:tc>
          <w:tcPr>
            <w:tcW w:w="626" w:type="dxa"/>
            <w:tcBorders>
              <w:top w:val="nil"/>
              <w:left w:val="nil"/>
              <w:bottom w:val="single" w:color="auto" w:sz="4" w:space="0"/>
              <w:right w:val="single" w:color="auto" w:sz="4" w:space="0"/>
            </w:tcBorders>
            <w:vAlign w:val="center"/>
          </w:tcPr>
          <w:p w14:paraId="54C9A2CB">
            <w:pPr>
              <w:ind w:firstLine="0" w:firstLineChars="0"/>
              <w:jc w:val="center"/>
              <w:rPr>
                <w:sz w:val="18"/>
                <w:szCs w:val="18"/>
              </w:rPr>
            </w:pPr>
            <w:r>
              <w:rPr>
                <w:sz w:val="18"/>
                <w:szCs w:val="18"/>
              </w:rPr>
              <w:t>8</w:t>
            </w:r>
          </w:p>
        </w:tc>
        <w:tc>
          <w:tcPr>
            <w:tcW w:w="599" w:type="dxa"/>
            <w:tcBorders>
              <w:top w:val="nil"/>
              <w:left w:val="nil"/>
              <w:bottom w:val="single" w:color="auto" w:sz="4" w:space="0"/>
              <w:right w:val="single" w:color="auto" w:sz="4" w:space="0"/>
            </w:tcBorders>
            <w:vAlign w:val="center"/>
          </w:tcPr>
          <w:p w14:paraId="6F912723">
            <w:pPr>
              <w:ind w:firstLine="0" w:firstLineChars="0"/>
              <w:jc w:val="center"/>
              <w:rPr>
                <w:sz w:val="18"/>
                <w:szCs w:val="18"/>
              </w:rPr>
            </w:pPr>
            <w:r>
              <w:rPr>
                <w:sz w:val="18"/>
                <w:szCs w:val="18"/>
              </w:rPr>
              <w:t>437</w:t>
            </w:r>
          </w:p>
        </w:tc>
        <w:tc>
          <w:tcPr>
            <w:tcW w:w="1109" w:type="dxa"/>
            <w:tcBorders>
              <w:top w:val="nil"/>
              <w:left w:val="nil"/>
              <w:bottom w:val="single" w:color="auto" w:sz="4" w:space="0"/>
              <w:right w:val="single" w:color="auto" w:sz="4" w:space="0"/>
            </w:tcBorders>
            <w:vAlign w:val="center"/>
          </w:tcPr>
          <w:p w14:paraId="42EF063A">
            <w:pPr>
              <w:ind w:firstLine="0" w:firstLineChars="0"/>
              <w:jc w:val="center"/>
              <w:rPr>
                <w:sz w:val="18"/>
                <w:szCs w:val="18"/>
              </w:rPr>
            </w:pPr>
            <w:r>
              <w:rPr>
                <w:sz w:val="18"/>
                <w:szCs w:val="18"/>
              </w:rPr>
              <w:t>10.668945</w:t>
            </w:r>
          </w:p>
        </w:tc>
        <w:tc>
          <w:tcPr>
            <w:tcW w:w="626" w:type="dxa"/>
            <w:tcBorders>
              <w:top w:val="nil"/>
              <w:left w:val="nil"/>
              <w:bottom w:val="single" w:color="auto" w:sz="4" w:space="0"/>
              <w:right w:val="single" w:color="auto" w:sz="4" w:space="0"/>
            </w:tcBorders>
            <w:vAlign w:val="center"/>
          </w:tcPr>
          <w:p w14:paraId="6D8C037E">
            <w:pPr>
              <w:ind w:firstLine="0" w:firstLineChars="0"/>
              <w:jc w:val="center"/>
              <w:rPr>
                <w:sz w:val="18"/>
                <w:szCs w:val="18"/>
              </w:rPr>
            </w:pPr>
            <w:r>
              <w:rPr>
                <w:sz w:val="18"/>
                <w:szCs w:val="18"/>
              </w:rPr>
              <w:t>12</w:t>
            </w:r>
          </w:p>
        </w:tc>
      </w:tr>
      <w:tr w14:paraId="5CC48EAF">
        <w:tblPrEx>
          <w:tblCellMar>
            <w:top w:w="0" w:type="dxa"/>
            <w:left w:w="108" w:type="dxa"/>
            <w:bottom w:w="0" w:type="dxa"/>
            <w:right w:w="108" w:type="dxa"/>
          </w:tblCellMar>
        </w:tblPrEx>
        <w:trPr>
          <w:trHeight w:val="270" w:hRule="atLeast"/>
          <w:jc w:val="center"/>
        </w:trPr>
        <w:tc>
          <w:tcPr>
            <w:tcW w:w="957" w:type="dxa"/>
            <w:tcBorders>
              <w:top w:val="nil"/>
              <w:left w:val="single" w:color="auto" w:sz="4" w:space="0"/>
              <w:bottom w:val="single" w:color="auto" w:sz="4" w:space="0"/>
              <w:right w:val="single" w:color="auto" w:sz="4" w:space="0"/>
            </w:tcBorders>
            <w:vAlign w:val="center"/>
          </w:tcPr>
          <w:p w14:paraId="1BC644B3">
            <w:pPr>
              <w:ind w:firstLine="0" w:firstLineChars="0"/>
              <w:jc w:val="center"/>
              <w:rPr>
                <w:sz w:val="18"/>
                <w:szCs w:val="18"/>
              </w:rPr>
            </w:pPr>
            <w:r>
              <w:rPr>
                <w:sz w:val="18"/>
                <w:szCs w:val="18"/>
              </w:rPr>
              <w:t>54</w:t>
            </w:r>
          </w:p>
        </w:tc>
        <w:tc>
          <w:tcPr>
            <w:tcW w:w="1068" w:type="dxa"/>
            <w:tcBorders>
              <w:top w:val="nil"/>
              <w:left w:val="nil"/>
              <w:bottom w:val="single" w:color="auto" w:sz="4" w:space="0"/>
              <w:right w:val="single" w:color="auto" w:sz="4" w:space="0"/>
            </w:tcBorders>
            <w:vAlign w:val="center"/>
          </w:tcPr>
          <w:p w14:paraId="30AFC6D7">
            <w:pPr>
              <w:ind w:firstLine="0" w:firstLineChars="0"/>
              <w:jc w:val="center"/>
              <w:rPr>
                <w:sz w:val="18"/>
                <w:szCs w:val="18"/>
              </w:rPr>
            </w:pPr>
            <w:r>
              <w:rPr>
                <w:sz w:val="18"/>
                <w:szCs w:val="18"/>
              </w:rPr>
              <w:t>1.318359</w:t>
            </w:r>
          </w:p>
        </w:tc>
        <w:tc>
          <w:tcPr>
            <w:tcW w:w="626" w:type="dxa"/>
            <w:tcBorders>
              <w:top w:val="nil"/>
              <w:left w:val="nil"/>
              <w:bottom w:val="single" w:color="auto" w:sz="4" w:space="0"/>
              <w:right w:val="single" w:color="auto" w:sz="4" w:space="0"/>
            </w:tcBorders>
            <w:vAlign w:val="center"/>
          </w:tcPr>
          <w:p w14:paraId="3795BB7B">
            <w:pPr>
              <w:ind w:firstLine="0" w:firstLineChars="0"/>
              <w:jc w:val="center"/>
              <w:rPr>
                <w:sz w:val="18"/>
                <w:szCs w:val="18"/>
              </w:rPr>
            </w:pPr>
            <w:r>
              <w:rPr>
                <w:sz w:val="18"/>
                <w:szCs w:val="18"/>
              </w:rPr>
              <w:t>15</w:t>
            </w:r>
          </w:p>
        </w:tc>
        <w:tc>
          <w:tcPr>
            <w:tcW w:w="599" w:type="dxa"/>
            <w:tcBorders>
              <w:top w:val="nil"/>
              <w:left w:val="nil"/>
              <w:bottom w:val="single" w:color="auto" w:sz="4" w:space="0"/>
              <w:right w:val="single" w:color="auto" w:sz="4" w:space="0"/>
            </w:tcBorders>
            <w:vAlign w:val="center"/>
          </w:tcPr>
          <w:p w14:paraId="04545C4B">
            <w:pPr>
              <w:ind w:firstLine="0" w:firstLineChars="0"/>
              <w:jc w:val="center"/>
              <w:rPr>
                <w:sz w:val="18"/>
                <w:szCs w:val="18"/>
              </w:rPr>
            </w:pPr>
            <w:r>
              <w:rPr>
                <w:sz w:val="18"/>
                <w:szCs w:val="18"/>
              </w:rPr>
              <w:t>182</w:t>
            </w:r>
          </w:p>
        </w:tc>
        <w:tc>
          <w:tcPr>
            <w:tcW w:w="1068" w:type="dxa"/>
            <w:tcBorders>
              <w:top w:val="nil"/>
              <w:left w:val="nil"/>
              <w:bottom w:val="single" w:color="auto" w:sz="4" w:space="0"/>
              <w:right w:val="single" w:color="auto" w:sz="4" w:space="0"/>
            </w:tcBorders>
            <w:vAlign w:val="center"/>
          </w:tcPr>
          <w:p w14:paraId="4DB68127">
            <w:pPr>
              <w:ind w:firstLine="0" w:firstLineChars="0"/>
              <w:jc w:val="center"/>
              <w:rPr>
                <w:sz w:val="18"/>
                <w:szCs w:val="18"/>
              </w:rPr>
            </w:pPr>
            <w:r>
              <w:rPr>
                <w:sz w:val="18"/>
                <w:szCs w:val="18"/>
              </w:rPr>
              <w:t>4.443359</w:t>
            </w:r>
          </w:p>
        </w:tc>
        <w:tc>
          <w:tcPr>
            <w:tcW w:w="626" w:type="dxa"/>
            <w:tcBorders>
              <w:top w:val="nil"/>
              <w:left w:val="nil"/>
              <w:bottom w:val="single" w:color="auto" w:sz="4" w:space="0"/>
              <w:right w:val="single" w:color="auto" w:sz="4" w:space="0"/>
            </w:tcBorders>
            <w:vAlign w:val="center"/>
          </w:tcPr>
          <w:p w14:paraId="0C306810">
            <w:pPr>
              <w:ind w:firstLine="0" w:firstLineChars="0"/>
              <w:jc w:val="center"/>
              <w:rPr>
                <w:sz w:val="18"/>
                <w:szCs w:val="18"/>
              </w:rPr>
            </w:pPr>
            <w:r>
              <w:rPr>
                <w:sz w:val="18"/>
                <w:szCs w:val="18"/>
              </w:rPr>
              <w:t>12</w:t>
            </w:r>
          </w:p>
        </w:tc>
        <w:tc>
          <w:tcPr>
            <w:tcW w:w="599" w:type="dxa"/>
            <w:tcBorders>
              <w:top w:val="nil"/>
              <w:left w:val="nil"/>
              <w:bottom w:val="single" w:color="auto" w:sz="4" w:space="0"/>
              <w:right w:val="single" w:color="auto" w:sz="4" w:space="0"/>
            </w:tcBorders>
            <w:vAlign w:val="center"/>
          </w:tcPr>
          <w:p w14:paraId="531B3B33">
            <w:pPr>
              <w:ind w:firstLine="0" w:firstLineChars="0"/>
              <w:jc w:val="center"/>
              <w:rPr>
                <w:sz w:val="18"/>
                <w:szCs w:val="18"/>
              </w:rPr>
            </w:pPr>
            <w:r>
              <w:rPr>
                <w:sz w:val="18"/>
                <w:szCs w:val="18"/>
              </w:rPr>
              <w:t>310</w:t>
            </w:r>
          </w:p>
        </w:tc>
        <w:tc>
          <w:tcPr>
            <w:tcW w:w="1068" w:type="dxa"/>
            <w:tcBorders>
              <w:top w:val="nil"/>
              <w:left w:val="nil"/>
              <w:bottom w:val="single" w:color="auto" w:sz="4" w:space="0"/>
              <w:right w:val="single" w:color="auto" w:sz="4" w:space="0"/>
            </w:tcBorders>
            <w:vAlign w:val="center"/>
          </w:tcPr>
          <w:p w14:paraId="31A334A7">
            <w:pPr>
              <w:ind w:firstLine="0" w:firstLineChars="0"/>
              <w:jc w:val="center"/>
              <w:rPr>
                <w:sz w:val="18"/>
                <w:szCs w:val="18"/>
              </w:rPr>
            </w:pPr>
            <w:r>
              <w:rPr>
                <w:sz w:val="18"/>
                <w:szCs w:val="18"/>
              </w:rPr>
              <w:t>7.568359</w:t>
            </w:r>
          </w:p>
        </w:tc>
        <w:tc>
          <w:tcPr>
            <w:tcW w:w="626" w:type="dxa"/>
            <w:tcBorders>
              <w:top w:val="nil"/>
              <w:left w:val="nil"/>
              <w:bottom w:val="single" w:color="auto" w:sz="4" w:space="0"/>
              <w:right w:val="single" w:color="auto" w:sz="4" w:space="0"/>
            </w:tcBorders>
            <w:vAlign w:val="center"/>
          </w:tcPr>
          <w:p w14:paraId="0612711E">
            <w:pPr>
              <w:ind w:firstLine="0" w:firstLineChars="0"/>
              <w:jc w:val="center"/>
              <w:rPr>
                <w:sz w:val="18"/>
                <w:szCs w:val="18"/>
              </w:rPr>
            </w:pPr>
            <w:r>
              <w:rPr>
                <w:sz w:val="18"/>
                <w:szCs w:val="18"/>
              </w:rPr>
              <w:t>6</w:t>
            </w:r>
          </w:p>
        </w:tc>
        <w:tc>
          <w:tcPr>
            <w:tcW w:w="599" w:type="dxa"/>
            <w:tcBorders>
              <w:top w:val="nil"/>
              <w:left w:val="nil"/>
              <w:bottom w:val="single" w:color="auto" w:sz="4" w:space="0"/>
              <w:right w:val="single" w:color="auto" w:sz="4" w:space="0"/>
            </w:tcBorders>
            <w:vAlign w:val="center"/>
          </w:tcPr>
          <w:p w14:paraId="2C1D99D8">
            <w:pPr>
              <w:ind w:firstLine="0" w:firstLineChars="0"/>
              <w:jc w:val="center"/>
              <w:rPr>
                <w:sz w:val="18"/>
                <w:szCs w:val="18"/>
              </w:rPr>
            </w:pPr>
            <w:r>
              <w:rPr>
                <w:sz w:val="18"/>
                <w:szCs w:val="18"/>
              </w:rPr>
              <w:t>438</w:t>
            </w:r>
          </w:p>
        </w:tc>
        <w:tc>
          <w:tcPr>
            <w:tcW w:w="1109" w:type="dxa"/>
            <w:tcBorders>
              <w:top w:val="nil"/>
              <w:left w:val="nil"/>
              <w:bottom w:val="single" w:color="auto" w:sz="4" w:space="0"/>
              <w:right w:val="single" w:color="auto" w:sz="4" w:space="0"/>
            </w:tcBorders>
            <w:vAlign w:val="center"/>
          </w:tcPr>
          <w:p w14:paraId="53A117CE">
            <w:pPr>
              <w:ind w:firstLine="0" w:firstLineChars="0"/>
              <w:jc w:val="center"/>
              <w:rPr>
                <w:sz w:val="18"/>
                <w:szCs w:val="18"/>
              </w:rPr>
            </w:pPr>
            <w:r>
              <w:rPr>
                <w:sz w:val="18"/>
                <w:szCs w:val="18"/>
              </w:rPr>
              <w:t>10.693359</w:t>
            </w:r>
          </w:p>
        </w:tc>
        <w:tc>
          <w:tcPr>
            <w:tcW w:w="626" w:type="dxa"/>
            <w:tcBorders>
              <w:top w:val="nil"/>
              <w:left w:val="nil"/>
              <w:bottom w:val="single" w:color="auto" w:sz="4" w:space="0"/>
              <w:right w:val="single" w:color="auto" w:sz="4" w:space="0"/>
            </w:tcBorders>
            <w:vAlign w:val="center"/>
          </w:tcPr>
          <w:p w14:paraId="46106E15">
            <w:pPr>
              <w:ind w:firstLine="0" w:firstLineChars="0"/>
              <w:jc w:val="center"/>
              <w:rPr>
                <w:sz w:val="18"/>
                <w:szCs w:val="18"/>
              </w:rPr>
            </w:pPr>
            <w:r>
              <w:rPr>
                <w:sz w:val="18"/>
                <w:szCs w:val="18"/>
              </w:rPr>
              <w:t>11</w:t>
            </w:r>
          </w:p>
        </w:tc>
      </w:tr>
      <w:tr w14:paraId="04230FD6">
        <w:tblPrEx>
          <w:tblCellMar>
            <w:top w:w="0" w:type="dxa"/>
            <w:left w:w="108" w:type="dxa"/>
            <w:bottom w:w="0" w:type="dxa"/>
            <w:right w:w="108" w:type="dxa"/>
          </w:tblCellMar>
        </w:tblPrEx>
        <w:trPr>
          <w:trHeight w:val="270" w:hRule="atLeast"/>
          <w:jc w:val="center"/>
        </w:trPr>
        <w:tc>
          <w:tcPr>
            <w:tcW w:w="957" w:type="dxa"/>
            <w:tcBorders>
              <w:top w:val="nil"/>
              <w:left w:val="single" w:color="auto" w:sz="4" w:space="0"/>
              <w:bottom w:val="single" w:color="auto" w:sz="4" w:space="0"/>
              <w:right w:val="single" w:color="auto" w:sz="4" w:space="0"/>
            </w:tcBorders>
            <w:vAlign w:val="center"/>
          </w:tcPr>
          <w:p w14:paraId="2711774F">
            <w:pPr>
              <w:ind w:firstLine="0" w:firstLineChars="0"/>
              <w:jc w:val="center"/>
              <w:rPr>
                <w:sz w:val="18"/>
                <w:szCs w:val="18"/>
              </w:rPr>
            </w:pPr>
            <w:r>
              <w:rPr>
                <w:sz w:val="18"/>
                <w:szCs w:val="18"/>
              </w:rPr>
              <w:t>55</w:t>
            </w:r>
          </w:p>
        </w:tc>
        <w:tc>
          <w:tcPr>
            <w:tcW w:w="1068" w:type="dxa"/>
            <w:tcBorders>
              <w:top w:val="nil"/>
              <w:left w:val="nil"/>
              <w:bottom w:val="single" w:color="auto" w:sz="4" w:space="0"/>
              <w:right w:val="single" w:color="auto" w:sz="4" w:space="0"/>
            </w:tcBorders>
            <w:vAlign w:val="center"/>
          </w:tcPr>
          <w:p w14:paraId="3E8AA962">
            <w:pPr>
              <w:ind w:firstLine="0" w:firstLineChars="0"/>
              <w:jc w:val="center"/>
              <w:rPr>
                <w:sz w:val="18"/>
                <w:szCs w:val="18"/>
              </w:rPr>
            </w:pPr>
            <w:r>
              <w:rPr>
                <w:sz w:val="18"/>
                <w:szCs w:val="18"/>
              </w:rPr>
              <w:t>1.342773</w:t>
            </w:r>
          </w:p>
        </w:tc>
        <w:tc>
          <w:tcPr>
            <w:tcW w:w="626" w:type="dxa"/>
            <w:tcBorders>
              <w:top w:val="nil"/>
              <w:left w:val="nil"/>
              <w:bottom w:val="single" w:color="auto" w:sz="4" w:space="0"/>
              <w:right w:val="single" w:color="auto" w:sz="4" w:space="0"/>
            </w:tcBorders>
            <w:vAlign w:val="center"/>
          </w:tcPr>
          <w:p w14:paraId="746B584D">
            <w:pPr>
              <w:ind w:firstLine="0" w:firstLineChars="0"/>
              <w:jc w:val="center"/>
              <w:rPr>
                <w:sz w:val="18"/>
                <w:szCs w:val="18"/>
              </w:rPr>
            </w:pPr>
            <w:r>
              <w:rPr>
                <w:sz w:val="18"/>
                <w:szCs w:val="18"/>
              </w:rPr>
              <w:t>5</w:t>
            </w:r>
          </w:p>
        </w:tc>
        <w:tc>
          <w:tcPr>
            <w:tcW w:w="599" w:type="dxa"/>
            <w:tcBorders>
              <w:top w:val="nil"/>
              <w:left w:val="nil"/>
              <w:bottom w:val="single" w:color="auto" w:sz="4" w:space="0"/>
              <w:right w:val="single" w:color="auto" w:sz="4" w:space="0"/>
            </w:tcBorders>
            <w:vAlign w:val="center"/>
          </w:tcPr>
          <w:p w14:paraId="51B75174">
            <w:pPr>
              <w:ind w:firstLine="0" w:firstLineChars="0"/>
              <w:jc w:val="center"/>
              <w:rPr>
                <w:sz w:val="18"/>
                <w:szCs w:val="18"/>
              </w:rPr>
            </w:pPr>
            <w:r>
              <w:rPr>
                <w:sz w:val="18"/>
                <w:szCs w:val="18"/>
              </w:rPr>
              <w:t>183</w:t>
            </w:r>
          </w:p>
        </w:tc>
        <w:tc>
          <w:tcPr>
            <w:tcW w:w="1068" w:type="dxa"/>
            <w:tcBorders>
              <w:top w:val="nil"/>
              <w:left w:val="nil"/>
              <w:bottom w:val="single" w:color="auto" w:sz="4" w:space="0"/>
              <w:right w:val="single" w:color="auto" w:sz="4" w:space="0"/>
            </w:tcBorders>
            <w:vAlign w:val="center"/>
          </w:tcPr>
          <w:p w14:paraId="2F673937">
            <w:pPr>
              <w:ind w:firstLine="0" w:firstLineChars="0"/>
              <w:jc w:val="center"/>
              <w:rPr>
                <w:sz w:val="18"/>
                <w:szCs w:val="18"/>
              </w:rPr>
            </w:pPr>
            <w:r>
              <w:rPr>
                <w:sz w:val="18"/>
                <w:szCs w:val="18"/>
              </w:rPr>
              <w:t>4.467773</w:t>
            </w:r>
          </w:p>
        </w:tc>
        <w:tc>
          <w:tcPr>
            <w:tcW w:w="626" w:type="dxa"/>
            <w:tcBorders>
              <w:top w:val="nil"/>
              <w:left w:val="nil"/>
              <w:bottom w:val="single" w:color="auto" w:sz="4" w:space="0"/>
              <w:right w:val="single" w:color="auto" w:sz="4" w:space="0"/>
            </w:tcBorders>
            <w:vAlign w:val="center"/>
          </w:tcPr>
          <w:p w14:paraId="7AF23488">
            <w:pPr>
              <w:ind w:firstLine="0" w:firstLineChars="0"/>
              <w:jc w:val="center"/>
              <w:rPr>
                <w:sz w:val="18"/>
                <w:szCs w:val="18"/>
              </w:rPr>
            </w:pPr>
            <w:r>
              <w:rPr>
                <w:sz w:val="18"/>
                <w:szCs w:val="18"/>
              </w:rPr>
              <w:t>11</w:t>
            </w:r>
          </w:p>
        </w:tc>
        <w:tc>
          <w:tcPr>
            <w:tcW w:w="599" w:type="dxa"/>
            <w:tcBorders>
              <w:top w:val="nil"/>
              <w:left w:val="nil"/>
              <w:bottom w:val="single" w:color="auto" w:sz="4" w:space="0"/>
              <w:right w:val="single" w:color="auto" w:sz="4" w:space="0"/>
            </w:tcBorders>
            <w:vAlign w:val="center"/>
          </w:tcPr>
          <w:p w14:paraId="1F68B65E">
            <w:pPr>
              <w:ind w:firstLine="0" w:firstLineChars="0"/>
              <w:jc w:val="center"/>
              <w:rPr>
                <w:sz w:val="18"/>
                <w:szCs w:val="18"/>
              </w:rPr>
            </w:pPr>
            <w:r>
              <w:rPr>
                <w:sz w:val="18"/>
                <w:szCs w:val="18"/>
              </w:rPr>
              <w:t>311</w:t>
            </w:r>
          </w:p>
        </w:tc>
        <w:tc>
          <w:tcPr>
            <w:tcW w:w="1068" w:type="dxa"/>
            <w:tcBorders>
              <w:top w:val="nil"/>
              <w:left w:val="nil"/>
              <w:bottom w:val="single" w:color="auto" w:sz="4" w:space="0"/>
              <w:right w:val="single" w:color="auto" w:sz="4" w:space="0"/>
            </w:tcBorders>
            <w:vAlign w:val="center"/>
          </w:tcPr>
          <w:p w14:paraId="24BAC57F">
            <w:pPr>
              <w:ind w:firstLine="0" w:firstLineChars="0"/>
              <w:jc w:val="center"/>
              <w:rPr>
                <w:sz w:val="18"/>
                <w:szCs w:val="18"/>
              </w:rPr>
            </w:pPr>
            <w:r>
              <w:rPr>
                <w:sz w:val="18"/>
                <w:szCs w:val="18"/>
              </w:rPr>
              <w:t>7.592773</w:t>
            </w:r>
          </w:p>
        </w:tc>
        <w:tc>
          <w:tcPr>
            <w:tcW w:w="626" w:type="dxa"/>
            <w:tcBorders>
              <w:top w:val="nil"/>
              <w:left w:val="nil"/>
              <w:bottom w:val="single" w:color="auto" w:sz="4" w:space="0"/>
              <w:right w:val="single" w:color="auto" w:sz="4" w:space="0"/>
            </w:tcBorders>
            <w:vAlign w:val="center"/>
          </w:tcPr>
          <w:p w14:paraId="099E5B6B">
            <w:pPr>
              <w:ind w:firstLine="0" w:firstLineChars="0"/>
              <w:jc w:val="center"/>
              <w:rPr>
                <w:sz w:val="18"/>
                <w:szCs w:val="18"/>
              </w:rPr>
            </w:pPr>
            <w:r>
              <w:rPr>
                <w:sz w:val="18"/>
                <w:szCs w:val="18"/>
              </w:rPr>
              <w:t>11</w:t>
            </w:r>
          </w:p>
        </w:tc>
        <w:tc>
          <w:tcPr>
            <w:tcW w:w="599" w:type="dxa"/>
            <w:tcBorders>
              <w:top w:val="nil"/>
              <w:left w:val="nil"/>
              <w:bottom w:val="single" w:color="auto" w:sz="4" w:space="0"/>
              <w:right w:val="single" w:color="auto" w:sz="4" w:space="0"/>
            </w:tcBorders>
            <w:vAlign w:val="center"/>
          </w:tcPr>
          <w:p w14:paraId="73C432A6">
            <w:pPr>
              <w:ind w:firstLine="0" w:firstLineChars="0"/>
              <w:jc w:val="center"/>
              <w:rPr>
                <w:sz w:val="18"/>
                <w:szCs w:val="18"/>
              </w:rPr>
            </w:pPr>
            <w:r>
              <w:rPr>
                <w:sz w:val="18"/>
                <w:szCs w:val="18"/>
              </w:rPr>
              <w:t>439</w:t>
            </w:r>
          </w:p>
        </w:tc>
        <w:tc>
          <w:tcPr>
            <w:tcW w:w="1109" w:type="dxa"/>
            <w:tcBorders>
              <w:top w:val="nil"/>
              <w:left w:val="nil"/>
              <w:bottom w:val="single" w:color="auto" w:sz="4" w:space="0"/>
              <w:right w:val="single" w:color="auto" w:sz="4" w:space="0"/>
            </w:tcBorders>
            <w:vAlign w:val="center"/>
          </w:tcPr>
          <w:p w14:paraId="63DDE121">
            <w:pPr>
              <w:ind w:firstLine="0" w:firstLineChars="0"/>
              <w:jc w:val="center"/>
              <w:rPr>
                <w:sz w:val="18"/>
                <w:szCs w:val="18"/>
              </w:rPr>
            </w:pPr>
            <w:r>
              <w:rPr>
                <w:sz w:val="18"/>
                <w:szCs w:val="18"/>
              </w:rPr>
              <w:t>10.717773</w:t>
            </w:r>
          </w:p>
        </w:tc>
        <w:tc>
          <w:tcPr>
            <w:tcW w:w="626" w:type="dxa"/>
            <w:tcBorders>
              <w:top w:val="nil"/>
              <w:left w:val="nil"/>
              <w:bottom w:val="single" w:color="auto" w:sz="4" w:space="0"/>
              <w:right w:val="single" w:color="auto" w:sz="4" w:space="0"/>
            </w:tcBorders>
            <w:vAlign w:val="center"/>
          </w:tcPr>
          <w:p w14:paraId="56358F1E">
            <w:pPr>
              <w:ind w:firstLine="0" w:firstLineChars="0"/>
              <w:jc w:val="center"/>
              <w:rPr>
                <w:sz w:val="18"/>
                <w:szCs w:val="18"/>
              </w:rPr>
            </w:pPr>
            <w:r>
              <w:rPr>
                <w:sz w:val="18"/>
                <w:szCs w:val="18"/>
              </w:rPr>
              <w:t>12</w:t>
            </w:r>
          </w:p>
        </w:tc>
      </w:tr>
      <w:tr w14:paraId="72958F66">
        <w:tblPrEx>
          <w:tblCellMar>
            <w:top w:w="0" w:type="dxa"/>
            <w:left w:w="108" w:type="dxa"/>
            <w:bottom w:w="0" w:type="dxa"/>
            <w:right w:w="108" w:type="dxa"/>
          </w:tblCellMar>
        </w:tblPrEx>
        <w:trPr>
          <w:trHeight w:val="270" w:hRule="atLeast"/>
          <w:jc w:val="center"/>
        </w:trPr>
        <w:tc>
          <w:tcPr>
            <w:tcW w:w="957" w:type="dxa"/>
            <w:tcBorders>
              <w:top w:val="nil"/>
              <w:left w:val="single" w:color="auto" w:sz="4" w:space="0"/>
              <w:bottom w:val="single" w:color="auto" w:sz="4" w:space="0"/>
              <w:right w:val="single" w:color="auto" w:sz="4" w:space="0"/>
            </w:tcBorders>
            <w:vAlign w:val="center"/>
          </w:tcPr>
          <w:p w14:paraId="501B114C">
            <w:pPr>
              <w:ind w:firstLine="0" w:firstLineChars="0"/>
              <w:jc w:val="center"/>
              <w:rPr>
                <w:sz w:val="18"/>
                <w:szCs w:val="18"/>
              </w:rPr>
            </w:pPr>
            <w:r>
              <w:rPr>
                <w:sz w:val="18"/>
                <w:szCs w:val="18"/>
              </w:rPr>
              <w:t>56</w:t>
            </w:r>
          </w:p>
        </w:tc>
        <w:tc>
          <w:tcPr>
            <w:tcW w:w="1068" w:type="dxa"/>
            <w:tcBorders>
              <w:top w:val="nil"/>
              <w:left w:val="nil"/>
              <w:bottom w:val="single" w:color="auto" w:sz="4" w:space="0"/>
              <w:right w:val="single" w:color="auto" w:sz="4" w:space="0"/>
            </w:tcBorders>
            <w:vAlign w:val="center"/>
          </w:tcPr>
          <w:p w14:paraId="20954763">
            <w:pPr>
              <w:ind w:firstLine="0" w:firstLineChars="0"/>
              <w:jc w:val="center"/>
              <w:rPr>
                <w:sz w:val="18"/>
                <w:szCs w:val="18"/>
              </w:rPr>
            </w:pPr>
            <w:r>
              <w:rPr>
                <w:sz w:val="18"/>
                <w:szCs w:val="18"/>
              </w:rPr>
              <w:t>1.367188</w:t>
            </w:r>
          </w:p>
        </w:tc>
        <w:tc>
          <w:tcPr>
            <w:tcW w:w="626" w:type="dxa"/>
            <w:tcBorders>
              <w:top w:val="nil"/>
              <w:left w:val="nil"/>
              <w:bottom w:val="single" w:color="auto" w:sz="4" w:space="0"/>
              <w:right w:val="single" w:color="auto" w:sz="4" w:space="0"/>
            </w:tcBorders>
            <w:vAlign w:val="center"/>
          </w:tcPr>
          <w:p w14:paraId="0E8328E7">
            <w:pPr>
              <w:ind w:firstLine="0" w:firstLineChars="0"/>
              <w:jc w:val="center"/>
              <w:rPr>
                <w:sz w:val="18"/>
                <w:szCs w:val="18"/>
              </w:rPr>
            </w:pPr>
            <w:r>
              <w:rPr>
                <w:sz w:val="18"/>
                <w:szCs w:val="18"/>
              </w:rPr>
              <w:t>11</w:t>
            </w:r>
          </w:p>
        </w:tc>
        <w:tc>
          <w:tcPr>
            <w:tcW w:w="599" w:type="dxa"/>
            <w:tcBorders>
              <w:top w:val="nil"/>
              <w:left w:val="nil"/>
              <w:bottom w:val="single" w:color="auto" w:sz="4" w:space="0"/>
              <w:right w:val="single" w:color="auto" w:sz="4" w:space="0"/>
            </w:tcBorders>
            <w:vAlign w:val="center"/>
          </w:tcPr>
          <w:p w14:paraId="6C8C749E">
            <w:pPr>
              <w:ind w:firstLine="0" w:firstLineChars="0"/>
              <w:jc w:val="center"/>
              <w:rPr>
                <w:sz w:val="18"/>
                <w:szCs w:val="18"/>
              </w:rPr>
            </w:pPr>
            <w:r>
              <w:rPr>
                <w:sz w:val="18"/>
                <w:szCs w:val="18"/>
              </w:rPr>
              <w:t>184</w:t>
            </w:r>
          </w:p>
        </w:tc>
        <w:tc>
          <w:tcPr>
            <w:tcW w:w="1068" w:type="dxa"/>
            <w:tcBorders>
              <w:top w:val="nil"/>
              <w:left w:val="nil"/>
              <w:bottom w:val="single" w:color="auto" w:sz="4" w:space="0"/>
              <w:right w:val="single" w:color="auto" w:sz="4" w:space="0"/>
            </w:tcBorders>
            <w:vAlign w:val="center"/>
          </w:tcPr>
          <w:p w14:paraId="2B645E99">
            <w:pPr>
              <w:ind w:firstLine="0" w:firstLineChars="0"/>
              <w:jc w:val="center"/>
              <w:rPr>
                <w:sz w:val="18"/>
                <w:szCs w:val="18"/>
              </w:rPr>
            </w:pPr>
            <w:r>
              <w:rPr>
                <w:sz w:val="18"/>
                <w:szCs w:val="18"/>
              </w:rPr>
              <w:t>4.492188</w:t>
            </w:r>
          </w:p>
        </w:tc>
        <w:tc>
          <w:tcPr>
            <w:tcW w:w="626" w:type="dxa"/>
            <w:tcBorders>
              <w:top w:val="nil"/>
              <w:left w:val="nil"/>
              <w:bottom w:val="single" w:color="auto" w:sz="4" w:space="0"/>
              <w:right w:val="single" w:color="auto" w:sz="4" w:space="0"/>
            </w:tcBorders>
            <w:vAlign w:val="center"/>
          </w:tcPr>
          <w:p w14:paraId="2832109E">
            <w:pPr>
              <w:ind w:firstLine="0" w:firstLineChars="0"/>
              <w:jc w:val="center"/>
              <w:rPr>
                <w:sz w:val="18"/>
                <w:szCs w:val="18"/>
              </w:rPr>
            </w:pPr>
            <w:r>
              <w:rPr>
                <w:sz w:val="18"/>
                <w:szCs w:val="18"/>
              </w:rPr>
              <w:t>15</w:t>
            </w:r>
          </w:p>
        </w:tc>
        <w:tc>
          <w:tcPr>
            <w:tcW w:w="599" w:type="dxa"/>
            <w:tcBorders>
              <w:top w:val="nil"/>
              <w:left w:val="nil"/>
              <w:bottom w:val="single" w:color="auto" w:sz="4" w:space="0"/>
              <w:right w:val="single" w:color="auto" w:sz="4" w:space="0"/>
            </w:tcBorders>
            <w:vAlign w:val="center"/>
          </w:tcPr>
          <w:p w14:paraId="791E7626">
            <w:pPr>
              <w:ind w:firstLine="0" w:firstLineChars="0"/>
              <w:jc w:val="center"/>
              <w:rPr>
                <w:sz w:val="18"/>
                <w:szCs w:val="18"/>
              </w:rPr>
            </w:pPr>
            <w:r>
              <w:rPr>
                <w:sz w:val="18"/>
                <w:szCs w:val="18"/>
              </w:rPr>
              <w:t>312</w:t>
            </w:r>
          </w:p>
        </w:tc>
        <w:tc>
          <w:tcPr>
            <w:tcW w:w="1068" w:type="dxa"/>
            <w:tcBorders>
              <w:top w:val="nil"/>
              <w:left w:val="nil"/>
              <w:bottom w:val="single" w:color="auto" w:sz="4" w:space="0"/>
              <w:right w:val="single" w:color="auto" w:sz="4" w:space="0"/>
            </w:tcBorders>
            <w:vAlign w:val="center"/>
          </w:tcPr>
          <w:p w14:paraId="4D47DC05">
            <w:pPr>
              <w:ind w:firstLine="0" w:firstLineChars="0"/>
              <w:jc w:val="center"/>
              <w:rPr>
                <w:sz w:val="18"/>
                <w:szCs w:val="18"/>
              </w:rPr>
            </w:pPr>
            <w:r>
              <w:rPr>
                <w:sz w:val="18"/>
                <w:szCs w:val="18"/>
              </w:rPr>
              <w:t>7.617188</w:t>
            </w:r>
          </w:p>
        </w:tc>
        <w:tc>
          <w:tcPr>
            <w:tcW w:w="626" w:type="dxa"/>
            <w:tcBorders>
              <w:top w:val="nil"/>
              <w:left w:val="nil"/>
              <w:bottom w:val="single" w:color="auto" w:sz="4" w:space="0"/>
              <w:right w:val="single" w:color="auto" w:sz="4" w:space="0"/>
            </w:tcBorders>
            <w:vAlign w:val="center"/>
          </w:tcPr>
          <w:p w14:paraId="0D0B0C54">
            <w:pPr>
              <w:ind w:firstLine="0" w:firstLineChars="0"/>
              <w:jc w:val="center"/>
              <w:rPr>
                <w:sz w:val="18"/>
                <w:szCs w:val="18"/>
              </w:rPr>
            </w:pPr>
            <w:r>
              <w:rPr>
                <w:sz w:val="18"/>
                <w:szCs w:val="18"/>
              </w:rPr>
              <w:t>15</w:t>
            </w:r>
          </w:p>
        </w:tc>
        <w:tc>
          <w:tcPr>
            <w:tcW w:w="599" w:type="dxa"/>
            <w:tcBorders>
              <w:top w:val="nil"/>
              <w:left w:val="nil"/>
              <w:bottom w:val="single" w:color="auto" w:sz="4" w:space="0"/>
              <w:right w:val="single" w:color="auto" w:sz="4" w:space="0"/>
            </w:tcBorders>
            <w:vAlign w:val="center"/>
          </w:tcPr>
          <w:p w14:paraId="66D57672">
            <w:pPr>
              <w:ind w:firstLine="0" w:firstLineChars="0"/>
              <w:jc w:val="center"/>
              <w:rPr>
                <w:sz w:val="18"/>
                <w:szCs w:val="18"/>
              </w:rPr>
            </w:pPr>
            <w:r>
              <w:rPr>
                <w:sz w:val="18"/>
                <w:szCs w:val="18"/>
              </w:rPr>
              <w:t>440</w:t>
            </w:r>
          </w:p>
        </w:tc>
        <w:tc>
          <w:tcPr>
            <w:tcW w:w="1109" w:type="dxa"/>
            <w:tcBorders>
              <w:top w:val="nil"/>
              <w:left w:val="nil"/>
              <w:bottom w:val="single" w:color="auto" w:sz="4" w:space="0"/>
              <w:right w:val="single" w:color="auto" w:sz="4" w:space="0"/>
            </w:tcBorders>
            <w:vAlign w:val="center"/>
          </w:tcPr>
          <w:p w14:paraId="6BCCEAFC">
            <w:pPr>
              <w:ind w:firstLine="0" w:firstLineChars="0"/>
              <w:jc w:val="center"/>
              <w:rPr>
                <w:sz w:val="18"/>
                <w:szCs w:val="18"/>
              </w:rPr>
            </w:pPr>
            <w:r>
              <w:rPr>
                <w:sz w:val="18"/>
                <w:szCs w:val="18"/>
              </w:rPr>
              <w:t>10.742188</w:t>
            </w:r>
          </w:p>
        </w:tc>
        <w:tc>
          <w:tcPr>
            <w:tcW w:w="626" w:type="dxa"/>
            <w:tcBorders>
              <w:top w:val="nil"/>
              <w:left w:val="nil"/>
              <w:bottom w:val="single" w:color="auto" w:sz="4" w:space="0"/>
              <w:right w:val="single" w:color="auto" w:sz="4" w:space="0"/>
            </w:tcBorders>
            <w:vAlign w:val="center"/>
          </w:tcPr>
          <w:p w14:paraId="76175522">
            <w:pPr>
              <w:ind w:firstLine="0" w:firstLineChars="0"/>
              <w:jc w:val="center"/>
              <w:rPr>
                <w:sz w:val="18"/>
                <w:szCs w:val="18"/>
              </w:rPr>
            </w:pPr>
            <w:r>
              <w:rPr>
                <w:sz w:val="18"/>
                <w:szCs w:val="18"/>
              </w:rPr>
              <w:t>2</w:t>
            </w:r>
          </w:p>
        </w:tc>
      </w:tr>
      <w:tr w14:paraId="1D614504">
        <w:tblPrEx>
          <w:tblCellMar>
            <w:top w:w="0" w:type="dxa"/>
            <w:left w:w="108" w:type="dxa"/>
            <w:bottom w:w="0" w:type="dxa"/>
            <w:right w:w="108" w:type="dxa"/>
          </w:tblCellMar>
        </w:tblPrEx>
        <w:trPr>
          <w:trHeight w:val="270" w:hRule="atLeast"/>
          <w:jc w:val="center"/>
        </w:trPr>
        <w:tc>
          <w:tcPr>
            <w:tcW w:w="957" w:type="dxa"/>
            <w:tcBorders>
              <w:top w:val="nil"/>
              <w:left w:val="single" w:color="auto" w:sz="4" w:space="0"/>
              <w:bottom w:val="single" w:color="auto" w:sz="4" w:space="0"/>
              <w:right w:val="single" w:color="auto" w:sz="4" w:space="0"/>
            </w:tcBorders>
            <w:vAlign w:val="center"/>
          </w:tcPr>
          <w:p w14:paraId="191FF2A0">
            <w:pPr>
              <w:ind w:firstLine="0" w:firstLineChars="0"/>
              <w:jc w:val="center"/>
              <w:rPr>
                <w:sz w:val="18"/>
                <w:szCs w:val="18"/>
              </w:rPr>
            </w:pPr>
            <w:r>
              <w:rPr>
                <w:sz w:val="18"/>
                <w:szCs w:val="18"/>
              </w:rPr>
              <w:t>57</w:t>
            </w:r>
          </w:p>
        </w:tc>
        <w:tc>
          <w:tcPr>
            <w:tcW w:w="1068" w:type="dxa"/>
            <w:tcBorders>
              <w:top w:val="nil"/>
              <w:left w:val="nil"/>
              <w:bottom w:val="single" w:color="auto" w:sz="4" w:space="0"/>
              <w:right w:val="single" w:color="auto" w:sz="4" w:space="0"/>
            </w:tcBorders>
            <w:vAlign w:val="center"/>
          </w:tcPr>
          <w:p w14:paraId="6F3F6162">
            <w:pPr>
              <w:ind w:firstLine="0" w:firstLineChars="0"/>
              <w:jc w:val="center"/>
              <w:rPr>
                <w:sz w:val="18"/>
                <w:szCs w:val="18"/>
              </w:rPr>
            </w:pPr>
            <w:r>
              <w:rPr>
                <w:sz w:val="18"/>
                <w:szCs w:val="18"/>
              </w:rPr>
              <w:t>1.391602</w:t>
            </w:r>
          </w:p>
        </w:tc>
        <w:tc>
          <w:tcPr>
            <w:tcW w:w="626" w:type="dxa"/>
            <w:tcBorders>
              <w:top w:val="nil"/>
              <w:left w:val="nil"/>
              <w:bottom w:val="single" w:color="auto" w:sz="4" w:space="0"/>
              <w:right w:val="single" w:color="auto" w:sz="4" w:space="0"/>
            </w:tcBorders>
            <w:vAlign w:val="center"/>
          </w:tcPr>
          <w:p w14:paraId="7BCD1DC9">
            <w:pPr>
              <w:ind w:firstLine="0" w:firstLineChars="0"/>
              <w:jc w:val="center"/>
              <w:rPr>
                <w:sz w:val="18"/>
                <w:szCs w:val="18"/>
              </w:rPr>
            </w:pPr>
            <w:r>
              <w:rPr>
                <w:sz w:val="18"/>
                <w:szCs w:val="18"/>
              </w:rPr>
              <w:t>3</w:t>
            </w:r>
          </w:p>
        </w:tc>
        <w:tc>
          <w:tcPr>
            <w:tcW w:w="599" w:type="dxa"/>
            <w:tcBorders>
              <w:top w:val="nil"/>
              <w:left w:val="nil"/>
              <w:bottom w:val="single" w:color="auto" w:sz="4" w:space="0"/>
              <w:right w:val="single" w:color="auto" w:sz="4" w:space="0"/>
            </w:tcBorders>
            <w:vAlign w:val="center"/>
          </w:tcPr>
          <w:p w14:paraId="17E59A89">
            <w:pPr>
              <w:ind w:firstLine="0" w:firstLineChars="0"/>
              <w:jc w:val="center"/>
              <w:rPr>
                <w:sz w:val="18"/>
                <w:szCs w:val="18"/>
              </w:rPr>
            </w:pPr>
            <w:r>
              <w:rPr>
                <w:sz w:val="18"/>
                <w:szCs w:val="18"/>
              </w:rPr>
              <w:t>185</w:t>
            </w:r>
          </w:p>
        </w:tc>
        <w:tc>
          <w:tcPr>
            <w:tcW w:w="1068" w:type="dxa"/>
            <w:tcBorders>
              <w:top w:val="nil"/>
              <w:left w:val="nil"/>
              <w:bottom w:val="single" w:color="auto" w:sz="4" w:space="0"/>
              <w:right w:val="single" w:color="auto" w:sz="4" w:space="0"/>
            </w:tcBorders>
            <w:vAlign w:val="center"/>
          </w:tcPr>
          <w:p w14:paraId="633D14D2">
            <w:pPr>
              <w:ind w:firstLine="0" w:firstLineChars="0"/>
              <w:jc w:val="center"/>
              <w:rPr>
                <w:sz w:val="18"/>
                <w:szCs w:val="18"/>
              </w:rPr>
            </w:pPr>
            <w:r>
              <w:rPr>
                <w:sz w:val="18"/>
                <w:szCs w:val="18"/>
              </w:rPr>
              <w:t>4.516602</w:t>
            </w:r>
          </w:p>
        </w:tc>
        <w:tc>
          <w:tcPr>
            <w:tcW w:w="626" w:type="dxa"/>
            <w:tcBorders>
              <w:top w:val="nil"/>
              <w:left w:val="nil"/>
              <w:bottom w:val="single" w:color="auto" w:sz="4" w:space="0"/>
              <w:right w:val="single" w:color="auto" w:sz="4" w:space="0"/>
            </w:tcBorders>
            <w:vAlign w:val="center"/>
          </w:tcPr>
          <w:p w14:paraId="6C2DF5DD">
            <w:pPr>
              <w:ind w:firstLine="0" w:firstLineChars="0"/>
              <w:jc w:val="center"/>
              <w:rPr>
                <w:sz w:val="18"/>
                <w:szCs w:val="18"/>
              </w:rPr>
            </w:pPr>
            <w:r>
              <w:rPr>
                <w:sz w:val="18"/>
                <w:szCs w:val="18"/>
              </w:rPr>
              <w:t>7</w:t>
            </w:r>
          </w:p>
        </w:tc>
        <w:tc>
          <w:tcPr>
            <w:tcW w:w="599" w:type="dxa"/>
            <w:tcBorders>
              <w:top w:val="nil"/>
              <w:left w:val="nil"/>
              <w:bottom w:val="single" w:color="auto" w:sz="4" w:space="0"/>
              <w:right w:val="single" w:color="auto" w:sz="4" w:space="0"/>
            </w:tcBorders>
            <w:vAlign w:val="center"/>
          </w:tcPr>
          <w:p w14:paraId="62171BE8">
            <w:pPr>
              <w:ind w:firstLine="0" w:firstLineChars="0"/>
              <w:jc w:val="center"/>
              <w:rPr>
                <w:sz w:val="18"/>
                <w:szCs w:val="18"/>
              </w:rPr>
            </w:pPr>
            <w:r>
              <w:rPr>
                <w:sz w:val="18"/>
                <w:szCs w:val="18"/>
              </w:rPr>
              <w:t>313</w:t>
            </w:r>
          </w:p>
        </w:tc>
        <w:tc>
          <w:tcPr>
            <w:tcW w:w="1068" w:type="dxa"/>
            <w:tcBorders>
              <w:top w:val="nil"/>
              <w:left w:val="nil"/>
              <w:bottom w:val="single" w:color="auto" w:sz="4" w:space="0"/>
              <w:right w:val="single" w:color="auto" w:sz="4" w:space="0"/>
            </w:tcBorders>
            <w:vAlign w:val="center"/>
          </w:tcPr>
          <w:p w14:paraId="4A5179DE">
            <w:pPr>
              <w:ind w:firstLine="0" w:firstLineChars="0"/>
              <w:jc w:val="center"/>
              <w:rPr>
                <w:sz w:val="18"/>
                <w:szCs w:val="18"/>
              </w:rPr>
            </w:pPr>
            <w:r>
              <w:rPr>
                <w:sz w:val="18"/>
                <w:szCs w:val="18"/>
              </w:rPr>
              <w:t>7.641602</w:t>
            </w:r>
          </w:p>
        </w:tc>
        <w:tc>
          <w:tcPr>
            <w:tcW w:w="626" w:type="dxa"/>
            <w:tcBorders>
              <w:top w:val="nil"/>
              <w:left w:val="nil"/>
              <w:bottom w:val="single" w:color="auto" w:sz="4" w:space="0"/>
              <w:right w:val="single" w:color="auto" w:sz="4" w:space="0"/>
            </w:tcBorders>
            <w:vAlign w:val="center"/>
          </w:tcPr>
          <w:p w14:paraId="7E8F2719">
            <w:pPr>
              <w:ind w:firstLine="0" w:firstLineChars="0"/>
              <w:jc w:val="center"/>
              <w:rPr>
                <w:sz w:val="18"/>
                <w:szCs w:val="18"/>
              </w:rPr>
            </w:pPr>
            <w:r>
              <w:rPr>
                <w:sz w:val="18"/>
                <w:szCs w:val="18"/>
              </w:rPr>
              <w:t>11</w:t>
            </w:r>
          </w:p>
        </w:tc>
        <w:tc>
          <w:tcPr>
            <w:tcW w:w="599" w:type="dxa"/>
            <w:tcBorders>
              <w:top w:val="nil"/>
              <w:left w:val="nil"/>
              <w:bottom w:val="single" w:color="auto" w:sz="4" w:space="0"/>
              <w:right w:val="single" w:color="auto" w:sz="4" w:space="0"/>
            </w:tcBorders>
            <w:vAlign w:val="center"/>
          </w:tcPr>
          <w:p w14:paraId="1D91596A">
            <w:pPr>
              <w:ind w:firstLine="0" w:firstLineChars="0"/>
              <w:jc w:val="center"/>
              <w:rPr>
                <w:sz w:val="18"/>
                <w:szCs w:val="18"/>
              </w:rPr>
            </w:pPr>
            <w:r>
              <w:rPr>
                <w:sz w:val="18"/>
                <w:szCs w:val="18"/>
              </w:rPr>
              <w:t>441</w:t>
            </w:r>
          </w:p>
        </w:tc>
        <w:tc>
          <w:tcPr>
            <w:tcW w:w="1109" w:type="dxa"/>
            <w:tcBorders>
              <w:top w:val="nil"/>
              <w:left w:val="nil"/>
              <w:bottom w:val="single" w:color="auto" w:sz="4" w:space="0"/>
              <w:right w:val="single" w:color="auto" w:sz="4" w:space="0"/>
            </w:tcBorders>
            <w:vAlign w:val="center"/>
          </w:tcPr>
          <w:p w14:paraId="43741220">
            <w:pPr>
              <w:ind w:firstLine="0" w:firstLineChars="0"/>
              <w:jc w:val="center"/>
              <w:rPr>
                <w:sz w:val="18"/>
                <w:szCs w:val="18"/>
              </w:rPr>
            </w:pPr>
            <w:r>
              <w:rPr>
                <w:sz w:val="18"/>
                <w:szCs w:val="18"/>
              </w:rPr>
              <w:t>10.766602</w:t>
            </w:r>
          </w:p>
        </w:tc>
        <w:tc>
          <w:tcPr>
            <w:tcW w:w="626" w:type="dxa"/>
            <w:tcBorders>
              <w:top w:val="nil"/>
              <w:left w:val="nil"/>
              <w:bottom w:val="single" w:color="auto" w:sz="4" w:space="0"/>
              <w:right w:val="single" w:color="auto" w:sz="4" w:space="0"/>
            </w:tcBorders>
            <w:vAlign w:val="center"/>
          </w:tcPr>
          <w:p w14:paraId="42104D5E">
            <w:pPr>
              <w:ind w:firstLine="0" w:firstLineChars="0"/>
              <w:jc w:val="center"/>
              <w:rPr>
                <w:sz w:val="18"/>
                <w:szCs w:val="18"/>
              </w:rPr>
            </w:pPr>
            <w:r>
              <w:rPr>
                <w:sz w:val="18"/>
                <w:szCs w:val="18"/>
              </w:rPr>
              <w:t>4</w:t>
            </w:r>
          </w:p>
        </w:tc>
      </w:tr>
      <w:tr w14:paraId="5F6A5F9B">
        <w:tblPrEx>
          <w:tblCellMar>
            <w:top w:w="0" w:type="dxa"/>
            <w:left w:w="108" w:type="dxa"/>
            <w:bottom w:w="0" w:type="dxa"/>
            <w:right w:w="108" w:type="dxa"/>
          </w:tblCellMar>
        </w:tblPrEx>
        <w:trPr>
          <w:trHeight w:val="270" w:hRule="atLeast"/>
          <w:jc w:val="center"/>
        </w:trPr>
        <w:tc>
          <w:tcPr>
            <w:tcW w:w="957" w:type="dxa"/>
            <w:tcBorders>
              <w:top w:val="nil"/>
              <w:left w:val="single" w:color="auto" w:sz="4" w:space="0"/>
              <w:bottom w:val="single" w:color="auto" w:sz="4" w:space="0"/>
              <w:right w:val="single" w:color="auto" w:sz="4" w:space="0"/>
            </w:tcBorders>
            <w:vAlign w:val="center"/>
          </w:tcPr>
          <w:p w14:paraId="28721A3F">
            <w:pPr>
              <w:ind w:firstLine="0" w:firstLineChars="0"/>
              <w:jc w:val="center"/>
              <w:rPr>
                <w:sz w:val="18"/>
                <w:szCs w:val="18"/>
              </w:rPr>
            </w:pPr>
            <w:r>
              <w:rPr>
                <w:sz w:val="18"/>
                <w:szCs w:val="18"/>
              </w:rPr>
              <w:t>58</w:t>
            </w:r>
          </w:p>
        </w:tc>
        <w:tc>
          <w:tcPr>
            <w:tcW w:w="1068" w:type="dxa"/>
            <w:tcBorders>
              <w:top w:val="nil"/>
              <w:left w:val="nil"/>
              <w:bottom w:val="single" w:color="auto" w:sz="4" w:space="0"/>
              <w:right w:val="single" w:color="auto" w:sz="4" w:space="0"/>
            </w:tcBorders>
            <w:vAlign w:val="center"/>
          </w:tcPr>
          <w:p w14:paraId="5BAE34F0">
            <w:pPr>
              <w:ind w:firstLine="0" w:firstLineChars="0"/>
              <w:jc w:val="center"/>
              <w:rPr>
                <w:sz w:val="18"/>
                <w:szCs w:val="18"/>
              </w:rPr>
            </w:pPr>
            <w:r>
              <w:rPr>
                <w:sz w:val="18"/>
                <w:szCs w:val="18"/>
              </w:rPr>
              <w:t>1.416016</w:t>
            </w:r>
          </w:p>
        </w:tc>
        <w:tc>
          <w:tcPr>
            <w:tcW w:w="626" w:type="dxa"/>
            <w:tcBorders>
              <w:top w:val="nil"/>
              <w:left w:val="nil"/>
              <w:bottom w:val="single" w:color="auto" w:sz="4" w:space="0"/>
              <w:right w:val="single" w:color="auto" w:sz="4" w:space="0"/>
            </w:tcBorders>
            <w:vAlign w:val="center"/>
          </w:tcPr>
          <w:p w14:paraId="3A4299FF">
            <w:pPr>
              <w:ind w:firstLine="0" w:firstLineChars="0"/>
              <w:jc w:val="center"/>
              <w:rPr>
                <w:sz w:val="18"/>
                <w:szCs w:val="18"/>
              </w:rPr>
            </w:pPr>
            <w:r>
              <w:rPr>
                <w:sz w:val="18"/>
                <w:szCs w:val="18"/>
              </w:rPr>
              <w:t>8</w:t>
            </w:r>
          </w:p>
        </w:tc>
        <w:tc>
          <w:tcPr>
            <w:tcW w:w="599" w:type="dxa"/>
            <w:tcBorders>
              <w:top w:val="nil"/>
              <w:left w:val="nil"/>
              <w:bottom w:val="single" w:color="auto" w:sz="4" w:space="0"/>
              <w:right w:val="single" w:color="auto" w:sz="4" w:space="0"/>
            </w:tcBorders>
            <w:vAlign w:val="center"/>
          </w:tcPr>
          <w:p w14:paraId="45F58942">
            <w:pPr>
              <w:ind w:firstLine="0" w:firstLineChars="0"/>
              <w:jc w:val="center"/>
              <w:rPr>
                <w:sz w:val="18"/>
                <w:szCs w:val="18"/>
              </w:rPr>
            </w:pPr>
            <w:r>
              <w:rPr>
                <w:sz w:val="18"/>
                <w:szCs w:val="18"/>
              </w:rPr>
              <w:t>186</w:t>
            </w:r>
          </w:p>
        </w:tc>
        <w:tc>
          <w:tcPr>
            <w:tcW w:w="1068" w:type="dxa"/>
            <w:tcBorders>
              <w:top w:val="nil"/>
              <w:left w:val="nil"/>
              <w:bottom w:val="single" w:color="auto" w:sz="4" w:space="0"/>
              <w:right w:val="single" w:color="auto" w:sz="4" w:space="0"/>
            </w:tcBorders>
            <w:vAlign w:val="center"/>
          </w:tcPr>
          <w:p w14:paraId="43CFFF21">
            <w:pPr>
              <w:ind w:firstLine="0" w:firstLineChars="0"/>
              <w:jc w:val="center"/>
              <w:rPr>
                <w:sz w:val="18"/>
                <w:szCs w:val="18"/>
              </w:rPr>
            </w:pPr>
            <w:r>
              <w:rPr>
                <w:sz w:val="18"/>
                <w:szCs w:val="18"/>
              </w:rPr>
              <w:t>4.541016</w:t>
            </w:r>
          </w:p>
        </w:tc>
        <w:tc>
          <w:tcPr>
            <w:tcW w:w="626" w:type="dxa"/>
            <w:tcBorders>
              <w:top w:val="nil"/>
              <w:left w:val="nil"/>
              <w:bottom w:val="single" w:color="auto" w:sz="4" w:space="0"/>
              <w:right w:val="single" w:color="auto" w:sz="4" w:space="0"/>
            </w:tcBorders>
            <w:vAlign w:val="center"/>
          </w:tcPr>
          <w:p w14:paraId="2FA7E57A">
            <w:pPr>
              <w:ind w:firstLine="0" w:firstLineChars="0"/>
              <w:jc w:val="center"/>
              <w:rPr>
                <w:sz w:val="18"/>
                <w:szCs w:val="18"/>
              </w:rPr>
            </w:pPr>
            <w:r>
              <w:rPr>
                <w:sz w:val="18"/>
                <w:szCs w:val="18"/>
              </w:rPr>
              <w:t>15</w:t>
            </w:r>
          </w:p>
        </w:tc>
        <w:tc>
          <w:tcPr>
            <w:tcW w:w="599" w:type="dxa"/>
            <w:tcBorders>
              <w:top w:val="nil"/>
              <w:left w:val="nil"/>
              <w:bottom w:val="single" w:color="auto" w:sz="4" w:space="0"/>
              <w:right w:val="single" w:color="auto" w:sz="4" w:space="0"/>
            </w:tcBorders>
            <w:vAlign w:val="center"/>
          </w:tcPr>
          <w:p w14:paraId="1D8DCA9C">
            <w:pPr>
              <w:ind w:firstLine="0" w:firstLineChars="0"/>
              <w:jc w:val="center"/>
              <w:rPr>
                <w:sz w:val="18"/>
                <w:szCs w:val="18"/>
              </w:rPr>
            </w:pPr>
            <w:r>
              <w:rPr>
                <w:sz w:val="18"/>
                <w:szCs w:val="18"/>
              </w:rPr>
              <w:t>314</w:t>
            </w:r>
          </w:p>
        </w:tc>
        <w:tc>
          <w:tcPr>
            <w:tcW w:w="1068" w:type="dxa"/>
            <w:tcBorders>
              <w:top w:val="nil"/>
              <w:left w:val="nil"/>
              <w:bottom w:val="single" w:color="auto" w:sz="4" w:space="0"/>
              <w:right w:val="single" w:color="auto" w:sz="4" w:space="0"/>
            </w:tcBorders>
            <w:vAlign w:val="center"/>
          </w:tcPr>
          <w:p w14:paraId="41043DC4">
            <w:pPr>
              <w:ind w:firstLine="0" w:firstLineChars="0"/>
              <w:jc w:val="center"/>
              <w:rPr>
                <w:sz w:val="18"/>
                <w:szCs w:val="18"/>
              </w:rPr>
            </w:pPr>
            <w:r>
              <w:rPr>
                <w:sz w:val="18"/>
                <w:szCs w:val="18"/>
              </w:rPr>
              <w:t>7.666016</w:t>
            </w:r>
          </w:p>
        </w:tc>
        <w:tc>
          <w:tcPr>
            <w:tcW w:w="626" w:type="dxa"/>
            <w:tcBorders>
              <w:top w:val="nil"/>
              <w:left w:val="nil"/>
              <w:bottom w:val="single" w:color="auto" w:sz="4" w:space="0"/>
              <w:right w:val="single" w:color="auto" w:sz="4" w:space="0"/>
            </w:tcBorders>
            <w:vAlign w:val="center"/>
          </w:tcPr>
          <w:p w14:paraId="4F5ADCD1">
            <w:pPr>
              <w:ind w:firstLine="0" w:firstLineChars="0"/>
              <w:jc w:val="center"/>
              <w:rPr>
                <w:sz w:val="18"/>
                <w:szCs w:val="18"/>
              </w:rPr>
            </w:pPr>
            <w:r>
              <w:rPr>
                <w:sz w:val="18"/>
                <w:szCs w:val="18"/>
              </w:rPr>
              <w:t>6</w:t>
            </w:r>
          </w:p>
        </w:tc>
        <w:tc>
          <w:tcPr>
            <w:tcW w:w="599" w:type="dxa"/>
            <w:tcBorders>
              <w:top w:val="nil"/>
              <w:left w:val="nil"/>
              <w:bottom w:val="single" w:color="auto" w:sz="4" w:space="0"/>
              <w:right w:val="single" w:color="auto" w:sz="4" w:space="0"/>
            </w:tcBorders>
            <w:vAlign w:val="center"/>
          </w:tcPr>
          <w:p w14:paraId="0B86487B">
            <w:pPr>
              <w:ind w:firstLine="0" w:firstLineChars="0"/>
              <w:jc w:val="center"/>
              <w:rPr>
                <w:sz w:val="18"/>
                <w:szCs w:val="18"/>
              </w:rPr>
            </w:pPr>
            <w:r>
              <w:rPr>
                <w:sz w:val="18"/>
                <w:szCs w:val="18"/>
              </w:rPr>
              <w:t>442</w:t>
            </w:r>
          </w:p>
        </w:tc>
        <w:tc>
          <w:tcPr>
            <w:tcW w:w="1109" w:type="dxa"/>
            <w:tcBorders>
              <w:top w:val="nil"/>
              <w:left w:val="nil"/>
              <w:bottom w:val="single" w:color="auto" w:sz="4" w:space="0"/>
              <w:right w:val="single" w:color="auto" w:sz="4" w:space="0"/>
            </w:tcBorders>
            <w:vAlign w:val="center"/>
          </w:tcPr>
          <w:p w14:paraId="4B067F07">
            <w:pPr>
              <w:ind w:firstLine="0" w:firstLineChars="0"/>
              <w:jc w:val="center"/>
              <w:rPr>
                <w:sz w:val="18"/>
                <w:szCs w:val="18"/>
              </w:rPr>
            </w:pPr>
            <w:r>
              <w:rPr>
                <w:sz w:val="18"/>
                <w:szCs w:val="18"/>
              </w:rPr>
              <w:t>10.791016</w:t>
            </w:r>
          </w:p>
        </w:tc>
        <w:tc>
          <w:tcPr>
            <w:tcW w:w="626" w:type="dxa"/>
            <w:tcBorders>
              <w:top w:val="nil"/>
              <w:left w:val="nil"/>
              <w:bottom w:val="single" w:color="auto" w:sz="4" w:space="0"/>
              <w:right w:val="single" w:color="auto" w:sz="4" w:space="0"/>
            </w:tcBorders>
            <w:vAlign w:val="center"/>
          </w:tcPr>
          <w:p w14:paraId="60317A1B">
            <w:pPr>
              <w:ind w:firstLine="0" w:firstLineChars="0"/>
              <w:jc w:val="center"/>
              <w:rPr>
                <w:sz w:val="18"/>
                <w:szCs w:val="18"/>
              </w:rPr>
            </w:pPr>
            <w:r>
              <w:rPr>
                <w:sz w:val="18"/>
                <w:szCs w:val="18"/>
              </w:rPr>
              <w:t>5</w:t>
            </w:r>
          </w:p>
        </w:tc>
      </w:tr>
      <w:tr w14:paraId="4A5E9C1E">
        <w:tblPrEx>
          <w:tblCellMar>
            <w:top w:w="0" w:type="dxa"/>
            <w:left w:w="108" w:type="dxa"/>
            <w:bottom w:w="0" w:type="dxa"/>
            <w:right w:w="108" w:type="dxa"/>
          </w:tblCellMar>
        </w:tblPrEx>
        <w:trPr>
          <w:trHeight w:val="270" w:hRule="atLeast"/>
          <w:jc w:val="center"/>
        </w:trPr>
        <w:tc>
          <w:tcPr>
            <w:tcW w:w="957" w:type="dxa"/>
            <w:tcBorders>
              <w:top w:val="nil"/>
              <w:left w:val="single" w:color="auto" w:sz="4" w:space="0"/>
              <w:bottom w:val="single" w:color="auto" w:sz="4" w:space="0"/>
              <w:right w:val="single" w:color="auto" w:sz="4" w:space="0"/>
            </w:tcBorders>
            <w:vAlign w:val="center"/>
          </w:tcPr>
          <w:p w14:paraId="3CD1D232">
            <w:pPr>
              <w:ind w:firstLine="0" w:firstLineChars="0"/>
              <w:jc w:val="center"/>
              <w:rPr>
                <w:sz w:val="18"/>
                <w:szCs w:val="18"/>
              </w:rPr>
            </w:pPr>
            <w:r>
              <w:rPr>
                <w:sz w:val="18"/>
                <w:szCs w:val="18"/>
              </w:rPr>
              <w:t>59</w:t>
            </w:r>
          </w:p>
        </w:tc>
        <w:tc>
          <w:tcPr>
            <w:tcW w:w="1068" w:type="dxa"/>
            <w:tcBorders>
              <w:top w:val="nil"/>
              <w:left w:val="nil"/>
              <w:bottom w:val="single" w:color="auto" w:sz="4" w:space="0"/>
              <w:right w:val="single" w:color="auto" w:sz="4" w:space="0"/>
            </w:tcBorders>
            <w:vAlign w:val="center"/>
          </w:tcPr>
          <w:p w14:paraId="2421EAAC">
            <w:pPr>
              <w:ind w:firstLine="0" w:firstLineChars="0"/>
              <w:jc w:val="center"/>
              <w:rPr>
                <w:sz w:val="18"/>
                <w:szCs w:val="18"/>
              </w:rPr>
            </w:pPr>
            <w:r>
              <w:rPr>
                <w:sz w:val="18"/>
                <w:szCs w:val="18"/>
              </w:rPr>
              <w:t>1.440430</w:t>
            </w:r>
          </w:p>
        </w:tc>
        <w:tc>
          <w:tcPr>
            <w:tcW w:w="626" w:type="dxa"/>
            <w:tcBorders>
              <w:top w:val="nil"/>
              <w:left w:val="nil"/>
              <w:bottom w:val="single" w:color="auto" w:sz="4" w:space="0"/>
              <w:right w:val="single" w:color="auto" w:sz="4" w:space="0"/>
            </w:tcBorders>
            <w:vAlign w:val="center"/>
          </w:tcPr>
          <w:p w14:paraId="26D59DB7">
            <w:pPr>
              <w:ind w:firstLine="0" w:firstLineChars="0"/>
              <w:jc w:val="center"/>
              <w:rPr>
                <w:sz w:val="18"/>
                <w:szCs w:val="18"/>
              </w:rPr>
            </w:pPr>
            <w:r>
              <w:rPr>
                <w:sz w:val="18"/>
                <w:szCs w:val="18"/>
              </w:rPr>
              <w:t>11</w:t>
            </w:r>
          </w:p>
        </w:tc>
        <w:tc>
          <w:tcPr>
            <w:tcW w:w="599" w:type="dxa"/>
            <w:tcBorders>
              <w:top w:val="nil"/>
              <w:left w:val="nil"/>
              <w:bottom w:val="single" w:color="auto" w:sz="4" w:space="0"/>
              <w:right w:val="single" w:color="auto" w:sz="4" w:space="0"/>
            </w:tcBorders>
            <w:vAlign w:val="center"/>
          </w:tcPr>
          <w:p w14:paraId="6B46D396">
            <w:pPr>
              <w:ind w:firstLine="0" w:firstLineChars="0"/>
              <w:jc w:val="center"/>
              <w:rPr>
                <w:sz w:val="18"/>
                <w:szCs w:val="18"/>
              </w:rPr>
            </w:pPr>
            <w:r>
              <w:rPr>
                <w:sz w:val="18"/>
                <w:szCs w:val="18"/>
              </w:rPr>
              <w:t>187</w:t>
            </w:r>
          </w:p>
        </w:tc>
        <w:tc>
          <w:tcPr>
            <w:tcW w:w="1068" w:type="dxa"/>
            <w:tcBorders>
              <w:top w:val="nil"/>
              <w:left w:val="nil"/>
              <w:bottom w:val="single" w:color="auto" w:sz="4" w:space="0"/>
              <w:right w:val="single" w:color="auto" w:sz="4" w:space="0"/>
            </w:tcBorders>
            <w:vAlign w:val="center"/>
          </w:tcPr>
          <w:p w14:paraId="3B57CC5B">
            <w:pPr>
              <w:ind w:firstLine="0" w:firstLineChars="0"/>
              <w:jc w:val="center"/>
              <w:rPr>
                <w:sz w:val="18"/>
                <w:szCs w:val="18"/>
              </w:rPr>
            </w:pPr>
            <w:r>
              <w:rPr>
                <w:sz w:val="18"/>
                <w:szCs w:val="18"/>
              </w:rPr>
              <w:t>4.565430</w:t>
            </w:r>
          </w:p>
        </w:tc>
        <w:tc>
          <w:tcPr>
            <w:tcW w:w="626" w:type="dxa"/>
            <w:tcBorders>
              <w:top w:val="nil"/>
              <w:left w:val="nil"/>
              <w:bottom w:val="single" w:color="auto" w:sz="4" w:space="0"/>
              <w:right w:val="single" w:color="auto" w:sz="4" w:space="0"/>
            </w:tcBorders>
            <w:vAlign w:val="center"/>
          </w:tcPr>
          <w:p w14:paraId="2B778689">
            <w:pPr>
              <w:ind w:firstLine="0" w:firstLineChars="0"/>
              <w:jc w:val="center"/>
              <w:rPr>
                <w:sz w:val="18"/>
                <w:szCs w:val="18"/>
              </w:rPr>
            </w:pPr>
            <w:r>
              <w:rPr>
                <w:sz w:val="18"/>
                <w:szCs w:val="18"/>
              </w:rPr>
              <w:t>2</w:t>
            </w:r>
          </w:p>
        </w:tc>
        <w:tc>
          <w:tcPr>
            <w:tcW w:w="599" w:type="dxa"/>
            <w:tcBorders>
              <w:top w:val="nil"/>
              <w:left w:val="nil"/>
              <w:bottom w:val="single" w:color="auto" w:sz="4" w:space="0"/>
              <w:right w:val="single" w:color="auto" w:sz="4" w:space="0"/>
            </w:tcBorders>
            <w:vAlign w:val="center"/>
          </w:tcPr>
          <w:p w14:paraId="12AF25C8">
            <w:pPr>
              <w:ind w:firstLine="0" w:firstLineChars="0"/>
              <w:jc w:val="center"/>
              <w:rPr>
                <w:sz w:val="18"/>
                <w:szCs w:val="18"/>
              </w:rPr>
            </w:pPr>
            <w:r>
              <w:rPr>
                <w:sz w:val="18"/>
                <w:szCs w:val="18"/>
              </w:rPr>
              <w:t>315</w:t>
            </w:r>
          </w:p>
        </w:tc>
        <w:tc>
          <w:tcPr>
            <w:tcW w:w="1068" w:type="dxa"/>
            <w:tcBorders>
              <w:top w:val="nil"/>
              <w:left w:val="nil"/>
              <w:bottom w:val="single" w:color="auto" w:sz="4" w:space="0"/>
              <w:right w:val="single" w:color="auto" w:sz="4" w:space="0"/>
            </w:tcBorders>
            <w:vAlign w:val="center"/>
          </w:tcPr>
          <w:p w14:paraId="7D943855">
            <w:pPr>
              <w:ind w:firstLine="0" w:firstLineChars="0"/>
              <w:jc w:val="center"/>
              <w:rPr>
                <w:sz w:val="18"/>
                <w:szCs w:val="18"/>
              </w:rPr>
            </w:pPr>
            <w:r>
              <w:rPr>
                <w:sz w:val="18"/>
                <w:szCs w:val="18"/>
              </w:rPr>
              <w:t>7.690430</w:t>
            </w:r>
          </w:p>
        </w:tc>
        <w:tc>
          <w:tcPr>
            <w:tcW w:w="626" w:type="dxa"/>
            <w:tcBorders>
              <w:top w:val="nil"/>
              <w:left w:val="nil"/>
              <w:bottom w:val="single" w:color="auto" w:sz="4" w:space="0"/>
              <w:right w:val="single" w:color="auto" w:sz="4" w:space="0"/>
            </w:tcBorders>
            <w:vAlign w:val="center"/>
          </w:tcPr>
          <w:p w14:paraId="09D97825">
            <w:pPr>
              <w:ind w:firstLine="0" w:firstLineChars="0"/>
              <w:jc w:val="center"/>
              <w:rPr>
                <w:sz w:val="18"/>
                <w:szCs w:val="18"/>
              </w:rPr>
            </w:pPr>
            <w:r>
              <w:rPr>
                <w:sz w:val="18"/>
                <w:szCs w:val="18"/>
              </w:rPr>
              <w:t>4</w:t>
            </w:r>
          </w:p>
        </w:tc>
        <w:tc>
          <w:tcPr>
            <w:tcW w:w="599" w:type="dxa"/>
            <w:tcBorders>
              <w:top w:val="nil"/>
              <w:left w:val="nil"/>
              <w:bottom w:val="single" w:color="auto" w:sz="4" w:space="0"/>
              <w:right w:val="single" w:color="auto" w:sz="4" w:space="0"/>
            </w:tcBorders>
            <w:vAlign w:val="center"/>
          </w:tcPr>
          <w:p w14:paraId="3BBF9E81">
            <w:pPr>
              <w:ind w:firstLine="0" w:firstLineChars="0"/>
              <w:jc w:val="center"/>
              <w:rPr>
                <w:sz w:val="18"/>
                <w:szCs w:val="18"/>
              </w:rPr>
            </w:pPr>
            <w:r>
              <w:rPr>
                <w:sz w:val="18"/>
                <w:szCs w:val="18"/>
              </w:rPr>
              <w:t>443</w:t>
            </w:r>
          </w:p>
        </w:tc>
        <w:tc>
          <w:tcPr>
            <w:tcW w:w="1109" w:type="dxa"/>
            <w:tcBorders>
              <w:top w:val="nil"/>
              <w:left w:val="nil"/>
              <w:bottom w:val="single" w:color="auto" w:sz="4" w:space="0"/>
              <w:right w:val="single" w:color="auto" w:sz="4" w:space="0"/>
            </w:tcBorders>
            <w:vAlign w:val="center"/>
          </w:tcPr>
          <w:p w14:paraId="62F5F449">
            <w:pPr>
              <w:ind w:firstLine="0" w:firstLineChars="0"/>
              <w:jc w:val="center"/>
              <w:rPr>
                <w:sz w:val="18"/>
                <w:szCs w:val="18"/>
              </w:rPr>
            </w:pPr>
            <w:r>
              <w:rPr>
                <w:sz w:val="18"/>
                <w:szCs w:val="18"/>
              </w:rPr>
              <w:t>10.815430</w:t>
            </w:r>
          </w:p>
        </w:tc>
        <w:tc>
          <w:tcPr>
            <w:tcW w:w="626" w:type="dxa"/>
            <w:tcBorders>
              <w:top w:val="nil"/>
              <w:left w:val="nil"/>
              <w:bottom w:val="single" w:color="auto" w:sz="4" w:space="0"/>
              <w:right w:val="single" w:color="auto" w:sz="4" w:space="0"/>
            </w:tcBorders>
            <w:vAlign w:val="center"/>
          </w:tcPr>
          <w:p w14:paraId="3E9B525F">
            <w:pPr>
              <w:ind w:firstLine="0" w:firstLineChars="0"/>
              <w:jc w:val="center"/>
              <w:rPr>
                <w:sz w:val="18"/>
                <w:szCs w:val="18"/>
              </w:rPr>
            </w:pPr>
            <w:r>
              <w:rPr>
                <w:sz w:val="18"/>
                <w:szCs w:val="18"/>
              </w:rPr>
              <w:t>6</w:t>
            </w:r>
          </w:p>
        </w:tc>
      </w:tr>
      <w:tr w14:paraId="1E7025BC">
        <w:tblPrEx>
          <w:tblCellMar>
            <w:top w:w="0" w:type="dxa"/>
            <w:left w:w="108" w:type="dxa"/>
            <w:bottom w:w="0" w:type="dxa"/>
            <w:right w:w="108" w:type="dxa"/>
          </w:tblCellMar>
        </w:tblPrEx>
        <w:trPr>
          <w:trHeight w:val="270" w:hRule="atLeast"/>
          <w:jc w:val="center"/>
        </w:trPr>
        <w:tc>
          <w:tcPr>
            <w:tcW w:w="957" w:type="dxa"/>
            <w:tcBorders>
              <w:top w:val="nil"/>
              <w:left w:val="single" w:color="auto" w:sz="4" w:space="0"/>
              <w:bottom w:val="single" w:color="auto" w:sz="4" w:space="0"/>
              <w:right w:val="single" w:color="auto" w:sz="4" w:space="0"/>
            </w:tcBorders>
            <w:vAlign w:val="center"/>
          </w:tcPr>
          <w:p w14:paraId="7FBA04A8">
            <w:pPr>
              <w:ind w:firstLine="0" w:firstLineChars="0"/>
              <w:jc w:val="center"/>
              <w:rPr>
                <w:sz w:val="18"/>
                <w:szCs w:val="18"/>
              </w:rPr>
            </w:pPr>
            <w:r>
              <w:rPr>
                <w:sz w:val="18"/>
                <w:szCs w:val="18"/>
              </w:rPr>
              <w:t>60</w:t>
            </w:r>
          </w:p>
        </w:tc>
        <w:tc>
          <w:tcPr>
            <w:tcW w:w="1068" w:type="dxa"/>
            <w:tcBorders>
              <w:top w:val="nil"/>
              <w:left w:val="nil"/>
              <w:bottom w:val="single" w:color="auto" w:sz="4" w:space="0"/>
              <w:right w:val="single" w:color="auto" w:sz="4" w:space="0"/>
            </w:tcBorders>
            <w:vAlign w:val="center"/>
          </w:tcPr>
          <w:p w14:paraId="64FEDFC4">
            <w:pPr>
              <w:ind w:firstLine="0" w:firstLineChars="0"/>
              <w:jc w:val="center"/>
              <w:rPr>
                <w:sz w:val="18"/>
                <w:szCs w:val="18"/>
              </w:rPr>
            </w:pPr>
            <w:r>
              <w:rPr>
                <w:sz w:val="18"/>
                <w:szCs w:val="18"/>
              </w:rPr>
              <w:t>1.464844</w:t>
            </w:r>
          </w:p>
        </w:tc>
        <w:tc>
          <w:tcPr>
            <w:tcW w:w="626" w:type="dxa"/>
            <w:tcBorders>
              <w:top w:val="nil"/>
              <w:left w:val="nil"/>
              <w:bottom w:val="single" w:color="auto" w:sz="4" w:space="0"/>
              <w:right w:val="single" w:color="auto" w:sz="4" w:space="0"/>
            </w:tcBorders>
            <w:vAlign w:val="center"/>
          </w:tcPr>
          <w:p w14:paraId="53A421D1">
            <w:pPr>
              <w:ind w:firstLine="0" w:firstLineChars="0"/>
              <w:jc w:val="center"/>
              <w:rPr>
                <w:sz w:val="18"/>
                <w:szCs w:val="18"/>
              </w:rPr>
            </w:pPr>
            <w:r>
              <w:rPr>
                <w:sz w:val="18"/>
                <w:szCs w:val="18"/>
              </w:rPr>
              <w:t>10</w:t>
            </w:r>
          </w:p>
        </w:tc>
        <w:tc>
          <w:tcPr>
            <w:tcW w:w="599" w:type="dxa"/>
            <w:tcBorders>
              <w:top w:val="nil"/>
              <w:left w:val="nil"/>
              <w:bottom w:val="single" w:color="auto" w:sz="4" w:space="0"/>
              <w:right w:val="single" w:color="auto" w:sz="4" w:space="0"/>
            </w:tcBorders>
            <w:vAlign w:val="center"/>
          </w:tcPr>
          <w:p w14:paraId="7063FE6F">
            <w:pPr>
              <w:ind w:firstLine="0" w:firstLineChars="0"/>
              <w:jc w:val="center"/>
              <w:rPr>
                <w:sz w:val="18"/>
                <w:szCs w:val="18"/>
              </w:rPr>
            </w:pPr>
            <w:r>
              <w:rPr>
                <w:sz w:val="18"/>
                <w:szCs w:val="18"/>
              </w:rPr>
              <w:t>188</w:t>
            </w:r>
          </w:p>
        </w:tc>
        <w:tc>
          <w:tcPr>
            <w:tcW w:w="1068" w:type="dxa"/>
            <w:tcBorders>
              <w:top w:val="nil"/>
              <w:left w:val="nil"/>
              <w:bottom w:val="single" w:color="auto" w:sz="4" w:space="0"/>
              <w:right w:val="single" w:color="auto" w:sz="4" w:space="0"/>
            </w:tcBorders>
            <w:vAlign w:val="center"/>
          </w:tcPr>
          <w:p w14:paraId="4DDA1D0E">
            <w:pPr>
              <w:ind w:firstLine="0" w:firstLineChars="0"/>
              <w:jc w:val="center"/>
              <w:rPr>
                <w:sz w:val="18"/>
                <w:szCs w:val="18"/>
              </w:rPr>
            </w:pPr>
            <w:r>
              <w:rPr>
                <w:sz w:val="18"/>
                <w:szCs w:val="18"/>
              </w:rPr>
              <w:t>4.589844</w:t>
            </w:r>
          </w:p>
        </w:tc>
        <w:tc>
          <w:tcPr>
            <w:tcW w:w="626" w:type="dxa"/>
            <w:tcBorders>
              <w:top w:val="nil"/>
              <w:left w:val="nil"/>
              <w:bottom w:val="single" w:color="auto" w:sz="4" w:space="0"/>
              <w:right w:val="single" w:color="auto" w:sz="4" w:space="0"/>
            </w:tcBorders>
            <w:vAlign w:val="center"/>
          </w:tcPr>
          <w:p w14:paraId="1B696543">
            <w:pPr>
              <w:ind w:firstLine="0" w:firstLineChars="0"/>
              <w:jc w:val="center"/>
              <w:rPr>
                <w:sz w:val="18"/>
                <w:szCs w:val="18"/>
              </w:rPr>
            </w:pPr>
            <w:r>
              <w:rPr>
                <w:sz w:val="18"/>
                <w:szCs w:val="18"/>
              </w:rPr>
              <w:t>5</w:t>
            </w:r>
          </w:p>
        </w:tc>
        <w:tc>
          <w:tcPr>
            <w:tcW w:w="599" w:type="dxa"/>
            <w:tcBorders>
              <w:top w:val="nil"/>
              <w:left w:val="nil"/>
              <w:bottom w:val="single" w:color="auto" w:sz="4" w:space="0"/>
              <w:right w:val="single" w:color="auto" w:sz="4" w:space="0"/>
            </w:tcBorders>
            <w:vAlign w:val="center"/>
          </w:tcPr>
          <w:p w14:paraId="170CDBE9">
            <w:pPr>
              <w:ind w:firstLine="0" w:firstLineChars="0"/>
              <w:jc w:val="center"/>
              <w:rPr>
                <w:sz w:val="18"/>
                <w:szCs w:val="18"/>
              </w:rPr>
            </w:pPr>
            <w:r>
              <w:rPr>
                <w:sz w:val="18"/>
                <w:szCs w:val="18"/>
              </w:rPr>
              <w:t>316</w:t>
            </w:r>
          </w:p>
        </w:tc>
        <w:tc>
          <w:tcPr>
            <w:tcW w:w="1068" w:type="dxa"/>
            <w:tcBorders>
              <w:top w:val="nil"/>
              <w:left w:val="nil"/>
              <w:bottom w:val="single" w:color="auto" w:sz="4" w:space="0"/>
              <w:right w:val="single" w:color="auto" w:sz="4" w:space="0"/>
            </w:tcBorders>
            <w:vAlign w:val="center"/>
          </w:tcPr>
          <w:p w14:paraId="7AB5EF4D">
            <w:pPr>
              <w:ind w:firstLine="0" w:firstLineChars="0"/>
              <w:jc w:val="center"/>
              <w:rPr>
                <w:sz w:val="18"/>
                <w:szCs w:val="18"/>
              </w:rPr>
            </w:pPr>
            <w:r>
              <w:rPr>
                <w:sz w:val="18"/>
                <w:szCs w:val="18"/>
              </w:rPr>
              <w:t>7.714844</w:t>
            </w:r>
          </w:p>
        </w:tc>
        <w:tc>
          <w:tcPr>
            <w:tcW w:w="626" w:type="dxa"/>
            <w:tcBorders>
              <w:top w:val="nil"/>
              <w:left w:val="nil"/>
              <w:bottom w:val="single" w:color="auto" w:sz="4" w:space="0"/>
              <w:right w:val="single" w:color="auto" w:sz="4" w:space="0"/>
            </w:tcBorders>
            <w:vAlign w:val="center"/>
          </w:tcPr>
          <w:p w14:paraId="0D112B83">
            <w:pPr>
              <w:ind w:firstLine="0" w:firstLineChars="0"/>
              <w:jc w:val="center"/>
              <w:rPr>
                <w:sz w:val="18"/>
                <w:szCs w:val="18"/>
              </w:rPr>
            </w:pPr>
            <w:r>
              <w:rPr>
                <w:sz w:val="18"/>
                <w:szCs w:val="18"/>
              </w:rPr>
              <w:t>7</w:t>
            </w:r>
          </w:p>
        </w:tc>
        <w:tc>
          <w:tcPr>
            <w:tcW w:w="599" w:type="dxa"/>
            <w:tcBorders>
              <w:top w:val="nil"/>
              <w:left w:val="nil"/>
              <w:bottom w:val="single" w:color="auto" w:sz="4" w:space="0"/>
              <w:right w:val="single" w:color="auto" w:sz="4" w:space="0"/>
            </w:tcBorders>
            <w:vAlign w:val="center"/>
          </w:tcPr>
          <w:p w14:paraId="75495868">
            <w:pPr>
              <w:ind w:firstLine="0" w:firstLineChars="0"/>
              <w:jc w:val="center"/>
              <w:rPr>
                <w:sz w:val="18"/>
                <w:szCs w:val="18"/>
              </w:rPr>
            </w:pPr>
            <w:r>
              <w:rPr>
                <w:sz w:val="18"/>
                <w:szCs w:val="18"/>
              </w:rPr>
              <w:t>444</w:t>
            </w:r>
          </w:p>
        </w:tc>
        <w:tc>
          <w:tcPr>
            <w:tcW w:w="1109" w:type="dxa"/>
            <w:tcBorders>
              <w:top w:val="nil"/>
              <w:left w:val="nil"/>
              <w:bottom w:val="single" w:color="auto" w:sz="4" w:space="0"/>
              <w:right w:val="single" w:color="auto" w:sz="4" w:space="0"/>
            </w:tcBorders>
            <w:vAlign w:val="center"/>
          </w:tcPr>
          <w:p w14:paraId="7706C521">
            <w:pPr>
              <w:ind w:firstLine="0" w:firstLineChars="0"/>
              <w:jc w:val="center"/>
              <w:rPr>
                <w:sz w:val="18"/>
                <w:szCs w:val="18"/>
              </w:rPr>
            </w:pPr>
            <w:r>
              <w:rPr>
                <w:sz w:val="18"/>
                <w:szCs w:val="18"/>
              </w:rPr>
              <w:t>10.839844</w:t>
            </w:r>
          </w:p>
        </w:tc>
        <w:tc>
          <w:tcPr>
            <w:tcW w:w="626" w:type="dxa"/>
            <w:tcBorders>
              <w:top w:val="nil"/>
              <w:left w:val="nil"/>
              <w:bottom w:val="single" w:color="auto" w:sz="4" w:space="0"/>
              <w:right w:val="single" w:color="auto" w:sz="4" w:space="0"/>
            </w:tcBorders>
            <w:vAlign w:val="center"/>
          </w:tcPr>
          <w:p w14:paraId="09DD9E69">
            <w:pPr>
              <w:ind w:firstLine="0" w:firstLineChars="0"/>
              <w:jc w:val="center"/>
              <w:rPr>
                <w:sz w:val="18"/>
                <w:szCs w:val="18"/>
              </w:rPr>
            </w:pPr>
            <w:r>
              <w:rPr>
                <w:sz w:val="18"/>
                <w:szCs w:val="18"/>
              </w:rPr>
              <w:t>10</w:t>
            </w:r>
          </w:p>
        </w:tc>
      </w:tr>
      <w:tr w14:paraId="2CCD4E89">
        <w:tblPrEx>
          <w:tblCellMar>
            <w:top w:w="0" w:type="dxa"/>
            <w:left w:w="108" w:type="dxa"/>
            <w:bottom w:w="0" w:type="dxa"/>
            <w:right w:w="108" w:type="dxa"/>
          </w:tblCellMar>
        </w:tblPrEx>
        <w:trPr>
          <w:trHeight w:val="270" w:hRule="atLeast"/>
          <w:jc w:val="center"/>
        </w:trPr>
        <w:tc>
          <w:tcPr>
            <w:tcW w:w="957" w:type="dxa"/>
            <w:tcBorders>
              <w:top w:val="nil"/>
              <w:left w:val="single" w:color="auto" w:sz="4" w:space="0"/>
              <w:bottom w:val="single" w:color="auto" w:sz="4" w:space="0"/>
              <w:right w:val="single" w:color="auto" w:sz="4" w:space="0"/>
            </w:tcBorders>
            <w:vAlign w:val="center"/>
          </w:tcPr>
          <w:p w14:paraId="3A781F45">
            <w:pPr>
              <w:ind w:firstLine="0" w:firstLineChars="0"/>
              <w:jc w:val="center"/>
              <w:rPr>
                <w:sz w:val="18"/>
                <w:szCs w:val="18"/>
              </w:rPr>
            </w:pPr>
            <w:r>
              <w:rPr>
                <w:sz w:val="18"/>
                <w:szCs w:val="18"/>
              </w:rPr>
              <w:t>61</w:t>
            </w:r>
          </w:p>
        </w:tc>
        <w:tc>
          <w:tcPr>
            <w:tcW w:w="1068" w:type="dxa"/>
            <w:tcBorders>
              <w:top w:val="nil"/>
              <w:left w:val="nil"/>
              <w:bottom w:val="single" w:color="auto" w:sz="4" w:space="0"/>
              <w:right w:val="single" w:color="auto" w:sz="4" w:space="0"/>
            </w:tcBorders>
            <w:vAlign w:val="center"/>
          </w:tcPr>
          <w:p w14:paraId="45DE6418">
            <w:pPr>
              <w:ind w:firstLine="0" w:firstLineChars="0"/>
              <w:jc w:val="center"/>
              <w:rPr>
                <w:sz w:val="18"/>
                <w:szCs w:val="18"/>
              </w:rPr>
            </w:pPr>
            <w:r>
              <w:rPr>
                <w:sz w:val="18"/>
                <w:szCs w:val="18"/>
              </w:rPr>
              <w:t>1.489258</w:t>
            </w:r>
          </w:p>
        </w:tc>
        <w:tc>
          <w:tcPr>
            <w:tcW w:w="626" w:type="dxa"/>
            <w:tcBorders>
              <w:top w:val="nil"/>
              <w:left w:val="nil"/>
              <w:bottom w:val="single" w:color="auto" w:sz="4" w:space="0"/>
              <w:right w:val="single" w:color="auto" w:sz="4" w:space="0"/>
            </w:tcBorders>
            <w:vAlign w:val="center"/>
          </w:tcPr>
          <w:p w14:paraId="4E79BA11">
            <w:pPr>
              <w:ind w:firstLine="0" w:firstLineChars="0"/>
              <w:jc w:val="center"/>
              <w:rPr>
                <w:sz w:val="18"/>
                <w:szCs w:val="18"/>
              </w:rPr>
            </w:pPr>
            <w:r>
              <w:rPr>
                <w:sz w:val="18"/>
                <w:szCs w:val="18"/>
              </w:rPr>
              <w:t>9</w:t>
            </w:r>
          </w:p>
        </w:tc>
        <w:tc>
          <w:tcPr>
            <w:tcW w:w="599" w:type="dxa"/>
            <w:tcBorders>
              <w:top w:val="nil"/>
              <w:left w:val="nil"/>
              <w:bottom w:val="single" w:color="auto" w:sz="4" w:space="0"/>
              <w:right w:val="single" w:color="auto" w:sz="4" w:space="0"/>
            </w:tcBorders>
            <w:vAlign w:val="center"/>
          </w:tcPr>
          <w:p w14:paraId="2FC7DB26">
            <w:pPr>
              <w:ind w:firstLine="0" w:firstLineChars="0"/>
              <w:jc w:val="center"/>
              <w:rPr>
                <w:sz w:val="18"/>
                <w:szCs w:val="18"/>
              </w:rPr>
            </w:pPr>
            <w:r>
              <w:rPr>
                <w:sz w:val="18"/>
                <w:szCs w:val="18"/>
              </w:rPr>
              <w:t>189</w:t>
            </w:r>
          </w:p>
        </w:tc>
        <w:tc>
          <w:tcPr>
            <w:tcW w:w="1068" w:type="dxa"/>
            <w:tcBorders>
              <w:top w:val="nil"/>
              <w:left w:val="nil"/>
              <w:bottom w:val="single" w:color="auto" w:sz="4" w:space="0"/>
              <w:right w:val="single" w:color="auto" w:sz="4" w:space="0"/>
            </w:tcBorders>
            <w:vAlign w:val="center"/>
          </w:tcPr>
          <w:p w14:paraId="5524DE3E">
            <w:pPr>
              <w:ind w:firstLine="0" w:firstLineChars="0"/>
              <w:jc w:val="center"/>
              <w:rPr>
                <w:sz w:val="18"/>
                <w:szCs w:val="18"/>
              </w:rPr>
            </w:pPr>
            <w:r>
              <w:rPr>
                <w:sz w:val="18"/>
                <w:szCs w:val="18"/>
              </w:rPr>
              <w:t>4.614258</w:t>
            </w:r>
          </w:p>
        </w:tc>
        <w:tc>
          <w:tcPr>
            <w:tcW w:w="626" w:type="dxa"/>
            <w:tcBorders>
              <w:top w:val="nil"/>
              <w:left w:val="nil"/>
              <w:bottom w:val="single" w:color="auto" w:sz="4" w:space="0"/>
              <w:right w:val="single" w:color="auto" w:sz="4" w:space="0"/>
            </w:tcBorders>
            <w:vAlign w:val="center"/>
          </w:tcPr>
          <w:p w14:paraId="25C82255">
            <w:pPr>
              <w:ind w:firstLine="0" w:firstLineChars="0"/>
              <w:jc w:val="center"/>
              <w:rPr>
                <w:sz w:val="18"/>
                <w:szCs w:val="18"/>
              </w:rPr>
            </w:pPr>
            <w:r>
              <w:rPr>
                <w:sz w:val="18"/>
                <w:szCs w:val="18"/>
              </w:rPr>
              <w:t>13</w:t>
            </w:r>
          </w:p>
        </w:tc>
        <w:tc>
          <w:tcPr>
            <w:tcW w:w="599" w:type="dxa"/>
            <w:tcBorders>
              <w:top w:val="nil"/>
              <w:left w:val="nil"/>
              <w:bottom w:val="single" w:color="auto" w:sz="4" w:space="0"/>
              <w:right w:val="single" w:color="auto" w:sz="4" w:space="0"/>
            </w:tcBorders>
            <w:vAlign w:val="center"/>
          </w:tcPr>
          <w:p w14:paraId="2445DC8C">
            <w:pPr>
              <w:ind w:firstLine="0" w:firstLineChars="0"/>
              <w:jc w:val="center"/>
              <w:rPr>
                <w:sz w:val="18"/>
                <w:szCs w:val="18"/>
              </w:rPr>
            </w:pPr>
            <w:r>
              <w:rPr>
                <w:sz w:val="18"/>
                <w:szCs w:val="18"/>
              </w:rPr>
              <w:t>317</w:t>
            </w:r>
          </w:p>
        </w:tc>
        <w:tc>
          <w:tcPr>
            <w:tcW w:w="1068" w:type="dxa"/>
            <w:tcBorders>
              <w:top w:val="nil"/>
              <w:left w:val="nil"/>
              <w:bottom w:val="single" w:color="auto" w:sz="4" w:space="0"/>
              <w:right w:val="single" w:color="auto" w:sz="4" w:space="0"/>
            </w:tcBorders>
            <w:vAlign w:val="center"/>
          </w:tcPr>
          <w:p w14:paraId="3113C47D">
            <w:pPr>
              <w:ind w:firstLine="0" w:firstLineChars="0"/>
              <w:jc w:val="center"/>
              <w:rPr>
                <w:sz w:val="18"/>
                <w:szCs w:val="18"/>
              </w:rPr>
            </w:pPr>
            <w:r>
              <w:rPr>
                <w:sz w:val="18"/>
                <w:szCs w:val="18"/>
              </w:rPr>
              <w:t>7.739258</w:t>
            </w:r>
          </w:p>
        </w:tc>
        <w:tc>
          <w:tcPr>
            <w:tcW w:w="626" w:type="dxa"/>
            <w:tcBorders>
              <w:top w:val="nil"/>
              <w:left w:val="nil"/>
              <w:bottom w:val="single" w:color="auto" w:sz="4" w:space="0"/>
              <w:right w:val="single" w:color="auto" w:sz="4" w:space="0"/>
            </w:tcBorders>
            <w:vAlign w:val="center"/>
          </w:tcPr>
          <w:p w14:paraId="10A68D51">
            <w:pPr>
              <w:ind w:firstLine="0" w:firstLineChars="0"/>
              <w:jc w:val="center"/>
              <w:rPr>
                <w:sz w:val="18"/>
                <w:szCs w:val="18"/>
              </w:rPr>
            </w:pPr>
            <w:r>
              <w:rPr>
                <w:sz w:val="18"/>
                <w:szCs w:val="18"/>
              </w:rPr>
              <w:t>8</w:t>
            </w:r>
          </w:p>
        </w:tc>
        <w:tc>
          <w:tcPr>
            <w:tcW w:w="599" w:type="dxa"/>
            <w:tcBorders>
              <w:top w:val="nil"/>
              <w:left w:val="nil"/>
              <w:bottom w:val="single" w:color="auto" w:sz="4" w:space="0"/>
              <w:right w:val="single" w:color="auto" w:sz="4" w:space="0"/>
            </w:tcBorders>
            <w:vAlign w:val="center"/>
          </w:tcPr>
          <w:p w14:paraId="63EEF314">
            <w:pPr>
              <w:ind w:firstLine="0" w:firstLineChars="0"/>
              <w:jc w:val="center"/>
              <w:rPr>
                <w:sz w:val="18"/>
                <w:szCs w:val="18"/>
              </w:rPr>
            </w:pPr>
            <w:r>
              <w:rPr>
                <w:sz w:val="18"/>
                <w:szCs w:val="18"/>
              </w:rPr>
              <w:t>445</w:t>
            </w:r>
          </w:p>
        </w:tc>
        <w:tc>
          <w:tcPr>
            <w:tcW w:w="1109" w:type="dxa"/>
            <w:tcBorders>
              <w:top w:val="nil"/>
              <w:left w:val="nil"/>
              <w:bottom w:val="single" w:color="auto" w:sz="4" w:space="0"/>
              <w:right w:val="single" w:color="auto" w:sz="4" w:space="0"/>
            </w:tcBorders>
            <w:vAlign w:val="center"/>
          </w:tcPr>
          <w:p w14:paraId="27B7BE23">
            <w:pPr>
              <w:ind w:firstLine="0" w:firstLineChars="0"/>
              <w:jc w:val="center"/>
              <w:rPr>
                <w:sz w:val="18"/>
                <w:szCs w:val="18"/>
              </w:rPr>
            </w:pPr>
            <w:r>
              <w:rPr>
                <w:sz w:val="18"/>
                <w:szCs w:val="18"/>
              </w:rPr>
              <w:t>10.864258</w:t>
            </w:r>
          </w:p>
        </w:tc>
        <w:tc>
          <w:tcPr>
            <w:tcW w:w="626" w:type="dxa"/>
            <w:tcBorders>
              <w:top w:val="nil"/>
              <w:left w:val="nil"/>
              <w:bottom w:val="single" w:color="auto" w:sz="4" w:space="0"/>
              <w:right w:val="single" w:color="auto" w:sz="4" w:space="0"/>
            </w:tcBorders>
            <w:vAlign w:val="center"/>
          </w:tcPr>
          <w:p w14:paraId="538A452A">
            <w:pPr>
              <w:ind w:firstLine="0" w:firstLineChars="0"/>
              <w:jc w:val="center"/>
              <w:rPr>
                <w:sz w:val="18"/>
                <w:szCs w:val="18"/>
              </w:rPr>
            </w:pPr>
            <w:r>
              <w:rPr>
                <w:sz w:val="18"/>
                <w:szCs w:val="18"/>
              </w:rPr>
              <w:t>12</w:t>
            </w:r>
          </w:p>
        </w:tc>
      </w:tr>
      <w:tr w14:paraId="69D7EBBB">
        <w:tblPrEx>
          <w:tblCellMar>
            <w:top w:w="0" w:type="dxa"/>
            <w:left w:w="108" w:type="dxa"/>
            <w:bottom w:w="0" w:type="dxa"/>
            <w:right w:w="108" w:type="dxa"/>
          </w:tblCellMar>
        </w:tblPrEx>
        <w:trPr>
          <w:trHeight w:val="270" w:hRule="atLeast"/>
          <w:jc w:val="center"/>
        </w:trPr>
        <w:tc>
          <w:tcPr>
            <w:tcW w:w="957" w:type="dxa"/>
            <w:tcBorders>
              <w:top w:val="nil"/>
              <w:left w:val="single" w:color="auto" w:sz="4" w:space="0"/>
              <w:bottom w:val="single" w:color="auto" w:sz="4" w:space="0"/>
              <w:right w:val="single" w:color="auto" w:sz="4" w:space="0"/>
            </w:tcBorders>
            <w:vAlign w:val="center"/>
          </w:tcPr>
          <w:p w14:paraId="0685D800">
            <w:pPr>
              <w:ind w:firstLine="0" w:firstLineChars="0"/>
              <w:jc w:val="center"/>
              <w:rPr>
                <w:sz w:val="18"/>
                <w:szCs w:val="18"/>
              </w:rPr>
            </w:pPr>
            <w:r>
              <w:rPr>
                <w:sz w:val="18"/>
                <w:szCs w:val="18"/>
              </w:rPr>
              <w:t>62</w:t>
            </w:r>
          </w:p>
        </w:tc>
        <w:tc>
          <w:tcPr>
            <w:tcW w:w="1068" w:type="dxa"/>
            <w:tcBorders>
              <w:top w:val="nil"/>
              <w:left w:val="nil"/>
              <w:bottom w:val="single" w:color="auto" w:sz="4" w:space="0"/>
              <w:right w:val="single" w:color="auto" w:sz="4" w:space="0"/>
            </w:tcBorders>
            <w:vAlign w:val="center"/>
          </w:tcPr>
          <w:p w14:paraId="75614896">
            <w:pPr>
              <w:ind w:firstLine="0" w:firstLineChars="0"/>
              <w:jc w:val="center"/>
              <w:rPr>
                <w:sz w:val="18"/>
                <w:szCs w:val="18"/>
              </w:rPr>
            </w:pPr>
            <w:r>
              <w:rPr>
                <w:sz w:val="18"/>
                <w:szCs w:val="18"/>
              </w:rPr>
              <w:t>1.513672</w:t>
            </w:r>
          </w:p>
        </w:tc>
        <w:tc>
          <w:tcPr>
            <w:tcW w:w="626" w:type="dxa"/>
            <w:tcBorders>
              <w:top w:val="nil"/>
              <w:left w:val="nil"/>
              <w:bottom w:val="single" w:color="auto" w:sz="4" w:space="0"/>
              <w:right w:val="single" w:color="auto" w:sz="4" w:space="0"/>
            </w:tcBorders>
            <w:vAlign w:val="center"/>
          </w:tcPr>
          <w:p w14:paraId="0B71D2BE">
            <w:pPr>
              <w:ind w:firstLine="0" w:firstLineChars="0"/>
              <w:jc w:val="center"/>
              <w:rPr>
                <w:sz w:val="18"/>
                <w:szCs w:val="18"/>
              </w:rPr>
            </w:pPr>
            <w:r>
              <w:rPr>
                <w:sz w:val="18"/>
                <w:szCs w:val="18"/>
              </w:rPr>
              <w:t>7</w:t>
            </w:r>
          </w:p>
        </w:tc>
        <w:tc>
          <w:tcPr>
            <w:tcW w:w="599" w:type="dxa"/>
            <w:tcBorders>
              <w:top w:val="nil"/>
              <w:left w:val="nil"/>
              <w:bottom w:val="single" w:color="auto" w:sz="4" w:space="0"/>
              <w:right w:val="single" w:color="auto" w:sz="4" w:space="0"/>
            </w:tcBorders>
            <w:vAlign w:val="center"/>
          </w:tcPr>
          <w:p w14:paraId="75907C2D">
            <w:pPr>
              <w:ind w:firstLine="0" w:firstLineChars="0"/>
              <w:jc w:val="center"/>
              <w:rPr>
                <w:sz w:val="18"/>
                <w:szCs w:val="18"/>
              </w:rPr>
            </w:pPr>
            <w:r>
              <w:rPr>
                <w:sz w:val="18"/>
                <w:szCs w:val="18"/>
              </w:rPr>
              <w:t>190</w:t>
            </w:r>
          </w:p>
        </w:tc>
        <w:tc>
          <w:tcPr>
            <w:tcW w:w="1068" w:type="dxa"/>
            <w:tcBorders>
              <w:top w:val="nil"/>
              <w:left w:val="nil"/>
              <w:bottom w:val="single" w:color="auto" w:sz="4" w:space="0"/>
              <w:right w:val="single" w:color="auto" w:sz="4" w:space="0"/>
            </w:tcBorders>
            <w:vAlign w:val="center"/>
          </w:tcPr>
          <w:p w14:paraId="6C18C24C">
            <w:pPr>
              <w:ind w:firstLine="0" w:firstLineChars="0"/>
              <w:jc w:val="center"/>
              <w:rPr>
                <w:sz w:val="18"/>
                <w:szCs w:val="18"/>
              </w:rPr>
            </w:pPr>
            <w:r>
              <w:rPr>
                <w:sz w:val="18"/>
                <w:szCs w:val="18"/>
              </w:rPr>
              <w:t>4.638672</w:t>
            </w:r>
          </w:p>
        </w:tc>
        <w:tc>
          <w:tcPr>
            <w:tcW w:w="626" w:type="dxa"/>
            <w:tcBorders>
              <w:top w:val="nil"/>
              <w:left w:val="nil"/>
              <w:bottom w:val="single" w:color="auto" w:sz="4" w:space="0"/>
              <w:right w:val="single" w:color="auto" w:sz="4" w:space="0"/>
            </w:tcBorders>
            <w:vAlign w:val="center"/>
          </w:tcPr>
          <w:p w14:paraId="184930EB">
            <w:pPr>
              <w:ind w:firstLine="0" w:firstLineChars="0"/>
              <w:jc w:val="center"/>
              <w:rPr>
                <w:sz w:val="18"/>
                <w:szCs w:val="18"/>
              </w:rPr>
            </w:pPr>
            <w:r>
              <w:rPr>
                <w:sz w:val="18"/>
                <w:szCs w:val="18"/>
              </w:rPr>
              <w:t>5</w:t>
            </w:r>
          </w:p>
        </w:tc>
        <w:tc>
          <w:tcPr>
            <w:tcW w:w="599" w:type="dxa"/>
            <w:tcBorders>
              <w:top w:val="nil"/>
              <w:left w:val="nil"/>
              <w:bottom w:val="single" w:color="auto" w:sz="4" w:space="0"/>
              <w:right w:val="single" w:color="auto" w:sz="4" w:space="0"/>
            </w:tcBorders>
            <w:vAlign w:val="center"/>
          </w:tcPr>
          <w:p w14:paraId="45637069">
            <w:pPr>
              <w:ind w:firstLine="0" w:firstLineChars="0"/>
              <w:jc w:val="center"/>
              <w:rPr>
                <w:sz w:val="18"/>
                <w:szCs w:val="18"/>
              </w:rPr>
            </w:pPr>
            <w:r>
              <w:rPr>
                <w:sz w:val="18"/>
                <w:szCs w:val="18"/>
              </w:rPr>
              <w:t>318</w:t>
            </w:r>
          </w:p>
        </w:tc>
        <w:tc>
          <w:tcPr>
            <w:tcW w:w="1068" w:type="dxa"/>
            <w:tcBorders>
              <w:top w:val="nil"/>
              <w:left w:val="nil"/>
              <w:bottom w:val="single" w:color="auto" w:sz="4" w:space="0"/>
              <w:right w:val="single" w:color="auto" w:sz="4" w:space="0"/>
            </w:tcBorders>
            <w:vAlign w:val="center"/>
          </w:tcPr>
          <w:p w14:paraId="1DF8819E">
            <w:pPr>
              <w:ind w:firstLine="0" w:firstLineChars="0"/>
              <w:jc w:val="center"/>
              <w:rPr>
                <w:sz w:val="18"/>
                <w:szCs w:val="18"/>
              </w:rPr>
            </w:pPr>
            <w:r>
              <w:rPr>
                <w:sz w:val="18"/>
                <w:szCs w:val="18"/>
              </w:rPr>
              <w:t>7.763672</w:t>
            </w:r>
          </w:p>
        </w:tc>
        <w:tc>
          <w:tcPr>
            <w:tcW w:w="626" w:type="dxa"/>
            <w:tcBorders>
              <w:top w:val="nil"/>
              <w:left w:val="nil"/>
              <w:bottom w:val="single" w:color="auto" w:sz="4" w:space="0"/>
              <w:right w:val="single" w:color="auto" w:sz="4" w:space="0"/>
            </w:tcBorders>
            <w:vAlign w:val="center"/>
          </w:tcPr>
          <w:p w14:paraId="71A8F6BE">
            <w:pPr>
              <w:ind w:firstLine="0" w:firstLineChars="0"/>
              <w:jc w:val="center"/>
              <w:rPr>
                <w:sz w:val="18"/>
                <w:szCs w:val="18"/>
              </w:rPr>
            </w:pPr>
            <w:r>
              <w:rPr>
                <w:sz w:val="18"/>
                <w:szCs w:val="18"/>
              </w:rPr>
              <w:t>11</w:t>
            </w:r>
          </w:p>
        </w:tc>
        <w:tc>
          <w:tcPr>
            <w:tcW w:w="599" w:type="dxa"/>
            <w:tcBorders>
              <w:top w:val="nil"/>
              <w:left w:val="nil"/>
              <w:bottom w:val="single" w:color="auto" w:sz="4" w:space="0"/>
              <w:right w:val="single" w:color="auto" w:sz="4" w:space="0"/>
            </w:tcBorders>
            <w:vAlign w:val="center"/>
          </w:tcPr>
          <w:p w14:paraId="77C5E24E">
            <w:pPr>
              <w:ind w:firstLine="0" w:firstLineChars="0"/>
              <w:jc w:val="center"/>
              <w:rPr>
                <w:sz w:val="18"/>
                <w:szCs w:val="18"/>
              </w:rPr>
            </w:pPr>
            <w:r>
              <w:rPr>
                <w:sz w:val="18"/>
                <w:szCs w:val="18"/>
              </w:rPr>
              <w:t>446</w:t>
            </w:r>
          </w:p>
        </w:tc>
        <w:tc>
          <w:tcPr>
            <w:tcW w:w="1109" w:type="dxa"/>
            <w:tcBorders>
              <w:top w:val="nil"/>
              <w:left w:val="nil"/>
              <w:bottom w:val="single" w:color="auto" w:sz="4" w:space="0"/>
              <w:right w:val="single" w:color="auto" w:sz="4" w:space="0"/>
            </w:tcBorders>
            <w:vAlign w:val="center"/>
          </w:tcPr>
          <w:p w14:paraId="6C0FCFCF">
            <w:pPr>
              <w:ind w:firstLine="0" w:firstLineChars="0"/>
              <w:jc w:val="center"/>
              <w:rPr>
                <w:sz w:val="18"/>
                <w:szCs w:val="18"/>
              </w:rPr>
            </w:pPr>
            <w:r>
              <w:rPr>
                <w:sz w:val="18"/>
                <w:szCs w:val="18"/>
              </w:rPr>
              <w:t>10.888672</w:t>
            </w:r>
          </w:p>
        </w:tc>
        <w:tc>
          <w:tcPr>
            <w:tcW w:w="626" w:type="dxa"/>
            <w:tcBorders>
              <w:top w:val="nil"/>
              <w:left w:val="nil"/>
              <w:bottom w:val="single" w:color="auto" w:sz="4" w:space="0"/>
              <w:right w:val="single" w:color="auto" w:sz="4" w:space="0"/>
            </w:tcBorders>
            <w:vAlign w:val="center"/>
          </w:tcPr>
          <w:p w14:paraId="06E3FB11">
            <w:pPr>
              <w:ind w:firstLine="0" w:firstLineChars="0"/>
              <w:jc w:val="center"/>
              <w:rPr>
                <w:sz w:val="18"/>
                <w:szCs w:val="18"/>
              </w:rPr>
            </w:pPr>
            <w:r>
              <w:rPr>
                <w:sz w:val="18"/>
                <w:szCs w:val="18"/>
              </w:rPr>
              <w:t>13</w:t>
            </w:r>
          </w:p>
        </w:tc>
      </w:tr>
      <w:tr w14:paraId="0E506F0E">
        <w:tblPrEx>
          <w:tblCellMar>
            <w:top w:w="0" w:type="dxa"/>
            <w:left w:w="108" w:type="dxa"/>
            <w:bottom w:w="0" w:type="dxa"/>
            <w:right w:w="108" w:type="dxa"/>
          </w:tblCellMar>
        </w:tblPrEx>
        <w:trPr>
          <w:trHeight w:val="270" w:hRule="atLeast"/>
          <w:jc w:val="center"/>
        </w:trPr>
        <w:tc>
          <w:tcPr>
            <w:tcW w:w="957" w:type="dxa"/>
            <w:tcBorders>
              <w:top w:val="nil"/>
              <w:left w:val="single" w:color="auto" w:sz="4" w:space="0"/>
              <w:bottom w:val="single" w:color="auto" w:sz="4" w:space="0"/>
              <w:right w:val="single" w:color="auto" w:sz="4" w:space="0"/>
            </w:tcBorders>
            <w:vAlign w:val="center"/>
          </w:tcPr>
          <w:p w14:paraId="0E5C4255">
            <w:pPr>
              <w:ind w:firstLine="0" w:firstLineChars="0"/>
              <w:jc w:val="center"/>
              <w:rPr>
                <w:sz w:val="18"/>
                <w:szCs w:val="18"/>
              </w:rPr>
            </w:pPr>
            <w:r>
              <w:rPr>
                <w:sz w:val="18"/>
                <w:szCs w:val="18"/>
              </w:rPr>
              <w:t>63</w:t>
            </w:r>
          </w:p>
        </w:tc>
        <w:tc>
          <w:tcPr>
            <w:tcW w:w="1068" w:type="dxa"/>
            <w:tcBorders>
              <w:top w:val="nil"/>
              <w:left w:val="nil"/>
              <w:bottom w:val="single" w:color="auto" w:sz="4" w:space="0"/>
              <w:right w:val="single" w:color="auto" w:sz="4" w:space="0"/>
            </w:tcBorders>
            <w:vAlign w:val="center"/>
          </w:tcPr>
          <w:p w14:paraId="2E0507D8">
            <w:pPr>
              <w:ind w:firstLine="0" w:firstLineChars="0"/>
              <w:jc w:val="center"/>
              <w:rPr>
                <w:sz w:val="18"/>
                <w:szCs w:val="18"/>
              </w:rPr>
            </w:pPr>
            <w:r>
              <w:rPr>
                <w:sz w:val="18"/>
                <w:szCs w:val="18"/>
              </w:rPr>
              <w:t>1.538086</w:t>
            </w:r>
          </w:p>
        </w:tc>
        <w:tc>
          <w:tcPr>
            <w:tcW w:w="626" w:type="dxa"/>
            <w:tcBorders>
              <w:top w:val="nil"/>
              <w:left w:val="nil"/>
              <w:bottom w:val="single" w:color="auto" w:sz="4" w:space="0"/>
              <w:right w:val="single" w:color="auto" w:sz="4" w:space="0"/>
            </w:tcBorders>
            <w:vAlign w:val="center"/>
          </w:tcPr>
          <w:p w14:paraId="28D13CB1">
            <w:pPr>
              <w:ind w:firstLine="0" w:firstLineChars="0"/>
              <w:jc w:val="center"/>
              <w:rPr>
                <w:sz w:val="18"/>
                <w:szCs w:val="18"/>
              </w:rPr>
            </w:pPr>
            <w:r>
              <w:rPr>
                <w:sz w:val="18"/>
                <w:szCs w:val="18"/>
              </w:rPr>
              <w:t>0</w:t>
            </w:r>
          </w:p>
        </w:tc>
        <w:tc>
          <w:tcPr>
            <w:tcW w:w="599" w:type="dxa"/>
            <w:tcBorders>
              <w:top w:val="nil"/>
              <w:left w:val="nil"/>
              <w:bottom w:val="single" w:color="auto" w:sz="4" w:space="0"/>
              <w:right w:val="single" w:color="auto" w:sz="4" w:space="0"/>
            </w:tcBorders>
            <w:vAlign w:val="center"/>
          </w:tcPr>
          <w:p w14:paraId="5C9D00AC">
            <w:pPr>
              <w:ind w:firstLine="0" w:firstLineChars="0"/>
              <w:jc w:val="center"/>
              <w:rPr>
                <w:sz w:val="18"/>
                <w:szCs w:val="18"/>
              </w:rPr>
            </w:pPr>
            <w:r>
              <w:rPr>
                <w:sz w:val="18"/>
                <w:szCs w:val="18"/>
              </w:rPr>
              <w:t>191</w:t>
            </w:r>
          </w:p>
        </w:tc>
        <w:tc>
          <w:tcPr>
            <w:tcW w:w="1068" w:type="dxa"/>
            <w:tcBorders>
              <w:top w:val="nil"/>
              <w:left w:val="nil"/>
              <w:bottom w:val="single" w:color="auto" w:sz="4" w:space="0"/>
              <w:right w:val="single" w:color="auto" w:sz="4" w:space="0"/>
            </w:tcBorders>
            <w:vAlign w:val="center"/>
          </w:tcPr>
          <w:p w14:paraId="3A54C860">
            <w:pPr>
              <w:ind w:firstLine="0" w:firstLineChars="0"/>
              <w:jc w:val="center"/>
              <w:rPr>
                <w:sz w:val="18"/>
                <w:szCs w:val="18"/>
              </w:rPr>
            </w:pPr>
            <w:r>
              <w:rPr>
                <w:sz w:val="18"/>
                <w:szCs w:val="18"/>
              </w:rPr>
              <w:t>4.663086</w:t>
            </w:r>
          </w:p>
        </w:tc>
        <w:tc>
          <w:tcPr>
            <w:tcW w:w="626" w:type="dxa"/>
            <w:tcBorders>
              <w:top w:val="nil"/>
              <w:left w:val="nil"/>
              <w:bottom w:val="single" w:color="auto" w:sz="4" w:space="0"/>
              <w:right w:val="single" w:color="auto" w:sz="4" w:space="0"/>
            </w:tcBorders>
            <w:vAlign w:val="center"/>
          </w:tcPr>
          <w:p w14:paraId="34332C07">
            <w:pPr>
              <w:ind w:firstLine="0" w:firstLineChars="0"/>
              <w:jc w:val="center"/>
              <w:rPr>
                <w:sz w:val="18"/>
                <w:szCs w:val="18"/>
              </w:rPr>
            </w:pPr>
            <w:r>
              <w:rPr>
                <w:sz w:val="18"/>
                <w:szCs w:val="18"/>
              </w:rPr>
              <w:t>12</w:t>
            </w:r>
          </w:p>
        </w:tc>
        <w:tc>
          <w:tcPr>
            <w:tcW w:w="599" w:type="dxa"/>
            <w:tcBorders>
              <w:top w:val="nil"/>
              <w:left w:val="nil"/>
              <w:bottom w:val="single" w:color="auto" w:sz="4" w:space="0"/>
              <w:right w:val="single" w:color="auto" w:sz="4" w:space="0"/>
            </w:tcBorders>
            <w:vAlign w:val="center"/>
          </w:tcPr>
          <w:p w14:paraId="5F08275D">
            <w:pPr>
              <w:ind w:firstLine="0" w:firstLineChars="0"/>
              <w:jc w:val="center"/>
              <w:rPr>
                <w:sz w:val="18"/>
                <w:szCs w:val="18"/>
              </w:rPr>
            </w:pPr>
            <w:r>
              <w:rPr>
                <w:sz w:val="18"/>
                <w:szCs w:val="18"/>
              </w:rPr>
              <w:t>319</w:t>
            </w:r>
          </w:p>
        </w:tc>
        <w:tc>
          <w:tcPr>
            <w:tcW w:w="1068" w:type="dxa"/>
            <w:tcBorders>
              <w:top w:val="nil"/>
              <w:left w:val="nil"/>
              <w:bottom w:val="single" w:color="auto" w:sz="4" w:space="0"/>
              <w:right w:val="single" w:color="auto" w:sz="4" w:space="0"/>
            </w:tcBorders>
            <w:vAlign w:val="center"/>
          </w:tcPr>
          <w:p w14:paraId="2423C45F">
            <w:pPr>
              <w:ind w:firstLine="0" w:firstLineChars="0"/>
              <w:jc w:val="center"/>
              <w:rPr>
                <w:sz w:val="18"/>
                <w:szCs w:val="18"/>
              </w:rPr>
            </w:pPr>
            <w:r>
              <w:rPr>
                <w:sz w:val="18"/>
                <w:szCs w:val="18"/>
              </w:rPr>
              <w:t>7.788086</w:t>
            </w:r>
          </w:p>
        </w:tc>
        <w:tc>
          <w:tcPr>
            <w:tcW w:w="626" w:type="dxa"/>
            <w:tcBorders>
              <w:top w:val="nil"/>
              <w:left w:val="nil"/>
              <w:bottom w:val="single" w:color="auto" w:sz="4" w:space="0"/>
              <w:right w:val="single" w:color="auto" w:sz="4" w:space="0"/>
            </w:tcBorders>
            <w:vAlign w:val="center"/>
          </w:tcPr>
          <w:p w14:paraId="1C7097C5">
            <w:pPr>
              <w:ind w:firstLine="0" w:firstLineChars="0"/>
              <w:jc w:val="center"/>
              <w:rPr>
                <w:sz w:val="18"/>
                <w:szCs w:val="18"/>
              </w:rPr>
            </w:pPr>
            <w:r>
              <w:rPr>
                <w:sz w:val="18"/>
                <w:szCs w:val="18"/>
              </w:rPr>
              <w:t>15</w:t>
            </w:r>
          </w:p>
        </w:tc>
        <w:tc>
          <w:tcPr>
            <w:tcW w:w="599" w:type="dxa"/>
            <w:tcBorders>
              <w:top w:val="nil"/>
              <w:left w:val="nil"/>
              <w:bottom w:val="single" w:color="auto" w:sz="4" w:space="0"/>
              <w:right w:val="single" w:color="auto" w:sz="4" w:space="0"/>
            </w:tcBorders>
            <w:vAlign w:val="center"/>
          </w:tcPr>
          <w:p w14:paraId="1B9C7BA2">
            <w:pPr>
              <w:ind w:firstLine="0" w:firstLineChars="0"/>
              <w:jc w:val="center"/>
              <w:rPr>
                <w:sz w:val="18"/>
                <w:szCs w:val="18"/>
              </w:rPr>
            </w:pPr>
            <w:r>
              <w:rPr>
                <w:sz w:val="18"/>
                <w:szCs w:val="18"/>
              </w:rPr>
              <w:t>447</w:t>
            </w:r>
          </w:p>
        </w:tc>
        <w:tc>
          <w:tcPr>
            <w:tcW w:w="1109" w:type="dxa"/>
            <w:tcBorders>
              <w:top w:val="nil"/>
              <w:left w:val="nil"/>
              <w:bottom w:val="single" w:color="auto" w:sz="4" w:space="0"/>
              <w:right w:val="single" w:color="auto" w:sz="4" w:space="0"/>
            </w:tcBorders>
            <w:vAlign w:val="center"/>
          </w:tcPr>
          <w:p w14:paraId="7EC4DACB">
            <w:pPr>
              <w:ind w:firstLine="0" w:firstLineChars="0"/>
              <w:jc w:val="center"/>
              <w:rPr>
                <w:sz w:val="18"/>
                <w:szCs w:val="18"/>
              </w:rPr>
            </w:pPr>
            <w:r>
              <w:rPr>
                <w:sz w:val="18"/>
                <w:szCs w:val="18"/>
              </w:rPr>
              <w:t>10.913086</w:t>
            </w:r>
          </w:p>
        </w:tc>
        <w:tc>
          <w:tcPr>
            <w:tcW w:w="626" w:type="dxa"/>
            <w:tcBorders>
              <w:top w:val="nil"/>
              <w:left w:val="nil"/>
              <w:bottom w:val="single" w:color="auto" w:sz="4" w:space="0"/>
              <w:right w:val="single" w:color="auto" w:sz="4" w:space="0"/>
            </w:tcBorders>
            <w:vAlign w:val="center"/>
          </w:tcPr>
          <w:p w14:paraId="4AD992F3">
            <w:pPr>
              <w:ind w:firstLine="0" w:firstLineChars="0"/>
              <w:jc w:val="center"/>
              <w:rPr>
                <w:sz w:val="18"/>
                <w:szCs w:val="18"/>
              </w:rPr>
            </w:pPr>
            <w:r>
              <w:rPr>
                <w:sz w:val="18"/>
                <w:szCs w:val="18"/>
              </w:rPr>
              <w:t>14</w:t>
            </w:r>
          </w:p>
        </w:tc>
      </w:tr>
      <w:tr w14:paraId="7EA9EA7A">
        <w:tblPrEx>
          <w:tblCellMar>
            <w:top w:w="0" w:type="dxa"/>
            <w:left w:w="108" w:type="dxa"/>
            <w:bottom w:w="0" w:type="dxa"/>
            <w:right w:w="108" w:type="dxa"/>
          </w:tblCellMar>
        </w:tblPrEx>
        <w:trPr>
          <w:trHeight w:val="270" w:hRule="atLeast"/>
          <w:jc w:val="center"/>
        </w:trPr>
        <w:tc>
          <w:tcPr>
            <w:tcW w:w="957" w:type="dxa"/>
            <w:tcBorders>
              <w:top w:val="nil"/>
              <w:left w:val="single" w:color="auto" w:sz="4" w:space="0"/>
              <w:bottom w:val="single" w:color="auto" w:sz="4" w:space="0"/>
              <w:right w:val="single" w:color="auto" w:sz="4" w:space="0"/>
            </w:tcBorders>
            <w:vAlign w:val="center"/>
          </w:tcPr>
          <w:p w14:paraId="04AF1EA4">
            <w:pPr>
              <w:ind w:firstLine="0" w:firstLineChars="0"/>
              <w:jc w:val="center"/>
              <w:rPr>
                <w:sz w:val="18"/>
                <w:szCs w:val="18"/>
              </w:rPr>
            </w:pPr>
            <w:r>
              <w:rPr>
                <w:sz w:val="18"/>
                <w:szCs w:val="18"/>
              </w:rPr>
              <w:t>64</w:t>
            </w:r>
          </w:p>
        </w:tc>
        <w:tc>
          <w:tcPr>
            <w:tcW w:w="1068" w:type="dxa"/>
            <w:tcBorders>
              <w:top w:val="nil"/>
              <w:left w:val="nil"/>
              <w:bottom w:val="single" w:color="auto" w:sz="4" w:space="0"/>
              <w:right w:val="single" w:color="auto" w:sz="4" w:space="0"/>
            </w:tcBorders>
            <w:vAlign w:val="center"/>
          </w:tcPr>
          <w:p w14:paraId="20C0AEA3">
            <w:pPr>
              <w:ind w:firstLine="0" w:firstLineChars="0"/>
              <w:jc w:val="center"/>
              <w:rPr>
                <w:sz w:val="18"/>
                <w:szCs w:val="18"/>
              </w:rPr>
            </w:pPr>
            <w:r>
              <w:rPr>
                <w:sz w:val="18"/>
                <w:szCs w:val="18"/>
              </w:rPr>
              <w:t>1.562500</w:t>
            </w:r>
          </w:p>
        </w:tc>
        <w:tc>
          <w:tcPr>
            <w:tcW w:w="626" w:type="dxa"/>
            <w:tcBorders>
              <w:top w:val="nil"/>
              <w:left w:val="nil"/>
              <w:bottom w:val="single" w:color="auto" w:sz="4" w:space="0"/>
              <w:right w:val="single" w:color="auto" w:sz="4" w:space="0"/>
            </w:tcBorders>
            <w:vAlign w:val="center"/>
          </w:tcPr>
          <w:p w14:paraId="270510A3">
            <w:pPr>
              <w:ind w:firstLine="0" w:firstLineChars="0"/>
              <w:jc w:val="center"/>
              <w:rPr>
                <w:sz w:val="18"/>
                <w:szCs w:val="18"/>
              </w:rPr>
            </w:pPr>
            <w:r>
              <w:rPr>
                <w:sz w:val="18"/>
                <w:szCs w:val="18"/>
              </w:rPr>
              <w:t>13</w:t>
            </w:r>
          </w:p>
        </w:tc>
        <w:tc>
          <w:tcPr>
            <w:tcW w:w="599" w:type="dxa"/>
            <w:tcBorders>
              <w:top w:val="nil"/>
              <w:left w:val="nil"/>
              <w:bottom w:val="single" w:color="auto" w:sz="4" w:space="0"/>
              <w:right w:val="single" w:color="auto" w:sz="4" w:space="0"/>
            </w:tcBorders>
            <w:vAlign w:val="center"/>
          </w:tcPr>
          <w:p w14:paraId="02C6BE07">
            <w:pPr>
              <w:ind w:firstLine="0" w:firstLineChars="0"/>
              <w:jc w:val="center"/>
              <w:rPr>
                <w:sz w:val="18"/>
                <w:szCs w:val="18"/>
              </w:rPr>
            </w:pPr>
            <w:r>
              <w:rPr>
                <w:sz w:val="18"/>
                <w:szCs w:val="18"/>
              </w:rPr>
              <w:t>192</w:t>
            </w:r>
          </w:p>
        </w:tc>
        <w:tc>
          <w:tcPr>
            <w:tcW w:w="1068" w:type="dxa"/>
            <w:tcBorders>
              <w:top w:val="nil"/>
              <w:left w:val="nil"/>
              <w:bottom w:val="single" w:color="auto" w:sz="4" w:space="0"/>
              <w:right w:val="single" w:color="auto" w:sz="4" w:space="0"/>
            </w:tcBorders>
            <w:vAlign w:val="center"/>
          </w:tcPr>
          <w:p w14:paraId="78370A5A">
            <w:pPr>
              <w:ind w:firstLine="0" w:firstLineChars="0"/>
              <w:jc w:val="center"/>
              <w:rPr>
                <w:sz w:val="18"/>
                <w:szCs w:val="18"/>
              </w:rPr>
            </w:pPr>
            <w:r>
              <w:rPr>
                <w:sz w:val="18"/>
                <w:szCs w:val="18"/>
              </w:rPr>
              <w:t>4.687500</w:t>
            </w:r>
          </w:p>
        </w:tc>
        <w:tc>
          <w:tcPr>
            <w:tcW w:w="626" w:type="dxa"/>
            <w:tcBorders>
              <w:top w:val="nil"/>
              <w:left w:val="nil"/>
              <w:bottom w:val="single" w:color="auto" w:sz="4" w:space="0"/>
              <w:right w:val="single" w:color="auto" w:sz="4" w:space="0"/>
            </w:tcBorders>
            <w:vAlign w:val="center"/>
          </w:tcPr>
          <w:p w14:paraId="4DF0BA85">
            <w:pPr>
              <w:ind w:firstLine="0" w:firstLineChars="0"/>
              <w:jc w:val="center"/>
              <w:rPr>
                <w:sz w:val="18"/>
                <w:szCs w:val="18"/>
              </w:rPr>
            </w:pPr>
            <w:r>
              <w:rPr>
                <w:sz w:val="18"/>
                <w:szCs w:val="18"/>
              </w:rPr>
              <w:t>1</w:t>
            </w:r>
          </w:p>
        </w:tc>
        <w:tc>
          <w:tcPr>
            <w:tcW w:w="599" w:type="dxa"/>
            <w:tcBorders>
              <w:top w:val="nil"/>
              <w:left w:val="nil"/>
              <w:bottom w:val="single" w:color="auto" w:sz="4" w:space="0"/>
              <w:right w:val="single" w:color="auto" w:sz="4" w:space="0"/>
            </w:tcBorders>
            <w:vAlign w:val="center"/>
          </w:tcPr>
          <w:p w14:paraId="1A0FB8B9">
            <w:pPr>
              <w:ind w:firstLine="0" w:firstLineChars="0"/>
              <w:jc w:val="center"/>
              <w:rPr>
                <w:sz w:val="18"/>
                <w:szCs w:val="18"/>
              </w:rPr>
            </w:pPr>
            <w:r>
              <w:rPr>
                <w:sz w:val="18"/>
                <w:szCs w:val="18"/>
              </w:rPr>
              <w:t>320</w:t>
            </w:r>
          </w:p>
        </w:tc>
        <w:tc>
          <w:tcPr>
            <w:tcW w:w="1068" w:type="dxa"/>
            <w:tcBorders>
              <w:top w:val="nil"/>
              <w:left w:val="nil"/>
              <w:bottom w:val="single" w:color="auto" w:sz="4" w:space="0"/>
              <w:right w:val="single" w:color="auto" w:sz="4" w:space="0"/>
            </w:tcBorders>
            <w:vAlign w:val="center"/>
          </w:tcPr>
          <w:p w14:paraId="2C3B1EA9">
            <w:pPr>
              <w:ind w:firstLine="0" w:firstLineChars="0"/>
              <w:jc w:val="center"/>
              <w:rPr>
                <w:sz w:val="18"/>
                <w:szCs w:val="18"/>
              </w:rPr>
            </w:pPr>
            <w:r>
              <w:rPr>
                <w:sz w:val="18"/>
                <w:szCs w:val="18"/>
              </w:rPr>
              <w:t>7.812500</w:t>
            </w:r>
          </w:p>
        </w:tc>
        <w:tc>
          <w:tcPr>
            <w:tcW w:w="626" w:type="dxa"/>
            <w:tcBorders>
              <w:top w:val="nil"/>
              <w:left w:val="nil"/>
              <w:bottom w:val="single" w:color="auto" w:sz="4" w:space="0"/>
              <w:right w:val="single" w:color="auto" w:sz="4" w:space="0"/>
            </w:tcBorders>
            <w:vAlign w:val="center"/>
          </w:tcPr>
          <w:p w14:paraId="7DFFCB18">
            <w:pPr>
              <w:ind w:firstLine="0" w:firstLineChars="0"/>
              <w:jc w:val="center"/>
              <w:rPr>
                <w:sz w:val="18"/>
                <w:szCs w:val="18"/>
              </w:rPr>
            </w:pPr>
            <w:r>
              <w:rPr>
                <w:sz w:val="18"/>
                <w:szCs w:val="18"/>
              </w:rPr>
              <w:t>11</w:t>
            </w:r>
          </w:p>
        </w:tc>
        <w:tc>
          <w:tcPr>
            <w:tcW w:w="599" w:type="dxa"/>
            <w:tcBorders>
              <w:top w:val="nil"/>
              <w:left w:val="nil"/>
              <w:bottom w:val="single" w:color="auto" w:sz="4" w:space="0"/>
              <w:right w:val="single" w:color="auto" w:sz="4" w:space="0"/>
            </w:tcBorders>
            <w:vAlign w:val="center"/>
          </w:tcPr>
          <w:p w14:paraId="4ED4FC0D">
            <w:pPr>
              <w:ind w:firstLine="0" w:firstLineChars="0"/>
              <w:jc w:val="center"/>
              <w:rPr>
                <w:sz w:val="18"/>
                <w:szCs w:val="18"/>
              </w:rPr>
            </w:pPr>
            <w:r>
              <w:rPr>
                <w:sz w:val="18"/>
                <w:szCs w:val="18"/>
              </w:rPr>
              <w:t>448</w:t>
            </w:r>
          </w:p>
        </w:tc>
        <w:tc>
          <w:tcPr>
            <w:tcW w:w="1109" w:type="dxa"/>
            <w:tcBorders>
              <w:top w:val="nil"/>
              <w:left w:val="nil"/>
              <w:bottom w:val="single" w:color="auto" w:sz="4" w:space="0"/>
              <w:right w:val="single" w:color="auto" w:sz="4" w:space="0"/>
            </w:tcBorders>
            <w:vAlign w:val="center"/>
          </w:tcPr>
          <w:p w14:paraId="13C43764">
            <w:pPr>
              <w:ind w:firstLine="0" w:firstLineChars="0"/>
              <w:jc w:val="center"/>
              <w:rPr>
                <w:sz w:val="18"/>
                <w:szCs w:val="18"/>
              </w:rPr>
            </w:pPr>
            <w:r>
              <w:rPr>
                <w:sz w:val="18"/>
                <w:szCs w:val="18"/>
              </w:rPr>
              <w:t>10.937500</w:t>
            </w:r>
          </w:p>
        </w:tc>
        <w:tc>
          <w:tcPr>
            <w:tcW w:w="626" w:type="dxa"/>
            <w:tcBorders>
              <w:top w:val="nil"/>
              <w:left w:val="nil"/>
              <w:bottom w:val="single" w:color="auto" w:sz="4" w:space="0"/>
              <w:right w:val="single" w:color="auto" w:sz="4" w:space="0"/>
            </w:tcBorders>
            <w:vAlign w:val="center"/>
          </w:tcPr>
          <w:p w14:paraId="6699CD95">
            <w:pPr>
              <w:ind w:firstLine="0" w:firstLineChars="0"/>
              <w:jc w:val="center"/>
              <w:rPr>
                <w:sz w:val="18"/>
                <w:szCs w:val="18"/>
              </w:rPr>
            </w:pPr>
            <w:r>
              <w:rPr>
                <w:sz w:val="18"/>
                <w:szCs w:val="18"/>
              </w:rPr>
              <w:t>5</w:t>
            </w:r>
          </w:p>
        </w:tc>
      </w:tr>
      <w:tr w14:paraId="13C0D873">
        <w:tblPrEx>
          <w:tblCellMar>
            <w:top w:w="0" w:type="dxa"/>
            <w:left w:w="108" w:type="dxa"/>
            <w:bottom w:w="0" w:type="dxa"/>
            <w:right w:w="108" w:type="dxa"/>
          </w:tblCellMar>
        </w:tblPrEx>
        <w:trPr>
          <w:trHeight w:val="270" w:hRule="atLeast"/>
          <w:jc w:val="center"/>
        </w:trPr>
        <w:tc>
          <w:tcPr>
            <w:tcW w:w="957" w:type="dxa"/>
            <w:tcBorders>
              <w:top w:val="nil"/>
              <w:left w:val="single" w:color="auto" w:sz="4" w:space="0"/>
              <w:bottom w:val="single" w:color="auto" w:sz="4" w:space="0"/>
              <w:right w:val="single" w:color="auto" w:sz="4" w:space="0"/>
            </w:tcBorders>
            <w:vAlign w:val="center"/>
          </w:tcPr>
          <w:p w14:paraId="5549E7DC">
            <w:pPr>
              <w:ind w:firstLine="0" w:firstLineChars="0"/>
              <w:jc w:val="center"/>
              <w:rPr>
                <w:sz w:val="18"/>
                <w:szCs w:val="18"/>
              </w:rPr>
            </w:pPr>
            <w:r>
              <w:rPr>
                <w:sz w:val="18"/>
                <w:szCs w:val="18"/>
              </w:rPr>
              <w:t>65</w:t>
            </w:r>
          </w:p>
        </w:tc>
        <w:tc>
          <w:tcPr>
            <w:tcW w:w="1068" w:type="dxa"/>
            <w:tcBorders>
              <w:top w:val="nil"/>
              <w:left w:val="nil"/>
              <w:bottom w:val="single" w:color="auto" w:sz="4" w:space="0"/>
              <w:right w:val="single" w:color="auto" w:sz="4" w:space="0"/>
            </w:tcBorders>
            <w:vAlign w:val="center"/>
          </w:tcPr>
          <w:p w14:paraId="12F559AC">
            <w:pPr>
              <w:ind w:firstLine="0" w:firstLineChars="0"/>
              <w:jc w:val="center"/>
              <w:rPr>
                <w:sz w:val="18"/>
                <w:szCs w:val="18"/>
              </w:rPr>
            </w:pPr>
            <w:r>
              <w:rPr>
                <w:sz w:val="18"/>
                <w:szCs w:val="18"/>
              </w:rPr>
              <w:t>1.586914</w:t>
            </w:r>
          </w:p>
        </w:tc>
        <w:tc>
          <w:tcPr>
            <w:tcW w:w="626" w:type="dxa"/>
            <w:tcBorders>
              <w:top w:val="nil"/>
              <w:left w:val="nil"/>
              <w:bottom w:val="single" w:color="auto" w:sz="4" w:space="0"/>
              <w:right w:val="single" w:color="auto" w:sz="4" w:space="0"/>
            </w:tcBorders>
            <w:vAlign w:val="center"/>
          </w:tcPr>
          <w:p w14:paraId="39F4EEE8">
            <w:pPr>
              <w:ind w:firstLine="0" w:firstLineChars="0"/>
              <w:jc w:val="center"/>
              <w:rPr>
                <w:sz w:val="18"/>
                <w:szCs w:val="18"/>
              </w:rPr>
            </w:pPr>
            <w:r>
              <w:rPr>
                <w:sz w:val="18"/>
                <w:szCs w:val="18"/>
              </w:rPr>
              <w:t>1</w:t>
            </w:r>
          </w:p>
        </w:tc>
        <w:tc>
          <w:tcPr>
            <w:tcW w:w="599" w:type="dxa"/>
            <w:tcBorders>
              <w:top w:val="nil"/>
              <w:left w:val="nil"/>
              <w:bottom w:val="single" w:color="auto" w:sz="4" w:space="0"/>
              <w:right w:val="single" w:color="auto" w:sz="4" w:space="0"/>
            </w:tcBorders>
            <w:vAlign w:val="center"/>
          </w:tcPr>
          <w:p w14:paraId="61EFFBD3">
            <w:pPr>
              <w:ind w:firstLine="0" w:firstLineChars="0"/>
              <w:jc w:val="center"/>
              <w:rPr>
                <w:sz w:val="18"/>
                <w:szCs w:val="18"/>
              </w:rPr>
            </w:pPr>
            <w:r>
              <w:rPr>
                <w:sz w:val="18"/>
                <w:szCs w:val="18"/>
              </w:rPr>
              <w:t>193</w:t>
            </w:r>
          </w:p>
        </w:tc>
        <w:tc>
          <w:tcPr>
            <w:tcW w:w="1068" w:type="dxa"/>
            <w:tcBorders>
              <w:top w:val="nil"/>
              <w:left w:val="nil"/>
              <w:bottom w:val="single" w:color="auto" w:sz="4" w:space="0"/>
              <w:right w:val="single" w:color="auto" w:sz="4" w:space="0"/>
            </w:tcBorders>
            <w:vAlign w:val="center"/>
          </w:tcPr>
          <w:p w14:paraId="34790EF9">
            <w:pPr>
              <w:ind w:firstLine="0" w:firstLineChars="0"/>
              <w:jc w:val="center"/>
              <w:rPr>
                <w:sz w:val="18"/>
                <w:szCs w:val="18"/>
              </w:rPr>
            </w:pPr>
            <w:r>
              <w:rPr>
                <w:sz w:val="18"/>
                <w:szCs w:val="18"/>
              </w:rPr>
              <w:t>4.711914</w:t>
            </w:r>
          </w:p>
        </w:tc>
        <w:tc>
          <w:tcPr>
            <w:tcW w:w="626" w:type="dxa"/>
            <w:tcBorders>
              <w:top w:val="nil"/>
              <w:left w:val="nil"/>
              <w:bottom w:val="single" w:color="auto" w:sz="4" w:space="0"/>
              <w:right w:val="single" w:color="auto" w:sz="4" w:space="0"/>
            </w:tcBorders>
            <w:vAlign w:val="center"/>
          </w:tcPr>
          <w:p w14:paraId="4B6B1CE1">
            <w:pPr>
              <w:ind w:firstLine="0" w:firstLineChars="0"/>
              <w:jc w:val="center"/>
              <w:rPr>
                <w:sz w:val="18"/>
                <w:szCs w:val="18"/>
              </w:rPr>
            </w:pPr>
            <w:r>
              <w:rPr>
                <w:sz w:val="18"/>
                <w:szCs w:val="18"/>
              </w:rPr>
              <w:t>6</w:t>
            </w:r>
          </w:p>
        </w:tc>
        <w:tc>
          <w:tcPr>
            <w:tcW w:w="599" w:type="dxa"/>
            <w:tcBorders>
              <w:top w:val="nil"/>
              <w:left w:val="nil"/>
              <w:bottom w:val="single" w:color="auto" w:sz="4" w:space="0"/>
              <w:right w:val="single" w:color="auto" w:sz="4" w:space="0"/>
            </w:tcBorders>
            <w:vAlign w:val="center"/>
          </w:tcPr>
          <w:p w14:paraId="033CA076">
            <w:pPr>
              <w:ind w:firstLine="0" w:firstLineChars="0"/>
              <w:jc w:val="center"/>
              <w:rPr>
                <w:sz w:val="18"/>
                <w:szCs w:val="18"/>
              </w:rPr>
            </w:pPr>
            <w:r>
              <w:rPr>
                <w:sz w:val="18"/>
                <w:szCs w:val="18"/>
              </w:rPr>
              <w:t>321</w:t>
            </w:r>
          </w:p>
        </w:tc>
        <w:tc>
          <w:tcPr>
            <w:tcW w:w="1068" w:type="dxa"/>
            <w:tcBorders>
              <w:top w:val="nil"/>
              <w:left w:val="nil"/>
              <w:bottom w:val="single" w:color="auto" w:sz="4" w:space="0"/>
              <w:right w:val="single" w:color="auto" w:sz="4" w:space="0"/>
            </w:tcBorders>
            <w:vAlign w:val="center"/>
          </w:tcPr>
          <w:p w14:paraId="364B3A5E">
            <w:pPr>
              <w:ind w:firstLine="0" w:firstLineChars="0"/>
              <w:jc w:val="center"/>
              <w:rPr>
                <w:sz w:val="18"/>
                <w:szCs w:val="18"/>
              </w:rPr>
            </w:pPr>
            <w:r>
              <w:rPr>
                <w:sz w:val="18"/>
                <w:szCs w:val="18"/>
              </w:rPr>
              <w:t>7.836914</w:t>
            </w:r>
          </w:p>
        </w:tc>
        <w:tc>
          <w:tcPr>
            <w:tcW w:w="626" w:type="dxa"/>
            <w:tcBorders>
              <w:top w:val="nil"/>
              <w:left w:val="nil"/>
              <w:bottom w:val="single" w:color="auto" w:sz="4" w:space="0"/>
              <w:right w:val="single" w:color="auto" w:sz="4" w:space="0"/>
            </w:tcBorders>
            <w:vAlign w:val="center"/>
          </w:tcPr>
          <w:p w14:paraId="161ADFD2">
            <w:pPr>
              <w:ind w:firstLine="0" w:firstLineChars="0"/>
              <w:jc w:val="center"/>
              <w:rPr>
                <w:sz w:val="18"/>
                <w:szCs w:val="18"/>
              </w:rPr>
            </w:pPr>
            <w:r>
              <w:rPr>
                <w:sz w:val="18"/>
                <w:szCs w:val="18"/>
              </w:rPr>
              <w:t>4</w:t>
            </w:r>
          </w:p>
        </w:tc>
        <w:tc>
          <w:tcPr>
            <w:tcW w:w="599" w:type="dxa"/>
            <w:tcBorders>
              <w:top w:val="nil"/>
              <w:left w:val="nil"/>
              <w:bottom w:val="single" w:color="auto" w:sz="4" w:space="0"/>
              <w:right w:val="single" w:color="auto" w:sz="4" w:space="0"/>
            </w:tcBorders>
            <w:vAlign w:val="center"/>
          </w:tcPr>
          <w:p w14:paraId="768ADA17">
            <w:pPr>
              <w:ind w:firstLine="0" w:firstLineChars="0"/>
              <w:jc w:val="center"/>
              <w:rPr>
                <w:sz w:val="18"/>
                <w:szCs w:val="18"/>
              </w:rPr>
            </w:pPr>
            <w:r>
              <w:rPr>
                <w:sz w:val="18"/>
                <w:szCs w:val="18"/>
              </w:rPr>
              <w:t>449</w:t>
            </w:r>
          </w:p>
        </w:tc>
        <w:tc>
          <w:tcPr>
            <w:tcW w:w="1109" w:type="dxa"/>
            <w:tcBorders>
              <w:top w:val="nil"/>
              <w:left w:val="nil"/>
              <w:bottom w:val="single" w:color="auto" w:sz="4" w:space="0"/>
              <w:right w:val="single" w:color="auto" w:sz="4" w:space="0"/>
            </w:tcBorders>
            <w:vAlign w:val="center"/>
          </w:tcPr>
          <w:p w14:paraId="5FB8FC70">
            <w:pPr>
              <w:ind w:firstLine="0" w:firstLineChars="0"/>
              <w:jc w:val="center"/>
              <w:rPr>
                <w:sz w:val="18"/>
                <w:szCs w:val="18"/>
              </w:rPr>
            </w:pPr>
            <w:r>
              <w:rPr>
                <w:sz w:val="18"/>
                <w:szCs w:val="18"/>
              </w:rPr>
              <w:t>10.961914</w:t>
            </w:r>
          </w:p>
        </w:tc>
        <w:tc>
          <w:tcPr>
            <w:tcW w:w="626" w:type="dxa"/>
            <w:tcBorders>
              <w:top w:val="nil"/>
              <w:left w:val="nil"/>
              <w:bottom w:val="single" w:color="auto" w:sz="4" w:space="0"/>
              <w:right w:val="single" w:color="auto" w:sz="4" w:space="0"/>
            </w:tcBorders>
            <w:vAlign w:val="center"/>
          </w:tcPr>
          <w:p w14:paraId="2FA75BFB">
            <w:pPr>
              <w:ind w:firstLine="0" w:firstLineChars="0"/>
              <w:jc w:val="center"/>
              <w:rPr>
                <w:sz w:val="18"/>
                <w:szCs w:val="18"/>
              </w:rPr>
            </w:pPr>
            <w:r>
              <w:rPr>
                <w:sz w:val="18"/>
                <w:szCs w:val="18"/>
              </w:rPr>
              <w:t>13</w:t>
            </w:r>
          </w:p>
        </w:tc>
      </w:tr>
      <w:tr w14:paraId="4A090353">
        <w:tblPrEx>
          <w:tblCellMar>
            <w:top w:w="0" w:type="dxa"/>
            <w:left w:w="108" w:type="dxa"/>
            <w:bottom w:w="0" w:type="dxa"/>
            <w:right w:w="108" w:type="dxa"/>
          </w:tblCellMar>
        </w:tblPrEx>
        <w:trPr>
          <w:trHeight w:val="270" w:hRule="atLeast"/>
          <w:jc w:val="center"/>
        </w:trPr>
        <w:tc>
          <w:tcPr>
            <w:tcW w:w="957" w:type="dxa"/>
            <w:tcBorders>
              <w:top w:val="nil"/>
              <w:left w:val="single" w:color="auto" w:sz="4" w:space="0"/>
              <w:bottom w:val="single" w:color="auto" w:sz="4" w:space="0"/>
              <w:right w:val="single" w:color="auto" w:sz="4" w:space="0"/>
            </w:tcBorders>
            <w:vAlign w:val="center"/>
          </w:tcPr>
          <w:p w14:paraId="4D827F3A">
            <w:pPr>
              <w:ind w:firstLine="0" w:firstLineChars="0"/>
              <w:jc w:val="center"/>
              <w:rPr>
                <w:sz w:val="18"/>
                <w:szCs w:val="18"/>
              </w:rPr>
            </w:pPr>
            <w:r>
              <w:rPr>
                <w:sz w:val="18"/>
                <w:szCs w:val="18"/>
              </w:rPr>
              <w:t>66</w:t>
            </w:r>
          </w:p>
        </w:tc>
        <w:tc>
          <w:tcPr>
            <w:tcW w:w="1068" w:type="dxa"/>
            <w:tcBorders>
              <w:top w:val="nil"/>
              <w:left w:val="nil"/>
              <w:bottom w:val="single" w:color="auto" w:sz="4" w:space="0"/>
              <w:right w:val="single" w:color="auto" w:sz="4" w:space="0"/>
            </w:tcBorders>
            <w:vAlign w:val="center"/>
          </w:tcPr>
          <w:p w14:paraId="08CAB0DC">
            <w:pPr>
              <w:ind w:firstLine="0" w:firstLineChars="0"/>
              <w:jc w:val="center"/>
              <w:rPr>
                <w:sz w:val="18"/>
                <w:szCs w:val="18"/>
              </w:rPr>
            </w:pPr>
            <w:r>
              <w:rPr>
                <w:sz w:val="18"/>
                <w:szCs w:val="18"/>
              </w:rPr>
              <w:t>1.611328</w:t>
            </w:r>
          </w:p>
        </w:tc>
        <w:tc>
          <w:tcPr>
            <w:tcW w:w="626" w:type="dxa"/>
            <w:tcBorders>
              <w:top w:val="nil"/>
              <w:left w:val="nil"/>
              <w:bottom w:val="single" w:color="auto" w:sz="4" w:space="0"/>
              <w:right w:val="single" w:color="auto" w:sz="4" w:space="0"/>
            </w:tcBorders>
            <w:vAlign w:val="center"/>
          </w:tcPr>
          <w:p w14:paraId="197337CD">
            <w:pPr>
              <w:ind w:firstLine="0" w:firstLineChars="0"/>
              <w:jc w:val="center"/>
              <w:rPr>
                <w:sz w:val="18"/>
                <w:szCs w:val="18"/>
              </w:rPr>
            </w:pPr>
            <w:r>
              <w:rPr>
                <w:sz w:val="18"/>
                <w:szCs w:val="18"/>
              </w:rPr>
              <w:t>4</w:t>
            </w:r>
          </w:p>
        </w:tc>
        <w:tc>
          <w:tcPr>
            <w:tcW w:w="599" w:type="dxa"/>
            <w:tcBorders>
              <w:top w:val="nil"/>
              <w:left w:val="nil"/>
              <w:bottom w:val="single" w:color="auto" w:sz="4" w:space="0"/>
              <w:right w:val="single" w:color="auto" w:sz="4" w:space="0"/>
            </w:tcBorders>
            <w:vAlign w:val="center"/>
          </w:tcPr>
          <w:p w14:paraId="3C00952D">
            <w:pPr>
              <w:ind w:firstLine="0" w:firstLineChars="0"/>
              <w:jc w:val="center"/>
              <w:rPr>
                <w:sz w:val="18"/>
                <w:szCs w:val="18"/>
              </w:rPr>
            </w:pPr>
            <w:r>
              <w:rPr>
                <w:sz w:val="18"/>
                <w:szCs w:val="18"/>
              </w:rPr>
              <w:t>194</w:t>
            </w:r>
          </w:p>
        </w:tc>
        <w:tc>
          <w:tcPr>
            <w:tcW w:w="1068" w:type="dxa"/>
            <w:tcBorders>
              <w:top w:val="nil"/>
              <w:left w:val="nil"/>
              <w:bottom w:val="single" w:color="auto" w:sz="4" w:space="0"/>
              <w:right w:val="single" w:color="auto" w:sz="4" w:space="0"/>
            </w:tcBorders>
            <w:vAlign w:val="center"/>
          </w:tcPr>
          <w:p w14:paraId="58106FAB">
            <w:pPr>
              <w:ind w:firstLine="0" w:firstLineChars="0"/>
              <w:jc w:val="center"/>
              <w:rPr>
                <w:sz w:val="18"/>
                <w:szCs w:val="18"/>
              </w:rPr>
            </w:pPr>
            <w:r>
              <w:rPr>
                <w:sz w:val="18"/>
                <w:szCs w:val="18"/>
              </w:rPr>
              <w:t>4.736328</w:t>
            </w:r>
          </w:p>
        </w:tc>
        <w:tc>
          <w:tcPr>
            <w:tcW w:w="626" w:type="dxa"/>
            <w:tcBorders>
              <w:top w:val="nil"/>
              <w:left w:val="nil"/>
              <w:bottom w:val="single" w:color="auto" w:sz="4" w:space="0"/>
              <w:right w:val="single" w:color="auto" w:sz="4" w:space="0"/>
            </w:tcBorders>
            <w:vAlign w:val="center"/>
          </w:tcPr>
          <w:p w14:paraId="64305861">
            <w:pPr>
              <w:ind w:firstLine="0" w:firstLineChars="0"/>
              <w:jc w:val="center"/>
              <w:rPr>
                <w:sz w:val="18"/>
                <w:szCs w:val="18"/>
              </w:rPr>
            </w:pPr>
            <w:r>
              <w:rPr>
                <w:sz w:val="18"/>
                <w:szCs w:val="18"/>
              </w:rPr>
              <w:t>11</w:t>
            </w:r>
          </w:p>
        </w:tc>
        <w:tc>
          <w:tcPr>
            <w:tcW w:w="599" w:type="dxa"/>
            <w:tcBorders>
              <w:top w:val="nil"/>
              <w:left w:val="nil"/>
              <w:bottom w:val="single" w:color="auto" w:sz="4" w:space="0"/>
              <w:right w:val="single" w:color="auto" w:sz="4" w:space="0"/>
            </w:tcBorders>
            <w:vAlign w:val="center"/>
          </w:tcPr>
          <w:p w14:paraId="33EDA51F">
            <w:pPr>
              <w:ind w:firstLine="0" w:firstLineChars="0"/>
              <w:jc w:val="center"/>
              <w:rPr>
                <w:sz w:val="18"/>
                <w:szCs w:val="18"/>
              </w:rPr>
            </w:pPr>
            <w:r>
              <w:rPr>
                <w:sz w:val="18"/>
                <w:szCs w:val="18"/>
              </w:rPr>
              <w:t>322</w:t>
            </w:r>
          </w:p>
        </w:tc>
        <w:tc>
          <w:tcPr>
            <w:tcW w:w="1068" w:type="dxa"/>
            <w:tcBorders>
              <w:top w:val="nil"/>
              <w:left w:val="nil"/>
              <w:bottom w:val="single" w:color="auto" w:sz="4" w:space="0"/>
              <w:right w:val="single" w:color="auto" w:sz="4" w:space="0"/>
            </w:tcBorders>
            <w:vAlign w:val="center"/>
          </w:tcPr>
          <w:p w14:paraId="3A54E12D">
            <w:pPr>
              <w:ind w:firstLine="0" w:firstLineChars="0"/>
              <w:jc w:val="center"/>
              <w:rPr>
                <w:sz w:val="18"/>
                <w:szCs w:val="18"/>
              </w:rPr>
            </w:pPr>
            <w:r>
              <w:rPr>
                <w:sz w:val="18"/>
                <w:szCs w:val="18"/>
              </w:rPr>
              <w:t>7.861328</w:t>
            </w:r>
          </w:p>
        </w:tc>
        <w:tc>
          <w:tcPr>
            <w:tcW w:w="626" w:type="dxa"/>
            <w:tcBorders>
              <w:top w:val="nil"/>
              <w:left w:val="nil"/>
              <w:bottom w:val="single" w:color="auto" w:sz="4" w:space="0"/>
              <w:right w:val="single" w:color="auto" w:sz="4" w:space="0"/>
            </w:tcBorders>
            <w:vAlign w:val="center"/>
          </w:tcPr>
          <w:p w14:paraId="7730E1F3">
            <w:pPr>
              <w:ind w:firstLine="0" w:firstLineChars="0"/>
              <w:jc w:val="center"/>
              <w:rPr>
                <w:sz w:val="18"/>
                <w:szCs w:val="18"/>
              </w:rPr>
            </w:pPr>
            <w:r>
              <w:rPr>
                <w:sz w:val="18"/>
                <w:szCs w:val="18"/>
              </w:rPr>
              <w:t>9</w:t>
            </w:r>
          </w:p>
        </w:tc>
        <w:tc>
          <w:tcPr>
            <w:tcW w:w="599" w:type="dxa"/>
            <w:tcBorders>
              <w:top w:val="nil"/>
              <w:left w:val="nil"/>
              <w:bottom w:val="single" w:color="auto" w:sz="4" w:space="0"/>
              <w:right w:val="single" w:color="auto" w:sz="4" w:space="0"/>
            </w:tcBorders>
            <w:vAlign w:val="center"/>
          </w:tcPr>
          <w:p w14:paraId="529AD710">
            <w:pPr>
              <w:ind w:firstLine="0" w:firstLineChars="0"/>
              <w:jc w:val="center"/>
              <w:rPr>
                <w:sz w:val="18"/>
                <w:szCs w:val="18"/>
              </w:rPr>
            </w:pPr>
            <w:r>
              <w:rPr>
                <w:sz w:val="18"/>
                <w:szCs w:val="18"/>
              </w:rPr>
              <w:t>450</w:t>
            </w:r>
          </w:p>
        </w:tc>
        <w:tc>
          <w:tcPr>
            <w:tcW w:w="1109" w:type="dxa"/>
            <w:tcBorders>
              <w:top w:val="nil"/>
              <w:left w:val="nil"/>
              <w:bottom w:val="single" w:color="auto" w:sz="4" w:space="0"/>
              <w:right w:val="single" w:color="auto" w:sz="4" w:space="0"/>
            </w:tcBorders>
            <w:vAlign w:val="center"/>
          </w:tcPr>
          <w:p w14:paraId="676E2DEE">
            <w:pPr>
              <w:ind w:firstLine="0" w:firstLineChars="0"/>
              <w:jc w:val="center"/>
              <w:rPr>
                <w:sz w:val="18"/>
                <w:szCs w:val="18"/>
              </w:rPr>
            </w:pPr>
            <w:r>
              <w:rPr>
                <w:sz w:val="18"/>
                <w:szCs w:val="18"/>
              </w:rPr>
              <w:t>10.986328</w:t>
            </w:r>
          </w:p>
        </w:tc>
        <w:tc>
          <w:tcPr>
            <w:tcW w:w="626" w:type="dxa"/>
            <w:tcBorders>
              <w:top w:val="nil"/>
              <w:left w:val="nil"/>
              <w:bottom w:val="single" w:color="auto" w:sz="4" w:space="0"/>
              <w:right w:val="single" w:color="auto" w:sz="4" w:space="0"/>
            </w:tcBorders>
            <w:vAlign w:val="center"/>
          </w:tcPr>
          <w:p w14:paraId="562AB8D2">
            <w:pPr>
              <w:ind w:firstLine="0" w:firstLineChars="0"/>
              <w:jc w:val="center"/>
              <w:rPr>
                <w:sz w:val="18"/>
                <w:szCs w:val="18"/>
              </w:rPr>
            </w:pPr>
            <w:r>
              <w:rPr>
                <w:sz w:val="18"/>
                <w:szCs w:val="18"/>
              </w:rPr>
              <w:t>15</w:t>
            </w:r>
          </w:p>
        </w:tc>
      </w:tr>
      <w:tr w14:paraId="324D4F93">
        <w:tblPrEx>
          <w:tblCellMar>
            <w:top w:w="0" w:type="dxa"/>
            <w:left w:w="108" w:type="dxa"/>
            <w:bottom w:w="0" w:type="dxa"/>
            <w:right w:w="108" w:type="dxa"/>
          </w:tblCellMar>
        </w:tblPrEx>
        <w:trPr>
          <w:trHeight w:val="270" w:hRule="atLeast"/>
          <w:jc w:val="center"/>
        </w:trPr>
        <w:tc>
          <w:tcPr>
            <w:tcW w:w="957" w:type="dxa"/>
            <w:tcBorders>
              <w:top w:val="nil"/>
              <w:left w:val="single" w:color="auto" w:sz="4" w:space="0"/>
              <w:bottom w:val="single" w:color="auto" w:sz="4" w:space="0"/>
              <w:right w:val="single" w:color="auto" w:sz="4" w:space="0"/>
            </w:tcBorders>
            <w:vAlign w:val="center"/>
          </w:tcPr>
          <w:p w14:paraId="29C67222">
            <w:pPr>
              <w:ind w:firstLine="0" w:firstLineChars="0"/>
              <w:jc w:val="center"/>
              <w:rPr>
                <w:sz w:val="18"/>
                <w:szCs w:val="18"/>
              </w:rPr>
            </w:pPr>
            <w:r>
              <w:rPr>
                <w:sz w:val="18"/>
                <w:szCs w:val="18"/>
              </w:rPr>
              <w:t>67</w:t>
            </w:r>
          </w:p>
        </w:tc>
        <w:tc>
          <w:tcPr>
            <w:tcW w:w="1068" w:type="dxa"/>
            <w:tcBorders>
              <w:top w:val="nil"/>
              <w:left w:val="nil"/>
              <w:bottom w:val="single" w:color="auto" w:sz="4" w:space="0"/>
              <w:right w:val="single" w:color="auto" w:sz="4" w:space="0"/>
            </w:tcBorders>
            <w:vAlign w:val="center"/>
          </w:tcPr>
          <w:p w14:paraId="2F6377FD">
            <w:pPr>
              <w:ind w:firstLine="0" w:firstLineChars="0"/>
              <w:jc w:val="center"/>
              <w:rPr>
                <w:sz w:val="18"/>
                <w:szCs w:val="18"/>
              </w:rPr>
            </w:pPr>
            <w:r>
              <w:rPr>
                <w:sz w:val="18"/>
                <w:szCs w:val="18"/>
              </w:rPr>
              <w:t>1.635742</w:t>
            </w:r>
          </w:p>
        </w:tc>
        <w:tc>
          <w:tcPr>
            <w:tcW w:w="626" w:type="dxa"/>
            <w:tcBorders>
              <w:top w:val="nil"/>
              <w:left w:val="nil"/>
              <w:bottom w:val="single" w:color="auto" w:sz="4" w:space="0"/>
              <w:right w:val="single" w:color="auto" w:sz="4" w:space="0"/>
            </w:tcBorders>
            <w:vAlign w:val="center"/>
          </w:tcPr>
          <w:p w14:paraId="6C1B5418">
            <w:pPr>
              <w:ind w:firstLine="0" w:firstLineChars="0"/>
              <w:jc w:val="center"/>
              <w:rPr>
                <w:sz w:val="18"/>
                <w:szCs w:val="18"/>
              </w:rPr>
            </w:pPr>
            <w:r>
              <w:rPr>
                <w:sz w:val="18"/>
                <w:szCs w:val="18"/>
              </w:rPr>
              <w:t>15</w:t>
            </w:r>
          </w:p>
        </w:tc>
        <w:tc>
          <w:tcPr>
            <w:tcW w:w="599" w:type="dxa"/>
            <w:tcBorders>
              <w:top w:val="nil"/>
              <w:left w:val="nil"/>
              <w:bottom w:val="single" w:color="auto" w:sz="4" w:space="0"/>
              <w:right w:val="single" w:color="auto" w:sz="4" w:space="0"/>
            </w:tcBorders>
            <w:vAlign w:val="center"/>
          </w:tcPr>
          <w:p w14:paraId="24E0AF9F">
            <w:pPr>
              <w:ind w:firstLine="0" w:firstLineChars="0"/>
              <w:jc w:val="center"/>
              <w:rPr>
                <w:sz w:val="18"/>
                <w:szCs w:val="18"/>
              </w:rPr>
            </w:pPr>
            <w:r>
              <w:rPr>
                <w:sz w:val="18"/>
                <w:szCs w:val="18"/>
              </w:rPr>
              <w:t>195</w:t>
            </w:r>
          </w:p>
        </w:tc>
        <w:tc>
          <w:tcPr>
            <w:tcW w:w="1068" w:type="dxa"/>
            <w:tcBorders>
              <w:top w:val="nil"/>
              <w:left w:val="nil"/>
              <w:bottom w:val="single" w:color="auto" w:sz="4" w:space="0"/>
              <w:right w:val="single" w:color="auto" w:sz="4" w:space="0"/>
            </w:tcBorders>
            <w:vAlign w:val="center"/>
          </w:tcPr>
          <w:p w14:paraId="1336AEF1">
            <w:pPr>
              <w:ind w:firstLine="0" w:firstLineChars="0"/>
              <w:jc w:val="center"/>
              <w:rPr>
                <w:sz w:val="18"/>
                <w:szCs w:val="18"/>
              </w:rPr>
            </w:pPr>
            <w:r>
              <w:rPr>
                <w:sz w:val="18"/>
                <w:szCs w:val="18"/>
              </w:rPr>
              <w:t>4.760742</w:t>
            </w:r>
          </w:p>
        </w:tc>
        <w:tc>
          <w:tcPr>
            <w:tcW w:w="626" w:type="dxa"/>
            <w:tcBorders>
              <w:top w:val="nil"/>
              <w:left w:val="nil"/>
              <w:bottom w:val="single" w:color="auto" w:sz="4" w:space="0"/>
              <w:right w:val="single" w:color="auto" w:sz="4" w:space="0"/>
            </w:tcBorders>
            <w:vAlign w:val="center"/>
          </w:tcPr>
          <w:p w14:paraId="4C54ADC2">
            <w:pPr>
              <w:ind w:firstLine="0" w:firstLineChars="0"/>
              <w:jc w:val="center"/>
              <w:rPr>
                <w:sz w:val="18"/>
                <w:szCs w:val="18"/>
              </w:rPr>
            </w:pPr>
            <w:r>
              <w:rPr>
                <w:sz w:val="18"/>
                <w:szCs w:val="18"/>
              </w:rPr>
              <w:t>13</w:t>
            </w:r>
          </w:p>
        </w:tc>
        <w:tc>
          <w:tcPr>
            <w:tcW w:w="599" w:type="dxa"/>
            <w:tcBorders>
              <w:top w:val="nil"/>
              <w:left w:val="nil"/>
              <w:bottom w:val="single" w:color="auto" w:sz="4" w:space="0"/>
              <w:right w:val="single" w:color="auto" w:sz="4" w:space="0"/>
            </w:tcBorders>
            <w:vAlign w:val="center"/>
          </w:tcPr>
          <w:p w14:paraId="715B2B0C">
            <w:pPr>
              <w:ind w:firstLine="0" w:firstLineChars="0"/>
              <w:jc w:val="center"/>
              <w:rPr>
                <w:sz w:val="18"/>
                <w:szCs w:val="18"/>
              </w:rPr>
            </w:pPr>
            <w:r>
              <w:rPr>
                <w:sz w:val="18"/>
                <w:szCs w:val="18"/>
              </w:rPr>
              <w:t>323</w:t>
            </w:r>
          </w:p>
        </w:tc>
        <w:tc>
          <w:tcPr>
            <w:tcW w:w="1068" w:type="dxa"/>
            <w:tcBorders>
              <w:top w:val="nil"/>
              <w:left w:val="nil"/>
              <w:bottom w:val="single" w:color="auto" w:sz="4" w:space="0"/>
              <w:right w:val="single" w:color="auto" w:sz="4" w:space="0"/>
            </w:tcBorders>
            <w:vAlign w:val="center"/>
          </w:tcPr>
          <w:p w14:paraId="7E096EC3">
            <w:pPr>
              <w:ind w:firstLine="0" w:firstLineChars="0"/>
              <w:jc w:val="center"/>
              <w:rPr>
                <w:sz w:val="18"/>
                <w:szCs w:val="18"/>
              </w:rPr>
            </w:pPr>
            <w:r>
              <w:rPr>
                <w:sz w:val="18"/>
                <w:szCs w:val="18"/>
              </w:rPr>
              <w:t>7.885742</w:t>
            </w:r>
          </w:p>
        </w:tc>
        <w:tc>
          <w:tcPr>
            <w:tcW w:w="626" w:type="dxa"/>
            <w:tcBorders>
              <w:top w:val="nil"/>
              <w:left w:val="nil"/>
              <w:bottom w:val="single" w:color="auto" w:sz="4" w:space="0"/>
              <w:right w:val="single" w:color="auto" w:sz="4" w:space="0"/>
            </w:tcBorders>
            <w:vAlign w:val="center"/>
          </w:tcPr>
          <w:p w14:paraId="0FC3BA98">
            <w:pPr>
              <w:ind w:firstLine="0" w:firstLineChars="0"/>
              <w:jc w:val="center"/>
              <w:rPr>
                <w:sz w:val="18"/>
                <w:szCs w:val="18"/>
              </w:rPr>
            </w:pPr>
            <w:r>
              <w:rPr>
                <w:sz w:val="18"/>
                <w:szCs w:val="18"/>
              </w:rPr>
              <w:t>15</w:t>
            </w:r>
          </w:p>
        </w:tc>
        <w:tc>
          <w:tcPr>
            <w:tcW w:w="599" w:type="dxa"/>
            <w:tcBorders>
              <w:top w:val="nil"/>
              <w:left w:val="nil"/>
              <w:bottom w:val="single" w:color="auto" w:sz="4" w:space="0"/>
              <w:right w:val="single" w:color="auto" w:sz="4" w:space="0"/>
            </w:tcBorders>
            <w:vAlign w:val="center"/>
          </w:tcPr>
          <w:p w14:paraId="31AA815F">
            <w:pPr>
              <w:ind w:firstLine="0" w:firstLineChars="0"/>
              <w:jc w:val="center"/>
              <w:rPr>
                <w:sz w:val="18"/>
                <w:szCs w:val="18"/>
              </w:rPr>
            </w:pPr>
            <w:r>
              <w:rPr>
                <w:sz w:val="18"/>
                <w:szCs w:val="18"/>
              </w:rPr>
              <w:t>451</w:t>
            </w:r>
          </w:p>
        </w:tc>
        <w:tc>
          <w:tcPr>
            <w:tcW w:w="1109" w:type="dxa"/>
            <w:tcBorders>
              <w:top w:val="nil"/>
              <w:left w:val="nil"/>
              <w:bottom w:val="single" w:color="auto" w:sz="4" w:space="0"/>
              <w:right w:val="single" w:color="auto" w:sz="4" w:space="0"/>
            </w:tcBorders>
            <w:vAlign w:val="center"/>
          </w:tcPr>
          <w:p w14:paraId="09C384DA">
            <w:pPr>
              <w:ind w:firstLine="0" w:firstLineChars="0"/>
              <w:jc w:val="center"/>
              <w:rPr>
                <w:sz w:val="18"/>
                <w:szCs w:val="18"/>
              </w:rPr>
            </w:pPr>
            <w:r>
              <w:rPr>
                <w:sz w:val="18"/>
                <w:szCs w:val="18"/>
              </w:rPr>
              <w:t>11.010742</w:t>
            </w:r>
          </w:p>
        </w:tc>
        <w:tc>
          <w:tcPr>
            <w:tcW w:w="626" w:type="dxa"/>
            <w:tcBorders>
              <w:top w:val="nil"/>
              <w:left w:val="nil"/>
              <w:bottom w:val="single" w:color="auto" w:sz="4" w:space="0"/>
              <w:right w:val="single" w:color="auto" w:sz="4" w:space="0"/>
            </w:tcBorders>
            <w:vAlign w:val="center"/>
          </w:tcPr>
          <w:p w14:paraId="4AE1988E">
            <w:pPr>
              <w:ind w:firstLine="0" w:firstLineChars="0"/>
              <w:jc w:val="center"/>
              <w:rPr>
                <w:sz w:val="18"/>
                <w:szCs w:val="18"/>
              </w:rPr>
            </w:pPr>
            <w:r>
              <w:rPr>
                <w:sz w:val="18"/>
                <w:szCs w:val="18"/>
              </w:rPr>
              <w:t>4</w:t>
            </w:r>
          </w:p>
        </w:tc>
      </w:tr>
      <w:tr w14:paraId="2213DF0E">
        <w:tblPrEx>
          <w:tblCellMar>
            <w:top w:w="0" w:type="dxa"/>
            <w:left w:w="108" w:type="dxa"/>
            <w:bottom w:w="0" w:type="dxa"/>
            <w:right w:w="108" w:type="dxa"/>
          </w:tblCellMar>
        </w:tblPrEx>
        <w:trPr>
          <w:trHeight w:val="270" w:hRule="atLeast"/>
          <w:jc w:val="center"/>
        </w:trPr>
        <w:tc>
          <w:tcPr>
            <w:tcW w:w="957" w:type="dxa"/>
            <w:tcBorders>
              <w:top w:val="nil"/>
              <w:left w:val="single" w:color="auto" w:sz="4" w:space="0"/>
              <w:bottom w:val="single" w:color="auto" w:sz="4" w:space="0"/>
              <w:right w:val="single" w:color="auto" w:sz="4" w:space="0"/>
            </w:tcBorders>
            <w:vAlign w:val="center"/>
          </w:tcPr>
          <w:p w14:paraId="194DED63">
            <w:pPr>
              <w:ind w:firstLine="0" w:firstLineChars="0"/>
              <w:jc w:val="center"/>
              <w:rPr>
                <w:sz w:val="18"/>
                <w:szCs w:val="18"/>
              </w:rPr>
            </w:pPr>
            <w:r>
              <w:rPr>
                <w:sz w:val="18"/>
                <w:szCs w:val="18"/>
              </w:rPr>
              <w:t>68</w:t>
            </w:r>
          </w:p>
        </w:tc>
        <w:tc>
          <w:tcPr>
            <w:tcW w:w="1068" w:type="dxa"/>
            <w:tcBorders>
              <w:top w:val="nil"/>
              <w:left w:val="nil"/>
              <w:bottom w:val="single" w:color="auto" w:sz="4" w:space="0"/>
              <w:right w:val="single" w:color="auto" w:sz="4" w:space="0"/>
            </w:tcBorders>
            <w:vAlign w:val="center"/>
          </w:tcPr>
          <w:p w14:paraId="2239C308">
            <w:pPr>
              <w:ind w:firstLine="0" w:firstLineChars="0"/>
              <w:jc w:val="center"/>
              <w:rPr>
                <w:sz w:val="18"/>
                <w:szCs w:val="18"/>
              </w:rPr>
            </w:pPr>
            <w:r>
              <w:rPr>
                <w:sz w:val="18"/>
                <w:szCs w:val="18"/>
              </w:rPr>
              <w:t>1.660156</w:t>
            </w:r>
          </w:p>
        </w:tc>
        <w:tc>
          <w:tcPr>
            <w:tcW w:w="626" w:type="dxa"/>
            <w:tcBorders>
              <w:top w:val="nil"/>
              <w:left w:val="nil"/>
              <w:bottom w:val="single" w:color="auto" w:sz="4" w:space="0"/>
              <w:right w:val="single" w:color="auto" w:sz="4" w:space="0"/>
            </w:tcBorders>
            <w:vAlign w:val="center"/>
          </w:tcPr>
          <w:p w14:paraId="5C9959D9">
            <w:pPr>
              <w:ind w:firstLine="0" w:firstLineChars="0"/>
              <w:jc w:val="center"/>
              <w:rPr>
                <w:sz w:val="18"/>
                <w:szCs w:val="18"/>
              </w:rPr>
            </w:pPr>
            <w:r>
              <w:rPr>
                <w:sz w:val="18"/>
                <w:szCs w:val="18"/>
              </w:rPr>
              <w:t>5</w:t>
            </w:r>
          </w:p>
        </w:tc>
        <w:tc>
          <w:tcPr>
            <w:tcW w:w="599" w:type="dxa"/>
            <w:tcBorders>
              <w:top w:val="nil"/>
              <w:left w:val="nil"/>
              <w:bottom w:val="single" w:color="auto" w:sz="4" w:space="0"/>
              <w:right w:val="single" w:color="auto" w:sz="4" w:space="0"/>
            </w:tcBorders>
            <w:vAlign w:val="center"/>
          </w:tcPr>
          <w:p w14:paraId="3FE16942">
            <w:pPr>
              <w:ind w:firstLine="0" w:firstLineChars="0"/>
              <w:jc w:val="center"/>
              <w:rPr>
                <w:sz w:val="18"/>
                <w:szCs w:val="18"/>
              </w:rPr>
            </w:pPr>
            <w:r>
              <w:rPr>
                <w:sz w:val="18"/>
                <w:szCs w:val="18"/>
              </w:rPr>
              <w:t>196</w:t>
            </w:r>
          </w:p>
        </w:tc>
        <w:tc>
          <w:tcPr>
            <w:tcW w:w="1068" w:type="dxa"/>
            <w:tcBorders>
              <w:top w:val="nil"/>
              <w:left w:val="nil"/>
              <w:bottom w:val="single" w:color="auto" w:sz="4" w:space="0"/>
              <w:right w:val="single" w:color="auto" w:sz="4" w:space="0"/>
            </w:tcBorders>
            <w:vAlign w:val="center"/>
          </w:tcPr>
          <w:p w14:paraId="1998392F">
            <w:pPr>
              <w:ind w:firstLine="0" w:firstLineChars="0"/>
              <w:jc w:val="center"/>
              <w:rPr>
                <w:sz w:val="18"/>
                <w:szCs w:val="18"/>
              </w:rPr>
            </w:pPr>
            <w:r>
              <w:rPr>
                <w:sz w:val="18"/>
                <w:szCs w:val="18"/>
              </w:rPr>
              <w:t>4.785156</w:t>
            </w:r>
          </w:p>
        </w:tc>
        <w:tc>
          <w:tcPr>
            <w:tcW w:w="626" w:type="dxa"/>
            <w:tcBorders>
              <w:top w:val="nil"/>
              <w:left w:val="nil"/>
              <w:bottom w:val="single" w:color="auto" w:sz="4" w:space="0"/>
              <w:right w:val="single" w:color="auto" w:sz="4" w:space="0"/>
            </w:tcBorders>
            <w:vAlign w:val="center"/>
          </w:tcPr>
          <w:p w14:paraId="208163F5">
            <w:pPr>
              <w:ind w:firstLine="0" w:firstLineChars="0"/>
              <w:jc w:val="center"/>
              <w:rPr>
                <w:sz w:val="18"/>
                <w:szCs w:val="18"/>
              </w:rPr>
            </w:pPr>
            <w:r>
              <w:rPr>
                <w:sz w:val="18"/>
                <w:szCs w:val="18"/>
              </w:rPr>
              <w:t>1</w:t>
            </w:r>
          </w:p>
        </w:tc>
        <w:tc>
          <w:tcPr>
            <w:tcW w:w="599" w:type="dxa"/>
            <w:tcBorders>
              <w:top w:val="nil"/>
              <w:left w:val="nil"/>
              <w:bottom w:val="single" w:color="auto" w:sz="4" w:space="0"/>
              <w:right w:val="single" w:color="auto" w:sz="4" w:space="0"/>
            </w:tcBorders>
            <w:vAlign w:val="center"/>
          </w:tcPr>
          <w:p w14:paraId="73442E67">
            <w:pPr>
              <w:ind w:firstLine="0" w:firstLineChars="0"/>
              <w:jc w:val="center"/>
              <w:rPr>
                <w:sz w:val="18"/>
                <w:szCs w:val="18"/>
              </w:rPr>
            </w:pPr>
            <w:r>
              <w:rPr>
                <w:sz w:val="18"/>
                <w:szCs w:val="18"/>
              </w:rPr>
              <w:t>324</w:t>
            </w:r>
          </w:p>
        </w:tc>
        <w:tc>
          <w:tcPr>
            <w:tcW w:w="1068" w:type="dxa"/>
            <w:tcBorders>
              <w:top w:val="nil"/>
              <w:left w:val="nil"/>
              <w:bottom w:val="single" w:color="auto" w:sz="4" w:space="0"/>
              <w:right w:val="single" w:color="auto" w:sz="4" w:space="0"/>
            </w:tcBorders>
            <w:vAlign w:val="center"/>
          </w:tcPr>
          <w:p w14:paraId="5F933A92">
            <w:pPr>
              <w:ind w:firstLine="0" w:firstLineChars="0"/>
              <w:jc w:val="center"/>
              <w:rPr>
                <w:sz w:val="18"/>
                <w:szCs w:val="18"/>
              </w:rPr>
            </w:pPr>
            <w:r>
              <w:rPr>
                <w:sz w:val="18"/>
                <w:szCs w:val="18"/>
              </w:rPr>
              <w:t>7.910156</w:t>
            </w:r>
          </w:p>
        </w:tc>
        <w:tc>
          <w:tcPr>
            <w:tcW w:w="626" w:type="dxa"/>
            <w:tcBorders>
              <w:top w:val="nil"/>
              <w:left w:val="nil"/>
              <w:bottom w:val="single" w:color="auto" w:sz="4" w:space="0"/>
              <w:right w:val="single" w:color="auto" w:sz="4" w:space="0"/>
            </w:tcBorders>
            <w:vAlign w:val="center"/>
          </w:tcPr>
          <w:p w14:paraId="3C4A7DA1">
            <w:pPr>
              <w:ind w:firstLine="0" w:firstLineChars="0"/>
              <w:jc w:val="center"/>
              <w:rPr>
                <w:sz w:val="18"/>
                <w:szCs w:val="18"/>
              </w:rPr>
            </w:pPr>
            <w:r>
              <w:rPr>
                <w:sz w:val="18"/>
                <w:szCs w:val="18"/>
              </w:rPr>
              <w:t>12</w:t>
            </w:r>
          </w:p>
        </w:tc>
        <w:tc>
          <w:tcPr>
            <w:tcW w:w="599" w:type="dxa"/>
            <w:tcBorders>
              <w:top w:val="nil"/>
              <w:left w:val="nil"/>
              <w:bottom w:val="single" w:color="auto" w:sz="4" w:space="0"/>
              <w:right w:val="single" w:color="auto" w:sz="4" w:space="0"/>
            </w:tcBorders>
            <w:vAlign w:val="center"/>
          </w:tcPr>
          <w:p w14:paraId="1A3CAB82">
            <w:pPr>
              <w:ind w:firstLine="0" w:firstLineChars="0"/>
              <w:jc w:val="center"/>
              <w:rPr>
                <w:sz w:val="18"/>
                <w:szCs w:val="18"/>
              </w:rPr>
            </w:pPr>
            <w:r>
              <w:rPr>
                <w:sz w:val="18"/>
                <w:szCs w:val="18"/>
              </w:rPr>
              <w:t>452</w:t>
            </w:r>
          </w:p>
        </w:tc>
        <w:tc>
          <w:tcPr>
            <w:tcW w:w="1109" w:type="dxa"/>
            <w:tcBorders>
              <w:top w:val="nil"/>
              <w:left w:val="nil"/>
              <w:bottom w:val="single" w:color="auto" w:sz="4" w:space="0"/>
              <w:right w:val="single" w:color="auto" w:sz="4" w:space="0"/>
            </w:tcBorders>
            <w:vAlign w:val="center"/>
          </w:tcPr>
          <w:p w14:paraId="402E87A5">
            <w:pPr>
              <w:ind w:firstLine="0" w:firstLineChars="0"/>
              <w:jc w:val="center"/>
              <w:rPr>
                <w:sz w:val="18"/>
                <w:szCs w:val="18"/>
              </w:rPr>
            </w:pPr>
            <w:r>
              <w:rPr>
                <w:sz w:val="18"/>
                <w:szCs w:val="18"/>
              </w:rPr>
              <w:t>11.035156</w:t>
            </w:r>
          </w:p>
        </w:tc>
        <w:tc>
          <w:tcPr>
            <w:tcW w:w="626" w:type="dxa"/>
            <w:tcBorders>
              <w:top w:val="nil"/>
              <w:left w:val="nil"/>
              <w:bottom w:val="single" w:color="auto" w:sz="4" w:space="0"/>
              <w:right w:val="single" w:color="auto" w:sz="4" w:space="0"/>
            </w:tcBorders>
            <w:vAlign w:val="center"/>
          </w:tcPr>
          <w:p w14:paraId="2E379B98">
            <w:pPr>
              <w:ind w:firstLine="0" w:firstLineChars="0"/>
              <w:jc w:val="center"/>
              <w:rPr>
                <w:sz w:val="18"/>
                <w:szCs w:val="18"/>
              </w:rPr>
            </w:pPr>
            <w:r>
              <w:rPr>
                <w:sz w:val="18"/>
                <w:szCs w:val="18"/>
              </w:rPr>
              <w:t>1</w:t>
            </w:r>
          </w:p>
        </w:tc>
      </w:tr>
      <w:tr w14:paraId="6D4592F4">
        <w:tblPrEx>
          <w:tblCellMar>
            <w:top w:w="0" w:type="dxa"/>
            <w:left w:w="108" w:type="dxa"/>
            <w:bottom w:w="0" w:type="dxa"/>
            <w:right w:w="108" w:type="dxa"/>
          </w:tblCellMar>
        </w:tblPrEx>
        <w:trPr>
          <w:trHeight w:val="270" w:hRule="atLeast"/>
          <w:jc w:val="center"/>
        </w:trPr>
        <w:tc>
          <w:tcPr>
            <w:tcW w:w="957" w:type="dxa"/>
            <w:tcBorders>
              <w:top w:val="nil"/>
              <w:left w:val="single" w:color="auto" w:sz="4" w:space="0"/>
              <w:bottom w:val="single" w:color="auto" w:sz="4" w:space="0"/>
              <w:right w:val="single" w:color="auto" w:sz="4" w:space="0"/>
            </w:tcBorders>
            <w:vAlign w:val="center"/>
          </w:tcPr>
          <w:p w14:paraId="3AB254A1">
            <w:pPr>
              <w:ind w:firstLine="0" w:firstLineChars="0"/>
              <w:jc w:val="center"/>
              <w:rPr>
                <w:sz w:val="18"/>
                <w:szCs w:val="18"/>
              </w:rPr>
            </w:pPr>
            <w:r>
              <w:rPr>
                <w:sz w:val="18"/>
                <w:szCs w:val="18"/>
              </w:rPr>
              <w:t>69</w:t>
            </w:r>
          </w:p>
        </w:tc>
        <w:tc>
          <w:tcPr>
            <w:tcW w:w="1068" w:type="dxa"/>
            <w:tcBorders>
              <w:top w:val="nil"/>
              <w:left w:val="nil"/>
              <w:bottom w:val="single" w:color="auto" w:sz="4" w:space="0"/>
              <w:right w:val="single" w:color="auto" w:sz="4" w:space="0"/>
            </w:tcBorders>
            <w:vAlign w:val="center"/>
          </w:tcPr>
          <w:p w14:paraId="035CE277">
            <w:pPr>
              <w:ind w:firstLine="0" w:firstLineChars="0"/>
              <w:jc w:val="center"/>
              <w:rPr>
                <w:sz w:val="18"/>
                <w:szCs w:val="18"/>
              </w:rPr>
            </w:pPr>
            <w:r>
              <w:rPr>
                <w:sz w:val="18"/>
                <w:szCs w:val="18"/>
              </w:rPr>
              <w:t>1.684570</w:t>
            </w:r>
          </w:p>
        </w:tc>
        <w:tc>
          <w:tcPr>
            <w:tcW w:w="626" w:type="dxa"/>
            <w:tcBorders>
              <w:top w:val="nil"/>
              <w:left w:val="nil"/>
              <w:bottom w:val="single" w:color="auto" w:sz="4" w:space="0"/>
              <w:right w:val="single" w:color="auto" w:sz="4" w:space="0"/>
            </w:tcBorders>
            <w:vAlign w:val="center"/>
          </w:tcPr>
          <w:p w14:paraId="62860109">
            <w:pPr>
              <w:ind w:firstLine="0" w:firstLineChars="0"/>
              <w:jc w:val="center"/>
              <w:rPr>
                <w:sz w:val="18"/>
                <w:szCs w:val="18"/>
              </w:rPr>
            </w:pPr>
            <w:r>
              <w:rPr>
                <w:sz w:val="18"/>
                <w:szCs w:val="18"/>
              </w:rPr>
              <w:t>11</w:t>
            </w:r>
          </w:p>
        </w:tc>
        <w:tc>
          <w:tcPr>
            <w:tcW w:w="599" w:type="dxa"/>
            <w:tcBorders>
              <w:top w:val="nil"/>
              <w:left w:val="nil"/>
              <w:bottom w:val="single" w:color="auto" w:sz="4" w:space="0"/>
              <w:right w:val="single" w:color="auto" w:sz="4" w:space="0"/>
            </w:tcBorders>
            <w:vAlign w:val="center"/>
          </w:tcPr>
          <w:p w14:paraId="76B98468">
            <w:pPr>
              <w:ind w:firstLine="0" w:firstLineChars="0"/>
              <w:jc w:val="center"/>
              <w:rPr>
                <w:sz w:val="18"/>
                <w:szCs w:val="18"/>
              </w:rPr>
            </w:pPr>
            <w:r>
              <w:rPr>
                <w:sz w:val="18"/>
                <w:szCs w:val="18"/>
              </w:rPr>
              <w:t>197</w:t>
            </w:r>
          </w:p>
        </w:tc>
        <w:tc>
          <w:tcPr>
            <w:tcW w:w="1068" w:type="dxa"/>
            <w:tcBorders>
              <w:top w:val="nil"/>
              <w:left w:val="nil"/>
              <w:bottom w:val="single" w:color="auto" w:sz="4" w:space="0"/>
              <w:right w:val="single" w:color="auto" w:sz="4" w:space="0"/>
            </w:tcBorders>
            <w:vAlign w:val="center"/>
          </w:tcPr>
          <w:p w14:paraId="58F02BEF">
            <w:pPr>
              <w:ind w:firstLine="0" w:firstLineChars="0"/>
              <w:jc w:val="center"/>
              <w:rPr>
                <w:sz w:val="18"/>
                <w:szCs w:val="18"/>
              </w:rPr>
            </w:pPr>
            <w:r>
              <w:rPr>
                <w:sz w:val="18"/>
                <w:szCs w:val="18"/>
              </w:rPr>
              <w:t>4.809570</w:t>
            </w:r>
          </w:p>
        </w:tc>
        <w:tc>
          <w:tcPr>
            <w:tcW w:w="626" w:type="dxa"/>
            <w:tcBorders>
              <w:top w:val="nil"/>
              <w:left w:val="nil"/>
              <w:bottom w:val="single" w:color="auto" w:sz="4" w:space="0"/>
              <w:right w:val="single" w:color="auto" w:sz="4" w:space="0"/>
            </w:tcBorders>
            <w:vAlign w:val="center"/>
          </w:tcPr>
          <w:p w14:paraId="2D7294E4">
            <w:pPr>
              <w:ind w:firstLine="0" w:firstLineChars="0"/>
              <w:jc w:val="center"/>
              <w:rPr>
                <w:sz w:val="18"/>
                <w:szCs w:val="18"/>
              </w:rPr>
            </w:pPr>
            <w:r>
              <w:rPr>
                <w:sz w:val="18"/>
                <w:szCs w:val="18"/>
              </w:rPr>
              <w:t>3</w:t>
            </w:r>
          </w:p>
        </w:tc>
        <w:tc>
          <w:tcPr>
            <w:tcW w:w="599" w:type="dxa"/>
            <w:tcBorders>
              <w:top w:val="nil"/>
              <w:left w:val="nil"/>
              <w:bottom w:val="single" w:color="auto" w:sz="4" w:space="0"/>
              <w:right w:val="single" w:color="auto" w:sz="4" w:space="0"/>
            </w:tcBorders>
            <w:vAlign w:val="center"/>
          </w:tcPr>
          <w:p w14:paraId="347D7416">
            <w:pPr>
              <w:ind w:firstLine="0" w:firstLineChars="0"/>
              <w:jc w:val="center"/>
              <w:rPr>
                <w:sz w:val="18"/>
                <w:szCs w:val="18"/>
              </w:rPr>
            </w:pPr>
            <w:r>
              <w:rPr>
                <w:sz w:val="18"/>
                <w:szCs w:val="18"/>
              </w:rPr>
              <w:t>325</w:t>
            </w:r>
          </w:p>
        </w:tc>
        <w:tc>
          <w:tcPr>
            <w:tcW w:w="1068" w:type="dxa"/>
            <w:tcBorders>
              <w:top w:val="nil"/>
              <w:left w:val="nil"/>
              <w:bottom w:val="single" w:color="auto" w:sz="4" w:space="0"/>
              <w:right w:val="single" w:color="auto" w:sz="4" w:space="0"/>
            </w:tcBorders>
            <w:vAlign w:val="center"/>
          </w:tcPr>
          <w:p w14:paraId="5C403555">
            <w:pPr>
              <w:ind w:firstLine="0" w:firstLineChars="0"/>
              <w:jc w:val="center"/>
              <w:rPr>
                <w:sz w:val="18"/>
                <w:szCs w:val="18"/>
              </w:rPr>
            </w:pPr>
            <w:r>
              <w:rPr>
                <w:sz w:val="18"/>
                <w:szCs w:val="18"/>
              </w:rPr>
              <w:t>7.934570</w:t>
            </w:r>
          </w:p>
        </w:tc>
        <w:tc>
          <w:tcPr>
            <w:tcW w:w="626" w:type="dxa"/>
            <w:tcBorders>
              <w:top w:val="nil"/>
              <w:left w:val="nil"/>
              <w:bottom w:val="single" w:color="auto" w:sz="4" w:space="0"/>
              <w:right w:val="single" w:color="auto" w:sz="4" w:space="0"/>
            </w:tcBorders>
            <w:vAlign w:val="center"/>
          </w:tcPr>
          <w:p w14:paraId="25222360">
            <w:pPr>
              <w:ind w:firstLine="0" w:firstLineChars="0"/>
              <w:jc w:val="center"/>
              <w:rPr>
                <w:sz w:val="18"/>
                <w:szCs w:val="18"/>
              </w:rPr>
            </w:pPr>
            <w:r>
              <w:rPr>
                <w:sz w:val="18"/>
                <w:szCs w:val="18"/>
              </w:rPr>
              <w:t>4</w:t>
            </w:r>
          </w:p>
        </w:tc>
        <w:tc>
          <w:tcPr>
            <w:tcW w:w="599" w:type="dxa"/>
            <w:tcBorders>
              <w:top w:val="nil"/>
              <w:left w:val="nil"/>
              <w:bottom w:val="single" w:color="auto" w:sz="4" w:space="0"/>
              <w:right w:val="single" w:color="auto" w:sz="4" w:space="0"/>
            </w:tcBorders>
            <w:vAlign w:val="center"/>
          </w:tcPr>
          <w:p w14:paraId="53132B0B">
            <w:pPr>
              <w:ind w:firstLine="0" w:firstLineChars="0"/>
              <w:jc w:val="center"/>
              <w:rPr>
                <w:sz w:val="18"/>
                <w:szCs w:val="18"/>
              </w:rPr>
            </w:pPr>
            <w:r>
              <w:rPr>
                <w:sz w:val="18"/>
                <w:szCs w:val="18"/>
              </w:rPr>
              <w:t>453</w:t>
            </w:r>
          </w:p>
        </w:tc>
        <w:tc>
          <w:tcPr>
            <w:tcW w:w="1109" w:type="dxa"/>
            <w:tcBorders>
              <w:top w:val="nil"/>
              <w:left w:val="nil"/>
              <w:bottom w:val="single" w:color="auto" w:sz="4" w:space="0"/>
              <w:right w:val="single" w:color="auto" w:sz="4" w:space="0"/>
            </w:tcBorders>
            <w:vAlign w:val="center"/>
          </w:tcPr>
          <w:p w14:paraId="4ABD76FE">
            <w:pPr>
              <w:ind w:firstLine="0" w:firstLineChars="0"/>
              <w:jc w:val="center"/>
              <w:rPr>
                <w:sz w:val="18"/>
                <w:szCs w:val="18"/>
              </w:rPr>
            </w:pPr>
            <w:r>
              <w:rPr>
                <w:sz w:val="18"/>
                <w:szCs w:val="18"/>
              </w:rPr>
              <w:t>11.059570</w:t>
            </w:r>
          </w:p>
        </w:tc>
        <w:tc>
          <w:tcPr>
            <w:tcW w:w="626" w:type="dxa"/>
            <w:tcBorders>
              <w:top w:val="nil"/>
              <w:left w:val="nil"/>
              <w:bottom w:val="single" w:color="auto" w:sz="4" w:space="0"/>
              <w:right w:val="single" w:color="auto" w:sz="4" w:space="0"/>
            </w:tcBorders>
            <w:vAlign w:val="center"/>
          </w:tcPr>
          <w:p w14:paraId="48D08D33">
            <w:pPr>
              <w:ind w:firstLine="0" w:firstLineChars="0"/>
              <w:jc w:val="center"/>
              <w:rPr>
                <w:sz w:val="18"/>
                <w:szCs w:val="18"/>
              </w:rPr>
            </w:pPr>
            <w:r>
              <w:rPr>
                <w:sz w:val="18"/>
                <w:szCs w:val="18"/>
              </w:rPr>
              <w:t>15</w:t>
            </w:r>
          </w:p>
        </w:tc>
      </w:tr>
      <w:tr w14:paraId="14FB0943">
        <w:tblPrEx>
          <w:tblCellMar>
            <w:top w:w="0" w:type="dxa"/>
            <w:left w:w="108" w:type="dxa"/>
            <w:bottom w:w="0" w:type="dxa"/>
            <w:right w:w="108" w:type="dxa"/>
          </w:tblCellMar>
        </w:tblPrEx>
        <w:trPr>
          <w:trHeight w:val="270" w:hRule="atLeast"/>
          <w:jc w:val="center"/>
        </w:trPr>
        <w:tc>
          <w:tcPr>
            <w:tcW w:w="957" w:type="dxa"/>
            <w:tcBorders>
              <w:top w:val="nil"/>
              <w:left w:val="single" w:color="auto" w:sz="4" w:space="0"/>
              <w:bottom w:val="single" w:color="auto" w:sz="4" w:space="0"/>
              <w:right w:val="single" w:color="auto" w:sz="4" w:space="0"/>
            </w:tcBorders>
            <w:vAlign w:val="center"/>
          </w:tcPr>
          <w:p w14:paraId="29A1E4A8">
            <w:pPr>
              <w:ind w:firstLine="0" w:firstLineChars="0"/>
              <w:jc w:val="center"/>
              <w:rPr>
                <w:sz w:val="18"/>
                <w:szCs w:val="18"/>
              </w:rPr>
            </w:pPr>
            <w:r>
              <w:rPr>
                <w:sz w:val="18"/>
                <w:szCs w:val="18"/>
              </w:rPr>
              <w:t>70</w:t>
            </w:r>
          </w:p>
        </w:tc>
        <w:tc>
          <w:tcPr>
            <w:tcW w:w="1068" w:type="dxa"/>
            <w:tcBorders>
              <w:top w:val="nil"/>
              <w:left w:val="nil"/>
              <w:bottom w:val="single" w:color="auto" w:sz="4" w:space="0"/>
              <w:right w:val="single" w:color="auto" w:sz="4" w:space="0"/>
            </w:tcBorders>
            <w:vAlign w:val="center"/>
          </w:tcPr>
          <w:p w14:paraId="4B5BF7D6">
            <w:pPr>
              <w:ind w:firstLine="0" w:firstLineChars="0"/>
              <w:jc w:val="center"/>
              <w:rPr>
                <w:sz w:val="18"/>
                <w:szCs w:val="18"/>
              </w:rPr>
            </w:pPr>
            <w:r>
              <w:rPr>
                <w:sz w:val="18"/>
                <w:szCs w:val="18"/>
              </w:rPr>
              <w:t>1.708984</w:t>
            </w:r>
          </w:p>
        </w:tc>
        <w:tc>
          <w:tcPr>
            <w:tcW w:w="626" w:type="dxa"/>
            <w:tcBorders>
              <w:top w:val="nil"/>
              <w:left w:val="nil"/>
              <w:bottom w:val="single" w:color="auto" w:sz="4" w:space="0"/>
              <w:right w:val="single" w:color="auto" w:sz="4" w:space="0"/>
            </w:tcBorders>
            <w:vAlign w:val="center"/>
          </w:tcPr>
          <w:p w14:paraId="4DB5B4E9">
            <w:pPr>
              <w:ind w:firstLine="0" w:firstLineChars="0"/>
              <w:jc w:val="center"/>
              <w:rPr>
                <w:sz w:val="18"/>
                <w:szCs w:val="18"/>
              </w:rPr>
            </w:pPr>
            <w:r>
              <w:rPr>
                <w:sz w:val="18"/>
                <w:szCs w:val="18"/>
              </w:rPr>
              <w:t>3</w:t>
            </w:r>
          </w:p>
        </w:tc>
        <w:tc>
          <w:tcPr>
            <w:tcW w:w="599" w:type="dxa"/>
            <w:tcBorders>
              <w:top w:val="nil"/>
              <w:left w:val="nil"/>
              <w:bottom w:val="single" w:color="auto" w:sz="4" w:space="0"/>
              <w:right w:val="single" w:color="auto" w:sz="4" w:space="0"/>
            </w:tcBorders>
            <w:vAlign w:val="center"/>
          </w:tcPr>
          <w:p w14:paraId="56C5CC3C">
            <w:pPr>
              <w:ind w:firstLine="0" w:firstLineChars="0"/>
              <w:jc w:val="center"/>
              <w:rPr>
                <w:sz w:val="18"/>
                <w:szCs w:val="18"/>
              </w:rPr>
            </w:pPr>
            <w:r>
              <w:rPr>
                <w:sz w:val="18"/>
                <w:szCs w:val="18"/>
              </w:rPr>
              <w:t>198</w:t>
            </w:r>
          </w:p>
        </w:tc>
        <w:tc>
          <w:tcPr>
            <w:tcW w:w="1068" w:type="dxa"/>
            <w:tcBorders>
              <w:top w:val="nil"/>
              <w:left w:val="nil"/>
              <w:bottom w:val="single" w:color="auto" w:sz="4" w:space="0"/>
              <w:right w:val="single" w:color="auto" w:sz="4" w:space="0"/>
            </w:tcBorders>
            <w:vAlign w:val="center"/>
          </w:tcPr>
          <w:p w14:paraId="6CD69F78">
            <w:pPr>
              <w:ind w:firstLine="0" w:firstLineChars="0"/>
              <w:jc w:val="center"/>
              <w:rPr>
                <w:sz w:val="18"/>
                <w:szCs w:val="18"/>
              </w:rPr>
            </w:pPr>
            <w:r>
              <w:rPr>
                <w:sz w:val="18"/>
                <w:szCs w:val="18"/>
              </w:rPr>
              <w:t>4.833984</w:t>
            </w:r>
          </w:p>
        </w:tc>
        <w:tc>
          <w:tcPr>
            <w:tcW w:w="626" w:type="dxa"/>
            <w:tcBorders>
              <w:top w:val="nil"/>
              <w:left w:val="nil"/>
              <w:bottom w:val="single" w:color="auto" w:sz="4" w:space="0"/>
              <w:right w:val="single" w:color="auto" w:sz="4" w:space="0"/>
            </w:tcBorders>
            <w:vAlign w:val="center"/>
          </w:tcPr>
          <w:p w14:paraId="3AFC96F3">
            <w:pPr>
              <w:ind w:firstLine="0" w:firstLineChars="0"/>
              <w:jc w:val="center"/>
              <w:rPr>
                <w:sz w:val="18"/>
                <w:szCs w:val="18"/>
              </w:rPr>
            </w:pPr>
            <w:r>
              <w:rPr>
                <w:sz w:val="18"/>
                <w:szCs w:val="18"/>
              </w:rPr>
              <w:t>5</w:t>
            </w:r>
          </w:p>
        </w:tc>
        <w:tc>
          <w:tcPr>
            <w:tcW w:w="599" w:type="dxa"/>
            <w:tcBorders>
              <w:top w:val="nil"/>
              <w:left w:val="nil"/>
              <w:bottom w:val="single" w:color="auto" w:sz="4" w:space="0"/>
              <w:right w:val="single" w:color="auto" w:sz="4" w:space="0"/>
            </w:tcBorders>
            <w:vAlign w:val="center"/>
          </w:tcPr>
          <w:p w14:paraId="2EEB43A4">
            <w:pPr>
              <w:ind w:firstLine="0" w:firstLineChars="0"/>
              <w:jc w:val="center"/>
              <w:rPr>
                <w:sz w:val="18"/>
                <w:szCs w:val="18"/>
              </w:rPr>
            </w:pPr>
            <w:r>
              <w:rPr>
                <w:sz w:val="18"/>
                <w:szCs w:val="18"/>
              </w:rPr>
              <w:t>326</w:t>
            </w:r>
          </w:p>
        </w:tc>
        <w:tc>
          <w:tcPr>
            <w:tcW w:w="1068" w:type="dxa"/>
            <w:tcBorders>
              <w:top w:val="nil"/>
              <w:left w:val="nil"/>
              <w:bottom w:val="single" w:color="auto" w:sz="4" w:space="0"/>
              <w:right w:val="single" w:color="auto" w:sz="4" w:space="0"/>
            </w:tcBorders>
            <w:vAlign w:val="center"/>
          </w:tcPr>
          <w:p w14:paraId="15BC574F">
            <w:pPr>
              <w:ind w:firstLine="0" w:firstLineChars="0"/>
              <w:jc w:val="center"/>
              <w:rPr>
                <w:sz w:val="18"/>
                <w:szCs w:val="18"/>
              </w:rPr>
            </w:pPr>
            <w:r>
              <w:rPr>
                <w:sz w:val="18"/>
                <w:szCs w:val="18"/>
              </w:rPr>
              <w:t>7.958984</w:t>
            </w:r>
          </w:p>
        </w:tc>
        <w:tc>
          <w:tcPr>
            <w:tcW w:w="626" w:type="dxa"/>
            <w:tcBorders>
              <w:top w:val="nil"/>
              <w:left w:val="nil"/>
              <w:bottom w:val="single" w:color="auto" w:sz="4" w:space="0"/>
              <w:right w:val="single" w:color="auto" w:sz="4" w:space="0"/>
            </w:tcBorders>
            <w:vAlign w:val="center"/>
          </w:tcPr>
          <w:p w14:paraId="606E8649">
            <w:pPr>
              <w:ind w:firstLine="0" w:firstLineChars="0"/>
              <w:jc w:val="center"/>
              <w:rPr>
                <w:sz w:val="18"/>
                <w:szCs w:val="18"/>
              </w:rPr>
            </w:pPr>
            <w:r>
              <w:rPr>
                <w:sz w:val="18"/>
                <w:szCs w:val="18"/>
              </w:rPr>
              <w:t>15</w:t>
            </w:r>
          </w:p>
        </w:tc>
        <w:tc>
          <w:tcPr>
            <w:tcW w:w="599" w:type="dxa"/>
            <w:tcBorders>
              <w:top w:val="nil"/>
              <w:left w:val="nil"/>
              <w:bottom w:val="single" w:color="auto" w:sz="4" w:space="0"/>
              <w:right w:val="single" w:color="auto" w:sz="4" w:space="0"/>
            </w:tcBorders>
            <w:vAlign w:val="center"/>
          </w:tcPr>
          <w:p w14:paraId="6D977CD1">
            <w:pPr>
              <w:ind w:firstLine="0" w:firstLineChars="0"/>
              <w:jc w:val="center"/>
              <w:rPr>
                <w:sz w:val="18"/>
                <w:szCs w:val="18"/>
              </w:rPr>
            </w:pPr>
            <w:r>
              <w:rPr>
                <w:sz w:val="18"/>
                <w:szCs w:val="18"/>
              </w:rPr>
              <w:t>454</w:t>
            </w:r>
          </w:p>
        </w:tc>
        <w:tc>
          <w:tcPr>
            <w:tcW w:w="1109" w:type="dxa"/>
            <w:tcBorders>
              <w:top w:val="nil"/>
              <w:left w:val="nil"/>
              <w:bottom w:val="single" w:color="auto" w:sz="4" w:space="0"/>
              <w:right w:val="single" w:color="auto" w:sz="4" w:space="0"/>
            </w:tcBorders>
            <w:vAlign w:val="center"/>
          </w:tcPr>
          <w:p w14:paraId="2F6C97CC">
            <w:pPr>
              <w:ind w:firstLine="0" w:firstLineChars="0"/>
              <w:jc w:val="center"/>
              <w:rPr>
                <w:sz w:val="18"/>
                <w:szCs w:val="18"/>
              </w:rPr>
            </w:pPr>
            <w:r>
              <w:rPr>
                <w:sz w:val="18"/>
                <w:szCs w:val="18"/>
              </w:rPr>
              <w:t>11.083984</w:t>
            </w:r>
          </w:p>
        </w:tc>
        <w:tc>
          <w:tcPr>
            <w:tcW w:w="626" w:type="dxa"/>
            <w:tcBorders>
              <w:top w:val="nil"/>
              <w:left w:val="nil"/>
              <w:bottom w:val="single" w:color="auto" w:sz="4" w:space="0"/>
              <w:right w:val="single" w:color="auto" w:sz="4" w:space="0"/>
            </w:tcBorders>
            <w:vAlign w:val="center"/>
          </w:tcPr>
          <w:p w14:paraId="1CFC14BB">
            <w:pPr>
              <w:ind w:firstLine="0" w:firstLineChars="0"/>
              <w:jc w:val="center"/>
              <w:rPr>
                <w:sz w:val="18"/>
                <w:szCs w:val="18"/>
              </w:rPr>
            </w:pPr>
            <w:r>
              <w:rPr>
                <w:sz w:val="18"/>
                <w:szCs w:val="18"/>
              </w:rPr>
              <w:t>6</w:t>
            </w:r>
          </w:p>
        </w:tc>
      </w:tr>
      <w:tr w14:paraId="58D0ACFE">
        <w:tblPrEx>
          <w:tblCellMar>
            <w:top w:w="0" w:type="dxa"/>
            <w:left w:w="108" w:type="dxa"/>
            <w:bottom w:w="0" w:type="dxa"/>
            <w:right w:w="108" w:type="dxa"/>
          </w:tblCellMar>
        </w:tblPrEx>
        <w:trPr>
          <w:trHeight w:val="270" w:hRule="atLeast"/>
          <w:jc w:val="center"/>
        </w:trPr>
        <w:tc>
          <w:tcPr>
            <w:tcW w:w="957" w:type="dxa"/>
            <w:tcBorders>
              <w:top w:val="nil"/>
              <w:left w:val="single" w:color="auto" w:sz="4" w:space="0"/>
              <w:bottom w:val="single" w:color="auto" w:sz="4" w:space="0"/>
              <w:right w:val="single" w:color="auto" w:sz="4" w:space="0"/>
            </w:tcBorders>
            <w:vAlign w:val="center"/>
          </w:tcPr>
          <w:p w14:paraId="43EBF161">
            <w:pPr>
              <w:ind w:firstLine="0" w:firstLineChars="0"/>
              <w:jc w:val="center"/>
              <w:rPr>
                <w:sz w:val="18"/>
                <w:szCs w:val="18"/>
              </w:rPr>
            </w:pPr>
            <w:r>
              <w:rPr>
                <w:sz w:val="18"/>
                <w:szCs w:val="18"/>
              </w:rPr>
              <w:t>71</w:t>
            </w:r>
          </w:p>
        </w:tc>
        <w:tc>
          <w:tcPr>
            <w:tcW w:w="1068" w:type="dxa"/>
            <w:tcBorders>
              <w:top w:val="nil"/>
              <w:left w:val="nil"/>
              <w:bottom w:val="single" w:color="auto" w:sz="4" w:space="0"/>
              <w:right w:val="single" w:color="auto" w:sz="4" w:space="0"/>
            </w:tcBorders>
            <w:vAlign w:val="center"/>
          </w:tcPr>
          <w:p w14:paraId="34BFCD7A">
            <w:pPr>
              <w:ind w:firstLine="0" w:firstLineChars="0"/>
              <w:jc w:val="center"/>
              <w:rPr>
                <w:sz w:val="18"/>
                <w:szCs w:val="18"/>
              </w:rPr>
            </w:pPr>
            <w:r>
              <w:rPr>
                <w:sz w:val="18"/>
                <w:szCs w:val="18"/>
              </w:rPr>
              <w:t>1.733398</w:t>
            </w:r>
          </w:p>
        </w:tc>
        <w:tc>
          <w:tcPr>
            <w:tcW w:w="626" w:type="dxa"/>
            <w:tcBorders>
              <w:top w:val="nil"/>
              <w:left w:val="nil"/>
              <w:bottom w:val="single" w:color="auto" w:sz="4" w:space="0"/>
              <w:right w:val="single" w:color="auto" w:sz="4" w:space="0"/>
            </w:tcBorders>
            <w:vAlign w:val="center"/>
          </w:tcPr>
          <w:p w14:paraId="6EB1D90E">
            <w:pPr>
              <w:ind w:firstLine="0" w:firstLineChars="0"/>
              <w:jc w:val="center"/>
              <w:rPr>
                <w:sz w:val="18"/>
                <w:szCs w:val="18"/>
              </w:rPr>
            </w:pPr>
            <w:r>
              <w:rPr>
                <w:sz w:val="18"/>
                <w:szCs w:val="18"/>
              </w:rPr>
              <w:t>4</w:t>
            </w:r>
          </w:p>
        </w:tc>
        <w:tc>
          <w:tcPr>
            <w:tcW w:w="599" w:type="dxa"/>
            <w:tcBorders>
              <w:top w:val="nil"/>
              <w:left w:val="nil"/>
              <w:bottom w:val="single" w:color="auto" w:sz="4" w:space="0"/>
              <w:right w:val="single" w:color="auto" w:sz="4" w:space="0"/>
            </w:tcBorders>
            <w:vAlign w:val="center"/>
          </w:tcPr>
          <w:p w14:paraId="3900E524">
            <w:pPr>
              <w:ind w:firstLine="0" w:firstLineChars="0"/>
              <w:jc w:val="center"/>
              <w:rPr>
                <w:sz w:val="18"/>
                <w:szCs w:val="18"/>
              </w:rPr>
            </w:pPr>
            <w:r>
              <w:rPr>
                <w:sz w:val="18"/>
                <w:szCs w:val="18"/>
              </w:rPr>
              <w:t>199</w:t>
            </w:r>
          </w:p>
        </w:tc>
        <w:tc>
          <w:tcPr>
            <w:tcW w:w="1068" w:type="dxa"/>
            <w:tcBorders>
              <w:top w:val="nil"/>
              <w:left w:val="nil"/>
              <w:bottom w:val="single" w:color="auto" w:sz="4" w:space="0"/>
              <w:right w:val="single" w:color="auto" w:sz="4" w:space="0"/>
            </w:tcBorders>
            <w:vAlign w:val="center"/>
          </w:tcPr>
          <w:p w14:paraId="621CEB0B">
            <w:pPr>
              <w:ind w:firstLine="0" w:firstLineChars="0"/>
              <w:jc w:val="center"/>
              <w:rPr>
                <w:sz w:val="18"/>
                <w:szCs w:val="18"/>
              </w:rPr>
            </w:pPr>
            <w:r>
              <w:rPr>
                <w:sz w:val="18"/>
                <w:szCs w:val="18"/>
              </w:rPr>
              <w:t>4.858398</w:t>
            </w:r>
          </w:p>
        </w:tc>
        <w:tc>
          <w:tcPr>
            <w:tcW w:w="626" w:type="dxa"/>
            <w:tcBorders>
              <w:top w:val="nil"/>
              <w:left w:val="nil"/>
              <w:bottom w:val="single" w:color="auto" w:sz="4" w:space="0"/>
              <w:right w:val="single" w:color="auto" w:sz="4" w:space="0"/>
            </w:tcBorders>
            <w:vAlign w:val="center"/>
          </w:tcPr>
          <w:p w14:paraId="4E22F184">
            <w:pPr>
              <w:ind w:firstLine="0" w:firstLineChars="0"/>
              <w:jc w:val="center"/>
              <w:rPr>
                <w:sz w:val="18"/>
                <w:szCs w:val="18"/>
              </w:rPr>
            </w:pPr>
            <w:r>
              <w:rPr>
                <w:sz w:val="18"/>
                <w:szCs w:val="18"/>
              </w:rPr>
              <w:t>15</w:t>
            </w:r>
          </w:p>
        </w:tc>
        <w:tc>
          <w:tcPr>
            <w:tcW w:w="599" w:type="dxa"/>
            <w:tcBorders>
              <w:top w:val="nil"/>
              <w:left w:val="nil"/>
              <w:bottom w:val="single" w:color="auto" w:sz="4" w:space="0"/>
              <w:right w:val="single" w:color="auto" w:sz="4" w:space="0"/>
            </w:tcBorders>
            <w:vAlign w:val="center"/>
          </w:tcPr>
          <w:p w14:paraId="71BA3E6A">
            <w:pPr>
              <w:ind w:firstLine="0" w:firstLineChars="0"/>
              <w:jc w:val="center"/>
              <w:rPr>
                <w:sz w:val="18"/>
                <w:szCs w:val="18"/>
              </w:rPr>
            </w:pPr>
            <w:r>
              <w:rPr>
                <w:sz w:val="18"/>
                <w:szCs w:val="18"/>
              </w:rPr>
              <w:t>327</w:t>
            </w:r>
          </w:p>
        </w:tc>
        <w:tc>
          <w:tcPr>
            <w:tcW w:w="1068" w:type="dxa"/>
            <w:tcBorders>
              <w:top w:val="nil"/>
              <w:left w:val="nil"/>
              <w:bottom w:val="single" w:color="auto" w:sz="4" w:space="0"/>
              <w:right w:val="single" w:color="auto" w:sz="4" w:space="0"/>
            </w:tcBorders>
            <w:vAlign w:val="center"/>
          </w:tcPr>
          <w:p w14:paraId="7AE5E0EC">
            <w:pPr>
              <w:ind w:firstLine="0" w:firstLineChars="0"/>
              <w:jc w:val="center"/>
              <w:rPr>
                <w:sz w:val="18"/>
                <w:szCs w:val="18"/>
              </w:rPr>
            </w:pPr>
            <w:r>
              <w:rPr>
                <w:sz w:val="18"/>
                <w:szCs w:val="18"/>
              </w:rPr>
              <w:t>7.983398</w:t>
            </w:r>
          </w:p>
        </w:tc>
        <w:tc>
          <w:tcPr>
            <w:tcW w:w="626" w:type="dxa"/>
            <w:tcBorders>
              <w:top w:val="nil"/>
              <w:left w:val="nil"/>
              <w:bottom w:val="single" w:color="auto" w:sz="4" w:space="0"/>
              <w:right w:val="single" w:color="auto" w:sz="4" w:space="0"/>
            </w:tcBorders>
            <w:vAlign w:val="center"/>
          </w:tcPr>
          <w:p w14:paraId="3773A0F8">
            <w:pPr>
              <w:ind w:firstLine="0" w:firstLineChars="0"/>
              <w:jc w:val="center"/>
              <w:rPr>
                <w:sz w:val="18"/>
                <w:szCs w:val="18"/>
              </w:rPr>
            </w:pPr>
            <w:r>
              <w:rPr>
                <w:sz w:val="18"/>
                <w:szCs w:val="18"/>
              </w:rPr>
              <w:t>7</w:t>
            </w:r>
          </w:p>
        </w:tc>
        <w:tc>
          <w:tcPr>
            <w:tcW w:w="599" w:type="dxa"/>
            <w:tcBorders>
              <w:top w:val="nil"/>
              <w:left w:val="nil"/>
              <w:bottom w:val="single" w:color="auto" w:sz="4" w:space="0"/>
              <w:right w:val="single" w:color="auto" w:sz="4" w:space="0"/>
            </w:tcBorders>
            <w:vAlign w:val="center"/>
          </w:tcPr>
          <w:p w14:paraId="3DA570ED">
            <w:pPr>
              <w:ind w:firstLine="0" w:firstLineChars="0"/>
              <w:jc w:val="center"/>
              <w:rPr>
                <w:sz w:val="18"/>
                <w:szCs w:val="18"/>
              </w:rPr>
            </w:pPr>
            <w:r>
              <w:rPr>
                <w:sz w:val="18"/>
                <w:szCs w:val="18"/>
              </w:rPr>
              <w:t>455</w:t>
            </w:r>
          </w:p>
        </w:tc>
        <w:tc>
          <w:tcPr>
            <w:tcW w:w="1109" w:type="dxa"/>
            <w:tcBorders>
              <w:top w:val="nil"/>
              <w:left w:val="nil"/>
              <w:bottom w:val="single" w:color="auto" w:sz="4" w:space="0"/>
              <w:right w:val="single" w:color="auto" w:sz="4" w:space="0"/>
            </w:tcBorders>
            <w:vAlign w:val="center"/>
          </w:tcPr>
          <w:p w14:paraId="7AC5FC84">
            <w:pPr>
              <w:ind w:firstLine="0" w:firstLineChars="0"/>
              <w:jc w:val="center"/>
              <w:rPr>
                <w:sz w:val="18"/>
                <w:szCs w:val="18"/>
              </w:rPr>
            </w:pPr>
            <w:r>
              <w:rPr>
                <w:sz w:val="18"/>
                <w:szCs w:val="18"/>
              </w:rPr>
              <w:t>11.108398</w:t>
            </w:r>
          </w:p>
        </w:tc>
        <w:tc>
          <w:tcPr>
            <w:tcW w:w="626" w:type="dxa"/>
            <w:tcBorders>
              <w:top w:val="nil"/>
              <w:left w:val="nil"/>
              <w:bottom w:val="single" w:color="auto" w:sz="4" w:space="0"/>
              <w:right w:val="single" w:color="auto" w:sz="4" w:space="0"/>
            </w:tcBorders>
            <w:vAlign w:val="center"/>
          </w:tcPr>
          <w:p w14:paraId="2C14787D">
            <w:pPr>
              <w:ind w:firstLine="0" w:firstLineChars="0"/>
              <w:jc w:val="center"/>
              <w:rPr>
                <w:sz w:val="18"/>
                <w:szCs w:val="18"/>
              </w:rPr>
            </w:pPr>
            <w:r>
              <w:rPr>
                <w:sz w:val="18"/>
                <w:szCs w:val="18"/>
              </w:rPr>
              <w:t>4</w:t>
            </w:r>
          </w:p>
        </w:tc>
      </w:tr>
      <w:tr w14:paraId="719825B2">
        <w:tblPrEx>
          <w:tblCellMar>
            <w:top w:w="0" w:type="dxa"/>
            <w:left w:w="108" w:type="dxa"/>
            <w:bottom w:w="0" w:type="dxa"/>
            <w:right w:w="108" w:type="dxa"/>
          </w:tblCellMar>
        </w:tblPrEx>
        <w:trPr>
          <w:trHeight w:val="270" w:hRule="atLeast"/>
          <w:jc w:val="center"/>
        </w:trPr>
        <w:tc>
          <w:tcPr>
            <w:tcW w:w="957" w:type="dxa"/>
            <w:tcBorders>
              <w:top w:val="nil"/>
              <w:left w:val="single" w:color="auto" w:sz="4" w:space="0"/>
              <w:bottom w:val="single" w:color="auto" w:sz="4" w:space="0"/>
              <w:right w:val="single" w:color="auto" w:sz="4" w:space="0"/>
            </w:tcBorders>
            <w:vAlign w:val="center"/>
          </w:tcPr>
          <w:p w14:paraId="7B18DEA6">
            <w:pPr>
              <w:ind w:firstLine="0" w:firstLineChars="0"/>
              <w:jc w:val="center"/>
              <w:rPr>
                <w:sz w:val="18"/>
                <w:szCs w:val="18"/>
              </w:rPr>
            </w:pPr>
            <w:r>
              <w:rPr>
                <w:sz w:val="18"/>
                <w:szCs w:val="18"/>
              </w:rPr>
              <w:t>72</w:t>
            </w:r>
          </w:p>
        </w:tc>
        <w:tc>
          <w:tcPr>
            <w:tcW w:w="1068" w:type="dxa"/>
            <w:tcBorders>
              <w:top w:val="nil"/>
              <w:left w:val="nil"/>
              <w:bottom w:val="single" w:color="auto" w:sz="4" w:space="0"/>
              <w:right w:val="single" w:color="auto" w:sz="4" w:space="0"/>
            </w:tcBorders>
            <w:vAlign w:val="center"/>
          </w:tcPr>
          <w:p w14:paraId="2F816168">
            <w:pPr>
              <w:ind w:firstLine="0" w:firstLineChars="0"/>
              <w:jc w:val="center"/>
              <w:rPr>
                <w:sz w:val="18"/>
                <w:szCs w:val="18"/>
              </w:rPr>
            </w:pPr>
            <w:r>
              <w:rPr>
                <w:sz w:val="18"/>
                <w:szCs w:val="18"/>
              </w:rPr>
              <w:t>1.757813</w:t>
            </w:r>
          </w:p>
        </w:tc>
        <w:tc>
          <w:tcPr>
            <w:tcW w:w="626" w:type="dxa"/>
            <w:tcBorders>
              <w:top w:val="nil"/>
              <w:left w:val="nil"/>
              <w:bottom w:val="single" w:color="auto" w:sz="4" w:space="0"/>
              <w:right w:val="single" w:color="auto" w:sz="4" w:space="0"/>
            </w:tcBorders>
            <w:vAlign w:val="center"/>
          </w:tcPr>
          <w:p w14:paraId="7B4E85E0">
            <w:pPr>
              <w:ind w:firstLine="0" w:firstLineChars="0"/>
              <w:jc w:val="center"/>
              <w:rPr>
                <w:sz w:val="18"/>
                <w:szCs w:val="18"/>
              </w:rPr>
            </w:pPr>
            <w:r>
              <w:rPr>
                <w:sz w:val="18"/>
                <w:szCs w:val="18"/>
              </w:rPr>
              <w:t>9</w:t>
            </w:r>
          </w:p>
        </w:tc>
        <w:tc>
          <w:tcPr>
            <w:tcW w:w="599" w:type="dxa"/>
            <w:tcBorders>
              <w:top w:val="nil"/>
              <w:left w:val="nil"/>
              <w:bottom w:val="single" w:color="auto" w:sz="4" w:space="0"/>
              <w:right w:val="single" w:color="auto" w:sz="4" w:space="0"/>
            </w:tcBorders>
            <w:vAlign w:val="center"/>
          </w:tcPr>
          <w:p w14:paraId="5B495061">
            <w:pPr>
              <w:ind w:firstLine="0" w:firstLineChars="0"/>
              <w:jc w:val="center"/>
              <w:rPr>
                <w:sz w:val="18"/>
                <w:szCs w:val="18"/>
              </w:rPr>
            </w:pPr>
            <w:r>
              <w:rPr>
                <w:sz w:val="18"/>
                <w:szCs w:val="18"/>
              </w:rPr>
              <w:t>200</w:t>
            </w:r>
          </w:p>
        </w:tc>
        <w:tc>
          <w:tcPr>
            <w:tcW w:w="1068" w:type="dxa"/>
            <w:tcBorders>
              <w:top w:val="nil"/>
              <w:left w:val="nil"/>
              <w:bottom w:val="single" w:color="auto" w:sz="4" w:space="0"/>
              <w:right w:val="single" w:color="auto" w:sz="4" w:space="0"/>
            </w:tcBorders>
            <w:vAlign w:val="center"/>
          </w:tcPr>
          <w:p w14:paraId="6D13280B">
            <w:pPr>
              <w:ind w:firstLine="0" w:firstLineChars="0"/>
              <w:jc w:val="center"/>
              <w:rPr>
                <w:sz w:val="18"/>
                <w:szCs w:val="18"/>
              </w:rPr>
            </w:pPr>
            <w:r>
              <w:rPr>
                <w:sz w:val="18"/>
                <w:szCs w:val="18"/>
              </w:rPr>
              <w:t>4.882813</w:t>
            </w:r>
          </w:p>
        </w:tc>
        <w:tc>
          <w:tcPr>
            <w:tcW w:w="626" w:type="dxa"/>
            <w:tcBorders>
              <w:top w:val="nil"/>
              <w:left w:val="nil"/>
              <w:bottom w:val="single" w:color="auto" w:sz="4" w:space="0"/>
              <w:right w:val="single" w:color="auto" w:sz="4" w:space="0"/>
            </w:tcBorders>
            <w:vAlign w:val="center"/>
          </w:tcPr>
          <w:p w14:paraId="2A6C0C72">
            <w:pPr>
              <w:ind w:firstLine="0" w:firstLineChars="0"/>
              <w:jc w:val="center"/>
              <w:rPr>
                <w:sz w:val="18"/>
                <w:szCs w:val="18"/>
              </w:rPr>
            </w:pPr>
            <w:r>
              <w:rPr>
                <w:sz w:val="18"/>
                <w:szCs w:val="18"/>
              </w:rPr>
              <w:t>10</w:t>
            </w:r>
          </w:p>
        </w:tc>
        <w:tc>
          <w:tcPr>
            <w:tcW w:w="599" w:type="dxa"/>
            <w:tcBorders>
              <w:top w:val="nil"/>
              <w:left w:val="nil"/>
              <w:bottom w:val="single" w:color="auto" w:sz="4" w:space="0"/>
              <w:right w:val="single" w:color="auto" w:sz="4" w:space="0"/>
            </w:tcBorders>
            <w:vAlign w:val="center"/>
          </w:tcPr>
          <w:p w14:paraId="2CD03317">
            <w:pPr>
              <w:ind w:firstLine="0" w:firstLineChars="0"/>
              <w:jc w:val="center"/>
              <w:rPr>
                <w:sz w:val="18"/>
                <w:szCs w:val="18"/>
              </w:rPr>
            </w:pPr>
            <w:r>
              <w:rPr>
                <w:sz w:val="18"/>
                <w:szCs w:val="18"/>
              </w:rPr>
              <w:t>328</w:t>
            </w:r>
          </w:p>
        </w:tc>
        <w:tc>
          <w:tcPr>
            <w:tcW w:w="1068" w:type="dxa"/>
            <w:tcBorders>
              <w:top w:val="nil"/>
              <w:left w:val="nil"/>
              <w:bottom w:val="single" w:color="auto" w:sz="4" w:space="0"/>
              <w:right w:val="single" w:color="auto" w:sz="4" w:space="0"/>
            </w:tcBorders>
            <w:vAlign w:val="center"/>
          </w:tcPr>
          <w:p w14:paraId="2F9F978E">
            <w:pPr>
              <w:ind w:firstLine="0" w:firstLineChars="0"/>
              <w:jc w:val="center"/>
              <w:rPr>
                <w:sz w:val="18"/>
                <w:szCs w:val="18"/>
              </w:rPr>
            </w:pPr>
            <w:r>
              <w:rPr>
                <w:sz w:val="18"/>
                <w:szCs w:val="18"/>
              </w:rPr>
              <w:t>8.007813</w:t>
            </w:r>
          </w:p>
        </w:tc>
        <w:tc>
          <w:tcPr>
            <w:tcW w:w="626" w:type="dxa"/>
            <w:tcBorders>
              <w:top w:val="nil"/>
              <w:left w:val="nil"/>
              <w:bottom w:val="single" w:color="auto" w:sz="4" w:space="0"/>
              <w:right w:val="single" w:color="auto" w:sz="4" w:space="0"/>
            </w:tcBorders>
            <w:vAlign w:val="center"/>
          </w:tcPr>
          <w:p w14:paraId="757E6537">
            <w:pPr>
              <w:ind w:firstLine="0" w:firstLineChars="0"/>
              <w:jc w:val="center"/>
              <w:rPr>
                <w:sz w:val="18"/>
                <w:szCs w:val="18"/>
              </w:rPr>
            </w:pPr>
            <w:r>
              <w:rPr>
                <w:sz w:val="18"/>
                <w:szCs w:val="18"/>
              </w:rPr>
              <w:t>1</w:t>
            </w:r>
          </w:p>
        </w:tc>
        <w:tc>
          <w:tcPr>
            <w:tcW w:w="599" w:type="dxa"/>
            <w:tcBorders>
              <w:top w:val="nil"/>
              <w:left w:val="nil"/>
              <w:bottom w:val="single" w:color="auto" w:sz="4" w:space="0"/>
              <w:right w:val="single" w:color="auto" w:sz="4" w:space="0"/>
            </w:tcBorders>
            <w:vAlign w:val="center"/>
          </w:tcPr>
          <w:p w14:paraId="176F8A6B">
            <w:pPr>
              <w:ind w:firstLine="0" w:firstLineChars="0"/>
              <w:jc w:val="center"/>
              <w:rPr>
                <w:sz w:val="18"/>
                <w:szCs w:val="18"/>
              </w:rPr>
            </w:pPr>
            <w:r>
              <w:rPr>
                <w:sz w:val="18"/>
                <w:szCs w:val="18"/>
              </w:rPr>
              <w:t>456</w:t>
            </w:r>
          </w:p>
        </w:tc>
        <w:tc>
          <w:tcPr>
            <w:tcW w:w="1109" w:type="dxa"/>
            <w:tcBorders>
              <w:top w:val="nil"/>
              <w:left w:val="nil"/>
              <w:bottom w:val="single" w:color="auto" w:sz="4" w:space="0"/>
              <w:right w:val="single" w:color="auto" w:sz="4" w:space="0"/>
            </w:tcBorders>
            <w:vAlign w:val="center"/>
          </w:tcPr>
          <w:p w14:paraId="1DD70D56">
            <w:pPr>
              <w:ind w:firstLine="0" w:firstLineChars="0"/>
              <w:jc w:val="center"/>
              <w:rPr>
                <w:sz w:val="18"/>
                <w:szCs w:val="18"/>
              </w:rPr>
            </w:pPr>
            <w:r>
              <w:rPr>
                <w:sz w:val="18"/>
                <w:szCs w:val="18"/>
              </w:rPr>
              <w:t>11.132813</w:t>
            </w:r>
          </w:p>
        </w:tc>
        <w:tc>
          <w:tcPr>
            <w:tcW w:w="626" w:type="dxa"/>
            <w:tcBorders>
              <w:top w:val="nil"/>
              <w:left w:val="nil"/>
              <w:bottom w:val="single" w:color="auto" w:sz="4" w:space="0"/>
              <w:right w:val="single" w:color="auto" w:sz="4" w:space="0"/>
            </w:tcBorders>
            <w:vAlign w:val="center"/>
          </w:tcPr>
          <w:p w14:paraId="16D6F4A2">
            <w:pPr>
              <w:ind w:firstLine="0" w:firstLineChars="0"/>
              <w:jc w:val="center"/>
              <w:rPr>
                <w:sz w:val="18"/>
                <w:szCs w:val="18"/>
              </w:rPr>
            </w:pPr>
            <w:r>
              <w:rPr>
                <w:sz w:val="18"/>
                <w:szCs w:val="18"/>
              </w:rPr>
              <w:t>0</w:t>
            </w:r>
          </w:p>
        </w:tc>
      </w:tr>
      <w:tr w14:paraId="64F95E5D">
        <w:tblPrEx>
          <w:tblCellMar>
            <w:top w:w="0" w:type="dxa"/>
            <w:left w:w="108" w:type="dxa"/>
            <w:bottom w:w="0" w:type="dxa"/>
            <w:right w:w="108" w:type="dxa"/>
          </w:tblCellMar>
        </w:tblPrEx>
        <w:trPr>
          <w:trHeight w:val="270" w:hRule="atLeast"/>
          <w:jc w:val="center"/>
        </w:trPr>
        <w:tc>
          <w:tcPr>
            <w:tcW w:w="957" w:type="dxa"/>
            <w:tcBorders>
              <w:top w:val="nil"/>
              <w:left w:val="single" w:color="auto" w:sz="4" w:space="0"/>
              <w:bottom w:val="single" w:color="auto" w:sz="4" w:space="0"/>
              <w:right w:val="single" w:color="auto" w:sz="4" w:space="0"/>
            </w:tcBorders>
            <w:vAlign w:val="center"/>
          </w:tcPr>
          <w:p w14:paraId="02FB3B73">
            <w:pPr>
              <w:ind w:firstLine="0" w:firstLineChars="0"/>
              <w:jc w:val="center"/>
              <w:rPr>
                <w:sz w:val="18"/>
                <w:szCs w:val="18"/>
              </w:rPr>
            </w:pPr>
            <w:r>
              <w:rPr>
                <w:sz w:val="18"/>
                <w:szCs w:val="18"/>
              </w:rPr>
              <w:t>73</w:t>
            </w:r>
          </w:p>
        </w:tc>
        <w:tc>
          <w:tcPr>
            <w:tcW w:w="1068" w:type="dxa"/>
            <w:tcBorders>
              <w:top w:val="nil"/>
              <w:left w:val="nil"/>
              <w:bottom w:val="single" w:color="auto" w:sz="4" w:space="0"/>
              <w:right w:val="single" w:color="auto" w:sz="4" w:space="0"/>
            </w:tcBorders>
            <w:vAlign w:val="center"/>
          </w:tcPr>
          <w:p w14:paraId="61DC25A8">
            <w:pPr>
              <w:ind w:firstLine="0" w:firstLineChars="0"/>
              <w:jc w:val="center"/>
              <w:rPr>
                <w:sz w:val="18"/>
                <w:szCs w:val="18"/>
              </w:rPr>
            </w:pPr>
            <w:r>
              <w:rPr>
                <w:sz w:val="18"/>
                <w:szCs w:val="18"/>
              </w:rPr>
              <w:t>1.782227</w:t>
            </w:r>
          </w:p>
        </w:tc>
        <w:tc>
          <w:tcPr>
            <w:tcW w:w="626" w:type="dxa"/>
            <w:tcBorders>
              <w:top w:val="nil"/>
              <w:left w:val="nil"/>
              <w:bottom w:val="single" w:color="auto" w:sz="4" w:space="0"/>
              <w:right w:val="single" w:color="auto" w:sz="4" w:space="0"/>
            </w:tcBorders>
            <w:vAlign w:val="center"/>
          </w:tcPr>
          <w:p w14:paraId="38331E6B">
            <w:pPr>
              <w:ind w:firstLine="0" w:firstLineChars="0"/>
              <w:jc w:val="center"/>
              <w:rPr>
                <w:sz w:val="18"/>
                <w:szCs w:val="18"/>
              </w:rPr>
            </w:pPr>
            <w:r>
              <w:rPr>
                <w:sz w:val="18"/>
                <w:szCs w:val="18"/>
              </w:rPr>
              <w:t>10</w:t>
            </w:r>
          </w:p>
        </w:tc>
        <w:tc>
          <w:tcPr>
            <w:tcW w:w="599" w:type="dxa"/>
            <w:tcBorders>
              <w:top w:val="nil"/>
              <w:left w:val="nil"/>
              <w:bottom w:val="single" w:color="auto" w:sz="4" w:space="0"/>
              <w:right w:val="single" w:color="auto" w:sz="4" w:space="0"/>
            </w:tcBorders>
            <w:vAlign w:val="center"/>
          </w:tcPr>
          <w:p w14:paraId="42056290">
            <w:pPr>
              <w:ind w:firstLine="0" w:firstLineChars="0"/>
              <w:jc w:val="center"/>
              <w:rPr>
                <w:sz w:val="18"/>
                <w:szCs w:val="18"/>
              </w:rPr>
            </w:pPr>
            <w:r>
              <w:rPr>
                <w:sz w:val="18"/>
                <w:szCs w:val="18"/>
              </w:rPr>
              <w:t>201</w:t>
            </w:r>
          </w:p>
        </w:tc>
        <w:tc>
          <w:tcPr>
            <w:tcW w:w="1068" w:type="dxa"/>
            <w:tcBorders>
              <w:top w:val="nil"/>
              <w:left w:val="nil"/>
              <w:bottom w:val="single" w:color="auto" w:sz="4" w:space="0"/>
              <w:right w:val="single" w:color="auto" w:sz="4" w:space="0"/>
            </w:tcBorders>
            <w:vAlign w:val="center"/>
          </w:tcPr>
          <w:p w14:paraId="327DAD3D">
            <w:pPr>
              <w:ind w:firstLine="0" w:firstLineChars="0"/>
              <w:jc w:val="center"/>
              <w:rPr>
                <w:sz w:val="18"/>
                <w:szCs w:val="18"/>
              </w:rPr>
            </w:pPr>
            <w:r>
              <w:rPr>
                <w:sz w:val="18"/>
                <w:szCs w:val="18"/>
              </w:rPr>
              <w:t>4.907227</w:t>
            </w:r>
          </w:p>
        </w:tc>
        <w:tc>
          <w:tcPr>
            <w:tcW w:w="626" w:type="dxa"/>
            <w:tcBorders>
              <w:top w:val="nil"/>
              <w:left w:val="nil"/>
              <w:bottom w:val="single" w:color="auto" w:sz="4" w:space="0"/>
              <w:right w:val="single" w:color="auto" w:sz="4" w:space="0"/>
            </w:tcBorders>
            <w:vAlign w:val="center"/>
          </w:tcPr>
          <w:p w14:paraId="4593DC4B">
            <w:pPr>
              <w:ind w:firstLine="0" w:firstLineChars="0"/>
              <w:jc w:val="center"/>
              <w:rPr>
                <w:sz w:val="18"/>
                <w:szCs w:val="18"/>
              </w:rPr>
            </w:pPr>
            <w:r>
              <w:rPr>
                <w:sz w:val="18"/>
                <w:szCs w:val="18"/>
              </w:rPr>
              <w:t>6</w:t>
            </w:r>
          </w:p>
        </w:tc>
        <w:tc>
          <w:tcPr>
            <w:tcW w:w="599" w:type="dxa"/>
            <w:tcBorders>
              <w:top w:val="nil"/>
              <w:left w:val="nil"/>
              <w:bottom w:val="single" w:color="auto" w:sz="4" w:space="0"/>
              <w:right w:val="single" w:color="auto" w:sz="4" w:space="0"/>
            </w:tcBorders>
            <w:vAlign w:val="center"/>
          </w:tcPr>
          <w:p w14:paraId="041F12D9">
            <w:pPr>
              <w:ind w:firstLine="0" w:firstLineChars="0"/>
              <w:jc w:val="center"/>
              <w:rPr>
                <w:sz w:val="18"/>
                <w:szCs w:val="18"/>
              </w:rPr>
            </w:pPr>
            <w:r>
              <w:rPr>
                <w:sz w:val="18"/>
                <w:szCs w:val="18"/>
              </w:rPr>
              <w:t>329</w:t>
            </w:r>
          </w:p>
        </w:tc>
        <w:tc>
          <w:tcPr>
            <w:tcW w:w="1068" w:type="dxa"/>
            <w:tcBorders>
              <w:top w:val="nil"/>
              <w:left w:val="nil"/>
              <w:bottom w:val="single" w:color="auto" w:sz="4" w:space="0"/>
              <w:right w:val="single" w:color="auto" w:sz="4" w:space="0"/>
            </w:tcBorders>
            <w:vAlign w:val="center"/>
          </w:tcPr>
          <w:p w14:paraId="59A3E1D9">
            <w:pPr>
              <w:ind w:firstLine="0" w:firstLineChars="0"/>
              <w:jc w:val="center"/>
              <w:rPr>
                <w:sz w:val="18"/>
                <w:szCs w:val="18"/>
              </w:rPr>
            </w:pPr>
            <w:r>
              <w:rPr>
                <w:sz w:val="18"/>
                <w:szCs w:val="18"/>
              </w:rPr>
              <w:t>8.032227</w:t>
            </w:r>
          </w:p>
        </w:tc>
        <w:tc>
          <w:tcPr>
            <w:tcW w:w="626" w:type="dxa"/>
            <w:tcBorders>
              <w:top w:val="nil"/>
              <w:left w:val="nil"/>
              <w:bottom w:val="single" w:color="auto" w:sz="4" w:space="0"/>
              <w:right w:val="single" w:color="auto" w:sz="4" w:space="0"/>
            </w:tcBorders>
            <w:vAlign w:val="center"/>
          </w:tcPr>
          <w:p w14:paraId="4EB8939C">
            <w:pPr>
              <w:ind w:firstLine="0" w:firstLineChars="0"/>
              <w:jc w:val="center"/>
              <w:rPr>
                <w:sz w:val="18"/>
                <w:szCs w:val="18"/>
              </w:rPr>
            </w:pPr>
            <w:r>
              <w:rPr>
                <w:sz w:val="18"/>
                <w:szCs w:val="18"/>
              </w:rPr>
              <w:t>14</w:t>
            </w:r>
          </w:p>
        </w:tc>
        <w:tc>
          <w:tcPr>
            <w:tcW w:w="599" w:type="dxa"/>
            <w:tcBorders>
              <w:top w:val="nil"/>
              <w:left w:val="nil"/>
              <w:bottom w:val="single" w:color="auto" w:sz="4" w:space="0"/>
              <w:right w:val="single" w:color="auto" w:sz="4" w:space="0"/>
            </w:tcBorders>
            <w:vAlign w:val="center"/>
          </w:tcPr>
          <w:p w14:paraId="254BE577">
            <w:pPr>
              <w:ind w:firstLine="0" w:firstLineChars="0"/>
              <w:jc w:val="center"/>
              <w:rPr>
                <w:sz w:val="18"/>
                <w:szCs w:val="18"/>
              </w:rPr>
            </w:pPr>
            <w:r>
              <w:rPr>
                <w:sz w:val="18"/>
                <w:szCs w:val="18"/>
              </w:rPr>
              <w:t>457</w:t>
            </w:r>
          </w:p>
        </w:tc>
        <w:tc>
          <w:tcPr>
            <w:tcW w:w="1109" w:type="dxa"/>
            <w:tcBorders>
              <w:top w:val="nil"/>
              <w:left w:val="nil"/>
              <w:bottom w:val="single" w:color="auto" w:sz="4" w:space="0"/>
              <w:right w:val="single" w:color="auto" w:sz="4" w:space="0"/>
            </w:tcBorders>
            <w:vAlign w:val="center"/>
          </w:tcPr>
          <w:p w14:paraId="3B6544E8">
            <w:pPr>
              <w:ind w:firstLine="0" w:firstLineChars="0"/>
              <w:jc w:val="center"/>
              <w:rPr>
                <w:sz w:val="18"/>
                <w:szCs w:val="18"/>
              </w:rPr>
            </w:pPr>
            <w:r>
              <w:rPr>
                <w:sz w:val="18"/>
                <w:szCs w:val="18"/>
              </w:rPr>
              <w:t>11.157227</w:t>
            </w:r>
          </w:p>
        </w:tc>
        <w:tc>
          <w:tcPr>
            <w:tcW w:w="626" w:type="dxa"/>
            <w:tcBorders>
              <w:top w:val="nil"/>
              <w:left w:val="nil"/>
              <w:bottom w:val="single" w:color="auto" w:sz="4" w:space="0"/>
              <w:right w:val="single" w:color="auto" w:sz="4" w:space="0"/>
            </w:tcBorders>
            <w:vAlign w:val="center"/>
          </w:tcPr>
          <w:p w14:paraId="7B14EC4A">
            <w:pPr>
              <w:ind w:firstLine="0" w:firstLineChars="0"/>
              <w:jc w:val="center"/>
              <w:rPr>
                <w:sz w:val="18"/>
                <w:szCs w:val="18"/>
              </w:rPr>
            </w:pPr>
            <w:r>
              <w:rPr>
                <w:sz w:val="18"/>
                <w:szCs w:val="18"/>
              </w:rPr>
              <w:t>15</w:t>
            </w:r>
          </w:p>
        </w:tc>
      </w:tr>
      <w:tr w14:paraId="0D4617D4">
        <w:tblPrEx>
          <w:tblCellMar>
            <w:top w:w="0" w:type="dxa"/>
            <w:left w:w="108" w:type="dxa"/>
            <w:bottom w:w="0" w:type="dxa"/>
            <w:right w:w="108" w:type="dxa"/>
          </w:tblCellMar>
        </w:tblPrEx>
        <w:trPr>
          <w:trHeight w:val="270" w:hRule="atLeast"/>
          <w:jc w:val="center"/>
        </w:trPr>
        <w:tc>
          <w:tcPr>
            <w:tcW w:w="957" w:type="dxa"/>
            <w:tcBorders>
              <w:top w:val="nil"/>
              <w:left w:val="single" w:color="auto" w:sz="4" w:space="0"/>
              <w:bottom w:val="single" w:color="auto" w:sz="4" w:space="0"/>
              <w:right w:val="single" w:color="auto" w:sz="4" w:space="0"/>
            </w:tcBorders>
            <w:vAlign w:val="center"/>
          </w:tcPr>
          <w:p w14:paraId="71B98635">
            <w:pPr>
              <w:ind w:firstLine="0" w:firstLineChars="0"/>
              <w:jc w:val="center"/>
              <w:rPr>
                <w:sz w:val="18"/>
                <w:szCs w:val="18"/>
              </w:rPr>
            </w:pPr>
            <w:r>
              <w:rPr>
                <w:sz w:val="18"/>
                <w:szCs w:val="18"/>
              </w:rPr>
              <w:t>74</w:t>
            </w:r>
          </w:p>
        </w:tc>
        <w:tc>
          <w:tcPr>
            <w:tcW w:w="1068" w:type="dxa"/>
            <w:tcBorders>
              <w:top w:val="nil"/>
              <w:left w:val="nil"/>
              <w:bottom w:val="single" w:color="auto" w:sz="4" w:space="0"/>
              <w:right w:val="single" w:color="auto" w:sz="4" w:space="0"/>
            </w:tcBorders>
            <w:vAlign w:val="center"/>
          </w:tcPr>
          <w:p w14:paraId="7E354D7B">
            <w:pPr>
              <w:ind w:firstLine="0" w:firstLineChars="0"/>
              <w:jc w:val="center"/>
              <w:rPr>
                <w:sz w:val="18"/>
                <w:szCs w:val="18"/>
              </w:rPr>
            </w:pPr>
            <w:r>
              <w:rPr>
                <w:sz w:val="18"/>
                <w:szCs w:val="18"/>
              </w:rPr>
              <w:t>1.806641</w:t>
            </w:r>
          </w:p>
        </w:tc>
        <w:tc>
          <w:tcPr>
            <w:tcW w:w="626" w:type="dxa"/>
            <w:tcBorders>
              <w:top w:val="nil"/>
              <w:left w:val="nil"/>
              <w:bottom w:val="single" w:color="auto" w:sz="4" w:space="0"/>
              <w:right w:val="single" w:color="auto" w:sz="4" w:space="0"/>
            </w:tcBorders>
            <w:vAlign w:val="center"/>
          </w:tcPr>
          <w:p w14:paraId="5D9F3269">
            <w:pPr>
              <w:ind w:firstLine="0" w:firstLineChars="0"/>
              <w:jc w:val="center"/>
              <w:rPr>
                <w:sz w:val="18"/>
                <w:szCs w:val="18"/>
              </w:rPr>
            </w:pPr>
            <w:r>
              <w:rPr>
                <w:sz w:val="18"/>
                <w:szCs w:val="18"/>
              </w:rPr>
              <w:t>1</w:t>
            </w:r>
          </w:p>
        </w:tc>
        <w:tc>
          <w:tcPr>
            <w:tcW w:w="599" w:type="dxa"/>
            <w:tcBorders>
              <w:top w:val="nil"/>
              <w:left w:val="nil"/>
              <w:bottom w:val="single" w:color="auto" w:sz="4" w:space="0"/>
              <w:right w:val="single" w:color="auto" w:sz="4" w:space="0"/>
            </w:tcBorders>
            <w:vAlign w:val="center"/>
          </w:tcPr>
          <w:p w14:paraId="2182AFA1">
            <w:pPr>
              <w:ind w:firstLine="0" w:firstLineChars="0"/>
              <w:jc w:val="center"/>
              <w:rPr>
                <w:sz w:val="18"/>
                <w:szCs w:val="18"/>
              </w:rPr>
            </w:pPr>
            <w:r>
              <w:rPr>
                <w:sz w:val="18"/>
                <w:szCs w:val="18"/>
              </w:rPr>
              <w:t>202</w:t>
            </w:r>
          </w:p>
        </w:tc>
        <w:tc>
          <w:tcPr>
            <w:tcW w:w="1068" w:type="dxa"/>
            <w:tcBorders>
              <w:top w:val="nil"/>
              <w:left w:val="nil"/>
              <w:bottom w:val="single" w:color="auto" w:sz="4" w:space="0"/>
              <w:right w:val="single" w:color="auto" w:sz="4" w:space="0"/>
            </w:tcBorders>
            <w:vAlign w:val="center"/>
          </w:tcPr>
          <w:p w14:paraId="49605CD2">
            <w:pPr>
              <w:ind w:firstLine="0" w:firstLineChars="0"/>
              <w:jc w:val="center"/>
              <w:rPr>
                <w:sz w:val="18"/>
                <w:szCs w:val="18"/>
              </w:rPr>
            </w:pPr>
            <w:r>
              <w:rPr>
                <w:sz w:val="18"/>
                <w:szCs w:val="18"/>
              </w:rPr>
              <w:t>4.931641</w:t>
            </w:r>
          </w:p>
        </w:tc>
        <w:tc>
          <w:tcPr>
            <w:tcW w:w="626" w:type="dxa"/>
            <w:tcBorders>
              <w:top w:val="nil"/>
              <w:left w:val="nil"/>
              <w:bottom w:val="single" w:color="auto" w:sz="4" w:space="0"/>
              <w:right w:val="single" w:color="auto" w:sz="4" w:space="0"/>
            </w:tcBorders>
            <w:vAlign w:val="center"/>
          </w:tcPr>
          <w:p w14:paraId="28AA4A94">
            <w:pPr>
              <w:ind w:firstLine="0" w:firstLineChars="0"/>
              <w:jc w:val="center"/>
              <w:rPr>
                <w:sz w:val="18"/>
                <w:szCs w:val="18"/>
              </w:rPr>
            </w:pPr>
            <w:r>
              <w:rPr>
                <w:sz w:val="18"/>
                <w:szCs w:val="18"/>
              </w:rPr>
              <w:t>2</w:t>
            </w:r>
          </w:p>
        </w:tc>
        <w:tc>
          <w:tcPr>
            <w:tcW w:w="599" w:type="dxa"/>
            <w:tcBorders>
              <w:top w:val="nil"/>
              <w:left w:val="nil"/>
              <w:bottom w:val="single" w:color="auto" w:sz="4" w:space="0"/>
              <w:right w:val="single" w:color="auto" w:sz="4" w:space="0"/>
            </w:tcBorders>
            <w:vAlign w:val="center"/>
          </w:tcPr>
          <w:p w14:paraId="0792EE23">
            <w:pPr>
              <w:ind w:firstLine="0" w:firstLineChars="0"/>
              <w:jc w:val="center"/>
              <w:rPr>
                <w:sz w:val="18"/>
                <w:szCs w:val="18"/>
              </w:rPr>
            </w:pPr>
            <w:r>
              <w:rPr>
                <w:sz w:val="18"/>
                <w:szCs w:val="18"/>
              </w:rPr>
              <w:t>330</w:t>
            </w:r>
          </w:p>
        </w:tc>
        <w:tc>
          <w:tcPr>
            <w:tcW w:w="1068" w:type="dxa"/>
            <w:tcBorders>
              <w:top w:val="nil"/>
              <w:left w:val="nil"/>
              <w:bottom w:val="single" w:color="auto" w:sz="4" w:space="0"/>
              <w:right w:val="single" w:color="auto" w:sz="4" w:space="0"/>
            </w:tcBorders>
            <w:vAlign w:val="center"/>
          </w:tcPr>
          <w:p w14:paraId="63C3BD5E">
            <w:pPr>
              <w:ind w:firstLine="0" w:firstLineChars="0"/>
              <w:jc w:val="center"/>
              <w:rPr>
                <w:sz w:val="18"/>
                <w:szCs w:val="18"/>
              </w:rPr>
            </w:pPr>
            <w:r>
              <w:rPr>
                <w:sz w:val="18"/>
                <w:szCs w:val="18"/>
              </w:rPr>
              <w:t>8.056641</w:t>
            </w:r>
          </w:p>
        </w:tc>
        <w:tc>
          <w:tcPr>
            <w:tcW w:w="626" w:type="dxa"/>
            <w:tcBorders>
              <w:top w:val="nil"/>
              <w:left w:val="nil"/>
              <w:bottom w:val="single" w:color="auto" w:sz="4" w:space="0"/>
              <w:right w:val="single" w:color="auto" w:sz="4" w:space="0"/>
            </w:tcBorders>
            <w:vAlign w:val="center"/>
          </w:tcPr>
          <w:p w14:paraId="7919C0C3">
            <w:pPr>
              <w:ind w:firstLine="0" w:firstLineChars="0"/>
              <w:jc w:val="center"/>
              <w:rPr>
                <w:sz w:val="18"/>
                <w:szCs w:val="18"/>
              </w:rPr>
            </w:pPr>
            <w:r>
              <w:rPr>
                <w:sz w:val="18"/>
                <w:szCs w:val="18"/>
              </w:rPr>
              <w:t>15</w:t>
            </w:r>
          </w:p>
        </w:tc>
        <w:tc>
          <w:tcPr>
            <w:tcW w:w="599" w:type="dxa"/>
            <w:tcBorders>
              <w:top w:val="nil"/>
              <w:left w:val="nil"/>
              <w:bottom w:val="single" w:color="auto" w:sz="4" w:space="0"/>
              <w:right w:val="single" w:color="auto" w:sz="4" w:space="0"/>
            </w:tcBorders>
            <w:vAlign w:val="center"/>
          </w:tcPr>
          <w:p w14:paraId="1F5FA563">
            <w:pPr>
              <w:ind w:firstLine="0" w:firstLineChars="0"/>
              <w:jc w:val="center"/>
              <w:rPr>
                <w:sz w:val="18"/>
                <w:szCs w:val="18"/>
              </w:rPr>
            </w:pPr>
            <w:r>
              <w:rPr>
                <w:sz w:val="18"/>
                <w:szCs w:val="18"/>
              </w:rPr>
              <w:t>458</w:t>
            </w:r>
          </w:p>
        </w:tc>
        <w:tc>
          <w:tcPr>
            <w:tcW w:w="1109" w:type="dxa"/>
            <w:tcBorders>
              <w:top w:val="nil"/>
              <w:left w:val="nil"/>
              <w:bottom w:val="single" w:color="auto" w:sz="4" w:space="0"/>
              <w:right w:val="single" w:color="auto" w:sz="4" w:space="0"/>
            </w:tcBorders>
            <w:vAlign w:val="center"/>
          </w:tcPr>
          <w:p w14:paraId="4928A284">
            <w:pPr>
              <w:ind w:firstLine="0" w:firstLineChars="0"/>
              <w:jc w:val="center"/>
              <w:rPr>
                <w:sz w:val="18"/>
                <w:szCs w:val="18"/>
              </w:rPr>
            </w:pPr>
            <w:r>
              <w:rPr>
                <w:sz w:val="18"/>
                <w:szCs w:val="18"/>
              </w:rPr>
              <w:t>11.181641</w:t>
            </w:r>
          </w:p>
        </w:tc>
        <w:tc>
          <w:tcPr>
            <w:tcW w:w="626" w:type="dxa"/>
            <w:tcBorders>
              <w:top w:val="nil"/>
              <w:left w:val="nil"/>
              <w:bottom w:val="single" w:color="auto" w:sz="4" w:space="0"/>
              <w:right w:val="single" w:color="auto" w:sz="4" w:space="0"/>
            </w:tcBorders>
            <w:vAlign w:val="center"/>
          </w:tcPr>
          <w:p w14:paraId="1394ED0A">
            <w:pPr>
              <w:ind w:firstLine="0" w:firstLineChars="0"/>
              <w:jc w:val="center"/>
              <w:rPr>
                <w:sz w:val="18"/>
                <w:szCs w:val="18"/>
              </w:rPr>
            </w:pPr>
            <w:r>
              <w:rPr>
                <w:sz w:val="18"/>
                <w:szCs w:val="18"/>
              </w:rPr>
              <w:t>7</w:t>
            </w:r>
          </w:p>
        </w:tc>
      </w:tr>
      <w:tr w14:paraId="073B1FB5">
        <w:tblPrEx>
          <w:tblCellMar>
            <w:top w:w="0" w:type="dxa"/>
            <w:left w:w="108" w:type="dxa"/>
            <w:bottom w:w="0" w:type="dxa"/>
            <w:right w:w="108" w:type="dxa"/>
          </w:tblCellMar>
        </w:tblPrEx>
        <w:trPr>
          <w:trHeight w:val="270" w:hRule="atLeast"/>
          <w:jc w:val="center"/>
        </w:trPr>
        <w:tc>
          <w:tcPr>
            <w:tcW w:w="957" w:type="dxa"/>
            <w:tcBorders>
              <w:top w:val="nil"/>
              <w:left w:val="single" w:color="auto" w:sz="4" w:space="0"/>
              <w:bottom w:val="single" w:color="auto" w:sz="4" w:space="0"/>
              <w:right w:val="single" w:color="auto" w:sz="4" w:space="0"/>
            </w:tcBorders>
            <w:vAlign w:val="center"/>
          </w:tcPr>
          <w:p w14:paraId="6F9180E9">
            <w:pPr>
              <w:ind w:firstLine="0" w:firstLineChars="0"/>
              <w:jc w:val="center"/>
              <w:rPr>
                <w:sz w:val="18"/>
                <w:szCs w:val="18"/>
              </w:rPr>
            </w:pPr>
            <w:r>
              <w:rPr>
                <w:sz w:val="18"/>
                <w:szCs w:val="18"/>
              </w:rPr>
              <w:t>75</w:t>
            </w:r>
          </w:p>
        </w:tc>
        <w:tc>
          <w:tcPr>
            <w:tcW w:w="1068" w:type="dxa"/>
            <w:tcBorders>
              <w:top w:val="nil"/>
              <w:left w:val="nil"/>
              <w:bottom w:val="single" w:color="auto" w:sz="4" w:space="0"/>
              <w:right w:val="single" w:color="auto" w:sz="4" w:space="0"/>
            </w:tcBorders>
            <w:vAlign w:val="center"/>
          </w:tcPr>
          <w:p w14:paraId="2FC6104A">
            <w:pPr>
              <w:ind w:firstLine="0" w:firstLineChars="0"/>
              <w:jc w:val="center"/>
              <w:rPr>
                <w:sz w:val="18"/>
                <w:szCs w:val="18"/>
              </w:rPr>
            </w:pPr>
            <w:r>
              <w:rPr>
                <w:sz w:val="18"/>
                <w:szCs w:val="18"/>
              </w:rPr>
              <w:t>1.831055</w:t>
            </w:r>
          </w:p>
        </w:tc>
        <w:tc>
          <w:tcPr>
            <w:tcW w:w="626" w:type="dxa"/>
            <w:tcBorders>
              <w:top w:val="nil"/>
              <w:left w:val="nil"/>
              <w:bottom w:val="single" w:color="auto" w:sz="4" w:space="0"/>
              <w:right w:val="single" w:color="auto" w:sz="4" w:space="0"/>
            </w:tcBorders>
            <w:vAlign w:val="center"/>
          </w:tcPr>
          <w:p w14:paraId="34958314">
            <w:pPr>
              <w:ind w:firstLine="0" w:firstLineChars="0"/>
              <w:jc w:val="center"/>
              <w:rPr>
                <w:sz w:val="18"/>
                <w:szCs w:val="18"/>
              </w:rPr>
            </w:pPr>
            <w:r>
              <w:rPr>
                <w:sz w:val="18"/>
                <w:szCs w:val="18"/>
              </w:rPr>
              <w:t>10</w:t>
            </w:r>
          </w:p>
        </w:tc>
        <w:tc>
          <w:tcPr>
            <w:tcW w:w="599" w:type="dxa"/>
            <w:tcBorders>
              <w:top w:val="nil"/>
              <w:left w:val="nil"/>
              <w:bottom w:val="single" w:color="auto" w:sz="4" w:space="0"/>
              <w:right w:val="single" w:color="auto" w:sz="4" w:space="0"/>
            </w:tcBorders>
            <w:vAlign w:val="center"/>
          </w:tcPr>
          <w:p w14:paraId="6CC88296">
            <w:pPr>
              <w:ind w:firstLine="0" w:firstLineChars="0"/>
              <w:jc w:val="center"/>
              <w:rPr>
                <w:sz w:val="18"/>
                <w:szCs w:val="18"/>
              </w:rPr>
            </w:pPr>
            <w:r>
              <w:rPr>
                <w:sz w:val="18"/>
                <w:szCs w:val="18"/>
              </w:rPr>
              <w:t>203</w:t>
            </w:r>
          </w:p>
        </w:tc>
        <w:tc>
          <w:tcPr>
            <w:tcW w:w="1068" w:type="dxa"/>
            <w:tcBorders>
              <w:top w:val="nil"/>
              <w:left w:val="nil"/>
              <w:bottom w:val="single" w:color="auto" w:sz="4" w:space="0"/>
              <w:right w:val="single" w:color="auto" w:sz="4" w:space="0"/>
            </w:tcBorders>
            <w:vAlign w:val="center"/>
          </w:tcPr>
          <w:p w14:paraId="15D79790">
            <w:pPr>
              <w:ind w:firstLine="0" w:firstLineChars="0"/>
              <w:jc w:val="center"/>
              <w:rPr>
                <w:sz w:val="18"/>
                <w:szCs w:val="18"/>
              </w:rPr>
            </w:pPr>
            <w:r>
              <w:rPr>
                <w:sz w:val="18"/>
                <w:szCs w:val="18"/>
              </w:rPr>
              <w:t>4.956055</w:t>
            </w:r>
          </w:p>
        </w:tc>
        <w:tc>
          <w:tcPr>
            <w:tcW w:w="626" w:type="dxa"/>
            <w:tcBorders>
              <w:top w:val="nil"/>
              <w:left w:val="nil"/>
              <w:bottom w:val="single" w:color="auto" w:sz="4" w:space="0"/>
              <w:right w:val="single" w:color="auto" w:sz="4" w:space="0"/>
            </w:tcBorders>
            <w:vAlign w:val="center"/>
          </w:tcPr>
          <w:p w14:paraId="72351D73">
            <w:pPr>
              <w:ind w:firstLine="0" w:firstLineChars="0"/>
              <w:jc w:val="center"/>
              <w:rPr>
                <w:sz w:val="18"/>
                <w:szCs w:val="18"/>
              </w:rPr>
            </w:pPr>
            <w:r>
              <w:rPr>
                <w:sz w:val="18"/>
                <w:szCs w:val="18"/>
              </w:rPr>
              <w:t>1</w:t>
            </w:r>
          </w:p>
        </w:tc>
        <w:tc>
          <w:tcPr>
            <w:tcW w:w="599" w:type="dxa"/>
            <w:tcBorders>
              <w:top w:val="nil"/>
              <w:left w:val="nil"/>
              <w:bottom w:val="single" w:color="auto" w:sz="4" w:space="0"/>
              <w:right w:val="single" w:color="auto" w:sz="4" w:space="0"/>
            </w:tcBorders>
            <w:vAlign w:val="center"/>
          </w:tcPr>
          <w:p w14:paraId="722CEA87">
            <w:pPr>
              <w:ind w:firstLine="0" w:firstLineChars="0"/>
              <w:jc w:val="center"/>
              <w:rPr>
                <w:sz w:val="18"/>
                <w:szCs w:val="18"/>
              </w:rPr>
            </w:pPr>
            <w:r>
              <w:rPr>
                <w:sz w:val="18"/>
                <w:szCs w:val="18"/>
              </w:rPr>
              <w:t>331</w:t>
            </w:r>
          </w:p>
        </w:tc>
        <w:tc>
          <w:tcPr>
            <w:tcW w:w="1068" w:type="dxa"/>
            <w:tcBorders>
              <w:top w:val="nil"/>
              <w:left w:val="nil"/>
              <w:bottom w:val="single" w:color="auto" w:sz="4" w:space="0"/>
              <w:right w:val="single" w:color="auto" w:sz="4" w:space="0"/>
            </w:tcBorders>
            <w:vAlign w:val="center"/>
          </w:tcPr>
          <w:p w14:paraId="40EE62A5">
            <w:pPr>
              <w:ind w:firstLine="0" w:firstLineChars="0"/>
              <w:jc w:val="center"/>
              <w:rPr>
                <w:sz w:val="18"/>
                <w:szCs w:val="18"/>
              </w:rPr>
            </w:pPr>
            <w:r>
              <w:rPr>
                <w:sz w:val="18"/>
                <w:szCs w:val="18"/>
              </w:rPr>
              <w:t>8.081055</w:t>
            </w:r>
          </w:p>
        </w:tc>
        <w:tc>
          <w:tcPr>
            <w:tcW w:w="626" w:type="dxa"/>
            <w:tcBorders>
              <w:top w:val="nil"/>
              <w:left w:val="nil"/>
              <w:bottom w:val="single" w:color="auto" w:sz="4" w:space="0"/>
              <w:right w:val="single" w:color="auto" w:sz="4" w:space="0"/>
            </w:tcBorders>
            <w:vAlign w:val="center"/>
          </w:tcPr>
          <w:p w14:paraId="341CEC21">
            <w:pPr>
              <w:ind w:firstLine="0" w:firstLineChars="0"/>
              <w:jc w:val="center"/>
              <w:rPr>
                <w:sz w:val="18"/>
                <w:szCs w:val="18"/>
              </w:rPr>
            </w:pPr>
            <w:r>
              <w:rPr>
                <w:sz w:val="18"/>
                <w:szCs w:val="18"/>
              </w:rPr>
              <w:t>1</w:t>
            </w:r>
          </w:p>
        </w:tc>
        <w:tc>
          <w:tcPr>
            <w:tcW w:w="599" w:type="dxa"/>
            <w:tcBorders>
              <w:top w:val="nil"/>
              <w:left w:val="nil"/>
              <w:bottom w:val="single" w:color="auto" w:sz="4" w:space="0"/>
              <w:right w:val="single" w:color="auto" w:sz="4" w:space="0"/>
            </w:tcBorders>
            <w:vAlign w:val="center"/>
          </w:tcPr>
          <w:p w14:paraId="19DADBDF">
            <w:pPr>
              <w:ind w:firstLine="0" w:firstLineChars="0"/>
              <w:jc w:val="center"/>
              <w:rPr>
                <w:sz w:val="18"/>
                <w:szCs w:val="18"/>
              </w:rPr>
            </w:pPr>
            <w:r>
              <w:rPr>
                <w:sz w:val="18"/>
                <w:szCs w:val="18"/>
              </w:rPr>
              <w:t>459</w:t>
            </w:r>
          </w:p>
        </w:tc>
        <w:tc>
          <w:tcPr>
            <w:tcW w:w="1109" w:type="dxa"/>
            <w:tcBorders>
              <w:top w:val="nil"/>
              <w:left w:val="nil"/>
              <w:bottom w:val="single" w:color="auto" w:sz="4" w:space="0"/>
              <w:right w:val="single" w:color="auto" w:sz="4" w:space="0"/>
            </w:tcBorders>
            <w:vAlign w:val="center"/>
          </w:tcPr>
          <w:p w14:paraId="354B9DDA">
            <w:pPr>
              <w:ind w:firstLine="0" w:firstLineChars="0"/>
              <w:jc w:val="center"/>
              <w:rPr>
                <w:sz w:val="18"/>
                <w:szCs w:val="18"/>
              </w:rPr>
            </w:pPr>
            <w:r>
              <w:rPr>
                <w:sz w:val="18"/>
                <w:szCs w:val="18"/>
              </w:rPr>
              <w:t>11.206055</w:t>
            </w:r>
          </w:p>
        </w:tc>
        <w:tc>
          <w:tcPr>
            <w:tcW w:w="626" w:type="dxa"/>
            <w:tcBorders>
              <w:top w:val="nil"/>
              <w:left w:val="nil"/>
              <w:bottom w:val="single" w:color="auto" w:sz="4" w:space="0"/>
              <w:right w:val="single" w:color="auto" w:sz="4" w:space="0"/>
            </w:tcBorders>
            <w:vAlign w:val="center"/>
          </w:tcPr>
          <w:p w14:paraId="619C9B10">
            <w:pPr>
              <w:ind w:firstLine="0" w:firstLineChars="0"/>
              <w:jc w:val="center"/>
              <w:rPr>
                <w:sz w:val="18"/>
                <w:szCs w:val="18"/>
              </w:rPr>
            </w:pPr>
            <w:r>
              <w:rPr>
                <w:sz w:val="18"/>
                <w:szCs w:val="18"/>
              </w:rPr>
              <w:t>9</w:t>
            </w:r>
          </w:p>
        </w:tc>
      </w:tr>
      <w:tr w14:paraId="7DA2AA05">
        <w:tblPrEx>
          <w:tblCellMar>
            <w:top w:w="0" w:type="dxa"/>
            <w:left w:w="108" w:type="dxa"/>
            <w:bottom w:w="0" w:type="dxa"/>
            <w:right w:w="108" w:type="dxa"/>
          </w:tblCellMar>
        </w:tblPrEx>
        <w:trPr>
          <w:trHeight w:val="270" w:hRule="atLeast"/>
          <w:jc w:val="center"/>
        </w:trPr>
        <w:tc>
          <w:tcPr>
            <w:tcW w:w="957" w:type="dxa"/>
            <w:tcBorders>
              <w:top w:val="nil"/>
              <w:left w:val="single" w:color="auto" w:sz="4" w:space="0"/>
              <w:bottom w:val="single" w:color="auto" w:sz="4" w:space="0"/>
              <w:right w:val="single" w:color="auto" w:sz="4" w:space="0"/>
            </w:tcBorders>
            <w:vAlign w:val="center"/>
          </w:tcPr>
          <w:p w14:paraId="278D7936">
            <w:pPr>
              <w:ind w:firstLine="0" w:firstLineChars="0"/>
              <w:jc w:val="center"/>
              <w:rPr>
                <w:sz w:val="18"/>
                <w:szCs w:val="18"/>
              </w:rPr>
            </w:pPr>
            <w:r>
              <w:rPr>
                <w:sz w:val="18"/>
                <w:szCs w:val="18"/>
              </w:rPr>
              <w:t>76</w:t>
            </w:r>
          </w:p>
        </w:tc>
        <w:tc>
          <w:tcPr>
            <w:tcW w:w="1068" w:type="dxa"/>
            <w:tcBorders>
              <w:top w:val="nil"/>
              <w:left w:val="nil"/>
              <w:bottom w:val="single" w:color="auto" w:sz="4" w:space="0"/>
              <w:right w:val="single" w:color="auto" w:sz="4" w:space="0"/>
            </w:tcBorders>
            <w:vAlign w:val="center"/>
          </w:tcPr>
          <w:p w14:paraId="61A43B87">
            <w:pPr>
              <w:ind w:firstLine="0" w:firstLineChars="0"/>
              <w:jc w:val="center"/>
              <w:rPr>
                <w:sz w:val="18"/>
                <w:szCs w:val="18"/>
              </w:rPr>
            </w:pPr>
            <w:r>
              <w:rPr>
                <w:sz w:val="18"/>
                <w:szCs w:val="18"/>
              </w:rPr>
              <w:t>1.855469</w:t>
            </w:r>
          </w:p>
        </w:tc>
        <w:tc>
          <w:tcPr>
            <w:tcW w:w="626" w:type="dxa"/>
            <w:tcBorders>
              <w:top w:val="nil"/>
              <w:left w:val="nil"/>
              <w:bottom w:val="single" w:color="auto" w:sz="4" w:space="0"/>
              <w:right w:val="single" w:color="auto" w:sz="4" w:space="0"/>
            </w:tcBorders>
            <w:vAlign w:val="center"/>
          </w:tcPr>
          <w:p w14:paraId="03A450D2">
            <w:pPr>
              <w:ind w:firstLine="0" w:firstLineChars="0"/>
              <w:jc w:val="center"/>
              <w:rPr>
                <w:sz w:val="18"/>
                <w:szCs w:val="18"/>
              </w:rPr>
            </w:pPr>
            <w:r>
              <w:rPr>
                <w:sz w:val="18"/>
                <w:szCs w:val="18"/>
              </w:rPr>
              <w:t>0</w:t>
            </w:r>
          </w:p>
        </w:tc>
        <w:tc>
          <w:tcPr>
            <w:tcW w:w="599" w:type="dxa"/>
            <w:tcBorders>
              <w:top w:val="nil"/>
              <w:left w:val="nil"/>
              <w:bottom w:val="single" w:color="auto" w:sz="4" w:space="0"/>
              <w:right w:val="single" w:color="auto" w:sz="4" w:space="0"/>
            </w:tcBorders>
            <w:vAlign w:val="center"/>
          </w:tcPr>
          <w:p w14:paraId="38181A72">
            <w:pPr>
              <w:ind w:firstLine="0" w:firstLineChars="0"/>
              <w:jc w:val="center"/>
              <w:rPr>
                <w:sz w:val="18"/>
                <w:szCs w:val="18"/>
              </w:rPr>
            </w:pPr>
            <w:r>
              <w:rPr>
                <w:sz w:val="18"/>
                <w:szCs w:val="18"/>
              </w:rPr>
              <w:t>204</w:t>
            </w:r>
          </w:p>
        </w:tc>
        <w:tc>
          <w:tcPr>
            <w:tcW w:w="1068" w:type="dxa"/>
            <w:tcBorders>
              <w:top w:val="nil"/>
              <w:left w:val="nil"/>
              <w:bottom w:val="single" w:color="auto" w:sz="4" w:space="0"/>
              <w:right w:val="single" w:color="auto" w:sz="4" w:space="0"/>
            </w:tcBorders>
            <w:vAlign w:val="center"/>
          </w:tcPr>
          <w:p w14:paraId="25DF9253">
            <w:pPr>
              <w:ind w:firstLine="0" w:firstLineChars="0"/>
              <w:jc w:val="center"/>
              <w:rPr>
                <w:sz w:val="18"/>
                <w:szCs w:val="18"/>
              </w:rPr>
            </w:pPr>
            <w:r>
              <w:rPr>
                <w:sz w:val="18"/>
                <w:szCs w:val="18"/>
              </w:rPr>
              <w:t>4.980469</w:t>
            </w:r>
          </w:p>
        </w:tc>
        <w:tc>
          <w:tcPr>
            <w:tcW w:w="626" w:type="dxa"/>
            <w:tcBorders>
              <w:top w:val="nil"/>
              <w:left w:val="nil"/>
              <w:bottom w:val="single" w:color="auto" w:sz="4" w:space="0"/>
              <w:right w:val="single" w:color="auto" w:sz="4" w:space="0"/>
            </w:tcBorders>
            <w:vAlign w:val="center"/>
          </w:tcPr>
          <w:p w14:paraId="14AEB3C3">
            <w:pPr>
              <w:ind w:firstLine="0" w:firstLineChars="0"/>
              <w:jc w:val="center"/>
              <w:rPr>
                <w:sz w:val="18"/>
                <w:szCs w:val="18"/>
              </w:rPr>
            </w:pPr>
            <w:r>
              <w:rPr>
                <w:sz w:val="18"/>
                <w:szCs w:val="18"/>
              </w:rPr>
              <w:t>8</w:t>
            </w:r>
          </w:p>
        </w:tc>
        <w:tc>
          <w:tcPr>
            <w:tcW w:w="599" w:type="dxa"/>
            <w:tcBorders>
              <w:top w:val="nil"/>
              <w:left w:val="nil"/>
              <w:bottom w:val="single" w:color="auto" w:sz="4" w:space="0"/>
              <w:right w:val="single" w:color="auto" w:sz="4" w:space="0"/>
            </w:tcBorders>
            <w:vAlign w:val="center"/>
          </w:tcPr>
          <w:p w14:paraId="1EB05BA0">
            <w:pPr>
              <w:ind w:firstLine="0" w:firstLineChars="0"/>
              <w:jc w:val="center"/>
              <w:rPr>
                <w:sz w:val="18"/>
                <w:szCs w:val="18"/>
              </w:rPr>
            </w:pPr>
            <w:r>
              <w:rPr>
                <w:sz w:val="18"/>
                <w:szCs w:val="18"/>
              </w:rPr>
              <w:t>332</w:t>
            </w:r>
          </w:p>
        </w:tc>
        <w:tc>
          <w:tcPr>
            <w:tcW w:w="1068" w:type="dxa"/>
            <w:tcBorders>
              <w:top w:val="nil"/>
              <w:left w:val="nil"/>
              <w:bottom w:val="single" w:color="auto" w:sz="4" w:space="0"/>
              <w:right w:val="single" w:color="auto" w:sz="4" w:space="0"/>
            </w:tcBorders>
            <w:vAlign w:val="center"/>
          </w:tcPr>
          <w:p w14:paraId="309DDCE0">
            <w:pPr>
              <w:ind w:firstLine="0" w:firstLineChars="0"/>
              <w:jc w:val="center"/>
              <w:rPr>
                <w:sz w:val="18"/>
                <w:szCs w:val="18"/>
              </w:rPr>
            </w:pPr>
            <w:r>
              <w:rPr>
                <w:sz w:val="18"/>
                <w:szCs w:val="18"/>
              </w:rPr>
              <w:t>8.105469</w:t>
            </w:r>
          </w:p>
        </w:tc>
        <w:tc>
          <w:tcPr>
            <w:tcW w:w="626" w:type="dxa"/>
            <w:tcBorders>
              <w:top w:val="nil"/>
              <w:left w:val="nil"/>
              <w:bottom w:val="single" w:color="auto" w:sz="4" w:space="0"/>
              <w:right w:val="single" w:color="auto" w:sz="4" w:space="0"/>
            </w:tcBorders>
            <w:vAlign w:val="center"/>
          </w:tcPr>
          <w:p w14:paraId="704C3A15">
            <w:pPr>
              <w:ind w:firstLine="0" w:firstLineChars="0"/>
              <w:jc w:val="center"/>
              <w:rPr>
                <w:sz w:val="18"/>
                <w:szCs w:val="18"/>
              </w:rPr>
            </w:pPr>
            <w:r>
              <w:rPr>
                <w:sz w:val="18"/>
                <w:szCs w:val="18"/>
              </w:rPr>
              <w:t>2</w:t>
            </w:r>
          </w:p>
        </w:tc>
        <w:tc>
          <w:tcPr>
            <w:tcW w:w="599" w:type="dxa"/>
            <w:tcBorders>
              <w:top w:val="nil"/>
              <w:left w:val="nil"/>
              <w:bottom w:val="single" w:color="auto" w:sz="4" w:space="0"/>
              <w:right w:val="single" w:color="auto" w:sz="4" w:space="0"/>
            </w:tcBorders>
            <w:vAlign w:val="center"/>
          </w:tcPr>
          <w:p w14:paraId="56EA62C8">
            <w:pPr>
              <w:ind w:firstLine="0" w:firstLineChars="0"/>
              <w:jc w:val="center"/>
              <w:rPr>
                <w:sz w:val="18"/>
                <w:szCs w:val="18"/>
              </w:rPr>
            </w:pPr>
            <w:r>
              <w:rPr>
                <w:sz w:val="18"/>
                <w:szCs w:val="18"/>
              </w:rPr>
              <w:t>460</w:t>
            </w:r>
          </w:p>
        </w:tc>
        <w:tc>
          <w:tcPr>
            <w:tcW w:w="1109" w:type="dxa"/>
            <w:tcBorders>
              <w:top w:val="nil"/>
              <w:left w:val="nil"/>
              <w:bottom w:val="single" w:color="auto" w:sz="4" w:space="0"/>
              <w:right w:val="single" w:color="auto" w:sz="4" w:space="0"/>
            </w:tcBorders>
            <w:vAlign w:val="center"/>
          </w:tcPr>
          <w:p w14:paraId="6A8B9D4A">
            <w:pPr>
              <w:ind w:firstLine="0" w:firstLineChars="0"/>
              <w:jc w:val="center"/>
              <w:rPr>
                <w:sz w:val="18"/>
                <w:szCs w:val="18"/>
              </w:rPr>
            </w:pPr>
            <w:r>
              <w:rPr>
                <w:sz w:val="18"/>
                <w:szCs w:val="18"/>
              </w:rPr>
              <w:t>11.230469</w:t>
            </w:r>
          </w:p>
        </w:tc>
        <w:tc>
          <w:tcPr>
            <w:tcW w:w="626" w:type="dxa"/>
            <w:tcBorders>
              <w:top w:val="nil"/>
              <w:left w:val="nil"/>
              <w:bottom w:val="single" w:color="auto" w:sz="4" w:space="0"/>
              <w:right w:val="single" w:color="auto" w:sz="4" w:space="0"/>
            </w:tcBorders>
            <w:vAlign w:val="center"/>
          </w:tcPr>
          <w:p w14:paraId="52A61294">
            <w:pPr>
              <w:ind w:firstLine="0" w:firstLineChars="0"/>
              <w:jc w:val="center"/>
              <w:rPr>
                <w:sz w:val="18"/>
                <w:szCs w:val="18"/>
              </w:rPr>
            </w:pPr>
            <w:r>
              <w:rPr>
                <w:sz w:val="18"/>
                <w:szCs w:val="18"/>
              </w:rPr>
              <w:t>15</w:t>
            </w:r>
          </w:p>
        </w:tc>
      </w:tr>
      <w:tr w14:paraId="5946DE8D">
        <w:tblPrEx>
          <w:tblCellMar>
            <w:top w:w="0" w:type="dxa"/>
            <w:left w:w="108" w:type="dxa"/>
            <w:bottom w:w="0" w:type="dxa"/>
            <w:right w:w="108" w:type="dxa"/>
          </w:tblCellMar>
        </w:tblPrEx>
        <w:trPr>
          <w:trHeight w:val="270" w:hRule="atLeast"/>
          <w:jc w:val="center"/>
        </w:trPr>
        <w:tc>
          <w:tcPr>
            <w:tcW w:w="957" w:type="dxa"/>
            <w:tcBorders>
              <w:top w:val="nil"/>
              <w:left w:val="single" w:color="auto" w:sz="4" w:space="0"/>
              <w:bottom w:val="single" w:color="auto" w:sz="4" w:space="0"/>
              <w:right w:val="single" w:color="auto" w:sz="4" w:space="0"/>
            </w:tcBorders>
            <w:vAlign w:val="center"/>
          </w:tcPr>
          <w:p w14:paraId="6697A218">
            <w:pPr>
              <w:ind w:firstLine="0" w:firstLineChars="0"/>
              <w:jc w:val="center"/>
              <w:rPr>
                <w:sz w:val="18"/>
                <w:szCs w:val="18"/>
              </w:rPr>
            </w:pPr>
            <w:r>
              <w:rPr>
                <w:sz w:val="18"/>
                <w:szCs w:val="18"/>
              </w:rPr>
              <w:t>77</w:t>
            </w:r>
          </w:p>
        </w:tc>
        <w:tc>
          <w:tcPr>
            <w:tcW w:w="1068" w:type="dxa"/>
            <w:tcBorders>
              <w:top w:val="nil"/>
              <w:left w:val="nil"/>
              <w:bottom w:val="single" w:color="auto" w:sz="4" w:space="0"/>
              <w:right w:val="single" w:color="auto" w:sz="4" w:space="0"/>
            </w:tcBorders>
            <w:vAlign w:val="center"/>
          </w:tcPr>
          <w:p w14:paraId="6D10FB42">
            <w:pPr>
              <w:ind w:firstLine="0" w:firstLineChars="0"/>
              <w:jc w:val="center"/>
              <w:rPr>
                <w:sz w:val="18"/>
                <w:szCs w:val="18"/>
              </w:rPr>
            </w:pPr>
            <w:r>
              <w:rPr>
                <w:sz w:val="18"/>
                <w:szCs w:val="18"/>
              </w:rPr>
              <w:t>1.879883</w:t>
            </w:r>
          </w:p>
        </w:tc>
        <w:tc>
          <w:tcPr>
            <w:tcW w:w="626" w:type="dxa"/>
            <w:tcBorders>
              <w:top w:val="nil"/>
              <w:left w:val="nil"/>
              <w:bottom w:val="single" w:color="auto" w:sz="4" w:space="0"/>
              <w:right w:val="single" w:color="auto" w:sz="4" w:space="0"/>
            </w:tcBorders>
            <w:vAlign w:val="center"/>
          </w:tcPr>
          <w:p w14:paraId="55870AB0">
            <w:pPr>
              <w:ind w:firstLine="0" w:firstLineChars="0"/>
              <w:jc w:val="center"/>
              <w:rPr>
                <w:sz w:val="18"/>
                <w:szCs w:val="18"/>
              </w:rPr>
            </w:pPr>
            <w:r>
              <w:rPr>
                <w:sz w:val="18"/>
                <w:szCs w:val="18"/>
              </w:rPr>
              <w:t>9</w:t>
            </w:r>
          </w:p>
        </w:tc>
        <w:tc>
          <w:tcPr>
            <w:tcW w:w="599" w:type="dxa"/>
            <w:tcBorders>
              <w:top w:val="nil"/>
              <w:left w:val="nil"/>
              <w:bottom w:val="single" w:color="auto" w:sz="4" w:space="0"/>
              <w:right w:val="single" w:color="auto" w:sz="4" w:space="0"/>
            </w:tcBorders>
            <w:vAlign w:val="center"/>
          </w:tcPr>
          <w:p w14:paraId="7B6A8975">
            <w:pPr>
              <w:ind w:firstLine="0" w:firstLineChars="0"/>
              <w:jc w:val="center"/>
              <w:rPr>
                <w:sz w:val="18"/>
                <w:szCs w:val="18"/>
              </w:rPr>
            </w:pPr>
            <w:r>
              <w:rPr>
                <w:sz w:val="18"/>
                <w:szCs w:val="18"/>
              </w:rPr>
              <w:t>205</w:t>
            </w:r>
          </w:p>
        </w:tc>
        <w:tc>
          <w:tcPr>
            <w:tcW w:w="1068" w:type="dxa"/>
            <w:tcBorders>
              <w:top w:val="nil"/>
              <w:left w:val="nil"/>
              <w:bottom w:val="single" w:color="auto" w:sz="4" w:space="0"/>
              <w:right w:val="single" w:color="auto" w:sz="4" w:space="0"/>
            </w:tcBorders>
            <w:vAlign w:val="center"/>
          </w:tcPr>
          <w:p w14:paraId="07B2C0B1">
            <w:pPr>
              <w:ind w:firstLine="0" w:firstLineChars="0"/>
              <w:jc w:val="center"/>
              <w:rPr>
                <w:sz w:val="18"/>
                <w:szCs w:val="18"/>
              </w:rPr>
            </w:pPr>
            <w:r>
              <w:rPr>
                <w:sz w:val="18"/>
                <w:szCs w:val="18"/>
              </w:rPr>
              <w:t>5.004883</w:t>
            </w:r>
          </w:p>
        </w:tc>
        <w:tc>
          <w:tcPr>
            <w:tcW w:w="626" w:type="dxa"/>
            <w:tcBorders>
              <w:top w:val="nil"/>
              <w:left w:val="nil"/>
              <w:bottom w:val="single" w:color="auto" w:sz="4" w:space="0"/>
              <w:right w:val="single" w:color="auto" w:sz="4" w:space="0"/>
            </w:tcBorders>
            <w:vAlign w:val="center"/>
          </w:tcPr>
          <w:p w14:paraId="3D7C4DD2">
            <w:pPr>
              <w:ind w:firstLine="0" w:firstLineChars="0"/>
              <w:jc w:val="center"/>
              <w:rPr>
                <w:sz w:val="18"/>
                <w:szCs w:val="18"/>
              </w:rPr>
            </w:pPr>
            <w:r>
              <w:rPr>
                <w:sz w:val="18"/>
                <w:szCs w:val="18"/>
              </w:rPr>
              <w:t>9</w:t>
            </w:r>
          </w:p>
        </w:tc>
        <w:tc>
          <w:tcPr>
            <w:tcW w:w="599" w:type="dxa"/>
            <w:tcBorders>
              <w:top w:val="nil"/>
              <w:left w:val="nil"/>
              <w:bottom w:val="single" w:color="auto" w:sz="4" w:space="0"/>
              <w:right w:val="single" w:color="auto" w:sz="4" w:space="0"/>
            </w:tcBorders>
            <w:vAlign w:val="center"/>
          </w:tcPr>
          <w:p w14:paraId="56925964">
            <w:pPr>
              <w:ind w:firstLine="0" w:firstLineChars="0"/>
              <w:jc w:val="center"/>
              <w:rPr>
                <w:sz w:val="18"/>
                <w:szCs w:val="18"/>
              </w:rPr>
            </w:pPr>
            <w:r>
              <w:rPr>
                <w:sz w:val="18"/>
                <w:szCs w:val="18"/>
              </w:rPr>
              <w:t>333</w:t>
            </w:r>
          </w:p>
        </w:tc>
        <w:tc>
          <w:tcPr>
            <w:tcW w:w="1068" w:type="dxa"/>
            <w:tcBorders>
              <w:top w:val="nil"/>
              <w:left w:val="nil"/>
              <w:bottom w:val="single" w:color="auto" w:sz="4" w:space="0"/>
              <w:right w:val="single" w:color="auto" w:sz="4" w:space="0"/>
            </w:tcBorders>
            <w:vAlign w:val="center"/>
          </w:tcPr>
          <w:p w14:paraId="4222F388">
            <w:pPr>
              <w:ind w:firstLine="0" w:firstLineChars="0"/>
              <w:jc w:val="center"/>
              <w:rPr>
                <w:sz w:val="18"/>
                <w:szCs w:val="18"/>
              </w:rPr>
            </w:pPr>
            <w:r>
              <w:rPr>
                <w:sz w:val="18"/>
                <w:szCs w:val="18"/>
              </w:rPr>
              <w:t>8.129883</w:t>
            </w:r>
          </w:p>
        </w:tc>
        <w:tc>
          <w:tcPr>
            <w:tcW w:w="626" w:type="dxa"/>
            <w:tcBorders>
              <w:top w:val="nil"/>
              <w:left w:val="nil"/>
              <w:bottom w:val="single" w:color="auto" w:sz="4" w:space="0"/>
              <w:right w:val="single" w:color="auto" w:sz="4" w:space="0"/>
            </w:tcBorders>
            <w:vAlign w:val="center"/>
          </w:tcPr>
          <w:p w14:paraId="518C6FBC">
            <w:pPr>
              <w:ind w:firstLine="0" w:firstLineChars="0"/>
              <w:jc w:val="center"/>
              <w:rPr>
                <w:sz w:val="18"/>
                <w:szCs w:val="18"/>
              </w:rPr>
            </w:pPr>
            <w:r>
              <w:rPr>
                <w:sz w:val="18"/>
                <w:szCs w:val="18"/>
              </w:rPr>
              <w:t>11</w:t>
            </w:r>
          </w:p>
        </w:tc>
        <w:tc>
          <w:tcPr>
            <w:tcW w:w="599" w:type="dxa"/>
            <w:tcBorders>
              <w:top w:val="nil"/>
              <w:left w:val="nil"/>
              <w:bottom w:val="single" w:color="auto" w:sz="4" w:space="0"/>
              <w:right w:val="single" w:color="auto" w:sz="4" w:space="0"/>
            </w:tcBorders>
            <w:vAlign w:val="center"/>
          </w:tcPr>
          <w:p w14:paraId="5BE7CAA7">
            <w:pPr>
              <w:ind w:firstLine="0" w:firstLineChars="0"/>
              <w:jc w:val="center"/>
              <w:rPr>
                <w:sz w:val="18"/>
                <w:szCs w:val="18"/>
              </w:rPr>
            </w:pPr>
            <w:r>
              <w:rPr>
                <w:sz w:val="18"/>
                <w:szCs w:val="18"/>
              </w:rPr>
              <w:t>461</w:t>
            </w:r>
          </w:p>
        </w:tc>
        <w:tc>
          <w:tcPr>
            <w:tcW w:w="1109" w:type="dxa"/>
            <w:tcBorders>
              <w:top w:val="nil"/>
              <w:left w:val="nil"/>
              <w:bottom w:val="single" w:color="auto" w:sz="4" w:space="0"/>
              <w:right w:val="single" w:color="auto" w:sz="4" w:space="0"/>
            </w:tcBorders>
            <w:vAlign w:val="center"/>
          </w:tcPr>
          <w:p w14:paraId="662FF20B">
            <w:pPr>
              <w:ind w:firstLine="0" w:firstLineChars="0"/>
              <w:jc w:val="center"/>
              <w:rPr>
                <w:sz w:val="18"/>
                <w:szCs w:val="18"/>
              </w:rPr>
            </w:pPr>
            <w:r>
              <w:rPr>
                <w:sz w:val="18"/>
                <w:szCs w:val="18"/>
              </w:rPr>
              <w:t>11.254883</w:t>
            </w:r>
          </w:p>
        </w:tc>
        <w:tc>
          <w:tcPr>
            <w:tcW w:w="626" w:type="dxa"/>
            <w:tcBorders>
              <w:top w:val="nil"/>
              <w:left w:val="nil"/>
              <w:bottom w:val="single" w:color="auto" w:sz="4" w:space="0"/>
              <w:right w:val="single" w:color="auto" w:sz="4" w:space="0"/>
            </w:tcBorders>
            <w:vAlign w:val="center"/>
          </w:tcPr>
          <w:p w14:paraId="284AB0C0">
            <w:pPr>
              <w:ind w:firstLine="0" w:firstLineChars="0"/>
              <w:jc w:val="center"/>
              <w:rPr>
                <w:sz w:val="18"/>
                <w:szCs w:val="18"/>
              </w:rPr>
            </w:pPr>
            <w:r>
              <w:rPr>
                <w:sz w:val="18"/>
                <w:szCs w:val="18"/>
              </w:rPr>
              <w:t>8</w:t>
            </w:r>
          </w:p>
        </w:tc>
      </w:tr>
      <w:tr w14:paraId="11197598">
        <w:tblPrEx>
          <w:tblCellMar>
            <w:top w:w="0" w:type="dxa"/>
            <w:left w:w="108" w:type="dxa"/>
            <w:bottom w:w="0" w:type="dxa"/>
            <w:right w:w="108" w:type="dxa"/>
          </w:tblCellMar>
        </w:tblPrEx>
        <w:trPr>
          <w:trHeight w:val="270" w:hRule="atLeast"/>
          <w:jc w:val="center"/>
        </w:trPr>
        <w:tc>
          <w:tcPr>
            <w:tcW w:w="957" w:type="dxa"/>
            <w:tcBorders>
              <w:top w:val="nil"/>
              <w:left w:val="single" w:color="auto" w:sz="4" w:space="0"/>
              <w:bottom w:val="single" w:color="auto" w:sz="4" w:space="0"/>
              <w:right w:val="single" w:color="auto" w:sz="4" w:space="0"/>
            </w:tcBorders>
            <w:vAlign w:val="center"/>
          </w:tcPr>
          <w:p w14:paraId="421A79AA">
            <w:pPr>
              <w:ind w:firstLine="0" w:firstLineChars="0"/>
              <w:jc w:val="center"/>
              <w:rPr>
                <w:sz w:val="18"/>
                <w:szCs w:val="18"/>
              </w:rPr>
            </w:pPr>
            <w:r>
              <w:rPr>
                <w:sz w:val="18"/>
                <w:szCs w:val="18"/>
              </w:rPr>
              <w:t>78</w:t>
            </w:r>
          </w:p>
        </w:tc>
        <w:tc>
          <w:tcPr>
            <w:tcW w:w="1068" w:type="dxa"/>
            <w:tcBorders>
              <w:top w:val="nil"/>
              <w:left w:val="nil"/>
              <w:bottom w:val="single" w:color="auto" w:sz="4" w:space="0"/>
              <w:right w:val="single" w:color="auto" w:sz="4" w:space="0"/>
            </w:tcBorders>
            <w:vAlign w:val="center"/>
          </w:tcPr>
          <w:p w14:paraId="18320D14">
            <w:pPr>
              <w:ind w:firstLine="0" w:firstLineChars="0"/>
              <w:jc w:val="center"/>
              <w:rPr>
                <w:sz w:val="18"/>
                <w:szCs w:val="18"/>
              </w:rPr>
            </w:pPr>
            <w:r>
              <w:rPr>
                <w:sz w:val="18"/>
                <w:szCs w:val="18"/>
              </w:rPr>
              <w:t>1.904297</w:t>
            </w:r>
          </w:p>
        </w:tc>
        <w:tc>
          <w:tcPr>
            <w:tcW w:w="626" w:type="dxa"/>
            <w:tcBorders>
              <w:top w:val="nil"/>
              <w:left w:val="nil"/>
              <w:bottom w:val="single" w:color="auto" w:sz="4" w:space="0"/>
              <w:right w:val="single" w:color="auto" w:sz="4" w:space="0"/>
            </w:tcBorders>
            <w:vAlign w:val="center"/>
          </w:tcPr>
          <w:p w14:paraId="3DA7A1C0">
            <w:pPr>
              <w:ind w:firstLine="0" w:firstLineChars="0"/>
              <w:jc w:val="center"/>
              <w:rPr>
                <w:sz w:val="18"/>
                <w:szCs w:val="18"/>
              </w:rPr>
            </w:pPr>
            <w:r>
              <w:rPr>
                <w:sz w:val="18"/>
                <w:szCs w:val="18"/>
              </w:rPr>
              <w:t>1</w:t>
            </w:r>
          </w:p>
        </w:tc>
        <w:tc>
          <w:tcPr>
            <w:tcW w:w="599" w:type="dxa"/>
            <w:tcBorders>
              <w:top w:val="nil"/>
              <w:left w:val="nil"/>
              <w:bottom w:val="single" w:color="auto" w:sz="4" w:space="0"/>
              <w:right w:val="single" w:color="auto" w:sz="4" w:space="0"/>
            </w:tcBorders>
            <w:vAlign w:val="center"/>
          </w:tcPr>
          <w:p w14:paraId="140097F9">
            <w:pPr>
              <w:ind w:firstLine="0" w:firstLineChars="0"/>
              <w:jc w:val="center"/>
              <w:rPr>
                <w:sz w:val="18"/>
                <w:szCs w:val="18"/>
              </w:rPr>
            </w:pPr>
            <w:r>
              <w:rPr>
                <w:sz w:val="18"/>
                <w:szCs w:val="18"/>
              </w:rPr>
              <w:t>206</w:t>
            </w:r>
          </w:p>
        </w:tc>
        <w:tc>
          <w:tcPr>
            <w:tcW w:w="1068" w:type="dxa"/>
            <w:tcBorders>
              <w:top w:val="nil"/>
              <w:left w:val="nil"/>
              <w:bottom w:val="single" w:color="auto" w:sz="4" w:space="0"/>
              <w:right w:val="single" w:color="auto" w:sz="4" w:space="0"/>
            </w:tcBorders>
            <w:vAlign w:val="center"/>
          </w:tcPr>
          <w:p w14:paraId="53FBD277">
            <w:pPr>
              <w:ind w:firstLine="0" w:firstLineChars="0"/>
              <w:jc w:val="center"/>
              <w:rPr>
                <w:sz w:val="18"/>
                <w:szCs w:val="18"/>
              </w:rPr>
            </w:pPr>
            <w:r>
              <w:rPr>
                <w:sz w:val="18"/>
                <w:szCs w:val="18"/>
              </w:rPr>
              <w:t>5.029297</w:t>
            </w:r>
          </w:p>
        </w:tc>
        <w:tc>
          <w:tcPr>
            <w:tcW w:w="626" w:type="dxa"/>
            <w:tcBorders>
              <w:top w:val="nil"/>
              <w:left w:val="nil"/>
              <w:bottom w:val="single" w:color="auto" w:sz="4" w:space="0"/>
              <w:right w:val="single" w:color="auto" w:sz="4" w:space="0"/>
            </w:tcBorders>
            <w:vAlign w:val="center"/>
          </w:tcPr>
          <w:p w14:paraId="5FE4E891">
            <w:pPr>
              <w:ind w:firstLine="0" w:firstLineChars="0"/>
              <w:jc w:val="center"/>
              <w:rPr>
                <w:sz w:val="18"/>
                <w:szCs w:val="18"/>
              </w:rPr>
            </w:pPr>
            <w:r>
              <w:rPr>
                <w:sz w:val="18"/>
                <w:szCs w:val="18"/>
              </w:rPr>
              <w:t>5</w:t>
            </w:r>
          </w:p>
        </w:tc>
        <w:tc>
          <w:tcPr>
            <w:tcW w:w="599" w:type="dxa"/>
            <w:tcBorders>
              <w:top w:val="nil"/>
              <w:left w:val="nil"/>
              <w:bottom w:val="single" w:color="auto" w:sz="4" w:space="0"/>
              <w:right w:val="single" w:color="auto" w:sz="4" w:space="0"/>
            </w:tcBorders>
            <w:vAlign w:val="center"/>
          </w:tcPr>
          <w:p w14:paraId="66F08F0E">
            <w:pPr>
              <w:ind w:firstLine="0" w:firstLineChars="0"/>
              <w:jc w:val="center"/>
              <w:rPr>
                <w:sz w:val="18"/>
                <w:szCs w:val="18"/>
              </w:rPr>
            </w:pPr>
            <w:r>
              <w:rPr>
                <w:sz w:val="18"/>
                <w:szCs w:val="18"/>
              </w:rPr>
              <w:t>334</w:t>
            </w:r>
          </w:p>
        </w:tc>
        <w:tc>
          <w:tcPr>
            <w:tcW w:w="1068" w:type="dxa"/>
            <w:tcBorders>
              <w:top w:val="nil"/>
              <w:left w:val="nil"/>
              <w:bottom w:val="single" w:color="auto" w:sz="4" w:space="0"/>
              <w:right w:val="single" w:color="auto" w:sz="4" w:space="0"/>
            </w:tcBorders>
            <w:vAlign w:val="center"/>
          </w:tcPr>
          <w:p w14:paraId="076C6DCB">
            <w:pPr>
              <w:ind w:firstLine="0" w:firstLineChars="0"/>
              <w:jc w:val="center"/>
              <w:rPr>
                <w:sz w:val="18"/>
                <w:szCs w:val="18"/>
              </w:rPr>
            </w:pPr>
            <w:r>
              <w:rPr>
                <w:sz w:val="18"/>
                <w:szCs w:val="18"/>
              </w:rPr>
              <w:t>8.154297</w:t>
            </w:r>
          </w:p>
        </w:tc>
        <w:tc>
          <w:tcPr>
            <w:tcW w:w="626" w:type="dxa"/>
            <w:tcBorders>
              <w:top w:val="nil"/>
              <w:left w:val="nil"/>
              <w:bottom w:val="single" w:color="auto" w:sz="4" w:space="0"/>
              <w:right w:val="single" w:color="auto" w:sz="4" w:space="0"/>
            </w:tcBorders>
            <w:vAlign w:val="center"/>
          </w:tcPr>
          <w:p w14:paraId="0B74E804">
            <w:pPr>
              <w:ind w:firstLine="0" w:firstLineChars="0"/>
              <w:jc w:val="center"/>
              <w:rPr>
                <w:sz w:val="18"/>
                <w:szCs w:val="18"/>
              </w:rPr>
            </w:pPr>
            <w:r>
              <w:rPr>
                <w:sz w:val="18"/>
                <w:szCs w:val="18"/>
              </w:rPr>
              <w:t>9</w:t>
            </w:r>
          </w:p>
        </w:tc>
        <w:tc>
          <w:tcPr>
            <w:tcW w:w="599" w:type="dxa"/>
            <w:tcBorders>
              <w:top w:val="nil"/>
              <w:left w:val="nil"/>
              <w:bottom w:val="single" w:color="auto" w:sz="4" w:space="0"/>
              <w:right w:val="single" w:color="auto" w:sz="4" w:space="0"/>
            </w:tcBorders>
            <w:vAlign w:val="center"/>
          </w:tcPr>
          <w:p w14:paraId="7515FE7E">
            <w:pPr>
              <w:ind w:firstLine="0" w:firstLineChars="0"/>
              <w:jc w:val="center"/>
              <w:rPr>
                <w:sz w:val="18"/>
                <w:szCs w:val="18"/>
              </w:rPr>
            </w:pPr>
            <w:r>
              <w:rPr>
                <w:sz w:val="18"/>
                <w:szCs w:val="18"/>
              </w:rPr>
              <w:t>462</w:t>
            </w:r>
          </w:p>
        </w:tc>
        <w:tc>
          <w:tcPr>
            <w:tcW w:w="1109" w:type="dxa"/>
            <w:tcBorders>
              <w:top w:val="nil"/>
              <w:left w:val="nil"/>
              <w:bottom w:val="single" w:color="auto" w:sz="4" w:space="0"/>
              <w:right w:val="single" w:color="auto" w:sz="4" w:space="0"/>
            </w:tcBorders>
            <w:vAlign w:val="center"/>
          </w:tcPr>
          <w:p w14:paraId="3D74DC44">
            <w:pPr>
              <w:ind w:firstLine="0" w:firstLineChars="0"/>
              <w:jc w:val="center"/>
              <w:rPr>
                <w:sz w:val="18"/>
                <w:szCs w:val="18"/>
              </w:rPr>
            </w:pPr>
            <w:r>
              <w:rPr>
                <w:sz w:val="18"/>
                <w:szCs w:val="18"/>
              </w:rPr>
              <w:t>11.279297</w:t>
            </w:r>
          </w:p>
        </w:tc>
        <w:tc>
          <w:tcPr>
            <w:tcW w:w="626" w:type="dxa"/>
            <w:tcBorders>
              <w:top w:val="nil"/>
              <w:left w:val="nil"/>
              <w:bottom w:val="single" w:color="auto" w:sz="4" w:space="0"/>
              <w:right w:val="single" w:color="auto" w:sz="4" w:space="0"/>
            </w:tcBorders>
            <w:vAlign w:val="center"/>
          </w:tcPr>
          <w:p w14:paraId="50EC583A">
            <w:pPr>
              <w:ind w:firstLine="0" w:firstLineChars="0"/>
              <w:jc w:val="center"/>
              <w:rPr>
                <w:sz w:val="18"/>
                <w:szCs w:val="18"/>
              </w:rPr>
            </w:pPr>
            <w:r>
              <w:rPr>
                <w:sz w:val="18"/>
                <w:szCs w:val="18"/>
              </w:rPr>
              <w:t>5</w:t>
            </w:r>
          </w:p>
        </w:tc>
      </w:tr>
      <w:tr w14:paraId="0D70C3F6">
        <w:tblPrEx>
          <w:tblCellMar>
            <w:top w:w="0" w:type="dxa"/>
            <w:left w:w="108" w:type="dxa"/>
            <w:bottom w:w="0" w:type="dxa"/>
            <w:right w:w="108" w:type="dxa"/>
          </w:tblCellMar>
        </w:tblPrEx>
        <w:trPr>
          <w:trHeight w:val="270" w:hRule="atLeast"/>
          <w:jc w:val="center"/>
        </w:trPr>
        <w:tc>
          <w:tcPr>
            <w:tcW w:w="957" w:type="dxa"/>
            <w:tcBorders>
              <w:top w:val="nil"/>
              <w:left w:val="single" w:color="auto" w:sz="4" w:space="0"/>
              <w:bottom w:val="single" w:color="auto" w:sz="4" w:space="0"/>
              <w:right w:val="single" w:color="auto" w:sz="4" w:space="0"/>
            </w:tcBorders>
            <w:vAlign w:val="center"/>
          </w:tcPr>
          <w:p w14:paraId="480CB57A">
            <w:pPr>
              <w:ind w:firstLine="0" w:firstLineChars="0"/>
              <w:jc w:val="center"/>
              <w:rPr>
                <w:sz w:val="18"/>
                <w:szCs w:val="18"/>
              </w:rPr>
            </w:pPr>
            <w:r>
              <w:rPr>
                <w:sz w:val="18"/>
                <w:szCs w:val="18"/>
              </w:rPr>
              <w:t>79</w:t>
            </w:r>
          </w:p>
        </w:tc>
        <w:tc>
          <w:tcPr>
            <w:tcW w:w="1068" w:type="dxa"/>
            <w:tcBorders>
              <w:top w:val="nil"/>
              <w:left w:val="nil"/>
              <w:bottom w:val="single" w:color="auto" w:sz="4" w:space="0"/>
              <w:right w:val="single" w:color="auto" w:sz="4" w:space="0"/>
            </w:tcBorders>
            <w:vAlign w:val="center"/>
          </w:tcPr>
          <w:p w14:paraId="29C14AAF">
            <w:pPr>
              <w:ind w:firstLine="0" w:firstLineChars="0"/>
              <w:jc w:val="center"/>
              <w:rPr>
                <w:sz w:val="18"/>
                <w:szCs w:val="18"/>
              </w:rPr>
            </w:pPr>
            <w:r>
              <w:rPr>
                <w:sz w:val="18"/>
                <w:szCs w:val="18"/>
              </w:rPr>
              <w:t>1.928711</w:t>
            </w:r>
          </w:p>
        </w:tc>
        <w:tc>
          <w:tcPr>
            <w:tcW w:w="626" w:type="dxa"/>
            <w:tcBorders>
              <w:top w:val="nil"/>
              <w:left w:val="nil"/>
              <w:bottom w:val="single" w:color="auto" w:sz="4" w:space="0"/>
              <w:right w:val="single" w:color="auto" w:sz="4" w:space="0"/>
            </w:tcBorders>
            <w:vAlign w:val="center"/>
          </w:tcPr>
          <w:p w14:paraId="6CF7C71E">
            <w:pPr>
              <w:ind w:firstLine="0" w:firstLineChars="0"/>
              <w:jc w:val="center"/>
              <w:rPr>
                <w:sz w:val="18"/>
                <w:szCs w:val="18"/>
              </w:rPr>
            </w:pPr>
            <w:r>
              <w:rPr>
                <w:sz w:val="18"/>
                <w:szCs w:val="18"/>
              </w:rPr>
              <w:t>0</w:t>
            </w:r>
          </w:p>
        </w:tc>
        <w:tc>
          <w:tcPr>
            <w:tcW w:w="599" w:type="dxa"/>
            <w:tcBorders>
              <w:top w:val="nil"/>
              <w:left w:val="nil"/>
              <w:bottom w:val="single" w:color="auto" w:sz="4" w:space="0"/>
              <w:right w:val="single" w:color="auto" w:sz="4" w:space="0"/>
            </w:tcBorders>
            <w:vAlign w:val="center"/>
          </w:tcPr>
          <w:p w14:paraId="5CD75A51">
            <w:pPr>
              <w:ind w:firstLine="0" w:firstLineChars="0"/>
              <w:jc w:val="center"/>
              <w:rPr>
                <w:sz w:val="18"/>
                <w:szCs w:val="18"/>
              </w:rPr>
            </w:pPr>
            <w:r>
              <w:rPr>
                <w:sz w:val="18"/>
                <w:szCs w:val="18"/>
              </w:rPr>
              <w:t>207</w:t>
            </w:r>
          </w:p>
        </w:tc>
        <w:tc>
          <w:tcPr>
            <w:tcW w:w="1068" w:type="dxa"/>
            <w:tcBorders>
              <w:top w:val="nil"/>
              <w:left w:val="nil"/>
              <w:bottom w:val="single" w:color="auto" w:sz="4" w:space="0"/>
              <w:right w:val="single" w:color="auto" w:sz="4" w:space="0"/>
            </w:tcBorders>
            <w:vAlign w:val="center"/>
          </w:tcPr>
          <w:p w14:paraId="6AFE54B7">
            <w:pPr>
              <w:ind w:firstLine="0" w:firstLineChars="0"/>
              <w:jc w:val="center"/>
              <w:rPr>
                <w:sz w:val="18"/>
                <w:szCs w:val="18"/>
              </w:rPr>
            </w:pPr>
            <w:r>
              <w:rPr>
                <w:sz w:val="18"/>
                <w:szCs w:val="18"/>
              </w:rPr>
              <w:t>5.053711</w:t>
            </w:r>
          </w:p>
        </w:tc>
        <w:tc>
          <w:tcPr>
            <w:tcW w:w="626" w:type="dxa"/>
            <w:tcBorders>
              <w:top w:val="nil"/>
              <w:left w:val="nil"/>
              <w:bottom w:val="single" w:color="auto" w:sz="4" w:space="0"/>
              <w:right w:val="single" w:color="auto" w:sz="4" w:space="0"/>
            </w:tcBorders>
            <w:vAlign w:val="center"/>
          </w:tcPr>
          <w:p w14:paraId="79104CAF">
            <w:pPr>
              <w:ind w:firstLine="0" w:firstLineChars="0"/>
              <w:jc w:val="center"/>
              <w:rPr>
                <w:sz w:val="18"/>
                <w:szCs w:val="18"/>
              </w:rPr>
            </w:pPr>
            <w:r>
              <w:rPr>
                <w:sz w:val="18"/>
                <w:szCs w:val="18"/>
              </w:rPr>
              <w:t>8</w:t>
            </w:r>
          </w:p>
        </w:tc>
        <w:tc>
          <w:tcPr>
            <w:tcW w:w="599" w:type="dxa"/>
            <w:tcBorders>
              <w:top w:val="nil"/>
              <w:left w:val="nil"/>
              <w:bottom w:val="single" w:color="auto" w:sz="4" w:space="0"/>
              <w:right w:val="single" w:color="auto" w:sz="4" w:space="0"/>
            </w:tcBorders>
            <w:vAlign w:val="center"/>
          </w:tcPr>
          <w:p w14:paraId="54639DFA">
            <w:pPr>
              <w:ind w:firstLine="0" w:firstLineChars="0"/>
              <w:jc w:val="center"/>
              <w:rPr>
                <w:sz w:val="18"/>
                <w:szCs w:val="18"/>
              </w:rPr>
            </w:pPr>
            <w:r>
              <w:rPr>
                <w:sz w:val="18"/>
                <w:szCs w:val="18"/>
              </w:rPr>
              <w:t>335</w:t>
            </w:r>
          </w:p>
        </w:tc>
        <w:tc>
          <w:tcPr>
            <w:tcW w:w="1068" w:type="dxa"/>
            <w:tcBorders>
              <w:top w:val="nil"/>
              <w:left w:val="nil"/>
              <w:bottom w:val="single" w:color="auto" w:sz="4" w:space="0"/>
              <w:right w:val="single" w:color="auto" w:sz="4" w:space="0"/>
            </w:tcBorders>
            <w:vAlign w:val="center"/>
          </w:tcPr>
          <w:p w14:paraId="1F0E1BA7">
            <w:pPr>
              <w:ind w:firstLine="0" w:firstLineChars="0"/>
              <w:jc w:val="center"/>
              <w:rPr>
                <w:sz w:val="18"/>
                <w:szCs w:val="18"/>
              </w:rPr>
            </w:pPr>
            <w:r>
              <w:rPr>
                <w:sz w:val="18"/>
                <w:szCs w:val="18"/>
              </w:rPr>
              <w:t>8.178711</w:t>
            </w:r>
          </w:p>
        </w:tc>
        <w:tc>
          <w:tcPr>
            <w:tcW w:w="626" w:type="dxa"/>
            <w:tcBorders>
              <w:top w:val="nil"/>
              <w:left w:val="nil"/>
              <w:bottom w:val="single" w:color="auto" w:sz="4" w:space="0"/>
              <w:right w:val="single" w:color="auto" w:sz="4" w:space="0"/>
            </w:tcBorders>
            <w:vAlign w:val="center"/>
          </w:tcPr>
          <w:p w14:paraId="0F33BF78">
            <w:pPr>
              <w:ind w:firstLine="0" w:firstLineChars="0"/>
              <w:jc w:val="center"/>
              <w:rPr>
                <w:sz w:val="18"/>
                <w:szCs w:val="18"/>
              </w:rPr>
            </w:pPr>
            <w:r>
              <w:rPr>
                <w:sz w:val="18"/>
                <w:szCs w:val="18"/>
              </w:rPr>
              <w:t>11</w:t>
            </w:r>
          </w:p>
        </w:tc>
        <w:tc>
          <w:tcPr>
            <w:tcW w:w="599" w:type="dxa"/>
            <w:tcBorders>
              <w:top w:val="nil"/>
              <w:left w:val="nil"/>
              <w:bottom w:val="single" w:color="auto" w:sz="4" w:space="0"/>
              <w:right w:val="single" w:color="auto" w:sz="4" w:space="0"/>
            </w:tcBorders>
            <w:vAlign w:val="center"/>
          </w:tcPr>
          <w:p w14:paraId="1DBEC286">
            <w:pPr>
              <w:ind w:firstLine="0" w:firstLineChars="0"/>
              <w:jc w:val="center"/>
              <w:rPr>
                <w:sz w:val="18"/>
                <w:szCs w:val="18"/>
              </w:rPr>
            </w:pPr>
            <w:r>
              <w:rPr>
                <w:sz w:val="18"/>
                <w:szCs w:val="18"/>
              </w:rPr>
              <w:t>463</w:t>
            </w:r>
          </w:p>
        </w:tc>
        <w:tc>
          <w:tcPr>
            <w:tcW w:w="1109" w:type="dxa"/>
            <w:tcBorders>
              <w:top w:val="nil"/>
              <w:left w:val="nil"/>
              <w:bottom w:val="single" w:color="auto" w:sz="4" w:space="0"/>
              <w:right w:val="single" w:color="auto" w:sz="4" w:space="0"/>
            </w:tcBorders>
            <w:vAlign w:val="center"/>
          </w:tcPr>
          <w:p w14:paraId="3ACDA7AF">
            <w:pPr>
              <w:ind w:firstLine="0" w:firstLineChars="0"/>
              <w:jc w:val="center"/>
              <w:rPr>
                <w:sz w:val="18"/>
                <w:szCs w:val="18"/>
              </w:rPr>
            </w:pPr>
            <w:r>
              <w:rPr>
                <w:sz w:val="18"/>
                <w:szCs w:val="18"/>
              </w:rPr>
              <w:t>11.303711</w:t>
            </w:r>
          </w:p>
        </w:tc>
        <w:tc>
          <w:tcPr>
            <w:tcW w:w="626" w:type="dxa"/>
            <w:tcBorders>
              <w:top w:val="nil"/>
              <w:left w:val="nil"/>
              <w:bottom w:val="single" w:color="auto" w:sz="4" w:space="0"/>
              <w:right w:val="single" w:color="auto" w:sz="4" w:space="0"/>
            </w:tcBorders>
            <w:vAlign w:val="center"/>
          </w:tcPr>
          <w:p w14:paraId="7B66CFC8">
            <w:pPr>
              <w:ind w:firstLine="0" w:firstLineChars="0"/>
              <w:jc w:val="center"/>
              <w:rPr>
                <w:sz w:val="18"/>
                <w:szCs w:val="18"/>
              </w:rPr>
            </w:pPr>
            <w:r>
              <w:rPr>
                <w:sz w:val="18"/>
                <w:szCs w:val="18"/>
              </w:rPr>
              <w:t>2</w:t>
            </w:r>
          </w:p>
        </w:tc>
      </w:tr>
      <w:tr w14:paraId="40D82B2A">
        <w:tblPrEx>
          <w:tblCellMar>
            <w:top w:w="0" w:type="dxa"/>
            <w:left w:w="108" w:type="dxa"/>
            <w:bottom w:w="0" w:type="dxa"/>
            <w:right w:w="108" w:type="dxa"/>
          </w:tblCellMar>
        </w:tblPrEx>
        <w:trPr>
          <w:trHeight w:val="270" w:hRule="atLeast"/>
          <w:jc w:val="center"/>
        </w:trPr>
        <w:tc>
          <w:tcPr>
            <w:tcW w:w="957" w:type="dxa"/>
            <w:tcBorders>
              <w:top w:val="nil"/>
              <w:left w:val="single" w:color="auto" w:sz="4" w:space="0"/>
              <w:bottom w:val="single" w:color="auto" w:sz="4" w:space="0"/>
              <w:right w:val="single" w:color="auto" w:sz="4" w:space="0"/>
            </w:tcBorders>
            <w:vAlign w:val="center"/>
          </w:tcPr>
          <w:p w14:paraId="12E5362D">
            <w:pPr>
              <w:ind w:firstLine="0" w:firstLineChars="0"/>
              <w:jc w:val="center"/>
              <w:rPr>
                <w:sz w:val="18"/>
                <w:szCs w:val="18"/>
              </w:rPr>
            </w:pPr>
            <w:r>
              <w:rPr>
                <w:sz w:val="18"/>
                <w:szCs w:val="18"/>
              </w:rPr>
              <w:t>80</w:t>
            </w:r>
          </w:p>
        </w:tc>
        <w:tc>
          <w:tcPr>
            <w:tcW w:w="1068" w:type="dxa"/>
            <w:tcBorders>
              <w:top w:val="nil"/>
              <w:left w:val="nil"/>
              <w:bottom w:val="single" w:color="auto" w:sz="4" w:space="0"/>
              <w:right w:val="single" w:color="auto" w:sz="4" w:space="0"/>
            </w:tcBorders>
            <w:vAlign w:val="center"/>
          </w:tcPr>
          <w:p w14:paraId="41E8D44E">
            <w:pPr>
              <w:ind w:firstLine="0" w:firstLineChars="0"/>
              <w:jc w:val="center"/>
              <w:rPr>
                <w:sz w:val="18"/>
                <w:szCs w:val="18"/>
              </w:rPr>
            </w:pPr>
            <w:r>
              <w:rPr>
                <w:sz w:val="18"/>
                <w:szCs w:val="18"/>
              </w:rPr>
              <w:t>1.953125</w:t>
            </w:r>
          </w:p>
        </w:tc>
        <w:tc>
          <w:tcPr>
            <w:tcW w:w="626" w:type="dxa"/>
            <w:tcBorders>
              <w:top w:val="nil"/>
              <w:left w:val="nil"/>
              <w:bottom w:val="single" w:color="auto" w:sz="4" w:space="0"/>
              <w:right w:val="single" w:color="auto" w:sz="4" w:space="0"/>
            </w:tcBorders>
            <w:vAlign w:val="center"/>
          </w:tcPr>
          <w:p w14:paraId="4C2E02D0">
            <w:pPr>
              <w:ind w:firstLine="0" w:firstLineChars="0"/>
              <w:jc w:val="center"/>
              <w:rPr>
                <w:sz w:val="18"/>
                <w:szCs w:val="18"/>
              </w:rPr>
            </w:pPr>
            <w:r>
              <w:rPr>
                <w:sz w:val="18"/>
                <w:szCs w:val="18"/>
              </w:rPr>
              <w:t>5</w:t>
            </w:r>
          </w:p>
        </w:tc>
        <w:tc>
          <w:tcPr>
            <w:tcW w:w="599" w:type="dxa"/>
            <w:tcBorders>
              <w:top w:val="nil"/>
              <w:left w:val="nil"/>
              <w:bottom w:val="single" w:color="auto" w:sz="4" w:space="0"/>
              <w:right w:val="single" w:color="auto" w:sz="4" w:space="0"/>
            </w:tcBorders>
            <w:vAlign w:val="center"/>
          </w:tcPr>
          <w:p w14:paraId="0DFE4593">
            <w:pPr>
              <w:ind w:firstLine="0" w:firstLineChars="0"/>
              <w:jc w:val="center"/>
              <w:rPr>
                <w:sz w:val="18"/>
                <w:szCs w:val="18"/>
              </w:rPr>
            </w:pPr>
            <w:r>
              <w:rPr>
                <w:sz w:val="18"/>
                <w:szCs w:val="18"/>
              </w:rPr>
              <w:t>208</w:t>
            </w:r>
          </w:p>
        </w:tc>
        <w:tc>
          <w:tcPr>
            <w:tcW w:w="1068" w:type="dxa"/>
            <w:tcBorders>
              <w:top w:val="nil"/>
              <w:left w:val="nil"/>
              <w:bottom w:val="single" w:color="auto" w:sz="4" w:space="0"/>
              <w:right w:val="single" w:color="auto" w:sz="4" w:space="0"/>
            </w:tcBorders>
            <w:vAlign w:val="center"/>
          </w:tcPr>
          <w:p w14:paraId="2BBC041D">
            <w:pPr>
              <w:ind w:firstLine="0" w:firstLineChars="0"/>
              <w:jc w:val="center"/>
              <w:rPr>
                <w:sz w:val="18"/>
                <w:szCs w:val="18"/>
              </w:rPr>
            </w:pPr>
            <w:r>
              <w:rPr>
                <w:sz w:val="18"/>
                <w:szCs w:val="18"/>
              </w:rPr>
              <w:t>5.078125</w:t>
            </w:r>
          </w:p>
        </w:tc>
        <w:tc>
          <w:tcPr>
            <w:tcW w:w="626" w:type="dxa"/>
            <w:tcBorders>
              <w:top w:val="nil"/>
              <w:left w:val="nil"/>
              <w:bottom w:val="single" w:color="auto" w:sz="4" w:space="0"/>
              <w:right w:val="single" w:color="auto" w:sz="4" w:space="0"/>
            </w:tcBorders>
            <w:vAlign w:val="center"/>
          </w:tcPr>
          <w:p w14:paraId="67820CA5">
            <w:pPr>
              <w:ind w:firstLine="0" w:firstLineChars="0"/>
              <w:jc w:val="center"/>
              <w:rPr>
                <w:sz w:val="18"/>
                <w:szCs w:val="18"/>
              </w:rPr>
            </w:pPr>
            <w:r>
              <w:rPr>
                <w:sz w:val="18"/>
                <w:szCs w:val="18"/>
              </w:rPr>
              <w:t>10</w:t>
            </w:r>
          </w:p>
        </w:tc>
        <w:tc>
          <w:tcPr>
            <w:tcW w:w="599" w:type="dxa"/>
            <w:tcBorders>
              <w:top w:val="nil"/>
              <w:left w:val="nil"/>
              <w:bottom w:val="single" w:color="auto" w:sz="4" w:space="0"/>
              <w:right w:val="single" w:color="auto" w:sz="4" w:space="0"/>
            </w:tcBorders>
            <w:vAlign w:val="center"/>
          </w:tcPr>
          <w:p w14:paraId="3039DD00">
            <w:pPr>
              <w:ind w:firstLine="0" w:firstLineChars="0"/>
              <w:jc w:val="center"/>
              <w:rPr>
                <w:sz w:val="18"/>
                <w:szCs w:val="18"/>
              </w:rPr>
            </w:pPr>
            <w:r>
              <w:rPr>
                <w:sz w:val="18"/>
                <w:szCs w:val="18"/>
              </w:rPr>
              <w:t>336</w:t>
            </w:r>
          </w:p>
        </w:tc>
        <w:tc>
          <w:tcPr>
            <w:tcW w:w="1068" w:type="dxa"/>
            <w:tcBorders>
              <w:top w:val="nil"/>
              <w:left w:val="nil"/>
              <w:bottom w:val="single" w:color="auto" w:sz="4" w:space="0"/>
              <w:right w:val="single" w:color="auto" w:sz="4" w:space="0"/>
            </w:tcBorders>
            <w:vAlign w:val="center"/>
          </w:tcPr>
          <w:p w14:paraId="470924B8">
            <w:pPr>
              <w:ind w:firstLine="0" w:firstLineChars="0"/>
              <w:jc w:val="center"/>
              <w:rPr>
                <w:sz w:val="18"/>
                <w:szCs w:val="18"/>
              </w:rPr>
            </w:pPr>
            <w:r>
              <w:rPr>
                <w:sz w:val="18"/>
                <w:szCs w:val="18"/>
              </w:rPr>
              <w:t>8.203125</w:t>
            </w:r>
          </w:p>
        </w:tc>
        <w:tc>
          <w:tcPr>
            <w:tcW w:w="626" w:type="dxa"/>
            <w:tcBorders>
              <w:top w:val="nil"/>
              <w:left w:val="nil"/>
              <w:bottom w:val="single" w:color="auto" w:sz="4" w:space="0"/>
              <w:right w:val="single" w:color="auto" w:sz="4" w:space="0"/>
            </w:tcBorders>
            <w:vAlign w:val="center"/>
          </w:tcPr>
          <w:p w14:paraId="0CC05784">
            <w:pPr>
              <w:ind w:firstLine="0" w:firstLineChars="0"/>
              <w:jc w:val="center"/>
              <w:rPr>
                <w:sz w:val="18"/>
                <w:szCs w:val="18"/>
              </w:rPr>
            </w:pPr>
            <w:r>
              <w:rPr>
                <w:sz w:val="18"/>
                <w:szCs w:val="18"/>
              </w:rPr>
              <w:t>1</w:t>
            </w:r>
          </w:p>
        </w:tc>
        <w:tc>
          <w:tcPr>
            <w:tcW w:w="599" w:type="dxa"/>
            <w:tcBorders>
              <w:top w:val="nil"/>
              <w:left w:val="nil"/>
              <w:bottom w:val="single" w:color="auto" w:sz="4" w:space="0"/>
              <w:right w:val="single" w:color="auto" w:sz="4" w:space="0"/>
            </w:tcBorders>
            <w:vAlign w:val="center"/>
          </w:tcPr>
          <w:p w14:paraId="3E4F78D1">
            <w:pPr>
              <w:ind w:firstLine="0" w:firstLineChars="0"/>
              <w:jc w:val="center"/>
              <w:rPr>
                <w:sz w:val="18"/>
                <w:szCs w:val="18"/>
              </w:rPr>
            </w:pPr>
            <w:r>
              <w:rPr>
                <w:sz w:val="18"/>
                <w:szCs w:val="18"/>
              </w:rPr>
              <w:t>464</w:t>
            </w:r>
          </w:p>
        </w:tc>
        <w:tc>
          <w:tcPr>
            <w:tcW w:w="1109" w:type="dxa"/>
            <w:tcBorders>
              <w:top w:val="nil"/>
              <w:left w:val="nil"/>
              <w:bottom w:val="single" w:color="auto" w:sz="4" w:space="0"/>
              <w:right w:val="single" w:color="auto" w:sz="4" w:space="0"/>
            </w:tcBorders>
            <w:vAlign w:val="center"/>
          </w:tcPr>
          <w:p w14:paraId="1F80D224">
            <w:pPr>
              <w:ind w:firstLine="0" w:firstLineChars="0"/>
              <w:jc w:val="center"/>
              <w:rPr>
                <w:sz w:val="18"/>
                <w:szCs w:val="18"/>
              </w:rPr>
            </w:pPr>
            <w:r>
              <w:rPr>
                <w:sz w:val="18"/>
                <w:szCs w:val="18"/>
              </w:rPr>
              <w:t>11.328125</w:t>
            </w:r>
          </w:p>
        </w:tc>
        <w:tc>
          <w:tcPr>
            <w:tcW w:w="626" w:type="dxa"/>
            <w:tcBorders>
              <w:top w:val="nil"/>
              <w:left w:val="nil"/>
              <w:bottom w:val="single" w:color="auto" w:sz="4" w:space="0"/>
              <w:right w:val="single" w:color="auto" w:sz="4" w:space="0"/>
            </w:tcBorders>
            <w:vAlign w:val="center"/>
          </w:tcPr>
          <w:p w14:paraId="02B7EE2D">
            <w:pPr>
              <w:ind w:firstLine="0" w:firstLineChars="0"/>
              <w:jc w:val="center"/>
              <w:rPr>
                <w:sz w:val="18"/>
                <w:szCs w:val="18"/>
              </w:rPr>
            </w:pPr>
            <w:r>
              <w:rPr>
                <w:sz w:val="18"/>
                <w:szCs w:val="18"/>
              </w:rPr>
              <w:t>0</w:t>
            </w:r>
          </w:p>
        </w:tc>
      </w:tr>
      <w:tr w14:paraId="16AE179F">
        <w:tblPrEx>
          <w:tblCellMar>
            <w:top w:w="0" w:type="dxa"/>
            <w:left w:w="108" w:type="dxa"/>
            <w:bottom w:w="0" w:type="dxa"/>
            <w:right w:w="108" w:type="dxa"/>
          </w:tblCellMar>
        </w:tblPrEx>
        <w:trPr>
          <w:trHeight w:val="270" w:hRule="atLeast"/>
          <w:jc w:val="center"/>
        </w:trPr>
        <w:tc>
          <w:tcPr>
            <w:tcW w:w="957" w:type="dxa"/>
            <w:tcBorders>
              <w:top w:val="nil"/>
              <w:left w:val="single" w:color="auto" w:sz="4" w:space="0"/>
              <w:bottom w:val="single" w:color="auto" w:sz="4" w:space="0"/>
              <w:right w:val="single" w:color="auto" w:sz="4" w:space="0"/>
            </w:tcBorders>
            <w:vAlign w:val="center"/>
          </w:tcPr>
          <w:p w14:paraId="70AAC44E">
            <w:pPr>
              <w:ind w:firstLine="0" w:firstLineChars="0"/>
              <w:jc w:val="center"/>
              <w:rPr>
                <w:sz w:val="18"/>
                <w:szCs w:val="18"/>
              </w:rPr>
            </w:pPr>
            <w:r>
              <w:rPr>
                <w:sz w:val="18"/>
                <w:szCs w:val="18"/>
              </w:rPr>
              <w:t>81</w:t>
            </w:r>
          </w:p>
        </w:tc>
        <w:tc>
          <w:tcPr>
            <w:tcW w:w="1068" w:type="dxa"/>
            <w:tcBorders>
              <w:top w:val="nil"/>
              <w:left w:val="nil"/>
              <w:bottom w:val="single" w:color="auto" w:sz="4" w:space="0"/>
              <w:right w:val="single" w:color="auto" w:sz="4" w:space="0"/>
            </w:tcBorders>
            <w:vAlign w:val="center"/>
          </w:tcPr>
          <w:p w14:paraId="0D1A0512">
            <w:pPr>
              <w:ind w:firstLine="0" w:firstLineChars="0"/>
              <w:jc w:val="center"/>
              <w:rPr>
                <w:sz w:val="18"/>
                <w:szCs w:val="18"/>
              </w:rPr>
            </w:pPr>
            <w:r>
              <w:rPr>
                <w:sz w:val="18"/>
                <w:szCs w:val="18"/>
              </w:rPr>
              <w:t>1.977539</w:t>
            </w:r>
          </w:p>
        </w:tc>
        <w:tc>
          <w:tcPr>
            <w:tcW w:w="626" w:type="dxa"/>
            <w:tcBorders>
              <w:top w:val="nil"/>
              <w:left w:val="nil"/>
              <w:bottom w:val="single" w:color="auto" w:sz="4" w:space="0"/>
              <w:right w:val="single" w:color="auto" w:sz="4" w:space="0"/>
            </w:tcBorders>
            <w:vAlign w:val="center"/>
          </w:tcPr>
          <w:p w14:paraId="2E87F796">
            <w:pPr>
              <w:ind w:firstLine="0" w:firstLineChars="0"/>
              <w:jc w:val="center"/>
              <w:rPr>
                <w:sz w:val="18"/>
                <w:szCs w:val="18"/>
              </w:rPr>
            </w:pPr>
            <w:r>
              <w:rPr>
                <w:sz w:val="18"/>
                <w:szCs w:val="18"/>
              </w:rPr>
              <w:t>3</w:t>
            </w:r>
          </w:p>
        </w:tc>
        <w:tc>
          <w:tcPr>
            <w:tcW w:w="599" w:type="dxa"/>
            <w:tcBorders>
              <w:top w:val="nil"/>
              <w:left w:val="nil"/>
              <w:bottom w:val="single" w:color="auto" w:sz="4" w:space="0"/>
              <w:right w:val="single" w:color="auto" w:sz="4" w:space="0"/>
            </w:tcBorders>
            <w:vAlign w:val="center"/>
          </w:tcPr>
          <w:p w14:paraId="3E11A5E0">
            <w:pPr>
              <w:ind w:firstLine="0" w:firstLineChars="0"/>
              <w:jc w:val="center"/>
              <w:rPr>
                <w:sz w:val="18"/>
                <w:szCs w:val="18"/>
              </w:rPr>
            </w:pPr>
            <w:r>
              <w:rPr>
                <w:sz w:val="18"/>
                <w:szCs w:val="18"/>
              </w:rPr>
              <w:t>209</w:t>
            </w:r>
          </w:p>
        </w:tc>
        <w:tc>
          <w:tcPr>
            <w:tcW w:w="1068" w:type="dxa"/>
            <w:tcBorders>
              <w:top w:val="nil"/>
              <w:left w:val="nil"/>
              <w:bottom w:val="single" w:color="auto" w:sz="4" w:space="0"/>
              <w:right w:val="single" w:color="auto" w:sz="4" w:space="0"/>
            </w:tcBorders>
            <w:vAlign w:val="center"/>
          </w:tcPr>
          <w:p w14:paraId="14D104B8">
            <w:pPr>
              <w:ind w:firstLine="0" w:firstLineChars="0"/>
              <w:jc w:val="center"/>
              <w:rPr>
                <w:sz w:val="18"/>
                <w:szCs w:val="18"/>
              </w:rPr>
            </w:pPr>
            <w:r>
              <w:rPr>
                <w:sz w:val="18"/>
                <w:szCs w:val="18"/>
              </w:rPr>
              <w:t>5.102539</w:t>
            </w:r>
          </w:p>
        </w:tc>
        <w:tc>
          <w:tcPr>
            <w:tcW w:w="626" w:type="dxa"/>
            <w:tcBorders>
              <w:top w:val="nil"/>
              <w:left w:val="nil"/>
              <w:bottom w:val="single" w:color="auto" w:sz="4" w:space="0"/>
              <w:right w:val="single" w:color="auto" w:sz="4" w:space="0"/>
            </w:tcBorders>
            <w:vAlign w:val="center"/>
          </w:tcPr>
          <w:p w14:paraId="1A982272">
            <w:pPr>
              <w:ind w:firstLine="0" w:firstLineChars="0"/>
              <w:jc w:val="center"/>
              <w:rPr>
                <w:sz w:val="18"/>
                <w:szCs w:val="18"/>
              </w:rPr>
            </w:pPr>
            <w:r>
              <w:rPr>
                <w:sz w:val="18"/>
                <w:szCs w:val="18"/>
              </w:rPr>
              <w:t>6</w:t>
            </w:r>
          </w:p>
        </w:tc>
        <w:tc>
          <w:tcPr>
            <w:tcW w:w="599" w:type="dxa"/>
            <w:tcBorders>
              <w:top w:val="nil"/>
              <w:left w:val="nil"/>
              <w:bottom w:val="single" w:color="auto" w:sz="4" w:space="0"/>
              <w:right w:val="single" w:color="auto" w:sz="4" w:space="0"/>
            </w:tcBorders>
            <w:vAlign w:val="center"/>
          </w:tcPr>
          <w:p w14:paraId="6D250614">
            <w:pPr>
              <w:ind w:firstLine="0" w:firstLineChars="0"/>
              <w:jc w:val="center"/>
              <w:rPr>
                <w:sz w:val="18"/>
                <w:szCs w:val="18"/>
              </w:rPr>
            </w:pPr>
            <w:r>
              <w:rPr>
                <w:sz w:val="18"/>
                <w:szCs w:val="18"/>
              </w:rPr>
              <w:t>337</w:t>
            </w:r>
          </w:p>
        </w:tc>
        <w:tc>
          <w:tcPr>
            <w:tcW w:w="1068" w:type="dxa"/>
            <w:tcBorders>
              <w:top w:val="nil"/>
              <w:left w:val="nil"/>
              <w:bottom w:val="single" w:color="auto" w:sz="4" w:space="0"/>
              <w:right w:val="single" w:color="auto" w:sz="4" w:space="0"/>
            </w:tcBorders>
            <w:vAlign w:val="center"/>
          </w:tcPr>
          <w:p w14:paraId="15796765">
            <w:pPr>
              <w:ind w:firstLine="0" w:firstLineChars="0"/>
              <w:jc w:val="center"/>
              <w:rPr>
                <w:sz w:val="18"/>
                <w:szCs w:val="18"/>
              </w:rPr>
            </w:pPr>
            <w:r>
              <w:rPr>
                <w:sz w:val="18"/>
                <w:szCs w:val="18"/>
              </w:rPr>
              <w:t>8.227539</w:t>
            </w:r>
          </w:p>
        </w:tc>
        <w:tc>
          <w:tcPr>
            <w:tcW w:w="626" w:type="dxa"/>
            <w:tcBorders>
              <w:top w:val="nil"/>
              <w:left w:val="nil"/>
              <w:bottom w:val="single" w:color="auto" w:sz="4" w:space="0"/>
              <w:right w:val="single" w:color="auto" w:sz="4" w:space="0"/>
            </w:tcBorders>
            <w:vAlign w:val="center"/>
          </w:tcPr>
          <w:p w14:paraId="51C710F0">
            <w:pPr>
              <w:ind w:firstLine="0" w:firstLineChars="0"/>
              <w:jc w:val="center"/>
              <w:rPr>
                <w:sz w:val="18"/>
                <w:szCs w:val="18"/>
              </w:rPr>
            </w:pPr>
            <w:r>
              <w:rPr>
                <w:sz w:val="18"/>
                <w:szCs w:val="18"/>
              </w:rPr>
              <w:t>5</w:t>
            </w:r>
          </w:p>
        </w:tc>
        <w:tc>
          <w:tcPr>
            <w:tcW w:w="599" w:type="dxa"/>
            <w:tcBorders>
              <w:top w:val="nil"/>
              <w:left w:val="nil"/>
              <w:bottom w:val="single" w:color="auto" w:sz="4" w:space="0"/>
              <w:right w:val="single" w:color="auto" w:sz="4" w:space="0"/>
            </w:tcBorders>
            <w:vAlign w:val="center"/>
          </w:tcPr>
          <w:p w14:paraId="3868FD5B">
            <w:pPr>
              <w:ind w:firstLine="0" w:firstLineChars="0"/>
              <w:jc w:val="center"/>
              <w:rPr>
                <w:sz w:val="18"/>
                <w:szCs w:val="18"/>
              </w:rPr>
            </w:pPr>
            <w:r>
              <w:rPr>
                <w:sz w:val="18"/>
                <w:szCs w:val="18"/>
              </w:rPr>
              <w:t>465</w:t>
            </w:r>
          </w:p>
        </w:tc>
        <w:tc>
          <w:tcPr>
            <w:tcW w:w="1109" w:type="dxa"/>
            <w:tcBorders>
              <w:top w:val="nil"/>
              <w:left w:val="nil"/>
              <w:bottom w:val="single" w:color="auto" w:sz="4" w:space="0"/>
              <w:right w:val="single" w:color="auto" w:sz="4" w:space="0"/>
            </w:tcBorders>
            <w:vAlign w:val="center"/>
          </w:tcPr>
          <w:p w14:paraId="2719403D">
            <w:pPr>
              <w:ind w:firstLine="0" w:firstLineChars="0"/>
              <w:jc w:val="center"/>
              <w:rPr>
                <w:sz w:val="18"/>
                <w:szCs w:val="18"/>
              </w:rPr>
            </w:pPr>
            <w:r>
              <w:rPr>
                <w:sz w:val="18"/>
                <w:szCs w:val="18"/>
              </w:rPr>
              <w:t>11.352539</w:t>
            </w:r>
          </w:p>
        </w:tc>
        <w:tc>
          <w:tcPr>
            <w:tcW w:w="626" w:type="dxa"/>
            <w:tcBorders>
              <w:top w:val="nil"/>
              <w:left w:val="nil"/>
              <w:bottom w:val="single" w:color="auto" w:sz="4" w:space="0"/>
              <w:right w:val="single" w:color="auto" w:sz="4" w:space="0"/>
            </w:tcBorders>
            <w:vAlign w:val="center"/>
          </w:tcPr>
          <w:p w14:paraId="36FD4943">
            <w:pPr>
              <w:ind w:firstLine="0" w:firstLineChars="0"/>
              <w:jc w:val="center"/>
              <w:rPr>
                <w:sz w:val="18"/>
                <w:szCs w:val="18"/>
              </w:rPr>
            </w:pPr>
            <w:r>
              <w:rPr>
                <w:sz w:val="18"/>
                <w:szCs w:val="18"/>
              </w:rPr>
              <w:t>1</w:t>
            </w:r>
          </w:p>
        </w:tc>
      </w:tr>
      <w:tr w14:paraId="1D61A606">
        <w:tblPrEx>
          <w:tblCellMar>
            <w:top w:w="0" w:type="dxa"/>
            <w:left w:w="108" w:type="dxa"/>
            <w:bottom w:w="0" w:type="dxa"/>
            <w:right w:w="108" w:type="dxa"/>
          </w:tblCellMar>
        </w:tblPrEx>
        <w:trPr>
          <w:trHeight w:val="270" w:hRule="atLeast"/>
          <w:jc w:val="center"/>
        </w:trPr>
        <w:tc>
          <w:tcPr>
            <w:tcW w:w="957" w:type="dxa"/>
            <w:tcBorders>
              <w:top w:val="nil"/>
              <w:left w:val="single" w:color="auto" w:sz="4" w:space="0"/>
              <w:bottom w:val="single" w:color="auto" w:sz="4" w:space="0"/>
              <w:right w:val="single" w:color="auto" w:sz="4" w:space="0"/>
            </w:tcBorders>
            <w:vAlign w:val="center"/>
          </w:tcPr>
          <w:p w14:paraId="6C42FE95">
            <w:pPr>
              <w:ind w:firstLine="0" w:firstLineChars="0"/>
              <w:jc w:val="center"/>
              <w:rPr>
                <w:sz w:val="18"/>
                <w:szCs w:val="18"/>
              </w:rPr>
            </w:pPr>
            <w:r>
              <w:rPr>
                <w:sz w:val="18"/>
                <w:szCs w:val="18"/>
              </w:rPr>
              <w:t>82</w:t>
            </w:r>
          </w:p>
        </w:tc>
        <w:tc>
          <w:tcPr>
            <w:tcW w:w="1068" w:type="dxa"/>
            <w:tcBorders>
              <w:top w:val="nil"/>
              <w:left w:val="nil"/>
              <w:bottom w:val="single" w:color="auto" w:sz="4" w:space="0"/>
              <w:right w:val="single" w:color="auto" w:sz="4" w:space="0"/>
            </w:tcBorders>
            <w:vAlign w:val="center"/>
          </w:tcPr>
          <w:p w14:paraId="4C3D4502">
            <w:pPr>
              <w:ind w:firstLine="0" w:firstLineChars="0"/>
              <w:jc w:val="center"/>
              <w:rPr>
                <w:sz w:val="18"/>
                <w:szCs w:val="18"/>
              </w:rPr>
            </w:pPr>
            <w:r>
              <w:rPr>
                <w:sz w:val="18"/>
                <w:szCs w:val="18"/>
              </w:rPr>
              <w:t>2.001953</w:t>
            </w:r>
          </w:p>
        </w:tc>
        <w:tc>
          <w:tcPr>
            <w:tcW w:w="626" w:type="dxa"/>
            <w:tcBorders>
              <w:top w:val="nil"/>
              <w:left w:val="nil"/>
              <w:bottom w:val="single" w:color="auto" w:sz="4" w:space="0"/>
              <w:right w:val="single" w:color="auto" w:sz="4" w:space="0"/>
            </w:tcBorders>
            <w:vAlign w:val="center"/>
          </w:tcPr>
          <w:p w14:paraId="33474AAA">
            <w:pPr>
              <w:ind w:firstLine="0" w:firstLineChars="0"/>
              <w:jc w:val="center"/>
              <w:rPr>
                <w:sz w:val="18"/>
                <w:szCs w:val="18"/>
              </w:rPr>
            </w:pPr>
            <w:r>
              <w:rPr>
                <w:sz w:val="18"/>
                <w:szCs w:val="18"/>
              </w:rPr>
              <w:t>0</w:t>
            </w:r>
          </w:p>
        </w:tc>
        <w:tc>
          <w:tcPr>
            <w:tcW w:w="599" w:type="dxa"/>
            <w:tcBorders>
              <w:top w:val="nil"/>
              <w:left w:val="nil"/>
              <w:bottom w:val="single" w:color="auto" w:sz="4" w:space="0"/>
              <w:right w:val="single" w:color="auto" w:sz="4" w:space="0"/>
            </w:tcBorders>
            <w:vAlign w:val="center"/>
          </w:tcPr>
          <w:p w14:paraId="3C3B1AC8">
            <w:pPr>
              <w:ind w:firstLine="0" w:firstLineChars="0"/>
              <w:jc w:val="center"/>
              <w:rPr>
                <w:sz w:val="18"/>
                <w:szCs w:val="18"/>
              </w:rPr>
            </w:pPr>
            <w:r>
              <w:rPr>
                <w:sz w:val="18"/>
                <w:szCs w:val="18"/>
              </w:rPr>
              <w:t>210</w:t>
            </w:r>
          </w:p>
        </w:tc>
        <w:tc>
          <w:tcPr>
            <w:tcW w:w="1068" w:type="dxa"/>
            <w:tcBorders>
              <w:top w:val="nil"/>
              <w:left w:val="nil"/>
              <w:bottom w:val="single" w:color="auto" w:sz="4" w:space="0"/>
              <w:right w:val="single" w:color="auto" w:sz="4" w:space="0"/>
            </w:tcBorders>
            <w:vAlign w:val="center"/>
          </w:tcPr>
          <w:p w14:paraId="7B0934A2">
            <w:pPr>
              <w:ind w:firstLine="0" w:firstLineChars="0"/>
              <w:jc w:val="center"/>
              <w:rPr>
                <w:sz w:val="18"/>
                <w:szCs w:val="18"/>
              </w:rPr>
            </w:pPr>
            <w:r>
              <w:rPr>
                <w:sz w:val="18"/>
                <w:szCs w:val="18"/>
              </w:rPr>
              <w:t>5.126953</w:t>
            </w:r>
          </w:p>
        </w:tc>
        <w:tc>
          <w:tcPr>
            <w:tcW w:w="626" w:type="dxa"/>
            <w:tcBorders>
              <w:top w:val="nil"/>
              <w:left w:val="nil"/>
              <w:bottom w:val="single" w:color="auto" w:sz="4" w:space="0"/>
              <w:right w:val="single" w:color="auto" w:sz="4" w:space="0"/>
            </w:tcBorders>
            <w:vAlign w:val="center"/>
          </w:tcPr>
          <w:p w14:paraId="26D06D6E">
            <w:pPr>
              <w:ind w:firstLine="0" w:firstLineChars="0"/>
              <w:jc w:val="center"/>
              <w:rPr>
                <w:sz w:val="18"/>
                <w:szCs w:val="18"/>
              </w:rPr>
            </w:pPr>
            <w:r>
              <w:rPr>
                <w:sz w:val="18"/>
                <w:szCs w:val="18"/>
              </w:rPr>
              <w:t>8</w:t>
            </w:r>
          </w:p>
        </w:tc>
        <w:tc>
          <w:tcPr>
            <w:tcW w:w="599" w:type="dxa"/>
            <w:tcBorders>
              <w:top w:val="nil"/>
              <w:left w:val="nil"/>
              <w:bottom w:val="single" w:color="auto" w:sz="4" w:space="0"/>
              <w:right w:val="single" w:color="auto" w:sz="4" w:space="0"/>
            </w:tcBorders>
            <w:vAlign w:val="center"/>
          </w:tcPr>
          <w:p w14:paraId="222087D7">
            <w:pPr>
              <w:ind w:firstLine="0" w:firstLineChars="0"/>
              <w:jc w:val="center"/>
              <w:rPr>
                <w:sz w:val="18"/>
                <w:szCs w:val="18"/>
              </w:rPr>
            </w:pPr>
            <w:r>
              <w:rPr>
                <w:sz w:val="18"/>
                <w:szCs w:val="18"/>
              </w:rPr>
              <w:t>338</w:t>
            </w:r>
          </w:p>
        </w:tc>
        <w:tc>
          <w:tcPr>
            <w:tcW w:w="1068" w:type="dxa"/>
            <w:tcBorders>
              <w:top w:val="nil"/>
              <w:left w:val="nil"/>
              <w:bottom w:val="single" w:color="auto" w:sz="4" w:space="0"/>
              <w:right w:val="single" w:color="auto" w:sz="4" w:space="0"/>
            </w:tcBorders>
            <w:vAlign w:val="center"/>
          </w:tcPr>
          <w:p w14:paraId="19DF21CE">
            <w:pPr>
              <w:ind w:firstLine="0" w:firstLineChars="0"/>
              <w:jc w:val="center"/>
              <w:rPr>
                <w:sz w:val="18"/>
                <w:szCs w:val="18"/>
              </w:rPr>
            </w:pPr>
            <w:r>
              <w:rPr>
                <w:sz w:val="18"/>
                <w:szCs w:val="18"/>
              </w:rPr>
              <w:t>8.251953</w:t>
            </w:r>
          </w:p>
        </w:tc>
        <w:tc>
          <w:tcPr>
            <w:tcW w:w="626" w:type="dxa"/>
            <w:tcBorders>
              <w:top w:val="nil"/>
              <w:left w:val="nil"/>
              <w:bottom w:val="single" w:color="auto" w:sz="4" w:space="0"/>
              <w:right w:val="single" w:color="auto" w:sz="4" w:space="0"/>
            </w:tcBorders>
            <w:vAlign w:val="center"/>
          </w:tcPr>
          <w:p w14:paraId="0C7B5E39">
            <w:pPr>
              <w:ind w:firstLine="0" w:firstLineChars="0"/>
              <w:jc w:val="center"/>
              <w:rPr>
                <w:sz w:val="18"/>
                <w:szCs w:val="18"/>
              </w:rPr>
            </w:pPr>
            <w:r>
              <w:rPr>
                <w:sz w:val="18"/>
                <w:szCs w:val="18"/>
              </w:rPr>
              <w:t>10</w:t>
            </w:r>
          </w:p>
        </w:tc>
        <w:tc>
          <w:tcPr>
            <w:tcW w:w="599" w:type="dxa"/>
            <w:tcBorders>
              <w:top w:val="nil"/>
              <w:left w:val="nil"/>
              <w:bottom w:val="single" w:color="auto" w:sz="4" w:space="0"/>
              <w:right w:val="single" w:color="auto" w:sz="4" w:space="0"/>
            </w:tcBorders>
            <w:vAlign w:val="center"/>
          </w:tcPr>
          <w:p w14:paraId="32992A24">
            <w:pPr>
              <w:ind w:firstLine="0" w:firstLineChars="0"/>
              <w:jc w:val="center"/>
              <w:rPr>
                <w:sz w:val="18"/>
                <w:szCs w:val="18"/>
              </w:rPr>
            </w:pPr>
            <w:r>
              <w:rPr>
                <w:sz w:val="18"/>
                <w:szCs w:val="18"/>
              </w:rPr>
              <w:t>466</w:t>
            </w:r>
          </w:p>
        </w:tc>
        <w:tc>
          <w:tcPr>
            <w:tcW w:w="1109" w:type="dxa"/>
            <w:tcBorders>
              <w:top w:val="nil"/>
              <w:left w:val="nil"/>
              <w:bottom w:val="single" w:color="auto" w:sz="4" w:space="0"/>
              <w:right w:val="single" w:color="auto" w:sz="4" w:space="0"/>
            </w:tcBorders>
            <w:vAlign w:val="center"/>
          </w:tcPr>
          <w:p w14:paraId="3231A2D0">
            <w:pPr>
              <w:ind w:firstLine="0" w:firstLineChars="0"/>
              <w:jc w:val="center"/>
              <w:rPr>
                <w:sz w:val="18"/>
                <w:szCs w:val="18"/>
              </w:rPr>
            </w:pPr>
            <w:r>
              <w:rPr>
                <w:sz w:val="18"/>
                <w:szCs w:val="18"/>
              </w:rPr>
              <w:t>11.376953</w:t>
            </w:r>
          </w:p>
        </w:tc>
        <w:tc>
          <w:tcPr>
            <w:tcW w:w="626" w:type="dxa"/>
            <w:tcBorders>
              <w:top w:val="nil"/>
              <w:left w:val="nil"/>
              <w:bottom w:val="single" w:color="auto" w:sz="4" w:space="0"/>
              <w:right w:val="single" w:color="auto" w:sz="4" w:space="0"/>
            </w:tcBorders>
            <w:vAlign w:val="center"/>
          </w:tcPr>
          <w:p w14:paraId="276DC410">
            <w:pPr>
              <w:ind w:firstLine="0" w:firstLineChars="0"/>
              <w:jc w:val="center"/>
              <w:rPr>
                <w:sz w:val="18"/>
                <w:szCs w:val="18"/>
              </w:rPr>
            </w:pPr>
            <w:r>
              <w:rPr>
                <w:sz w:val="18"/>
                <w:szCs w:val="18"/>
              </w:rPr>
              <w:t>2</w:t>
            </w:r>
          </w:p>
        </w:tc>
      </w:tr>
      <w:tr w14:paraId="17BB50AE">
        <w:tblPrEx>
          <w:tblCellMar>
            <w:top w:w="0" w:type="dxa"/>
            <w:left w:w="108" w:type="dxa"/>
            <w:bottom w:w="0" w:type="dxa"/>
            <w:right w:w="108" w:type="dxa"/>
          </w:tblCellMar>
        </w:tblPrEx>
        <w:trPr>
          <w:trHeight w:val="270" w:hRule="atLeast"/>
          <w:jc w:val="center"/>
        </w:trPr>
        <w:tc>
          <w:tcPr>
            <w:tcW w:w="957" w:type="dxa"/>
            <w:tcBorders>
              <w:top w:val="nil"/>
              <w:left w:val="single" w:color="auto" w:sz="4" w:space="0"/>
              <w:bottom w:val="single" w:color="auto" w:sz="4" w:space="0"/>
              <w:right w:val="single" w:color="auto" w:sz="4" w:space="0"/>
            </w:tcBorders>
            <w:vAlign w:val="center"/>
          </w:tcPr>
          <w:p w14:paraId="350A4972">
            <w:pPr>
              <w:ind w:firstLine="0" w:firstLineChars="0"/>
              <w:jc w:val="center"/>
              <w:rPr>
                <w:sz w:val="18"/>
                <w:szCs w:val="18"/>
              </w:rPr>
            </w:pPr>
            <w:r>
              <w:rPr>
                <w:sz w:val="18"/>
                <w:szCs w:val="18"/>
              </w:rPr>
              <w:t>83</w:t>
            </w:r>
          </w:p>
        </w:tc>
        <w:tc>
          <w:tcPr>
            <w:tcW w:w="1068" w:type="dxa"/>
            <w:tcBorders>
              <w:top w:val="nil"/>
              <w:left w:val="nil"/>
              <w:bottom w:val="single" w:color="auto" w:sz="4" w:space="0"/>
              <w:right w:val="single" w:color="auto" w:sz="4" w:space="0"/>
            </w:tcBorders>
            <w:vAlign w:val="center"/>
          </w:tcPr>
          <w:p w14:paraId="5226C276">
            <w:pPr>
              <w:ind w:firstLine="0" w:firstLineChars="0"/>
              <w:jc w:val="center"/>
              <w:rPr>
                <w:sz w:val="18"/>
                <w:szCs w:val="18"/>
              </w:rPr>
            </w:pPr>
            <w:r>
              <w:rPr>
                <w:sz w:val="18"/>
                <w:szCs w:val="18"/>
              </w:rPr>
              <w:t>2.026367</w:t>
            </w:r>
          </w:p>
        </w:tc>
        <w:tc>
          <w:tcPr>
            <w:tcW w:w="626" w:type="dxa"/>
            <w:tcBorders>
              <w:top w:val="nil"/>
              <w:left w:val="nil"/>
              <w:bottom w:val="single" w:color="auto" w:sz="4" w:space="0"/>
              <w:right w:val="single" w:color="auto" w:sz="4" w:space="0"/>
            </w:tcBorders>
            <w:vAlign w:val="center"/>
          </w:tcPr>
          <w:p w14:paraId="5DCB3C59">
            <w:pPr>
              <w:ind w:firstLine="0" w:firstLineChars="0"/>
              <w:jc w:val="center"/>
              <w:rPr>
                <w:sz w:val="18"/>
                <w:szCs w:val="18"/>
              </w:rPr>
            </w:pPr>
            <w:r>
              <w:rPr>
                <w:sz w:val="18"/>
                <w:szCs w:val="18"/>
              </w:rPr>
              <w:t>1</w:t>
            </w:r>
          </w:p>
        </w:tc>
        <w:tc>
          <w:tcPr>
            <w:tcW w:w="599" w:type="dxa"/>
            <w:tcBorders>
              <w:top w:val="nil"/>
              <w:left w:val="nil"/>
              <w:bottom w:val="single" w:color="auto" w:sz="4" w:space="0"/>
              <w:right w:val="single" w:color="auto" w:sz="4" w:space="0"/>
            </w:tcBorders>
            <w:vAlign w:val="center"/>
          </w:tcPr>
          <w:p w14:paraId="26EDDF65">
            <w:pPr>
              <w:ind w:firstLine="0" w:firstLineChars="0"/>
              <w:jc w:val="center"/>
              <w:rPr>
                <w:sz w:val="18"/>
                <w:szCs w:val="18"/>
              </w:rPr>
            </w:pPr>
            <w:r>
              <w:rPr>
                <w:sz w:val="18"/>
                <w:szCs w:val="18"/>
              </w:rPr>
              <w:t>211</w:t>
            </w:r>
          </w:p>
        </w:tc>
        <w:tc>
          <w:tcPr>
            <w:tcW w:w="1068" w:type="dxa"/>
            <w:tcBorders>
              <w:top w:val="nil"/>
              <w:left w:val="nil"/>
              <w:bottom w:val="single" w:color="auto" w:sz="4" w:space="0"/>
              <w:right w:val="single" w:color="auto" w:sz="4" w:space="0"/>
            </w:tcBorders>
            <w:vAlign w:val="center"/>
          </w:tcPr>
          <w:p w14:paraId="21B4DA58">
            <w:pPr>
              <w:ind w:firstLine="0" w:firstLineChars="0"/>
              <w:jc w:val="center"/>
              <w:rPr>
                <w:sz w:val="18"/>
                <w:szCs w:val="18"/>
              </w:rPr>
            </w:pPr>
            <w:r>
              <w:rPr>
                <w:sz w:val="18"/>
                <w:szCs w:val="18"/>
              </w:rPr>
              <w:t>5.151367</w:t>
            </w:r>
          </w:p>
        </w:tc>
        <w:tc>
          <w:tcPr>
            <w:tcW w:w="626" w:type="dxa"/>
            <w:tcBorders>
              <w:top w:val="nil"/>
              <w:left w:val="nil"/>
              <w:bottom w:val="single" w:color="auto" w:sz="4" w:space="0"/>
              <w:right w:val="single" w:color="auto" w:sz="4" w:space="0"/>
            </w:tcBorders>
            <w:vAlign w:val="center"/>
          </w:tcPr>
          <w:p w14:paraId="0EA8AC68">
            <w:pPr>
              <w:ind w:firstLine="0" w:firstLineChars="0"/>
              <w:jc w:val="center"/>
              <w:rPr>
                <w:sz w:val="18"/>
                <w:szCs w:val="18"/>
              </w:rPr>
            </w:pPr>
            <w:r>
              <w:rPr>
                <w:sz w:val="18"/>
                <w:szCs w:val="18"/>
              </w:rPr>
              <w:t>9</w:t>
            </w:r>
          </w:p>
        </w:tc>
        <w:tc>
          <w:tcPr>
            <w:tcW w:w="599" w:type="dxa"/>
            <w:tcBorders>
              <w:top w:val="nil"/>
              <w:left w:val="nil"/>
              <w:bottom w:val="single" w:color="auto" w:sz="4" w:space="0"/>
              <w:right w:val="single" w:color="auto" w:sz="4" w:space="0"/>
            </w:tcBorders>
            <w:vAlign w:val="center"/>
          </w:tcPr>
          <w:p w14:paraId="7EA9D239">
            <w:pPr>
              <w:ind w:firstLine="0" w:firstLineChars="0"/>
              <w:jc w:val="center"/>
              <w:rPr>
                <w:sz w:val="18"/>
                <w:szCs w:val="18"/>
              </w:rPr>
            </w:pPr>
            <w:r>
              <w:rPr>
                <w:sz w:val="18"/>
                <w:szCs w:val="18"/>
              </w:rPr>
              <w:t>339</w:t>
            </w:r>
          </w:p>
        </w:tc>
        <w:tc>
          <w:tcPr>
            <w:tcW w:w="1068" w:type="dxa"/>
            <w:tcBorders>
              <w:top w:val="nil"/>
              <w:left w:val="nil"/>
              <w:bottom w:val="single" w:color="auto" w:sz="4" w:space="0"/>
              <w:right w:val="single" w:color="auto" w:sz="4" w:space="0"/>
            </w:tcBorders>
            <w:vAlign w:val="center"/>
          </w:tcPr>
          <w:p w14:paraId="2E2AE55D">
            <w:pPr>
              <w:ind w:firstLine="0" w:firstLineChars="0"/>
              <w:jc w:val="center"/>
              <w:rPr>
                <w:sz w:val="18"/>
                <w:szCs w:val="18"/>
              </w:rPr>
            </w:pPr>
            <w:r>
              <w:rPr>
                <w:sz w:val="18"/>
                <w:szCs w:val="18"/>
              </w:rPr>
              <w:t>8.276367</w:t>
            </w:r>
          </w:p>
        </w:tc>
        <w:tc>
          <w:tcPr>
            <w:tcW w:w="626" w:type="dxa"/>
            <w:tcBorders>
              <w:top w:val="nil"/>
              <w:left w:val="nil"/>
              <w:bottom w:val="single" w:color="auto" w:sz="4" w:space="0"/>
              <w:right w:val="single" w:color="auto" w:sz="4" w:space="0"/>
            </w:tcBorders>
            <w:vAlign w:val="center"/>
          </w:tcPr>
          <w:p w14:paraId="22009685">
            <w:pPr>
              <w:ind w:firstLine="0" w:firstLineChars="0"/>
              <w:jc w:val="center"/>
              <w:rPr>
                <w:sz w:val="18"/>
                <w:szCs w:val="18"/>
              </w:rPr>
            </w:pPr>
            <w:r>
              <w:rPr>
                <w:sz w:val="18"/>
                <w:szCs w:val="18"/>
              </w:rPr>
              <w:t>6</w:t>
            </w:r>
          </w:p>
        </w:tc>
        <w:tc>
          <w:tcPr>
            <w:tcW w:w="599" w:type="dxa"/>
            <w:tcBorders>
              <w:top w:val="nil"/>
              <w:left w:val="nil"/>
              <w:bottom w:val="single" w:color="auto" w:sz="4" w:space="0"/>
              <w:right w:val="single" w:color="auto" w:sz="4" w:space="0"/>
            </w:tcBorders>
            <w:vAlign w:val="center"/>
          </w:tcPr>
          <w:p w14:paraId="11B5014E">
            <w:pPr>
              <w:ind w:firstLine="0" w:firstLineChars="0"/>
              <w:jc w:val="center"/>
              <w:rPr>
                <w:sz w:val="18"/>
                <w:szCs w:val="18"/>
              </w:rPr>
            </w:pPr>
            <w:r>
              <w:rPr>
                <w:sz w:val="18"/>
                <w:szCs w:val="18"/>
              </w:rPr>
              <w:t>467</w:t>
            </w:r>
          </w:p>
        </w:tc>
        <w:tc>
          <w:tcPr>
            <w:tcW w:w="1109" w:type="dxa"/>
            <w:tcBorders>
              <w:top w:val="nil"/>
              <w:left w:val="nil"/>
              <w:bottom w:val="single" w:color="auto" w:sz="4" w:space="0"/>
              <w:right w:val="single" w:color="auto" w:sz="4" w:space="0"/>
            </w:tcBorders>
            <w:vAlign w:val="center"/>
          </w:tcPr>
          <w:p w14:paraId="25A27905">
            <w:pPr>
              <w:ind w:firstLine="0" w:firstLineChars="0"/>
              <w:jc w:val="center"/>
              <w:rPr>
                <w:sz w:val="18"/>
                <w:szCs w:val="18"/>
              </w:rPr>
            </w:pPr>
            <w:r>
              <w:rPr>
                <w:sz w:val="18"/>
                <w:szCs w:val="18"/>
              </w:rPr>
              <w:t>11.401367</w:t>
            </w:r>
          </w:p>
        </w:tc>
        <w:tc>
          <w:tcPr>
            <w:tcW w:w="626" w:type="dxa"/>
            <w:tcBorders>
              <w:top w:val="nil"/>
              <w:left w:val="nil"/>
              <w:bottom w:val="single" w:color="auto" w:sz="4" w:space="0"/>
              <w:right w:val="single" w:color="auto" w:sz="4" w:space="0"/>
            </w:tcBorders>
            <w:vAlign w:val="center"/>
          </w:tcPr>
          <w:p w14:paraId="2AAE6C3C">
            <w:pPr>
              <w:ind w:firstLine="0" w:firstLineChars="0"/>
              <w:jc w:val="center"/>
              <w:rPr>
                <w:sz w:val="18"/>
                <w:szCs w:val="18"/>
              </w:rPr>
            </w:pPr>
            <w:r>
              <w:rPr>
                <w:sz w:val="18"/>
                <w:szCs w:val="18"/>
              </w:rPr>
              <w:t>4</w:t>
            </w:r>
          </w:p>
        </w:tc>
      </w:tr>
      <w:tr w14:paraId="3D915CB0">
        <w:tblPrEx>
          <w:tblCellMar>
            <w:top w:w="0" w:type="dxa"/>
            <w:left w:w="108" w:type="dxa"/>
            <w:bottom w:w="0" w:type="dxa"/>
            <w:right w:w="108" w:type="dxa"/>
          </w:tblCellMar>
        </w:tblPrEx>
        <w:trPr>
          <w:trHeight w:val="270" w:hRule="atLeast"/>
          <w:jc w:val="center"/>
        </w:trPr>
        <w:tc>
          <w:tcPr>
            <w:tcW w:w="957" w:type="dxa"/>
            <w:tcBorders>
              <w:top w:val="nil"/>
              <w:left w:val="single" w:color="auto" w:sz="4" w:space="0"/>
              <w:bottom w:val="single" w:color="auto" w:sz="4" w:space="0"/>
              <w:right w:val="single" w:color="auto" w:sz="4" w:space="0"/>
            </w:tcBorders>
            <w:vAlign w:val="center"/>
          </w:tcPr>
          <w:p w14:paraId="2B31A2A1">
            <w:pPr>
              <w:ind w:firstLine="0" w:firstLineChars="0"/>
              <w:jc w:val="center"/>
              <w:rPr>
                <w:sz w:val="18"/>
                <w:szCs w:val="18"/>
              </w:rPr>
            </w:pPr>
            <w:r>
              <w:rPr>
                <w:sz w:val="18"/>
                <w:szCs w:val="18"/>
              </w:rPr>
              <w:t>84</w:t>
            </w:r>
          </w:p>
        </w:tc>
        <w:tc>
          <w:tcPr>
            <w:tcW w:w="1068" w:type="dxa"/>
            <w:tcBorders>
              <w:top w:val="nil"/>
              <w:left w:val="nil"/>
              <w:bottom w:val="single" w:color="auto" w:sz="4" w:space="0"/>
              <w:right w:val="single" w:color="auto" w:sz="4" w:space="0"/>
            </w:tcBorders>
            <w:vAlign w:val="center"/>
          </w:tcPr>
          <w:p w14:paraId="175B1ED3">
            <w:pPr>
              <w:ind w:firstLine="0" w:firstLineChars="0"/>
              <w:jc w:val="center"/>
              <w:rPr>
                <w:sz w:val="18"/>
                <w:szCs w:val="18"/>
              </w:rPr>
            </w:pPr>
            <w:r>
              <w:rPr>
                <w:sz w:val="18"/>
                <w:szCs w:val="18"/>
              </w:rPr>
              <w:t>2.050781</w:t>
            </w:r>
          </w:p>
        </w:tc>
        <w:tc>
          <w:tcPr>
            <w:tcW w:w="626" w:type="dxa"/>
            <w:tcBorders>
              <w:top w:val="nil"/>
              <w:left w:val="nil"/>
              <w:bottom w:val="single" w:color="auto" w:sz="4" w:space="0"/>
              <w:right w:val="single" w:color="auto" w:sz="4" w:space="0"/>
            </w:tcBorders>
            <w:vAlign w:val="center"/>
          </w:tcPr>
          <w:p w14:paraId="62346EAC">
            <w:pPr>
              <w:ind w:firstLine="0" w:firstLineChars="0"/>
              <w:jc w:val="center"/>
              <w:rPr>
                <w:sz w:val="18"/>
                <w:szCs w:val="18"/>
              </w:rPr>
            </w:pPr>
            <w:r>
              <w:rPr>
                <w:sz w:val="18"/>
                <w:szCs w:val="18"/>
              </w:rPr>
              <w:t>13</w:t>
            </w:r>
          </w:p>
        </w:tc>
        <w:tc>
          <w:tcPr>
            <w:tcW w:w="599" w:type="dxa"/>
            <w:tcBorders>
              <w:top w:val="nil"/>
              <w:left w:val="nil"/>
              <w:bottom w:val="single" w:color="auto" w:sz="4" w:space="0"/>
              <w:right w:val="single" w:color="auto" w:sz="4" w:space="0"/>
            </w:tcBorders>
            <w:vAlign w:val="center"/>
          </w:tcPr>
          <w:p w14:paraId="3228A38B">
            <w:pPr>
              <w:ind w:firstLine="0" w:firstLineChars="0"/>
              <w:jc w:val="center"/>
              <w:rPr>
                <w:sz w:val="18"/>
                <w:szCs w:val="18"/>
              </w:rPr>
            </w:pPr>
            <w:r>
              <w:rPr>
                <w:sz w:val="18"/>
                <w:szCs w:val="18"/>
              </w:rPr>
              <w:t>212</w:t>
            </w:r>
          </w:p>
        </w:tc>
        <w:tc>
          <w:tcPr>
            <w:tcW w:w="1068" w:type="dxa"/>
            <w:tcBorders>
              <w:top w:val="nil"/>
              <w:left w:val="nil"/>
              <w:bottom w:val="single" w:color="auto" w:sz="4" w:space="0"/>
              <w:right w:val="single" w:color="auto" w:sz="4" w:space="0"/>
            </w:tcBorders>
            <w:vAlign w:val="center"/>
          </w:tcPr>
          <w:p w14:paraId="37E5BA97">
            <w:pPr>
              <w:ind w:firstLine="0" w:firstLineChars="0"/>
              <w:jc w:val="center"/>
              <w:rPr>
                <w:sz w:val="18"/>
                <w:szCs w:val="18"/>
              </w:rPr>
            </w:pPr>
            <w:r>
              <w:rPr>
                <w:sz w:val="18"/>
                <w:szCs w:val="18"/>
              </w:rPr>
              <w:t>5.175781</w:t>
            </w:r>
          </w:p>
        </w:tc>
        <w:tc>
          <w:tcPr>
            <w:tcW w:w="626" w:type="dxa"/>
            <w:tcBorders>
              <w:top w:val="nil"/>
              <w:left w:val="nil"/>
              <w:bottom w:val="single" w:color="auto" w:sz="4" w:space="0"/>
              <w:right w:val="single" w:color="auto" w:sz="4" w:space="0"/>
            </w:tcBorders>
            <w:vAlign w:val="center"/>
          </w:tcPr>
          <w:p w14:paraId="5B10E9DE">
            <w:pPr>
              <w:ind w:firstLine="0" w:firstLineChars="0"/>
              <w:jc w:val="center"/>
              <w:rPr>
                <w:sz w:val="18"/>
                <w:szCs w:val="18"/>
              </w:rPr>
            </w:pPr>
            <w:r>
              <w:rPr>
                <w:sz w:val="18"/>
                <w:szCs w:val="18"/>
              </w:rPr>
              <w:t>7</w:t>
            </w:r>
          </w:p>
        </w:tc>
        <w:tc>
          <w:tcPr>
            <w:tcW w:w="599" w:type="dxa"/>
            <w:tcBorders>
              <w:top w:val="nil"/>
              <w:left w:val="nil"/>
              <w:bottom w:val="single" w:color="auto" w:sz="4" w:space="0"/>
              <w:right w:val="single" w:color="auto" w:sz="4" w:space="0"/>
            </w:tcBorders>
            <w:vAlign w:val="center"/>
          </w:tcPr>
          <w:p w14:paraId="7CE4FB8C">
            <w:pPr>
              <w:ind w:firstLine="0" w:firstLineChars="0"/>
              <w:jc w:val="center"/>
              <w:rPr>
                <w:sz w:val="18"/>
                <w:szCs w:val="18"/>
              </w:rPr>
            </w:pPr>
            <w:r>
              <w:rPr>
                <w:sz w:val="18"/>
                <w:szCs w:val="18"/>
              </w:rPr>
              <w:t>340</w:t>
            </w:r>
          </w:p>
        </w:tc>
        <w:tc>
          <w:tcPr>
            <w:tcW w:w="1068" w:type="dxa"/>
            <w:tcBorders>
              <w:top w:val="nil"/>
              <w:left w:val="nil"/>
              <w:bottom w:val="single" w:color="auto" w:sz="4" w:space="0"/>
              <w:right w:val="single" w:color="auto" w:sz="4" w:space="0"/>
            </w:tcBorders>
            <w:vAlign w:val="center"/>
          </w:tcPr>
          <w:p w14:paraId="6A6DE09E">
            <w:pPr>
              <w:ind w:firstLine="0" w:firstLineChars="0"/>
              <w:jc w:val="center"/>
              <w:rPr>
                <w:sz w:val="18"/>
                <w:szCs w:val="18"/>
              </w:rPr>
            </w:pPr>
            <w:r>
              <w:rPr>
                <w:sz w:val="18"/>
                <w:szCs w:val="18"/>
              </w:rPr>
              <w:t>8.300781</w:t>
            </w:r>
          </w:p>
        </w:tc>
        <w:tc>
          <w:tcPr>
            <w:tcW w:w="626" w:type="dxa"/>
            <w:tcBorders>
              <w:top w:val="nil"/>
              <w:left w:val="nil"/>
              <w:bottom w:val="single" w:color="auto" w:sz="4" w:space="0"/>
              <w:right w:val="single" w:color="auto" w:sz="4" w:space="0"/>
            </w:tcBorders>
            <w:vAlign w:val="center"/>
          </w:tcPr>
          <w:p w14:paraId="6EF3758D">
            <w:pPr>
              <w:ind w:firstLine="0" w:firstLineChars="0"/>
              <w:jc w:val="center"/>
              <w:rPr>
                <w:sz w:val="18"/>
                <w:szCs w:val="18"/>
              </w:rPr>
            </w:pPr>
            <w:r>
              <w:rPr>
                <w:sz w:val="18"/>
                <w:szCs w:val="18"/>
              </w:rPr>
              <w:t>5</w:t>
            </w:r>
          </w:p>
        </w:tc>
        <w:tc>
          <w:tcPr>
            <w:tcW w:w="599" w:type="dxa"/>
            <w:tcBorders>
              <w:top w:val="nil"/>
              <w:left w:val="nil"/>
              <w:bottom w:val="single" w:color="auto" w:sz="4" w:space="0"/>
              <w:right w:val="single" w:color="auto" w:sz="4" w:space="0"/>
            </w:tcBorders>
            <w:vAlign w:val="center"/>
          </w:tcPr>
          <w:p w14:paraId="39A39611">
            <w:pPr>
              <w:ind w:firstLine="0" w:firstLineChars="0"/>
              <w:jc w:val="center"/>
              <w:rPr>
                <w:sz w:val="18"/>
                <w:szCs w:val="18"/>
              </w:rPr>
            </w:pPr>
            <w:r>
              <w:rPr>
                <w:sz w:val="18"/>
                <w:szCs w:val="18"/>
              </w:rPr>
              <w:t>468</w:t>
            </w:r>
          </w:p>
        </w:tc>
        <w:tc>
          <w:tcPr>
            <w:tcW w:w="1109" w:type="dxa"/>
            <w:tcBorders>
              <w:top w:val="nil"/>
              <w:left w:val="nil"/>
              <w:bottom w:val="single" w:color="auto" w:sz="4" w:space="0"/>
              <w:right w:val="single" w:color="auto" w:sz="4" w:space="0"/>
            </w:tcBorders>
            <w:vAlign w:val="center"/>
          </w:tcPr>
          <w:p w14:paraId="5580F4C3">
            <w:pPr>
              <w:ind w:firstLine="0" w:firstLineChars="0"/>
              <w:jc w:val="center"/>
              <w:rPr>
                <w:sz w:val="18"/>
                <w:szCs w:val="18"/>
              </w:rPr>
            </w:pPr>
            <w:r>
              <w:rPr>
                <w:sz w:val="18"/>
                <w:szCs w:val="18"/>
              </w:rPr>
              <w:t>11.425781</w:t>
            </w:r>
          </w:p>
        </w:tc>
        <w:tc>
          <w:tcPr>
            <w:tcW w:w="626" w:type="dxa"/>
            <w:tcBorders>
              <w:top w:val="nil"/>
              <w:left w:val="nil"/>
              <w:bottom w:val="single" w:color="auto" w:sz="4" w:space="0"/>
              <w:right w:val="single" w:color="auto" w:sz="4" w:space="0"/>
            </w:tcBorders>
            <w:vAlign w:val="center"/>
          </w:tcPr>
          <w:p w14:paraId="1E2471FC">
            <w:pPr>
              <w:ind w:firstLine="0" w:firstLineChars="0"/>
              <w:jc w:val="center"/>
              <w:rPr>
                <w:sz w:val="18"/>
                <w:szCs w:val="18"/>
              </w:rPr>
            </w:pPr>
            <w:r>
              <w:rPr>
                <w:sz w:val="18"/>
                <w:szCs w:val="18"/>
              </w:rPr>
              <w:t>5</w:t>
            </w:r>
          </w:p>
        </w:tc>
      </w:tr>
      <w:tr w14:paraId="1C06103F">
        <w:tblPrEx>
          <w:tblCellMar>
            <w:top w:w="0" w:type="dxa"/>
            <w:left w:w="108" w:type="dxa"/>
            <w:bottom w:w="0" w:type="dxa"/>
            <w:right w:w="108" w:type="dxa"/>
          </w:tblCellMar>
        </w:tblPrEx>
        <w:trPr>
          <w:trHeight w:val="270" w:hRule="atLeast"/>
          <w:jc w:val="center"/>
        </w:trPr>
        <w:tc>
          <w:tcPr>
            <w:tcW w:w="957" w:type="dxa"/>
            <w:tcBorders>
              <w:top w:val="nil"/>
              <w:left w:val="single" w:color="auto" w:sz="4" w:space="0"/>
              <w:bottom w:val="single" w:color="auto" w:sz="4" w:space="0"/>
              <w:right w:val="single" w:color="auto" w:sz="4" w:space="0"/>
            </w:tcBorders>
            <w:vAlign w:val="center"/>
          </w:tcPr>
          <w:p w14:paraId="2D6E4270">
            <w:pPr>
              <w:ind w:firstLine="0" w:firstLineChars="0"/>
              <w:jc w:val="center"/>
              <w:rPr>
                <w:sz w:val="18"/>
                <w:szCs w:val="18"/>
              </w:rPr>
            </w:pPr>
            <w:r>
              <w:rPr>
                <w:sz w:val="18"/>
                <w:szCs w:val="18"/>
              </w:rPr>
              <w:t>85</w:t>
            </w:r>
          </w:p>
        </w:tc>
        <w:tc>
          <w:tcPr>
            <w:tcW w:w="1068" w:type="dxa"/>
            <w:tcBorders>
              <w:top w:val="nil"/>
              <w:left w:val="nil"/>
              <w:bottom w:val="single" w:color="auto" w:sz="4" w:space="0"/>
              <w:right w:val="single" w:color="auto" w:sz="4" w:space="0"/>
            </w:tcBorders>
            <w:vAlign w:val="center"/>
          </w:tcPr>
          <w:p w14:paraId="17C3C60D">
            <w:pPr>
              <w:ind w:firstLine="0" w:firstLineChars="0"/>
              <w:jc w:val="center"/>
              <w:rPr>
                <w:sz w:val="18"/>
                <w:szCs w:val="18"/>
              </w:rPr>
            </w:pPr>
            <w:r>
              <w:rPr>
                <w:sz w:val="18"/>
                <w:szCs w:val="18"/>
              </w:rPr>
              <w:t>2.075195</w:t>
            </w:r>
          </w:p>
        </w:tc>
        <w:tc>
          <w:tcPr>
            <w:tcW w:w="626" w:type="dxa"/>
            <w:tcBorders>
              <w:top w:val="nil"/>
              <w:left w:val="nil"/>
              <w:bottom w:val="single" w:color="auto" w:sz="4" w:space="0"/>
              <w:right w:val="single" w:color="auto" w:sz="4" w:space="0"/>
            </w:tcBorders>
            <w:vAlign w:val="center"/>
          </w:tcPr>
          <w:p w14:paraId="5F7C7EC4">
            <w:pPr>
              <w:ind w:firstLine="0" w:firstLineChars="0"/>
              <w:jc w:val="center"/>
              <w:rPr>
                <w:sz w:val="18"/>
                <w:szCs w:val="18"/>
              </w:rPr>
            </w:pPr>
            <w:r>
              <w:rPr>
                <w:sz w:val="18"/>
                <w:szCs w:val="18"/>
              </w:rPr>
              <w:t>6</w:t>
            </w:r>
          </w:p>
        </w:tc>
        <w:tc>
          <w:tcPr>
            <w:tcW w:w="599" w:type="dxa"/>
            <w:tcBorders>
              <w:top w:val="nil"/>
              <w:left w:val="nil"/>
              <w:bottom w:val="single" w:color="auto" w:sz="4" w:space="0"/>
              <w:right w:val="single" w:color="auto" w:sz="4" w:space="0"/>
            </w:tcBorders>
            <w:vAlign w:val="center"/>
          </w:tcPr>
          <w:p w14:paraId="5FA455FF">
            <w:pPr>
              <w:ind w:firstLine="0" w:firstLineChars="0"/>
              <w:jc w:val="center"/>
              <w:rPr>
                <w:sz w:val="18"/>
                <w:szCs w:val="18"/>
              </w:rPr>
            </w:pPr>
            <w:r>
              <w:rPr>
                <w:sz w:val="18"/>
                <w:szCs w:val="18"/>
              </w:rPr>
              <w:t>213</w:t>
            </w:r>
          </w:p>
        </w:tc>
        <w:tc>
          <w:tcPr>
            <w:tcW w:w="1068" w:type="dxa"/>
            <w:tcBorders>
              <w:top w:val="nil"/>
              <w:left w:val="nil"/>
              <w:bottom w:val="single" w:color="auto" w:sz="4" w:space="0"/>
              <w:right w:val="single" w:color="auto" w:sz="4" w:space="0"/>
            </w:tcBorders>
            <w:vAlign w:val="center"/>
          </w:tcPr>
          <w:p w14:paraId="51F13B86">
            <w:pPr>
              <w:ind w:firstLine="0" w:firstLineChars="0"/>
              <w:jc w:val="center"/>
              <w:rPr>
                <w:sz w:val="18"/>
                <w:szCs w:val="18"/>
              </w:rPr>
            </w:pPr>
            <w:r>
              <w:rPr>
                <w:sz w:val="18"/>
                <w:szCs w:val="18"/>
              </w:rPr>
              <w:t>5.200195</w:t>
            </w:r>
          </w:p>
        </w:tc>
        <w:tc>
          <w:tcPr>
            <w:tcW w:w="626" w:type="dxa"/>
            <w:tcBorders>
              <w:top w:val="nil"/>
              <w:left w:val="nil"/>
              <w:bottom w:val="single" w:color="auto" w:sz="4" w:space="0"/>
              <w:right w:val="single" w:color="auto" w:sz="4" w:space="0"/>
            </w:tcBorders>
            <w:vAlign w:val="center"/>
          </w:tcPr>
          <w:p w14:paraId="2861DE6D">
            <w:pPr>
              <w:ind w:firstLine="0" w:firstLineChars="0"/>
              <w:jc w:val="center"/>
              <w:rPr>
                <w:sz w:val="18"/>
                <w:szCs w:val="18"/>
              </w:rPr>
            </w:pPr>
            <w:r>
              <w:rPr>
                <w:sz w:val="18"/>
                <w:szCs w:val="18"/>
              </w:rPr>
              <w:t>15</w:t>
            </w:r>
          </w:p>
        </w:tc>
        <w:tc>
          <w:tcPr>
            <w:tcW w:w="599" w:type="dxa"/>
            <w:tcBorders>
              <w:top w:val="nil"/>
              <w:left w:val="nil"/>
              <w:bottom w:val="single" w:color="auto" w:sz="4" w:space="0"/>
              <w:right w:val="single" w:color="auto" w:sz="4" w:space="0"/>
            </w:tcBorders>
            <w:vAlign w:val="center"/>
          </w:tcPr>
          <w:p w14:paraId="3DF592D4">
            <w:pPr>
              <w:ind w:firstLine="0" w:firstLineChars="0"/>
              <w:jc w:val="center"/>
              <w:rPr>
                <w:sz w:val="18"/>
                <w:szCs w:val="18"/>
              </w:rPr>
            </w:pPr>
            <w:r>
              <w:rPr>
                <w:sz w:val="18"/>
                <w:szCs w:val="18"/>
              </w:rPr>
              <w:t>341</w:t>
            </w:r>
          </w:p>
        </w:tc>
        <w:tc>
          <w:tcPr>
            <w:tcW w:w="1068" w:type="dxa"/>
            <w:tcBorders>
              <w:top w:val="nil"/>
              <w:left w:val="nil"/>
              <w:bottom w:val="single" w:color="auto" w:sz="4" w:space="0"/>
              <w:right w:val="single" w:color="auto" w:sz="4" w:space="0"/>
            </w:tcBorders>
            <w:vAlign w:val="center"/>
          </w:tcPr>
          <w:p w14:paraId="373A29B9">
            <w:pPr>
              <w:ind w:firstLine="0" w:firstLineChars="0"/>
              <w:jc w:val="center"/>
              <w:rPr>
                <w:sz w:val="18"/>
                <w:szCs w:val="18"/>
              </w:rPr>
            </w:pPr>
            <w:r>
              <w:rPr>
                <w:sz w:val="18"/>
                <w:szCs w:val="18"/>
              </w:rPr>
              <w:t>8.325195</w:t>
            </w:r>
          </w:p>
        </w:tc>
        <w:tc>
          <w:tcPr>
            <w:tcW w:w="626" w:type="dxa"/>
            <w:tcBorders>
              <w:top w:val="nil"/>
              <w:left w:val="nil"/>
              <w:bottom w:val="single" w:color="auto" w:sz="4" w:space="0"/>
              <w:right w:val="single" w:color="auto" w:sz="4" w:space="0"/>
            </w:tcBorders>
            <w:vAlign w:val="center"/>
          </w:tcPr>
          <w:p w14:paraId="397A0CD3">
            <w:pPr>
              <w:ind w:firstLine="0" w:firstLineChars="0"/>
              <w:jc w:val="center"/>
              <w:rPr>
                <w:sz w:val="18"/>
                <w:szCs w:val="18"/>
              </w:rPr>
            </w:pPr>
            <w:r>
              <w:rPr>
                <w:sz w:val="18"/>
                <w:szCs w:val="18"/>
              </w:rPr>
              <w:t>4</w:t>
            </w:r>
          </w:p>
        </w:tc>
        <w:tc>
          <w:tcPr>
            <w:tcW w:w="599" w:type="dxa"/>
            <w:tcBorders>
              <w:top w:val="nil"/>
              <w:left w:val="nil"/>
              <w:bottom w:val="single" w:color="auto" w:sz="4" w:space="0"/>
              <w:right w:val="single" w:color="auto" w:sz="4" w:space="0"/>
            </w:tcBorders>
            <w:vAlign w:val="center"/>
          </w:tcPr>
          <w:p w14:paraId="50F2D41B">
            <w:pPr>
              <w:ind w:firstLine="0" w:firstLineChars="0"/>
              <w:jc w:val="center"/>
              <w:rPr>
                <w:sz w:val="18"/>
                <w:szCs w:val="18"/>
              </w:rPr>
            </w:pPr>
            <w:r>
              <w:rPr>
                <w:sz w:val="18"/>
                <w:szCs w:val="18"/>
              </w:rPr>
              <w:t>469</w:t>
            </w:r>
          </w:p>
        </w:tc>
        <w:tc>
          <w:tcPr>
            <w:tcW w:w="1109" w:type="dxa"/>
            <w:tcBorders>
              <w:top w:val="nil"/>
              <w:left w:val="nil"/>
              <w:bottom w:val="single" w:color="auto" w:sz="4" w:space="0"/>
              <w:right w:val="single" w:color="auto" w:sz="4" w:space="0"/>
            </w:tcBorders>
            <w:vAlign w:val="center"/>
          </w:tcPr>
          <w:p w14:paraId="4F6F6FF5">
            <w:pPr>
              <w:ind w:firstLine="0" w:firstLineChars="0"/>
              <w:jc w:val="center"/>
              <w:rPr>
                <w:sz w:val="18"/>
                <w:szCs w:val="18"/>
              </w:rPr>
            </w:pPr>
            <w:r>
              <w:rPr>
                <w:sz w:val="18"/>
                <w:szCs w:val="18"/>
              </w:rPr>
              <w:t>11.450195</w:t>
            </w:r>
          </w:p>
        </w:tc>
        <w:tc>
          <w:tcPr>
            <w:tcW w:w="626" w:type="dxa"/>
            <w:tcBorders>
              <w:top w:val="nil"/>
              <w:left w:val="nil"/>
              <w:bottom w:val="single" w:color="auto" w:sz="4" w:space="0"/>
              <w:right w:val="single" w:color="auto" w:sz="4" w:space="0"/>
            </w:tcBorders>
            <w:vAlign w:val="center"/>
          </w:tcPr>
          <w:p w14:paraId="7E94F560">
            <w:pPr>
              <w:ind w:firstLine="0" w:firstLineChars="0"/>
              <w:jc w:val="center"/>
              <w:rPr>
                <w:sz w:val="18"/>
                <w:szCs w:val="18"/>
              </w:rPr>
            </w:pPr>
            <w:r>
              <w:rPr>
                <w:sz w:val="18"/>
                <w:szCs w:val="18"/>
              </w:rPr>
              <w:t>6</w:t>
            </w:r>
          </w:p>
        </w:tc>
      </w:tr>
      <w:tr w14:paraId="1A183177">
        <w:tblPrEx>
          <w:tblCellMar>
            <w:top w:w="0" w:type="dxa"/>
            <w:left w:w="108" w:type="dxa"/>
            <w:bottom w:w="0" w:type="dxa"/>
            <w:right w:w="108" w:type="dxa"/>
          </w:tblCellMar>
        </w:tblPrEx>
        <w:trPr>
          <w:trHeight w:val="270" w:hRule="atLeast"/>
          <w:jc w:val="center"/>
        </w:trPr>
        <w:tc>
          <w:tcPr>
            <w:tcW w:w="957" w:type="dxa"/>
            <w:tcBorders>
              <w:top w:val="nil"/>
              <w:left w:val="single" w:color="auto" w:sz="4" w:space="0"/>
              <w:bottom w:val="single" w:color="auto" w:sz="4" w:space="0"/>
              <w:right w:val="single" w:color="auto" w:sz="4" w:space="0"/>
            </w:tcBorders>
            <w:vAlign w:val="center"/>
          </w:tcPr>
          <w:p w14:paraId="2CBD620F">
            <w:pPr>
              <w:ind w:firstLine="0" w:firstLineChars="0"/>
              <w:jc w:val="center"/>
              <w:rPr>
                <w:sz w:val="18"/>
                <w:szCs w:val="18"/>
              </w:rPr>
            </w:pPr>
            <w:r>
              <w:rPr>
                <w:sz w:val="18"/>
                <w:szCs w:val="18"/>
              </w:rPr>
              <w:t>86</w:t>
            </w:r>
          </w:p>
        </w:tc>
        <w:tc>
          <w:tcPr>
            <w:tcW w:w="1068" w:type="dxa"/>
            <w:tcBorders>
              <w:top w:val="nil"/>
              <w:left w:val="nil"/>
              <w:bottom w:val="single" w:color="auto" w:sz="4" w:space="0"/>
              <w:right w:val="single" w:color="auto" w:sz="4" w:space="0"/>
            </w:tcBorders>
            <w:vAlign w:val="center"/>
          </w:tcPr>
          <w:p w14:paraId="6D01362E">
            <w:pPr>
              <w:ind w:firstLine="0" w:firstLineChars="0"/>
              <w:jc w:val="center"/>
              <w:rPr>
                <w:sz w:val="18"/>
                <w:szCs w:val="18"/>
              </w:rPr>
            </w:pPr>
            <w:r>
              <w:rPr>
                <w:sz w:val="18"/>
                <w:szCs w:val="18"/>
              </w:rPr>
              <w:t>2.099609</w:t>
            </w:r>
          </w:p>
        </w:tc>
        <w:tc>
          <w:tcPr>
            <w:tcW w:w="626" w:type="dxa"/>
            <w:tcBorders>
              <w:top w:val="nil"/>
              <w:left w:val="nil"/>
              <w:bottom w:val="single" w:color="auto" w:sz="4" w:space="0"/>
              <w:right w:val="single" w:color="auto" w:sz="4" w:space="0"/>
            </w:tcBorders>
            <w:vAlign w:val="center"/>
          </w:tcPr>
          <w:p w14:paraId="4C814881">
            <w:pPr>
              <w:ind w:firstLine="0" w:firstLineChars="0"/>
              <w:jc w:val="center"/>
              <w:rPr>
                <w:sz w:val="18"/>
                <w:szCs w:val="18"/>
              </w:rPr>
            </w:pPr>
            <w:r>
              <w:rPr>
                <w:sz w:val="18"/>
                <w:szCs w:val="18"/>
              </w:rPr>
              <w:t>8</w:t>
            </w:r>
          </w:p>
        </w:tc>
        <w:tc>
          <w:tcPr>
            <w:tcW w:w="599" w:type="dxa"/>
            <w:tcBorders>
              <w:top w:val="nil"/>
              <w:left w:val="nil"/>
              <w:bottom w:val="single" w:color="auto" w:sz="4" w:space="0"/>
              <w:right w:val="single" w:color="auto" w:sz="4" w:space="0"/>
            </w:tcBorders>
            <w:vAlign w:val="center"/>
          </w:tcPr>
          <w:p w14:paraId="3677DC98">
            <w:pPr>
              <w:ind w:firstLine="0" w:firstLineChars="0"/>
              <w:jc w:val="center"/>
              <w:rPr>
                <w:sz w:val="18"/>
                <w:szCs w:val="18"/>
              </w:rPr>
            </w:pPr>
            <w:r>
              <w:rPr>
                <w:sz w:val="18"/>
                <w:szCs w:val="18"/>
              </w:rPr>
              <w:t>214</w:t>
            </w:r>
          </w:p>
        </w:tc>
        <w:tc>
          <w:tcPr>
            <w:tcW w:w="1068" w:type="dxa"/>
            <w:tcBorders>
              <w:top w:val="nil"/>
              <w:left w:val="nil"/>
              <w:bottom w:val="single" w:color="auto" w:sz="4" w:space="0"/>
              <w:right w:val="single" w:color="auto" w:sz="4" w:space="0"/>
            </w:tcBorders>
            <w:vAlign w:val="center"/>
          </w:tcPr>
          <w:p w14:paraId="3F3FF6F7">
            <w:pPr>
              <w:ind w:firstLine="0" w:firstLineChars="0"/>
              <w:jc w:val="center"/>
              <w:rPr>
                <w:sz w:val="18"/>
                <w:szCs w:val="18"/>
              </w:rPr>
            </w:pPr>
            <w:r>
              <w:rPr>
                <w:sz w:val="18"/>
                <w:szCs w:val="18"/>
              </w:rPr>
              <w:t>5.224609</w:t>
            </w:r>
          </w:p>
        </w:tc>
        <w:tc>
          <w:tcPr>
            <w:tcW w:w="626" w:type="dxa"/>
            <w:tcBorders>
              <w:top w:val="nil"/>
              <w:left w:val="nil"/>
              <w:bottom w:val="single" w:color="auto" w:sz="4" w:space="0"/>
              <w:right w:val="single" w:color="auto" w:sz="4" w:space="0"/>
            </w:tcBorders>
            <w:vAlign w:val="center"/>
          </w:tcPr>
          <w:p w14:paraId="52051291">
            <w:pPr>
              <w:ind w:firstLine="0" w:firstLineChars="0"/>
              <w:jc w:val="center"/>
              <w:rPr>
                <w:sz w:val="18"/>
                <w:szCs w:val="18"/>
              </w:rPr>
            </w:pPr>
            <w:r>
              <w:rPr>
                <w:sz w:val="18"/>
                <w:szCs w:val="18"/>
              </w:rPr>
              <w:t>8</w:t>
            </w:r>
          </w:p>
        </w:tc>
        <w:tc>
          <w:tcPr>
            <w:tcW w:w="599" w:type="dxa"/>
            <w:tcBorders>
              <w:top w:val="nil"/>
              <w:left w:val="nil"/>
              <w:bottom w:val="single" w:color="auto" w:sz="4" w:space="0"/>
              <w:right w:val="single" w:color="auto" w:sz="4" w:space="0"/>
            </w:tcBorders>
            <w:vAlign w:val="center"/>
          </w:tcPr>
          <w:p w14:paraId="0B52E850">
            <w:pPr>
              <w:ind w:firstLine="0" w:firstLineChars="0"/>
              <w:jc w:val="center"/>
              <w:rPr>
                <w:sz w:val="18"/>
                <w:szCs w:val="18"/>
              </w:rPr>
            </w:pPr>
            <w:r>
              <w:rPr>
                <w:sz w:val="18"/>
                <w:szCs w:val="18"/>
              </w:rPr>
              <w:t>342</w:t>
            </w:r>
          </w:p>
        </w:tc>
        <w:tc>
          <w:tcPr>
            <w:tcW w:w="1068" w:type="dxa"/>
            <w:tcBorders>
              <w:top w:val="nil"/>
              <w:left w:val="nil"/>
              <w:bottom w:val="single" w:color="auto" w:sz="4" w:space="0"/>
              <w:right w:val="single" w:color="auto" w:sz="4" w:space="0"/>
            </w:tcBorders>
            <w:vAlign w:val="center"/>
          </w:tcPr>
          <w:p w14:paraId="3F0FC503">
            <w:pPr>
              <w:ind w:firstLine="0" w:firstLineChars="0"/>
              <w:jc w:val="center"/>
              <w:rPr>
                <w:sz w:val="18"/>
                <w:szCs w:val="18"/>
              </w:rPr>
            </w:pPr>
            <w:r>
              <w:rPr>
                <w:sz w:val="18"/>
                <w:szCs w:val="18"/>
              </w:rPr>
              <w:t>8.349609</w:t>
            </w:r>
          </w:p>
        </w:tc>
        <w:tc>
          <w:tcPr>
            <w:tcW w:w="626" w:type="dxa"/>
            <w:tcBorders>
              <w:top w:val="nil"/>
              <w:left w:val="nil"/>
              <w:bottom w:val="single" w:color="auto" w:sz="4" w:space="0"/>
              <w:right w:val="single" w:color="auto" w:sz="4" w:space="0"/>
            </w:tcBorders>
            <w:vAlign w:val="center"/>
          </w:tcPr>
          <w:p w14:paraId="73CA127A">
            <w:pPr>
              <w:ind w:firstLine="0" w:firstLineChars="0"/>
              <w:jc w:val="center"/>
              <w:rPr>
                <w:sz w:val="18"/>
                <w:szCs w:val="18"/>
              </w:rPr>
            </w:pPr>
            <w:r>
              <w:rPr>
                <w:sz w:val="18"/>
                <w:szCs w:val="18"/>
              </w:rPr>
              <w:t>0</w:t>
            </w:r>
          </w:p>
        </w:tc>
        <w:tc>
          <w:tcPr>
            <w:tcW w:w="599" w:type="dxa"/>
            <w:tcBorders>
              <w:top w:val="nil"/>
              <w:left w:val="nil"/>
              <w:bottom w:val="single" w:color="auto" w:sz="4" w:space="0"/>
              <w:right w:val="single" w:color="auto" w:sz="4" w:space="0"/>
            </w:tcBorders>
            <w:vAlign w:val="center"/>
          </w:tcPr>
          <w:p w14:paraId="74BD5B2B">
            <w:pPr>
              <w:ind w:firstLine="0" w:firstLineChars="0"/>
              <w:jc w:val="center"/>
              <w:rPr>
                <w:sz w:val="18"/>
                <w:szCs w:val="18"/>
              </w:rPr>
            </w:pPr>
            <w:r>
              <w:rPr>
                <w:sz w:val="18"/>
                <w:szCs w:val="18"/>
              </w:rPr>
              <w:t>470</w:t>
            </w:r>
          </w:p>
        </w:tc>
        <w:tc>
          <w:tcPr>
            <w:tcW w:w="1109" w:type="dxa"/>
            <w:tcBorders>
              <w:top w:val="nil"/>
              <w:left w:val="nil"/>
              <w:bottom w:val="single" w:color="auto" w:sz="4" w:space="0"/>
              <w:right w:val="single" w:color="auto" w:sz="4" w:space="0"/>
            </w:tcBorders>
            <w:vAlign w:val="center"/>
          </w:tcPr>
          <w:p w14:paraId="5F9DF5D6">
            <w:pPr>
              <w:ind w:firstLine="0" w:firstLineChars="0"/>
              <w:jc w:val="center"/>
              <w:rPr>
                <w:sz w:val="18"/>
                <w:szCs w:val="18"/>
              </w:rPr>
            </w:pPr>
            <w:r>
              <w:rPr>
                <w:sz w:val="18"/>
                <w:szCs w:val="18"/>
              </w:rPr>
              <w:t>11.474609</w:t>
            </w:r>
          </w:p>
        </w:tc>
        <w:tc>
          <w:tcPr>
            <w:tcW w:w="626" w:type="dxa"/>
            <w:tcBorders>
              <w:top w:val="nil"/>
              <w:left w:val="nil"/>
              <w:bottom w:val="single" w:color="auto" w:sz="4" w:space="0"/>
              <w:right w:val="single" w:color="auto" w:sz="4" w:space="0"/>
            </w:tcBorders>
            <w:vAlign w:val="center"/>
          </w:tcPr>
          <w:p w14:paraId="2D4849AD">
            <w:pPr>
              <w:ind w:firstLine="0" w:firstLineChars="0"/>
              <w:jc w:val="center"/>
              <w:rPr>
                <w:sz w:val="18"/>
                <w:szCs w:val="18"/>
              </w:rPr>
            </w:pPr>
            <w:r>
              <w:rPr>
                <w:sz w:val="18"/>
                <w:szCs w:val="18"/>
              </w:rPr>
              <w:t>8</w:t>
            </w:r>
          </w:p>
        </w:tc>
      </w:tr>
      <w:tr w14:paraId="0A04F43F">
        <w:tblPrEx>
          <w:tblCellMar>
            <w:top w:w="0" w:type="dxa"/>
            <w:left w:w="108" w:type="dxa"/>
            <w:bottom w:w="0" w:type="dxa"/>
            <w:right w:w="108" w:type="dxa"/>
          </w:tblCellMar>
        </w:tblPrEx>
        <w:trPr>
          <w:trHeight w:val="270" w:hRule="atLeast"/>
          <w:jc w:val="center"/>
        </w:trPr>
        <w:tc>
          <w:tcPr>
            <w:tcW w:w="957" w:type="dxa"/>
            <w:tcBorders>
              <w:top w:val="nil"/>
              <w:left w:val="single" w:color="auto" w:sz="4" w:space="0"/>
              <w:bottom w:val="single" w:color="auto" w:sz="4" w:space="0"/>
              <w:right w:val="single" w:color="auto" w:sz="4" w:space="0"/>
            </w:tcBorders>
            <w:vAlign w:val="center"/>
          </w:tcPr>
          <w:p w14:paraId="4666FA98">
            <w:pPr>
              <w:ind w:firstLine="0" w:firstLineChars="0"/>
              <w:jc w:val="center"/>
              <w:rPr>
                <w:sz w:val="18"/>
                <w:szCs w:val="18"/>
              </w:rPr>
            </w:pPr>
            <w:r>
              <w:rPr>
                <w:sz w:val="18"/>
                <w:szCs w:val="18"/>
              </w:rPr>
              <w:t>87</w:t>
            </w:r>
          </w:p>
        </w:tc>
        <w:tc>
          <w:tcPr>
            <w:tcW w:w="1068" w:type="dxa"/>
            <w:tcBorders>
              <w:top w:val="nil"/>
              <w:left w:val="nil"/>
              <w:bottom w:val="single" w:color="auto" w:sz="4" w:space="0"/>
              <w:right w:val="single" w:color="auto" w:sz="4" w:space="0"/>
            </w:tcBorders>
            <w:vAlign w:val="center"/>
          </w:tcPr>
          <w:p w14:paraId="01DF9E96">
            <w:pPr>
              <w:ind w:firstLine="0" w:firstLineChars="0"/>
              <w:jc w:val="center"/>
              <w:rPr>
                <w:sz w:val="18"/>
                <w:szCs w:val="18"/>
              </w:rPr>
            </w:pPr>
            <w:r>
              <w:rPr>
                <w:sz w:val="18"/>
                <w:szCs w:val="18"/>
              </w:rPr>
              <w:t>2.124023</w:t>
            </w:r>
          </w:p>
        </w:tc>
        <w:tc>
          <w:tcPr>
            <w:tcW w:w="626" w:type="dxa"/>
            <w:tcBorders>
              <w:top w:val="nil"/>
              <w:left w:val="nil"/>
              <w:bottom w:val="single" w:color="auto" w:sz="4" w:space="0"/>
              <w:right w:val="single" w:color="auto" w:sz="4" w:space="0"/>
            </w:tcBorders>
            <w:vAlign w:val="center"/>
          </w:tcPr>
          <w:p w14:paraId="692A3C75">
            <w:pPr>
              <w:ind w:firstLine="0" w:firstLineChars="0"/>
              <w:jc w:val="center"/>
              <w:rPr>
                <w:sz w:val="18"/>
                <w:szCs w:val="18"/>
              </w:rPr>
            </w:pPr>
            <w:r>
              <w:rPr>
                <w:sz w:val="18"/>
                <w:szCs w:val="18"/>
              </w:rPr>
              <w:t>11</w:t>
            </w:r>
          </w:p>
        </w:tc>
        <w:tc>
          <w:tcPr>
            <w:tcW w:w="599" w:type="dxa"/>
            <w:tcBorders>
              <w:top w:val="nil"/>
              <w:left w:val="nil"/>
              <w:bottom w:val="single" w:color="auto" w:sz="4" w:space="0"/>
              <w:right w:val="single" w:color="auto" w:sz="4" w:space="0"/>
            </w:tcBorders>
            <w:vAlign w:val="center"/>
          </w:tcPr>
          <w:p w14:paraId="5ED5CDDE">
            <w:pPr>
              <w:ind w:firstLine="0" w:firstLineChars="0"/>
              <w:jc w:val="center"/>
              <w:rPr>
                <w:sz w:val="18"/>
                <w:szCs w:val="18"/>
              </w:rPr>
            </w:pPr>
            <w:r>
              <w:rPr>
                <w:sz w:val="18"/>
                <w:szCs w:val="18"/>
              </w:rPr>
              <w:t>215</w:t>
            </w:r>
          </w:p>
        </w:tc>
        <w:tc>
          <w:tcPr>
            <w:tcW w:w="1068" w:type="dxa"/>
            <w:tcBorders>
              <w:top w:val="nil"/>
              <w:left w:val="nil"/>
              <w:bottom w:val="single" w:color="auto" w:sz="4" w:space="0"/>
              <w:right w:val="single" w:color="auto" w:sz="4" w:space="0"/>
            </w:tcBorders>
            <w:vAlign w:val="center"/>
          </w:tcPr>
          <w:p w14:paraId="7D9321EF">
            <w:pPr>
              <w:ind w:firstLine="0" w:firstLineChars="0"/>
              <w:jc w:val="center"/>
              <w:rPr>
                <w:sz w:val="18"/>
                <w:szCs w:val="18"/>
              </w:rPr>
            </w:pPr>
            <w:r>
              <w:rPr>
                <w:sz w:val="18"/>
                <w:szCs w:val="18"/>
              </w:rPr>
              <w:t>5.249023</w:t>
            </w:r>
          </w:p>
        </w:tc>
        <w:tc>
          <w:tcPr>
            <w:tcW w:w="626" w:type="dxa"/>
            <w:tcBorders>
              <w:top w:val="nil"/>
              <w:left w:val="nil"/>
              <w:bottom w:val="single" w:color="auto" w:sz="4" w:space="0"/>
              <w:right w:val="single" w:color="auto" w:sz="4" w:space="0"/>
            </w:tcBorders>
            <w:vAlign w:val="center"/>
          </w:tcPr>
          <w:p w14:paraId="35610476">
            <w:pPr>
              <w:ind w:firstLine="0" w:firstLineChars="0"/>
              <w:jc w:val="center"/>
              <w:rPr>
                <w:sz w:val="18"/>
                <w:szCs w:val="18"/>
              </w:rPr>
            </w:pPr>
            <w:r>
              <w:rPr>
                <w:sz w:val="18"/>
                <w:szCs w:val="18"/>
              </w:rPr>
              <w:t>4</w:t>
            </w:r>
          </w:p>
        </w:tc>
        <w:tc>
          <w:tcPr>
            <w:tcW w:w="599" w:type="dxa"/>
            <w:tcBorders>
              <w:top w:val="nil"/>
              <w:left w:val="nil"/>
              <w:bottom w:val="single" w:color="auto" w:sz="4" w:space="0"/>
              <w:right w:val="single" w:color="auto" w:sz="4" w:space="0"/>
            </w:tcBorders>
            <w:vAlign w:val="center"/>
          </w:tcPr>
          <w:p w14:paraId="1B001456">
            <w:pPr>
              <w:ind w:firstLine="0" w:firstLineChars="0"/>
              <w:jc w:val="center"/>
              <w:rPr>
                <w:sz w:val="18"/>
                <w:szCs w:val="18"/>
              </w:rPr>
            </w:pPr>
            <w:r>
              <w:rPr>
                <w:sz w:val="18"/>
                <w:szCs w:val="18"/>
              </w:rPr>
              <w:t>343</w:t>
            </w:r>
          </w:p>
        </w:tc>
        <w:tc>
          <w:tcPr>
            <w:tcW w:w="1068" w:type="dxa"/>
            <w:tcBorders>
              <w:top w:val="nil"/>
              <w:left w:val="nil"/>
              <w:bottom w:val="single" w:color="auto" w:sz="4" w:space="0"/>
              <w:right w:val="single" w:color="auto" w:sz="4" w:space="0"/>
            </w:tcBorders>
            <w:vAlign w:val="center"/>
          </w:tcPr>
          <w:p w14:paraId="5BD70B29">
            <w:pPr>
              <w:ind w:firstLine="0" w:firstLineChars="0"/>
              <w:jc w:val="center"/>
              <w:rPr>
                <w:sz w:val="18"/>
                <w:szCs w:val="18"/>
              </w:rPr>
            </w:pPr>
            <w:r>
              <w:rPr>
                <w:sz w:val="18"/>
                <w:szCs w:val="18"/>
              </w:rPr>
              <w:t>8.374023</w:t>
            </w:r>
          </w:p>
        </w:tc>
        <w:tc>
          <w:tcPr>
            <w:tcW w:w="626" w:type="dxa"/>
            <w:tcBorders>
              <w:top w:val="nil"/>
              <w:left w:val="nil"/>
              <w:bottom w:val="single" w:color="auto" w:sz="4" w:space="0"/>
              <w:right w:val="single" w:color="auto" w:sz="4" w:space="0"/>
            </w:tcBorders>
            <w:vAlign w:val="center"/>
          </w:tcPr>
          <w:p w14:paraId="26B82488">
            <w:pPr>
              <w:ind w:firstLine="0" w:firstLineChars="0"/>
              <w:jc w:val="center"/>
              <w:rPr>
                <w:sz w:val="18"/>
                <w:szCs w:val="18"/>
              </w:rPr>
            </w:pPr>
            <w:r>
              <w:rPr>
                <w:sz w:val="18"/>
                <w:szCs w:val="18"/>
              </w:rPr>
              <w:t>10</w:t>
            </w:r>
          </w:p>
        </w:tc>
        <w:tc>
          <w:tcPr>
            <w:tcW w:w="599" w:type="dxa"/>
            <w:tcBorders>
              <w:top w:val="nil"/>
              <w:left w:val="nil"/>
              <w:bottom w:val="single" w:color="auto" w:sz="4" w:space="0"/>
              <w:right w:val="single" w:color="auto" w:sz="4" w:space="0"/>
            </w:tcBorders>
            <w:vAlign w:val="center"/>
          </w:tcPr>
          <w:p w14:paraId="6A790AFE">
            <w:pPr>
              <w:ind w:firstLine="0" w:firstLineChars="0"/>
              <w:jc w:val="center"/>
              <w:rPr>
                <w:sz w:val="18"/>
                <w:szCs w:val="18"/>
              </w:rPr>
            </w:pPr>
            <w:r>
              <w:rPr>
                <w:sz w:val="18"/>
                <w:szCs w:val="18"/>
              </w:rPr>
              <w:t>471</w:t>
            </w:r>
          </w:p>
        </w:tc>
        <w:tc>
          <w:tcPr>
            <w:tcW w:w="1109" w:type="dxa"/>
            <w:tcBorders>
              <w:top w:val="nil"/>
              <w:left w:val="nil"/>
              <w:bottom w:val="single" w:color="auto" w:sz="4" w:space="0"/>
              <w:right w:val="single" w:color="auto" w:sz="4" w:space="0"/>
            </w:tcBorders>
            <w:vAlign w:val="center"/>
          </w:tcPr>
          <w:p w14:paraId="7912F1A0">
            <w:pPr>
              <w:ind w:firstLine="0" w:firstLineChars="0"/>
              <w:jc w:val="center"/>
              <w:rPr>
                <w:sz w:val="18"/>
                <w:szCs w:val="18"/>
              </w:rPr>
            </w:pPr>
            <w:r>
              <w:rPr>
                <w:sz w:val="18"/>
                <w:szCs w:val="18"/>
              </w:rPr>
              <w:t>11.499023</w:t>
            </w:r>
          </w:p>
        </w:tc>
        <w:tc>
          <w:tcPr>
            <w:tcW w:w="626" w:type="dxa"/>
            <w:tcBorders>
              <w:top w:val="nil"/>
              <w:left w:val="nil"/>
              <w:bottom w:val="single" w:color="auto" w:sz="4" w:space="0"/>
              <w:right w:val="single" w:color="auto" w:sz="4" w:space="0"/>
            </w:tcBorders>
            <w:vAlign w:val="center"/>
          </w:tcPr>
          <w:p w14:paraId="35815780">
            <w:pPr>
              <w:ind w:firstLine="0" w:firstLineChars="0"/>
              <w:jc w:val="center"/>
              <w:rPr>
                <w:sz w:val="18"/>
                <w:szCs w:val="18"/>
              </w:rPr>
            </w:pPr>
            <w:r>
              <w:rPr>
                <w:sz w:val="18"/>
                <w:szCs w:val="18"/>
              </w:rPr>
              <w:t>4</w:t>
            </w:r>
          </w:p>
        </w:tc>
      </w:tr>
      <w:tr w14:paraId="70D11650">
        <w:tblPrEx>
          <w:tblCellMar>
            <w:top w:w="0" w:type="dxa"/>
            <w:left w:w="108" w:type="dxa"/>
            <w:bottom w:w="0" w:type="dxa"/>
            <w:right w:w="108" w:type="dxa"/>
          </w:tblCellMar>
        </w:tblPrEx>
        <w:trPr>
          <w:trHeight w:val="270" w:hRule="atLeast"/>
          <w:jc w:val="center"/>
        </w:trPr>
        <w:tc>
          <w:tcPr>
            <w:tcW w:w="957" w:type="dxa"/>
            <w:tcBorders>
              <w:top w:val="nil"/>
              <w:left w:val="single" w:color="auto" w:sz="4" w:space="0"/>
              <w:bottom w:val="single" w:color="auto" w:sz="4" w:space="0"/>
              <w:right w:val="single" w:color="auto" w:sz="4" w:space="0"/>
            </w:tcBorders>
            <w:vAlign w:val="center"/>
          </w:tcPr>
          <w:p w14:paraId="148222E9">
            <w:pPr>
              <w:ind w:firstLine="0" w:firstLineChars="0"/>
              <w:jc w:val="center"/>
              <w:rPr>
                <w:sz w:val="18"/>
                <w:szCs w:val="18"/>
              </w:rPr>
            </w:pPr>
            <w:r>
              <w:rPr>
                <w:sz w:val="18"/>
                <w:szCs w:val="18"/>
              </w:rPr>
              <w:t>88</w:t>
            </w:r>
          </w:p>
        </w:tc>
        <w:tc>
          <w:tcPr>
            <w:tcW w:w="1068" w:type="dxa"/>
            <w:tcBorders>
              <w:top w:val="nil"/>
              <w:left w:val="nil"/>
              <w:bottom w:val="single" w:color="auto" w:sz="4" w:space="0"/>
              <w:right w:val="single" w:color="auto" w:sz="4" w:space="0"/>
            </w:tcBorders>
            <w:vAlign w:val="center"/>
          </w:tcPr>
          <w:p w14:paraId="67140735">
            <w:pPr>
              <w:ind w:firstLine="0" w:firstLineChars="0"/>
              <w:jc w:val="center"/>
              <w:rPr>
                <w:sz w:val="18"/>
                <w:szCs w:val="18"/>
              </w:rPr>
            </w:pPr>
            <w:r>
              <w:rPr>
                <w:sz w:val="18"/>
                <w:szCs w:val="18"/>
              </w:rPr>
              <w:t>2.148438</w:t>
            </w:r>
          </w:p>
        </w:tc>
        <w:tc>
          <w:tcPr>
            <w:tcW w:w="626" w:type="dxa"/>
            <w:tcBorders>
              <w:top w:val="nil"/>
              <w:left w:val="nil"/>
              <w:bottom w:val="single" w:color="auto" w:sz="4" w:space="0"/>
              <w:right w:val="single" w:color="auto" w:sz="4" w:space="0"/>
            </w:tcBorders>
            <w:vAlign w:val="center"/>
          </w:tcPr>
          <w:p w14:paraId="0F2AE154">
            <w:pPr>
              <w:ind w:firstLine="0" w:firstLineChars="0"/>
              <w:jc w:val="center"/>
              <w:rPr>
                <w:sz w:val="18"/>
                <w:szCs w:val="18"/>
              </w:rPr>
            </w:pPr>
            <w:r>
              <w:rPr>
                <w:sz w:val="18"/>
                <w:szCs w:val="18"/>
              </w:rPr>
              <w:t>1</w:t>
            </w:r>
          </w:p>
        </w:tc>
        <w:tc>
          <w:tcPr>
            <w:tcW w:w="599" w:type="dxa"/>
            <w:tcBorders>
              <w:top w:val="nil"/>
              <w:left w:val="nil"/>
              <w:bottom w:val="single" w:color="auto" w:sz="4" w:space="0"/>
              <w:right w:val="single" w:color="auto" w:sz="4" w:space="0"/>
            </w:tcBorders>
            <w:vAlign w:val="center"/>
          </w:tcPr>
          <w:p w14:paraId="4B640D8D">
            <w:pPr>
              <w:ind w:firstLine="0" w:firstLineChars="0"/>
              <w:jc w:val="center"/>
              <w:rPr>
                <w:sz w:val="18"/>
                <w:szCs w:val="18"/>
              </w:rPr>
            </w:pPr>
            <w:r>
              <w:rPr>
                <w:sz w:val="18"/>
                <w:szCs w:val="18"/>
              </w:rPr>
              <w:t>216</w:t>
            </w:r>
          </w:p>
        </w:tc>
        <w:tc>
          <w:tcPr>
            <w:tcW w:w="1068" w:type="dxa"/>
            <w:tcBorders>
              <w:top w:val="nil"/>
              <w:left w:val="nil"/>
              <w:bottom w:val="single" w:color="auto" w:sz="4" w:space="0"/>
              <w:right w:val="single" w:color="auto" w:sz="4" w:space="0"/>
            </w:tcBorders>
            <w:vAlign w:val="center"/>
          </w:tcPr>
          <w:p w14:paraId="7884DC8A">
            <w:pPr>
              <w:ind w:firstLine="0" w:firstLineChars="0"/>
              <w:jc w:val="center"/>
              <w:rPr>
                <w:sz w:val="18"/>
                <w:szCs w:val="18"/>
              </w:rPr>
            </w:pPr>
            <w:r>
              <w:rPr>
                <w:sz w:val="18"/>
                <w:szCs w:val="18"/>
              </w:rPr>
              <w:t>5.273438</w:t>
            </w:r>
          </w:p>
        </w:tc>
        <w:tc>
          <w:tcPr>
            <w:tcW w:w="626" w:type="dxa"/>
            <w:tcBorders>
              <w:top w:val="nil"/>
              <w:left w:val="nil"/>
              <w:bottom w:val="single" w:color="auto" w:sz="4" w:space="0"/>
              <w:right w:val="single" w:color="auto" w:sz="4" w:space="0"/>
            </w:tcBorders>
            <w:vAlign w:val="center"/>
          </w:tcPr>
          <w:p w14:paraId="76E08575">
            <w:pPr>
              <w:ind w:firstLine="0" w:firstLineChars="0"/>
              <w:jc w:val="center"/>
              <w:rPr>
                <w:sz w:val="18"/>
                <w:szCs w:val="18"/>
              </w:rPr>
            </w:pPr>
            <w:r>
              <w:rPr>
                <w:sz w:val="18"/>
                <w:szCs w:val="18"/>
              </w:rPr>
              <w:t>3</w:t>
            </w:r>
          </w:p>
        </w:tc>
        <w:tc>
          <w:tcPr>
            <w:tcW w:w="599" w:type="dxa"/>
            <w:tcBorders>
              <w:top w:val="nil"/>
              <w:left w:val="nil"/>
              <w:bottom w:val="single" w:color="auto" w:sz="4" w:space="0"/>
              <w:right w:val="single" w:color="auto" w:sz="4" w:space="0"/>
            </w:tcBorders>
            <w:vAlign w:val="center"/>
          </w:tcPr>
          <w:p w14:paraId="2F18E72D">
            <w:pPr>
              <w:ind w:firstLine="0" w:firstLineChars="0"/>
              <w:jc w:val="center"/>
              <w:rPr>
                <w:sz w:val="18"/>
                <w:szCs w:val="18"/>
              </w:rPr>
            </w:pPr>
            <w:r>
              <w:rPr>
                <w:sz w:val="18"/>
                <w:szCs w:val="18"/>
              </w:rPr>
              <w:t>344</w:t>
            </w:r>
          </w:p>
        </w:tc>
        <w:tc>
          <w:tcPr>
            <w:tcW w:w="1068" w:type="dxa"/>
            <w:tcBorders>
              <w:top w:val="nil"/>
              <w:left w:val="nil"/>
              <w:bottom w:val="single" w:color="auto" w:sz="4" w:space="0"/>
              <w:right w:val="single" w:color="auto" w:sz="4" w:space="0"/>
            </w:tcBorders>
            <w:vAlign w:val="center"/>
          </w:tcPr>
          <w:p w14:paraId="151A9A60">
            <w:pPr>
              <w:ind w:firstLine="0" w:firstLineChars="0"/>
              <w:jc w:val="center"/>
              <w:rPr>
                <w:sz w:val="18"/>
                <w:szCs w:val="18"/>
              </w:rPr>
            </w:pPr>
            <w:r>
              <w:rPr>
                <w:sz w:val="18"/>
                <w:szCs w:val="18"/>
              </w:rPr>
              <w:t>8.398438</w:t>
            </w:r>
          </w:p>
        </w:tc>
        <w:tc>
          <w:tcPr>
            <w:tcW w:w="626" w:type="dxa"/>
            <w:tcBorders>
              <w:top w:val="nil"/>
              <w:left w:val="nil"/>
              <w:bottom w:val="single" w:color="auto" w:sz="4" w:space="0"/>
              <w:right w:val="single" w:color="auto" w:sz="4" w:space="0"/>
            </w:tcBorders>
            <w:vAlign w:val="center"/>
          </w:tcPr>
          <w:p w14:paraId="2EF6F7CE">
            <w:pPr>
              <w:ind w:firstLine="0" w:firstLineChars="0"/>
              <w:jc w:val="center"/>
              <w:rPr>
                <w:sz w:val="18"/>
                <w:szCs w:val="18"/>
              </w:rPr>
            </w:pPr>
            <w:r>
              <w:rPr>
                <w:sz w:val="18"/>
                <w:szCs w:val="18"/>
              </w:rPr>
              <w:t>14</w:t>
            </w:r>
          </w:p>
        </w:tc>
        <w:tc>
          <w:tcPr>
            <w:tcW w:w="599" w:type="dxa"/>
            <w:tcBorders>
              <w:top w:val="nil"/>
              <w:left w:val="nil"/>
              <w:bottom w:val="single" w:color="auto" w:sz="4" w:space="0"/>
              <w:right w:val="single" w:color="auto" w:sz="4" w:space="0"/>
            </w:tcBorders>
            <w:vAlign w:val="center"/>
          </w:tcPr>
          <w:p w14:paraId="007EAC71">
            <w:pPr>
              <w:ind w:firstLine="0" w:firstLineChars="0"/>
              <w:jc w:val="center"/>
              <w:rPr>
                <w:sz w:val="18"/>
                <w:szCs w:val="18"/>
              </w:rPr>
            </w:pPr>
            <w:r>
              <w:rPr>
                <w:sz w:val="18"/>
                <w:szCs w:val="18"/>
              </w:rPr>
              <w:t>472</w:t>
            </w:r>
          </w:p>
        </w:tc>
        <w:tc>
          <w:tcPr>
            <w:tcW w:w="1109" w:type="dxa"/>
            <w:tcBorders>
              <w:top w:val="nil"/>
              <w:left w:val="nil"/>
              <w:bottom w:val="single" w:color="auto" w:sz="4" w:space="0"/>
              <w:right w:val="single" w:color="auto" w:sz="4" w:space="0"/>
            </w:tcBorders>
            <w:vAlign w:val="center"/>
          </w:tcPr>
          <w:p w14:paraId="63555DBB">
            <w:pPr>
              <w:ind w:firstLine="0" w:firstLineChars="0"/>
              <w:jc w:val="center"/>
              <w:rPr>
                <w:sz w:val="18"/>
                <w:szCs w:val="18"/>
              </w:rPr>
            </w:pPr>
            <w:r>
              <w:rPr>
                <w:sz w:val="18"/>
                <w:szCs w:val="18"/>
              </w:rPr>
              <w:t>11.523438</w:t>
            </w:r>
          </w:p>
        </w:tc>
        <w:tc>
          <w:tcPr>
            <w:tcW w:w="626" w:type="dxa"/>
            <w:tcBorders>
              <w:top w:val="nil"/>
              <w:left w:val="nil"/>
              <w:bottom w:val="single" w:color="auto" w:sz="4" w:space="0"/>
              <w:right w:val="single" w:color="auto" w:sz="4" w:space="0"/>
            </w:tcBorders>
            <w:vAlign w:val="center"/>
          </w:tcPr>
          <w:p w14:paraId="50DD09CF">
            <w:pPr>
              <w:ind w:firstLine="0" w:firstLineChars="0"/>
              <w:jc w:val="center"/>
              <w:rPr>
                <w:sz w:val="18"/>
                <w:szCs w:val="18"/>
              </w:rPr>
            </w:pPr>
            <w:r>
              <w:rPr>
                <w:sz w:val="18"/>
                <w:szCs w:val="18"/>
              </w:rPr>
              <w:t>3</w:t>
            </w:r>
          </w:p>
        </w:tc>
      </w:tr>
      <w:tr w14:paraId="544227A7">
        <w:tblPrEx>
          <w:tblCellMar>
            <w:top w:w="0" w:type="dxa"/>
            <w:left w:w="108" w:type="dxa"/>
            <w:bottom w:w="0" w:type="dxa"/>
            <w:right w:w="108" w:type="dxa"/>
          </w:tblCellMar>
        </w:tblPrEx>
        <w:trPr>
          <w:trHeight w:val="270" w:hRule="atLeast"/>
          <w:jc w:val="center"/>
        </w:trPr>
        <w:tc>
          <w:tcPr>
            <w:tcW w:w="957" w:type="dxa"/>
            <w:tcBorders>
              <w:top w:val="nil"/>
              <w:left w:val="single" w:color="auto" w:sz="4" w:space="0"/>
              <w:bottom w:val="single" w:color="auto" w:sz="4" w:space="0"/>
              <w:right w:val="single" w:color="auto" w:sz="4" w:space="0"/>
            </w:tcBorders>
            <w:vAlign w:val="center"/>
          </w:tcPr>
          <w:p w14:paraId="47DAEEC3">
            <w:pPr>
              <w:ind w:firstLine="0" w:firstLineChars="0"/>
              <w:jc w:val="center"/>
              <w:rPr>
                <w:sz w:val="18"/>
                <w:szCs w:val="18"/>
              </w:rPr>
            </w:pPr>
            <w:r>
              <w:rPr>
                <w:sz w:val="18"/>
                <w:szCs w:val="18"/>
              </w:rPr>
              <w:t>89</w:t>
            </w:r>
          </w:p>
        </w:tc>
        <w:tc>
          <w:tcPr>
            <w:tcW w:w="1068" w:type="dxa"/>
            <w:tcBorders>
              <w:top w:val="nil"/>
              <w:left w:val="nil"/>
              <w:bottom w:val="single" w:color="auto" w:sz="4" w:space="0"/>
              <w:right w:val="single" w:color="auto" w:sz="4" w:space="0"/>
            </w:tcBorders>
            <w:vAlign w:val="center"/>
          </w:tcPr>
          <w:p w14:paraId="0A3A5A96">
            <w:pPr>
              <w:ind w:firstLine="0" w:firstLineChars="0"/>
              <w:jc w:val="center"/>
              <w:rPr>
                <w:sz w:val="18"/>
                <w:szCs w:val="18"/>
              </w:rPr>
            </w:pPr>
            <w:r>
              <w:rPr>
                <w:sz w:val="18"/>
                <w:szCs w:val="18"/>
              </w:rPr>
              <w:t>2.172852</w:t>
            </w:r>
          </w:p>
        </w:tc>
        <w:tc>
          <w:tcPr>
            <w:tcW w:w="626" w:type="dxa"/>
            <w:tcBorders>
              <w:top w:val="nil"/>
              <w:left w:val="nil"/>
              <w:bottom w:val="single" w:color="auto" w:sz="4" w:space="0"/>
              <w:right w:val="single" w:color="auto" w:sz="4" w:space="0"/>
            </w:tcBorders>
            <w:vAlign w:val="center"/>
          </w:tcPr>
          <w:p w14:paraId="6AE5ED87">
            <w:pPr>
              <w:ind w:firstLine="0" w:firstLineChars="0"/>
              <w:jc w:val="center"/>
              <w:rPr>
                <w:sz w:val="18"/>
                <w:szCs w:val="18"/>
              </w:rPr>
            </w:pPr>
            <w:r>
              <w:rPr>
                <w:sz w:val="18"/>
                <w:szCs w:val="18"/>
              </w:rPr>
              <w:t>10</w:t>
            </w:r>
          </w:p>
        </w:tc>
        <w:tc>
          <w:tcPr>
            <w:tcW w:w="599" w:type="dxa"/>
            <w:tcBorders>
              <w:top w:val="nil"/>
              <w:left w:val="nil"/>
              <w:bottom w:val="single" w:color="auto" w:sz="4" w:space="0"/>
              <w:right w:val="single" w:color="auto" w:sz="4" w:space="0"/>
            </w:tcBorders>
            <w:vAlign w:val="center"/>
          </w:tcPr>
          <w:p w14:paraId="03C80A2E">
            <w:pPr>
              <w:ind w:firstLine="0" w:firstLineChars="0"/>
              <w:jc w:val="center"/>
              <w:rPr>
                <w:sz w:val="18"/>
                <w:szCs w:val="18"/>
              </w:rPr>
            </w:pPr>
            <w:r>
              <w:rPr>
                <w:sz w:val="18"/>
                <w:szCs w:val="18"/>
              </w:rPr>
              <w:t>217</w:t>
            </w:r>
          </w:p>
        </w:tc>
        <w:tc>
          <w:tcPr>
            <w:tcW w:w="1068" w:type="dxa"/>
            <w:tcBorders>
              <w:top w:val="nil"/>
              <w:left w:val="nil"/>
              <w:bottom w:val="single" w:color="auto" w:sz="4" w:space="0"/>
              <w:right w:val="single" w:color="auto" w:sz="4" w:space="0"/>
            </w:tcBorders>
            <w:vAlign w:val="center"/>
          </w:tcPr>
          <w:p w14:paraId="07AF28EE">
            <w:pPr>
              <w:ind w:firstLine="0" w:firstLineChars="0"/>
              <w:jc w:val="center"/>
              <w:rPr>
                <w:sz w:val="18"/>
                <w:szCs w:val="18"/>
              </w:rPr>
            </w:pPr>
            <w:r>
              <w:rPr>
                <w:sz w:val="18"/>
                <w:szCs w:val="18"/>
              </w:rPr>
              <w:t>5.297852</w:t>
            </w:r>
          </w:p>
        </w:tc>
        <w:tc>
          <w:tcPr>
            <w:tcW w:w="626" w:type="dxa"/>
            <w:tcBorders>
              <w:top w:val="nil"/>
              <w:left w:val="nil"/>
              <w:bottom w:val="single" w:color="auto" w:sz="4" w:space="0"/>
              <w:right w:val="single" w:color="auto" w:sz="4" w:space="0"/>
            </w:tcBorders>
            <w:vAlign w:val="center"/>
          </w:tcPr>
          <w:p w14:paraId="70362236">
            <w:pPr>
              <w:ind w:firstLine="0" w:firstLineChars="0"/>
              <w:jc w:val="center"/>
              <w:rPr>
                <w:sz w:val="18"/>
                <w:szCs w:val="18"/>
              </w:rPr>
            </w:pPr>
            <w:r>
              <w:rPr>
                <w:sz w:val="18"/>
                <w:szCs w:val="18"/>
              </w:rPr>
              <w:t>13</w:t>
            </w:r>
          </w:p>
        </w:tc>
        <w:tc>
          <w:tcPr>
            <w:tcW w:w="599" w:type="dxa"/>
            <w:tcBorders>
              <w:top w:val="nil"/>
              <w:left w:val="nil"/>
              <w:bottom w:val="single" w:color="auto" w:sz="4" w:space="0"/>
              <w:right w:val="single" w:color="auto" w:sz="4" w:space="0"/>
            </w:tcBorders>
            <w:vAlign w:val="center"/>
          </w:tcPr>
          <w:p w14:paraId="4F132854">
            <w:pPr>
              <w:ind w:firstLine="0" w:firstLineChars="0"/>
              <w:jc w:val="center"/>
              <w:rPr>
                <w:sz w:val="18"/>
                <w:szCs w:val="18"/>
              </w:rPr>
            </w:pPr>
            <w:r>
              <w:rPr>
                <w:sz w:val="18"/>
                <w:szCs w:val="18"/>
              </w:rPr>
              <w:t>345</w:t>
            </w:r>
          </w:p>
        </w:tc>
        <w:tc>
          <w:tcPr>
            <w:tcW w:w="1068" w:type="dxa"/>
            <w:tcBorders>
              <w:top w:val="nil"/>
              <w:left w:val="nil"/>
              <w:bottom w:val="single" w:color="auto" w:sz="4" w:space="0"/>
              <w:right w:val="single" w:color="auto" w:sz="4" w:space="0"/>
            </w:tcBorders>
            <w:vAlign w:val="center"/>
          </w:tcPr>
          <w:p w14:paraId="4759B416">
            <w:pPr>
              <w:ind w:firstLine="0" w:firstLineChars="0"/>
              <w:jc w:val="center"/>
              <w:rPr>
                <w:sz w:val="18"/>
                <w:szCs w:val="18"/>
              </w:rPr>
            </w:pPr>
            <w:r>
              <w:rPr>
                <w:sz w:val="18"/>
                <w:szCs w:val="18"/>
              </w:rPr>
              <w:t>8.422852</w:t>
            </w:r>
          </w:p>
        </w:tc>
        <w:tc>
          <w:tcPr>
            <w:tcW w:w="626" w:type="dxa"/>
            <w:tcBorders>
              <w:top w:val="nil"/>
              <w:left w:val="nil"/>
              <w:bottom w:val="single" w:color="auto" w:sz="4" w:space="0"/>
              <w:right w:val="single" w:color="auto" w:sz="4" w:space="0"/>
            </w:tcBorders>
            <w:vAlign w:val="center"/>
          </w:tcPr>
          <w:p w14:paraId="5C3B5F6F">
            <w:pPr>
              <w:ind w:firstLine="0" w:firstLineChars="0"/>
              <w:jc w:val="center"/>
              <w:rPr>
                <w:sz w:val="18"/>
                <w:szCs w:val="18"/>
              </w:rPr>
            </w:pPr>
            <w:r>
              <w:rPr>
                <w:sz w:val="18"/>
                <w:szCs w:val="18"/>
              </w:rPr>
              <w:t>0</w:t>
            </w:r>
          </w:p>
        </w:tc>
        <w:tc>
          <w:tcPr>
            <w:tcW w:w="599" w:type="dxa"/>
            <w:tcBorders>
              <w:top w:val="nil"/>
              <w:left w:val="nil"/>
              <w:bottom w:val="single" w:color="auto" w:sz="4" w:space="0"/>
              <w:right w:val="single" w:color="auto" w:sz="4" w:space="0"/>
            </w:tcBorders>
            <w:vAlign w:val="center"/>
          </w:tcPr>
          <w:p w14:paraId="4B1FC438">
            <w:pPr>
              <w:ind w:firstLine="0" w:firstLineChars="0"/>
              <w:jc w:val="center"/>
              <w:rPr>
                <w:sz w:val="18"/>
                <w:szCs w:val="18"/>
              </w:rPr>
            </w:pPr>
            <w:r>
              <w:rPr>
                <w:sz w:val="18"/>
                <w:szCs w:val="18"/>
              </w:rPr>
              <w:t>473</w:t>
            </w:r>
          </w:p>
        </w:tc>
        <w:tc>
          <w:tcPr>
            <w:tcW w:w="1109" w:type="dxa"/>
            <w:tcBorders>
              <w:top w:val="nil"/>
              <w:left w:val="nil"/>
              <w:bottom w:val="single" w:color="auto" w:sz="4" w:space="0"/>
              <w:right w:val="single" w:color="auto" w:sz="4" w:space="0"/>
            </w:tcBorders>
            <w:vAlign w:val="center"/>
          </w:tcPr>
          <w:p w14:paraId="25EA3CDA">
            <w:pPr>
              <w:ind w:firstLine="0" w:firstLineChars="0"/>
              <w:jc w:val="center"/>
              <w:rPr>
                <w:sz w:val="18"/>
                <w:szCs w:val="18"/>
              </w:rPr>
            </w:pPr>
            <w:r>
              <w:rPr>
                <w:sz w:val="18"/>
                <w:szCs w:val="18"/>
              </w:rPr>
              <w:t>11.547852</w:t>
            </w:r>
          </w:p>
        </w:tc>
        <w:tc>
          <w:tcPr>
            <w:tcW w:w="626" w:type="dxa"/>
            <w:tcBorders>
              <w:top w:val="nil"/>
              <w:left w:val="nil"/>
              <w:bottom w:val="single" w:color="auto" w:sz="4" w:space="0"/>
              <w:right w:val="single" w:color="auto" w:sz="4" w:space="0"/>
            </w:tcBorders>
            <w:vAlign w:val="center"/>
          </w:tcPr>
          <w:p w14:paraId="7C1E1F48">
            <w:pPr>
              <w:ind w:firstLine="0" w:firstLineChars="0"/>
              <w:jc w:val="center"/>
              <w:rPr>
                <w:sz w:val="18"/>
                <w:szCs w:val="18"/>
              </w:rPr>
            </w:pPr>
            <w:r>
              <w:rPr>
                <w:sz w:val="18"/>
                <w:szCs w:val="18"/>
              </w:rPr>
              <w:t>1</w:t>
            </w:r>
          </w:p>
        </w:tc>
      </w:tr>
      <w:tr w14:paraId="4E334748">
        <w:tblPrEx>
          <w:tblCellMar>
            <w:top w:w="0" w:type="dxa"/>
            <w:left w:w="108" w:type="dxa"/>
            <w:bottom w:w="0" w:type="dxa"/>
            <w:right w:w="108" w:type="dxa"/>
          </w:tblCellMar>
        </w:tblPrEx>
        <w:trPr>
          <w:trHeight w:val="270" w:hRule="atLeast"/>
          <w:jc w:val="center"/>
        </w:trPr>
        <w:tc>
          <w:tcPr>
            <w:tcW w:w="957" w:type="dxa"/>
            <w:tcBorders>
              <w:top w:val="nil"/>
              <w:left w:val="single" w:color="auto" w:sz="4" w:space="0"/>
              <w:bottom w:val="single" w:color="auto" w:sz="4" w:space="0"/>
              <w:right w:val="single" w:color="auto" w:sz="4" w:space="0"/>
            </w:tcBorders>
            <w:vAlign w:val="center"/>
          </w:tcPr>
          <w:p w14:paraId="0A737B26">
            <w:pPr>
              <w:ind w:firstLine="0" w:firstLineChars="0"/>
              <w:jc w:val="center"/>
              <w:rPr>
                <w:sz w:val="18"/>
                <w:szCs w:val="18"/>
              </w:rPr>
            </w:pPr>
            <w:r>
              <w:rPr>
                <w:sz w:val="18"/>
                <w:szCs w:val="18"/>
              </w:rPr>
              <w:t>90</w:t>
            </w:r>
          </w:p>
        </w:tc>
        <w:tc>
          <w:tcPr>
            <w:tcW w:w="1068" w:type="dxa"/>
            <w:tcBorders>
              <w:top w:val="nil"/>
              <w:left w:val="nil"/>
              <w:bottom w:val="single" w:color="auto" w:sz="4" w:space="0"/>
              <w:right w:val="single" w:color="auto" w:sz="4" w:space="0"/>
            </w:tcBorders>
            <w:vAlign w:val="center"/>
          </w:tcPr>
          <w:p w14:paraId="0C4B5345">
            <w:pPr>
              <w:ind w:firstLine="0" w:firstLineChars="0"/>
              <w:jc w:val="center"/>
              <w:rPr>
                <w:sz w:val="18"/>
                <w:szCs w:val="18"/>
              </w:rPr>
            </w:pPr>
            <w:r>
              <w:rPr>
                <w:sz w:val="18"/>
                <w:szCs w:val="18"/>
              </w:rPr>
              <w:t>2.197266</w:t>
            </w:r>
          </w:p>
        </w:tc>
        <w:tc>
          <w:tcPr>
            <w:tcW w:w="626" w:type="dxa"/>
            <w:tcBorders>
              <w:top w:val="nil"/>
              <w:left w:val="nil"/>
              <w:bottom w:val="single" w:color="auto" w:sz="4" w:space="0"/>
              <w:right w:val="single" w:color="auto" w:sz="4" w:space="0"/>
            </w:tcBorders>
            <w:vAlign w:val="center"/>
          </w:tcPr>
          <w:p w14:paraId="11965D05">
            <w:pPr>
              <w:ind w:firstLine="0" w:firstLineChars="0"/>
              <w:jc w:val="center"/>
              <w:rPr>
                <w:sz w:val="18"/>
                <w:szCs w:val="18"/>
              </w:rPr>
            </w:pPr>
            <w:r>
              <w:rPr>
                <w:sz w:val="18"/>
                <w:szCs w:val="18"/>
              </w:rPr>
              <w:t>8</w:t>
            </w:r>
          </w:p>
        </w:tc>
        <w:tc>
          <w:tcPr>
            <w:tcW w:w="599" w:type="dxa"/>
            <w:tcBorders>
              <w:top w:val="nil"/>
              <w:left w:val="nil"/>
              <w:bottom w:val="single" w:color="auto" w:sz="4" w:space="0"/>
              <w:right w:val="single" w:color="auto" w:sz="4" w:space="0"/>
            </w:tcBorders>
            <w:vAlign w:val="center"/>
          </w:tcPr>
          <w:p w14:paraId="0B688A12">
            <w:pPr>
              <w:ind w:firstLine="0" w:firstLineChars="0"/>
              <w:jc w:val="center"/>
              <w:rPr>
                <w:sz w:val="18"/>
                <w:szCs w:val="18"/>
              </w:rPr>
            </w:pPr>
            <w:r>
              <w:rPr>
                <w:sz w:val="18"/>
                <w:szCs w:val="18"/>
              </w:rPr>
              <w:t>218</w:t>
            </w:r>
          </w:p>
        </w:tc>
        <w:tc>
          <w:tcPr>
            <w:tcW w:w="1068" w:type="dxa"/>
            <w:tcBorders>
              <w:top w:val="nil"/>
              <w:left w:val="nil"/>
              <w:bottom w:val="single" w:color="auto" w:sz="4" w:space="0"/>
              <w:right w:val="single" w:color="auto" w:sz="4" w:space="0"/>
            </w:tcBorders>
            <w:vAlign w:val="center"/>
          </w:tcPr>
          <w:p w14:paraId="4406C7AA">
            <w:pPr>
              <w:ind w:firstLine="0" w:firstLineChars="0"/>
              <w:jc w:val="center"/>
              <w:rPr>
                <w:sz w:val="18"/>
                <w:szCs w:val="18"/>
              </w:rPr>
            </w:pPr>
            <w:r>
              <w:rPr>
                <w:sz w:val="18"/>
                <w:szCs w:val="18"/>
              </w:rPr>
              <w:t>5.322266</w:t>
            </w:r>
          </w:p>
        </w:tc>
        <w:tc>
          <w:tcPr>
            <w:tcW w:w="626" w:type="dxa"/>
            <w:tcBorders>
              <w:top w:val="nil"/>
              <w:left w:val="nil"/>
              <w:bottom w:val="single" w:color="auto" w:sz="4" w:space="0"/>
              <w:right w:val="single" w:color="auto" w:sz="4" w:space="0"/>
            </w:tcBorders>
            <w:vAlign w:val="center"/>
          </w:tcPr>
          <w:p w14:paraId="19672615">
            <w:pPr>
              <w:ind w:firstLine="0" w:firstLineChars="0"/>
              <w:jc w:val="center"/>
              <w:rPr>
                <w:sz w:val="18"/>
                <w:szCs w:val="18"/>
              </w:rPr>
            </w:pPr>
            <w:r>
              <w:rPr>
                <w:sz w:val="18"/>
                <w:szCs w:val="18"/>
              </w:rPr>
              <w:t>14</w:t>
            </w:r>
          </w:p>
        </w:tc>
        <w:tc>
          <w:tcPr>
            <w:tcW w:w="599" w:type="dxa"/>
            <w:tcBorders>
              <w:top w:val="nil"/>
              <w:left w:val="nil"/>
              <w:bottom w:val="single" w:color="auto" w:sz="4" w:space="0"/>
              <w:right w:val="single" w:color="auto" w:sz="4" w:space="0"/>
            </w:tcBorders>
            <w:vAlign w:val="center"/>
          </w:tcPr>
          <w:p w14:paraId="06713C17">
            <w:pPr>
              <w:ind w:firstLine="0" w:firstLineChars="0"/>
              <w:jc w:val="center"/>
              <w:rPr>
                <w:sz w:val="18"/>
                <w:szCs w:val="18"/>
              </w:rPr>
            </w:pPr>
            <w:r>
              <w:rPr>
                <w:sz w:val="18"/>
                <w:szCs w:val="18"/>
              </w:rPr>
              <w:t>346</w:t>
            </w:r>
          </w:p>
        </w:tc>
        <w:tc>
          <w:tcPr>
            <w:tcW w:w="1068" w:type="dxa"/>
            <w:tcBorders>
              <w:top w:val="nil"/>
              <w:left w:val="nil"/>
              <w:bottom w:val="single" w:color="auto" w:sz="4" w:space="0"/>
              <w:right w:val="single" w:color="auto" w:sz="4" w:space="0"/>
            </w:tcBorders>
            <w:vAlign w:val="center"/>
          </w:tcPr>
          <w:p w14:paraId="3EF25E73">
            <w:pPr>
              <w:ind w:firstLine="0" w:firstLineChars="0"/>
              <w:jc w:val="center"/>
              <w:rPr>
                <w:sz w:val="18"/>
                <w:szCs w:val="18"/>
              </w:rPr>
            </w:pPr>
            <w:r>
              <w:rPr>
                <w:sz w:val="18"/>
                <w:szCs w:val="18"/>
              </w:rPr>
              <w:t>8.447266</w:t>
            </w:r>
          </w:p>
        </w:tc>
        <w:tc>
          <w:tcPr>
            <w:tcW w:w="626" w:type="dxa"/>
            <w:tcBorders>
              <w:top w:val="nil"/>
              <w:left w:val="nil"/>
              <w:bottom w:val="single" w:color="auto" w:sz="4" w:space="0"/>
              <w:right w:val="single" w:color="auto" w:sz="4" w:space="0"/>
            </w:tcBorders>
            <w:vAlign w:val="center"/>
          </w:tcPr>
          <w:p w14:paraId="48775110">
            <w:pPr>
              <w:ind w:firstLine="0" w:firstLineChars="0"/>
              <w:jc w:val="center"/>
              <w:rPr>
                <w:sz w:val="18"/>
                <w:szCs w:val="18"/>
              </w:rPr>
            </w:pPr>
            <w:r>
              <w:rPr>
                <w:sz w:val="18"/>
                <w:szCs w:val="18"/>
              </w:rPr>
              <w:t>7</w:t>
            </w:r>
          </w:p>
        </w:tc>
        <w:tc>
          <w:tcPr>
            <w:tcW w:w="599" w:type="dxa"/>
            <w:tcBorders>
              <w:top w:val="nil"/>
              <w:left w:val="nil"/>
              <w:bottom w:val="single" w:color="auto" w:sz="4" w:space="0"/>
              <w:right w:val="single" w:color="auto" w:sz="4" w:space="0"/>
            </w:tcBorders>
            <w:vAlign w:val="center"/>
          </w:tcPr>
          <w:p w14:paraId="41308236">
            <w:pPr>
              <w:ind w:firstLine="0" w:firstLineChars="0"/>
              <w:jc w:val="center"/>
              <w:rPr>
                <w:sz w:val="18"/>
                <w:szCs w:val="18"/>
              </w:rPr>
            </w:pPr>
            <w:r>
              <w:rPr>
                <w:sz w:val="18"/>
                <w:szCs w:val="18"/>
              </w:rPr>
              <w:t>474</w:t>
            </w:r>
          </w:p>
        </w:tc>
        <w:tc>
          <w:tcPr>
            <w:tcW w:w="1109" w:type="dxa"/>
            <w:tcBorders>
              <w:top w:val="nil"/>
              <w:left w:val="nil"/>
              <w:bottom w:val="single" w:color="auto" w:sz="4" w:space="0"/>
              <w:right w:val="single" w:color="auto" w:sz="4" w:space="0"/>
            </w:tcBorders>
            <w:vAlign w:val="center"/>
          </w:tcPr>
          <w:p w14:paraId="1902854D">
            <w:pPr>
              <w:ind w:firstLine="0" w:firstLineChars="0"/>
              <w:jc w:val="center"/>
              <w:rPr>
                <w:sz w:val="18"/>
                <w:szCs w:val="18"/>
              </w:rPr>
            </w:pPr>
            <w:r>
              <w:rPr>
                <w:sz w:val="18"/>
                <w:szCs w:val="18"/>
              </w:rPr>
              <w:t>11.572266</w:t>
            </w:r>
          </w:p>
        </w:tc>
        <w:tc>
          <w:tcPr>
            <w:tcW w:w="626" w:type="dxa"/>
            <w:tcBorders>
              <w:top w:val="nil"/>
              <w:left w:val="nil"/>
              <w:bottom w:val="single" w:color="auto" w:sz="4" w:space="0"/>
              <w:right w:val="single" w:color="auto" w:sz="4" w:space="0"/>
            </w:tcBorders>
            <w:vAlign w:val="center"/>
          </w:tcPr>
          <w:p w14:paraId="06F0C4A9">
            <w:pPr>
              <w:ind w:firstLine="0" w:firstLineChars="0"/>
              <w:jc w:val="center"/>
              <w:rPr>
                <w:sz w:val="18"/>
                <w:szCs w:val="18"/>
              </w:rPr>
            </w:pPr>
            <w:r>
              <w:rPr>
                <w:sz w:val="18"/>
                <w:szCs w:val="18"/>
              </w:rPr>
              <w:t>14</w:t>
            </w:r>
          </w:p>
        </w:tc>
      </w:tr>
      <w:tr w14:paraId="49B49A97">
        <w:tblPrEx>
          <w:tblCellMar>
            <w:top w:w="0" w:type="dxa"/>
            <w:left w:w="108" w:type="dxa"/>
            <w:bottom w:w="0" w:type="dxa"/>
            <w:right w:w="108" w:type="dxa"/>
          </w:tblCellMar>
        </w:tblPrEx>
        <w:trPr>
          <w:trHeight w:val="270" w:hRule="atLeast"/>
          <w:jc w:val="center"/>
        </w:trPr>
        <w:tc>
          <w:tcPr>
            <w:tcW w:w="957" w:type="dxa"/>
            <w:tcBorders>
              <w:top w:val="nil"/>
              <w:left w:val="single" w:color="auto" w:sz="4" w:space="0"/>
              <w:bottom w:val="single" w:color="auto" w:sz="4" w:space="0"/>
              <w:right w:val="single" w:color="auto" w:sz="4" w:space="0"/>
            </w:tcBorders>
            <w:vAlign w:val="center"/>
          </w:tcPr>
          <w:p w14:paraId="3C208602">
            <w:pPr>
              <w:ind w:firstLine="0" w:firstLineChars="0"/>
              <w:jc w:val="center"/>
              <w:rPr>
                <w:sz w:val="18"/>
                <w:szCs w:val="18"/>
              </w:rPr>
            </w:pPr>
            <w:r>
              <w:rPr>
                <w:sz w:val="18"/>
                <w:szCs w:val="18"/>
              </w:rPr>
              <w:t>91</w:t>
            </w:r>
          </w:p>
        </w:tc>
        <w:tc>
          <w:tcPr>
            <w:tcW w:w="1068" w:type="dxa"/>
            <w:tcBorders>
              <w:top w:val="nil"/>
              <w:left w:val="nil"/>
              <w:bottom w:val="single" w:color="auto" w:sz="4" w:space="0"/>
              <w:right w:val="single" w:color="auto" w:sz="4" w:space="0"/>
            </w:tcBorders>
            <w:vAlign w:val="center"/>
          </w:tcPr>
          <w:p w14:paraId="636FA22B">
            <w:pPr>
              <w:ind w:firstLine="0" w:firstLineChars="0"/>
              <w:jc w:val="center"/>
              <w:rPr>
                <w:sz w:val="18"/>
                <w:szCs w:val="18"/>
              </w:rPr>
            </w:pPr>
            <w:r>
              <w:rPr>
                <w:sz w:val="18"/>
                <w:szCs w:val="18"/>
              </w:rPr>
              <w:t>2.221680</w:t>
            </w:r>
          </w:p>
        </w:tc>
        <w:tc>
          <w:tcPr>
            <w:tcW w:w="626" w:type="dxa"/>
            <w:tcBorders>
              <w:top w:val="nil"/>
              <w:left w:val="nil"/>
              <w:bottom w:val="single" w:color="auto" w:sz="4" w:space="0"/>
              <w:right w:val="single" w:color="auto" w:sz="4" w:space="0"/>
            </w:tcBorders>
            <w:vAlign w:val="center"/>
          </w:tcPr>
          <w:p w14:paraId="1744184B">
            <w:pPr>
              <w:ind w:firstLine="0" w:firstLineChars="0"/>
              <w:jc w:val="center"/>
              <w:rPr>
                <w:sz w:val="18"/>
                <w:szCs w:val="18"/>
              </w:rPr>
            </w:pPr>
            <w:r>
              <w:rPr>
                <w:sz w:val="18"/>
                <w:szCs w:val="18"/>
              </w:rPr>
              <w:t>14</w:t>
            </w:r>
          </w:p>
        </w:tc>
        <w:tc>
          <w:tcPr>
            <w:tcW w:w="599" w:type="dxa"/>
            <w:tcBorders>
              <w:top w:val="nil"/>
              <w:left w:val="nil"/>
              <w:bottom w:val="single" w:color="auto" w:sz="4" w:space="0"/>
              <w:right w:val="single" w:color="auto" w:sz="4" w:space="0"/>
            </w:tcBorders>
            <w:vAlign w:val="center"/>
          </w:tcPr>
          <w:p w14:paraId="393FC306">
            <w:pPr>
              <w:ind w:firstLine="0" w:firstLineChars="0"/>
              <w:jc w:val="center"/>
              <w:rPr>
                <w:sz w:val="18"/>
                <w:szCs w:val="18"/>
              </w:rPr>
            </w:pPr>
            <w:r>
              <w:rPr>
                <w:sz w:val="18"/>
                <w:szCs w:val="18"/>
              </w:rPr>
              <w:t>219</w:t>
            </w:r>
          </w:p>
        </w:tc>
        <w:tc>
          <w:tcPr>
            <w:tcW w:w="1068" w:type="dxa"/>
            <w:tcBorders>
              <w:top w:val="nil"/>
              <w:left w:val="nil"/>
              <w:bottom w:val="single" w:color="auto" w:sz="4" w:space="0"/>
              <w:right w:val="single" w:color="auto" w:sz="4" w:space="0"/>
            </w:tcBorders>
            <w:vAlign w:val="center"/>
          </w:tcPr>
          <w:p w14:paraId="096F8AD2">
            <w:pPr>
              <w:ind w:firstLine="0" w:firstLineChars="0"/>
              <w:jc w:val="center"/>
              <w:rPr>
                <w:sz w:val="18"/>
                <w:szCs w:val="18"/>
              </w:rPr>
            </w:pPr>
            <w:r>
              <w:rPr>
                <w:sz w:val="18"/>
                <w:szCs w:val="18"/>
              </w:rPr>
              <w:t>5.346680</w:t>
            </w:r>
          </w:p>
        </w:tc>
        <w:tc>
          <w:tcPr>
            <w:tcW w:w="626" w:type="dxa"/>
            <w:tcBorders>
              <w:top w:val="nil"/>
              <w:left w:val="nil"/>
              <w:bottom w:val="single" w:color="auto" w:sz="4" w:space="0"/>
              <w:right w:val="single" w:color="auto" w:sz="4" w:space="0"/>
            </w:tcBorders>
            <w:vAlign w:val="center"/>
          </w:tcPr>
          <w:p w14:paraId="400CB845">
            <w:pPr>
              <w:ind w:firstLine="0" w:firstLineChars="0"/>
              <w:jc w:val="center"/>
              <w:rPr>
                <w:sz w:val="18"/>
                <w:szCs w:val="18"/>
              </w:rPr>
            </w:pPr>
            <w:r>
              <w:rPr>
                <w:sz w:val="18"/>
                <w:szCs w:val="18"/>
              </w:rPr>
              <w:t>3</w:t>
            </w:r>
          </w:p>
        </w:tc>
        <w:tc>
          <w:tcPr>
            <w:tcW w:w="599" w:type="dxa"/>
            <w:tcBorders>
              <w:top w:val="nil"/>
              <w:left w:val="nil"/>
              <w:bottom w:val="single" w:color="auto" w:sz="4" w:space="0"/>
              <w:right w:val="single" w:color="auto" w:sz="4" w:space="0"/>
            </w:tcBorders>
            <w:vAlign w:val="center"/>
          </w:tcPr>
          <w:p w14:paraId="3BF91607">
            <w:pPr>
              <w:ind w:firstLine="0" w:firstLineChars="0"/>
              <w:jc w:val="center"/>
              <w:rPr>
                <w:sz w:val="18"/>
                <w:szCs w:val="18"/>
              </w:rPr>
            </w:pPr>
            <w:r>
              <w:rPr>
                <w:sz w:val="18"/>
                <w:szCs w:val="18"/>
              </w:rPr>
              <w:t>347</w:t>
            </w:r>
          </w:p>
        </w:tc>
        <w:tc>
          <w:tcPr>
            <w:tcW w:w="1068" w:type="dxa"/>
            <w:tcBorders>
              <w:top w:val="nil"/>
              <w:left w:val="nil"/>
              <w:bottom w:val="single" w:color="auto" w:sz="4" w:space="0"/>
              <w:right w:val="single" w:color="auto" w:sz="4" w:space="0"/>
            </w:tcBorders>
            <w:vAlign w:val="center"/>
          </w:tcPr>
          <w:p w14:paraId="3A2ECBBE">
            <w:pPr>
              <w:ind w:firstLine="0" w:firstLineChars="0"/>
              <w:jc w:val="center"/>
              <w:rPr>
                <w:sz w:val="18"/>
                <w:szCs w:val="18"/>
              </w:rPr>
            </w:pPr>
            <w:r>
              <w:rPr>
                <w:sz w:val="18"/>
                <w:szCs w:val="18"/>
              </w:rPr>
              <w:t>8.471680</w:t>
            </w:r>
          </w:p>
        </w:tc>
        <w:tc>
          <w:tcPr>
            <w:tcW w:w="626" w:type="dxa"/>
            <w:tcBorders>
              <w:top w:val="nil"/>
              <w:left w:val="nil"/>
              <w:bottom w:val="single" w:color="auto" w:sz="4" w:space="0"/>
              <w:right w:val="single" w:color="auto" w:sz="4" w:space="0"/>
            </w:tcBorders>
            <w:vAlign w:val="center"/>
          </w:tcPr>
          <w:p w14:paraId="7E8E3E80">
            <w:pPr>
              <w:ind w:firstLine="0" w:firstLineChars="0"/>
              <w:jc w:val="center"/>
              <w:rPr>
                <w:sz w:val="18"/>
                <w:szCs w:val="18"/>
              </w:rPr>
            </w:pPr>
            <w:r>
              <w:rPr>
                <w:sz w:val="18"/>
                <w:szCs w:val="18"/>
              </w:rPr>
              <w:t>11</w:t>
            </w:r>
          </w:p>
        </w:tc>
        <w:tc>
          <w:tcPr>
            <w:tcW w:w="599" w:type="dxa"/>
            <w:tcBorders>
              <w:top w:val="nil"/>
              <w:left w:val="nil"/>
              <w:bottom w:val="single" w:color="auto" w:sz="4" w:space="0"/>
              <w:right w:val="single" w:color="auto" w:sz="4" w:space="0"/>
            </w:tcBorders>
            <w:vAlign w:val="center"/>
          </w:tcPr>
          <w:p w14:paraId="666FD9D7">
            <w:pPr>
              <w:ind w:firstLine="0" w:firstLineChars="0"/>
              <w:jc w:val="center"/>
              <w:rPr>
                <w:sz w:val="18"/>
                <w:szCs w:val="18"/>
              </w:rPr>
            </w:pPr>
            <w:r>
              <w:rPr>
                <w:sz w:val="18"/>
                <w:szCs w:val="18"/>
              </w:rPr>
              <w:t>475</w:t>
            </w:r>
          </w:p>
        </w:tc>
        <w:tc>
          <w:tcPr>
            <w:tcW w:w="1109" w:type="dxa"/>
            <w:tcBorders>
              <w:top w:val="nil"/>
              <w:left w:val="nil"/>
              <w:bottom w:val="single" w:color="auto" w:sz="4" w:space="0"/>
              <w:right w:val="single" w:color="auto" w:sz="4" w:space="0"/>
            </w:tcBorders>
            <w:vAlign w:val="center"/>
          </w:tcPr>
          <w:p w14:paraId="36FB6C14">
            <w:pPr>
              <w:ind w:firstLine="0" w:firstLineChars="0"/>
              <w:jc w:val="center"/>
              <w:rPr>
                <w:sz w:val="18"/>
                <w:szCs w:val="18"/>
              </w:rPr>
            </w:pPr>
            <w:r>
              <w:rPr>
                <w:sz w:val="18"/>
                <w:szCs w:val="18"/>
              </w:rPr>
              <w:t>11.596680</w:t>
            </w:r>
          </w:p>
        </w:tc>
        <w:tc>
          <w:tcPr>
            <w:tcW w:w="626" w:type="dxa"/>
            <w:tcBorders>
              <w:top w:val="nil"/>
              <w:left w:val="nil"/>
              <w:bottom w:val="single" w:color="auto" w:sz="4" w:space="0"/>
              <w:right w:val="single" w:color="auto" w:sz="4" w:space="0"/>
            </w:tcBorders>
            <w:vAlign w:val="center"/>
          </w:tcPr>
          <w:p w14:paraId="5FEFD1A7">
            <w:pPr>
              <w:ind w:firstLine="0" w:firstLineChars="0"/>
              <w:jc w:val="center"/>
              <w:rPr>
                <w:sz w:val="18"/>
                <w:szCs w:val="18"/>
              </w:rPr>
            </w:pPr>
            <w:r>
              <w:rPr>
                <w:sz w:val="18"/>
                <w:szCs w:val="18"/>
              </w:rPr>
              <w:t>4</w:t>
            </w:r>
          </w:p>
        </w:tc>
      </w:tr>
      <w:tr w14:paraId="4A409929">
        <w:tblPrEx>
          <w:tblCellMar>
            <w:top w:w="0" w:type="dxa"/>
            <w:left w:w="108" w:type="dxa"/>
            <w:bottom w:w="0" w:type="dxa"/>
            <w:right w:w="108" w:type="dxa"/>
          </w:tblCellMar>
        </w:tblPrEx>
        <w:trPr>
          <w:trHeight w:val="270" w:hRule="atLeast"/>
          <w:jc w:val="center"/>
        </w:trPr>
        <w:tc>
          <w:tcPr>
            <w:tcW w:w="957" w:type="dxa"/>
            <w:tcBorders>
              <w:top w:val="nil"/>
              <w:left w:val="single" w:color="auto" w:sz="4" w:space="0"/>
              <w:bottom w:val="single" w:color="auto" w:sz="4" w:space="0"/>
              <w:right w:val="single" w:color="auto" w:sz="4" w:space="0"/>
            </w:tcBorders>
            <w:vAlign w:val="center"/>
          </w:tcPr>
          <w:p w14:paraId="07C942CD">
            <w:pPr>
              <w:ind w:firstLine="0" w:firstLineChars="0"/>
              <w:jc w:val="center"/>
              <w:rPr>
                <w:sz w:val="18"/>
                <w:szCs w:val="18"/>
              </w:rPr>
            </w:pPr>
            <w:r>
              <w:rPr>
                <w:sz w:val="18"/>
                <w:szCs w:val="18"/>
              </w:rPr>
              <w:t>92</w:t>
            </w:r>
          </w:p>
        </w:tc>
        <w:tc>
          <w:tcPr>
            <w:tcW w:w="1068" w:type="dxa"/>
            <w:tcBorders>
              <w:top w:val="nil"/>
              <w:left w:val="nil"/>
              <w:bottom w:val="single" w:color="auto" w:sz="4" w:space="0"/>
              <w:right w:val="single" w:color="auto" w:sz="4" w:space="0"/>
            </w:tcBorders>
            <w:vAlign w:val="center"/>
          </w:tcPr>
          <w:p w14:paraId="4C35C8F1">
            <w:pPr>
              <w:ind w:firstLine="0" w:firstLineChars="0"/>
              <w:jc w:val="center"/>
              <w:rPr>
                <w:sz w:val="18"/>
                <w:szCs w:val="18"/>
              </w:rPr>
            </w:pPr>
            <w:r>
              <w:rPr>
                <w:sz w:val="18"/>
                <w:szCs w:val="18"/>
              </w:rPr>
              <w:t>2.246094</w:t>
            </w:r>
          </w:p>
        </w:tc>
        <w:tc>
          <w:tcPr>
            <w:tcW w:w="626" w:type="dxa"/>
            <w:tcBorders>
              <w:top w:val="nil"/>
              <w:left w:val="nil"/>
              <w:bottom w:val="single" w:color="auto" w:sz="4" w:space="0"/>
              <w:right w:val="single" w:color="auto" w:sz="4" w:space="0"/>
            </w:tcBorders>
            <w:vAlign w:val="center"/>
          </w:tcPr>
          <w:p w14:paraId="12ACA814">
            <w:pPr>
              <w:ind w:firstLine="0" w:firstLineChars="0"/>
              <w:jc w:val="center"/>
              <w:rPr>
                <w:sz w:val="18"/>
                <w:szCs w:val="18"/>
              </w:rPr>
            </w:pPr>
            <w:r>
              <w:rPr>
                <w:sz w:val="18"/>
                <w:szCs w:val="18"/>
              </w:rPr>
              <w:t>13</w:t>
            </w:r>
          </w:p>
        </w:tc>
        <w:tc>
          <w:tcPr>
            <w:tcW w:w="599" w:type="dxa"/>
            <w:tcBorders>
              <w:top w:val="nil"/>
              <w:left w:val="nil"/>
              <w:bottom w:val="single" w:color="auto" w:sz="4" w:space="0"/>
              <w:right w:val="single" w:color="auto" w:sz="4" w:space="0"/>
            </w:tcBorders>
            <w:vAlign w:val="center"/>
          </w:tcPr>
          <w:p w14:paraId="26101BAE">
            <w:pPr>
              <w:ind w:firstLine="0" w:firstLineChars="0"/>
              <w:jc w:val="center"/>
              <w:rPr>
                <w:sz w:val="18"/>
                <w:szCs w:val="18"/>
              </w:rPr>
            </w:pPr>
            <w:r>
              <w:rPr>
                <w:sz w:val="18"/>
                <w:szCs w:val="18"/>
              </w:rPr>
              <w:t>220</w:t>
            </w:r>
          </w:p>
        </w:tc>
        <w:tc>
          <w:tcPr>
            <w:tcW w:w="1068" w:type="dxa"/>
            <w:tcBorders>
              <w:top w:val="nil"/>
              <w:left w:val="nil"/>
              <w:bottom w:val="single" w:color="auto" w:sz="4" w:space="0"/>
              <w:right w:val="single" w:color="auto" w:sz="4" w:space="0"/>
            </w:tcBorders>
            <w:vAlign w:val="center"/>
          </w:tcPr>
          <w:p w14:paraId="3C8F0BC1">
            <w:pPr>
              <w:ind w:firstLine="0" w:firstLineChars="0"/>
              <w:jc w:val="center"/>
              <w:rPr>
                <w:sz w:val="18"/>
                <w:szCs w:val="18"/>
              </w:rPr>
            </w:pPr>
            <w:r>
              <w:rPr>
                <w:sz w:val="18"/>
                <w:szCs w:val="18"/>
              </w:rPr>
              <w:t>5.371094</w:t>
            </w:r>
          </w:p>
        </w:tc>
        <w:tc>
          <w:tcPr>
            <w:tcW w:w="626" w:type="dxa"/>
            <w:tcBorders>
              <w:top w:val="nil"/>
              <w:left w:val="nil"/>
              <w:bottom w:val="single" w:color="auto" w:sz="4" w:space="0"/>
              <w:right w:val="single" w:color="auto" w:sz="4" w:space="0"/>
            </w:tcBorders>
            <w:vAlign w:val="center"/>
          </w:tcPr>
          <w:p w14:paraId="438B5DBC">
            <w:pPr>
              <w:ind w:firstLine="0" w:firstLineChars="0"/>
              <w:jc w:val="center"/>
              <w:rPr>
                <w:sz w:val="18"/>
                <w:szCs w:val="18"/>
              </w:rPr>
            </w:pPr>
            <w:r>
              <w:rPr>
                <w:sz w:val="18"/>
                <w:szCs w:val="18"/>
              </w:rPr>
              <w:t>0</w:t>
            </w:r>
          </w:p>
        </w:tc>
        <w:tc>
          <w:tcPr>
            <w:tcW w:w="599" w:type="dxa"/>
            <w:tcBorders>
              <w:top w:val="nil"/>
              <w:left w:val="nil"/>
              <w:bottom w:val="single" w:color="auto" w:sz="4" w:space="0"/>
              <w:right w:val="single" w:color="auto" w:sz="4" w:space="0"/>
            </w:tcBorders>
            <w:vAlign w:val="center"/>
          </w:tcPr>
          <w:p w14:paraId="1540E9CC">
            <w:pPr>
              <w:ind w:firstLine="0" w:firstLineChars="0"/>
              <w:jc w:val="center"/>
              <w:rPr>
                <w:sz w:val="18"/>
                <w:szCs w:val="18"/>
              </w:rPr>
            </w:pPr>
            <w:r>
              <w:rPr>
                <w:sz w:val="18"/>
                <w:szCs w:val="18"/>
              </w:rPr>
              <w:t>348</w:t>
            </w:r>
          </w:p>
        </w:tc>
        <w:tc>
          <w:tcPr>
            <w:tcW w:w="1068" w:type="dxa"/>
            <w:tcBorders>
              <w:top w:val="nil"/>
              <w:left w:val="nil"/>
              <w:bottom w:val="single" w:color="auto" w:sz="4" w:space="0"/>
              <w:right w:val="single" w:color="auto" w:sz="4" w:space="0"/>
            </w:tcBorders>
            <w:vAlign w:val="center"/>
          </w:tcPr>
          <w:p w14:paraId="64C2503C">
            <w:pPr>
              <w:ind w:firstLine="0" w:firstLineChars="0"/>
              <w:jc w:val="center"/>
              <w:rPr>
                <w:sz w:val="18"/>
                <w:szCs w:val="18"/>
              </w:rPr>
            </w:pPr>
            <w:r>
              <w:rPr>
                <w:sz w:val="18"/>
                <w:szCs w:val="18"/>
              </w:rPr>
              <w:t>8.496094</w:t>
            </w:r>
          </w:p>
        </w:tc>
        <w:tc>
          <w:tcPr>
            <w:tcW w:w="626" w:type="dxa"/>
            <w:tcBorders>
              <w:top w:val="nil"/>
              <w:left w:val="nil"/>
              <w:bottom w:val="single" w:color="auto" w:sz="4" w:space="0"/>
              <w:right w:val="single" w:color="auto" w:sz="4" w:space="0"/>
            </w:tcBorders>
            <w:vAlign w:val="center"/>
          </w:tcPr>
          <w:p w14:paraId="15E86CB8">
            <w:pPr>
              <w:ind w:firstLine="0" w:firstLineChars="0"/>
              <w:jc w:val="center"/>
              <w:rPr>
                <w:sz w:val="18"/>
                <w:szCs w:val="18"/>
              </w:rPr>
            </w:pPr>
            <w:r>
              <w:rPr>
                <w:sz w:val="18"/>
                <w:szCs w:val="18"/>
              </w:rPr>
              <w:t>15</w:t>
            </w:r>
          </w:p>
        </w:tc>
        <w:tc>
          <w:tcPr>
            <w:tcW w:w="599" w:type="dxa"/>
            <w:tcBorders>
              <w:top w:val="nil"/>
              <w:left w:val="nil"/>
              <w:bottom w:val="single" w:color="auto" w:sz="4" w:space="0"/>
              <w:right w:val="single" w:color="auto" w:sz="4" w:space="0"/>
            </w:tcBorders>
            <w:vAlign w:val="center"/>
          </w:tcPr>
          <w:p w14:paraId="62B88ED6">
            <w:pPr>
              <w:ind w:firstLine="0" w:firstLineChars="0"/>
              <w:jc w:val="center"/>
              <w:rPr>
                <w:sz w:val="18"/>
                <w:szCs w:val="18"/>
              </w:rPr>
            </w:pPr>
            <w:r>
              <w:rPr>
                <w:sz w:val="18"/>
                <w:szCs w:val="18"/>
              </w:rPr>
              <w:t>476</w:t>
            </w:r>
          </w:p>
        </w:tc>
        <w:tc>
          <w:tcPr>
            <w:tcW w:w="1109" w:type="dxa"/>
            <w:tcBorders>
              <w:top w:val="nil"/>
              <w:left w:val="nil"/>
              <w:bottom w:val="single" w:color="auto" w:sz="4" w:space="0"/>
              <w:right w:val="single" w:color="auto" w:sz="4" w:space="0"/>
            </w:tcBorders>
            <w:vAlign w:val="center"/>
          </w:tcPr>
          <w:p w14:paraId="0BAA122E">
            <w:pPr>
              <w:ind w:firstLine="0" w:firstLineChars="0"/>
              <w:jc w:val="center"/>
              <w:rPr>
                <w:sz w:val="18"/>
                <w:szCs w:val="18"/>
              </w:rPr>
            </w:pPr>
            <w:r>
              <w:rPr>
                <w:sz w:val="18"/>
                <w:szCs w:val="18"/>
              </w:rPr>
              <w:t>11.621094</w:t>
            </w:r>
          </w:p>
        </w:tc>
        <w:tc>
          <w:tcPr>
            <w:tcW w:w="626" w:type="dxa"/>
            <w:tcBorders>
              <w:top w:val="nil"/>
              <w:left w:val="nil"/>
              <w:bottom w:val="single" w:color="auto" w:sz="4" w:space="0"/>
              <w:right w:val="single" w:color="auto" w:sz="4" w:space="0"/>
            </w:tcBorders>
            <w:vAlign w:val="center"/>
          </w:tcPr>
          <w:p w14:paraId="5412EDAD">
            <w:pPr>
              <w:ind w:firstLine="0" w:firstLineChars="0"/>
              <w:jc w:val="center"/>
              <w:rPr>
                <w:sz w:val="18"/>
                <w:szCs w:val="18"/>
              </w:rPr>
            </w:pPr>
            <w:r>
              <w:rPr>
                <w:sz w:val="18"/>
                <w:szCs w:val="18"/>
              </w:rPr>
              <w:t>2</w:t>
            </w:r>
          </w:p>
        </w:tc>
      </w:tr>
      <w:tr w14:paraId="45081338">
        <w:tblPrEx>
          <w:tblCellMar>
            <w:top w:w="0" w:type="dxa"/>
            <w:left w:w="108" w:type="dxa"/>
            <w:bottom w:w="0" w:type="dxa"/>
            <w:right w:w="108" w:type="dxa"/>
          </w:tblCellMar>
        </w:tblPrEx>
        <w:trPr>
          <w:trHeight w:val="270" w:hRule="atLeast"/>
          <w:jc w:val="center"/>
        </w:trPr>
        <w:tc>
          <w:tcPr>
            <w:tcW w:w="957" w:type="dxa"/>
            <w:tcBorders>
              <w:top w:val="nil"/>
              <w:left w:val="single" w:color="auto" w:sz="4" w:space="0"/>
              <w:bottom w:val="single" w:color="auto" w:sz="4" w:space="0"/>
              <w:right w:val="single" w:color="auto" w:sz="4" w:space="0"/>
            </w:tcBorders>
            <w:vAlign w:val="center"/>
          </w:tcPr>
          <w:p w14:paraId="3128ECDE">
            <w:pPr>
              <w:ind w:firstLine="0" w:firstLineChars="0"/>
              <w:jc w:val="center"/>
              <w:rPr>
                <w:sz w:val="18"/>
                <w:szCs w:val="18"/>
              </w:rPr>
            </w:pPr>
            <w:r>
              <w:rPr>
                <w:sz w:val="18"/>
                <w:szCs w:val="18"/>
              </w:rPr>
              <w:t>93</w:t>
            </w:r>
          </w:p>
        </w:tc>
        <w:tc>
          <w:tcPr>
            <w:tcW w:w="1068" w:type="dxa"/>
            <w:tcBorders>
              <w:top w:val="nil"/>
              <w:left w:val="nil"/>
              <w:bottom w:val="single" w:color="auto" w:sz="4" w:space="0"/>
              <w:right w:val="single" w:color="auto" w:sz="4" w:space="0"/>
            </w:tcBorders>
            <w:vAlign w:val="center"/>
          </w:tcPr>
          <w:p w14:paraId="25627165">
            <w:pPr>
              <w:ind w:firstLine="0" w:firstLineChars="0"/>
              <w:jc w:val="center"/>
              <w:rPr>
                <w:sz w:val="18"/>
                <w:szCs w:val="18"/>
              </w:rPr>
            </w:pPr>
            <w:r>
              <w:rPr>
                <w:sz w:val="18"/>
                <w:szCs w:val="18"/>
              </w:rPr>
              <w:t>2.270508</w:t>
            </w:r>
          </w:p>
        </w:tc>
        <w:tc>
          <w:tcPr>
            <w:tcW w:w="626" w:type="dxa"/>
            <w:tcBorders>
              <w:top w:val="nil"/>
              <w:left w:val="nil"/>
              <w:bottom w:val="single" w:color="auto" w:sz="4" w:space="0"/>
              <w:right w:val="single" w:color="auto" w:sz="4" w:space="0"/>
            </w:tcBorders>
            <w:vAlign w:val="center"/>
          </w:tcPr>
          <w:p w14:paraId="2EE770B8">
            <w:pPr>
              <w:ind w:firstLine="0" w:firstLineChars="0"/>
              <w:jc w:val="center"/>
              <w:rPr>
                <w:sz w:val="18"/>
                <w:szCs w:val="18"/>
              </w:rPr>
            </w:pPr>
            <w:r>
              <w:rPr>
                <w:sz w:val="18"/>
                <w:szCs w:val="18"/>
              </w:rPr>
              <w:t>12</w:t>
            </w:r>
          </w:p>
        </w:tc>
        <w:tc>
          <w:tcPr>
            <w:tcW w:w="599" w:type="dxa"/>
            <w:tcBorders>
              <w:top w:val="nil"/>
              <w:left w:val="nil"/>
              <w:bottom w:val="single" w:color="auto" w:sz="4" w:space="0"/>
              <w:right w:val="single" w:color="auto" w:sz="4" w:space="0"/>
            </w:tcBorders>
            <w:vAlign w:val="center"/>
          </w:tcPr>
          <w:p w14:paraId="35D14DC9">
            <w:pPr>
              <w:ind w:firstLine="0" w:firstLineChars="0"/>
              <w:jc w:val="center"/>
              <w:rPr>
                <w:sz w:val="18"/>
                <w:szCs w:val="18"/>
              </w:rPr>
            </w:pPr>
            <w:r>
              <w:rPr>
                <w:sz w:val="18"/>
                <w:szCs w:val="18"/>
              </w:rPr>
              <w:t>221</w:t>
            </w:r>
          </w:p>
        </w:tc>
        <w:tc>
          <w:tcPr>
            <w:tcW w:w="1068" w:type="dxa"/>
            <w:tcBorders>
              <w:top w:val="nil"/>
              <w:left w:val="nil"/>
              <w:bottom w:val="single" w:color="auto" w:sz="4" w:space="0"/>
              <w:right w:val="single" w:color="auto" w:sz="4" w:space="0"/>
            </w:tcBorders>
            <w:vAlign w:val="center"/>
          </w:tcPr>
          <w:p w14:paraId="4054F666">
            <w:pPr>
              <w:ind w:firstLine="0" w:firstLineChars="0"/>
              <w:jc w:val="center"/>
              <w:rPr>
                <w:sz w:val="18"/>
                <w:szCs w:val="18"/>
              </w:rPr>
            </w:pPr>
            <w:r>
              <w:rPr>
                <w:sz w:val="18"/>
                <w:szCs w:val="18"/>
              </w:rPr>
              <w:t>5.395508</w:t>
            </w:r>
          </w:p>
        </w:tc>
        <w:tc>
          <w:tcPr>
            <w:tcW w:w="626" w:type="dxa"/>
            <w:tcBorders>
              <w:top w:val="nil"/>
              <w:left w:val="nil"/>
              <w:bottom w:val="single" w:color="auto" w:sz="4" w:space="0"/>
              <w:right w:val="single" w:color="auto" w:sz="4" w:space="0"/>
            </w:tcBorders>
            <w:vAlign w:val="center"/>
          </w:tcPr>
          <w:p w14:paraId="66B11A4D">
            <w:pPr>
              <w:ind w:firstLine="0" w:firstLineChars="0"/>
              <w:jc w:val="center"/>
              <w:rPr>
                <w:sz w:val="18"/>
                <w:szCs w:val="18"/>
              </w:rPr>
            </w:pPr>
            <w:r>
              <w:rPr>
                <w:sz w:val="18"/>
                <w:szCs w:val="18"/>
              </w:rPr>
              <w:t>4</w:t>
            </w:r>
          </w:p>
        </w:tc>
        <w:tc>
          <w:tcPr>
            <w:tcW w:w="599" w:type="dxa"/>
            <w:tcBorders>
              <w:top w:val="nil"/>
              <w:left w:val="nil"/>
              <w:bottom w:val="single" w:color="auto" w:sz="4" w:space="0"/>
              <w:right w:val="single" w:color="auto" w:sz="4" w:space="0"/>
            </w:tcBorders>
            <w:vAlign w:val="center"/>
          </w:tcPr>
          <w:p w14:paraId="23EBB4EE">
            <w:pPr>
              <w:ind w:firstLine="0" w:firstLineChars="0"/>
              <w:jc w:val="center"/>
              <w:rPr>
                <w:sz w:val="18"/>
                <w:szCs w:val="18"/>
              </w:rPr>
            </w:pPr>
            <w:r>
              <w:rPr>
                <w:sz w:val="18"/>
                <w:szCs w:val="18"/>
              </w:rPr>
              <w:t>349</w:t>
            </w:r>
          </w:p>
        </w:tc>
        <w:tc>
          <w:tcPr>
            <w:tcW w:w="1068" w:type="dxa"/>
            <w:tcBorders>
              <w:top w:val="nil"/>
              <w:left w:val="nil"/>
              <w:bottom w:val="single" w:color="auto" w:sz="4" w:space="0"/>
              <w:right w:val="single" w:color="auto" w:sz="4" w:space="0"/>
            </w:tcBorders>
            <w:vAlign w:val="center"/>
          </w:tcPr>
          <w:p w14:paraId="4114BC60">
            <w:pPr>
              <w:ind w:firstLine="0" w:firstLineChars="0"/>
              <w:jc w:val="center"/>
              <w:rPr>
                <w:sz w:val="18"/>
                <w:szCs w:val="18"/>
              </w:rPr>
            </w:pPr>
            <w:r>
              <w:rPr>
                <w:sz w:val="18"/>
                <w:szCs w:val="18"/>
              </w:rPr>
              <w:t>8.520508</w:t>
            </w:r>
          </w:p>
        </w:tc>
        <w:tc>
          <w:tcPr>
            <w:tcW w:w="626" w:type="dxa"/>
            <w:tcBorders>
              <w:top w:val="nil"/>
              <w:left w:val="nil"/>
              <w:bottom w:val="single" w:color="auto" w:sz="4" w:space="0"/>
              <w:right w:val="single" w:color="auto" w:sz="4" w:space="0"/>
            </w:tcBorders>
            <w:vAlign w:val="center"/>
          </w:tcPr>
          <w:p w14:paraId="74ABB1AE">
            <w:pPr>
              <w:ind w:firstLine="0" w:firstLineChars="0"/>
              <w:jc w:val="center"/>
              <w:rPr>
                <w:sz w:val="18"/>
                <w:szCs w:val="18"/>
              </w:rPr>
            </w:pPr>
            <w:r>
              <w:rPr>
                <w:sz w:val="18"/>
                <w:szCs w:val="18"/>
              </w:rPr>
              <w:t>6</w:t>
            </w:r>
          </w:p>
        </w:tc>
        <w:tc>
          <w:tcPr>
            <w:tcW w:w="599" w:type="dxa"/>
            <w:tcBorders>
              <w:top w:val="nil"/>
              <w:left w:val="nil"/>
              <w:bottom w:val="single" w:color="auto" w:sz="4" w:space="0"/>
              <w:right w:val="single" w:color="auto" w:sz="4" w:space="0"/>
            </w:tcBorders>
            <w:vAlign w:val="center"/>
          </w:tcPr>
          <w:p w14:paraId="1B976AD5">
            <w:pPr>
              <w:ind w:firstLine="0" w:firstLineChars="0"/>
              <w:jc w:val="center"/>
              <w:rPr>
                <w:sz w:val="18"/>
                <w:szCs w:val="18"/>
              </w:rPr>
            </w:pPr>
            <w:r>
              <w:rPr>
                <w:sz w:val="18"/>
                <w:szCs w:val="18"/>
              </w:rPr>
              <w:t>477</w:t>
            </w:r>
          </w:p>
        </w:tc>
        <w:tc>
          <w:tcPr>
            <w:tcW w:w="1109" w:type="dxa"/>
            <w:tcBorders>
              <w:top w:val="nil"/>
              <w:left w:val="nil"/>
              <w:bottom w:val="single" w:color="auto" w:sz="4" w:space="0"/>
              <w:right w:val="single" w:color="auto" w:sz="4" w:space="0"/>
            </w:tcBorders>
            <w:vAlign w:val="center"/>
          </w:tcPr>
          <w:p w14:paraId="505A3055">
            <w:pPr>
              <w:ind w:firstLine="0" w:firstLineChars="0"/>
              <w:jc w:val="center"/>
              <w:rPr>
                <w:sz w:val="18"/>
                <w:szCs w:val="18"/>
              </w:rPr>
            </w:pPr>
            <w:r>
              <w:rPr>
                <w:sz w:val="18"/>
                <w:szCs w:val="18"/>
              </w:rPr>
              <w:t>11.645508</w:t>
            </w:r>
          </w:p>
        </w:tc>
        <w:tc>
          <w:tcPr>
            <w:tcW w:w="626" w:type="dxa"/>
            <w:tcBorders>
              <w:top w:val="nil"/>
              <w:left w:val="nil"/>
              <w:bottom w:val="single" w:color="auto" w:sz="4" w:space="0"/>
              <w:right w:val="single" w:color="auto" w:sz="4" w:space="0"/>
            </w:tcBorders>
            <w:vAlign w:val="center"/>
          </w:tcPr>
          <w:p w14:paraId="40EA6BE8">
            <w:pPr>
              <w:ind w:firstLine="0" w:firstLineChars="0"/>
              <w:jc w:val="center"/>
              <w:rPr>
                <w:sz w:val="18"/>
                <w:szCs w:val="18"/>
              </w:rPr>
            </w:pPr>
            <w:r>
              <w:rPr>
                <w:sz w:val="18"/>
                <w:szCs w:val="18"/>
              </w:rPr>
              <w:t>8</w:t>
            </w:r>
          </w:p>
        </w:tc>
      </w:tr>
      <w:tr w14:paraId="7866F743">
        <w:tblPrEx>
          <w:tblCellMar>
            <w:top w:w="0" w:type="dxa"/>
            <w:left w:w="108" w:type="dxa"/>
            <w:bottom w:w="0" w:type="dxa"/>
            <w:right w:w="108" w:type="dxa"/>
          </w:tblCellMar>
        </w:tblPrEx>
        <w:trPr>
          <w:trHeight w:val="270" w:hRule="atLeast"/>
          <w:jc w:val="center"/>
        </w:trPr>
        <w:tc>
          <w:tcPr>
            <w:tcW w:w="957" w:type="dxa"/>
            <w:tcBorders>
              <w:top w:val="nil"/>
              <w:left w:val="single" w:color="auto" w:sz="4" w:space="0"/>
              <w:bottom w:val="single" w:color="auto" w:sz="4" w:space="0"/>
              <w:right w:val="single" w:color="auto" w:sz="4" w:space="0"/>
            </w:tcBorders>
            <w:vAlign w:val="center"/>
          </w:tcPr>
          <w:p w14:paraId="1873104E">
            <w:pPr>
              <w:ind w:firstLine="0" w:firstLineChars="0"/>
              <w:jc w:val="center"/>
              <w:rPr>
                <w:sz w:val="18"/>
                <w:szCs w:val="18"/>
              </w:rPr>
            </w:pPr>
            <w:r>
              <w:rPr>
                <w:sz w:val="18"/>
                <w:szCs w:val="18"/>
              </w:rPr>
              <w:t>94</w:t>
            </w:r>
          </w:p>
        </w:tc>
        <w:tc>
          <w:tcPr>
            <w:tcW w:w="1068" w:type="dxa"/>
            <w:tcBorders>
              <w:top w:val="nil"/>
              <w:left w:val="nil"/>
              <w:bottom w:val="single" w:color="auto" w:sz="4" w:space="0"/>
              <w:right w:val="single" w:color="auto" w:sz="4" w:space="0"/>
            </w:tcBorders>
            <w:vAlign w:val="center"/>
          </w:tcPr>
          <w:p w14:paraId="27F1A94C">
            <w:pPr>
              <w:ind w:firstLine="0" w:firstLineChars="0"/>
              <w:jc w:val="center"/>
              <w:rPr>
                <w:sz w:val="18"/>
                <w:szCs w:val="18"/>
              </w:rPr>
            </w:pPr>
            <w:r>
              <w:rPr>
                <w:sz w:val="18"/>
                <w:szCs w:val="18"/>
              </w:rPr>
              <w:t>2.294922</w:t>
            </w:r>
          </w:p>
        </w:tc>
        <w:tc>
          <w:tcPr>
            <w:tcW w:w="626" w:type="dxa"/>
            <w:tcBorders>
              <w:top w:val="nil"/>
              <w:left w:val="nil"/>
              <w:bottom w:val="single" w:color="auto" w:sz="4" w:space="0"/>
              <w:right w:val="single" w:color="auto" w:sz="4" w:space="0"/>
            </w:tcBorders>
            <w:vAlign w:val="center"/>
          </w:tcPr>
          <w:p w14:paraId="569706A2">
            <w:pPr>
              <w:ind w:firstLine="0" w:firstLineChars="0"/>
              <w:jc w:val="center"/>
              <w:rPr>
                <w:sz w:val="18"/>
                <w:szCs w:val="18"/>
              </w:rPr>
            </w:pPr>
            <w:r>
              <w:rPr>
                <w:sz w:val="18"/>
                <w:szCs w:val="18"/>
              </w:rPr>
              <w:t>8</w:t>
            </w:r>
          </w:p>
        </w:tc>
        <w:tc>
          <w:tcPr>
            <w:tcW w:w="599" w:type="dxa"/>
            <w:tcBorders>
              <w:top w:val="nil"/>
              <w:left w:val="nil"/>
              <w:bottom w:val="single" w:color="auto" w:sz="4" w:space="0"/>
              <w:right w:val="single" w:color="auto" w:sz="4" w:space="0"/>
            </w:tcBorders>
            <w:vAlign w:val="center"/>
          </w:tcPr>
          <w:p w14:paraId="2A81B452">
            <w:pPr>
              <w:ind w:firstLine="0" w:firstLineChars="0"/>
              <w:jc w:val="center"/>
              <w:rPr>
                <w:sz w:val="18"/>
                <w:szCs w:val="18"/>
              </w:rPr>
            </w:pPr>
            <w:r>
              <w:rPr>
                <w:sz w:val="18"/>
                <w:szCs w:val="18"/>
              </w:rPr>
              <w:t>222</w:t>
            </w:r>
          </w:p>
        </w:tc>
        <w:tc>
          <w:tcPr>
            <w:tcW w:w="1068" w:type="dxa"/>
            <w:tcBorders>
              <w:top w:val="nil"/>
              <w:left w:val="nil"/>
              <w:bottom w:val="single" w:color="auto" w:sz="4" w:space="0"/>
              <w:right w:val="single" w:color="auto" w:sz="4" w:space="0"/>
            </w:tcBorders>
            <w:vAlign w:val="center"/>
          </w:tcPr>
          <w:p w14:paraId="364192F8">
            <w:pPr>
              <w:ind w:firstLine="0" w:firstLineChars="0"/>
              <w:jc w:val="center"/>
              <w:rPr>
                <w:sz w:val="18"/>
                <w:szCs w:val="18"/>
              </w:rPr>
            </w:pPr>
            <w:r>
              <w:rPr>
                <w:sz w:val="18"/>
                <w:szCs w:val="18"/>
              </w:rPr>
              <w:t>5.419922</w:t>
            </w:r>
          </w:p>
        </w:tc>
        <w:tc>
          <w:tcPr>
            <w:tcW w:w="626" w:type="dxa"/>
            <w:tcBorders>
              <w:top w:val="nil"/>
              <w:left w:val="nil"/>
              <w:bottom w:val="single" w:color="auto" w:sz="4" w:space="0"/>
              <w:right w:val="single" w:color="auto" w:sz="4" w:space="0"/>
            </w:tcBorders>
            <w:vAlign w:val="center"/>
          </w:tcPr>
          <w:p w14:paraId="77A4C2F9">
            <w:pPr>
              <w:ind w:firstLine="0" w:firstLineChars="0"/>
              <w:jc w:val="center"/>
              <w:rPr>
                <w:sz w:val="18"/>
                <w:szCs w:val="18"/>
              </w:rPr>
            </w:pPr>
            <w:r>
              <w:rPr>
                <w:sz w:val="18"/>
                <w:szCs w:val="18"/>
              </w:rPr>
              <w:t>2</w:t>
            </w:r>
          </w:p>
        </w:tc>
        <w:tc>
          <w:tcPr>
            <w:tcW w:w="599" w:type="dxa"/>
            <w:tcBorders>
              <w:top w:val="nil"/>
              <w:left w:val="nil"/>
              <w:bottom w:val="single" w:color="auto" w:sz="4" w:space="0"/>
              <w:right w:val="single" w:color="auto" w:sz="4" w:space="0"/>
            </w:tcBorders>
            <w:vAlign w:val="center"/>
          </w:tcPr>
          <w:p w14:paraId="5C2195AE">
            <w:pPr>
              <w:ind w:firstLine="0" w:firstLineChars="0"/>
              <w:jc w:val="center"/>
              <w:rPr>
                <w:sz w:val="18"/>
                <w:szCs w:val="18"/>
              </w:rPr>
            </w:pPr>
            <w:r>
              <w:rPr>
                <w:sz w:val="18"/>
                <w:szCs w:val="18"/>
              </w:rPr>
              <w:t>350</w:t>
            </w:r>
          </w:p>
        </w:tc>
        <w:tc>
          <w:tcPr>
            <w:tcW w:w="1068" w:type="dxa"/>
            <w:tcBorders>
              <w:top w:val="nil"/>
              <w:left w:val="nil"/>
              <w:bottom w:val="single" w:color="auto" w:sz="4" w:space="0"/>
              <w:right w:val="single" w:color="auto" w:sz="4" w:space="0"/>
            </w:tcBorders>
            <w:vAlign w:val="center"/>
          </w:tcPr>
          <w:p w14:paraId="18FEB217">
            <w:pPr>
              <w:ind w:firstLine="0" w:firstLineChars="0"/>
              <w:jc w:val="center"/>
              <w:rPr>
                <w:sz w:val="18"/>
                <w:szCs w:val="18"/>
              </w:rPr>
            </w:pPr>
            <w:r>
              <w:rPr>
                <w:sz w:val="18"/>
                <w:szCs w:val="18"/>
              </w:rPr>
              <w:t>8.544922</w:t>
            </w:r>
          </w:p>
        </w:tc>
        <w:tc>
          <w:tcPr>
            <w:tcW w:w="626" w:type="dxa"/>
            <w:tcBorders>
              <w:top w:val="nil"/>
              <w:left w:val="nil"/>
              <w:bottom w:val="single" w:color="auto" w:sz="4" w:space="0"/>
              <w:right w:val="single" w:color="auto" w:sz="4" w:space="0"/>
            </w:tcBorders>
            <w:vAlign w:val="center"/>
          </w:tcPr>
          <w:p w14:paraId="40347488">
            <w:pPr>
              <w:ind w:firstLine="0" w:firstLineChars="0"/>
              <w:jc w:val="center"/>
              <w:rPr>
                <w:sz w:val="18"/>
                <w:szCs w:val="18"/>
              </w:rPr>
            </w:pPr>
            <w:r>
              <w:rPr>
                <w:sz w:val="18"/>
                <w:szCs w:val="18"/>
              </w:rPr>
              <w:t>9</w:t>
            </w:r>
          </w:p>
        </w:tc>
        <w:tc>
          <w:tcPr>
            <w:tcW w:w="599" w:type="dxa"/>
            <w:tcBorders>
              <w:top w:val="nil"/>
              <w:left w:val="nil"/>
              <w:bottom w:val="single" w:color="auto" w:sz="4" w:space="0"/>
              <w:right w:val="single" w:color="auto" w:sz="4" w:space="0"/>
            </w:tcBorders>
            <w:vAlign w:val="center"/>
          </w:tcPr>
          <w:p w14:paraId="0C80A8B7">
            <w:pPr>
              <w:ind w:firstLine="0" w:firstLineChars="0"/>
              <w:jc w:val="center"/>
              <w:rPr>
                <w:sz w:val="18"/>
                <w:szCs w:val="18"/>
              </w:rPr>
            </w:pPr>
            <w:r>
              <w:rPr>
                <w:sz w:val="18"/>
                <w:szCs w:val="18"/>
              </w:rPr>
              <w:t>478</w:t>
            </w:r>
          </w:p>
        </w:tc>
        <w:tc>
          <w:tcPr>
            <w:tcW w:w="1109" w:type="dxa"/>
            <w:tcBorders>
              <w:top w:val="nil"/>
              <w:left w:val="nil"/>
              <w:bottom w:val="single" w:color="auto" w:sz="4" w:space="0"/>
              <w:right w:val="single" w:color="auto" w:sz="4" w:space="0"/>
            </w:tcBorders>
            <w:vAlign w:val="center"/>
          </w:tcPr>
          <w:p w14:paraId="20D7365E">
            <w:pPr>
              <w:ind w:firstLine="0" w:firstLineChars="0"/>
              <w:jc w:val="center"/>
              <w:rPr>
                <w:sz w:val="18"/>
                <w:szCs w:val="18"/>
              </w:rPr>
            </w:pPr>
            <w:r>
              <w:rPr>
                <w:sz w:val="18"/>
                <w:szCs w:val="18"/>
              </w:rPr>
              <w:t>11.669922</w:t>
            </w:r>
          </w:p>
        </w:tc>
        <w:tc>
          <w:tcPr>
            <w:tcW w:w="626" w:type="dxa"/>
            <w:tcBorders>
              <w:top w:val="nil"/>
              <w:left w:val="nil"/>
              <w:bottom w:val="single" w:color="auto" w:sz="4" w:space="0"/>
              <w:right w:val="single" w:color="auto" w:sz="4" w:space="0"/>
            </w:tcBorders>
            <w:vAlign w:val="center"/>
          </w:tcPr>
          <w:p w14:paraId="12683A70">
            <w:pPr>
              <w:ind w:firstLine="0" w:firstLineChars="0"/>
              <w:jc w:val="center"/>
              <w:rPr>
                <w:sz w:val="18"/>
                <w:szCs w:val="18"/>
              </w:rPr>
            </w:pPr>
            <w:r>
              <w:rPr>
                <w:sz w:val="18"/>
                <w:szCs w:val="18"/>
              </w:rPr>
              <w:t>0</w:t>
            </w:r>
          </w:p>
        </w:tc>
      </w:tr>
      <w:tr w14:paraId="4244AD55">
        <w:tblPrEx>
          <w:tblCellMar>
            <w:top w:w="0" w:type="dxa"/>
            <w:left w:w="108" w:type="dxa"/>
            <w:bottom w:w="0" w:type="dxa"/>
            <w:right w:w="108" w:type="dxa"/>
          </w:tblCellMar>
        </w:tblPrEx>
        <w:trPr>
          <w:trHeight w:val="270" w:hRule="atLeast"/>
          <w:jc w:val="center"/>
        </w:trPr>
        <w:tc>
          <w:tcPr>
            <w:tcW w:w="957" w:type="dxa"/>
            <w:tcBorders>
              <w:top w:val="nil"/>
              <w:left w:val="single" w:color="auto" w:sz="4" w:space="0"/>
              <w:bottom w:val="single" w:color="auto" w:sz="4" w:space="0"/>
              <w:right w:val="single" w:color="auto" w:sz="4" w:space="0"/>
            </w:tcBorders>
            <w:vAlign w:val="center"/>
          </w:tcPr>
          <w:p w14:paraId="3CC53DBD">
            <w:pPr>
              <w:ind w:firstLine="0" w:firstLineChars="0"/>
              <w:jc w:val="center"/>
              <w:rPr>
                <w:sz w:val="18"/>
                <w:szCs w:val="18"/>
              </w:rPr>
            </w:pPr>
            <w:r>
              <w:rPr>
                <w:sz w:val="18"/>
                <w:szCs w:val="18"/>
              </w:rPr>
              <w:t>95</w:t>
            </w:r>
          </w:p>
        </w:tc>
        <w:tc>
          <w:tcPr>
            <w:tcW w:w="1068" w:type="dxa"/>
            <w:tcBorders>
              <w:top w:val="nil"/>
              <w:left w:val="nil"/>
              <w:bottom w:val="single" w:color="auto" w:sz="4" w:space="0"/>
              <w:right w:val="single" w:color="auto" w:sz="4" w:space="0"/>
            </w:tcBorders>
            <w:vAlign w:val="center"/>
          </w:tcPr>
          <w:p w14:paraId="54517531">
            <w:pPr>
              <w:ind w:firstLine="0" w:firstLineChars="0"/>
              <w:jc w:val="center"/>
              <w:rPr>
                <w:sz w:val="18"/>
                <w:szCs w:val="18"/>
              </w:rPr>
            </w:pPr>
            <w:r>
              <w:rPr>
                <w:sz w:val="18"/>
                <w:szCs w:val="18"/>
              </w:rPr>
              <w:t>2.319336</w:t>
            </w:r>
          </w:p>
        </w:tc>
        <w:tc>
          <w:tcPr>
            <w:tcW w:w="626" w:type="dxa"/>
            <w:tcBorders>
              <w:top w:val="nil"/>
              <w:left w:val="nil"/>
              <w:bottom w:val="single" w:color="auto" w:sz="4" w:space="0"/>
              <w:right w:val="single" w:color="auto" w:sz="4" w:space="0"/>
            </w:tcBorders>
            <w:vAlign w:val="center"/>
          </w:tcPr>
          <w:p w14:paraId="372C4E81">
            <w:pPr>
              <w:ind w:firstLine="0" w:firstLineChars="0"/>
              <w:jc w:val="center"/>
              <w:rPr>
                <w:sz w:val="18"/>
                <w:szCs w:val="18"/>
              </w:rPr>
            </w:pPr>
            <w:r>
              <w:rPr>
                <w:sz w:val="18"/>
                <w:szCs w:val="18"/>
              </w:rPr>
              <w:t>14</w:t>
            </w:r>
          </w:p>
        </w:tc>
        <w:tc>
          <w:tcPr>
            <w:tcW w:w="599" w:type="dxa"/>
            <w:tcBorders>
              <w:top w:val="nil"/>
              <w:left w:val="nil"/>
              <w:bottom w:val="single" w:color="auto" w:sz="4" w:space="0"/>
              <w:right w:val="single" w:color="auto" w:sz="4" w:space="0"/>
            </w:tcBorders>
            <w:vAlign w:val="center"/>
          </w:tcPr>
          <w:p w14:paraId="437E8766">
            <w:pPr>
              <w:ind w:firstLine="0" w:firstLineChars="0"/>
              <w:jc w:val="center"/>
              <w:rPr>
                <w:sz w:val="18"/>
                <w:szCs w:val="18"/>
              </w:rPr>
            </w:pPr>
            <w:r>
              <w:rPr>
                <w:sz w:val="18"/>
                <w:szCs w:val="18"/>
              </w:rPr>
              <w:t>223</w:t>
            </w:r>
          </w:p>
        </w:tc>
        <w:tc>
          <w:tcPr>
            <w:tcW w:w="1068" w:type="dxa"/>
            <w:tcBorders>
              <w:top w:val="nil"/>
              <w:left w:val="nil"/>
              <w:bottom w:val="single" w:color="auto" w:sz="4" w:space="0"/>
              <w:right w:val="single" w:color="auto" w:sz="4" w:space="0"/>
            </w:tcBorders>
            <w:vAlign w:val="center"/>
          </w:tcPr>
          <w:p w14:paraId="74719C6E">
            <w:pPr>
              <w:ind w:firstLine="0" w:firstLineChars="0"/>
              <w:jc w:val="center"/>
              <w:rPr>
                <w:sz w:val="18"/>
                <w:szCs w:val="18"/>
              </w:rPr>
            </w:pPr>
            <w:r>
              <w:rPr>
                <w:sz w:val="18"/>
                <w:szCs w:val="18"/>
              </w:rPr>
              <w:t>5.444336</w:t>
            </w:r>
          </w:p>
        </w:tc>
        <w:tc>
          <w:tcPr>
            <w:tcW w:w="626" w:type="dxa"/>
            <w:tcBorders>
              <w:top w:val="nil"/>
              <w:left w:val="nil"/>
              <w:bottom w:val="single" w:color="auto" w:sz="4" w:space="0"/>
              <w:right w:val="single" w:color="auto" w:sz="4" w:space="0"/>
            </w:tcBorders>
            <w:vAlign w:val="center"/>
          </w:tcPr>
          <w:p w14:paraId="0D464909">
            <w:pPr>
              <w:ind w:firstLine="0" w:firstLineChars="0"/>
              <w:jc w:val="center"/>
              <w:rPr>
                <w:sz w:val="18"/>
                <w:szCs w:val="18"/>
              </w:rPr>
            </w:pPr>
            <w:r>
              <w:rPr>
                <w:sz w:val="18"/>
                <w:szCs w:val="18"/>
              </w:rPr>
              <w:t>0</w:t>
            </w:r>
          </w:p>
        </w:tc>
        <w:tc>
          <w:tcPr>
            <w:tcW w:w="599" w:type="dxa"/>
            <w:tcBorders>
              <w:top w:val="nil"/>
              <w:left w:val="nil"/>
              <w:bottom w:val="single" w:color="auto" w:sz="4" w:space="0"/>
              <w:right w:val="single" w:color="auto" w:sz="4" w:space="0"/>
            </w:tcBorders>
            <w:vAlign w:val="center"/>
          </w:tcPr>
          <w:p w14:paraId="75664F36">
            <w:pPr>
              <w:ind w:firstLine="0" w:firstLineChars="0"/>
              <w:jc w:val="center"/>
              <w:rPr>
                <w:sz w:val="18"/>
                <w:szCs w:val="18"/>
              </w:rPr>
            </w:pPr>
            <w:r>
              <w:rPr>
                <w:sz w:val="18"/>
                <w:szCs w:val="18"/>
              </w:rPr>
              <w:t>351</w:t>
            </w:r>
          </w:p>
        </w:tc>
        <w:tc>
          <w:tcPr>
            <w:tcW w:w="1068" w:type="dxa"/>
            <w:tcBorders>
              <w:top w:val="nil"/>
              <w:left w:val="nil"/>
              <w:bottom w:val="single" w:color="auto" w:sz="4" w:space="0"/>
              <w:right w:val="single" w:color="auto" w:sz="4" w:space="0"/>
            </w:tcBorders>
            <w:vAlign w:val="center"/>
          </w:tcPr>
          <w:p w14:paraId="2DEB0F9E">
            <w:pPr>
              <w:ind w:firstLine="0" w:firstLineChars="0"/>
              <w:jc w:val="center"/>
              <w:rPr>
                <w:sz w:val="18"/>
                <w:szCs w:val="18"/>
              </w:rPr>
            </w:pPr>
            <w:r>
              <w:rPr>
                <w:sz w:val="18"/>
                <w:szCs w:val="18"/>
              </w:rPr>
              <w:t>8.569336</w:t>
            </w:r>
          </w:p>
        </w:tc>
        <w:tc>
          <w:tcPr>
            <w:tcW w:w="626" w:type="dxa"/>
            <w:tcBorders>
              <w:top w:val="nil"/>
              <w:left w:val="nil"/>
              <w:bottom w:val="single" w:color="auto" w:sz="4" w:space="0"/>
              <w:right w:val="single" w:color="auto" w:sz="4" w:space="0"/>
            </w:tcBorders>
            <w:vAlign w:val="center"/>
          </w:tcPr>
          <w:p w14:paraId="6096C9A5">
            <w:pPr>
              <w:ind w:firstLine="0" w:firstLineChars="0"/>
              <w:jc w:val="center"/>
              <w:rPr>
                <w:sz w:val="18"/>
                <w:szCs w:val="18"/>
              </w:rPr>
            </w:pPr>
            <w:r>
              <w:rPr>
                <w:sz w:val="18"/>
                <w:szCs w:val="18"/>
              </w:rPr>
              <w:t>11</w:t>
            </w:r>
          </w:p>
        </w:tc>
        <w:tc>
          <w:tcPr>
            <w:tcW w:w="599" w:type="dxa"/>
            <w:tcBorders>
              <w:top w:val="nil"/>
              <w:left w:val="nil"/>
              <w:bottom w:val="single" w:color="auto" w:sz="4" w:space="0"/>
              <w:right w:val="single" w:color="auto" w:sz="4" w:space="0"/>
            </w:tcBorders>
            <w:vAlign w:val="center"/>
          </w:tcPr>
          <w:p w14:paraId="08287F7D">
            <w:pPr>
              <w:ind w:firstLine="0" w:firstLineChars="0"/>
              <w:jc w:val="center"/>
              <w:rPr>
                <w:sz w:val="18"/>
                <w:szCs w:val="18"/>
              </w:rPr>
            </w:pPr>
            <w:r>
              <w:rPr>
                <w:sz w:val="18"/>
                <w:szCs w:val="18"/>
              </w:rPr>
              <w:t>479</w:t>
            </w:r>
          </w:p>
        </w:tc>
        <w:tc>
          <w:tcPr>
            <w:tcW w:w="1109" w:type="dxa"/>
            <w:tcBorders>
              <w:top w:val="nil"/>
              <w:left w:val="nil"/>
              <w:bottom w:val="single" w:color="auto" w:sz="4" w:space="0"/>
              <w:right w:val="single" w:color="auto" w:sz="4" w:space="0"/>
            </w:tcBorders>
            <w:vAlign w:val="center"/>
          </w:tcPr>
          <w:p w14:paraId="4C93CF7A">
            <w:pPr>
              <w:ind w:firstLine="0" w:firstLineChars="0"/>
              <w:jc w:val="center"/>
              <w:rPr>
                <w:sz w:val="18"/>
                <w:szCs w:val="18"/>
              </w:rPr>
            </w:pPr>
            <w:r>
              <w:rPr>
                <w:sz w:val="18"/>
                <w:szCs w:val="18"/>
              </w:rPr>
              <w:t>11.694336</w:t>
            </w:r>
          </w:p>
        </w:tc>
        <w:tc>
          <w:tcPr>
            <w:tcW w:w="626" w:type="dxa"/>
            <w:tcBorders>
              <w:top w:val="nil"/>
              <w:left w:val="nil"/>
              <w:bottom w:val="single" w:color="auto" w:sz="4" w:space="0"/>
              <w:right w:val="single" w:color="auto" w:sz="4" w:space="0"/>
            </w:tcBorders>
            <w:vAlign w:val="center"/>
          </w:tcPr>
          <w:p w14:paraId="4581697D">
            <w:pPr>
              <w:ind w:firstLine="0" w:firstLineChars="0"/>
              <w:jc w:val="center"/>
              <w:rPr>
                <w:sz w:val="18"/>
                <w:szCs w:val="18"/>
              </w:rPr>
            </w:pPr>
            <w:r>
              <w:rPr>
                <w:sz w:val="18"/>
                <w:szCs w:val="18"/>
              </w:rPr>
              <w:t>13</w:t>
            </w:r>
          </w:p>
        </w:tc>
      </w:tr>
      <w:tr w14:paraId="402897F8">
        <w:tblPrEx>
          <w:tblCellMar>
            <w:top w:w="0" w:type="dxa"/>
            <w:left w:w="108" w:type="dxa"/>
            <w:bottom w:w="0" w:type="dxa"/>
            <w:right w:w="108" w:type="dxa"/>
          </w:tblCellMar>
        </w:tblPrEx>
        <w:trPr>
          <w:trHeight w:val="270" w:hRule="atLeast"/>
          <w:jc w:val="center"/>
        </w:trPr>
        <w:tc>
          <w:tcPr>
            <w:tcW w:w="957" w:type="dxa"/>
            <w:tcBorders>
              <w:top w:val="nil"/>
              <w:left w:val="single" w:color="auto" w:sz="4" w:space="0"/>
              <w:bottom w:val="single" w:color="auto" w:sz="4" w:space="0"/>
              <w:right w:val="single" w:color="auto" w:sz="4" w:space="0"/>
            </w:tcBorders>
            <w:vAlign w:val="center"/>
          </w:tcPr>
          <w:p w14:paraId="6111EDA4">
            <w:pPr>
              <w:ind w:firstLine="0" w:firstLineChars="0"/>
              <w:jc w:val="center"/>
              <w:rPr>
                <w:sz w:val="18"/>
                <w:szCs w:val="18"/>
              </w:rPr>
            </w:pPr>
            <w:r>
              <w:rPr>
                <w:sz w:val="18"/>
                <w:szCs w:val="18"/>
              </w:rPr>
              <w:t>96</w:t>
            </w:r>
          </w:p>
        </w:tc>
        <w:tc>
          <w:tcPr>
            <w:tcW w:w="1068" w:type="dxa"/>
            <w:tcBorders>
              <w:top w:val="nil"/>
              <w:left w:val="nil"/>
              <w:bottom w:val="single" w:color="auto" w:sz="4" w:space="0"/>
              <w:right w:val="single" w:color="auto" w:sz="4" w:space="0"/>
            </w:tcBorders>
            <w:vAlign w:val="center"/>
          </w:tcPr>
          <w:p w14:paraId="685A5E29">
            <w:pPr>
              <w:ind w:firstLine="0" w:firstLineChars="0"/>
              <w:jc w:val="center"/>
              <w:rPr>
                <w:sz w:val="18"/>
                <w:szCs w:val="18"/>
              </w:rPr>
            </w:pPr>
            <w:r>
              <w:rPr>
                <w:sz w:val="18"/>
                <w:szCs w:val="18"/>
              </w:rPr>
              <w:t>2.343750</w:t>
            </w:r>
          </w:p>
        </w:tc>
        <w:tc>
          <w:tcPr>
            <w:tcW w:w="626" w:type="dxa"/>
            <w:tcBorders>
              <w:top w:val="nil"/>
              <w:left w:val="nil"/>
              <w:bottom w:val="single" w:color="auto" w:sz="4" w:space="0"/>
              <w:right w:val="single" w:color="auto" w:sz="4" w:space="0"/>
            </w:tcBorders>
            <w:vAlign w:val="center"/>
          </w:tcPr>
          <w:p w14:paraId="445CCC15">
            <w:pPr>
              <w:ind w:firstLine="0" w:firstLineChars="0"/>
              <w:jc w:val="center"/>
              <w:rPr>
                <w:sz w:val="18"/>
                <w:szCs w:val="18"/>
              </w:rPr>
            </w:pPr>
            <w:r>
              <w:rPr>
                <w:sz w:val="18"/>
                <w:szCs w:val="18"/>
              </w:rPr>
              <w:t>10</w:t>
            </w:r>
          </w:p>
        </w:tc>
        <w:tc>
          <w:tcPr>
            <w:tcW w:w="599" w:type="dxa"/>
            <w:tcBorders>
              <w:top w:val="nil"/>
              <w:left w:val="nil"/>
              <w:bottom w:val="single" w:color="auto" w:sz="4" w:space="0"/>
              <w:right w:val="single" w:color="auto" w:sz="4" w:space="0"/>
            </w:tcBorders>
            <w:vAlign w:val="center"/>
          </w:tcPr>
          <w:p w14:paraId="61329431">
            <w:pPr>
              <w:ind w:firstLine="0" w:firstLineChars="0"/>
              <w:jc w:val="center"/>
              <w:rPr>
                <w:sz w:val="18"/>
                <w:szCs w:val="18"/>
              </w:rPr>
            </w:pPr>
            <w:r>
              <w:rPr>
                <w:sz w:val="18"/>
                <w:szCs w:val="18"/>
              </w:rPr>
              <w:t>224</w:t>
            </w:r>
          </w:p>
        </w:tc>
        <w:tc>
          <w:tcPr>
            <w:tcW w:w="1068" w:type="dxa"/>
            <w:tcBorders>
              <w:top w:val="nil"/>
              <w:left w:val="nil"/>
              <w:bottom w:val="single" w:color="auto" w:sz="4" w:space="0"/>
              <w:right w:val="single" w:color="auto" w:sz="4" w:space="0"/>
            </w:tcBorders>
            <w:vAlign w:val="center"/>
          </w:tcPr>
          <w:p w14:paraId="778F0D8C">
            <w:pPr>
              <w:ind w:firstLine="0" w:firstLineChars="0"/>
              <w:jc w:val="center"/>
              <w:rPr>
                <w:sz w:val="18"/>
                <w:szCs w:val="18"/>
              </w:rPr>
            </w:pPr>
            <w:r>
              <w:rPr>
                <w:sz w:val="18"/>
                <w:szCs w:val="18"/>
              </w:rPr>
              <w:t>5.468750</w:t>
            </w:r>
          </w:p>
        </w:tc>
        <w:tc>
          <w:tcPr>
            <w:tcW w:w="626" w:type="dxa"/>
            <w:tcBorders>
              <w:top w:val="nil"/>
              <w:left w:val="nil"/>
              <w:bottom w:val="single" w:color="auto" w:sz="4" w:space="0"/>
              <w:right w:val="single" w:color="auto" w:sz="4" w:space="0"/>
            </w:tcBorders>
            <w:vAlign w:val="center"/>
          </w:tcPr>
          <w:p w14:paraId="6D0C0712">
            <w:pPr>
              <w:ind w:firstLine="0" w:firstLineChars="0"/>
              <w:jc w:val="center"/>
              <w:rPr>
                <w:sz w:val="18"/>
                <w:szCs w:val="18"/>
              </w:rPr>
            </w:pPr>
            <w:r>
              <w:rPr>
                <w:sz w:val="18"/>
                <w:szCs w:val="18"/>
              </w:rPr>
              <w:t>8</w:t>
            </w:r>
          </w:p>
        </w:tc>
        <w:tc>
          <w:tcPr>
            <w:tcW w:w="599" w:type="dxa"/>
            <w:tcBorders>
              <w:top w:val="nil"/>
              <w:left w:val="nil"/>
              <w:bottom w:val="single" w:color="auto" w:sz="4" w:space="0"/>
              <w:right w:val="single" w:color="auto" w:sz="4" w:space="0"/>
            </w:tcBorders>
            <w:vAlign w:val="center"/>
          </w:tcPr>
          <w:p w14:paraId="0641B686">
            <w:pPr>
              <w:ind w:firstLine="0" w:firstLineChars="0"/>
              <w:jc w:val="center"/>
              <w:rPr>
                <w:sz w:val="18"/>
                <w:szCs w:val="18"/>
              </w:rPr>
            </w:pPr>
            <w:r>
              <w:rPr>
                <w:sz w:val="18"/>
                <w:szCs w:val="18"/>
              </w:rPr>
              <w:t>352</w:t>
            </w:r>
          </w:p>
        </w:tc>
        <w:tc>
          <w:tcPr>
            <w:tcW w:w="1068" w:type="dxa"/>
            <w:tcBorders>
              <w:top w:val="nil"/>
              <w:left w:val="nil"/>
              <w:bottom w:val="single" w:color="auto" w:sz="4" w:space="0"/>
              <w:right w:val="single" w:color="auto" w:sz="4" w:space="0"/>
            </w:tcBorders>
            <w:vAlign w:val="center"/>
          </w:tcPr>
          <w:p w14:paraId="57A7A303">
            <w:pPr>
              <w:ind w:firstLine="0" w:firstLineChars="0"/>
              <w:jc w:val="center"/>
              <w:rPr>
                <w:sz w:val="18"/>
                <w:szCs w:val="18"/>
              </w:rPr>
            </w:pPr>
            <w:r>
              <w:rPr>
                <w:sz w:val="18"/>
                <w:szCs w:val="18"/>
              </w:rPr>
              <w:t>8.593750</w:t>
            </w:r>
          </w:p>
        </w:tc>
        <w:tc>
          <w:tcPr>
            <w:tcW w:w="626" w:type="dxa"/>
            <w:tcBorders>
              <w:top w:val="nil"/>
              <w:left w:val="nil"/>
              <w:bottom w:val="single" w:color="auto" w:sz="4" w:space="0"/>
              <w:right w:val="single" w:color="auto" w:sz="4" w:space="0"/>
            </w:tcBorders>
            <w:vAlign w:val="center"/>
          </w:tcPr>
          <w:p w14:paraId="134CA7DA">
            <w:pPr>
              <w:ind w:firstLine="0" w:firstLineChars="0"/>
              <w:jc w:val="center"/>
              <w:rPr>
                <w:sz w:val="18"/>
                <w:szCs w:val="18"/>
              </w:rPr>
            </w:pPr>
            <w:r>
              <w:rPr>
                <w:sz w:val="18"/>
                <w:szCs w:val="18"/>
              </w:rPr>
              <w:t>7</w:t>
            </w:r>
          </w:p>
        </w:tc>
        <w:tc>
          <w:tcPr>
            <w:tcW w:w="599" w:type="dxa"/>
            <w:tcBorders>
              <w:top w:val="nil"/>
              <w:left w:val="nil"/>
              <w:bottom w:val="single" w:color="auto" w:sz="4" w:space="0"/>
              <w:right w:val="single" w:color="auto" w:sz="4" w:space="0"/>
            </w:tcBorders>
            <w:vAlign w:val="center"/>
          </w:tcPr>
          <w:p w14:paraId="17538F0A">
            <w:pPr>
              <w:ind w:firstLine="0" w:firstLineChars="0"/>
              <w:jc w:val="center"/>
              <w:rPr>
                <w:sz w:val="18"/>
                <w:szCs w:val="18"/>
              </w:rPr>
            </w:pPr>
            <w:r>
              <w:rPr>
                <w:sz w:val="18"/>
                <w:szCs w:val="18"/>
              </w:rPr>
              <w:t>480</w:t>
            </w:r>
          </w:p>
        </w:tc>
        <w:tc>
          <w:tcPr>
            <w:tcW w:w="1109" w:type="dxa"/>
            <w:tcBorders>
              <w:top w:val="nil"/>
              <w:left w:val="nil"/>
              <w:bottom w:val="single" w:color="auto" w:sz="4" w:space="0"/>
              <w:right w:val="single" w:color="auto" w:sz="4" w:space="0"/>
            </w:tcBorders>
            <w:vAlign w:val="center"/>
          </w:tcPr>
          <w:p w14:paraId="1A889D1A">
            <w:pPr>
              <w:ind w:firstLine="0" w:firstLineChars="0"/>
              <w:jc w:val="center"/>
              <w:rPr>
                <w:sz w:val="18"/>
                <w:szCs w:val="18"/>
              </w:rPr>
            </w:pPr>
            <w:r>
              <w:rPr>
                <w:sz w:val="18"/>
                <w:szCs w:val="18"/>
              </w:rPr>
              <w:t>11.718750</w:t>
            </w:r>
          </w:p>
        </w:tc>
        <w:tc>
          <w:tcPr>
            <w:tcW w:w="626" w:type="dxa"/>
            <w:tcBorders>
              <w:top w:val="nil"/>
              <w:left w:val="nil"/>
              <w:bottom w:val="single" w:color="auto" w:sz="4" w:space="0"/>
              <w:right w:val="single" w:color="auto" w:sz="4" w:space="0"/>
            </w:tcBorders>
            <w:vAlign w:val="center"/>
          </w:tcPr>
          <w:p w14:paraId="2BCC2DA5">
            <w:pPr>
              <w:ind w:firstLine="0" w:firstLineChars="0"/>
              <w:jc w:val="center"/>
              <w:rPr>
                <w:sz w:val="18"/>
                <w:szCs w:val="18"/>
              </w:rPr>
            </w:pPr>
            <w:r>
              <w:rPr>
                <w:sz w:val="18"/>
                <w:szCs w:val="18"/>
              </w:rPr>
              <w:t>5</w:t>
            </w:r>
          </w:p>
        </w:tc>
      </w:tr>
      <w:tr w14:paraId="789B9DB5">
        <w:tblPrEx>
          <w:tblCellMar>
            <w:top w:w="0" w:type="dxa"/>
            <w:left w:w="108" w:type="dxa"/>
            <w:bottom w:w="0" w:type="dxa"/>
            <w:right w:w="108" w:type="dxa"/>
          </w:tblCellMar>
        </w:tblPrEx>
        <w:trPr>
          <w:trHeight w:val="270" w:hRule="atLeast"/>
          <w:jc w:val="center"/>
        </w:trPr>
        <w:tc>
          <w:tcPr>
            <w:tcW w:w="957" w:type="dxa"/>
            <w:tcBorders>
              <w:top w:val="nil"/>
              <w:left w:val="single" w:color="auto" w:sz="4" w:space="0"/>
              <w:bottom w:val="single" w:color="auto" w:sz="4" w:space="0"/>
              <w:right w:val="single" w:color="auto" w:sz="4" w:space="0"/>
            </w:tcBorders>
            <w:vAlign w:val="center"/>
          </w:tcPr>
          <w:p w14:paraId="2A1C72C3">
            <w:pPr>
              <w:ind w:firstLine="0" w:firstLineChars="0"/>
              <w:jc w:val="center"/>
              <w:rPr>
                <w:sz w:val="18"/>
                <w:szCs w:val="18"/>
              </w:rPr>
            </w:pPr>
            <w:r>
              <w:rPr>
                <w:sz w:val="18"/>
                <w:szCs w:val="18"/>
              </w:rPr>
              <w:t>97</w:t>
            </w:r>
          </w:p>
        </w:tc>
        <w:tc>
          <w:tcPr>
            <w:tcW w:w="1068" w:type="dxa"/>
            <w:tcBorders>
              <w:top w:val="nil"/>
              <w:left w:val="nil"/>
              <w:bottom w:val="single" w:color="auto" w:sz="4" w:space="0"/>
              <w:right w:val="single" w:color="auto" w:sz="4" w:space="0"/>
            </w:tcBorders>
            <w:vAlign w:val="center"/>
          </w:tcPr>
          <w:p w14:paraId="66C9D4BE">
            <w:pPr>
              <w:ind w:firstLine="0" w:firstLineChars="0"/>
              <w:jc w:val="center"/>
              <w:rPr>
                <w:sz w:val="18"/>
                <w:szCs w:val="18"/>
              </w:rPr>
            </w:pPr>
            <w:r>
              <w:rPr>
                <w:sz w:val="18"/>
                <w:szCs w:val="18"/>
              </w:rPr>
              <w:t>2.368164</w:t>
            </w:r>
          </w:p>
        </w:tc>
        <w:tc>
          <w:tcPr>
            <w:tcW w:w="626" w:type="dxa"/>
            <w:tcBorders>
              <w:top w:val="nil"/>
              <w:left w:val="nil"/>
              <w:bottom w:val="single" w:color="auto" w:sz="4" w:space="0"/>
              <w:right w:val="single" w:color="auto" w:sz="4" w:space="0"/>
            </w:tcBorders>
            <w:vAlign w:val="center"/>
          </w:tcPr>
          <w:p w14:paraId="76C12936">
            <w:pPr>
              <w:ind w:firstLine="0" w:firstLineChars="0"/>
              <w:jc w:val="center"/>
              <w:rPr>
                <w:sz w:val="18"/>
                <w:szCs w:val="18"/>
              </w:rPr>
            </w:pPr>
            <w:r>
              <w:rPr>
                <w:sz w:val="18"/>
                <w:szCs w:val="18"/>
              </w:rPr>
              <w:t>5</w:t>
            </w:r>
          </w:p>
        </w:tc>
        <w:tc>
          <w:tcPr>
            <w:tcW w:w="599" w:type="dxa"/>
            <w:tcBorders>
              <w:top w:val="nil"/>
              <w:left w:val="nil"/>
              <w:bottom w:val="single" w:color="auto" w:sz="4" w:space="0"/>
              <w:right w:val="single" w:color="auto" w:sz="4" w:space="0"/>
            </w:tcBorders>
            <w:vAlign w:val="center"/>
          </w:tcPr>
          <w:p w14:paraId="6B403B7C">
            <w:pPr>
              <w:ind w:firstLine="0" w:firstLineChars="0"/>
              <w:jc w:val="center"/>
              <w:rPr>
                <w:sz w:val="18"/>
                <w:szCs w:val="18"/>
              </w:rPr>
            </w:pPr>
            <w:r>
              <w:rPr>
                <w:sz w:val="18"/>
                <w:szCs w:val="18"/>
              </w:rPr>
              <w:t>225</w:t>
            </w:r>
          </w:p>
        </w:tc>
        <w:tc>
          <w:tcPr>
            <w:tcW w:w="1068" w:type="dxa"/>
            <w:tcBorders>
              <w:top w:val="nil"/>
              <w:left w:val="nil"/>
              <w:bottom w:val="single" w:color="auto" w:sz="4" w:space="0"/>
              <w:right w:val="single" w:color="auto" w:sz="4" w:space="0"/>
            </w:tcBorders>
            <w:vAlign w:val="center"/>
          </w:tcPr>
          <w:p w14:paraId="6056C7CF">
            <w:pPr>
              <w:ind w:firstLine="0" w:firstLineChars="0"/>
              <w:jc w:val="center"/>
              <w:rPr>
                <w:sz w:val="18"/>
                <w:szCs w:val="18"/>
              </w:rPr>
            </w:pPr>
            <w:r>
              <w:rPr>
                <w:sz w:val="18"/>
                <w:szCs w:val="18"/>
              </w:rPr>
              <w:t>5.493164</w:t>
            </w:r>
          </w:p>
        </w:tc>
        <w:tc>
          <w:tcPr>
            <w:tcW w:w="626" w:type="dxa"/>
            <w:tcBorders>
              <w:top w:val="nil"/>
              <w:left w:val="nil"/>
              <w:bottom w:val="single" w:color="auto" w:sz="4" w:space="0"/>
              <w:right w:val="single" w:color="auto" w:sz="4" w:space="0"/>
            </w:tcBorders>
            <w:vAlign w:val="center"/>
          </w:tcPr>
          <w:p w14:paraId="710BC6B3">
            <w:pPr>
              <w:ind w:firstLine="0" w:firstLineChars="0"/>
              <w:jc w:val="center"/>
              <w:rPr>
                <w:sz w:val="18"/>
                <w:szCs w:val="18"/>
              </w:rPr>
            </w:pPr>
            <w:r>
              <w:rPr>
                <w:sz w:val="18"/>
                <w:szCs w:val="18"/>
              </w:rPr>
              <w:t>6</w:t>
            </w:r>
          </w:p>
        </w:tc>
        <w:tc>
          <w:tcPr>
            <w:tcW w:w="599" w:type="dxa"/>
            <w:tcBorders>
              <w:top w:val="nil"/>
              <w:left w:val="nil"/>
              <w:bottom w:val="single" w:color="auto" w:sz="4" w:space="0"/>
              <w:right w:val="single" w:color="auto" w:sz="4" w:space="0"/>
            </w:tcBorders>
            <w:vAlign w:val="center"/>
          </w:tcPr>
          <w:p w14:paraId="4745ECF6">
            <w:pPr>
              <w:ind w:firstLine="0" w:firstLineChars="0"/>
              <w:jc w:val="center"/>
              <w:rPr>
                <w:sz w:val="18"/>
                <w:szCs w:val="18"/>
              </w:rPr>
            </w:pPr>
            <w:r>
              <w:rPr>
                <w:sz w:val="18"/>
                <w:szCs w:val="18"/>
              </w:rPr>
              <w:t>353</w:t>
            </w:r>
          </w:p>
        </w:tc>
        <w:tc>
          <w:tcPr>
            <w:tcW w:w="1068" w:type="dxa"/>
            <w:tcBorders>
              <w:top w:val="nil"/>
              <w:left w:val="nil"/>
              <w:bottom w:val="single" w:color="auto" w:sz="4" w:space="0"/>
              <w:right w:val="single" w:color="auto" w:sz="4" w:space="0"/>
            </w:tcBorders>
            <w:vAlign w:val="center"/>
          </w:tcPr>
          <w:p w14:paraId="113DC98C">
            <w:pPr>
              <w:ind w:firstLine="0" w:firstLineChars="0"/>
              <w:jc w:val="center"/>
              <w:rPr>
                <w:sz w:val="18"/>
                <w:szCs w:val="18"/>
              </w:rPr>
            </w:pPr>
            <w:r>
              <w:rPr>
                <w:sz w:val="18"/>
                <w:szCs w:val="18"/>
              </w:rPr>
              <w:t>8.618164</w:t>
            </w:r>
          </w:p>
        </w:tc>
        <w:tc>
          <w:tcPr>
            <w:tcW w:w="626" w:type="dxa"/>
            <w:tcBorders>
              <w:top w:val="nil"/>
              <w:left w:val="nil"/>
              <w:bottom w:val="single" w:color="auto" w:sz="4" w:space="0"/>
              <w:right w:val="single" w:color="auto" w:sz="4" w:space="0"/>
            </w:tcBorders>
            <w:vAlign w:val="center"/>
          </w:tcPr>
          <w:p w14:paraId="1EAFC5CB">
            <w:pPr>
              <w:ind w:firstLine="0" w:firstLineChars="0"/>
              <w:jc w:val="center"/>
              <w:rPr>
                <w:sz w:val="18"/>
                <w:szCs w:val="18"/>
              </w:rPr>
            </w:pPr>
            <w:r>
              <w:rPr>
                <w:sz w:val="18"/>
                <w:szCs w:val="18"/>
              </w:rPr>
              <w:t>2</w:t>
            </w:r>
          </w:p>
        </w:tc>
        <w:tc>
          <w:tcPr>
            <w:tcW w:w="599" w:type="dxa"/>
            <w:tcBorders>
              <w:top w:val="nil"/>
              <w:left w:val="nil"/>
              <w:bottom w:val="single" w:color="auto" w:sz="4" w:space="0"/>
              <w:right w:val="single" w:color="auto" w:sz="4" w:space="0"/>
            </w:tcBorders>
            <w:vAlign w:val="center"/>
          </w:tcPr>
          <w:p w14:paraId="26030B16">
            <w:pPr>
              <w:ind w:firstLine="0" w:firstLineChars="0"/>
              <w:jc w:val="center"/>
              <w:rPr>
                <w:sz w:val="18"/>
                <w:szCs w:val="18"/>
              </w:rPr>
            </w:pPr>
            <w:r>
              <w:rPr>
                <w:sz w:val="18"/>
                <w:szCs w:val="18"/>
              </w:rPr>
              <w:t>481</w:t>
            </w:r>
          </w:p>
        </w:tc>
        <w:tc>
          <w:tcPr>
            <w:tcW w:w="1109" w:type="dxa"/>
            <w:tcBorders>
              <w:top w:val="nil"/>
              <w:left w:val="nil"/>
              <w:bottom w:val="single" w:color="auto" w:sz="4" w:space="0"/>
              <w:right w:val="single" w:color="auto" w:sz="4" w:space="0"/>
            </w:tcBorders>
            <w:vAlign w:val="center"/>
          </w:tcPr>
          <w:p w14:paraId="6E4B86AD">
            <w:pPr>
              <w:ind w:firstLine="0" w:firstLineChars="0"/>
              <w:jc w:val="center"/>
              <w:rPr>
                <w:sz w:val="18"/>
                <w:szCs w:val="18"/>
              </w:rPr>
            </w:pPr>
            <w:r>
              <w:rPr>
                <w:sz w:val="18"/>
                <w:szCs w:val="18"/>
              </w:rPr>
              <w:t>11.743164</w:t>
            </w:r>
          </w:p>
        </w:tc>
        <w:tc>
          <w:tcPr>
            <w:tcW w:w="626" w:type="dxa"/>
            <w:tcBorders>
              <w:top w:val="nil"/>
              <w:left w:val="nil"/>
              <w:bottom w:val="single" w:color="auto" w:sz="4" w:space="0"/>
              <w:right w:val="single" w:color="auto" w:sz="4" w:space="0"/>
            </w:tcBorders>
            <w:vAlign w:val="center"/>
          </w:tcPr>
          <w:p w14:paraId="47426C9D">
            <w:pPr>
              <w:ind w:firstLine="0" w:firstLineChars="0"/>
              <w:jc w:val="center"/>
              <w:rPr>
                <w:sz w:val="18"/>
                <w:szCs w:val="18"/>
              </w:rPr>
            </w:pPr>
            <w:r>
              <w:rPr>
                <w:sz w:val="18"/>
                <w:szCs w:val="18"/>
              </w:rPr>
              <w:t>2</w:t>
            </w:r>
          </w:p>
        </w:tc>
      </w:tr>
      <w:tr w14:paraId="743C637F">
        <w:tblPrEx>
          <w:tblCellMar>
            <w:top w:w="0" w:type="dxa"/>
            <w:left w:w="108" w:type="dxa"/>
            <w:bottom w:w="0" w:type="dxa"/>
            <w:right w:w="108" w:type="dxa"/>
          </w:tblCellMar>
        </w:tblPrEx>
        <w:trPr>
          <w:trHeight w:val="270" w:hRule="atLeast"/>
          <w:jc w:val="center"/>
        </w:trPr>
        <w:tc>
          <w:tcPr>
            <w:tcW w:w="957" w:type="dxa"/>
            <w:tcBorders>
              <w:top w:val="nil"/>
              <w:left w:val="single" w:color="auto" w:sz="4" w:space="0"/>
              <w:bottom w:val="single" w:color="auto" w:sz="4" w:space="0"/>
              <w:right w:val="single" w:color="auto" w:sz="4" w:space="0"/>
            </w:tcBorders>
            <w:vAlign w:val="center"/>
          </w:tcPr>
          <w:p w14:paraId="38C1D3D1">
            <w:pPr>
              <w:ind w:firstLine="0" w:firstLineChars="0"/>
              <w:jc w:val="center"/>
              <w:rPr>
                <w:sz w:val="18"/>
                <w:szCs w:val="18"/>
              </w:rPr>
            </w:pPr>
            <w:r>
              <w:rPr>
                <w:sz w:val="18"/>
                <w:szCs w:val="18"/>
              </w:rPr>
              <w:t>98</w:t>
            </w:r>
          </w:p>
        </w:tc>
        <w:tc>
          <w:tcPr>
            <w:tcW w:w="1068" w:type="dxa"/>
            <w:tcBorders>
              <w:top w:val="nil"/>
              <w:left w:val="nil"/>
              <w:bottom w:val="single" w:color="auto" w:sz="4" w:space="0"/>
              <w:right w:val="single" w:color="auto" w:sz="4" w:space="0"/>
            </w:tcBorders>
            <w:vAlign w:val="center"/>
          </w:tcPr>
          <w:p w14:paraId="547E61A6">
            <w:pPr>
              <w:ind w:firstLine="0" w:firstLineChars="0"/>
              <w:jc w:val="center"/>
              <w:rPr>
                <w:sz w:val="18"/>
                <w:szCs w:val="18"/>
              </w:rPr>
            </w:pPr>
            <w:r>
              <w:rPr>
                <w:sz w:val="18"/>
                <w:szCs w:val="18"/>
              </w:rPr>
              <w:t>2.392578</w:t>
            </w:r>
          </w:p>
        </w:tc>
        <w:tc>
          <w:tcPr>
            <w:tcW w:w="626" w:type="dxa"/>
            <w:tcBorders>
              <w:top w:val="nil"/>
              <w:left w:val="nil"/>
              <w:bottom w:val="single" w:color="auto" w:sz="4" w:space="0"/>
              <w:right w:val="single" w:color="auto" w:sz="4" w:space="0"/>
            </w:tcBorders>
            <w:vAlign w:val="center"/>
          </w:tcPr>
          <w:p w14:paraId="7DD2AF07">
            <w:pPr>
              <w:ind w:firstLine="0" w:firstLineChars="0"/>
              <w:jc w:val="center"/>
              <w:rPr>
                <w:sz w:val="18"/>
                <w:szCs w:val="18"/>
              </w:rPr>
            </w:pPr>
            <w:r>
              <w:rPr>
                <w:sz w:val="18"/>
                <w:szCs w:val="18"/>
              </w:rPr>
              <w:t>1</w:t>
            </w:r>
          </w:p>
        </w:tc>
        <w:tc>
          <w:tcPr>
            <w:tcW w:w="599" w:type="dxa"/>
            <w:tcBorders>
              <w:top w:val="nil"/>
              <w:left w:val="nil"/>
              <w:bottom w:val="single" w:color="auto" w:sz="4" w:space="0"/>
              <w:right w:val="single" w:color="auto" w:sz="4" w:space="0"/>
            </w:tcBorders>
            <w:vAlign w:val="center"/>
          </w:tcPr>
          <w:p w14:paraId="7E879091">
            <w:pPr>
              <w:ind w:firstLine="0" w:firstLineChars="0"/>
              <w:jc w:val="center"/>
              <w:rPr>
                <w:sz w:val="18"/>
                <w:szCs w:val="18"/>
              </w:rPr>
            </w:pPr>
            <w:r>
              <w:rPr>
                <w:sz w:val="18"/>
                <w:szCs w:val="18"/>
              </w:rPr>
              <w:t>226</w:t>
            </w:r>
          </w:p>
        </w:tc>
        <w:tc>
          <w:tcPr>
            <w:tcW w:w="1068" w:type="dxa"/>
            <w:tcBorders>
              <w:top w:val="nil"/>
              <w:left w:val="nil"/>
              <w:bottom w:val="single" w:color="auto" w:sz="4" w:space="0"/>
              <w:right w:val="single" w:color="auto" w:sz="4" w:space="0"/>
            </w:tcBorders>
            <w:vAlign w:val="center"/>
          </w:tcPr>
          <w:p w14:paraId="6C7A1759">
            <w:pPr>
              <w:ind w:firstLine="0" w:firstLineChars="0"/>
              <w:jc w:val="center"/>
              <w:rPr>
                <w:sz w:val="18"/>
                <w:szCs w:val="18"/>
              </w:rPr>
            </w:pPr>
            <w:r>
              <w:rPr>
                <w:sz w:val="18"/>
                <w:szCs w:val="18"/>
              </w:rPr>
              <w:t>5.517578</w:t>
            </w:r>
          </w:p>
        </w:tc>
        <w:tc>
          <w:tcPr>
            <w:tcW w:w="626" w:type="dxa"/>
            <w:tcBorders>
              <w:top w:val="nil"/>
              <w:left w:val="nil"/>
              <w:bottom w:val="single" w:color="auto" w:sz="4" w:space="0"/>
              <w:right w:val="single" w:color="auto" w:sz="4" w:space="0"/>
            </w:tcBorders>
            <w:vAlign w:val="center"/>
          </w:tcPr>
          <w:p w14:paraId="27E0601B">
            <w:pPr>
              <w:ind w:firstLine="0" w:firstLineChars="0"/>
              <w:jc w:val="center"/>
              <w:rPr>
                <w:sz w:val="18"/>
                <w:szCs w:val="18"/>
              </w:rPr>
            </w:pPr>
            <w:r>
              <w:rPr>
                <w:sz w:val="18"/>
                <w:szCs w:val="18"/>
              </w:rPr>
              <w:t>4</w:t>
            </w:r>
          </w:p>
        </w:tc>
        <w:tc>
          <w:tcPr>
            <w:tcW w:w="599" w:type="dxa"/>
            <w:tcBorders>
              <w:top w:val="nil"/>
              <w:left w:val="nil"/>
              <w:bottom w:val="single" w:color="auto" w:sz="4" w:space="0"/>
              <w:right w:val="single" w:color="auto" w:sz="4" w:space="0"/>
            </w:tcBorders>
            <w:vAlign w:val="center"/>
          </w:tcPr>
          <w:p w14:paraId="3AE72A33">
            <w:pPr>
              <w:ind w:firstLine="0" w:firstLineChars="0"/>
              <w:jc w:val="center"/>
              <w:rPr>
                <w:sz w:val="18"/>
                <w:szCs w:val="18"/>
              </w:rPr>
            </w:pPr>
            <w:r>
              <w:rPr>
                <w:sz w:val="18"/>
                <w:szCs w:val="18"/>
              </w:rPr>
              <w:t>354</w:t>
            </w:r>
          </w:p>
        </w:tc>
        <w:tc>
          <w:tcPr>
            <w:tcW w:w="1068" w:type="dxa"/>
            <w:tcBorders>
              <w:top w:val="nil"/>
              <w:left w:val="nil"/>
              <w:bottom w:val="single" w:color="auto" w:sz="4" w:space="0"/>
              <w:right w:val="single" w:color="auto" w:sz="4" w:space="0"/>
            </w:tcBorders>
            <w:vAlign w:val="center"/>
          </w:tcPr>
          <w:p w14:paraId="1F83994A">
            <w:pPr>
              <w:ind w:firstLine="0" w:firstLineChars="0"/>
              <w:jc w:val="center"/>
              <w:rPr>
                <w:sz w:val="18"/>
                <w:szCs w:val="18"/>
              </w:rPr>
            </w:pPr>
            <w:r>
              <w:rPr>
                <w:sz w:val="18"/>
                <w:szCs w:val="18"/>
              </w:rPr>
              <w:t>8.642578</w:t>
            </w:r>
          </w:p>
        </w:tc>
        <w:tc>
          <w:tcPr>
            <w:tcW w:w="626" w:type="dxa"/>
            <w:tcBorders>
              <w:top w:val="nil"/>
              <w:left w:val="nil"/>
              <w:bottom w:val="single" w:color="auto" w:sz="4" w:space="0"/>
              <w:right w:val="single" w:color="auto" w:sz="4" w:space="0"/>
            </w:tcBorders>
            <w:vAlign w:val="center"/>
          </w:tcPr>
          <w:p w14:paraId="0D72A169">
            <w:pPr>
              <w:ind w:firstLine="0" w:firstLineChars="0"/>
              <w:jc w:val="center"/>
              <w:rPr>
                <w:sz w:val="18"/>
                <w:szCs w:val="18"/>
              </w:rPr>
            </w:pPr>
            <w:r>
              <w:rPr>
                <w:sz w:val="18"/>
                <w:szCs w:val="18"/>
              </w:rPr>
              <w:t>9</w:t>
            </w:r>
          </w:p>
        </w:tc>
        <w:tc>
          <w:tcPr>
            <w:tcW w:w="599" w:type="dxa"/>
            <w:tcBorders>
              <w:top w:val="nil"/>
              <w:left w:val="nil"/>
              <w:bottom w:val="single" w:color="auto" w:sz="4" w:space="0"/>
              <w:right w:val="single" w:color="auto" w:sz="4" w:space="0"/>
            </w:tcBorders>
            <w:vAlign w:val="center"/>
          </w:tcPr>
          <w:p w14:paraId="7BD2EE01">
            <w:pPr>
              <w:ind w:firstLine="0" w:firstLineChars="0"/>
              <w:jc w:val="center"/>
              <w:rPr>
                <w:sz w:val="18"/>
                <w:szCs w:val="18"/>
              </w:rPr>
            </w:pPr>
            <w:r>
              <w:rPr>
                <w:sz w:val="18"/>
                <w:szCs w:val="18"/>
              </w:rPr>
              <w:t>482</w:t>
            </w:r>
          </w:p>
        </w:tc>
        <w:tc>
          <w:tcPr>
            <w:tcW w:w="1109" w:type="dxa"/>
            <w:tcBorders>
              <w:top w:val="nil"/>
              <w:left w:val="nil"/>
              <w:bottom w:val="single" w:color="auto" w:sz="4" w:space="0"/>
              <w:right w:val="single" w:color="auto" w:sz="4" w:space="0"/>
            </w:tcBorders>
            <w:vAlign w:val="center"/>
          </w:tcPr>
          <w:p w14:paraId="09D653C6">
            <w:pPr>
              <w:ind w:firstLine="0" w:firstLineChars="0"/>
              <w:jc w:val="center"/>
              <w:rPr>
                <w:sz w:val="18"/>
                <w:szCs w:val="18"/>
              </w:rPr>
            </w:pPr>
            <w:r>
              <w:rPr>
                <w:sz w:val="18"/>
                <w:szCs w:val="18"/>
              </w:rPr>
              <w:t>11.767578</w:t>
            </w:r>
          </w:p>
        </w:tc>
        <w:tc>
          <w:tcPr>
            <w:tcW w:w="626" w:type="dxa"/>
            <w:tcBorders>
              <w:top w:val="nil"/>
              <w:left w:val="nil"/>
              <w:bottom w:val="single" w:color="auto" w:sz="4" w:space="0"/>
              <w:right w:val="single" w:color="auto" w:sz="4" w:space="0"/>
            </w:tcBorders>
            <w:vAlign w:val="center"/>
          </w:tcPr>
          <w:p w14:paraId="15275544">
            <w:pPr>
              <w:ind w:firstLine="0" w:firstLineChars="0"/>
              <w:jc w:val="center"/>
              <w:rPr>
                <w:sz w:val="18"/>
                <w:szCs w:val="18"/>
              </w:rPr>
            </w:pPr>
            <w:r>
              <w:rPr>
                <w:sz w:val="18"/>
                <w:szCs w:val="18"/>
              </w:rPr>
              <w:t>13</w:t>
            </w:r>
          </w:p>
        </w:tc>
      </w:tr>
      <w:tr w14:paraId="4F84F8E4">
        <w:tblPrEx>
          <w:tblCellMar>
            <w:top w:w="0" w:type="dxa"/>
            <w:left w:w="108" w:type="dxa"/>
            <w:bottom w:w="0" w:type="dxa"/>
            <w:right w:w="108" w:type="dxa"/>
          </w:tblCellMar>
        </w:tblPrEx>
        <w:trPr>
          <w:trHeight w:val="270" w:hRule="atLeast"/>
          <w:jc w:val="center"/>
        </w:trPr>
        <w:tc>
          <w:tcPr>
            <w:tcW w:w="957" w:type="dxa"/>
            <w:tcBorders>
              <w:top w:val="nil"/>
              <w:left w:val="single" w:color="auto" w:sz="4" w:space="0"/>
              <w:bottom w:val="single" w:color="auto" w:sz="4" w:space="0"/>
              <w:right w:val="single" w:color="auto" w:sz="4" w:space="0"/>
            </w:tcBorders>
            <w:vAlign w:val="center"/>
          </w:tcPr>
          <w:p w14:paraId="4A28111A">
            <w:pPr>
              <w:ind w:firstLine="0" w:firstLineChars="0"/>
              <w:jc w:val="center"/>
              <w:rPr>
                <w:sz w:val="18"/>
                <w:szCs w:val="18"/>
              </w:rPr>
            </w:pPr>
            <w:r>
              <w:rPr>
                <w:sz w:val="18"/>
                <w:szCs w:val="18"/>
              </w:rPr>
              <w:t>99</w:t>
            </w:r>
          </w:p>
        </w:tc>
        <w:tc>
          <w:tcPr>
            <w:tcW w:w="1068" w:type="dxa"/>
            <w:tcBorders>
              <w:top w:val="nil"/>
              <w:left w:val="nil"/>
              <w:bottom w:val="single" w:color="auto" w:sz="4" w:space="0"/>
              <w:right w:val="single" w:color="auto" w:sz="4" w:space="0"/>
            </w:tcBorders>
            <w:vAlign w:val="center"/>
          </w:tcPr>
          <w:p w14:paraId="387A1066">
            <w:pPr>
              <w:ind w:firstLine="0" w:firstLineChars="0"/>
              <w:jc w:val="center"/>
              <w:rPr>
                <w:sz w:val="18"/>
                <w:szCs w:val="18"/>
              </w:rPr>
            </w:pPr>
            <w:r>
              <w:rPr>
                <w:sz w:val="18"/>
                <w:szCs w:val="18"/>
              </w:rPr>
              <w:t>2.416992</w:t>
            </w:r>
          </w:p>
        </w:tc>
        <w:tc>
          <w:tcPr>
            <w:tcW w:w="626" w:type="dxa"/>
            <w:tcBorders>
              <w:top w:val="nil"/>
              <w:left w:val="nil"/>
              <w:bottom w:val="single" w:color="auto" w:sz="4" w:space="0"/>
              <w:right w:val="single" w:color="auto" w:sz="4" w:space="0"/>
            </w:tcBorders>
            <w:vAlign w:val="center"/>
          </w:tcPr>
          <w:p w14:paraId="044FC1BD">
            <w:pPr>
              <w:ind w:firstLine="0" w:firstLineChars="0"/>
              <w:jc w:val="center"/>
              <w:rPr>
                <w:sz w:val="18"/>
                <w:szCs w:val="18"/>
              </w:rPr>
            </w:pPr>
            <w:r>
              <w:rPr>
                <w:sz w:val="18"/>
                <w:szCs w:val="18"/>
              </w:rPr>
              <w:t>11</w:t>
            </w:r>
          </w:p>
        </w:tc>
        <w:tc>
          <w:tcPr>
            <w:tcW w:w="599" w:type="dxa"/>
            <w:tcBorders>
              <w:top w:val="nil"/>
              <w:left w:val="nil"/>
              <w:bottom w:val="single" w:color="auto" w:sz="4" w:space="0"/>
              <w:right w:val="single" w:color="auto" w:sz="4" w:space="0"/>
            </w:tcBorders>
            <w:vAlign w:val="center"/>
          </w:tcPr>
          <w:p w14:paraId="4F040A30">
            <w:pPr>
              <w:ind w:firstLine="0" w:firstLineChars="0"/>
              <w:jc w:val="center"/>
              <w:rPr>
                <w:sz w:val="18"/>
                <w:szCs w:val="18"/>
              </w:rPr>
            </w:pPr>
            <w:r>
              <w:rPr>
                <w:sz w:val="18"/>
                <w:szCs w:val="18"/>
              </w:rPr>
              <w:t>227</w:t>
            </w:r>
          </w:p>
        </w:tc>
        <w:tc>
          <w:tcPr>
            <w:tcW w:w="1068" w:type="dxa"/>
            <w:tcBorders>
              <w:top w:val="nil"/>
              <w:left w:val="nil"/>
              <w:bottom w:val="single" w:color="auto" w:sz="4" w:space="0"/>
              <w:right w:val="single" w:color="auto" w:sz="4" w:space="0"/>
            </w:tcBorders>
            <w:vAlign w:val="center"/>
          </w:tcPr>
          <w:p w14:paraId="08160E36">
            <w:pPr>
              <w:ind w:firstLine="0" w:firstLineChars="0"/>
              <w:jc w:val="center"/>
              <w:rPr>
                <w:sz w:val="18"/>
                <w:szCs w:val="18"/>
              </w:rPr>
            </w:pPr>
            <w:r>
              <w:rPr>
                <w:sz w:val="18"/>
                <w:szCs w:val="18"/>
              </w:rPr>
              <w:t>5.541992</w:t>
            </w:r>
          </w:p>
        </w:tc>
        <w:tc>
          <w:tcPr>
            <w:tcW w:w="626" w:type="dxa"/>
            <w:tcBorders>
              <w:top w:val="nil"/>
              <w:left w:val="nil"/>
              <w:bottom w:val="single" w:color="auto" w:sz="4" w:space="0"/>
              <w:right w:val="single" w:color="auto" w:sz="4" w:space="0"/>
            </w:tcBorders>
            <w:vAlign w:val="center"/>
          </w:tcPr>
          <w:p w14:paraId="17E8857A">
            <w:pPr>
              <w:ind w:firstLine="0" w:firstLineChars="0"/>
              <w:jc w:val="center"/>
              <w:rPr>
                <w:sz w:val="18"/>
                <w:szCs w:val="18"/>
              </w:rPr>
            </w:pPr>
            <w:r>
              <w:rPr>
                <w:sz w:val="18"/>
                <w:szCs w:val="18"/>
              </w:rPr>
              <w:t>13</w:t>
            </w:r>
          </w:p>
        </w:tc>
        <w:tc>
          <w:tcPr>
            <w:tcW w:w="599" w:type="dxa"/>
            <w:tcBorders>
              <w:top w:val="nil"/>
              <w:left w:val="nil"/>
              <w:bottom w:val="single" w:color="auto" w:sz="4" w:space="0"/>
              <w:right w:val="single" w:color="auto" w:sz="4" w:space="0"/>
            </w:tcBorders>
            <w:vAlign w:val="center"/>
          </w:tcPr>
          <w:p w14:paraId="5AD2729C">
            <w:pPr>
              <w:ind w:firstLine="0" w:firstLineChars="0"/>
              <w:jc w:val="center"/>
              <w:rPr>
                <w:sz w:val="18"/>
                <w:szCs w:val="18"/>
              </w:rPr>
            </w:pPr>
            <w:r>
              <w:rPr>
                <w:sz w:val="18"/>
                <w:szCs w:val="18"/>
              </w:rPr>
              <w:t>355</w:t>
            </w:r>
          </w:p>
        </w:tc>
        <w:tc>
          <w:tcPr>
            <w:tcW w:w="1068" w:type="dxa"/>
            <w:tcBorders>
              <w:top w:val="nil"/>
              <w:left w:val="nil"/>
              <w:bottom w:val="single" w:color="auto" w:sz="4" w:space="0"/>
              <w:right w:val="single" w:color="auto" w:sz="4" w:space="0"/>
            </w:tcBorders>
            <w:vAlign w:val="center"/>
          </w:tcPr>
          <w:p w14:paraId="294004E3">
            <w:pPr>
              <w:ind w:firstLine="0" w:firstLineChars="0"/>
              <w:jc w:val="center"/>
              <w:rPr>
                <w:sz w:val="18"/>
                <w:szCs w:val="18"/>
              </w:rPr>
            </w:pPr>
            <w:r>
              <w:rPr>
                <w:sz w:val="18"/>
                <w:szCs w:val="18"/>
              </w:rPr>
              <w:t>8.666992</w:t>
            </w:r>
          </w:p>
        </w:tc>
        <w:tc>
          <w:tcPr>
            <w:tcW w:w="626" w:type="dxa"/>
            <w:tcBorders>
              <w:top w:val="nil"/>
              <w:left w:val="nil"/>
              <w:bottom w:val="single" w:color="auto" w:sz="4" w:space="0"/>
              <w:right w:val="single" w:color="auto" w:sz="4" w:space="0"/>
            </w:tcBorders>
            <w:vAlign w:val="center"/>
          </w:tcPr>
          <w:p w14:paraId="24D5E180">
            <w:pPr>
              <w:ind w:firstLine="0" w:firstLineChars="0"/>
              <w:jc w:val="center"/>
              <w:rPr>
                <w:sz w:val="18"/>
                <w:szCs w:val="18"/>
              </w:rPr>
            </w:pPr>
            <w:r>
              <w:rPr>
                <w:sz w:val="18"/>
                <w:szCs w:val="18"/>
              </w:rPr>
              <w:t>4</w:t>
            </w:r>
          </w:p>
        </w:tc>
        <w:tc>
          <w:tcPr>
            <w:tcW w:w="599" w:type="dxa"/>
            <w:tcBorders>
              <w:top w:val="nil"/>
              <w:left w:val="nil"/>
              <w:bottom w:val="single" w:color="auto" w:sz="4" w:space="0"/>
              <w:right w:val="single" w:color="auto" w:sz="4" w:space="0"/>
            </w:tcBorders>
            <w:vAlign w:val="center"/>
          </w:tcPr>
          <w:p w14:paraId="29EC9173">
            <w:pPr>
              <w:ind w:firstLine="0" w:firstLineChars="0"/>
              <w:jc w:val="center"/>
              <w:rPr>
                <w:sz w:val="18"/>
                <w:szCs w:val="18"/>
              </w:rPr>
            </w:pPr>
            <w:r>
              <w:rPr>
                <w:sz w:val="18"/>
                <w:szCs w:val="18"/>
              </w:rPr>
              <w:t>483</w:t>
            </w:r>
          </w:p>
        </w:tc>
        <w:tc>
          <w:tcPr>
            <w:tcW w:w="1109" w:type="dxa"/>
            <w:tcBorders>
              <w:top w:val="nil"/>
              <w:left w:val="nil"/>
              <w:bottom w:val="single" w:color="auto" w:sz="4" w:space="0"/>
              <w:right w:val="single" w:color="auto" w:sz="4" w:space="0"/>
            </w:tcBorders>
            <w:vAlign w:val="center"/>
          </w:tcPr>
          <w:p w14:paraId="019AAB22">
            <w:pPr>
              <w:ind w:firstLine="0" w:firstLineChars="0"/>
              <w:jc w:val="center"/>
              <w:rPr>
                <w:sz w:val="18"/>
                <w:szCs w:val="18"/>
              </w:rPr>
            </w:pPr>
            <w:r>
              <w:rPr>
                <w:sz w:val="18"/>
                <w:szCs w:val="18"/>
              </w:rPr>
              <w:t>11.791992</w:t>
            </w:r>
          </w:p>
        </w:tc>
        <w:tc>
          <w:tcPr>
            <w:tcW w:w="626" w:type="dxa"/>
            <w:tcBorders>
              <w:top w:val="nil"/>
              <w:left w:val="nil"/>
              <w:bottom w:val="single" w:color="auto" w:sz="4" w:space="0"/>
              <w:right w:val="single" w:color="auto" w:sz="4" w:space="0"/>
            </w:tcBorders>
            <w:vAlign w:val="center"/>
          </w:tcPr>
          <w:p w14:paraId="556F65E9">
            <w:pPr>
              <w:ind w:firstLine="0" w:firstLineChars="0"/>
              <w:jc w:val="center"/>
              <w:rPr>
                <w:sz w:val="18"/>
                <w:szCs w:val="18"/>
              </w:rPr>
            </w:pPr>
            <w:r>
              <w:rPr>
                <w:sz w:val="18"/>
                <w:szCs w:val="18"/>
              </w:rPr>
              <w:t>7</w:t>
            </w:r>
          </w:p>
        </w:tc>
      </w:tr>
      <w:tr w14:paraId="2D2047F8">
        <w:tblPrEx>
          <w:tblCellMar>
            <w:top w:w="0" w:type="dxa"/>
            <w:left w:w="108" w:type="dxa"/>
            <w:bottom w:w="0" w:type="dxa"/>
            <w:right w:w="108" w:type="dxa"/>
          </w:tblCellMar>
        </w:tblPrEx>
        <w:trPr>
          <w:trHeight w:val="270" w:hRule="atLeast"/>
          <w:jc w:val="center"/>
        </w:trPr>
        <w:tc>
          <w:tcPr>
            <w:tcW w:w="957" w:type="dxa"/>
            <w:tcBorders>
              <w:top w:val="nil"/>
              <w:left w:val="single" w:color="auto" w:sz="4" w:space="0"/>
              <w:bottom w:val="single" w:color="auto" w:sz="4" w:space="0"/>
              <w:right w:val="single" w:color="auto" w:sz="4" w:space="0"/>
            </w:tcBorders>
            <w:vAlign w:val="center"/>
          </w:tcPr>
          <w:p w14:paraId="1FC4BA83">
            <w:pPr>
              <w:ind w:firstLine="0" w:firstLineChars="0"/>
              <w:jc w:val="center"/>
              <w:rPr>
                <w:sz w:val="18"/>
                <w:szCs w:val="18"/>
              </w:rPr>
            </w:pPr>
            <w:r>
              <w:rPr>
                <w:sz w:val="18"/>
                <w:szCs w:val="18"/>
              </w:rPr>
              <w:t>100</w:t>
            </w:r>
          </w:p>
        </w:tc>
        <w:tc>
          <w:tcPr>
            <w:tcW w:w="1068" w:type="dxa"/>
            <w:tcBorders>
              <w:top w:val="nil"/>
              <w:left w:val="nil"/>
              <w:bottom w:val="single" w:color="auto" w:sz="4" w:space="0"/>
              <w:right w:val="single" w:color="auto" w:sz="4" w:space="0"/>
            </w:tcBorders>
            <w:vAlign w:val="center"/>
          </w:tcPr>
          <w:p w14:paraId="12A56EFF">
            <w:pPr>
              <w:ind w:firstLine="0" w:firstLineChars="0"/>
              <w:jc w:val="center"/>
              <w:rPr>
                <w:sz w:val="18"/>
                <w:szCs w:val="18"/>
              </w:rPr>
            </w:pPr>
            <w:r>
              <w:rPr>
                <w:sz w:val="18"/>
                <w:szCs w:val="18"/>
              </w:rPr>
              <w:t>2.441406</w:t>
            </w:r>
          </w:p>
        </w:tc>
        <w:tc>
          <w:tcPr>
            <w:tcW w:w="626" w:type="dxa"/>
            <w:tcBorders>
              <w:top w:val="nil"/>
              <w:left w:val="nil"/>
              <w:bottom w:val="single" w:color="auto" w:sz="4" w:space="0"/>
              <w:right w:val="single" w:color="auto" w:sz="4" w:space="0"/>
            </w:tcBorders>
            <w:vAlign w:val="center"/>
          </w:tcPr>
          <w:p w14:paraId="54C2DE4E">
            <w:pPr>
              <w:ind w:firstLine="0" w:firstLineChars="0"/>
              <w:jc w:val="center"/>
              <w:rPr>
                <w:sz w:val="18"/>
                <w:szCs w:val="18"/>
              </w:rPr>
            </w:pPr>
            <w:r>
              <w:rPr>
                <w:sz w:val="18"/>
                <w:szCs w:val="18"/>
              </w:rPr>
              <w:t>0</w:t>
            </w:r>
          </w:p>
        </w:tc>
        <w:tc>
          <w:tcPr>
            <w:tcW w:w="599" w:type="dxa"/>
            <w:tcBorders>
              <w:top w:val="nil"/>
              <w:left w:val="nil"/>
              <w:bottom w:val="single" w:color="auto" w:sz="4" w:space="0"/>
              <w:right w:val="single" w:color="auto" w:sz="4" w:space="0"/>
            </w:tcBorders>
            <w:vAlign w:val="center"/>
          </w:tcPr>
          <w:p w14:paraId="3BCF5FC4">
            <w:pPr>
              <w:ind w:firstLine="0" w:firstLineChars="0"/>
              <w:jc w:val="center"/>
              <w:rPr>
                <w:sz w:val="18"/>
                <w:szCs w:val="18"/>
              </w:rPr>
            </w:pPr>
            <w:r>
              <w:rPr>
                <w:sz w:val="18"/>
                <w:szCs w:val="18"/>
              </w:rPr>
              <w:t>228</w:t>
            </w:r>
          </w:p>
        </w:tc>
        <w:tc>
          <w:tcPr>
            <w:tcW w:w="1068" w:type="dxa"/>
            <w:tcBorders>
              <w:top w:val="nil"/>
              <w:left w:val="nil"/>
              <w:bottom w:val="single" w:color="auto" w:sz="4" w:space="0"/>
              <w:right w:val="single" w:color="auto" w:sz="4" w:space="0"/>
            </w:tcBorders>
            <w:vAlign w:val="center"/>
          </w:tcPr>
          <w:p w14:paraId="68C0723E">
            <w:pPr>
              <w:ind w:firstLine="0" w:firstLineChars="0"/>
              <w:jc w:val="center"/>
              <w:rPr>
                <w:sz w:val="18"/>
                <w:szCs w:val="18"/>
              </w:rPr>
            </w:pPr>
            <w:r>
              <w:rPr>
                <w:sz w:val="18"/>
                <w:szCs w:val="18"/>
              </w:rPr>
              <w:t>5.566406</w:t>
            </w:r>
          </w:p>
        </w:tc>
        <w:tc>
          <w:tcPr>
            <w:tcW w:w="626" w:type="dxa"/>
            <w:tcBorders>
              <w:top w:val="nil"/>
              <w:left w:val="nil"/>
              <w:bottom w:val="single" w:color="auto" w:sz="4" w:space="0"/>
              <w:right w:val="single" w:color="auto" w:sz="4" w:space="0"/>
            </w:tcBorders>
            <w:vAlign w:val="center"/>
          </w:tcPr>
          <w:p w14:paraId="35A2EC73">
            <w:pPr>
              <w:ind w:firstLine="0" w:firstLineChars="0"/>
              <w:jc w:val="center"/>
              <w:rPr>
                <w:sz w:val="18"/>
                <w:szCs w:val="18"/>
              </w:rPr>
            </w:pPr>
            <w:r>
              <w:rPr>
                <w:sz w:val="18"/>
                <w:szCs w:val="18"/>
              </w:rPr>
              <w:t>3</w:t>
            </w:r>
          </w:p>
        </w:tc>
        <w:tc>
          <w:tcPr>
            <w:tcW w:w="599" w:type="dxa"/>
            <w:tcBorders>
              <w:top w:val="nil"/>
              <w:left w:val="nil"/>
              <w:bottom w:val="single" w:color="auto" w:sz="4" w:space="0"/>
              <w:right w:val="single" w:color="auto" w:sz="4" w:space="0"/>
            </w:tcBorders>
            <w:vAlign w:val="center"/>
          </w:tcPr>
          <w:p w14:paraId="13675CA0">
            <w:pPr>
              <w:ind w:firstLine="0" w:firstLineChars="0"/>
              <w:jc w:val="center"/>
              <w:rPr>
                <w:sz w:val="18"/>
                <w:szCs w:val="18"/>
              </w:rPr>
            </w:pPr>
            <w:r>
              <w:rPr>
                <w:sz w:val="18"/>
                <w:szCs w:val="18"/>
              </w:rPr>
              <w:t>356</w:t>
            </w:r>
          </w:p>
        </w:tc>
        <w:tc>
          <w:tcPr>
            <w:tcW w:w="1068" w:type="dxa"/>
            <w:tcBorders>
              <w:top w:val="nil"/>
              <w:left w:val="nil"/>
              <w:bottom w:val="single" w:color="auto" w:sz="4" w:space="0"/>
              <w:right w:val="single" w:color="auto" w:sz="4" w:space="0"/>
            </w:tcBorders>
            <w:vAlign w:val="center"/>
          </w:tcPr>
          <w:p w14:paraId="60F37D53">
            <w:pPr>
              <w:ind w:firstLine="0" w:firstLineChars="0"/>
              <w:jc w:val="center"/>
              <w:rPr>
                <w:sz w:val="18"/>
                <w:szCs w:val="18"/>
              </w:rPr>
            </w:pPr>
            <w:r>
              <w:rPr>
                <w:sz w:val="18"/>
                <w:szCs w:val="18"/>
              </w:rPr>
              <w:t>8.691406</w:t>
            </w:r>
          </w:p>
        </w:tc>
        <w:tc>
          <w:tcPr>
            <w:tcW w:w="626" w:type="dxa"/>
            <w:tcBorders>
              <w:top w:val="nil"/>
              <w:left w:val="nil"/>
              <w:bottom w:val="single" w:color="auto" w:sz="4" w:space="0"/>
              <w:right w:val="single" w:color="auto" w:sz="4" w:space="0"/>
            </w:tcBorders>
            <w:vAlign w:val="center"/>
          </w:tcPr>
          <w:p w14:paraId="0AC3147E">
            <w:pPr>
              <w:ind w:firstLine="0" w:firstLineChars="0"/>
              <w:jc w:val="center"/>
              <w:rPr>
                <w:sz w:val="18"/>
                <w:szCs w:val="18"/>
              </w:rPr>
            </w:pPr>
            <w:r>
              <w:rPr>
                <w:sz w:val="18"/>
                <w:szCs w:val="18"/>
              </w:rPr>
              <w:t>11</w:t>
            </w:r>
          </w:p>
        </w:tc>
        <w:tc>
          <w:tcPr>
            <w:tcW w:w="599" w:type="dxa"/>
            <w:tcBorders>
              <w:top w:val="nil"/>
              <w:left w:val="nil"/>
              <w:bottom w:val="single" w:color="auto" w:sz="4" w:space="0"/>
              <w:right w:val="single" w:color="auto" w:sz="4" w:space="0"/>
            </w:tcBorders>
            <w:vAlign w:val="center"/>
          </w:tcPr>
          <w:p w14:paraId="61691A40">
            <w:pPr>
              <w:ind w:firstLine="0" w:firstLineChars="0"/>
              <w:jc w:val="center"/>
              <w:rPr>
                <w:sz w:val="18"/>
                <w:szCs w:val="18"/>
              </w:rPr>
            </w:pPr>
            <w:r>
              <w:rPr>
                <w:sz w:val="18"/>
                <w:szCs w:val="18"/>
              </w:rPr>
              <w:t>484</w:t>
            </w:r>
          </w:p>
        </w:tc>
        <w:tc>
          <w:tcPr>
            <w:tcW w:w="1109" w:type="dxa"/>
            <w:tcBorders>
              <w:top w:val="nil"/>
              <w:left w:val="nil"/>
              <w:bottom w:val="single" w:color="auto" w:sz="4" w:space="0"/>
              <w:right w:val="single" w:color="auto" w:sz="4" w:space="0"/>
            </w:tcBorders>
            <w:vAlign w:val="center"/>
          </w:tcPr>
          <w:p w14:paraId="4121A894">
            <w:pPr>
              <w:ind w:firstLine="0" w:firstLineChars="0"/>
              <w:jc w:val="center"/>
              <w:rPr>
                <w:sz w:val="18"/>
                <w:szCs w:val="18"/>
              </w:rPr>
            </w:pPr>
            <w:r>
              <w:rPr>
                <w:sz w:val="18"/>
                <w:szCs w:val="18"/>
              </w:rPr>
              <w:t>11.816406</w:t>
            </w:r>
          </w:p>
        </w:tc>
        <w:tc>
          <w:tcPr>
            <w:tcW w:w="626" w:type="dxa"/>
            <w:tcBorders>
              <w:top w:val="nil"/>
              <w:left w:val="nil"/>
              <w:bottom w:val="single" w:color="auto" w:sz="4" w:space="0"/>
              <w:right w:val="single" w:color="auto" w:sz="4" w:space="0"/>
            </w:tcBorders>
            <w:vAlign w:val="center"/>
          </w:tcPr>
          <w:p w14:paraId="28F49238">
            <w:pPr>
              <w:ind w:firstLine="0" w:firstLineChars="0"/>
              <w:jc w:val="center"/>
              <w:rPr>
                <w:sz w:val="18"/>
                <w:szCs w:val="18"/>
              </w:rPr>
            </w:pPr>
            <w:r>
              <w:rPr>
                <w:sz w:val="18"/>
                <w:szCs w:val="18"/>
              </w:rPr>
              <w:t>11</w:t>
            </w:r>
          </w:p>
        </w:tc>
      </w:tr>
      <w:tr w14:paraId="2A04FC2A">
        <w:tblPrEx>
          <w:tblCellMar>
            <w:top w:w="0" w:type="dxa"/>
            <w:left w:w="108" w:type="dxa"/>
            <w:bottom w:w="0" w:type="dxa"/>
            <w:right w:w="108" w:type="dxa"/>
          </w:tblCellMar>
        </w:tblPrEx>
        <w:trPr>
          <w:trHeight w:val="270" w:hRule="atLeast"/>
          <w:jc w:val="center"/>
        </w:trPr>
        <w:tc>
          <w:tcPr>
            <w:tcW w:w="957" w:type="dxa"/>
            <w:tcBorders>
              <w:top w:val="nil"/>
              <w:left w:val="single" w:color="auto" w:sz="4" w:space="0"/>
              <w:bottom w:val="single" w:color="auto" w:sz="4" w:space="0"/>
              <w:right w:val="single" w:color="auto" w:sz="4" w:space="0"/>
            </w:tcBorders>
            <w:vAlign w:val="center"/>
          </w:tcPr>
          <w:p w14:paraId="4105A7D7">
            <w:pPr>
              <w:ind w:firstLine="0" w:firstLineChars="0"/>
              <w:jc w:val="center"/>
              <w:rPr>
                <w:sz w:val="18"/>
                <w:szCs w:val="18"/>
              </w:rPr>
            </w:pPr>
            <w:r>
              <w:rPr>
                <w:sz w:val="18"/>
                <w:szCs w:val="18"/>
              </w:rPr>
              <w:t>101</w:t>
            </w:r>
          </w:p>
        </w:tc>
        <w:tc>
          <w:tcPr>
            <w:tcW w:w="1068" w:type="dxa"/>
            <w:tcBorders>
              <w:top w:val="nil"/>
              <w:left w:val="nil"/>
              <w:bottom w:val="single" w:color="auto" w:sz="4" w:space="0"/>
              <w:right w:val="single" w:color="auto" w:sz="4" w:space="0"/>
            </w:tcBorders>
            <w:vAlign w:val="center"/>
          </w:tcPr>
          <w:p w14:paraId="03D9EA68">
            <w:pPr>
              <w:ind w:firstLine="0" w:firstLineChars="0"/>
              <w:jc w:val="center"/>
              <w:rPr>
                <w:sz w:val="18"/>
                <w:szCs w:val="18"/>
              </w:rPr>
            </w:pPr>
            <w:r>
              <w:rPr>
                <w:sz w:val="18"/>
                <w:szCs w:val="18"/>
              </w:rPr>
              <w:t>2.465820</w:t>
            </w:r>
          </w:p>
        </w:tc>
        <w:tc>
          <w:tcPr>
            <w:tcW w:w="626" w:type="dxa"/>
            <w:tcBorders>
              <w:top w:val="nil"/>
              <w:left w:val="nil"/>
              <w:bottom w:val="single" w:color="auto" w:sz="4" w:space="0"/>
              <w:right w:val="single" w:color="auto" w:sz="4" w:space="0"/>
            </w:tcBorders>
            <w:vAlign w:val="center"/>
          </w:tcPr>
          <w:p w14:paraId="5FF46540">
            <w:pPr>
              <w:ind w:firstLine="0" w:firstLineChars="0"/>
              <w:jc w:val="center"/>
              <w:rPr>
                <w:sz w:val="18"/>
                <w:szCs w:val="18"/>
              </w:rPr>
            </w:pPr>
            <w:r>
              <w:rPr>
                <w:sz w:val="18"/>
                <w:szCs w:val="18"/>
              </w:rPr>
              <w:t>1</w:t>
            </w:r>
          </w:p>
        </w:tc>
        <w:tc>
          <w:tcPr>
            <w:tcW w:w="599" w:type="dxa"/>
            <w:tcBorders>
              <w:top w:val="nil"/>
              <w:left w:val="nil"/>
              <w:bottom w:val="single" w:color="auto" w:sz="4" w:space="0"/>
              <w:right w:val="single" w:color="auto" w:sz="4" w:space="0"/>
            </w:tcBorders>
            <w:vAlign w:val="center"/>
          </w:tcPr>
          <w:p w14:paraId="612AE427">
            <w:pPr>
              <w:ind w:firstLine="0" w:firstLineChars="0"/>
              <w:jc w:val="center"/>
              <w:rPr>
                <w:sz w:val="18"/>
                <w:szCs w:val="18"/>
              </w:rPr>
            </w:pPr>
            <w:r>
              <w:rPr>
                <w:sz w:val="18"/>
                <w:szCs w:val="18"/>
              </w:rPr>
              <w:t>229</w:t>
            </w:r>
          </w:p>
        </w:tc>
        <w:tc>
          <w:tcPr>
            <w:tcW w:w="1068" w:type="dxa"/>
            <w:tcBorders>
              <w:top w:val="nil"/>
              <w:left w:val="nil"/>
              <w:bottom w:val="single" w:color="auto" w:sz="4" w:space="0"/>
              <w:right w:val="single" w:color="auto" w:sz="4" w:space="0"/>
            </w:tcBorders>
            <w:vAlign w:val="center"/>
          </w:tcPr>
          <w:p w14:paraId="7BB279D0">
            <w:pPr>
              <w:ind w:firstLine="0" w:firstLineChars="0"/>
              <w:jc w:val="center"/>
              <w:rPr>
                <w:sz w:val="18"/>
                <w:szCs w:val="18"/>
              </w:rPr>
            </w:pPr>
            <w:r>
              <w:rPr>
                <w:sz w:val="18"/>
                <w:szCs w:val="18"/>
              </w:rPr>
              <w:t>5.590820</w:t>
            </w:r>
          </w:p>
        </w:tc>
        <w:tc>
          <w:tcPr>
            <w:tcW w:w="626" w:type="dxa"/>
            <w:tcBorders>
              <w:top w:val="nil"/>
              <w:left w:val="nil"/>
              <w:bottom w:val="single" w:color="auto" w:sz="4" w:space="0"/>
              <w:right w:val="single" w:color="auto" w:sz="4" w:space="0"/>
            </w:tcBorders>
            <w:vAlign w:val="center"/>
          </w:tcPr>
          <w:p w14:paraId="54ED0B87">
            <w:pPr>
              <w:ind w:firstLine="0" w:firstLineChars="0"/>
              <w:jc w:val="center"/>
              <w:rPr>
                <w:sz w:val="18"/>
                <w:szCs w:val="18"/>
              </w:rPr>
            </w:pPr>
            <w:r>
              <w:rPr>
                <w:sz w:val="18"/>
                <w:szCs w:val="18"/>
              </w:rPr>
              <w:t>8</w:t>
            </w:r>
          </w:p>
        </w:tc>
        <w:tc>
          <w:tcPr>
            <w:tcW w:w="599" w:type="dxa"/>
            <w:tcBorders>
              <w:top w:val="nil"/>
              <w:left w:val="nil"/>
              <w:bottom w:val="single" w:color="auto" w:sz="4" w:space="0"/>
              <w:right w:val="single" w:color="auto" w:sz="4" w:space="0"/>
            </w:tcBorders>
            <w:vAlign w:val="center"/>
          </w:tcPr>
          <w:p w14:paraId="3C839773">
            <w:pPr>
              <w:ind w:firstLine="0" w:firstLineChars="0"/>
              <w:jc w:val="center"/>
              <w:rPr>
                <w:sz w:val="18"/>
                <w:szCs w:val="18"/>
              </w:rPr>
            </w:pPr>
            <w:r>
              <w:rPr>
                <w:sz w:val="18"/>
                <w:szCs w:val="18"/>
              </w:rPr>
              <w:t>357</w:t>
            </w:r>
          </w:p>
        </w:tc>
        <w:tc>
          <w:tcPr>
            <w:tcW w:w="1068" w:type="dxa"/>
            <w:tcBorders>
              <w:top w:val="nil"/>
              <w:left w:val="nil"/>
              <w:bottom w:val="single" w:color="auto" w:sz="4" w:space="0"/>
              <w:right w:val="single" w:color="auto" w:sz="4" w:space="0"/>
            </w:tcBorders>
            <w:vAlign w:val="center"/>
          </w:tcPr>
          <w:p w14:paraId="185A8565">
            <w:pPr>
              <w:ind w:firstLine="0" w:firstLineChars="0"/>
              <w:jc w:val="center"/>
              <w:rPr>
                <w:sz w:val="18"/>
                <w:szCs w:val="18"/>
              </w:rPr>
            </w:pPr>
            <w:r>
              <w:rPr>
                <w:sz w:val="18"/>
                <w:szCs w:val="18"/>
              </w:rPr>
              <w:t>8.715820</w:t>
            </w:r>
          </w:p>
        </w:tc>
        <w:tc>
          <w:tcPr>
            <w:tcW w:w="626" w:type="dxa"/>
            <w:tcBorders>
              <w:top w:val="nil"/>
              <w:left w:val="nil"/>
              <w:bottom w:val="single" w:color="auto" w:sz="4" w:space="0"/>
              <w:right w:val="single" w:color="auto" w:sz="4" w:space="0"/>
            </w:tcBorders>
            <w:vAlign w:val="center"/>
          </w:tcPr>
          <w:p w14:paraId="196C37A2">
            <w:pPr>
              <w:ind w:firstLine="0" w:firstLineChars="0"/>
              <w:jc w:val="center"/>
              <w:rPr>
                <w:sz w:val="18"/>
                <w:szCs w:val="18"/>
              </w:rPr>
            </w:pPr>
            <w:r>
              <w:rPr>
                <w:sz w:val="18"/>
                <w:szCs w:val="18"/>
              </w:rPr>
              <w:t>15</w:t>
            </w:r>
          </w:p>
        </w:tc>
        <w:tc>
          <w:tcPr>
            <w:tcW w:w="599" w:type="dxa"/>
            <w:tcBorders>
              <w:top w:val="nil"/>
              <w:left w:val="nil"/>
              <w:bottom w:val="single" w:color="auto" w:sz="4" w:space="0"/>
              <w:right w:val="single" w:color="auto" w:sz="4" w:space="0"/>
            </w:tcBorders>
            <w:vAlign w:val="center"/>
          </w:tcPr>
          <w:p w14:paraId="5A3586D5">
            <w:pPr>
              <w:ind w:firstLine="0" w:firstLineChars="0"/>
              <w:jc w:val="center"/>
              <w:rPr>
                <w:sz w:val="18"/>
                <w:szCs w:val="18"/>
              </w:rPr>
            </w:pPr>
            <w:r>
              <w:rPr>
                <w:sz w:val="18"/>
                <w:szCs w:val="18"/>
              </w:rPr>
              <w:t>485</w:t>
            </w:r>
          </w:p>
        </w:tc>
        <w:tc>
          <w:tcPr>
            <w:tcW w:w="1109" w:type="dxa"/>
            <w:tcBorders>
              <w:top w:val="nil"/>
              <w:left w:val="nil"/>
              <w:bottom w:val="single" w:color="auto" w:sz="4" w:space="0"/>
              <w:right w:val="single" w:color="auto" w:sz="4" w:space="0"/>
            </w:tcBorders>
            <w:vAlign w:val="center"/>
          </w:tcPr>
          <w:p w14:paraId="79BBFD81">
            <w:pPr>
              <w:ind w:firstLine="0" w:firstLineChars="0"/>
              <w:jc w:val="center"/>
              <w:rPr>
                <w:sz w:val="18"/>
                <w:szCs w:val="18"/>
              </w:rPr>
            </w:pPr>
            <w:r>
              <w:rPr>
                <w:sz w:val="18"/>
                <w:szCs w:val="18"/>
              </w:rPr>
              <w:t>11.840820</w:t>
            </w:r>
          </w:p>
        </w:tc>
        <w:tc>
          <w:tcPr>
            <w:tcW w:w="626" w:type="dxa"/>
            <w:tcBorders>
              <w:top w:val="nil"/>
              <w:left w:val="nil"/>
              <w:bottom w:val="single" w:color="auto" w:sz="4" w:space="0"/>
              <w:right w:val="single" w:color="auto" w:sz="4" w:space="0"/>
            </w:tcBorders>
            <w:vAlign w:val="center"/>
          </w:tcPr>
          <w:p w14:paraId="4C7DB0E3">
            <w:pPr>
              <w:ind w:firstLine="0" w:firstLineChars="0"/>
              <w:jc w:val="center"/>
              <w:rPr>
                <w:sz w:val="18"/>
                <w:szCs w:val="18"/>
              </w:rPr>
            </w:pPr>
            <w:r>
              <w:rPr>
                <w:sz w:val="18"/>
                <w:szCs w:val="18"/>
              </w:rPr>
              <w:t>14</w:t>
            </w:r>
          </w:p>
        </w:tc>
      </w:tr>
      <w:tr w14:paraId="37A2F682">
        <w:tblPrEx>
          <w:tblCellMar>
            <w:top w:w="0" w:type="dxa"/>
            <w:left w:w="108" w:type="dxa"/>
            <w:bottom w:w="0" w:type="dxa"/>
            <w:right w:w="108" w:type="dxa"/>
          </w:tblCellMar>
        </w:tblPrEx>
        <w:trPr>
          <w:trHeight w:val="270" w:hRule="atLeast"/>
          <w:jc w:val="center"/>
        </w:trPr>
        <w:tc>
          <w:tcPr>
            <w:tcW w:w="957" w:type="dxa"/>
            <w:tcBorders>
              <w:top w:val="nil"/>
              <w:left w:val="single" w:color="auto" w:sz="4" w:space="0"/>
              <w:bottom w:val="single" w:color="auto" w:sz="4" w:space="0"/>
              <w:right w:val="single" w:color="auto" w:sz="4" w:space="0"/>
            </w:tcBorders>
            <w:vAlign w:val="center"/>
          </w:tcPr>
          <w:p w14:paraId="6B3B41B3">
            <w:pPr>
              <w:ind w:firstLine="0" w:firstLineChars="0"/>
              <w:jc w:val="center"/>
              <w:rPr>
                <w:sz w:val="18"/>
                <w:szCs w:val="18"/>
              </w:rPr>
            </w:pPr>
            <w:r>
              <w:rPr>
                <w:sz w:val="18"/>
                <w:szCs w:val="18"/>
              </w:rPr>
              <w:t>102</w:t>
            </w:r>
          </w:p>
        </w:tc>
        <w:tc>
          <w:tcPr>
            <w:tcW w:w="1068" w:type="dxa"/>
            <w:tcBorders>
              <w:top w:val="nil"/>
              <w:left w:val="nil"/>
              <w:bottom w:val="single" w:color="auto" w:sz="4" w:space="0"/>
              <w:right w:val="single" w:color="auto" w:sz="4" w:space="0"/>
            </w:tcBorders>
            <w:vAlign w:val="center"/>
          </w:tcPr>
          <w:p w14:paraId="1E7A46E4">
            <w:pPr>
              <w:ind w:firstLine="0" w:firstLineChars="0"/>
              <w:jc w:val="center"/>
              <w:rPr>
                <w:sz w:val="18"/>
                <w:szCs w:val="18"/>
              </w:rPr>
            </w:pPr>
            <w:r>
              <w:rPr>
                <w:sz w:val="18"/>
                <w:szCs w:val="18"/>
              </w:rPr>
              <w:t>2.490234</w:t>
            </w:r>
          </w:p>
        </w:tc>
        <w:tc>
          <w:tcPr>
            <w:tcW w:w="626" w:type="dxa"/>
            <w:tcBorders>
              <w:top w:val="nil"/>
              <w:left w:val="nil"/>
              <w:bottom w:val="single" w:color="auto" w:sz="4" w:space="0"/>
              <w:right w:val="single" w:color="auto" w:sz="4" w:space="0"/>
            </w:tcBorders>
            <w:vAlign w:val="center"/>
          </w:tcPr>
          <w:p w14:paraId="4BBDC469">
            <w:pPr>
              <w:ind w:firstLine="0" w:firstLineChars="0"/>
              <w:jc w:val="center"/>
              <w:rPr>
                <w:sz w:val="18"/>
                <w:szCs w:val="18"/>
              </w:rPr>
            </w:pPr>
            <w:r>
              <w:rPr>
                <w:sz w:val="18"/>
                <w:szCs w:val="18"/>
              </w:rPr>
              <w:t>10</w:t>
            </w:r>
          </w:p>
        </w:tc>
        <w:tc>
          <w:tcPr>
            <w:tcW w:w="599" w:type="dxa"/>
            <w:tcBorders>
              <w:top w:val="nil"/>
              <w:left w:val="nil"/>
              <w:bottom w:val="single" w:color="auto" w:sz="4" w:space="0"/>
              <w:right w:val="single" w:color="auto" w:sz="4" w:space="0"/>
            </w:tcBorders>
            <w:vAlign w:val="center"/>
          </w:tcPr>
          <w:p w14:paraId="576CBB07">
            <w:pPr>
              <w:ind w:firstLine="0" w:firstLineChars="0"/>
              <w:jc w:val="center"/>
              <w:rPr>
                <w:sz w:val="18"/>
                <w:szCs w:val="18"/>
              </w:rPr>
            </w:pPr>
            <w:r>
              <w:rPr>
                <w:sz w:val="18"/>
                <w:szCs w:val="18"/>
              </w:rPr>
              <w:t>230</w:t>
            </w:r>
          </w:p>
        </w:tc>
        <w:tc>
          <w:tcPr>
            <w:tcW w:w="1068" w:type="dxa"/>
            <w:tcBorders>
              <w:top w:val="nil"/>
              <w:left w:val="nil"/>
              <w:bottom w:val="single" w:color="auto" w:sz="4" w:space="0"/>
              <w:right w:val="single" w:color="auto" w:sz="4" w:space="0"/>
            </w:tcBorders>
            <w:vAlign w:val="center"/>
          </w:tcPr>
          <w:p w14:paraId="1DC6FECB">
            <w:pPr>
              <w:ind w:firstLine="0" w:firstLineChars="0"/>
              <w:jc w:val="center"/>
              <w:rPr>
                <w:sz w:val="18"/>
                <w:szCs w:val="18"/>
              </w:rPr>
            </w:pPr>
            <w:r>
              <w:rPr>
                <w:sz w:val="18"/>
                <w:szCs w:val="18"/>
              </w:rPr>
              <w:t>5.615234</w:t>
            </w:r>
          </w:p>
        </w:tc>
        <w:tc>
          <w:tcPr>
            <w:tcW w:w="626" w:type="dxa"/>
            <w:tcBorders>
              <w:top w:val="nil"/>
              <w:left w:val="nil"/>
              <w:bottom w:val="single" w:color="auto" w:sz="4" w:space="0"/>
              <w:right w:val="single" w:color="auto" w:sz="4" w:space="0"/>
            </w:tcBorders>
            <w:vAlign w:val="center"/>
          </w:tcPr>
          <w:p w14:paraId="40EA0729">
            <w:pPr>
              <w:ind w:firstLine="0" w:firstLineChars="0"/>
              <w:jc w:val="center"/>
              <w:rPr>
                <w:sz w:val="18"/>
                <w:szCs w:val="18"/>
              </w:rPr>
            </w:pPr>
            <w:r>
              <w:rPr>
                <w:sz w:val="18"/>
                <w:szCs w:val="18"/>
              </w:rPr>
              <w:t>0</w:t>
            </w:r>
          </w:p>
        </w:tc>
        <w:tc>
          <w:tcPr>
            <w:tcW w:w="599" w:type="dxa"/>
            <w:tcBorders>
              <w:top w:val="nil"/>
              <w:left w:val="nil"/>
              <w:bottom w:val="single" w:color="auto" w:sz="4" w:space="0"/>
              <w:right w:val="single" w:color="auto" w:sz="4" w:space="0"/>
            </w:tcBorders>
            <w:vAlign w:val="center"/>
          </w:tcPr>
          <w:p w14:paraId="4647D875">
            <w:pPr>
              <w:ind w:firstLine="0" w:firstLineChars="0"/>
              <w:jc w:val="center"/>
              <w:rPr>
                <w:sz w:val="18"/>
                <w:szCs w:val="18"/>
              </w:rPr>
            </w:pPr>
            <w:r>
              <w:rPr>
                <w:sz w:val="18"/>
                <w:szCs w:val="18"/>
              </w:rPr>
              <w:t>358</w:t>
            </w:r>
          </w:p>
        </w:tc>
        <w:tc>
          <w:tcPr>
            <w:tcW w:w="1068" w:type="dxa"/>
            <w:tcBorders>
              <w:top w:val="nil"/>
              <w:left w:val="nil"/>
              <w:bottom w:val="single" w:color="auto" w:sz="4" w:space="0"/>
              <w:right w:val="single" w:color="auto" w:sz="4" w:space="0"/>
            </w:tcBorders>
            <w:vAlign w:val="center"/>
          </w:tcPr>
          <w:p w14:paraId="35C1B6C3">
            <w:pPr>
              <w:ind w:firstLine="0" w:firstLineChars="0"/>
              <w:jc w:val="center"/>
              <w:rPr>
                <w:sz w:val="18"/>
                <w:szCs w:val="18"/>
              </w:rPr>
            </w:pPr>
            <w:r>
              <w:rPr>
                <w:sz w:val="18"/>
                <w:szCs w:val="18"/>
              </w:rPr>
              <w:t>8.740234</w:t>
            </w:r>
          </w:p>
        </w:tc>
        <w:tc>
          <w:tcPr>
            <w:tcW w:w="626" w:type="dxa"/>
            <w:tcBorders>
              <w:top w:val="nil"/>
              <w:left w:val="nil"/>
              <w:bottom w:val="single" w:color="auto" w:sz="4" w:space="0"/>
              <w:right w:val="single" w:color="auto" w:sz="4" w:space="0"/>
            </w:tcBorders>
            <w:vAlign w:val="center"/>
          </w:tcPr>
          <w:p w14:paraId="6C16BA92">
            <w:pPr>
              <w:ind w:firstLine="0" w:firstLineChars="0"/>
              <w:jc w:val="center"/>
              <w:rPr>
                <w:sz w:val="18"/>
                <w:szCs w:val="18"/>
              </w:rPr>
            </w:pPr>
            <w:r>
              <w:rPr>
                <w:sz w:val="18"/>
                <w:szCs w:val="18"/>
              </w:rPr>
              <w:t>11</w:t>
            </w:r>
          </w:p>
        </w:tc>
        <w:tc>
          <w:tcPr>
            <w:tcW w:w="599" w:type="dxa"/>
            <w:tcBorders>
              <w:top w:val="nil"/>
              <w:left w:val="nil"/>
              <w:bottom w:val="single" w:color="auto" w:sz="4" w:space="0"/>
              <w:right w:val="single" w:color="auto" w:sz="4" w:space="0"/>
            </w:tcBorders>
            <w:vAlign w:val="center"/>
          </w:tcPr>
          <w:p w14:paraId="7B6A2124">
            <w:pPr>
              <w:ind w:firstLine="0" w:firstLineChars="0"/>
              <w:jc w:val="center"/>
              <w:rPr>
                <w:sz w:val="18"/>
                <w:szCs w:val="18"/>
              </w:rPr>
            </w:pPr>
            <w:r>
              <w:rPr>
                <w:sz w:val="18"/>
                <w:szCs w:val="18"/>
              </w:rPr>
              <w:t>486</w:t>
            </w:r>
          </w:p>
        </w:tc>
        <w:tc>
          <w:tcPr>
            <w:tcW w:w="1109" w:type="dxa"/>
            <w:tcBorders>
              <w:top w:val="nil"/>
              <w:left w:val="nil"/>
              <w:bottom w:val="single" w:color="auto" w:sz="4" w:space="0"/>
              <w:right w:val="single" w:color="auto" w:sz="4" w:space="0"/>
            </w:tcBorders>
            <w:vAlign w:val="center"/>
          </w:tcPr>
          <w:p w14:paraId="66781F84">
            <w:pPr>
              <w:ind w:firstLine="0" w:firstLineChars="0"/>
              <w:jc w:val="center"/>
              <w:rPr>
                <w:sz w:val="18"/>
                <w:szCs w:val="18"/>
              </w:rPr>
            </w:pPr>
            <w:r>
              <w:rPr>
                <w:sz w:val="18"/>
                <w:szCs w:val="18"/>
              </w:rPr>
              <w:t>11.865234</w:t>
            </w:r>
          </w:p>
        </w:tc>
        <w:tc>
          <w:tcPr>
            <w:tcW w:w="626" w:type="dxa"/>
            <w:tcBorders>
              <w:top w:val="nil"/>
              <w:left w:val="nil"/>
              <w:bottom w:val="single" w:color="auto" w:sz="4" w:space="0"/>
              <w:right w:val="single" w:color="auto" w:sz="4" w:space="0"/>
            </w:tcBorders>
            <w:vAlign w:val="center"/>
          </w:tcPr>
          <w:p w14:paraId="366A7E3C">
            <w:pPr>
              <w:ind w:firstLine="0" w:firstLineChars="0"/>
              <w:jc w:val="center"/>
              <w:rPr>
                <w:sz w:val="18"/>
                <w:szCs w:val="18"/>
              </w:rPr>
            </w:pPr>
            <w:r>
              <w:rPr>
                <w:sz w:val="18"/>
                <w:szCs w:val="18"/>
              </w:rPr>
              <w:t>8</w:t>
            </w:r>
          </w:p>
        </w:tc>
      </w:tr>
      <w:tr w14:paraId="2D434027">
        <w:tblPrEx>
          <w:tblCellMar>
            <w:top w:w="0" w:type="dxa"/>
            <w:left w:w="108" w:type="dxa"/>
            <w:bottom w:w="0" w:type="dxa"/>
            <w:right w:w="108" w:type="dxa"/>
          </w:tblCellMar>
        </w:tblPrEx>
        <w:trPr>
          <w:trHeight w:val="270" w:hRule="atLeast"/>
          <w:jc w:val="center"/>
        </w:trPr>
        <w:tc>
          <w:tcPr>
            <w:tcW w:w="957" w:type="dxa"/>
            <w:tcBorders>
              <w:top w:val="nil"/>
              <w:left w:val="single" w:color="auto" w:sz="4" w:space="0"/>
              <w:bottom w:val="single" w:color="auto" w:sz="4" w:space="0"/>
              <w:right w:val="single" w:color="auto" w:sz="4" w:space="0"/>
            </w:tcBorders>
            <w:vAlign w:val="center"/>
          </w:tcPr>
          <w:p w14:paraId="313A80E5">
            <w:pPr>
              <w:ind w:firstLine="0" w:firstLineChars="0"/>
              <w:jc w:val="center"/>
              <w:rPr>
                <w:sz w:val="18"/>
                <w:szCs w:val="18"/>
              </w:rPr>
            </w:pPr>
            <w:r>
              <w:rPr>
                <w:sz w:val="18"/>
                <w:szCs w:val="18"/>
              </w:rPr>
              <w:t>103</w:t>
            </w:r>
          </w:p>
        </w:tc>
        <w:tc>
          <w:tcPr>
            <w:tcW w:w="1068" w:type="dxa"/>
            <w:tcBorders>
              <w:top w:val="nil"/>
              <w:left w:val="nil"/>
              <w:bottom w:val="single" w:color="auto" w:sz="4" w:space="0"/>
              <w:right w:val="single" w:color="auto" w:sz="4" w:space="0"/>
            </w:tcBorders>
            <w:vAlign w:val="center"/>
          </w:tcPr>
          <w:p w14:paraId="5705D535">
            <w:pPr>
              <w:ind w:firstLine="0" w:firstLineChars="0"/>
              <w:jc w:val="center"/>
              <w:rPr>
                <w:sz w:val="18"/>
                <w:szCs w:val="18"/>
              </w:rPr>
            </w:pPr>
            <w:r>
              <w:rPr>
                <w:sz w:val="18"/>
                <w:szCs w:val="18"/>
              </w:rPr>
              <w:t>2.514648</w:t>
            </w:r>
          </w:p>
        </w:tc>
        <w:tc>
          <w:tcPr>
            <w:tcW w:w="626" w:type="dxa"/>
            <w:tcBorders>
              <w:top w:val="nil"/>
              <w:left w:val="nil"/>
              <w:bottom w:val="single" w:color="auto" w:sz="4" w:space="0"/>
              <w:right w:val="single" w:color="auto" w:sz="4" w:space="0"/>
            </w:tcBorders>
            <w:vAlign w:val="center"/>
          </w:tcPr>
          <w:p w14:paraId="58BB06FC">
            <w:pPr>
              <w:ind w:firstLine="0" w:firstLineChars="0"/>
              <w:jc w:val="center"/>
              <w:rPr>
                <w:sz w:val="18"/>
                <w:szCs w:val="18"/>
              </w:rPr>
            </w:pPr>
            <w:r>
              <w:rPr>
                <w:sz w:val="18"/>
                <w:szCs w:val="18"/>
              </w:rPr>
              <w:t>3</w:t>
            </w:r>
          </w:p>
        </w:tc>
        <w:tc>
          <w:tcPr>
            <w:tcW w:w="599" w:type="dxa"/>
            <w:tcBorders>
              <w:top w:val="nil"/>
              <w:left w:val="nil"/>
              <w:bottom w:val="single" w:color="auto" w:sz="4" w:space="0"/>
              <w:right w:val="single" w:color="auto" w:sz="4" w:space="0"/>
            </w:tcBorders>
            <w:vAlign w:val="center"/>
          </w:tcPr>
          <w:p w14:paraId="710AAE60">
            <w:pPr>
              <w:ind w:firstLine="0" w:firstLineChars="0"/>
              <w:jc w:val="center"/>
              <w:rPr>
                <w:sz w:val="18"/>
                <w:szCs w:val="18"/>
              </w:rPr>
            </w:pPr>
            <w:r>
              <w:rPr>
                <w:sz w:val="18"/>
                <w:szCs w:val="18"/>
              </w:rPr>
              <w:t>231</w:t>
            </w:r>
          </w:p>
        </w:tc>
        <w:tc>
          <w:tcPr>
            <w:tcW w:w="1068" w:type="dxa"/>
            <w:tcBorders>
              <w:top w:val="nil"/>
              <w:left w:val="nil"/>
              <w:bottom w:val="single" w:color="auto" w:sz="4" w:space="0"/>
              <w:right w:val="single" w:color="auto" w:sz="4" w:space="0"/>
            </w:tcBorders>
            <w:vAlign w:val="center"/>
          </w:tcPr>
          <w:p w14:paraId="18FD1894">
            <w:pPr>
              <w:ind w:firstLine="0" w:firstLineChars="0"/>
              <w:jc w:val="center"/>
              <w:rPr>
                <w:sz w:val="18"/>
                <w:szCs w:val="18"/>
              </w:rPr>
            </w:pPr>
            <w:r>
              <w:rPr>
                <w:sz w:val="18"/>
                <w:szCs w:val="18"/>
              </w:rPr>
              <w:t>5.639648</w:t>
            </w:r>
          </w:p>
        </w:tc>
        <w:tc>
          <w:tcPr>
            <w:tcW w:w="626" w:type="dxa"/>
            <w:tcBorders>
              <w:top w:val="nil"/>
              <w:left w:val="nil"/>
              <w:bottom w:val="single" w:color="auto" w:sz="4" w:space="0"/>
              <w:right w:val="single" w:color="auto" w:sz="4" w:space="0"/>
            </w:tcBorders>
            <w:vAlign w:val="center"/>
          </w:tcPr>
          <w:p w14:paraId="797E0BA9">
            <w:pPr>
              <w:ind w:firstLine="0" w:firstLineChars="0"/>
              <w:jc w:val="center"/>
              <w:rPr>
                <w:sz w:val="18"/>
                <w:szCs w:val="18"/>
              </w:rPr>
            </w:pPr>
            <w:r>
              <w:rPr>
                <w:sz w:val="18"/>
                <w:szCs w:val="18"/>
              </w:rPr>
              <w:t>12</w:t>
            </w:r>
          </w:p>
        </w:tc>
        <w:tc>
          <w:tcPr>
            <w:tcW w:w="599" w:type="dxa"/>
            <w:tcBorders>
              <w:top w:val="nil"/>
              <w:left w:val="nil"/>
              <w:bottom w:val="single" w:color="auto" w:sz="4" w:space="0"/>
              <w:right w:val="single" w:color="auto" w:sz="4" w:space="0"/>
            </w:tcBorders>
            <w:vAlign w:val="center"/>
          </w:tcPr>
          <w:p w14:paraId="13C81C9F">
            <w:pPr>
              <w:ind w:firstLine="0" w:firstLineChars="0"/>
              <w:jc w:val="center"/>
              <w:rPr>
                <w:sz w:val="18"/>
                <w:szCs w:val="18"/>
              </w:rPr>
            </w:pPr>
            <w:r>
              <w:rPr>
                <w:sz w:val="18"/>
                <w:szCs w:val="18"/>
              </w:rPr>
              <w:t>359</w:t>
            </w:r>
          </w:p>
        </w:tc>
        <w:tc>
          <w:tcPr>
            <w:tcW w:w="1068" w:type="dxa"/>
            <w:tcBorders>
              <w:top w:val="nil"/>
              <w:left w:val="nil"/>
              <w:bottom w:val="single" w:color="auto" w:sz="4" w:space="0"/>
              <w:right w:val="single" w:color="auto" w:sz="4" w:space="0"/>
            </w:tcBorders>
            <w:vAlign w:val="center"/>
          </w:tcPr>
          <w:p w14:paraId="79A27978">
            <w:pPr>
              <w:ind w:firstLine="0" w:firstLineChars="0"/>
              <w:jc w:val="center"/>
              <w:rPr>
                <w:sz w:val="18"/>
                <w:szCs w:val="18"/>
              </w:rPr>
            </w:pPr>
            <w:r>
              <w:rPr>
                <w:sz w:val="18"/>
                <w:szCs w:val="18"/>
              </w:rPr>
              <w:t>8.764648</w:t>
            </w:r>
          </w:p>
        </w:tc>
        <w:tc>
          <w:tcPr>
            <w:tcW w:w="626" w:type="dxa"/>
            <w:tcBorders>
              <w:top w:val="nil"/>
              <w:left w:val="nil"/>
              <w:bottom w:val="single" w:color="auto" w:sz="4" w:space="0"/>
              <w:right w:val="single" w:color="auto" w:sz="4" w:space="0"/>
            </w:tcBorders>
            <w:vAlign w:val="center"/>
          </w:tcPr>
          <w:p w14:paraId="641D1741">
            <w:pPr>
              <w:ind w:firstLine="0" w:firstLineChars="0"/>
              <w:jc w:val="center"/>
              <w:rPr>
                <w:sz w:val="18"/>
                <w:szCs w:val="18"/>
              </w:rPr>
            </w:pPr>
            <w:r>
              <w:rPr>
                <w:sz w:val="18"/>
                <w:szCs w:val="18"/>
              </w:rPr>
              <w:t>12</w:t>
            </w:r>
          </w:p>
        </w:tc>
        <w:tc>
          <w:tcPr>
            <w:tcW w:w="599" w:type="dxa"/>
            <w:tcBorders>
              <w:top w:val="nil"/>
              <w:left w:val="nil"/>
              <w:bottom w:val="single" w:color="auto" w:sz="4" w:space="0"/>
              <w:right w:val="single" w:color="auto" w:sz="4" w:space="0"/>
            </w:tcBorders>
            <w:vAlign w:val="center"/>
          </w:tcPr>
          <w:p w14:paraId="7C394D24">
            <w:pPr>
              <w:ind w:firstLine="0" w:firstLineChars="0"/>
              <w:jc w:val="center"/>
              <w:rPr>
                <w:sz w:val="18"/>
                <w:szCs w:val="18"/>
              </w:rPr>
            </w:pPr>
            <w:r>
              <w:rPr>
                <w:sz w:val="18"/>
                <w:szCs w:val="18"/>
              </w:rPr>
              <w:t>487</w:t>
            </w:r>
          </w:p>
        </w:tc>
        <w:tc>
          <w:tcPr>
            <w:tcW w:w="1109" w:type="dxa"/>
            <w:tcBorders>
              <w:top w:val="nil"/>
              <w:left w:val="nil"/>
              <w:bottom w:val="single" w:color="auto" w:sz="4" w:space="0"/>
              <w:right w:val="single" w:color="auto" w:sz="4" w:space="0"/>
            </w:tcBorders>
            <w:vAlign w:val="center"/>
          </w:tcPr>
          <w:p w14:paraId="3F66310A">
            <w:pPr>
              <w:ind w:firstLine="0" w:firstLineChars="0"/>
              <w:jc w:val="center"/>
              <w:rPr>
                <w:sz w:val="18"/>
                <w:szCs w:val="18"/>
              </w:rPr>
            </w:pPr>
            <w:r>
              <w:rPr>
                <w:sz w:val="18"/>
                <w:szCs w:val="18"/>
              </w:rPr>
              <w:t>11.889648</w:t>
            </w:r>
          </w:p>
        </w:tc>
        <w:tc>
          <w:tcPr>
            <w:tcW w:w="626" w:type="dxa"/>
            <w:tcBorders>
              <w:top w:val="nil"/>
              <w:left w:val="nil"/>
              <w:bottom w:val="single" w:color="auto" w:sz="4" w:space="0"/>
              <w:right w:val="single" w:color="auto" w:sz="4" w:space="0"/>
            </w:tcBorders>
            <w:vAlign w:val="center"/>
          </w:tcPr>
          <w:p w14:paraId="10262D17">
            <w:pPr>
              <w:ind w:firstLine="0" w:firstLineChars="0"/>
              <w:jc w:val="center"/>
              <w:rPr>
                <w:sz w:val="18"/>
                <w:szCs w:val="18"/>
              </w:rPr>
            </w:pPr>
            <w:r>
              <w:rPr>
                <w:sz w:val="18"/>
                <w:szCs w:val="18"/>
              </w:rPr>
              <w:t>2</w:t>
            </w:r>
          </w:p>
        </w:tc>
      </w:tr>
      <w:tr w14:paraId="1B0DFE66">
        <w:tblPrEx>
          <w:tblCellMar>
            <w:top w:w="0" w:type="dxa"/>
            <w:left w:w="108" w:type="dxa"/>
            <w:bottom w:w="0" w:type="dxa"/>
            <w:right w:w="108" w:type="dxa"/>
          </w:tblCellMar>
        </w:tblPrEx>
        <w:trPr>
          <w:trHeight w:val="270" w:hRule="atLeast"/>
          <w:jc w:val="center"/>
        </w:trPr>
        <w:tc>
          <w:tcPr>
            <w:tcW w:w="957" w:type="dxa"/>
            <w:tcBorders>
              <w:top w:val="nil"/>
              <w:left w:val="single" w:color="auto" w:sz="4" w:space="0"/>
              <w:bottom w:val="single" w:color="auto" w:sz="4" w:space="0"/>
              <w:right w:val="single" w:color="auto" w:sz="4" w:space="0"/>
            </w:tcBorders>
            <w:vAlign w:val="center"/>
          </w:tcPr>
          <w:p w14:paraId="188D91C5">
            <w:pPr>
              <w:ind w:firstLine="0" w:firstLineChars="0"/>
              <w:jc w:val="center"/>
              <w:rPr>
                <w:sz w:val="18"/>
                <w:szCs w:val="18"/>
              </w:rPr>
            </w:pPr>
            <w:r>
              <w:rPr>
                <w:sz w:val="18"/>
                <w:szCs w:val="18"/>
              </w:rPr>
              <w:t>104</w:t>
            </w:r>
          </w:p>
        </w:tc>
        <w:tc>
          <w:tcPr>
            <w:tcW w:w="1068" w:type="dxa"/>
            <w:tcBorders>
              <w:top w:val="nil"/>
              <w:left w:val="nil"/>
              <w:bottom w:val="single" w:color="auto" w:sz="4" w:space="0"/>
              <w:right w:val="single" w:color="auto" w:sz="4" w:space="0"/>
            </w:tcBorders>
            <w:vAlign w:val="center"/>
          </w:tcPr>
          <w:p w14:paraId="408BC1D8">
            <w:pPr>
              <w:ind w:firstLine="0" w:firstLineChars="0"/>
              <w:jc w:val="center"/>
              <w:rPr>
                <w:sz w:val="18"/>
                <w:szCs w:val="18"/>
              </w:rPr>
            </w:pPr>
            <w:r>
              <w:rPr>
                <w:sz w:val="18"/>
                <w:szCs w:val="18"/>
              </w:rPr>
              <w:t>2.539063</w:t>
            </w:r>
          </w:p>
        </w:tc>
        <w:tc>
          <w:tcPr>
            <w:tcW w:w="626" w:type="dxa"/>
            <w:tcBorders>
              <w:top w:val="nil"/>
              <w:left w:val="nil"/>
              <w:bottom w:val="single" w:color="auto" w:sz="4" w:space="0"/>
              <w:right w:val="single" w:color="auto" w:sz="4" w:space="0"/>
            </w:tcBorders>
            <w:vAlign w:val="center"/>
          </w:tcPr>
          <w:p w14:paraId="728FAF39">
            <w:pPr>
              <w:ind w:firstLine="0" w:firstLineChars="0"/>
              <w:jc w:val="center"/>
              <w:rPr>
                <w:sz w:val="18"/>
                <w:szCs w:val="18"/>
              </w:rPr>
            </w:pPr>
            <w:r>
              <w:rPr>
                <w:sz w:val="18"/>
                <w:szCs w:val="18"/>
              </w:rPr>
              <w:t>4</w:t>
            </w:r>
          </w:p>
        </w:tc>
        <w:tc>
          <w:tcPr>
            <w:tcW w:w="599" w:type="dxa"/>
            <w:tcBorders>
              <w:top w:val="nil"/>
              <w:left w:val="nil"/>
              <w:bottom w:val="single" w:color="auto" w:sz="4" w:space="0"/>
              <w:right w:val="single" w:color="auto" w:sz="4" w:space="0"/>
            </w:tcBorders>
            <w:vAlign w:val="center"/>
          </w:tcPr>
          <w:p w14:paraId="5DD8311E">
            <w:pPr>
              <w:ind w:firstLine="0" w:firstLineChars="0"/>
              <w:jc w:val="center"/>
              <w:rPr>
                <w:sz w:val="18"/>
                <w:szCs w:val="18"/>
              </w:rPr>
            </w:pPr>
            <w:r>
              <w:rPr>
                <w:sz w:val="18"/>
                <w:szCs w:val="18"/>
              </w:rPr>
              <w:t>232</w:t>
            </w:r>
          </w:p>
        </w:tc>
        <w:tc>
          <w:tcPr>
            <w:tcW w:w="1068" w:type="dxa"/>
            <w:tcBorders>
              <w:top w:val="nil"/>
              <w:left w:val="nil"/>
              <w:bottom w:val="single" w:color="auto" w:sz="4" w:space="0"/>
              <w:right w:val="single" w:color="auto" w:sz="4" w:space="0"/>
            </w:tcBorders>
            <w:vAlign w:val="center"/>
          </w:tcPr>
          <w:p w14:paraId="005E997A">
            <w:pPr>
              <w:ind w:firstLine="0" w:firstLineChars="0"/>
              <w:jc w:val="center"/>
              <w:rPr>
                <w:sz w:val="18"/>
                <w:szCs w:val="18"/>
              </w:rPr>
            </w:pPr>
            <w:r>
              <w:rPr>
                <w:sz w:val="18"/>
                <w:szCs w:val="18"/>
              </w:rPr>
              <w:t>5.664063</w:t>
            </w:r>
          </w:p>
        </w:tc>
        <w:tc>
          <w:tcPr>
            <w:tcW w:w="626" w:type="dxa"/>
            <w:tcBorders>
              <w:top w:val="nil"/>
              <w:left w:val="nil"/>
              <w:bottom w:val="single" w:color="auto" w:sz="4" w:space="0"/>
              <w:right w:val="single" w:color="auto" w:sz="4" w:space="0"/>
            </w:tcBorders>
            <w:vAlign w:val="center"/>
          </w:tcPr>
          <w:p w14:paraId="20B36E18">
            <w:pPr>
              <w:ind w:firstLine="0" w:firstLineChars="0"/>
              <w:jc w:val="center"/>
              <w:rPr>
                <w:sz w:val="18"/>
                <w:szCs w:val="18"/>
              </w:rPr>
            </w:pPr>
            <w:r>
              <w:rPr>
                <w:sz w:val="18"/>
                <w:szCs w:val="18"/>
              </w:rPr>
              <w:t>1</w:t>
            </w:r>
          </w:p>
        </w:tc>
        <w:tc>
          <w:tcPr>
            <w:tcW w:w="599" w:type="dxa"/>
            <w:tcBorders>
              <w:top w:val="nil"/>
              <w:left w:val="nil"/>
              <w:bottom w:val="single" w:color="auto" w:sz="4" w:space="0"/>
              <w:right w:val="single" w:color="auto" w:sz="4" w:space="0"/>
            </w:tcBorders>
            <w:vAlign w:val="center"/>
          </w:tcPr>
          <w:p w14:paraId="23C6669A">
            <w:pPr>
              <w:ind w:firstLine="0" w:firstLineChars="0"/>
              <w:jc w:val="center"/>
              <w:rPr>
                <w:sz w:val="18"/>
                <w:szCs w:val="18"/>
              </w:rPr>
            </w:pPr>
            <w:r>
              <w:rPr>
                <w:sz w:val="18"/>
                <w:szCs w:val="18"/>
              </w:rPr>
              <w:t>360</w:t>
            </w:r>
          </w:p>
        </w:tc>
        <w:tc>
          <w:tcPr>
            <w:tcW w:w="1068" w:type="dxa"/>
            <w:tcBorders>
              <w:top w:val="nil"/>
              <w:left w:val="nil"/>
              <w:bottom w:val="single" w:color="auto" w:sz="4" w:space="0"/>
              <w:right w:val="single" w:color="auto" w:sz="4" w:space="0"/>
            </w:tcBorders>
            <w:vAlign w:val="center"/>
          </w:tcPr>
          <w:p w14:paraId="52BC8152">
            <w:pPr>
              <w:ind w:firstLine="0" w:firstLineChars="0"/>
              <w:jc w:val="center"/>
              <w:rPr>
                <w:sz w:val="18"/>
                <w:szCs w:val="18"/>
              </w:rPr>
            </w:pPr>
            <w:r>
              <w:rPr>
                <w:sz w:val="18"/>
                <w:szCs w:val="18"/>
              </w:rPr>
              <w:t>8.789063</w:t>
            </w:r>
          </w:p>
        </w:tc>
        <w:tc>
          <w:tcPr>
            <w:tcW w:w="626" w:type="dxa"/>
            <w:tcBorders>
              <w:top w:val="nil"/>
              <w:left w:val="nil"/>
              <w:bottom w:val="single" w:color="auto" w:sz="4" w:space="0"/>
              <w:right w:val="single" w:color="auto" w:sz="4" w:space="0"/>
            </w:tcBorders>
            <w:vAlign w:val="center"/>
          </w:tcPr>
          <w:p w14:paraId="6E98F413">
            <w:pPr>
              <w:ind w:firstLine="0" w:firstLineChars="0"/>
              <w:jc w:val="center"/>
              <w:rPr>
                <w:sz w:val="18"/>
                <w:szCs w:val="18"/>
              </w:rPr>
            </w:pPr>
            <w:r>
              <w:rPr>
                <w:sz w:val="18"/>
                <w:szCs w:val="18"/>
              </w:rPr>
              <w:t>0</w:t>
            </w:r>
          </w:p>
        </w:tc>
        <w:tc>
          <w:tcPr>
            <w:tcW w:w="599" w:type="dxa"/>
            <w:tcBorders>
              <w:top w:val="nil"/>
              <w:left w:val="nil"/>
              <w:bottom w:val="single" w:color="auto" w:sz="4" w:space="0"/>
              <w:right w:val="single" w:color="auto" w:sz="4" w:space="0"/>
            </w:tcBorders>
            <w:vAlign w:val="center"/>
          </w:tcPr>
          <w:p w14:paraId="21C746BA">
            <w:pPr>
              <w:ind w:firstLine="0" w:firstLineChars="0"/>
              <w:jc w:val="center"/>
              <w:rPr>
                <w:sz w:val="18"/>
                <w:szCs w:val="18"/>
              </w:rPr>
            </w:pPr>
            <w:r>
              <w:rPr>
                <w:sz w:val="18"/>
                <w:szCs w:val="18"/>
              </w:rPr>
              <w:t>488</w:t>
            </w:r>
          </w:p>
        </w:tc>
        <w:tc>
          <w:tcPr>
            <w:tcW w:w="1109" w:type="dxa"/>
            <w:tcBorders>
              <w:top w:val="nil"/>
              <w:left w:val="nil"/>
              <w:bottom w:val="single" w:color="auto" w:sz="4" w:space="0"/>
              <w:right w:val="single" w:color="auto" w:sz="4" w:space="0"/>
            </w:tcBorders>
            <w:vAlign w:val="center"/>
          </w:tcPr>
          <w:p w14:paraId="3260DBC7">
            <w:pPr>
              <w:ind w:firstLine="0" w:firstLineChars="0"/>
              <w:jc w:val="center"/>
              <w:rPr>
                <w:sz w:val="18"/>
                <w:szCs w:val="18"/>
              </w:rPr>
            </w:pPr>
            <w:r>
              <w:rPr>
                <w:sz w:val="18"/>
                <w:szCs w:val="18"/>
              </w:rPr>
              <w:t>11.914063</w:t>
            </w:r>
          </w:p>
        </w:tc>
        <w:tc>
          <w:tcPr>
            <w:tcW w:w="626" w:type="dxa"/>
            <w:tcBorders>
              <w:top w:val="nil"/>
              <w:left w:val="nil"/>
              <w:bottom w:val="single" w:color="auto" w:sz="4" w:space="0"/>
              <w:right w:val="single" w:color="auto" w:sz="4" w:space="0"/>
            </w:tcBorders>
            <w:vAlign w:val="center"/>
          </w:tcPr>
          <w:p w14:paraId="6CF84BDB">
            <w:pPr>
              <w:ind w:firstLine="0" w:firstLineChars="0"/>
              <w:jc w:val="center"/>
              <w:rPr>
                <w:sz w:val="18"/>
                <w:szCs w:val="18"/>
              </w:rPr>
            </w:pPr>
            <w:r>
              <w:rPr>
                <w:sz w:val="18"/>
                <w:szCs w:val="18"/>
              </w:rPr>
              <w:t>8</w:t>
            </w:r>
          </w:p>
        </w:tc>
      </w:tr>
      <w:tr w14:paraId="61EE7950">
        <w:tblPrEx>
          <w:tblCellMar>
            <w:top w:w="0" w:type="dxa"/>
            <w:left w:w="108" w:type="dxa"/>
            <w:bottom w:w="0" w:type="dxa"/>
            <w:right w:w="108" w:type="dxa"/>
          </w:tblCellMar>
        </w:tblPrEx>
        <w:trPr>
          <w:trHeight w:val="270" w:hRule="atLeast"/>
          <w:jc w:val="center"/>
        </w:trPr>
        <w:tc>
          <w:tcPr>
            <w:tcW w:w="957" w:type="dxa"/>
            <w:tcBorders>
              <w:top w:val="nil"/>
              <w:left w:val="single" w:color="auto" w:sz="4" w:space="0"/>
              <w:bottom w:val="single" w:color="auto" w:sz="4" w:space="0"/>
              <w:right w:val="single" w:color="auto" w:sz="4" w:space="0"/>
            </w:tcBorders>
            <w:vAlign w:val="center"/>
          </w:tcPr>
          <w:p w14:paraId="78276332">
            <w:pPr>
              <w:ind w:firstLine="0" w:firstLineChars="0"/>
              <w:jc w:val="center"/>
              <w:rPr>
                <w:sz w:val="18"/>
                <w:szCs w:val="18"/>
              </w:rPr>
            </w:pPr>
            <w:r>
              <w:rPr>
                <w:sz w:val="18"/>
                <w:szCs w:val="18"/>
              </w:rPr>
              <w:t>105</w:t>
            </w:r>
          </w:p>
        </w:tc>
        <w:tc>
          <w:tcPr>
            <w:tcW w:w="1068" w:type="dxa"/>
            <w:tcBorders>
              <w:top w:val="nil"/>
              <w:left w:val="nil"/>
              <w:bottom w:val="single" w:color="auto" w:sz="4" w:space="0"/>
              <w:right w:val="single" w:color="auto" w:sz="4" w:space="0"/>
            </w:tcBorders>
            <w:vAlign w:val="center"/>
          </w:tcPr>
          <w:p w14:paraId="696E5717">
            <w:pPr>
              <w:ind w:firstLine="0" w:firstLineChars="0"/>
              <w:jc w:val="center"/>
              <w:rPr>
                <w:sz w:val="18"/>
                <w:szCs w:val="18"/>
              </w:rPr>
            </w:pPr>
            <w:r>
              <w:rPr>
                <w:sz w:val="18"/>
                <w:szCs w:val="18"/>
              </w:rPr>
              <w:t>2.563477</w:t>
            </w:r>
          </w:p>
        </w:tc>
        <w:tc>
          <w:tcPr>
            <w:tcW w:w="626" w:type="dxa"/>
            <w:tcBorders>
              <w:top w:val="nil"/>
              <w:left w:val="nil"/>
              <w:bottom w:val="single" w:color="auto" w:sz="4" w:space="0"/>
              <w:right w:val="single" w:color="auto" w:sz="4" w:space="0"/>
            </w:tcBorders>
            <w:vAlign w:val="center"/>
          </w:tcPr>
          <w:p w14:paraId="08C7A769">
            <w:pPr>
              <w:ind w:firstLine="0" w:firstLineChars="0"/>
              <w:jc w:val="center"/>
              <w:rPr>
                <w:sz w:val="18"/>
                <w:szCs w:val="18"/>
              </w:rPr>
            </w:pPr>
            <w:r>
              <w:rPr>
                <w:sz w:val="18"/>
                <w:szCs w:val="18"/>
              </w:rPr>
              <w:t>7</w:t>
            </w:r>
          </w:p>
        </w:tc>
        <w:tc>
          <w:tcPr>
            <w:tcW w:w="599" w:type="dxa"/>
            <w:tcBorders>
              <w:top w:val="nil"/>
              <w:left w:val="nil"/>
              <w:bottom w:val="single" w:color="auto" w:sz="4" w:space="0"/>
              <w:right w:val="single" w:color="auto" w:sz="4" w:space="0"/>
            </w:tcBorders>
            <w:vAlign w:val="center"/>
          </w:tcPr>
          <w:p w14:paraId="004B67BE">
            <w:pPr>
              <w:ind w:firstLine="0" w:firstLineChars="0"/>
              <w:jc w:val="center"/>
              <w:rPr>
                <w:sz w:val="18"/>
                <w:szCs w:val="18"/>
              </w:rPr>
            </w:pPr>
            <w:r>
              <w:rPr>
                <w:sz w:val="18"/>
                <w:szCs w:val="18"/>
              </w:rPr>
              <w:t>233</w:t>
            </w:r>
          </w:p>
        </w:tc>
        <w:tc>
          <w:tcPr>
            <w:tcW w:w="1068" w:type="dxa"/>
            <w:tcBorders>
              <w:top w:val="nil"/>
              <w:left w:val="nil"/>
              <w:bottom w:val="single" w:color="auto" w:sz="4" w:space="0"/>
              <w:right w:val="single" w:color="auto" w:sz="4" w:space="0"/>
            </w:tcBorders>
            <w:vAlign w:val="center"/>
          </w:tcPr>
          <w:p w14:paraId="3123F9C3">
            <w:pPr>
              <w:ind w:firstLine="0" w:firstLineChars="0"/>
              <w:jc w:val="center"/>
              <w:rPr>
                <w:sz w:val="18"/>
                <w:szCs w:val="18"/>
              </w:rPr>
            </w:pPr>
            <w:r>
              <w:rPr>
                <w:sz w:val="18"/>
                <w:szCs w:val="18"/>
              </w:rPr>
              <w:t>5.688477</w:t>
            </w:r>
          </w:p>
        </w:tc>
        <w:tc>
          <w:tcPr>
            <w:tcW w:w="626" w:type="dxa"/>
            <w:tcBorders>
              <w:top w:val="nil"/>
              <w:left w:val="nil"/>
              <w:bottom w:val="single" w:color="auto" w:sz="4" w:space="0"/>
              <w:right w:val="single" w:color="auto" w:sz="4" w:space="0"/>
            </w:tcBorders>
            <w:vAlign w:val="center"/>
          </w:tcPr>
          <w:p w14:paraId="43DD01C4">
            <w:pPr>
              <w:ind w:firstLine="0" w:firstLineChars="0"/>
              <w:jc w:val="center"/>
              <w:rPr>
                <w:sz w:val="18"/>
                <w:szCs w:val="18"/>
              </w:rPr>
            </w:pPr>
            <w:r>
              <w:rPr>
                <w:sz w:val="18"/>
                <w:szCs w:val="18"/>
              </w:rPr>
              <w:t>7</w:t>
            </w:r>
          </w:p>
        </w:tc>
        <w:tc>
          <w:tcPr>
            <w:tcW w:w="599" w:type="dxa"/>
            <w:tcBorders>
              <w:top w:val="nil"/>
              <w:left w:val="nil"/>
              <w:bottom w:val="single" w:color="auto" w:sz="4" w:space="0"/>
              <w:right w:val="single" w:color="auto" w:sz="4" w:space="0"/>
            </w:tcBorders>
            <w:vAlign w:val="center"/>
          </w:tcPr>
          <w:p w14:paraId="03A39C8D">
            <w:pPr>
              <w:ind w:firstLine="0" w:firstLineChars="0"/>
              <w:jc w:val="center"/>
              <w:rPr>
                <w:sz w:val="18"/>
                <w:szCs w:val="18"/>
              </w:rPr>
            </w:pPr>
            <w:r>
              <w:rPr>
                <w:sz w:val="18"/>
                <w:szCs w:val="18"/>
              </w:rPr>
              <w:t>361</w:t>
            </w:r>
          </w:p>
        </w:tc>
        <w:tc>
          <w:tcPr>
            <w:tcW w:w="1068" w:type="dxa"/>
            <w:tcBorders>
              <w:top w:val="nil"/>
              <w:left w:val="nil"/>
              <w:bottom w:val="single" w:color="auto" w:sz="4" w:space="0"/>
              <w:right w:val="single" w:color="auto" w:sz="4" w:space="0"/>
            </w:tcBorders>
            <w:vAlign w:val="center"/>
          </w:tcPr>
          <w:p w14:paraId="6C5A0232">
            <w:pPr>
              <w:ind w:firstLine="0" w:firstLineChars="0"/>
              <w:jc w:val="center"/>
              <w:rPr>
                <w:sz w:val="18"/>
                <w:szCs w:val="18"/>
              </w:rPr>
            </w:pPr>
            <w:r>
              <w:rPr>
                <w:sz w:val="18"/>
                <w:szCs w:val="18"/>
              </w:rPr>
              <w:t>8.813477</w:t>
            </w:r>
          </w:p>
        </w:tc>
        <w:tc>
          <w:tcPr>
            <w:tcW w:w="626" w:type="dxa"/>
            <w:tcBorders>
              <w:top w:val="nil"/>
              <w:left w:val="nil"/>
              <w:bottom w:val="single" w:color="auto" w:sz="4" w:space="0"/>
              <w:right w:val="single" w:color="auto" w:sz="4" w:space="0"/>
            </w:tcBorders>
            <w:vAlign w:val="center"/>
          </w:tcPr>
          <w:p w14:paraId="0120B0A4">
            <w:pPr>
              <w:ind w:firstLine="0" w:firstLineChars="0"/>
              <w:jc w:val="center"/>
              <w:rPr>
                <w:sz w:val="18"/>
                <w:szCs w:val="18"/>
              </w:rPr>
            </w:pPr>
            <w:r>
              <w:rPr>
                <w:sz w:val="18"/>
                <w:szCs w:val="18"/>
              </w:rPr>
              <w:t>13</w:t>
            </w:r>
          </w:p>
        </w:tc>
        <w:tc>
          <w:tcPr>
            <w:tcW w:w="599" w:type="dxa"/>
            <w:tcBorders>
              <w:top w:val="nil"/>
              <w:left w:val="nil"/>
              <w:bottom w:val="single" w:color="auto" w:sz="4" w:space="0"/>
              <w:right w:val="single" w:color="auto" w:sz="4" w:space="0"/>
            </w:tcBorders>
            <w:vAlign w:val="center"/>
          </w:tcPr>
          <w:p w14:paraId="2A568D61">
            <w:pPr>
              <w:ind w:firstLine="0" w:firstLineChars="0"/>
              <w:jc w:val="center"/>
              <w:rPr>
                <w:sz w:val="18"/>
                <w:szCs w:val="18"/>
              </w:rPr>
            </w:pPr>
            <w:r>
              <w:rPr>
                <w:sz w:val="18"/>
                <w:szCs w:val="18"/>
              </w:rPr>
              <w:t>489</w:t>
            </w:r>
          </w:p>
        </w:tc>
        <w:tc>
          <w:tcPr>
            <w:tcW w:w="1109" w:type="dxa"/>
            <w:tcBorders>
              <w:top w:val="nil"/>
              <w:left w:val="nil"/>
              <w:bottom w:val="single" w:color="auto" w:sz="4" w:space="0"/>
              <w:right w:val="single" w:color="auto" w:sz="4" w:space="0"/>
            </w:tcBorders>
            <w:vAlign w:val="center"/>
          </w:tcPr>
          <w:p w14:paraId="2065C594">
            <w:pPr>
              <w:ind w:firstLine="0" w:firstLineChars="0"/>
              <w:jc w:val="center"/>
              <w:rPr>
                <w:sz w:val="18"/>
                <w:szCs w:val="18"/>
              </w:rPr>
            </w:pPr>
            <w:r>
              <w:rPr>
                <w:sz w:val="18"/>
                <w:szCs w:val="18"/>
              </w:rPr>
              <w:t>11.938477</w:t>
            </w:r>
          </w:p>
        </w:tc>
        <w:tc>
          <w:tcPr>
            <w:tcW w:w="626" w:type="dxa"/>
            <w:tcBorders>
              <w:top w:val="nil"/>
              <w:left w:val="nil"/>
              <w:bottom w:val="single" w:color="auto" w:sz="4" w:space="0"/>
              <w:right w:val="single" w:color="auto" w:sz="4" w:space="0"/>
            </w:tcBorders>
            <w:vAlign w:val="center"/>
          </w:tcPr>
          <w:p w14:paraId="23101B92">
            <w:pPr>
              <w:ind w:firstLine="0" w:firstLineChars="0"/>
              <w:jc w:val="center"/>
              <w:rPr>
                <w:sz w:val="18"/>
                <w:szCs w:val="18"/>
              </w:rPr>
            </w:pPr>
            <w:r>
              <w:rPr>
                <w:sz w:val="18"/>
                <w:szCs w:val="18"/>
              </w:rPr>
              <w:t>11</w:t>
            </w:r>
          </w:p>
        </w:tc>
      </w:tr>
      <w:tr w14:paraId="2339263D">
        <w:tblPrEx>
          <w:tblCellMar>
            <w:top w:w="0" w:type="dxa"/>
            <w:left w:w="108" w:type="dxa"/>
            <w:bottom w:w="0" w:type="dxa"/>
            <w:right w:w="108" w:type="dxa"/>
          </w:tblCellMar>
        </w:tblPrEx>
        <w:trPr>
          <w:trHeight w:val="270" w:hRule="atLeast"/>
          <w:jc w:val="center"/>
        </w:trPr>
        <w:tc>
          <w:tcPr>
            <w:tcW w:w="957" w:type="dxa"/>
            <w:tcBorders>
              <w:top w:val="nil"/>
              <w:left w:val="single" w:color="auto" w:sz="4" w:space="0"/>
              <w:bottom w:val="single" w:color="auto" w:sz="4" w:space="0"/>
              <w:right w:val="single" w:color="auto" w:sz="4" w:space="0"/>
            </w:tcBorders>
            <w:vAlign w:val="center"/>
          </w:tcPr>
          <w:p w14:paraId="1087DA95">
            <w:pPr>
              <w:ind w:firstLine="0" w:firstLineChars="0"/>
              <w:jc w:val="center"/>
              <w:rPr>
                <w:sz w:val="18"/>
                <w:szCs w:val="18"/>
              </w:rPr>
            </w:pPr>
            <w:r>
              <w:rPr>
                <w:sz w:val="18"/>
                <w:szCs w:val="18"/>
              </w:rPr>
              <w:t>106</w:t>
            </w:r>
          </w:p>
        </w:tc>
        <w:tc>
          <w:tcPr>
            <w:tcW w:w="1068" w:type="dxa"/>
            <w:tcBorders>
              <w:top w:val="nil"/>
              <w:left w:val="nil"/>
              <w:bottom w:val="single" w:color="auto" w:sz="4" w:space="0"/>
              <w:right w:val="single" w:color="auto" w:sz="4" w:space="0"/>
            </w:tcBorders>
            <w:vAlign w:val="center"/>
          </w:tcPr>
          <w:p w14:paraId="308B3384">
            <w:pPr>
              <w:ind w:firstLine="0" w:firstLineChars="0"/>
              <w:jc w:val="center"/>
              <w:rPr>
                <w:sz w:val="18"/>
                <w:szCs w:val="18"/>
              </w:rPr>
            </w:pPr>
            <w:r>
              <w:rPr>
                <w:sz w:val="18"/>
                <w:szCs w:val="18"/>
              </w:rPr>
              <w:t>2.587891</w:t>
            </w:r>
          </w:p>
        </w:tc>
        <w:tc>
          <w:tcPr>
            <w:tcW w:w="626" w:type="dxa"/>
            <w:tcBorders>
              <w:top w:val="nil"/>
              <w:left w:val="nil"/>
              <w:bottom w:val="single" w:color="auto" w:sz="4" w:space="0"/>
              <w:right w:val="single" w:color="auto" w:sz="4" w:space="0"/>
            </w:tcBorders>
            <w:vAlign w:val="center"/>
          </w:tcPr>
          <w:p w14:paraId="7320EA11">
            <w:pPr>
              <w:ind w:firstLine="0" w:firstLineChars="0"/>
              <w:jc w:val="center"/>
              <w:rPr>
                <w:sz w:val="18"/>
                <w:szCs w:val="18"/>
              </w:rPr>
            </w:pPr>
            <w:r>
              <w:rPr>
                <w:sz w:val="18"/>
                <w:szCs w:val="18"/>
              </w:rPr>
              <w:t>3</w:t>
            </w:r>
          </w:p>
        </w:tc>
        <w:tc>
          <w:tcPr>
            <w:tcW w:w="599" w:type="dxa"/>
            <w:tcBorders>
              <w:top w:val="nil"/>
              <w:left w:val="nil"/>
              <w:bottom w:val="single" w:color="auto" w:sz="4" w:space="0"/>
              <w:right w:val="single" w:color="auto" w:sz="4" w:space="0"/>
            </w:tcBorders>
            <w:vAlign w:val="center"/>
          </w:tcPr>
          <w:p w14:paraId="6F49DEF9">
            <w:pPr>
              <w:ind w:firstLine="0" w:firstLineChars="0"/>
              <w:jc w:val="center"/>
              <w:rPr>
                <w:sz w:val="18"/>
                <w:szCs w:val="18"/>
              </w:rPr>
            </w:pPr>
            <w:r>
              <w:rPr>
                <w:sz w:val="18"/>
                <w:szCs w:val="18"/>
              </w:rPr>
              <w:t>234</w:t>
            </w:r>
          </w:p>
        </w:tc>
        <w:tc>
          <w:tcPr>
            <w:tcW w:w="1068" w:type="dxa"/>
            <w:tcBorders>
              <w:top w:val="nil"/>
              <w:left w:val="nil"/>
              <w:bottom w:val="single" w:color="auto" w:sz="4" w:space="0"/>
              <w:right w:val="single" w:color="auto" w:sz="4" w:space="0"/>
            </w:tcBorders>
            <w:vAlign w:val="center"/>
          </w:tcPr>
          <w:p w14:paraId="50944C2F">
            <w:pPr>
              <w:ind w:firstLine="0" w:firstLineChars="0"/>
              <w:jc w:val="center"/>
              <w:rPr>
                <w:sz w:val="18"/>
                <w:szCs w:val="18"/>
              </w:rPr>
            </w:pPr>
            <w:r>
              <w:rPr>
                <w:sz w:val="18"/>
                <w:szCs w:val="18"/>
              </w:rPr>
              <w:t>5.712891</w:t>
            </w:r>
          </w:p>
        </w:tc>
        <w:tc>
          <w:tcPr>
            <w:tcW w:w="626" w:type="dxa"/>
            <w:tcBorders>
              <w:top w:val="nil"/>
              <w:left w:val="nil"/>
              <w:bottom w:val="single" w:color="auto" w:sz="4" w:space="0"/>
              <w:right w:val="single" w:color="auto" w:sz="4" w:space="0"/>
            </w:tcBorders>
            <w:vAlign w:val="center"/>
          </w:tcPr>
          <w:p w14:paraId="072C556F">
            <w:pPr>
              <w:ind w:firstLine="0" w:firstLineChars="0"/>
              <w:jc w:val="center"/>
              <w:rPr>
                <w:sz w:val="18"/>
                <w:szCs w:val="18"/>
              </w:rPr>
            </w:pPr>
            <w:r>
              <w:rPr>
                <w:sz w:val="18"/>
                <w:szCs w:val="18"/>
              </w:rPr>
              <w:t>0</w:t>
            </w:r>
          </w:p>
        </w:tc>
        <w:tc>
          <w:tcPr>
            <w:tcW w:w="599" w:type="dxa"/>
            <w:tcBorders>
              <w:top w:val="nil"/>
              <w:left w:val="nil"/>
              <w:bottom w:val="single" w:color="auto" w:sz="4" w:space="0"/>
              <w:right w:val="single" w:color="auto" w:sz="4" w:space="0"/>
            </w:tcBorders>
            <w:vAlign w:val="center"/>
          </w:tcPr>
          <w:p w14:paraId="77D2D073">
            <w:pPr>
              <w:ind w:firstLine="0" w:firstLineChars="0"/>
              <w:jc w:val="center"/>
              <w:rPr>
                <w:sz w:val="18"/>
                <w:szCs w:val="18"/>
              </w:rPr>
            </w:pPr>
            <w:r>
              <w:rPr>
                <w:sz w:val="18"/>
                <w:szCs w:val="18"/>
              </w:rPr>
              <w:t>362</w:t>
            </w:r>
          </w:p>
        </w:tc>
        <w:tc>
          <w:tcPr>
            <w:tcW w:w="1068" w:type="dxa"/>
            <w:tcBorders>
              <w:top w:val="nil"/>
              <w:left w:val="nil"/>
              <w:bottom w:val="single" w:color="auto" w:sz="4" w:space="0"/>
              <w:right w:val="single" w:color="auto" w:sz="4" w:space="0"/>
            </w:tcBorders>
            <w:vAlign w:val="center"/>
          </w:tcPr>
          <w:p w14:paraId="613F34CD">
            <w:pPr>
              <w:ind w:firstLine="0" w:firstLineChars="0"/>
              <w:jc w:val="center"/>
              <w:rPr>
                <w:sz w:val="18"/>
                <w:szCs w:val="18"/>
              </w:rPr>
            </w:pPr>
            <w:r>
              <w:rPr>
                <w:sz w:val="18"/>
                <w:szCs w:val="18"/>
              </w:rPr>
              <w:t>8.837891</w:t>
            </w:r>
          </w:p>
        </w:tc>
        <w:tc>
          <w:tcPr>
            <w:tcW w:w="626" w:type="dxa"/>
            <w:tcBorders>
              <w:top w:val="nil"/>
              <w:left w:val="nil"/>
              <w:bottom w:val="single" w:color="auto" w:sz="4" w:space="0"/>
              <w:right w:val="single" w:color="auto" w:sz="4" w:space="0"/>
            </w:tcBorders>
            <w:vAlign w:val="center"/>
          </w:tcPr>
          <w:p w14:paraId="1CB21355">
            <w:pPr>
              <w:ind w:firstLine="0" w:firstLineChars="0"/>
              <w:jc w:val="center"/>
              <w:rPr>
                <w:sz w:val="18"/>
                <w:szCs w:val="18"/>
              </w:rPr>
            </w:pPr>
            <w:r>
              <w:rPr>
                <w:sz w:val="18"/>
                <w:szCs w:val="18"/>
              </w:rPr>
              <w:t>11</w:t>
            </w:r>
          </w:p>
        </w:tc>
        <w:tc>
          <w:tcPr>
            <w:tcW w:w="599" w:type="dxa"/>
            <w:tcBorders>
              <w:top w:val="nil"/>
              <w:left w:val="nil"/>
              <w:bottom w:val="single" w:color="auto" w:sz="4" w:space="0"/>
              <w:right w:val="single" w:color="auto" w:sz="4" w:space="0"/>
            </w:tcBorders>
            <w:vAlign w:val="center"/>
          </w:tcPr>
          <w:p w14:paraId="118744EB">
            <w:pPr>
              <w:ind w:firstLine="0" w:firstLineChars="0"/>
              <w:jc w:val="center"/>
              <w:rPr>
                <w:sz w:val="18"/>
                <w:szCs w:val="18"/>
              </w:rPr>
            </w:pPr>
            <w:r>
              <w:rPr>
                <w:sz w:val="18"/>
                <w:szCs w:val="18"/>
              </w:rPr>
              <w:t>490</w:t>
            </w:r>
          </w:p>
        </w:tc>
        <w:tc>
          <w:tcPr>
            <w:tcW w:w="1109" w:type="dxa"/>
            <w:tcBorders>
              <w:top w:val="nil"/>
              <w:left w:val="nil"/>
              <w:bottom w:val="single" w:color="auto" w:sz="4" w:space="0"/>
              <w:right w:val="single" w:color="auto" w:sz="4" w:space="0"/>
            </w:tcBorders>
            <w:vAlign w:val="center"/>
          </w:tcPr>
          <w:p w14:paraId="6B4A038D">
            <w:pPr>
              <w:ind w:firstLine="0" w:firstLineChars="0"/>
              <w:jc w:val="center"/>
              <w:rPr>
                <w:sz w:val="18"/>
                <w:szCs w:val="18"/>
              </w:rPr>
            </w:pPr>
            <w:r>
              <w:rPr>
                <w:sz w:val="18"/>
                <w:szCs w:val="18"/>
              </w:rPr>
              <w:t>11.962891</w:t>
            </w:r>
          </w:p>
        </w:tc>
        <w:tc>
          <w:tcPr>
            <w:tcW w:w="626" w:type="dxa"/>
            <w:tcBorders>
              <w:top w:val="nil"/>
              <w:left w:val="nil"/>
              <w:bottom w:val="single" w:color="auto" w:sz="4" w:space="0"/>
              <w:right w:val="single" w:color="auto" w:sz="4" w:space="0"/>
            </w:tcBorders>
            <w:vAlign w:val="center"/>
          </w:tcPr>
          <w:p w14:paraId="4A25D5C3">
            <w:pPr>
              <w:ind w:firstLine="0" w:firstLineChars="0"/>
              <w:jc w:val="center"/>
              <w:rPr>
                <w:sz w:val="18"/>
                <w:szCs w:val="18"/>
              </w:rPr>
            </w:pPr>
            <w:r>
              <w:rPr>
                <w:sz w:val="18"/>
                <w:szCs w:val="18"/>
              </w:rPr>
              <w:t>2</w:t>
            </w:r>
          </w:p>
        </w:tc>
      </w:tr>
      <w:tr w14:paraId="740E315F">
        <w:tblPrEx>
          <w:tblCellMar>
            <w:top w:w="0" w:type="dxa"/>
            <w:left w:w="108" w:type="dxa"/>
            <w:bottom w:w="0" w:type="dxa"/>
            <w:right w:w="108" w:type="dxa"/>
          </w:tblCellMar>
        </w:tblPrEx>
        <w:trPr>
          <w:trHeight w:val="270" w:hRule="atLeast"/>
          <w:jc w:val="center"/>
        </w:trPr>
        <w:tc>
          <w:tcPr>
            <w:tcW w:w="957" w:type="dxa"/>
            <w:tcBorders>
              <w:top w:val="nil"/>
              <w:left w:val="single" w:color="auto" w:sz="4" w:space="0"/>
              <w:bottom w:val="single" w:color="auto" w:sz="4" w:space="0"/>
              <w:right w:val="single" w:color="auto" w:sz="4" w:space="0"/>
            </w:tcBorders>
            <w:vAlign w:val="center"/>
          </w:tcPr>
          <w:p w14:paraId="2F9B51FA">
            <w:pPr>
              <w:ind w:firstLine="0" w:firstLineChars="0"/>
              <w:jc w:val="center"/>
              <w:rPr>
                <w:sz w:val="18"/>
                <w:szCs w:val="18"/>
              </w:rPr>
            </w:pPr>
            <w:r>
              <w:rPr>
                <w:sz w:val="18"/>
                <w:szCs w:val="18"/>
              </w:rPr>
              <w:t>107</w:t>
            </w:r>
          </w:p>
        </w:tc>
        <w:tc>
          <w:tcPr>
            <w:tcW w:w="1068" w:type="dxa"/>
            <w:tcBorders>
              <w:top w:val="nil"/>
              <w:left w:val="nil"/>
              <w:bottom w:val="single" w:color="auto" w:sz="4" w:space="0"/>
              <w:right w:val="single" w:color="auto" w:sz="4" w:space="0"/>
            </w:tcBorders>
            <w:vAlign w:val="center"/>
          </w:tcPr>
          <w:p w14:paraId="781FBD66">
            <w:pPr>
              <w:ind w:firstLine="0" w:firstLineChars="0"/>
              <w:jc w:val="center"/>
              <w:rPr>
                <w:sz w:val="18"/>
                <w:szCs w:val="18"/>
              </w:rPr>
            </w:pPr>
            <w:r>
              <w:rPr>
                <w:sz w:val="18"/>
                <w:szCs w:val="18"/>
              </w:rPr>
              <w:t>2.612305</w:t>
            </w:r>
          </w:p>
        </w:tc>
        <w:tc>
          <w:tcPr>
            <w:tcW w:w="626" w:type="dxa"/>
            <w:tcBorders>
              <w:top w:val="nil"/>
              <w:left w:val="nil"/>
              <w:bottom w:val="single" w:color="auto" w:sz="4" w:space="0"/>
              <w:right w:val="single" w:color="auto" w:sz="4" w:space="0"/>
            </w:tcBorders>
            <w:vAlign w:val="center"/>
          </w:tcPr>
          <w:p w14:paraId="39ED72F7">
            <w:pPr>
              <w:ind w:firstLine="0" w:firstLineChars="0"/>
              <w:jc w:val="center"/>
              <w:rPr>
                <w:sz w:val="18"/>
                <w:szCs w:val="18"/>
              </w:rPr>
            </w:pPr>
            <w:r>
              <w:rPr>
                <w:sz w:val="18"/>
                <w:szCs w:val="18"/>
              </w:rPr>
              <w:t>11</w:t>
            </w:r>
          </w:p>
        </w:tc>
        <w:tc>
          <w:tcPr>
            <w:tcW w:w="599" w:type="dxa"/>
            <w:tcBorders>
              <w:top w:val="nil"/>
              <w:left w:val="nil"/>
              <w:bottom w:val="single" w:color="auto" w:sz="4" w:space="0"/>
              <w:right w:val="single" w:color="auto" w:sz="4" w:space="0"/>
            </w:tcBorders>
            <w:vAlign w:val="center"/>
          </w:tcPr>
          <w:p w14:paraId="0258EAA0">
            <w:pPr>
              <w:ind w:firstLine="0" w:firstLineChars="0"/>
              <w:jc w:val="center"/>
              <w:rPr>
                <w:sz w:val="18"/>
                <w:szCs w:val="18"/>
              </w:rPr>
            </w:pPr>
            <w:r>
              <w:rPr>
                <w:sz w:val="18"/>
                <w:szCs w:val="18"/>
              </w:rPr>
              <w:t>235</w:t>
            </w:r>
          </w:p>
        </w:tc>
        <w:tc>
          <w:tcPr>
            <w:tcW w:w="1068" w:type="dxa"/>
            <w:tcBorders>
              <w:top w:val="nil"/>
              <w:left w:val="nil"/>
              <w:bottom w:val="single" w:color="auto" w:sz="4" w:space="0"/>
              <w:right w:val="single" w:color="auto" w:sz="4" w:space="0"/>
            </w:tcBorders>
            <w:vAlign w:val="center"/>
          </w:tcPr>
          <w:p w14:paraId="6E25376C">
            <w:pPr>
              <w:ind w:firstLine="0" w:firstLineChars="0"/>
              <w:jc w:val="center"/>
              <w:rPr>
                <w:sz w:val="18"/>
                <w:szCs w:val="18"/>
              </w:rPr>
            </w:pPr>
            <w:r>
              <w:rPr>
                <w:sz w:val="18"/>
                <w:szCs w:val="18"/>
              </w:rPr>
              <w:t>5.737305</w:t>
            </w:r>
          </w:p>
        </w:tc>
        <w:tc>
          <w:tcPr>
            <w:tcW w:w="626" w:type="dxa"/>
            <w:tcBorders>
              <w:top w:val="nil"/>
              <w:left w:val="nil"/>
              <w:bottom w:val="single" w:color="auto" w:sz="4" w:space="0"/>
              <w:right w:val="single" w:color="auto" w:sz="4" w:space="0"/>
            </w:tcBorders>
            <w:vAlign w:val="center"/>
          </w:tcPr>
          <w:p w14:paraId="271A7F50">
            <w:pPr>
              <w:ind w:firstLine="0" w:firstLineChars="0"/>
              <w:jc w:val="center"/>
              <w:rPr>
                <w:sz w:val="18"/>
                <w:szCs w:val="18"/>
              </w:rPr>
            </w:pPr>
            <w:r>
              <w:rPr>
                <w:sz w:val="18"/>
                <w:szCs w:val="18"/>
              </w:rPr>
              <w:t>2</w:t>
            </w:r>
          </w:p>
        </w:tc>
        <w:tc>
          <w:tcPr>
            <w:tcW w:w="599" w:type="dxa"/>
            <w:tcBorders>
              <w:top w:val="nil"/>
              <w:left w:val="nil"/>
              <w:bottom w:val="single" w:color="auto" w:sz="4" w:space="0"/>
              <w:right w:val="single" w:color="auto" w:sz="4" w:space="0"/>
            </w:tcBorders>
            <w:vAlign w:val="center"/>
          </w:tcPr>
          <w:p w14:paraId="69359B83">
            <w:pPr>
              <w:ind w:firstLine="0" w:firstLineChars="0"/>
              <w:jc w:val="center"/>
              <w:rPr>
                <w:sz w:val="18"/>
                <w:szCs w:val="18"/>
              </w:rPr>
            </w:pPr>
            <w:r>
              <w:rPr>
                <w:sz w:val="18"/>
                <w:szCs w:val="18"/>
              </w:rPr>
              <w:t>363</w:t>
            </w:r>
          </w:p>
        </w:tc>
        <w:tc>
          <w:tcPr>
            <w:tcW w:w="1068" w:type="dxa"/>
            <w:tcBorders>
              <w:top w:val="nil"/>
              <w:left w:val="nil"/>
              <w:bottom w:val="single" w:color="auto" w:sz="4" w:space="0"/>
              <w:right w:val="single" w:color="auto" w:sz="4" w:space="0"/>
            </w:tcBorders>
            <w:vAlign w:val="center"/>
          </w:tcPr>
          <w:p w14:paraId="5BE4D293">
            <w:pPr>
              <w:ind w:firstLine="0" w:firstLineChars="0"/>
              <w:jc w:val="center"/>
              <w:rPr>
                <w:sz w:val="18"/>
                <w:szCs w:val="18"/>
              </w:rPr>
            </w:pPr>
            <w:r>
              <w:rPr>
                <w:sz w:val="18"/>
                <w:szCs w:val="18"/>
              </w:rPr>
              <w:t>8.862305</w:t>
            </w:r>
          </w:p>
        </w:tc>
        <w:tc>
          <w:tcPr>
            <w:tcW w:w="626" w:type="dxa"/>
            <w:tcBorders>
              <w:top w:val="nil"/>
              <w:left w:val="nil"/>
              <w:bottom w:val="single" w:color="auto" w:sz="4" w:space="0"/>
              <w:right w:val="single" w:color="auto" w:sz="4" w:space="0"/>
            </w:tcBorders>
            <w:vAlign w:val="center"/>
          </w:tcPr>
          <w:p w14:paraId="07192798">
            <w:pPr>
              <w:ind w:firstLine="0" w:firstLineChars="0"/>
              <w:jc w:val="center"/>
              <w:rPr>
                <w:sz w:val="18"/>
                <w:szCs w:val="18"/>
              </w:rPr>
            </w:pPr>
            <w:r>
              <w:rPr>
                <w:sz w:val="18"/>
                <w:szCs w:val="18"/>
              </w:rPr>
              <w:t>9</w:t>
            </w:r>
          </w:p>
        </w:tc>
        <w:tc>
          <w:tcPr>
            <w:tcW w:w="599" w:type="dxa"/>
            <w:tcBorders>
              <w:top w:val="nil"/>
              <w:left w:val="nil"/>
              <w:bottom w:val="single" w:color="auto" w:sz="4" w:space="0"/>
              <w:right w:val="single" w:color="auto" w:sz="4" w:space="0"/>
            </w:tcBorders>
            <w:vAlign w:val="center"/>
          </w:tcPr>
          <w:p w14:paraId="46E072F3">
            <w:pPr>
              <w:ind w:firstLine="0" w:firstLineChars="0"/>
              <w:jc w:val="center"/>
              <w:rPr>
                <w:sz w:val="18"/>
                <w:szCs w:val="18"/>
              </w:rPr>
            </w:pPr>
            <w:r>
              <w:rPr>
                <w:sz w:val="18"/>
                <w:szCs w:val="18"/>
              </w:rPr>
              <w:t>491</w:t>
            </w:r>
          </w:p>
        </w:tc>
        <w:tc>
          <w:tcPr>
            <w:tcW w:w="1109" w:type="dxa"/>
            <w:tcBorders>
              <w:top w:val="nil"/>
              <w:left w:val="nil"/>
              <w:bottom w:val="single" w:color="auto" w:sz="4" w:space="0"/>
              <w:right w:val="single" w:color="auto" w:sz="4" w:space="0"/>
            </w:tcBorders>
            <w:vAlign w:val="center"/>
          </w:tcPr>
          <w:p w14:paraId="49318397">
            <w:pPr>
              <w:ind w:firstLine="0" w:firstLineChars="0"/>
              <w:jc w:val="center"/>
              <w:rPr>
                <w:sz w:val="18"/>
                <w:szCs w:val="18"/>
              </w:rPr>
            </w:pPr>
            <w:r>
              <w:rPr>
                <w:sz w:val="18"/>
                <w:szCs w:val="18"/>
              </w:rPr>
              <w:t>11.987305</w:t>
            </w:r>
          </w:p>
        </w:tc>
        <w:tc>
          <w:tcPr>
            <w:tcW w:w="626" w:type="dxa"/>
            <w:tcBorders>
              <w:top w:val="nil"/>
              <w:left w:val="nil"/>
              <w:bottom w:val="single" w:color="auto" w:sz="4" w:space="0"/>
              <w:right w:val="single" w:color="auto" w:sz="4" w:space="0"/>
            </w:tcBorders>
            <w:vAlign w:val="center"/>
          </w:tcPr>
          <w:p w14:paraId="40640764">
            <w:pPr>
              <w:ind w:firstLine="0" w:firstLineChars="0"/>
              <w:jc w:val="center"/>
              <w:rPr>
                <w:sz w:val="18"/>
                <w:szCs w:val="18"/>
              </w:rPr>
            </w:pPr>
            <w:r>
              <w:rPr>
                <w:sz w:val="18"/>
                <w:szCs w:val="18"/>
              </w:rPr>
              <w:t>0</w:t>
            </w:r>
          </w:p>
        </w:tc>
      </w:tr>
      <w:tr w14:paraId="4F29DABA">
        <w:tblPrEx>
          <w:tblCellMar>
            <w:top w:w="0" w:type="dxa"/>
            <w:left w:w="108" w:type="dxa"/>
            <w:bottom w:w="0" w:type="dxa"/>
            <w:right w:w="108" w:type="dxa"/>
          </w:tblCellMar>
        </w:tblPrEx>
        <w:trPr>
          <w:trHeight w:val="270" w:hRule="atLeast"/>
          <w:jc w:val="center"/>
        </w:trPr>
        <w:tc>
          <w:tcPr>
            <w:tcW w:w="957" w:type="dxa"/>
            <w:tcBorders>
              <w:top w:val="nil"/>
              <w:left w:val="single" w:color="auto" w:sz="4" w:space="0"/>
              <w:bottom w:val="single" w:color="auto" w:sz="4" w:space="0"/>
              <w:right w:val="single" w:color="auto" w:sz="4" w:space="0"/>
            </w:tcBorders>
            <w:vAlign w:val="center"/>
          </w:tcPr>
          <w:p w14:paraId="63014FDA">
            <w:pPr>
              <w:ind w:firstLine="0" w:firstLineChars="0"/>
              <w:jc w:val="center"/>
              <w:rPr>
                <w:sz w:val="18"/>
                <w:szCs w:val="18"/>
              </w:rPr>
            </w:pPr>
            <w:r>
              <w:rPr>
                <w:sz w:val="18"/>
                <w:szCs w:val="18"/>
              </w:rPr>
              <w:t>108</w:t>
            </w:r>
          </w:p>
        </w:tc>
        <w:tc>
          <w:tcPr>
            <w:tcW w:w="1068" w:type="dxa"/>
            <w:tcBorders>
              <w:top w:val="nil"/>
              <w:left w:val="nil"/>
              <w:bottom w:val="single" w:color="auto" w:sz="4" w:space="0"/>
              <w:right w:val="single" w:color="auto" w:sz="4" w:space="0"/>
            </w:tcBorders>
            <w:vAlign w:val="center"/>
          </w:tcPr>
          <w:p w14:paraId="2ECEC98F">
            <w:pPr>
              <w:ind w:firstLine="0" w:firstLineChars="0"/>
              <w:jc w:val="center"/>
              <w:rPr>
                <w:sz w:val="18"/>
                <w:szCs w:val="18"/>
              </w:rPr>
            </w:pPr>
            <w:r>
              <w:rPr>
                <w:sz w:val="18"/>
                <w:szCs w:val="18"/>
              </w:rPr>
              <w:t>2.636719</w:t>
            </w:r>
          </w:p>
        </w:tc>
        <w:tc>
          <w:tcPr>
            <w:tcW w:w="626" w:type="dxa"/>
            <w:tcBorders>
              <w:top w:val="nil"/>
              <w:left w:val="nil"/>
              <w:bottom w:val="single" w:color="auto" w:sz="4" w:space="0"/>
              <w:right w:val="single" w:color="auto" w:sz="4" w:space="0"/>
            </w:tcBorders>
            <w:vAlign w:val="center"/>
          </w:tcPr>
          <w:p w14:paraId="63C460AD">
            <w:pPr>
              <w:ind w:firstLine="0" w:firstLineChars="0"/>
              <w:jc w:val="center"/>
              <w:rPr>
                <w:sz w:val="18"/>
                <w:szCs w:val="18"/>
              </w:rPr>
            </w:pPr>
            <w:r>
              <w:rPr>
                <w:sz w:val="18"/>
                <w:szCs w:val="18"/>
              </w:rPr>
              <w:t>3</w:t>
            </w:r>
          </w:p>
        </w:tc>
        <w:tc>
          <w:tcPr>
            <w:tcW w:w="599" w:type="dxa"/>
            <w:tcBorders>
              <w:top w:val="nil"/>
              <w:left w:val="nil"/>
              <w:bottom w:val="single" w:color="auto" w:sz="4" w:space="0"/>
              <w:right w:val="single" w:color="auto" w:sz="4" w:space="0"/>
            </w:tcBorders>
            <w:vAlign w:val="center"/>
          </w:tcPr>
          <w:p w14:paraId="5B02DE94">
            <w:pPr>
              <w:ind w:firstLine="0" w:firstLineChars="0"/>
              <w:jc w:val="center"/>
              <w:rPr>
                <w:sz w:val="18"/>
                <w:szCs w:val="18"/>
              </w:rPr>
            </w:pPr>
            <w:r>
              <w:rPr>
                <w:sz w:val="18"/>
                <w:szCs w:val="18"/>
              </w:rPr>
              <w:t>236</w:t>
            </w:r>
          </w:p>
        </w:tc>
        <w:tc>
          <w:tcPr>
            <w:tcW w:w="1068" w:type="dxa"/>
            <w:tcBorders>
              <w:top w:val="nil"/>
              <w:left w:val="nil"/>
              <w:bottom w:val="single" w:color="auto" w:sz="4" w:space="0"/>
              <w:right w:val="single" w:color="auto" w:sz="4" w:space="0"/>
            </w:tcBorders>
            <w:vAlign w:val="center"/>
          </w:tcPr>
          <w:p w14:paraId="45DC32E1">
            <w:pPr>
              <w:ind w:firstLine="0" w:firstLineChars="0"/>
              <w:jc w:val="center"/>
              <w:rPr>
                <w:sz w:val="18"/>
                <w:szCs w:val="18"/>
              </w:rPr>
            </w:pPr>
            <w:r>
              <w:rPr>
                <w:sz w:val="18"/>
                <w:szCs w:val="18"/>
              </w:rPr>
              <w:t>5.761719</w:t>
            </w:r>
          </w:p>
        </w:tc>
        <w:tc>
          <w:tcPr>
            <w:tcW w:w="626" w:type="dxa"/>
            <w:tcBorders>
              <w:top w:val="nil"/>
              <w:left w:val="nil"/>
              <w:bottom w:val="single" w:color="auto" w:sz="4" w:space="0"/>
              <w:right w:val="single" w:color="auto" w:sz="4" w:space="0"/>
            </w:tcBorders>
            <w:vAlign w:val="center"/>
          </w:tcPr>
          <w:p w14:paraId="04FA2849">
            <w:pPr>
              <w:ind w:firstLine="0" w:firstLineChars="0"/>
              <w:jc w:val="center"/>
              <w:rPr>
                <w:sz w:val="18"/>
                <w:szCs w:val="18"/>
              </w:rPr>
            </w:pPr>
            <w:r>
              <w:rPr>
                <w:sz w:val="18"/>
                <w:szCs w:val="18"/>
              </w:rPr>
              <w:t>5</w:t>
            </w:r>
          </w:p>
        </w:tc>
        <w:tc>
          <w:tcPr>
            <w:tcW w:w="599" w:type="dxa"/>
            <w:tcBorders>
              <w:top w:val="nil"/>
              <w:left w:val="nil"/>
              <w:bottom w:val="single" w:color="auto" w:sz="4" w:space="0"/>
              <w:right w:val="single" w:color="auto" w:sz="4" w:space="0"/>
            </w:tcBorders>
            <w:vAlign w:val="center"/>
          </w:tcPr>
          <w:p w14:paraId="32B5F21E">
            <w:pPr>
              <w:ind w:firstLine="0" w:firstLineChars="0"/>
              <w:jc w:val="center"/>
              <w:rPr>
                <w:sz w:val="18"/>
                <w:szCs w:val="18"/>
              </w:rPr>
            </w:pPr>
            <w:r>
              <w:rPr>
                <w:sz w:val="18"/>
                <w:szCs w:val="18"/>
              </w:rPr>
              <w:t>364</w:t>
            </w:r>
          </w:p>
        </w:tc>
        <w:tc>
          <w:tcPr>
            <w:tcW w:w="1068" w:type="dxa"/>
            <w:tcBorders>
              <w:top w:val="nil"/>
              <w:left w:val="nil"/>
              <w:bottom w:val="single" w:color="auto" w:sz="4" w:space="0"/>
              <w:right w:val="single" w:color="auto" w:sz="4" w:space="0"/>
            </w:tcBorders>
            <w:vAlign w:val="center"/>
          </w:tcPr>
          <w:p w14:paraId="5A5942F0">
            <w:pPr>
              <w:ind w:firstLine="0" w:firstLineChars="0"/>
              <w:jc w:val="center"/>
              <w:rPr>
                <w:sz w:val="18"/>
                <w:szCs w:val="18"/>
              </w:rPr>
            </w:pPr>
            <w:r>
              <w:rPr>
                <w:sz w:val="18"/>
                <w:szCs w:val="18"/>
              </w:rPr>
              <w:t>8.886719</w:t>
            </w:r>
          </w:p>
        </w:tc>
        <w:tc>
          <w:tcPr>
            <w:tcW w:w="626" w:type="dxa"/>
            <w:tcBorders>
              <w:top w:val="nil"/>
              <w:left w:val="nil"/>
              <w:bottom w:val="single" w:color="auto" w:sz="4" w:space="0"/>
              <w:right w:val="single" w:color="auto" w:sz="4" w:space="0"/>
            </w:tcBorders>
            <w:vAlign w:val="center"/>
          </w:tcPr>
          <w:p w14:paraId="0A1B5013">
            <w:pPr>
              <w:ind w:firstLine="0" w:firstLineChars="0"/>
              <w:jc w:val="center"/>
              <w:rPr>
                <w:sz w:val="18"/>
                <w:szCs w:val="18"/>
              </w:rPr>
            </w:pPr>
            <w:r>
              <w:rPr>
                <w:sz w:val="18"/>
                <w:szCs w:val="18"/>
              </w:rPr>
              <w:t>2</w:t>
            </w:r>
          </w:p>
        </w:tc>
        <w:tc>
          <w:tcPr>
            <w:tcW w:w="599" w:type="dxa"/>
            <w:tcBorders>
              <w:top w:val="nil"/>
              <w:left w:val="nil"/>
              <w:bottom w:val="single" w:color="auto" w:sz="4" w:space="0"/>
              <w:right w:val="single" w:color="auto" w:sz="4" w:space="0"/>
            </w:tcBorders>
            <w:vAlign w:val="center"/>
          </w:tcPr>
          <w:p w14:paraId="07877BF0">
            <w:pPr>
              <w:ind w:firstLine="0" w:firstLineChars="0"/>
              <w:jc w:val="center"/>
              <w:rPr>
                <w:sz w:val="18"/>
                <w:szCs w:val="18"/>
              </w:rPr>
            </w:pPr>
            <w:r>
              <w:rPr>
                <w:sz w:val="18"/>
                <w:szCs w:val="18"/>
              </w:rPr>
              <w:t>492</w:t>
            </w:r>
          </w:p>
        </w:tc>
        <w:tc>
          <w:tcPr>
            <w:tcW w:w="1109" w:type="dxa"/>
            <w:tcBorders>
              <w:top w:val="nil"/>
              <w:left w:val="nil"/>
              <w:bottom w:val="single" w:color="auto" w:sz="4" w:space="0"/>
              <w:right w:val="single" w:color="auto" w:sz="4" w:space="0"/>
            </w:tcBorders>
            <w:vAlign w:val="center"/>
          </w:tcPr>
          <w:p w14:paraId="4F2B3285">
            <w:pPr>
              <w:ind w:firstLine="0" w:firstLineChars="0"/>
              <w:jc w:val="center"/>
              <w:rPr>
                <w:sz w:val="18"/>
                <w:szCs w:val="18"/>
              </w:rPr>
            </w:pPr>
            <w:r>
              <w:rPr>
                <w:sz w:val="18"/>
                <w:szCs w:val="18"/>
              </w:rPr>
              <w:t>12.011719</w:t>
            </w:r>
          </w:p>
        </w:tc>
        <w:tc>
          <w:tcPr>
            <w:tcW w:w="626" w:type="dxa"/>
            <w:tcBorders>
              <w:top w:val="nil"/>
              <w:left w:val="nil"/>
              <w:bottom w:val="single" w:color="auto" w:sz="4" w:space="0"/>
              <w:right w:val="single" w:color="auto" w:sz="4" w:space="0"/>
            </w:tcBorders>
            <w:vAlign w:val="center"/>
          </w:tcPr>
          <w:p w14:paraId="497A065E">
            <w:pPr>
              <w:ind w:firstLine="0" w:firstLineChars="0"/>
              <w:jc w:val="center"/>
              <w:rPr>
                <w:sz w:val="18"/>
                <w:szCs w:val="18"/>
              </w:rPr>
            </w:pPr>
            <w:r>
              <w:rPr>
                <w:sz w:val="18"/>
                <w:szCs w:val="18"/>
              </w:rPr>
              <w:t>0</w:t>
            </w:r>
          </w:p>
        </w:tc>
      </w:tr>
      <w:tr w14:paraId="3EC594A2">
        <w:tblPrEx>
          <w:tblCellMar>
            <w:top w:w="0" w:type="dxa"/>
            <w:left w:w="108" w:type="dxa"/>
            <w:bottom w:w="0" w:type="dxa"/>
            <w:right w:w="108" w:type="dxa"/>
          </w:tblCellMar>
        </w:tblPrEx>
        <w:trPr>
          <w:trHeight w:val="270" w:hRule="atLeast"/>
          <w:jc w:val="center"/>
        </w:trPr>
        <w:tc>
          <w:tcPr>
            <w:tcW w:w="957" w:type="dxa"/>
            <w:tcBorders>
              <w:top w:val="nil"/>
              <w:left w:val="single" w:color="auto" w:sz="4" w:space="0"/>
              <w:bottom w:val="single" w:color="auto" w:sz="4" w:space="0"/>
              <w:right w:val="single" w:color="auto" w:sz="4" w:space="0"/>
            </w:tcBorders>
            <w:vAlign w:val="center"/>
          </w:tcPr>
          <w:p w14:paraId="28D8BB49">
            <w:pPr>
              <w:ind w:firstLine="0" w:firstLineChars="0"/>
              <w:jc w:val="center"/>
              <w:rPr>
                <w:sz w:val="18"/>
                <w:szCs w:val="18"/>
              </w:rPr>
            </w:pPr>
            <w:r>
              <w:rPr>
                <w:sz w:val="18"/>
                <w:szCs w:val="18"/>
              </w:rPr>
              <w:t>109</w:t>
            </w:r>
          </w:p>
        </w:tc>
        <w:tc>
          <w:tcPr>
            <w:tcW w:w="1068" w:type="dxa"/>
            <w:tcBorders>
              <w:top w:val="nil"/>
              <w:left w:val="nil"/>
              <w:bottom w:val="single" w:color="auto" w:sz="4" w:space="0"/>
              <w:right w:val="single" w:color="auto" w:sz="4" w:space="0"/>
            </w:tcBorders>
            <w:vAlign w:val="center"/>
          </w:tcPr>
          <w:p w14:paraId="04E86A4E">
            <w:pPr>
              <w:ind w:firstLine="0" w:firstLineChars="0"/>
              <w:jc w:val="center"/>
              <w:rPr>
                <w:sz w:val="18"/>
                <w:szCs w:val="18"/>
              </w:rPr>
            </w:pPr>
            <w:r>
              <w:rPr>
                <w:sz w:val="18"/>
                <w:szCs w:val="18"/>
              </w:rPr>
              <w:t>2.661133</w:t>
            </w:r>
          </w:p>
        </w:tc>
        <w:tc>
          <w:tcPr>
            <w:tcW w:w="626" w:type="dxa"/>
            <w:tcBorders>
              <w:top w:val="nil"/>
              <w:left w:val="nil"/>
              <w:bottom w:val="single" w:color="auto" w:sz="4" w:space="0"/>
              <w:right w:val="single" w:color="auto" w:sz="4" w:space="0"/>
            </w:tcBorders>
            <w:vAlign w:val="center"/>
          </w:tcPr>
          <w:p w14:paraId="64AE9A60">
            <w:pPr>
              <w:ind w:firstLine="0" w:firstLineChars="0"/>
              <w:jc w:val="center"/>
              <w:rPr>
                <w:sz w:val="18"/>
                <w:szCs w:val="18"/>
              </w:rPr>
            </w:pPr>
            <w:r>
              <w:rPr>
                <w:sz w:val="18"/>
                <w:szCs w:val="18"/>
              </w:rPr>
              <w:t>4</w:t>
            </w:r>
          </w:p>
        </w:tc>
        <w:tc>
          <w:tcPr>
            <w:tcW w:w="599" w:type="dxa"/>
            <w:tcBorders>
              <w:top w:val="nil"/>
              <w:left w:val="nil"/>
              <w:bottom w:val="single" w:color="auto" w:sz="4" w:space="0"/>
              <w:right w:val="single" w:color="auto" w:sz="4" w:space="0"/>
            </w:tcBorders>
            <w:vAlign w:val="center"/>
          </w:tcPr>
          <w:p w14:paraId="0D680B7E">
            <w:pPr>
              <w:ind w:firstLine="0" w:firstLineChars="0"/>
              <w:jc w:val="center"/>
              <w:rPr>
                <w:sz w:val="18"/>
                <w:szCs w:val="18"/>
              </w:rPr>
            </w:pPr>
            <w:r>
              <w:rPr>
                <w:sz w:val="18"/>
                <w:szCs w:val="18"/>
              </w:rPr>
              <w:t>237</w:t>
            </w:r>
          </w:p>
        </w:tc>
        <w:tc>
          <w:tcPr>
            <w:tcW w:w="1068" w:type="dxa"/>
            <w:tcBorders>
              <w:top w:val="nil"/>
              <w:left w:val="nil"/>
              <w:bottom w:val="single" w:color="auto" w:sz="4" w:space="0"/>
              <w:right w:val="single" w:color="auto" w:sz="4" w:space="0"/>
            </w:tcBorders>
            <w:vAlign w:val="center"/>
          </w:tcPr>
          <w:p w14:paraId="65010E2F">
            <w:pPr>
              <w:ind w:firstLine="0" w:firstLineChars="0"/>
              <w:jc w:val="center"/>
              <w:rPr>
                <w:sz w:val="18"/>
                <w:szCs w:val="18"/>
              </w:rPr>
            </w:pPr>
            <w:r>
              <w:rPr>
                <w:sz w:val="18"/>
                <w:szCs w:val="18"/>
              </w:rPr>
              <w:t>5.786133</w:t>
            </w:r>
          </w:p>
        </w:tc>
        <w:tc>
          <w:tcPr>
            <w:tcW w:w="626" w:type="dxa"/>
            <w:tcBorders>
              <w:top w:val="nil"/>
              <w:left w:val="nil"/>
              <w:bottom w:val="single" w:color="auto" w:sz="4" w:space="0"/>
              <w:right w:val="single" w:color="auto" w:sz="4" w:space="0"/>
            </w:tcBorders>
            <w:vAlign w:val="center"/>
          </w:tcPr>
          <w:p w14:paraId="56BF1AC9">
            <w:pPr>
              <w:ind w:firstLine="0" w:firstLineChars="0"/>
              <w:jc w:val="center"/>
              <w:rPr>
                <w:sz w:val="18"/>
                <w:szCs w:val="18"/>
              </w:rPr>
            </w:pPr>
            <w:r>
              <w:rPr>
                <w:sz w:val="18"/>
                <w:szCs w:val="18"/>
              </w:rPr>
              <w:t>8</w:t>
            </w:r>
          </w:p>
        </w:tc>
        <w:tc>
          <w:tcPr>
            <w:tcW w:w="599" w:type="dxa"/>
            <w:tcBorders>
              <w:top w:val="nil"/>
              <w:left w:val="nil"/>
              <w:bottom w:val="single" w:color="auto" w:sz="4" w:space="0"/>
              <w:right w:val="single" w:color="auto" w:sz="4" w:space="0"/>
            </w:tcBorders>
            <w:vAlign w:val="center"/>
          </w:tcPr>
          <w:p w14:paraId="2F819474">
            <w:pPr>
              <w:ind w:firstLine="0" w:firstLineChars="0"/>
              <w:jc w:val="center"/>
              <w:rPr>
                <w:sz w:val="18"/>
                <w:szCs w:val="18"/>
              </w:rPr>
            </w:pPr>
            <w:r>
              <w:rPr>
                <w:sz w:val="18"/>
                <w:szCs w:val="18"/>
              </w:rPr>
              <w:t>365</w:t>
            </w:r>
          </w:p>
        </w:tc>
        <w:tc>
          <w:tcPr>
            <w:tcW w:w="1068" w:type="dxa"/>
            <w:tcBorders>
              <w:top w:val="nil"/>
              <w:left w:val="nil"/>
              <w:bottom w:val="single" w:color="auto" w:sz="4" w:space="0"/>
              <w:right w:val="single" w:color="auto" w:sz="4" w:space="0"/>
            </w:tcBorders>
            <w:vAlign w:val="center"/>
          </w:tcPr>
          <w:p w14:paraId="2C89EC1D">
            <w:pPr>
              <w:ind w:firstLine="0" w:firstLineChars="0"/>
              <w:jc w:val="center"/>
              <w:rPr>
                <w:sz w:val="18"/>
                <w:szCs w:val="18"/>
              </w:rPr>
            </w:pPr>
            <w:r>
              <w:rPr>
                <w:sz w:val="18"/>
                <w:szCs w:val="18"/>
              </w:rPr>
              <w:t>8.911133</w:t>
            </w:r>
          </w:p>
        </w:tc>
        <w:tc>
          <w:tcPr>
            <w:tcW w:w="626" w:type="dxa"/>
            <w:tcBorders>
              <w:top w:val="nil"/>
              <w:left w:val="nil"/>
              <w:bottom w:val="single" w:color="auto" w:sz="4" w:space="0"/>
              <w:right w:val="single" w:color="auto" w:sz="4" w:space="0"/>
            </w:tcBorders>
            <w:vAlign w:val="center"/>
          </w:tcPr>
          <w:p w14:paraId="53131F71">
            <w:pPr>
              <w:ind w:firstLine="0" w:firstLineChars="0"/>
              <w:jc w:val="center"/>
              <w:rPr>
                <w:sz w:val="18"/>
                <w:szCs w:val="18"/>
              </w:rPr>
            </w:pPr>
            <w:r>
              <w:rPr>
                <w:sz w:val="18"/>
                <w:szCs w:val="18"/>
              </w:rPr>
              <w:t>9</w:t>
            </w:r>
          </w:p>
        </w:tc>
        <w:tc>
          <w:tcPr>
            <w:tcW w:w="599" w:type="dxa"/>
            <w:tcBorders>
              <w:top w:val="nil"/>
              <w:left w:val="nil"/>
              <w:bottom w:val="single" w:color="auto" w:sz="4" w:space="0"/>
              <w:right w:val="single" w:color="auto" w:sz="4" w:space="0"/>
            </w:tcBorders>
            <w:vAlign w:val="center"/>
          </w:tcPr>
          <w:p w14:paraId="2E6AF41A">
            <w:pPr>
              <w:ind w:firstLine="0" w:firstLineChars="0"/>
              <w:jc w:val="center"/>
              <w:rPr>
                <w:sz w:val="18"/>
                <w:szCs w:val="18"/>
              </w:rPr>
            </w:pPr>
            <w:r>
              <w:rPr>
                <w:sz w:val="18"/>
                <w:szCs w:val="18"/>
              </w:rPr>
              <w:t>493</w:t>
            </w:r>
          </w:p>
        </w:tc>
        <w:tc>
          <w:tcPr>
            <w:tcW w:w="1109" w:type="dxa"/>
            <w:tcBorders>
              <w:top w:val="nil"/>
              <w:left w:val="nil"/>
              <w:bottom w:val="single" w:color="auto" w:sz="4" w:space="0"/>
              <w:right w:val="single" w:color="auto" w:sz="4" w:space="0"/>
            </w:tcBorders>
            <w:vAlign w:val="center"/>
          </w:tcPr>
          <w:p w14:paraId="6A2F491A">
            <w:pPr>
              <w:ind w:firstLine="0" w:firstLineChars="0"/>
              <w:jc w:val="center"/>
              <w:rPr>
                <w:sz w:val="18"/>
                <w:szCs w:val="18"/>
              </w:rPr>
            </w:pPr>
            <w:r>
              <w:rPr>
                <w:sz w:val="18"/>
                <w:szCs w:val="18"/>
              </w:rPr>
              <w:t>12.036133</w:t>
            </w:r>
          </w:p>
        </w:tc>
        <w:tc>
          <w:tcPr>
            <w:tcW w:w="626" w:type="dxa"/>
            <w:tcBorders>
              <w:top w:val="nil"/>
              <w:left w:val="nil"/>
              <w:bottom w:val="single" w:color="auto" w:sz="4" w:space="0"/>
              <w:right w:val="single" w:color="auto" w:sz="4" w:space="0"/>
            </w:tcBorders>
            <w:vAlign w:val="center"/>
          </w:tcPr>
          <w:p w14:paraId="75906433">
            <w:pPr>
              <w:ind w:firstLine="0" w:firstLineChars="0"/>
              <w:jc w:val="center"/>
              <w:rPr>
                <w:sz w:val="18"/>
                <w:szCs w:val="18"/>
              </w:rPr>
            </w:pPr>
            <w:r>
              <w:rPr>
                <w:sz w:val="18"/>
                <w:szCs w:val="18"/>
              </w:rPr>
              <w:t>0</w:t>
            </w:r>
          </w:p>
        </w:tc>
      </w:tr>
      <w:tr w14:paraId="016BC8A0">
        <w:tblPrEx>
          <w:tblCellMar>
            <w:top w:w="0" w:type="dxa"/>
            <w:left w:w="108" w:type="dxa"/>
            <w:bottom w:w="0" w:type="dxa"/>
            <w:right w:w="108" w:type="dxa"/>
          </w:tblCellMar>
        </w:tblPrEx>
        <w:trPr>
          <w:trHeight w:val="270" w:hRule="atLeast"/>
          <w:jc w:val="center"/>
        </w:trPr>
        <w:tc>
          <w:tcPr>
            <w:tcW w:w="957" w:type="dxa"/>
            <w:tcBorders>
              <w:top w:val="nil"/>
              <w:left w:val="single" w:color="auto" w:sz="4" w:space="0"/>
              <w:bottom w:val="single" w:color="auto" w:sz="4" w:space="0"/>
              <w:right w:val="single" w:color="auto" w:sz="4" w:space="0"/>
            </w:tcBorders>
            <w:vAlign w:val="center"/>
          </w:tcPr>
          <w:p w14:paraId="47AA80E7">
            <w:pPr>
              <w:ind w:firstLine="0" w:firstLineChars="0"/>
              <w:jc w:val="center"/>
              <w:rPr>
                <w:sz w:val="18"/>
                <w:szCs w:val="18"/>
              </w:rPr>
            </w:pPr>
            <w:r>
              <w:rPr>
                <w:sz w:val="18"/>
                <w:szCs w:val="18"/>
              </w:rPr>
              <w:t>110</w:t>
            </w:r>
          </w:p>
        </w:tc>
        <w:tc>
          <w:tcPr>
            <w:tcW w:w="1068" w:type="dxa"/>
            <w:tcBorders>
              <w:top w:val="nil"/>
              <w:left w:val="nil"/>
              <w:bottom w:val="single" w:color="auto" w:sz="4" w:space="0"/>
              <w:right w:val="single" w:color="auto" w:sz="4" w:space="0"/>
            </w:tcBorders>
            <w:vAlign w:val="center"/>
          </w:tcPr>
          <w:p w14:paraId="7771BF48">
            <w:pPr>
              <w:ind w:firstLine="0" w:firstLineChars="0"/>
              <w:jc w:val="center"/>
              <w:rPr>
                <w:sz w:val="18"/>
                <w:szCs w:val="18"/>
              </w:rPr>
            </w:pPr>
            <w:r>
              <w:rPr>
                <w:sz w:val="18"/>
                <w:szCs w:val="18"/>
              </w:rPr>
              <w:t>2.685547</w:t>
            </w:r>
          </w:p>
        </w:tc>
        <w:tc>
          <w:tcPr>
            <w:tcW w:w="626" w:type="dxa"/>
            <w:tcBorders>
              <w:top w:val="nil"/>
              <w:left w:val="nil"/>
              <w:bottom w:val="single" w:color="auto" w:sz="4" w:space="0"/>
              <w:right w:val="single" w:color="auto" w:sz="4" w:space="0"/>
            </w:tcBorders>
            <w:vAlign w:val="center"/>
          </w:tcPr>
          <w:p w14:paraId="62B83B06">
            <w:pPr>
              <w:ind w:firstLine="0" w:firstLineChars="0"/>
              <w:jc w:val="center"/>
              <w:rPr>
                <w:sz w:val="18"/>
                <w:szCs w:val="18"/>
              </w:rPr>
            </w:pPr>
            <w:r>
              <w:rPr>
                <w:sz w:val="18"/>
                <w:szCs w:val="18"/>
              </w:rPr>
              <w:t>2</w:t>
            </w:r>
          </w:p>
        </w:tc>
        <w:tc>
          <w:tcPr>
            <w:tcW w:w="599" w:type="dxa"/>
            <w:tcBorders>
              <w:top w:val="nil"/>
              <w:left w:val="nil"/>
              <w:bottom w:val="single" w:color="auto" w:sz="4" w:space="0"/>
              <w:right w:val="single" w:color="auto" w:sz="4" w:space="0"/>
            </w:tcBorders>
            <w:vAlign w:val="center"/>
          </w:tcPr>
          <w:p w14:paraId="58EF9977">
            <w:pPr>
              <w:ind w:firstLine="0" w:firstLineChars="0"/>
              <w:jc w:val="center"/>
              <w:rPr>
                <w:sz w:val="18"/>
                <w:szCs w:val="18"/>
              </w:rPr>
            </w:pPr>
            <w:r>
              <w:rPr>
                <w:sz w:val="18"/>
                <w:szCs w:val="18"/>
              </w:rPr>
              <w:t>238</w:t>
            </w:r>
          </w:p>
        </w:tc>
        <w:tc>
          <w:tcPr>
            <w:tcW w:w="1068" w:type="dxa"/>
            <w:tcBorders>
              <w:top w:val="nil"/>
              <w:left w:val="nil"/>
              <w:bottom w:val="single" w:color="auto" w:sz="4" w:space="0"/>
              <w:right w:val="single" w:color="auto" w:sz="4" w:space="0"/>
            </w:tcBorders>
            <w:vAlign w:val="center"/>
          </w:tcPr>
          <w:p w14:paraId="03ED6AE7">
            <w:pPr>
              <w:ind w:firstLine="0" w:firstLineChars="0"/>
              <w:jc w:val="center"/>
              <w:rPr>
                <w:sz w:val="18"/>
                <w:szCs w:val="18"/>
              </w:rPr>
            </w:pPr>
            <w:r>
              <w:rPr>
                <w:sz w:val="18"/>
                <w:szCs w:val="18"/>
              </w:rPr>
              <w:t>5.810547</w:t>
            </w:r>
          </w:p>
        </w:tc>
        <w:tc>
          <w:tcPr>
            <w:tcW w:w="626" w:type="dxa"/>
            <w:tcBorders>
              <w:top w:val="nil"/>
              <w:left w:val="nil"/>
              <w:bottom w:val="single" w:color="auto" w:sz="4" w:space="0"/>
              <w:right w:val="single" w:color="auto" w:sz="4" w:space="0"/>
            </w:tcBorders>
            <w:vAlign w:val="center"/>
          </w:tcPr>
          <w:p w14:paraId="7D95BB1C">
            <w:pPr>
              <w:ind w:firstLine="0" w:firstLineChars="0"/>
              <w:jc w:val="center"/>
              <w:rPr>
                <w:sz w:val="18"/>
                <w:szCs w:val="18"/>
              </w:rPr>
            </w:pPr>
            <w:r>
              <w:rPr>
                <w:sz w:val="18"/>
                <w:szCs w:val="18"/>
              </w:rPr>
              <w:t>7</w:t>
            </w:r>
          </w:p>
        </w:tc>
        <w:tc>
          <w:tcPr>
            <w:tcW w:w="599" w:type="dxa"/>
            <w:tcBorders>
              <w:top w:val="nil"/>
              <w:left w:val="nil"/>
              <w:bottom w:val="single" w:color="auto" w:sz="4" w:space="0"/>
              <w:right w:val="single" w:color="auto" w:sz="4" w:space="0"/>
            </w:tcBorders>
            <w:vAlign w:val="center"/>
          </w:tcPr>
          <w:p w14:paraId="1AFAD3DF">
            <w:pPr>
              <w:ind w:firstLine="0" w:firstLineChars="0"/>
              <w:jc w:val="center"/>
              <w:rPr>
                <w:sz w:val="18"/>
                <w:szCs w:val="18"/>
              </w:rPr>
            </w:pPr>
            <w:r>
              <w:rPr>
                <w:sz w:val="18"/>
                <w:szCs w:val="18"/>
              </w:rPr>
              <w:t>366</w:t>
            </w:r>
          </w:p>
        </w:tc>
        <w:tc>
          <w:tcPr>
            <w:tcW w:w="1068" w:type="dxa"/>
            <w:tcBorders>
              <w:top w:val="nil"/>
              <w:left w:val="nil"/>
              <w:bottom w:val="single" w:color="auto" w:sz="4" w:space="0"/>
              <w:right w:val="single" w:color="auto" w:sz="4" w:space="0"/>
            </w:tcBorders>
            <w:vAlign w:val="center"/>
          </w:tcPr>
          <w:p w14:paraId="29DE697F">
            <w:pPr>
              <w:ind w:firstLine="0" w:firstLineChars="0"/>
              <w:jc w:val="center"/>
              <w:rPr>
                <w:sz w:val="18"/>
                <w:szCs w:val="18"/>
              </w:rPr>
            </w:pPr>
            <w:r>
              <w:rPr>
                <w:sz w:val="18"/>
                <w:szCs w:val="18"/>
              </w:rPr>
              <w:t>8.935547</w:t>
            </w:r>
          </w:p>
        </w:tc>
        <w:tc>
          <w:tcPr>
            <w:tcW w:w="626" w:type="dxa"/>
            <w:tcBorders>
              <w:top w:val="nil"/>
              <w:left w:val="nil"/>
              <w:bottom w:val="single" w:color="auto" w:sz="4" w:space="0"/>
              <w:right w:val="single" w:color="auto" w:sz="4" w:space="0"/>
            </w:tcBorders>
            <w:vAlign w:val="center"/>
          </w:tcPr>
          <w:p w14:paraId="0D80D164">
            <w:pPr>
              <w:ind w:firstLine="0" w:firstLineChars="0"/>
              <w:jc w:val="center"/>
              <w:rPr>
                <w:sz w:val="18"/>
                <w:szCs w:val="18"/>
              </w:rPr>
            </w:pPr>
            <w:r>
              <w:rPr>
                <w:sz w:val="18"/>
                <w:szCs w:val="18"/>
              </w:rPr>
              <w:t>0</w:t>
            </w:r>
          </w:p>
        </w:tc>
        <w:tc>
          <w:tcPr>
            <w:tcW w:w="599" w:type="dxa"/>
            <w:tcBorders>
              <w:top w:val="nil"/>
              <w:left w:val="nil"/>
              <w:bottom w:val="single" w:color="auto" w:sz="4" w:space="0"/>
              <w:right w:val="single" w:color="auto" w:sz="4" w:space="0"/>
            </w:tcBorders>
            <w:vAlign w:val="center"/>
          </w:tcPr>
          <w:p w14:paraId="6E41161F">
            <w:pPr>
              <w:ind w:firstLine="0" w:firstLineChars="0"/>
              <w:jc w:val="center"/>
              <w:rPr>
                <w:sz w:val="18"/>
                <w:szCs w:val="18"/>
              </w:rPr>
            </w:pPr>
            <w:r>
              <w:rPr>
                <w:sz w:val="18"/>
                <w:szCs w:val="18"/>
              </w:rPr>
              <w:t>494</w:t>
            </w:r>
          </w:p>
        </w:tc>
        <w:tc>
          <w:tcPr>
            <w:tcW w:w="1109" w:type="dxa"/>
            <w:tcBorders>
              <w:top w:val="nil"/>
              <w:left w:val="nil"/>
              <w:bottom w:val="single" w:color="auto" w:sz="4" w:space="0"/>
              <w:right w:val="single" w:color="auto" w:sz="4" w:space="0"/>
            </w:tcBorders>
            <w:vAlign w:val="center"/>
          </w:tcPr>
          <w:p w14:paraId="0CF59AD2">
            <w:pPr>
              <w:ind w:firstLine="0" w:firstLineChars="0"/>
              <w:jc w:val="center"/>
              <w:rPr>
                <w:sz w:val="18"/>
                <w:szCs w:val="18"/>
              </w:rPr>
            </w:pPr>
            <w:r>
              <w:rPr>
                <w:sz w:val="18"/>
                <w:szCs w:val="18"/>
              </w:rPr>
              <w:t>12.060547</w:t>
            </w:r>
          </w:p>
        </w:tc>
        <w:tc>
          <w:tcPr>
            <w:tcW w:w="626" w:type="dxa"/>
            <w:tcBorders>
              <w:top w:val="nil"/>
              <w:left w:val="nil"/>
              <w:bottom w:val="single" w:color="auto" w:sz="4" w:space="0"/>
              <w:right w:val="single" w:color="auto" w:sz="4" w:space="0"/>
            </w:tcBorders>
            <w:vAlign w:val="center"/>
          </w:tcPr>
          <w:p w14:paraId="26E8529B">
            <w:pPr>
              <w:ind w:firstLine="0" w:firstLineChars="0"/>
              <w:jc w:val="center"/>
              <w:rPr>
                <w:sz w:val="18"/>
                <w:szCs w:val="18"/>
              </w:rPr>
            </w:pPr>
            <w:r>
              <w:rPr>
                <w:sz w:val="18"/>
                <w:szCs w:val="18"/>
              </w:rPr>
              <w:t>0</w:t>
            </w:r>
          </w:p>
        </w:tc>
      </w:tr>
      <w:tr w14:paraId="456C2E9A">
        <w:tblPrEx>
          <w:tblCellMar>
            <w:top w:w="0" w:type="dxa"/>
            <w:left w:w="108" w:type="dxa"/>
            <w:bottom w:w="0" w:type="dxa"/>
            <w:right w:w="108" w:type="dxa"/>
          </w:tblCellMar>
        </w:tblPrEx>
        <w:trPr>
          <w:trHeight w:val="270" w:hRule="atLeast"/>
          <w:jc w:val="center"/>
        </w:trPr>
        <w:tc>
          <w:tcPr>
            <w:tcW w:w="957" w:type="dxa"/>
            <w:tcBorders>
              <w:top w:val="nil"/>
              <w:left w:val="single" w:color="auto" w:sz="4" w:space="0"/>
              <w:bottom w:val="single" w:color="auto" w:sz="4" w:space="0"/>
              <w:right w:val="single" w:color="auto" w:sz="4" w:space="0"/>
            </w:tcBorders>
            <w:vAlign w:val="center"/>
          </w:tcPr>
          <w:p w14:paraId="405A4E4A">
            <w:pPr>
              <w:ind w:firstLine="0" w:firstLineChars="0"/>
              <w:jc w:val="center"/>
              <w:rPr>
                <w:sz w:val="18"/>
                <w:szCs w:val="18"/>
              </w:rPr>
            </w:pPr>
            <w:r>
              <w:rPr>
                <w:sz w:val="18"/>
                <w:szCs w:val="18"/>
              </w:rPr>
              <w:t>111</w:t>
            </w:r>
          </w:p>
        </w:tc>
        <w:tc>
          <w:tcPr>
            <w:tcW w:w="1068" w:type="dxa"/>
            <w:tcBorders>
              <w:top w:val="nil"/>
              <w:left w:val="nil"/>
              <w:bottom w:val="single" w:color="auto" w:sz="4" w:space="0"/>
              <w:right w:val="single" w:color="auto" w:sz="4" w:space="0"/>
            </w:tcBorders>
            <w:vAlign w:val="center"/>
          </w:tcPr>
          <w:p w14:paraId="7DA698A7">
            <w:pPr>
              <w:ind w:firstLine="0" w:firstLineChars="0"/>
              <w:jc w:val="center"/>
              <w:rPr>
                <w:sz w:val="18"/>
                <w:szCs w:val="18"/>
              </w:rPr>
            </w:pPr>
            <w:r>
              <w:rPr>
                <w:sz w:val="18"/>
                <w:szCs w:val="18"/>
              </w:rPr>
              <w:t>2.709961</w:t>
            </w:r>
          </w:p>
        </w:tc>
        <w:tc>
          <w:tcPr>
            <w:tcW w:w="626" w:type="dxa"/>
            <w:tcBorders>
              <w:top w:val="nil"/>
              <w:left w:val="nil"/>
              <w:bottom w:val="single" w:color="auto" w:sz="4" w:space="0"/>
              <w:right w:val="single" w:color="auto" w:sz="4" w:space="0"/>
            </w:tcBorders>
            <w:vAlign w:val="center"/>
          </w:tcPr>
          <w:p w14:paraId="0B5F7D7D">
            <w:pPr>
              <w:ind w:firstLine="0" w:firstLineChars="0"/>
              <w:jc w:val="center"/>
              <w:rPr>
                <w:sz w:val="18"/>
                <w:szCs w:val="18"/>
              </w:rPr>
            </w:pPr>
            <w:r>
              <w:rPr>
                <w:sz w:val="18"/>
                <w:szCs w:val="18"/>
              </w:rPr>
              <w:t>11</w:t>
            </w:r>
          </w:p>
        </w:tc>
        <w:tc>
          <w:tcPr>
            <w:tcW w:w="599" w:type="dxa"/>
            <w:tcBorders>
              <w:top w:val="nil"/>
              <w:left w:val="nil"/>
              <w:bottom w:val="single" w:color="auto" w:sz="4" w:space="0"/>
              <w:right w:val="single" w:color="auto" w:sz="4" w:space="0"/>
            </w:tcBorders>
            <w:vAlign w:val="center"/>
          </w:tcPr>
          <w:p w14:paraId="15637347">
            <w:pPr>
              <w:ind w:firstLine="0" w:firstLineChars="0"/>
              <w:jc w:val="center"/>
              <w:rPr>
                <w:sz w:val="18"/>
                <w:szCs w:val="18"/>
              </w:rPr>
            </w:pPr>
            <w:r>
              <w:rPr>
                <w:sz w:val="18"/>
                <w:szCs w:val="18"/>
              </w:rPr>
              <w:t>239</w:t>
            </w:r>
          </w:p>
        </w:tc>
        <w:tc>
          <w:tcPr>
            <w:tcW w:w="1068" w:type="dxa"/>
            <w:tcBorders>
              <w:top w:val="nil"/>
              <w:left w:val="nil"/>
              <w:bottom w:val="single" w:color="auto" w:sz="4" w:space="0"/>
              <w:right w:val="single" w:color="auto" w:sz="4" w:space="0"/>
            </w:tcBorders>
            <w:vAlign w:val="center"/>
          </w:tcPr>
          <w:p w14:paraId="763BC5E9">
            <w:pPr>
              <w:ind w:firstLine="0" w:firstLineChars="0"/>
              <w:jc w:val="center"/>
              <w:rPr>
                <w:sz w:val="18"/>
                <w:szCs w:val="18"/>
              </w:rPr>
            </w:pPr>
            <w:r>
              <w:rPr>
                <w:sz w:val="18"/>
                <w:szCs w:val="18"/>
              </w:rPr>
              <w:t>5.834961</w:t>
            </w:r>
          </w:p>
        </w:tc>
        <w:tc>
          <w:tcPr>
            <w:tcW w:w="626" w:type="dxa"/>
            <w:tcBorders>
              <w:top w:val="nil"/>
              <w:left w:val="nil"/>
              <w:bottom w:val="single" w:color="auto" w:sz="4" w:space="0"/>
              <w:right w:val="single" w:color="auto" w:sz="4" w:space="0"/>
            </w:tcBorders>
            <w:vAlign w:val="center"/>
          </w:tcPr>
          <w:p w14:paraId="2B04F000">
            <w:pPr>
              <w:ind w:firstLine="0" w:firstLineChars="0"/>
              <w:jc w:val="center"/>
              <w:rPr>
                <w:sz w:val="18"/>
                <w:szCs w:val="18"/>
              </w:rPr>
            </w:pPr>
            <w:r>
              <w:rPr>
                <w:sz w:val="18"/>
                <w:szCs w:val="18"/>
              </w:rPr>
              <w:t>4</w:t>
            </w:r>
          </w:p>
        </w:tc>
        <w:tc>
          <w:tcPr>
            <w:tcW w:w="599" w:type="dxa"/>
            <w:tcBorders>
              <w:top w:val="nil"/>
              <w:left w:val="nil"/>
              <w:bottom w:val="single" w:color="auto" w:sz="4" w:space="0"/>
              <w:right w:val="single" w:color="auto" w:sz="4" w:space="0"/>
            </w:tcBorders>
            <w:vAlign w:val="center"/>
          </w:tcPr>
          <w:p w14:paraId="25E4002F">
            <w:pPr>
              <w:ind w:firstLine="0" w:firstLineChars="0"/>
              <w:jc w:val="center"/>
              <w:rPr>
                <w:sz w:val="18"/>
                <w:szCs w:val="18"/>
              </w:rPr>
            </w:pPr>
            <w:r>
              <w:rPr>
                <w:sz w:val="18"/>
                <w:szCs w:val="18"/>
              </w:rPr>
              <w:t>367</w:t>
            </w:r>
          </w:p>
        </w:tc>
        <w:tc>
          <w:tcPr>
            <w:tcW w:w="1068" w:type="dxa"/>
            <w:tcBorders>
              <w:top w:val="nil"/>
              <w:left w:val="nil"/>
              <w:bottom w:val="single" w:color="auto" w:sz="4" w:space="0"/>
              <w:right w:val="single" w:color="auto" w:sz="4" w:space="0"/>
            </w:tcBorders>
            <w:vAlign w:val="center"/>
          </w:tcPr>
          <w:p w14:paraId="52A003AD">
            <w:pPr>
              <w:ind w:firstLine="0" w:firstLineChars="0"/>
              <w:jc w:val="center"/>
              <w:rPr>
                <w:sz w:val="18"/>
                <w:szCs w:val="18"/>
              </w:rPr>
            </w:pPr>
            <w:r>
              <w:rPr>
                <w:sz w:val="18"/>
                <w:szCs w:val="18"/>
              </w:rPr>
              <w:t>8.959961</w:t>
            </w:r>
          </w:p>
        </w:tc>
        <w:tc>
          <w:tcPr>
            <w:tcW w:w="626" w:type="dxa"/>
            <w:tcBorders>
              <w:top w:val="nil"/>
              <w:left w:val="nil"/>
              <w:bottom w:val="single" w:color="auto" w:sz="4" w:space="0"/>
              <w:right w:val="single" w:color="auto" w:sz="4" w:space="0"/>
            </w:tcBorders>
            <w:vAlign w:val="center"/>
          </w:tcPr>
          <w:p w14:paraId="16155A31">
            <w:pPr>
              <w:ind w:firstLine="0" w:firstLineChars="0"/>
              <w:jc w:val="center"/>
              <w:rPr>
                <w:sz w:val="18"/>
                <w:szCs w:val="18"/>
              </w:rPr>
            </w:pPr>
            <w:r>
              <w:rPr>
                <w:sz w:val="18"/>
                <w:szCs w:val="18"/>
              </w:rPr>
              <w:t>5</w:t>
            </w:r>
          </w:p>
        </w:tc>
        <w:tc>
          <w:tcPr>
            <w:tcW w:w="599" w:type="dxa"/>
            <w:tcBorders>
              <w:top w:val="nil"/>
              <w:left w:val="nil"/>
              <w:bottom w:val="single" w:color="auto" w:sz="4" w:space="0"/>
              <w:right w:val="single" w:color="auto" w:sz="4" w:space="0"/>
            </w:tcBorders>
            <w:vAlign w:val="center"/>
          </w:tcPr>
          <w:p w14:paraId="2B87C02B">
            <w:pPr>
              <w:ind w:firstLine="0" w:firstLineChars="0"/>
              <w:jc w:val="center"/>
              <w:rPr>
                <w:sz w:val="18"/>
                <w:szCs w:val="18"/>
              </w:rPr>
            </w:pPr>
            <w:r>
              <w:rPr>
                <w:sz w:val="18"/>
                <w:szCs w:val="18"/>
              </w:rPr>
              <w:t>495</w:t>
            </w:r>
          </w:p>
        </w:tc>
        <w:tc>
          <w:tcPr>
            <w:tcW w:w="1109" w:type="dxa"/>
            <w:tcBorders>
              <w:top w:val="nil"/>
              <w:left w:val="nil"/>
              <w:bottom w:val="single" w:color="auto" w:sz="4" w:space="0"/>
              <w:right w:val="single" w:color="auto" w:sz="4" w:space="0"/>
            </w:tcBorders>
            <w:vAlign w:val="center"/>
          </w:tcPr>
          <w:p w14:paraId="0F56CAC1">
            <w:pPr>
              <w:ind w:firstLine="0" w:firstLineChars="0"/>
              <w:jc w:val="center"/>
              <w:rPr>
                <w:sz w:val="18"/>
                <w:szCs w:val="18"/>
              </w:rPr>
            </w:pPr>
            <w:r>
              <w:rPr>
                <w:sz w:val="18"/>
                <w:szCs w:val="18"/>
              </w:rPr>
              <w:t>12.084961</w:t>
            </w:r>
          </w:p>
        </w:tc>
        <w:tc>
          <w:tcPr>
            <w:tcW w:w="626" w:type="dxa"/>
            <w:tcBorders>
              <w:top w:val="nil"/>
              <w:left w:val="nil"/>
              <w:bottom w:val="single" w:color="auto" w:sz="4" w:space="0"/>
              <w:right w:val="single" w:color="auto" w:sz="4" w:space="0"/>
            </w:tcBorders>
            <w:vAlign w:val="center"/>
          </w:tcPr>
          <w:p w14:paraId="7509B9BC">
            <w:pPr>
              <w:ind w:firstLine="0" w:firstLineChars="0"/>
              <w:jc w:val="center"/>
              <w:rPr>
                <w:sz w:val="18"/>
                <w:szCs w:val="18"/>
              </w:rPr>
            </w:pPr>
            <w:r>
              <w:rPr>
                <w:sz w:val="18"/>
                <w:szCs w:val="18"/>
              </w:rPr>
              <w:t>0</w:t>
            </w:r>
          </w:p>
        </w:tc>
      </w:tr>
      <w:tr w14:paraId="0145F6E9">
        <w:tblPrEx>
          <w:tblCellMar>
            <w:top w:w="0" w:type="dxa"/>
            <w:left w:w="108" w:type="dxa"/>
            <w:bottom w:w="0" w:type="dxa"/>
            <w:right w:w="108" w:type="dxa"/>
          </w:tblCellMar>
        </w:tblPrEx>
        <w:trPr>
          <w:trHeight w:val="270" w:hRule="atLeast"/>
          <w:jc w:val="center"/>
        </w:trPr>
        <w:tc>
          <w:tcPr>
            <w:tcW w:w="957" w:type="dxa"/>
            <w:tcBorders>
              <w:top w:val="nil"/>
              <w:left w:val="single" w:color="auto" w:sz="4" w:space="0"/>
              <w:bottom w:val="single" w:color="auto" w:sz="4" w:space="0"/>
              <w:right w:val="single" w:color="auto" w:sz="4" w:space="0"/>
            </w:tcBorders>
            <w:vAlign w:val="center"/>
          </w:tcPr>
          <w:p w14:paraId="507D2544">
            <w:pPr>
              <w:ind w:firstLine="0" w:firstLineChars="0"/>
              <w:jc w:val="center"/>
              <w:rPr>
                <w:sz w:val="18"/>
                <w:szCs w:val="18"/>
              </w:rPr>
            </w:pPr>
            <w:r>
              <w:rPr>
                <w:sz w:val="18"/>
                <w:szCs w:val="18"/>
              </w:rPr>
              <w:t>112</w:t>
            </w:r>
          </w:p>
        </w:tc>
        <w:tc>
          <w:tcPr>
            <w:tcW w:w="1068" w:type="dxa"/>
            <w:tcBorders>
              <w:top w:val="nil"/>
              <w:left w:val="nil"/>
              <w:bottom w:val="single" w:color="auto" w:sz="4" w:space="0"/>
              <w:right w:val="single" w:color="auto" w:sz="4" w:space="0"/>
            </w:tcBorders>
            <w:vAlign w:val="center"/>
          </w:tcPr>
          <w:p w14:paraId="3AE95072">
            <w:pPr>
              <w:ind w:firstLine="0" w:firstLineChars="0"/>
              <w:jc w:val="center"/>
              <w:rPr>
                <w:sz w:val="18"/>
                <w:szCs w:val="18"/>
              </w:rPr>
            </w:pPr>
            <w:r>
              <w:rPr>
                <w:sz w:val="18"/>
                <w:szCs w:val="18"/>
              </w:rPr>
              <w:t>2.734375</w:t>
            </w:r>
          </w:p>
        </w:tc>
        <w:tc>
          <w:tcPr>
            <w:tcW w:w="626" w:type="dxa"/>
            <w:tcBorders>
              <w:top w:val="nil"/>
              <w:left w:val="nil"/>
              <w:bottom w:val="single" w:color="auto" w:sz="4" w:space="0"/>
              <w:right w:val="single" w:color="auto" w:sz="4" w:space="0"/>
            </w:tcBorders>
            <w:vAlign w:val="center"/>
          </w:tcPr>
          <w:p w14:paraId="1A5A649E">
            <w:pPr>
              <w:ind w:firstLine="0" w:firstLineChars="0"/>
              <w:jc w:val="center"/>
              <w:rPr>
                <w:sz w:val="18"/>
                <w:szCs w:val="18"/>
              </w:rPr>
            </w:pPr>
            <w:r>
              <w:rPr>
                <w:sz w:val="18"/>
                <w:szCs w:val="18"/>
              </w:rPr>
              <w:t>0</w:t>
            </w:r>
          </w:p>
        </w:tc>
        <w:tc>
          <w:tcPr>
            <w:tcW w:w="599" w:type="dxa"/>
            <w:tcBorders>
              <w:top w:val="nil"/>
              <w:left w:val="nil"/>
              <w:bottom w:val="single" w:color="auto" w:sz="4" w:space="0"/>
              <w:right w:val="single" w:color="auto" w:sz="4" w:space="0"/>
            </w:tcBorders>
            <w:vAlign w:val="center"/>
          </w:tcPr>
          <w:p w14:paraId="3D77F2DA">
            <w:pPr>
              <w:ind w:firstLine="0" w:firstLineChars="0"/>
              <w:jc w:val="center"/>
              <w:rPr>
                <w:sz w:val="18"/>
                <w:szCs w:val="18"/>
              </w:rPr>
            </w:pPr>
            <w:r>
              <w:rPr>
                <w:sz w:val="18"/>
                <w:szCs w:val="18"/>
              </w:rPr>
              <w:t>240</w:t>
            </w:r>
          </w:p>
        </w:tc>
        <w:tc>
          <w:tcPr>
            <w:tcW w:w="1068" w:type="dxa"/>
            <w:tcBorders>
              <w:top w:val="nil"/>
              <w:left w:val="nil"/>
              <w:bottom w:val="single" w:color="auto" w:sz="4" w:space="0"/>
              <w:right w:val="single" w:color="auto" w:sz="4" w:space="0"/>
            </w:tcBorders>
            <w:vAlign w:val="center"/>
          </w:tcPr>
          <w:p w14:paraId="5E10D7EA">
            <w:pPr>
              <w:ind w:firstLine="0" w:firstLineChars="0"/>
              <w:jc w:val="center"/>
              <w:rPr>
                <w:sz w:val="18"/>
                <w:szCs w:val="18"/>
              </w:rPr>
            </w:pPr>
            <w:r>
              <w:rPr>
                <w:sz w:val="18"/>
                <w:szCs w:val="18"/>
              </w:rPr>
              <w:t>5.859375</w:t>
            </w:r>
          </w:p>
        </w:tc>
        <w:tc>
          <w:tcPr>
            <w:tcW w:w="626" w:type="dxa"/>
            <w:tcBorders>
              <w:top w:val="nil"/>
              <w:left w:val="nil"/>
              <w:bottom w:val="single" w:color="auto" w:sz="4" w:space="0"/>
              <w:right w:val="single" w:color="auto" w:sz="4" w:space="0"/>
            </w:tcBorders>
            <w:vAlign w:val="center"/>
          </w:tcPr>
          <w:p w14:paraId="1594053E">
            <w:pPr>
              <w:ind w:firstLine="0" w:firstLineChars="0"/>
              <w:jc w:val="center"/>
              <w:rPr>
                <w:sz w:val="18"/>
                <w:szCs w:val="18"/>
              </w:rPr>
            </w:pPr>
            <w:r>
              <w:rPr>
                <w:sz w:val="18"/>
                <w:szCs w:val="18"/>
              </w:rPr>
              <w:t>10</w:t>
            </w:r>
          </w:p>
        </w:tc>
        <w:tc>
          <w:tcPr>
            <w:tcW w:w="599" w:type="dxa"/>
            <w:tcBorders>
              <w:top w:val="nil"/>
              <w:left w:val="nil"/>
              <w:bottom w:val="single" w:color="auto" w:sz="4" w:space="0"/>
              <w:right w:val="single" w:color="auto" w:sz="4" w:space="0"/>
            </w:tcBorders>
            <w:vAlign w:val="center"/>
          </w:tcPr>
          <w:p w14:paraId="66629D78">
            <w:pPr>
              <w:ind w:firstLine="0" w:firstLineChars="0"/>
              <w:jc w:val="center"/>
              <w:rPr>
                <w:sz w:val="18"/>
                <w:szCs w:val="18"/>
              </w:rPr>
            </w:pPr>
            <w:r>
              <w:rPr>
                <w:sz w:val="18"/>
                <w:szCs w:val="18"/>
              </w:rPr>
              <w:t>368</w:t>
            </w:r>
          </w:p>
        </w:tc>
        <w:tc>
          <w:tcPr>
            <w:tcW w:w="1068" w:type="dxa"/>
            <w:tcBorders>
              <w:top w:val="nil"/>
              <w:left w:val="nil"/>
              <w:bottom w:val="single" w:color="auto" w:sz="4" w:space="0"/>
              <w:right w:val="single" w:color="auto" w:sz="4" w:space="0"/>
            </w:tcBorders>
            <w:vAlign w:val="center"/>
          </w:tcPr>
          <w:p w14:paraId="181343EF">
            <w:pPr>
              <w:ind w:firstLine="0" w:firstLineChars="0"/>
              <w:jc w:val="center"/>
              <w:rPr>
                <w:sz w:val="18"/>
                <w:szCs w:val="18"/>
              </w:rPr>
            </w:pPr>
            <w:r>
              <w:rPr>
                <w:sz w:val="18"/>
                <w:szCs w:val="18"/>
              </w:rPr>
              <w:t>8.984375</w:t>
            </w:r>
          </w:p>
        </w:tc>
        <w:tc>
          <w:tcPr>
            <w:tcW w:w="626" w:type="dxa"/>
            <w:tcBorders>
              <w:top w:val="nil"/>
              <w:left w:val="nil"/>
              <w:bottom w:val="single" w:color="auto" w:sz="4" w:space="0"/>
              <w:right w:val="single" w:color="auto" w:sz="4" w:space="0"/>
            </w:tcBorders>
            <w:vAlign w:val="center"/>
          </w:tcPr>
          <w:p w14:paraId="450B4092">
            <w:pPr>
              <w:ind w:firstLine="0" w:firstLineChars="0"/>
              <w:jc w:val="center"/>
              <w:rPr>
                <w:sz w:val="18"/>
                <w:szCs w:val="18"/>
              </w:rPr>
            </w:pPr>
            <w:r>
              <w:rPr>
                <w:sz w:val="18"/>
                <w:szCs w:val="18"/>
              </w:rPr>
              <w:t>6</w:t>
            </w:r>
          </w:p>
        </w:tc>
        <w:tc>
          <w:tcPr>
            <w:tcW w:w="599" w:type="dxa"/>
            <w:tcBorders>
              <w:top w:val="nil"/>
              <w:left w:val="nil"/>
              <w:bottom w:val="single" w:color="auto" w:sz="4" w:space="0"/>
              <w:right w:val="single" w:color="auto" w:sz="4" w:space="0"/>
            </w:tcBorders>
            <w:vAlign w:val="center"/>
          </w:tcPr>
          <w:p w14:paraId="57BB207E">
            <w:pPr>
              <w:ind w:firstLine="0" w:firstLineChars="0"/>
              <w:jc w:val="center"/>
              <w:rPr>
                <w:sz w:val="18"/>
                <w:szCs w:val="18"/>
              </w:rPr>
            </w:pPr>
            <w:r>
              <w:rPr>
                <w:sz w:val="18"/>
                <w:szCs w:val="18"/>
              </w:rPr>
              <w:t>496</w:t>
            </w:r>
          </w:p>
        </w:tc>
        <w:tc>
          <w:tcPr>
            <w:tcW w:w="1109" w:type="dxa"/>
            <w:tcBorders>
              <w:top w:val="nil"/>
              <w:left w:val="nil"/>
              <w:bottom w:val="single" w:color="auto" w:sz="4" w:space="0"/>
              <w:right w:val="single" w:color="auto" w:sz="4" w:space="0"/>
            </w:tcBorders>
            <w:vAlign w:val="center"/>
          </w:tcPr>
          <w:p w14:paraId="513F11CA">
            <w:pPr>
              <w:ind w:firstLine="0" w:firstLineChars="0"/>
              <w:jc w:val="center"/>
              <w:rPr>
                <w:sz w:val="18"/>
                <w:szCs w:val="18"/>
              </w:rPr>
            </w:pPr>
            <w:r>
              <w:rPr>
                <w:sz w:val="18"/>
                <w:szCs w:val="18"/>
              </w:rPr>
              <w:t>12.109375</w:t>
            </w:r>
          </w:p>
        </w:tc>
        <w:tc>
          <w:tcPr>
            <w:tcW w:w="626" w:type="dxa"/>
            <w:tcBorders>
              <w:top w:val="nil"/>
              <w:left w:val="nil"/>
              <w:bottom w:val="single" w:color="auto" w:sz="4" w:space="0"/>
              <w:right w:val="single" w:color="auto" w:sz="4" w:space="0"/>
            </w:tcBorders>
            <w:vAlign w:val="center"/>
          </w:tcPr>
          <w:p w14:paraId="5B7C5208">
            <w:pPr>
              <w:ind w:firstLine="0" w:firstLineChars="0"/>
              <w:jc w:val="center"/>
              <w:rPr>
                <w:sz w:val="18"/>
                <w:szCs w:val="18"/>
              </w:rPr>
            </w:pPr>
            <w:r>
              <w:rPr>
                <w:sz w:val="18"/>
                <w:szCs w:val="18"/>
              </w:rPr>
              <w:t>0</w:t>
            </w:r>
          </w:p>
        </w:tc>
      </w:tr>
      <w:tr w14:paraId="7A995F8D">
        <w:tblPrEx>
          <w:tblCellMar>
            <w:top w:w="0" w:type="dxa"/>
            <w:left w:w="108" w:type="dxa"/>
            <w:bottom w:w="0" w:type="dxa"/>
            <w:right w:w="108" w:type="dxa"/>
          </w:tblCellMar>
        </w:tblPrEx>
        <w:trPr>
          <w:trHeight w:val="270" w:hRule="atLeast"/>
          <w:jc w:val="center"/>
        </w:trPr>
        <w:tc>
          <w:tcPr>
            <w:tcW w:w="957" w:type="dxa"/>
            <w:tcBorders>
              <w:top w:val="nil"/>
              <w:left w:val="single" w:color="auto" w:sz="4" w:space="0"/>
              <w:bottom w:val="single" w:color="auto" w:sz="4" w:space="0"/>
              <w:right w:val="single" w:color="auto" w:sz="4" w:space="0"/>
            </w:tcBorders>
            <w:vAlign w:val="center"/>
          </w:tcPr>
          <w:p w14:paraId="64D53167">
            <w:pPr>
              <w:ind w:firstLine="0" w:firstLineChars="0"/>
              <w:jc w:val="center"/>
              <w:rPr>
                <w:sz w:val="18"/>
                <w:szCs w:val="18"/>
              </w:rPr>
            </w:pPr>
            <w:r>
              <w:rPr>
                <w:sz w:val="18"/>
                <w:szCs w:val="18"/>
              </w:rPr>
              <w:t>113</w:t>
            </w:r>
          </w:p>
        </w:tc>
        <w:tc>
          <w:tcPr>
            <w:tcW w:w="1068" w:type="dxa"/>
            <w:tcBorders>
              <w:top w:val="nil"/>
              <w:left w:val="nil"/>
              <w:bottom w:val="single" w:color="auto" w:sz="4" w:space="0"/>
              <w:right w:val="single" w:color="auto" w:sz="4" w:space="0"/>
            </w:tcBorders>
            <w:vAlign w:val="center"/>
          </w:tcPr>
          <w:p w14:paraId="4A735B8C">
            <w:pPr>
              <w:ind w:firstLine="0" w:firstLineChars="0"/>
              <w:jc w:val="center"/>
              <w:rPr>
                <w:sz w:val="18"/>
                <w:szCs w:val="18"/>
              </w:rPr>
            </w:pPr>
            <w:r>
              <w:rPr>
                <w:sz w:val="18"/>
                <w:szCs w:val="18"/>
              </w:rPr>
              <w:t>2.758789</w:t>
            </w:r>
          </w:p>
        </w:tc>
        <w:tc>
          <w:tcPr>
            <w:tcW w:w="626" w:type="dxa"/>
            <w:tcBorders>
              <w:top w:val="nil"/>
              <w:left w:val="nil"/>
              <w:bottom w:val="single" w:color="auto" w:sz="4" w:space="0"/>
              <w:right w:val="single" w:color="auto" w:sz="4" w:space="0"/>
            </w:tcBorders>
            <w:vAlign w:val="center"/>
          </w:tcPr>
          <w:p w14:paraId="5C72B391">
            <w:pPr>
              <w:ind w:firstLine="0" w:firstLineChars="0"/>
              <w:jc w:val="center"/>
              <w:rPr>
                <w:sz w:val="18"/>
                <w:szCs w:val="18"/>
              </w:rPr>
            </w:pPr>
            <w:r>
              <w:rPr>
                <w:sz w:val="18"/>
                <w:szCs w:val="18"/>
              </w:rPr>
              <w:t>1</w:t>
            </w:r>
          </w:p>
        </w:tc>
        <w:tc>
          <w:tcPr>
            <w:tcW w:w="599" w:type="dxa"/>
            <w:tcBorders>
              <w:top w:val="nil"/>
              <w:left w:val="nil"/>
              <w:bottom w:val="single" w:color="auto" w:sz="4" w:space="0"/>
              <w:right w:val="single" w:color="auto" w:sz="4" w:space="0"/>
            </w:tcBorders>
            <w:vAlign w:val="center"/>
          </w:tcPr>
          <w:p w14:paraId="30ED4D09">
            <w:pPr>
              <w:ind w:firstLine="0" w:firstLineChars="0"/>
              <w:jc w:val="center"/>
              <w:rPr>
                <w:sz w:val="18"/>
                <w:szCs w:val="18"/>
              </w:rPr>
            </w:pPr>
            <w:r>
              <w:rPr>
                <w:sz w:val="18"/>
                <w:szCs w:val="18"/>
              </w:rPr>
              <w:t>241</w:t>
            </w:r>
          </w:p>
        </w:tc>
        <w:tc>
          <w:tcPr>
            <w:tcW w:w="1068" w:type="dxa"/>
            <w:tcBorders>
              <w:top w:val="nil"/>
              <w:left w:val="nil"/>
              <w:bottom w:val="single" w:color="auto" w:sz="4" w:space="0"/>
              <w:right w:val="single" w:color="auto" w:sz="4" w:space="0"/>
            </w:tcBorders>
            <w:vAlign w:val="center"/>
          </w:tcPr>
          <w:p w14:paraId="3E047BFD">
            <w:pPr>
              <w:ind w:firstLine="0" w:firstLineChars="0"/>
              <w:jc w:val="center"/>
              <w:rPr>
                <w:sz w:val="18"/>
                <w:szCs w:val="18"/>
              </w:rPr>
            </w:pPr>
            <w:r>
              <w:rPr>
                <w:sz w:val="18"/>
                <w:szCs w:val="18"/>
              </w:rPr>
              <w:t>5.883789</w:t>
            </w:r>
          </w:p>
        </w:tc>
        <w:tc>
          <w:tcPr>
            <w:tcW w:w="626" w:type="dxa"/>
            <w:tcBorders>
              <w:top w:val="nil"/>
              <w:left w:val="nil"/>
              <w:bottom w:val="single" w:color="auto" w:sz="4" w:space="0"/>
              <w:right w:val="single" w:color="auto" w:sz="4" w:space="0"/>
            </w:tcBorders>
            <w:vAlign w:val="center"/>
          </w:tcPr>
          <w:p w14:paraId="13B30E7D">
            <w:pPr>
              <w:ind w:firstLine="0" w:firstLineChars="0"/>
              <w:jc w:val="center"/>
              <w:rPr>
                <w:sz w:val="18"/>
                <w:szCs w:val="18"/>
              </w:rPr>
            </w:pPr>
            <w:r>
              <w:rPr>
                <w:sz w:val="18"/>
                <w:szCs w:val="18"/>
              </w:rPr>
              <w:t>12</w:t>
            </w:r>
          </w:p>
        </w:tc>
        <w:tc>
          <w:tcPr>
            <w:tcW w:w="599" w:type="dxa"/>
            <w:tcBorders>
              <w:top w:val="nil"/>
              <w:left w:val="nil"/>
              <w:bottom w:val="single" w:color="auto" w:sz="4" w:space="0"/>
              <w:right w:val="single" w:color="auto" w:sz="4" w:space="0"/>
            </w:tcBorders>
            <w:vAlign w:val="center"/>
          </w:tcPr>
          <w:p w14:paraId="596776E3">
            <w:pPr>
              <w:ind w:firstLine="0" w:firstLineChars="0"/>
              <w:jc w:val="center"/>
              <w:rPr>
                <w:sz w:val="18"/>
                <w:szCs w:val="18"/>
              </w:rPr>
            </w:pPr>
            <w:r>
              <w:rPr>
                <w:sz w:val="18"/>
                <w:szCs w:val="18"/>
              </w:rPr>
              <w:t>369</w:t>
            </w:r>
          </w:p>
        </w:tc>
        <w:tc>
          <w:tcPr>
            <w:tcW w:w="1068" w:type="dxa"/>
            <w:tcBorders>
              <w:top w:val="nil"/>
              <w:left w:val="nil"/>
              <w:bottom w:val="single" w:color="auto" w:sz="4" w:space="0"/>
              <w:right w:val="single" w:color="auto" w:sz="4" w:space="0"/>
            </w:tcBorders>
            <w:vAlign w:val="center"/>
          </w:tcPr>
          <w:p w14:paraId="2838E475">
            <w:pPr>
              <w:ind w:firstLine="0" w:firstLineChars="0"/>
              <w:jc w:val="center"/>
              <w:rPr>
                <w:sz w:val="18"/>
                <w:szCs w:val="18"/>
              </w:rPr>
            </w:pPr>
            <w:r>
              <w:rPr>
                <w:sz w:val="18"/>
                <w:szCs w:val="18"/>
              </w:rPr>
              <w:t>9.008789</w:t>
            </w:r>
          </w:p>
        </w:tc>
        <w:tc>
          <w:tcPr>
            <w:tcW w:w="626" w:type="dxa"/>
            <w:tcBorders>
              <w:top w:val="nil"/>
              <w:left w:val="nil"/>
              <w:bottom w:val="single" w:color="auto" w:sz="4" w:space="0"/>
              <w:right w:val="single" w:color="auto" w:sz="4" w:space="0"/>
            </w:tcBorders>
            <w:vAlign w:val="center"/>
          </w:tcPr>
          <w:p w14:paraId="399260BE">
            <w:pPr>
              <w:ind w:firstLine="0" w:firstLineChars="0"/>
              <w:jc w:val="center"/>
              <w:rPr>
                <w:sz w:val="18"/>
                <w:szCs w:val="18"/>
              </w:rPr>
            </w:pPr>
            <w:r>
              <w:rPr>
                <w:sz w:val="18"/>
                <w:szCs w:val="18"/>
              </w:rPr>
              <w:t>11</w:t>
            </w:r>
          </w:p>
        </w:tc>
        <w:tc>
          <w:tcPr>
            <w:tcW w:w="599" w:type="dxa"/>
            <w:tcBorders>
              <w:top w:val="nil"/>
              <w:left w:val="nil"/>
              <w:bottom w:val="single" w:color="auto" w:sz="4" w:space="0"/>
              <w:right w:val="single" w:color="auto" w:sz="4" w:space="0"/>
            </w:tcBorders>
            <w:vAlign w:val="center"/>
          </w:tcPr>
          <w:p w14:paraId="445DC18D">
            <w:pPr>
              <w:ind w:firstLine="0" w:firstLineChars="0"/>
              <w:jc w:val="center"/>
              <w:rPr>
                <w:sz w:val="18"/>
                <w:szCs w:val="18"/>
              </w:rPr>
            </w:pPr>
            <w:r>
              <w:rPr>
                <w:sz w:val="18"/>
                <w:szCs w:val="18"/>
              </w:rPr>
              <w:t>497</w:t>
            </w:r>
          </w:p>
        </w:tc>
        <w:tc>
          <w:tcPr>
            <w:tcW w:w="1109" w:type="dxa"/>
            <w:tcBorders>
              <w:top w:val="nil"/>
              <w:left w:val="nil"/>
              <w:bottom w:val="single" w:color="auto" w:sz="4" w:space="0"/>
              <w:right w:val="single" w:color="auto" w:sz="4" w:space="0"/>
            </w:tcBorders>
            <w:vAlign w:val="center"/>
          </w:tcPr>
          <w:p w14:paraId="3A6C4DA7">
            <w:pPr>
              <w:ind w:firstLine="0" w:firstLineChars="0"/>
              <w:jc w:val="center"/>
              <w:rPr>
                <w:sz w:val="18"/>
                <w:szCs w:val="18"/>
              </w:rPr>
            </w:pPr>
            <w:r>
              <w:rPr>
                <w:sz w:val="18"/>
                <w:szCs w:val="18"/>
              </w:rPr>
              <w:t>12.133789</w:t>
            </w:r>
          </w:p>
        </w:tc>
        <w:tc>
          <w:tcPr>
            <w:tcW w:w="626" w:type="dxa"/>
            <w:tcBorders>
              <w:top w:val="nil"/>
              <w:left w:val="nil"/>
              <w:bottom w:val="single" w:color="auto" w:sz="4" w:space="0"/>
              <w:right w:val="single" w:color="auto" w:sz="4" w:space="0"/>
            </w:tcBorders>
            <w:vAlign w:val="center"/>
          </w:tcPr>
          <w:p w14:paraId="67EB4B02">
            <w:pPr>
              <w:ind w:firstLine="0" w:firstLineChars="0"/>
              <w:jc w:val="center"/>
              <w:rPr>
                <w:sz w:val="18"/>
                <w:szCs w:val="18"/>
              </w:rPr>
            </w:pPr>
            <w:r>
              <w:rPr>
                <w:sz w:val="18"/>
                <w:szCs w:val="18"/>
              </w:rPr>
              <w:t>0</w:t>
            </w:r>
          </w:p>
        </w:tc>
      </w:tr>
      <w:tr w14:paraId="49BA3CD8">
        <w:tblPrEx>
          <w:tblCellMar>
            <w:top w:w="0" w:type="dxa"/>
            <w:left w:w="108" w:type="dxa"/>
            <w:bottom w:w="0" w:type="dxa"/>
            <w:right w:w="108" w:type="dxa"/>
          </w:tblCellMar>
        </w:tblPrEx>
        <w:trPr>
          <w:trHeight w:val="270" w:hRule="atLeast"/>
          <w:jc w:val="center"/>
        </w:trPr>
        <w:tc>
          <w:tcPr>
            <w:tcW w:w="957" w:type="dxa"/>
            <w:tcBorders>
              <w:top w:val="nil"/>
              <w:left w:val="single" w:color="auto" w:sz="4" w:space="0"/>
              <w:bottom w:val="single" w:color="auto" w:sz="4" w:space="0"/>
              <w:right w:val="single" w:color="auto" w:sz="4" w:space="0"/>
            </w:tcBorders>
            <w:vAlign w:val="center"/>
          </w:tcPr>
          <w:p w14:paraId="2FCD35EB">
            <w:pPr>
              <w:ind w:firstLine="0" w:firstLineChars="0"/>
              <w:jc w:val="center"/>
              <w:rPr>
                <w:sz w:val="18"/>
                <w:szCs w:val="18"/>
              </w:rPr>
            </w:pPr>
            <w:r>
              <w:rPr>
                <w:sz w:val="18"/>
                <w:szCs w:val="18"/>
              </w:rPr>
              <w:t>114</w:t>
            </w:r>
          </w:p>
        </w:tc>
        <w:tc>
          <w:tcPr>
            <w:tcW w:w="1068" w:type="dxa"/>
            <w:tcBorders>
              <w:top w:val="nil"/>
              <w:left w:val="nil"/>
              <w:bottom w:val="single" w:color="auto" w:sz="4" w:space="0"/>
              <w:right w:val="single" w:color="auto" w:sz="4" w:space="0"/>
            </w:tcBorders>
            <w:vAlign w:val="center"/>
          </w:tcPr>
          <w:p w14:paraId="3C2591E4">
            <w:pPr>
              <w:ind w:firstLine="0" w:firstLineChars="0"/>
              <w:jc w:val="center"/>
              <w:rPr>
                <w:sz w:val="18"/>
                <w:szCs w:val="18"/>
              </w:rPr>
            </w:pPr>
            <w:r>
              <w:rPr>
                <w:sz w:val="18"/>
                <w:szCs w:val="18"/>
              </w:rPr>
              <w:t>2.783203</w:t>
            </w:r>
          </w:p>
        </w:tc>
        <w:tc>
          <w:tcPr>
            <w:tcW w:w="626" w:type="dxa"/>
            <w:tcBorders>
              <w:top w:val="nil"/>
              <w:left w:val="nil"/>
              <w:bottom w:val="single" w:color="auto" w:sz="4" w:space="0"/>
              <w:right w:val="single" w:color="auto" w:sz="4" w:space="0"/>
            </w:tcBorders>
            <w:vAlign w:val="center"/>
          </w:tcPr>
          <w:p w14:paraId="3BA205F3">
            <w:pPr>
              <w:ind w:firstLine="0" w:firstLineChars="0"/>
              <w:jc w:val="center"/>
              <w:rPr>
                <w:sz w:val="18"/>
                <w:szCs w:val="18"/>
              </w:rPr>
            </w:pPr>
            <w:r>
              <w:rPr>
                <w:sz w:val="18"/>
                <w:szCs w:val="18"/>
              </w:rPr>
              <w:t>15</w:t>
            </w:r>
          </w:p>
        </w:tc>
        <w:tc>
          <w:tcPr>
            <w:tcW w:w="599" w:type="dxa"/>
            <w:tcBorders>
              <w:top w:val="nil"/>
              <w:left w:val="nil"/>
              <w:bottom w:val="single" w:color="auto" w:sz="4" w:space="0"/>
              <w:right w:val="single" w:color="auto" w:sz="4" w:space="0"/>
            </w:tcBorders>
            <w:vAlign w:val="center"/>
          </w:tcPr>
          <w:p w14:paraId="167F5797">
            <w:pPr>
              <w:ind w:firstLine="0" w:firstLineChars="0"/>
              <w:jc w:val="center"/>
              <w:rPr>
                <w:sz w:val="18"/>
                <w:szCs w:val="18"/>
              </w:rPr>
            </w:pPr>
            <w:r>
              <w:rPr>
                <w:sz w:val="18"/>
                <w:szCs w:val="18"/>
              </w:rPr>
              <w:t>242</w:t>
            </w:r>
          </w:p>
        </w:tc>
        <w:tc>
          <w:tcPr>
            <w:tcW w:w="1068" w:type="dxa"/>
            <w:tcBorders>
              <w:top w:val="nil"/>
              <w:left w:val="nil"/>
              <w:bottom w:val="single" w:color="auto" w:sz="4" w:space="0"/>
              <w:right w:val="single" w:color="auto" w:sz="4" w:space="0"/>
            </w:tcBorders>
            <w:vAlign w:val="center"/>
          </w:tcPr>
          <w:p w14:paraId="479586E6">
            <w:pPr>
              <w:ind w:firstLine="0" w:firstLineChars="0"/>
              <w:jc w:val="center"/>
              <w:rPr>
                <w:sz w:val="18"/>
                <w:szCs w:val="18"/>
              </w:rPr>
            </w:pPr>
            <w:r>
              <w:rPr>
                <w:sz w:val="18"/>
                <w:szCs w:val="18"/>
              </w:rPr>
              <w:t>5.908203</w:t>
            </w:r>
          </w:p>
        </w:tc>
        <w:tc>
          <w:tcPr>
            <w:tcW w:w="626" w:type="dxa"/>
            <w:tcBorders>
              <w:top w:val="nil"/>
              <w:left w:val="nil"/>
              <w:bottom w:val="single" w:color="auto" w:sz="4" w:space="0"/>
              <w:right w:val="single" w:color="auto" w:sz="4" w:space="0"/>
            </w:tcBorders>
            <w:vAlign w:val="center"/>
          </w:tcPr>
          <w:p w14:paraId="33881E6B">
            <w:pPr>
              <w:ind w:firstLine="0" w:firstLineChars="0"/>
              <w:jc w:val="center"/>
              <w:rPr>
                <w:sz w:val="18"/>
                <w:szCs w:val="18"/>
              </w:rPr>
            </w:pPr>
            <w:r>
              <w:rPr>
                <w:sz w:val="18"/>
                <w:szCs w:val="18"/>
              </w:rPr>
              <w:t>13</w:t>
            </w:r>
          </w:p>
        </w:tc>
        <w:tc>
          <w:tcPr>
            <w:tcW w:w="599" w:type="dxa"/>
            <w:tcBorders>
              <w:top w:val="nil"/>
              <w:left w:val="nil"/>
              <w:bottom w:val="single" w:color="auto" w:sz="4" w:space="0"/>
              <w:right w:val="single" w:color="auto" w:sz="4" w:space="0"/>
            </w:tcBorders>
            <w:vAlign w:val="center"/>
          </w:tcPr>
          <w:p w14:paraId="13B67B75">
            <w:pPr>
              <w:ind w:firstLine="0" w:firstLineChars="0"/>
              <w:jc w:val="center"/>
              <w:rPr>
                <w:sz w:val="18"/>
                <w:szCs w:val="18"/>
              </w:rPr>
            </w:pPr>
            <w:r>
              <w:rPr>
                <w:sz w:val="18"/>
                <w:szCs w:val="18"/>
              </w:rPr>
              <w:t>370</w:t>
            </w:r>
          </w:p>
        </w:tc>
        <w:tc>
          <w:tcPr>
            <w:tcW w:w="1068" w:type="dxa"/>
            <w:tcBorders>
              <w:top w:val="nil"/>
              <w:left w:val="nil"/>
              <w:bottom w:val="single" w:color="auto" w:sz="4" w:space="0"/>
              <w:right w:val="single" w:color="auto" w:sz="4" w:space="0"/>
            </w:tcBorders>
            <w:vAlign w:val="center"/>
          </w:tcPr>
          <w:p w14:paraId="143B5DA6">
            <w:pPr>
              <w:ind w:firstLine="0" w:firstLineChars="0"/>
              <w:jc w:val="center"/>
              <w:rPr>
                <w:sz w:val="18"/>
                <w:szCs w:val="18"/>
              </w:rPr>
            </w:pPr>
            <w:r>
              <w:rPr>
                <w:sz w:val="18"/>
                <w:szCs w:val="18"/>
              </w:rPr>
              <w:t>9.033203</w:t>
            </w:r>
          </w:p>
        </w:tc>
        <w:tc>
          <w:tcPr>
            <w:tcW w:w="626" w:type="dxa"/>
            <w:tcBorders>
              <w:top w:val="nil"/>
              <w:left w:val="nil"/>
              <w:bottom w:val="single" w:color="auto" w:sz="4" w:space="0"/>
              <w:right w:val="single" w:color="auto" w:sz="4" w:space="0"/>
            </w:tcBorders>
            <w:vAlign w:val="center"/>
          </w:tcPr>
          <w:p w14:paraId="1AD0ACB5">
            <w:pPr>
              <w:ind w:firstLine="0" w:firstLineChars="0"/>
              <w:jc w:val="center"/>
              <w:rPr>
                <w:sz w:val="18"/>
                <w:szCs w:val="18"/>
              </w:rPr>
            </w:pPr>
            <w:r>
              <w:rPr>
                <w:sz w:val="18"/>
                <w:szCs w:val="18"/>
              </w:rPr>
              <w:t>13</w:t>
            </w:r>
          </w:p>
        </w:tc>
        <w:tc>
          <w:tcPr>
            <w:tcW w:w="599" w:type="dxa"/>
            <w:tcBorders>
              <w:top w:val="nil"/>
              <w:left w:val="nil"/>
              <w:bottom w:val="single" w:color="auto" w:sz="4" w:space="0"/>
              <w:right w:val="single" w:color="auto" w:sz="4" w:space="0"/>
            </w:tcBorders>
            <w:vAlign w:val="center"/>
          </w:tcPr>
          <w:p w14:paraId="25AF70D4">
            <w:pPr>
              <w:ind w:firstLine="0" w:firstLineChars="0"/>
              <w:jc w:val="center"/>
              <w:rPr>
                <w:sz w:val="18"/>
                <w:szCs w:val="18"/>
              </w:rPr>
            </w:pPr>
            <w:r>
              <w:rPr>
                <w:sz w:val="18"/>
                <w:szCs w:val="18"/>
              </w:rPr>
              <w:t>498</w:t>
            </w:r>
          </w:p>
        </w:tc>
        <w:tc>
          <w:tcPr>
            <w:tcW w:w="1109" w:type="dxa"/>
            <w:tcBorders>
              <w:top w:val="nil"/>
              <w:left w:val="nil"/>
              <w:bottom w:val="single" w:color="auto" w:sz="4" w:space="0"/>
              <w:right w:val="single" w:color="auto" w:sz="4" w:space="0"/>
            </w:tcBorders>
            <w:vAlign w:val="center"/>
          </w:tcPr>
          <w:p w14:paraId="5261BF35">
            <w:pPr>
              <w:ind w:firstLine="0" w:firstLineChars="0"/>
              <w:jc w:val="center"/>
              <w:rPr>
                <w:sz w:val="18"/>
                <w:szCs w:val="18"/>
              </w:rPr>
            </w:pPr>
            <w:r>
              <w:rPr>
                <w:sz w:val="18"/>
                <w:szCs w:val="18"/>
              </w:rPr>
              <w:t>12.158203</w:t>
            </w:r>
          </w:p>
        </w:tc>
        <w:tc>
          <w:tcPr>
            <w:tcW w:w="626" w:type="dxa"/>
            <w:tcBorders>
              <w:top w:val="nil"/>
              <w:left w:val="nil"/>
              <w:bottom w:val="single" w:color="auto" w:sz="4" w:space="0"/>
              <w:right w:val="single" w:color="auto" w:sz="4" w:space="0"/>
            </w:tcBorders>
            <w:vAlign w:val="center"/>
          </w:tcPr>
          <w:p w14:paraId="5F6BF9EB">
            <w:pPr>
              <w:ind w:firstLine="0" w:firstLineChars="0"/>
              <w:jc w:val="center"/>
              <w:rPr>
                <w:sz w:val="18"/>
                <w:szCs w:val="18"/>
              </w:rPr>
            </w:pPr>
            <w:r>
              <w:rPr>
                <w:sz w:val="18"/>
                <w:szCs w:val="18"/>
              </w:rPr>
              <w:t>0</w:t>
            </w:r>
          </w:p>
        </w:tc>
      </w:tr>
      <w:tr w14:paraId="5D7D071A">
        <w:tblPrEx>
          <w:tblCellMar>
            <w:top w:w="0" w:type="dxa"/>
            <w:left w:w="108" w:type="dxa"/>
            <w:bottom w:w="0" w:type="dxa"/>
            <w:right w:w="108" w:type="dxa"/>
          </w:tblCellMar>
        </w:tblPrEx>
        <w:trPr>
          <w:trHeight w:val="270" w:hRule="atLeast"/>
          <w:jc w:val="center"/>
        </w:trPr>
        <w:tc>
          <w:tcPr>
            <w:tcW w:w="957" w:type="dxa"/>
            <w:tcBorders>
              <w:top w:val="nil"/>
              <w:left w:val="single" w:color="auto" w:sz="4" w:space="0"/>
              <w:bottom w:val="single" w:color="auto" w:sz="4" w:space="0"/>
              <w:right w:val="single" w:color="auto" w:sz="4" w:space="0"/>
            </w:tcBorders>
            <w:vAlign w:val="center"/>
          </w:tcPr>
          <w:p w14:paraId="00DC606A">
            <w:pPr>
              <w:ind w:firstLine="0" w:firstLineChars="0"/>
              <w:jc w:val="center"/>
              <w:rPr>
                <w:sz w:val="18"/>
                <w:szCs w:val="18"/>
              </w:rPr>
            </w:pPr>
            <w:r>
              <w:rPr>
                <w:sz w:val="18"/>
                <w:szCs w:val="18"/>
              </w:rPr>
              <w:t>115</w:t>
            </w:r>
          </w:p>
        </w:tc>
        <w:tc>
          <w:tcPr>
            <w:tcW w:w="1068" w:type="dxa"/>
            <w:tcBorders>
              <w:top w:val="nil"/>
              <w:left w:val="nil"/>
              <w:bottom w:val="single" w:color="auto" w:sz="4" w:space="0"/>
              <w:right w:val="single" w:color="auto" w:sz="4" w:space="0"/>
            </w:tcBorders>
            <w:vAlign w:val="center"/>
          </w:tcPr>
          <w:p w14:paraId="14DF3573">
            <w:pPr>
              <w:ind w:firstLine="0" w:firstLineChars="0"/>
              <w:jc w:val="center"/>
              <w:rPr>
                <w:sz w:val="18"/>
                <w:szCs w:val="18"/>
              </w:rPr>
            </w:pPr>
            <w:r>
              <w:rPr>
                <w:sz w:val="18"/>
                <w:szCs w:val="18"/>
              </w:rPr>
              <w:t>2.807617</w:t>
            </w:r>
          </w:p>
        </w:tc>
        <w:tc>
          <w:tcPr>
            <w:tcW w:w="626" w:type="dxa"/>
            <w:tcBorders>
              <w:top w:val="nil"/>
              <w:left w:val="nil"/>
              <w:bottom w:val="single" w:color="auto" w:sz="4" w:space="0"/>
              <w:right w:val="single" w:color="auto" w:sz="4" w:space="0"/>
            </w:tcBorders>
            <w:vAlign w:val="center"/>
          </w:tcPr>
          <w:p w14:paraId="2862CDEA">
            <w:pPr>
              <w:ind w:firstLine="0" w:firstLineChars="0"/>
              <w:jc w:val="center"/>
              <w:rPr>
                <w:sz w:val="18"/>
                <w:szCs w:val="18"/>
              </w:rPr>
            </w:pPr>
            <w:r>
              <w:rPr>
                <w:sz w:val="18"/>
                <w:szCs w:val="18"/>
              </w:rPr>
              <w:t>11</w:t>
            </w:r>
          </w:p>
        </w:tc>
        <w:tc>
          <w:tcPr>
            <w:tcW w:w="599" w:type="dxa"/>
            <w:tcBorders>
              <w:top w:val="nil"/>
              <w:left w:val="nil"/>
              <w:bottom w:val="single" w:color="auto" w:sz="4" w:space="0"/>
              <w:right w:val="single" w:color="auto" w:sz="4" w:space="0"/>
            </w:tcBorders>
            <w:vAlign w:val="center"/>
          </w:tcPr>
          <w:p w14:paraId="1E877593">
            <w:pPr>
              <w:ind w:firstLine="0" w:firstLineChars="0"/>
              <w:jc w:val="center"/>
              <w:rPr>
                <w:sz w:val="18"/>
                <w:szCs w:val="18"/>
              </w:rPr>
            </w:pPr>
            <w:r>
              <w:rPr>
                <w:sz w:val="18"/>
                <w:szCs w:val="18"/>
              </w:rPr>
              <w:t>243</w:t>
            </w:r>
          </w:p>
        </w:tc>
        <w:tc>
          <w:tcPr>
            <w:tcW w:w="1068" w:type="dxa"/>
            <w:tcBorders>
              <w:top w:val="nil"/>
              <w:left w:val="nil"/>
              <w:bottom w:val="single" w:color="auto" w:sz="4" w:space="0"/>
              <w:right w:val="single" w:color="auto" w:sz="4" w:space="0"/>
            </w:tcBorders>
            <w:vAlign w:val="center"/>
          </w:tcPr>
          <w:p w14:paraId="1D70A835">
            <w:pPr>
              <w:ind w:firstLine="0" w:firstLineChars="0"/>
              <w:jc w:val="center"/>
              <w:rPr>
                <w:sz w:val="18"/>
                <w:szCs w:val="18"/>
              </w:rPr>
            </w:pPr>
            <w:r>
              <w:rPr>
                <w:sz w:val="18"/>
                <w:szCs w:val="18"/>
              </w:rPr>
              <w:t>5.932617</w:t>
            </w:r>
          </w:p>
        </w:tc>
        <w:tc>
          <w:tcPr>
            <w:tcW w:w="626" w:type="dxa"/>
            <w:tcBorders>
              <w:top w:val="nil"/>
              <w:left w:val="nil"/>
              <w:bottom w:val="single" w:color="auto" w:sz="4" w:space="0"/>
              <w:right w:val="single" w:color="auto" w:sz="4" w:space="0"/>
            </w:tcBorders>
            <w:vAlign w:val="center"/>
          </w:tcPr>
          <w:p w14:paraId="5978D186">
            <w:pPr>
              <w:ind w:firstLine="0" w:firstLineChars="0"/>
              <w:jc w:val="center"/>
              <w:rPr>
                <w:sz w:val="18"/>
                <w:szCs w:val="18"/>
              </w:rPr>
            </w:pPr>
            <w:r>
              <w:rPr>
                <w:sz w:val="18"/>
                <w:szCs w:val="18"/>
              </w:rPr>
              <w:t>12</w:t>
            </w:r>
          </w:p>
        </w:tc>
        <w:tc>
          <w:tcPr>
            <w:tcW w:w="599" w:type="dxa"/>
            <w:tcBorders>
              <w:top w:val="nil"/>
              <w:left w:val="nil"/>
              <w:bottom w:val="single" w:color="auto" w:sz="4" w:space="0"/>
              <w:right w:val="single" w:color="auto" w:sz="4" w:space="0"/>
            </w:tcBorders>
            <w:vAlign w:val="center"/>
          </w:tcPr>
          <w:p w14:paraId="0E7F6618">
            <w:pPr>
              <w:ind w:firstLine="0" w:firstLineChars="0"/>
              <w:jc w:val="center"/>
              <w:rPr>
                <w:sz w:val="18"/>
                <w:szCs w:val="18"/>
              </w:rPr>
            </w:pPr>
            <w:r>
              <w:rPr>
                <w:sz w:val="18"/>
                <w:szCs w:val="18"/>
              </w:rPr>
              <w:t>371</w:t>
            </w:r>
          </w:p>
        </w:tc>
        <w:tc>
          <w:tcPr>
            <w:tcW w:w="1068" w:type="dxa"/>
            <w:tcBorders>
              <w:top w:val="nil"/>
              <w:left w:val="nil"/>
              <w:bottom w:val="single" w:color="auto" w:sz="4" w:space="0"/>
              <w:right w:val="single" w:color="auto" w:sz="4" w:space="0"/>
            </w:tcBorders>
            <w:vAlign w:val="center"/>
          </w:tcPr>
          <w:p w14:paraId="17E40572">
            <w:pPr>
              <w:ind w:firstLine="0" w:firstLineChars="0"/>
              <w:jc w:val="center"/>
              <w:rPr>
                <w:sz w:val="18"/>
                <w:szCs w:val="18"/>
              </w:rPr>
            </w:pPr>
            <w:r>
              <w:rPr>
                <w:sz w:val="18"/>
                <w:szCs w:val="18"/>
              </w:rPr>
              <w:t>9.057617</w:t>
            </w:r>
          </w:p>
        </w:tc>
        <w:tc>
          <w:tcPr>
            <w:tcW w:w="626" w:type="dxa"/>
            <w:tcBorders>
              <w:top w:val="nil"/>
              <w:left w:val="nil"/>
              <w:bottom w:val="single" w:color="auto" w:sz="4" w:space="0"/>
              <w:right w:val="single" w:color="auto" w:sz="4" w:space="0"/>
            </w:tcBorders>
            <w:vAlign w:val="center"/>
          </w:tcPr>
          <w:p w14:paraId="39096886">
            <w:pPr>
              <w:ind w:firstLine="0" w:firstLineChars="0"/>
              <w:jc w:val="center"/>
              <w:rPr>
                <w:sz w:val="18"/>
                <w:szCs w:val="18"/>
              </w:rPr>
            </w:pPr>
            <w:r>
              <w:rPr>
                <w:sz w:val="18"/>
                <w:szCs w:val="18"/>
              </w:rPr>
              <w:t>2</w:t>
            </w:r>
          </w:p>
        </w:tc>
        <w:tc>
          <w:tcPr>
            <w:tcW w:w="599" w:type="dxa"/>
            <w:tcBorders>
              <w:top w:val="nil"/>
              <w:left w:val="nil"/>
              <w:bottom w:val="single" w:color="auto" w:sz="4" w:space="0"/>
              <w:right w:val="single" w:color="auto" w:sz="4" w:space="0"/>
            </w:tcBorders>
            <w:vAlign w:val="center"/>
          </w:tcPr>
          <w:p w14:paraId="0A22D136">
            <w:pPr>
              <w:ind w:firstLine="0" w:firstLineChars="0"/>
              <w:jc w:val="center"/>
              <w:rPr>
                <w:sz w:val="18"/>
                <w:szCs w:val="18"/>
              </w:rPr>
            </w:pPr>
            <w:r>
              <w:rPr>
                <w:sz w:val="18"/>
                <w:szCs w:val="18"/>
              </w:rPr>
              <w:t>499</w:t>
            </w:r>
          </w:p>
        </w:tc>
        <w:tc>
          <w:tcPr>
            <w:tcW w:w="1109" w:type="dxa"/>
            <w:tcBorders>
              <w:top w:val="nil"/>
              <w:left w:val="nil"/>
              <w:bottom w:val="single" w:color="auto" w:sz="4" w:space="0"/>
              <w:right w:val="single" w:color="auto" w:sz="4" w:space="0"/>
            </w:tcBorders>
            <w:vAlign w:val="center"/>
          </w:tcPr>
          <w:p w14:paraId="32FBCEDA">
            <w:pPr>
              <w:ind w:firstLine="0" w:firstLineChars="0"/>
              <w:jc w:val="center"/>
              <w:rPr>
                <w:sz w:val="18"/>
                <w:szCs w:val="18"/>
              </w:rPr>
            </w:pPr>
            <w:r>
              <w:rPr>
                <w:sz w:val="18"/>
                <w:szCs w:val="18"/>
              </w:rPr>
              <w:t>12.182617</w:t>
            </w:r>
          </w:p>
        </w:tc>
        <w:tc>
          <w:tcPr>
            <w:tcW w:w="626" w:type="dxa"/>
            <w:tcBorders>
              <w:top w:val="nil"/>
              <w:left w:val="nil"/>
              <w:bottom w:val="single" w:color="auto" w:sz="4" w:space="0"/>
              <w:right w:val="single" w:color="auto" w:sz="4" w:space="0"/>
            </w:tcBorders>
            <w:vAlign w:val="center"/>
          </w:tcPr>
          <w:p w14:paraId="1D7C3491">
            <w:pPr>
              <w:ind w:firstLine="0" w:firstLineChars="0"/>
              <w:jc w:val="center"/>
              <w:rPr>
                <w:sz w:val="18"/>
                <w:szCs w:val="18"/>
              </w:rPr>
            </w:pPr>
            <w:r>
              <w:rPr>
                <w:sz w:val="18"/>
                <w:szCs w:val="18"/>
              </w:rPr>
              <w:t>0</w:t>
            </w:r>
          </w:p>
        </w:tc>
      </w:tr>
      <w:tr w14:paraId="3ACA85C6">
        <w:tblPrEx>
          <w:tblCellMar>
            <w:top w:w="0" w:type="dxa"/>
            <w:left w:w="108" w:type="dxa"/>
            <w:bottom w:w="0" w:type="dxa"/>
            <w:right w:w="108" w:type="dxa"/>
          </w:tblCellMar>
        </w:tblPrEx>
        <w:trPr>
          <w:trHeight w:val="270" w:hRule="atLeast"/>
          <w:jc w:val="center"/>
        </w:trPr>
        <w:tc>
          <w:tcPr>
            <w:tcW w:w="957" w:type="dxa"/>
            <w:tcBorders>
              <w:top w:val="nil"/>
              <w:left w:val="single" w:color="auto" w:sz="4" w:space="0"/>
              <w:bottom w:val="single" w:color="auto" w:sz="4" w:space="0"/>
              <w:right w:val="single" w:color="auto" w:sz="4" w:space="0"/>
            </w:tcBorders>
            <w:vAlign w:val="center"/>
          </w:tcPr>
          <w:p w14:paraId="50C0FA02">
            <w:pPr>
              <w:ind w:firstLine="0" w:firstLineChars="0"/>
              <w:jc w:val="center"/>
              <w:rPr>
                <w:sz w:val="18"/>
                <w:szCs w:val="18"/>
              </w:rPr>
            </w:pPr>
            <w:r>
              <w:rPr>
                <w:sz w:val="18"/>
                <w:szCs w:val="18"/>
              </w:rPr>
              <w:t>116</w:t>
            </w:r>
          </w:p>
        </w:tc>
        <w:tc>
          <w:tcPr>
            <w:tcW w:w="1068" w:type="dxa"/>
            <w:tcBorders>
              <w:top w:val="nil"/>
              <w:left w:val="nil"/>
              <w:bottom w:val="single" w:color="auto" w:sz="4" w:space="0"/>
              <w:right w:val="single" w:color="auto" w:sz="4" w:space="0"/>
            </w:tcBorders>
            <w:vAlign w:val="center"/>
          </w:tcPr>
          <w:p w14:paraId="20E058D0">
            <w:pPr>
              <w:ind w:firstLine="0" w:firstLineChars="0"/>
              <w:jc w:val="center"/>
              <w:rPr>
                <w:sz w:val="18"/>
                <w:szCs w:val="18"/>
              </w:rPr>
            </w:pPr>
            <w:r>
              <w:rPr>
                <w:sz w:val="18"/>
                <w:szCs w:val="18"/>
              </w:rPr>
              <w:t>2.832031</w:t>
            </w:r>
          </w:p>
        </w:tc>
        <w:tc>
          <w:tcPr>
            <w:tcW w:w="626" w:type="dxa"/>
            <w:tcBorders>
              <w:top w:val="nil"/>
              <w:left w:val="nil"/>
              <w:bottom w:val="single" w:color="auto" w:sz="4" w:space="0"/>
              <w:right w:val="single" w:color="auto" w:sz="4" w:space="0"/>
            </w:tcBorders>
            <w:vAlign w:val="center"/>
          </w:tcPr>
          <w:p w14:paraId="59698A89">
            <w:pPr>
              <w:ind w:firstLine="0" w:firstLineChars="0"/>
              <w:jc w:val="center"/>
              <w:rPr>
                <w:sz w:val="18"/>
                <w:szCs w:val="18"/>
              </w:rPr>
            </w:pPr>
            <w:r>
              <w:rPr>
                <w:sz w:val="18"/>
                <w:szCs w:val="18"/>
              </w:rPr>
              <w:t>6</w:t>
            </w:r>
          </w:p>
        </w:tc>
        <w:tc>
          <w:tcPr>
            <w:tcW w:w="599" w:type="dxa"/>
            <w:tcBorders>
              <w:top w:val="nil"/>
              <w:left w:val="nil"/>
              <w:bottom w:val="single" w:color="auto" w:sz="4" w:space="0"/>
              <w:right w:val="single" w:color="auto" w:sz="4" w:space="0"/>
            </w:tcBorders>
            <w:vAlign w:val="center"/>
          </w:tcPr>
          <w:p w14:paraId="5E74FCE3">
            <w:pPr>
              <w:ind w:firstLine="0" w:firstLineChars="0"/>
              <w:jc w:val="center"/>
              <w:rPr>
                <w:sz w:val="18"/>
                <w:szCs w:val="18"/>
              </w:rPr>
            </w:pPr>
            <w:r>
              <w:rPr>
                <w:sz w:val="18"/>
                <w:szCs w:val="18"/>
              </w:rPr>
              <w:t>244</w:t>
            </w:r>
          </w:p>
        </w:tc>
        <w:tc>
          <w:tcPr>
            <w:tcW w:w="1068" w:type="dxa"/>
            <w:tcBorders>
              <w:top w:val="nil"/>
              <w:left w:val="nil"/>
              <w:bottom w:val="single" w:color="auto" w:sz="4" w:space="0"/>
              <w:right w:val="single" w:color="auto" w:sz="4" w:space="0"/>
            </w:tcBorders>
            <w:vAlign w:val="center"/>
          </w:tcPr>
          <w:p w14:paraId="7519F729">
            <w:pPr>
              <w:ind w:firstLine="0" w:firstLineChars="0"/>
              <w:jc w:val="center"/>
              <w:rPr>
                <w:sz w:val="18"/>
                <w:szCs w:val="18"/>
              </w:rPr>
            </w:pPr>
            <w:r>
              <w:rPr>
                <w:sz w:val="18"/>
                <w:szCs w:val="18"/>
              </w:rPr>
              <w:t>5.957031</w:t>
            </w:r>
          </w:p>
        </w:tc>
        <w:tc>
          <w:tcPr>
            <w:tcW w:w="626" w:type="dxa"/>
            <w:tcBorders>
              <w:top w:val="nil"/>
              <w:left w:val="nil"/>
              <w:bottom w:val="single" w:color="auto" w:sz="4" w:space="0"/>
              <w:right w:val="single" w:color="auto" w:sz="4" w:space="0"/>
            </w:tcBorders>
            <w:vAlign w:val="center"/>
          </w:tcPr>
          <w:p w14:paraId="1A9D8E3F">
            <w:pPr>
              <w:ind w:firstLine="0" w:firstLineChars="0"/>
              <w:jc w:val="center"/>
              <w:rPr>
                <w:sz w:val="18"/>
                <w:szCs w:val="18"/>
              </w:rPr>
            </w:pPr>
            <w:r>
              <w:rPr>
                <w:sz w:val="18"/>
                <w:szCs w:val="18"/>
              </w:rPr>
              <w:t>0</w:t>
            </w:r>
          </w:p>
        </w:tc>
        <w:tc>
          <w:tcPr>
            <w:tcW w:w="599" w:type="dxa"/>
            <w:tcBorders>
              <w:top w:val="nil"/>
              <w:left w:val="nil"/>
              <w:bottom w:val="single" w:color="auto" w:sz="4" w:space="0"/>
              <w:right w:val="single" w:color="auto" w:sz="4" w:space="0"/>
            </w:tcBorders>
            <w:vAlign w:val="center"/>
          </w:tcPr>
          <w:p w14:paraId="34B0D1CC">
            <w:pPr>
              <w:ind w:firstLine="0" w:firstLineChars="0"/>
              <w:jc w:val="center"/>
              <w:rPr>
                <w:sz w:val="18"/>
                <w:szCs w:val="18"/>
              </w:rPr>
            </w:pPr>
            <w:r>
              <w:rPr>
                <w:sz w:val="18"/>
                <w:szCs w:val="18"/>
              </w:rPr>
              <w:t>372</w:t>
            </w:r>
          </w:p>
        </w:tc>
        <w:tc>
          <w:tcPr>
            <w:tcW w:w="1068" w:type="dxa"/>
            <w:tcBorders>
              <w:top w:val="nil"/>
              <w:left w:val="nil"/>
              <w:bottom w:val="single" w:color="auto" w:sz="4" w:space="0"/>
              <w:right w:val="single" w:color="auto" w:sz="4" w:space="0"/>
            </w:tcBorders>
            <w:vAlign w:val="center"/>
          </w:tcPr>
          <w:p w14:paraId="37F139F6">
            <w:pPr>
              <w:ind w:firstLine="0" w:firstLineChars="0"/>
              <w:jc w:val="center"/>
              <w:rPr>
                <w:sz w:val="18"/>
                <w:szCs w:val="18"/>
              </w:rPr>
            </w:pPr>
            <w:r>
              <w:rPr>
                <w:sz w:val="18"/>
                <w:szCs w:val="18"/>
              </w:rPr>
              <w:t>9.082031</w:t>
            </w:r>
          </w:p>
        </w:tc>
        <w:tc>
          <w:tcPr>
            <w:tcW w:w="626" w:type="dxa"/>
            <w:tcBorders>
              <w:top w:val="nil"/>
              <w:left w:val="nil"/>
              <w:bottom w:val="single" w:color="auto" w:sz="4" w:space="0"/>
              <w:right w:val="single" w:color="auto" w:sz="4" w:space="0"/>
            </w:tcBorders>
            <w:vAlign w:val="center"/>
          </w:tcPr>
          <w:p w14:paraId="1F8C37B6">
            <w:pPr>
              <w:ind w:firstLine="0" w:firstLineChars="0"/>
              <w:jc w:val="center"/>
              <w:rPr>
                <w:sz w:val="18"/>
                <w:szCs w:val="18"/>
              </w:rPr>
            </w:pPr>
            <w:r>
              <w:rPr>
                <w:sz w:val="18"/>
                <w:szCs w:val="18"/>
              </w:rPr>
              <w:t>12</w:t>
            </w:r>
          </w:p>
        </w:tc>
        <w:tc>
          <w:tcPr>
            <w:tcW w:w="599" w:type="dxa"/>
            <w:tcBorders>
              <w:top w:val="nil"/>
              <w:left w:val="nil"/>
              <w:bottom w:val="single" w:color="auto" w:sz="4" w:space="0"/>
              <w:right w:val="single" w:color="auto" w:sz="4" w:space="0"/>
            </w:tcBorders>
            <w:vAlign w:val="center"/>
          </w:tcPr>
          <w:p w14:paraId="7B9FEC9C">
            <w:pPr>
              <w:ind w:firstLine="0" w:firstLineChars="0"/>
              <w:jc w:val="center"/>
              <w:rPr>
                <w:sz w:val="18"/>
                <w:szCs w:val="18"/>
              </w:rPr>
            </w:pPr>
            <w:r>
              <w:rPr>
                <w:sz w:val="18"/>
                <w:szCs w:val="18"/>
              </w:rPr>
              <w:t>500</w:t>
            </w:r>
          </w:p>
        </w:tc>
        <w:tc>
          <w:tcPr>
            <w:tcW w:w="1109" w:type="dxa"/>
            <w:tcBorders>
              <w:top w:val="nil"/>
              <w:left w:val="nil"/>
              <w:bottom w:val="single" w:color="auto" w:sz="4" w:space="0"/>
              <w:right w:val="single" w:color="auto" w:sz="4" w:space="0"/>
            </w:tcBorders>
            <w:vAlign w:val="center"/>
          </w:tcPr>
          <w:p w14:paraId="0A471F06">
            <w:pPr>
              <w:ind w:firstLine="0" w:firstLineChars="0"/>
              <w:jc w:val="center"/>
              <w:rPr>
                <w:sz w:val="18"/>
                <w:szCs w:val="18"/>
              </w:rPr>
            </w:pPr>
            <w:r>
              <w:rPr>
                <w:sz w:val="18"/>
                <w:szCs w:val="18"/>
              </w:rPr>
              <w:t>12.207031</w:t>
            </w:r>
          </w:p>
        </w:tc>
        <w:tc>
          <w:tcPr>
            <w:tcW w:w="626" w:type="dxa"/>
            <w:tcBorders>
              <w:top w:val="nil"/>
              <w:left w:val="nil"/>
              <w:bottom w:val="single" w:color="auto" w:sz="4" w:space="0"/>
              <w:right w:val="single" w:color="auto" w:sz="4" w:space="0"/>
            </w:tcBorders>
            <w:vAlign w:val="center"/>
          </w:tcPr>
          <w:p w14:paraId="648C9E6A">
            <w:pPr>
              <w:ind w:firstLine="0" w:firstLineChars="0"/>
              <w:jc w:val="center"/>
              <w:rPr>
                <w:sz w:val="18"/>
                <w:szCs w:val="18"/>
              </w:rPr>
            </w:pPr>
            <w:r>
              <w:rPr>
                <w:sz w:val="18"/>
                <w:szCs w:val="18"/>
              </w:rPr>
              <w:t>0</w:t>
            </w:r>
          </w:p>
        </w:tc>
      </w:tr>
      <w:tr w14:paraId="098EEE26">
        <w:tblPrEx>
          <w:tblCellMar>
            <w:top w:w="0" w:type="dxa"/>
            <w:left w:w="108" w:type="dxa"/>
            <w:bottom w:w="0" w:type="dxa"/>
            <w:right w:w="108" w:type="dxa"/>
          </w:tblCellMar>
        </w:tblPrEx>
        <w:trPr>
          <w:trHeight w:val="270" w:hRule="atLeast"/>
          <w:jc w:val="center"/>
        </w:trPr>
        <w:tc>
          <w:tcPr>
            <w:tcW w:w="957" w:type="dxa"/>
            <w:tcBorders>
              <w:top w:val="nil"/>
              <w:left w:val="single" w:color="auto" w:sz="4" w:space="0"/>
              <w:bottom w:val="single" w:color="auto" w:sz="4" w:space="0"/>
              <w:right w:val="single" w:color="auto" w:sz="4" w:space="0"/>
            </w:tcBorders>
            <w:vAlign w:val="center"/>
          </w:tcPr>
          <w:p w14:paraId="289E1D14">
            <w:pPr>
              <w:ind w:firstLine="0" w:firstLineChars="0"/>
              <w:jc w:val="center"/>
              <w:rPr>
                <w:sz w:val="18"/>
                <w:szCs w:val="18"/>
              </w:rPr>
            </w:pPr>
            <w:r>
              <w:rPr>
                <w:sz w:val="18"/>
                <w:szCs w:val="18"/>
              </w:rPr>
              <w:t>117</w:t>
            </w:r>
          </w:p>
        </w:tc>
        <w:tc>
          <w:tcPr>
            <w:tcW w:w="1068" w:type="dxa"/>
            <w:tcBorders>
              <w:top w:val="nil"/>
              <w:left w:val="nil"/>
              <w:bottom w:val="single" w:color="auto" w:sz="4" w:space="0"/>
              <w:right w:val="single" w:color="auto" w:sz="4" w:space="0"/>
            </w:tcBorders>
            <w:vAlign w:val="center"/>
          </w:tcPr>
          <w:p w14:paraId="6182B70A">
            <w:pPr>
              <w:ind w:firstLine="0" w:firstLineChars="0"/>
              <w:jc w:val="center"/>
              <w:rPr>
                <w:sz w:val="18"/>
                <w:szCs w:val="18"/>
              </w:rPr>
            </w:pPr>
            <w:r>
              <w:rPr>
                <w:sz w:val="18"/>
                <w:szCs w:val="18"/>
              </w:rPr>
              <w:t>2.856445</w:t>
            </w:r>
          </w:p>
        </w:tc>
        <w:tc>
          <w:tcPr>
            <w:tcW w:w="626" w:type="dxa"/>
            <w:tcBorders>
              <w:top w:val="nil"/>
              <w:left w:val="nil"/>
              <w:bottom w:val="single" w:color="auto" w:sz="4" w:space="0"/>
              <w:right w:val="single" w:color="auto" w:sz="4" w:space="0"/>
            </w:tcBorders>
            <w:vAlign w:val="center"/>
          </w:tcPr>
          <w:p w14:paraId="43CB6903">
            <w:pPr>
              <w:ind w:firstLine="0" w:firstLineChars="0"/>
              <w:jc w:val="center"/>
              <w:rPr>
                <w:sz w:val="18"/>
                <w:szCs w:val="18"/>
              </w:rPr>
            </w:pPr>
            <w:r>
              <w:rPr>
                <w:sz w:val="18"/>
                <w:szCs w:val="18"/>
              </w:rPr>
              <w:t>10</w:t>
            </w:r>
          </w:p>
        </w:tc>
        <w:tc>
          <w:tcPr>
            <w:tcW w:w="599" w:type="dxa"/>
            <w:tcBorders>
              <w:top w:val="nil"/>
              <w:left w:val="nil"/>
              <w:bottom w:val="single" w:color="auto" w:sz="4" w:space="0"/>
              <w:right w:val="single" w:color="auto" w:sz="4" w:space="0"/>
            </w:tcBorders>
            <w:vAlign w:val="center"/>
          </w:tcPr>
          <w:p w14:paraId="3F5AA8A9">
            <w:pPr>
              <w:ind w:firstLine="0" w:firstLineChars="0"/>
              <w:jc w:val="center"/>
              <w:rPr>
                <w:sz w:val="18"/>
                <w:szCs w:val="18"/>
              </w:rPr>
            </w:pPr>
            <w:r>
              <w:rPr>
                <w:sz w:val="18"/>
                <w:szCs w:val="18"/>
              </w:rPr>
              <w:t>245</w:t>
            </w:r>
          </w:p>
        </w:tc>
        <w:tc>
          <w:tcPr>
            <w:tcW w:w="1068" w:type="dxa"/>
            <w:tcBorders>
              <w:top w:val="nil"/>
              <w:left w:val="nil"/>
              <w:bottom w:val="single" w:color="auto" w:sz="4" w:space="0"/>
              <w:right w:val="single" w:color="auto" w:sz="4" w:space="0"/>
            </w:tcBorders>
            <w:vAlign w:val="center"/>
          </w:tcPr>
          <w:p w14:paraId="34014BF1">
            <w:pPr>
              <w:ind w:firstLine="0" w:firstLineChars="0"/>
              <w:jc w:val="center"/>
              <w:rPr>
                <w:sz w:val="18"/>
                <w:szCs w:val="18"/>
              </w:rPr>
            </w:pPr>
            <w:r>
              <w:rPr>
                <w:sz w:val="18"/>
                <w:szCs w:val="18"/>
              </w:rPr>
              <w:t>5.981445</w:t>
            </w:r>
          </w:p>
        </w:tc>
        <w:tc>
          <w:tcPr>
            <w:tcW w:w="626" w:type="dxa"/>
            <w:tcBorders>
              <w:top w:val="nil"/>
              <w:left w:val="nil"/>
              <w:bottom w:val="single" w:color="auto" w:sz="4" w:space="0"/>
              <w:right w:val="single" w:color="auto" w:sz="4" w:space="0"/>
            </w:tcBorders>
            <w:vAlign w:val="center"/>
          </w:tcPr>
          <w:p w14:paraId="26C16668">
            <w:pPr>
              <w:ind w:firstLine="0" w:firstLineChars="0"/>
              <w:jc w:val="center"/>
              <w:rPr>
                <w:sz w:val="18"/>
                <w:szCs w:val="18"/>
              </w:rPr>
            </w:pPr>
            <w:r>
              <w:rPr>
                <w:sz w:val="18"/>
                <w:szCs w:val="18"/>
              </w:rPr>
              <w:t>2</w:t>
            </w:r>
          </w:p>
        </w:tc>
        <w:tc>
          <w:tcPr>
            <w:tcW w:w="599" w:type="dxa"/>
            <w:tcBorders>
              <w:top w:val="nil"/>
              <w:left w:val="nil"/>
              <w:bottom w:val="single" w:color="auto" w:sz="4" w:space="0"/>
              <w:right w:val="single" w:color="auto" w:sz="4" w:space="0"/>
            </w:tcBorders>
            <w:vAlign w:val="center"/>
          </w:tcPr>
          <w:p w14:paraId="1CB38490">
            <w:pPr>
              <w:ind w:firstLine="0" w:firstLineChars="0"/>
              <w:jc w:val="center"/>
              <w:rPr>
                <w:sz w:val="18"/>
                <w:szCs w:val="18"/>
              </w:rPr>
            </w:pPr>
            <w:r>
              <w:rPr>
                <w:sz w:val="18"/>
                <w:szCs w:val="18"/>
              </w:rPr>
              <w:t>373</w:t>
            </w:r>
          </w:p>
        </w:tc>
        <w:tc>
          <w:tcPr>
            <w:tcW w:w="1068" w:type="dxa"/>
            <w:tcBorders>
              <w:top w:val="nil"/>
              <w:left w:val="nil"/>
              <w:bottom w:val="single" w:color="auto" w:sz="4" w:space="0"/>
              <w:right w:val="single" w:color="auto" w:sz="4" w:space="0"/>
            </w:tcBorders>
            <w:vAlign w:val="center"/>
          </w:tcPr>
          <w:p w14:paraId="3DAC75BC">
            <w:pPr>
              <w:ind w:firstLine="0" w:firstLineChars="0"/>
              <w:jc w:val="center"/>
              <w:rPr>
                <w:sz w:val="18"/>
                <w:szCs w:val="18"/>
              </w:rPr>
            </w:pPr>
            <w:r>
              <w:rPr>
                <w:sz w:val="18"/>
                <w:szCs w:val="18"/>
              </w:rPr>
              <w:t>9.106445</w:t>
            </w:r>
          </w:p>
        </w:tc>
        <w:tc>
          <w:tcPr>
            <w:tcW w:w="626" w:type="dxa"/>
            <w:tcBorders>
              <w:top w:val="nil"/>
              <w:left w:val="nil"/>
              <w:bottom w:val="single" w:color="auto" w:sz="4" w:space="0"/>
              <w:right w:val="single" w:color="auto" w:sz="4" w:space="0"/>
            </w:tcBorders>
            <w:vAlign w:val="center"/>
          </w:tcPr>
          <w:p w14:paraId="79BD2AE6">
            <w:pPr>
              <w:ind w:firstLine="0" w:firstLineChars="0"/>
              <w:jc w:val="center"/>
              <w:rPr>
                <w:sz w:val="18"/>
                <w:szCs w:val="18"/>
              </w:rPr>
            </w:pPr>
            <w:r>
              <w:rPr>
                <w:sz w:val="18"/>
                <w:szCs w:val="18"/>
              </w:rPr>
              <w:t>10</w:t>
            </w:r>
          </w:p>
        </w:tc>
        <w:tc>
          <w:tcPr>
            <w:tcW w:w="599" w:type="dxa"/>
            <w:tcBorders>
              <w:top w:val="nil"/>
              <w:left w:val="nil"/>
              <w:bottom w:val="single" w:color="auto" w:sz="4" w:space="0"/>
              <w:right w:val="single" w:color="auto" w:sz="4" w:space="0"/>
            </w:tcBorders>
            <w:vAlign w:val="center"/>
          </w:tcPr>
          <w:p w14:paraId="160B7513">
            <w:pPr>
              <w:ind w:firstLine="0" w:firstLineChars="0"/>
              <w:jc w:val="center"/>
              <w:rPr>
                <w:sz w:val="18"/>
                <w:szCs w:val="18"/>
              </w:rPr>
            </w:pPr>
            <w:r>
              <w:rPr>
                <w:sz w:val="18"/>
                <w:szCs w:val="18"/>
              </w:rPr>
              <w:t>501</w:t>
            </w:r>
          </w:p>
        </w:tc>
        <w:tc>
          <w:tcPr>
            <w:tcW w:w="1109" w:type="dxa"/>
            <w:tcBorders>
              <w:top w:val="nil"/>
              <w:left w:val="nil"/>
              <w:bottom w:val="single" w:color="auto" w:sz="4" w:space="0"/>
              <w:right w:val="single" w:color="auto" w:sz="4" w:space="0"/>
            </w:tcBorders>
            <w:vAlign w:val="center"/>
          </w:tcPr>
          <w:p w14:paraId="6A74B7F5">
            <w:pPr>
              <w:ind w:firstLine="0" w:firstLineChars="0"/>
              <w:jc w:val="center"/>
              <w:rPr>
                <w:sz w:val="18"/>
                <w:szCs w:val="18"/>
              </w:rPr>
            </w:pPr>
            <w:r>
              <w:rPr>
                <w:sz w:val="18"/>
                <w:szCs w:val="18"/>
              </w:rPr>
              <w:t>12.231445</w:t>
            </w:r>
          </w:p>
        </w:tc>
        <w:tc>
          <w:tcPr>
            <w:tcW w:w="626" w:type="dxa"/>
            <w:tcBorders>
              <w:top w:val="nil"/>
              <w:left w:val="nil"/>
              <w:bottom w:val="single" w:color="auto" w:sz="4" w:space="0"/>
              <w:right w:val="single" w:color="auto" w:sz="4" w:space="0"/>
            </w:tcBorders>
            <w:vAlign w:val="center"/>
          </w:tcPr>
          <w:p w14:paraId="14A28B2B">
            <w:pPr>
              <w:ind w:firstLine="0" w:firstLineChars="0"/>
              <w:jc w:val="center"/>
              <w:rPr>
                <w:sz w:val="18"/>
                <w:szCs w:val="18"/>
              </w:rPr>
            </w:pPr>
            <w:r>
              <w:rPr>
                <w:sz w:val="18"/>
                <w:szCs w:val="18"/>
              </w:rPr>
              <w:t>0</w:t>
            </w:r>
          </w:p>
        </w:tc>
      </w:tr>
      <w:tr w14:paraId="3EF84F51">
        <w:tblPrEx>
          <w:tblCellMar>
            <w:top w:w="0" w:type="dxa"/>
            <w:left w:w="108" w:type="dxa"/>
            <w:bottom w:w="0" w:type="dxa"/>
            <w:right w:w="108" w:type="dxa"/>
          </w:tblCellMar>
        </w:tblPrEx>
        <w:trPr>
          <w:trHeight w:val="270" w:hRule="atLeast"/>
          <w:jc w:val="center"/>
        </w:trPr>
        <w:tc>
          <w:tcPr>
            <w:tcW w:w="957" w:type="dxa"/>
            <w:tcBorders>
              <w:top w:val="nil"/>
              <w:left w:val="single" w:color="auto" w:sz="4" w:space="0"/>
              <w:bottom w:val="single" w:color="auto" w:sz="4" w:space="0"/>
              <w:right w:val="single" w:color="auto" w:sz="4" w:space="0"/>
            </w:tcBorders>
            <w:vAlign w:val="center"/>
          </w:tcPr>
          <w:p w14:paraId="16279C6B">
            <w:pPr>
              <w:ind w:firstLine="0" w:firstLineChars="0"/>
              <w:jc w:val="center"/>
              <w:rPr>
                <w:sz w:val="18"/>
                <w:szCs w:val="18"/>
              </w:rPr>
            </w:pPr>
            <w:r>
              <w:rPr>
                <w:sz w:val="18"/>
                <w:szCs w:val="18"/>
              </w:rPr>
              <w:t>118</w:t>
            </w:r>
          </w:p>
        </w:tc>
        <w:tc>
          <w:tcPr>
            <w:tcW w:w="1068" w:type="dxa"/>
            <w:tcBorders>
              <w:top w:val="nil"/>
              <w:left w:val="nil"/>
              <w:bottom w:val="single" w:color="auto" w:sz="4" w:space="0"/>
              <w:right w:val="single" w:color="auto" w:sz="4" w:space="0"/>
            </w:tcBorders>
            <w:vAlign w:val="center"/>
          </w:tcPr>
          <w:p w14:paraId="79F02539">
            <w:pPr>
              <w:ind w:firstLine="0" w:firstLineChars="0"/>
              <w:jc w:val="center"/>
              <w:rPr>
                <w:sz w:val="18"/>
                <w:szCs w:val="18"/>
              </w:rPr>
            </w:pPr>
            <w:r>
              <w:rPr>
                <w:sz w:val="18"/>
                <w:szCs w:val="18"/>
              </w:rPr>
              <w:t>2.880859</w:t>
            </w:r>
          </w:p>
        </w:tc>
        <w:tc>
          <w:tcPr>
            <w:tcW w:w="626" w:type="dxa"/>
            <w:tcBorders>
              <w:top w:val="nil"/>
              <w:left w:val="nil"/>
              <w:bottom w:val="single" w:color="auto" w:sz="4" w:space="0"/>
              <w:right w:val="single" w:color="auto" w:sz="4" w:space="0"/>
            </w:tcBorders>
            <w:vAlign w:val="center"/>
          </w:tcPr>
          <w:p w14:paraId="1569D043">
            <w:pPr>
              <w:ind w:firstLine="0" w:firstLineChars="0"/>
              <w:jc w:val="center"/>
              <w:rPr>
                <w:sz w:val="18"/>
                <w:szCs w:val="18"/>
              </w:rPr>
            </w:pPr>
            <w:r>
              <w:rPr>
                <w:sz w:val="18"/>
                <w:szCs w:val="18"/>
              </w:rPr>
              <w:t>14</w:t>
            </w:r>
          </w:p>
        </w:tc>
        <w:tc>
          <w:tcPr>
            <w:tcW w:w="599" w:type="dxa"/>
            <w:tcBorders>
              <w:top w:val="nil"/>
              <w:left w:val="nil"/>
              <w:bottom w:val="single" w:color="auto" w:sz="4" w:space="0"/>
              <w:right w:val="single" w:color="auto" w:sz="4" w:space="0"/>
            </w:tcBorders>
            <w:vAlign w:val="center"/>
          </w:tcPr>
          <w:p w14:paraId="13109392">
            <w:pPr>
              <w:ind w:firstLine="0" w:firstLineChars="0"/>
              <w:jc w:val="center"/>
              <w:rPr>
                <w:sz w:val="18"/>
                <w:szCs w:val="18"/>
              </w:rPr>
            </w:pPr>
            <w:r>
              <w:rPr>
                <w:sz w:val="18"/>
                <w:szCs w:val="18"/>
              </w:rPr>
              <w:t>246</w:t>
            </w:r>
          </w:p>
        </w:tc>
        <w:tc>
          <w:tcPr>
            <w:tcW w:w="1068" w:type="dxa"/>
            <w:tcBorders>
              <w:top w:val="nil"/>
              <w:left w:val="nil"/>
              <w:bottom w:val="single" w:color="auto" w:sz="4" w:space="0"/>
              <w:right w:val="single" w:color="auto" w:sz="4" w:space="0"/>
            </w:tcBorders>
            <w:vAlign w:val="center"/>
          </w:tcPr>
          <w:p w14:paraId="78DAAFB0">
            <w:pPr>
              <w:ind w:firstLine="0" w:firstLineChars="0"/>
              <w:jc w:val="center"/>
              <w:rPr>
                <w:sz w:val="18"/>
                <w:szCs w:val="18"/>
              </w:rPr>
            </w:pPr>
            <w:r>
              <w:rPr>
                <w:sz w:val="18"/>
                <w:szCs w:val="18"/>
              </w:rPr>
              <w:t>6.005859</w:t>
            </w:r>
          </w:p>
        </w:tc>
        <w:tc>
          <w:tcPr>
            <w:tcW w:w="626" w:type="dxa"/>
            <w:tcBorders>
              <w:top w:val="nil"/>
              <w:left w:val="nil"/>
              <w:bottom w:val="single" w:color="auto" w:sz="4" w:space="0"/>
              <w:right w:val="single" w:color="auto" w:sz="4" w:space="0"/>
            </w:tcBorders>
            <w:vAlign w:val="center"/>
          </w:tcPr>
          <w:p w14:paraId="117EFEE4">
            <w:pPr>
              <w:ind w:firstLine="0" w:firstLineChars="0"/>
              <w:jc w:val="center"/>
              <w:rPr>
                <w:sz w:val="18"/>
                <w:szCs w:val="18"/>
              </w:rPr>
            </w:pPr>
            <w:r>
              <w:rPr>
                <w:sz w:val="18"/>
                <w:szCs w:val="18"/>
              </w:rPr>
              <w:t>11</w:t>
            </w:r>
          </w:p>
        </w:tc>
        <w:tc>
          <w:tcPr>
            <w:tcW w:w="599" w:type="dxa"/>
            <w:tcBorders>
              <w:top w:val="nil"/>
              <w:left w:val="nil"/>
              <w:bottom w:val="single" w:color="auto" w:sz="4" w:space="0"/>
              <w:right w:val="single" w:color="auto" w:sz="4" w:space="0"/>
            </w:tcBorders>
            <w:vAlign w:val="center"/>
          </w:tcPr>
          <w:p w14:paraId="627853DD">
            <w:pPr>
              <w:ind w:firstLine="0" w:firstLineChars="0"/>
              <w:jc w:val="center"/>
              <w:rPr>
                <w:sz w:val="18"/>
                <w:szCs w:val="18"/>
              </w:rPr>
            </w:pPr>
            <w:r>
              <w:rPr>
                <w:sz w:val="18"/>
                <w:szCs w:val="18"/>
              </w:rPr>
              <w:t>374</w:t>
            </w:r>
          </w:p>
        </w:tc>
        <w:tc>
          <w:tcPr>
            <w:tcW w:w="1068" w:type="dxa"/>
            <w:tcBorders>
              <w:top w:val="nil"/>
              <w:left w:val="nil"/>
              <w:bottom w:val="single" w:color="auto" w:sz="4" w:space="0"/>
              <w:right w:val="single" w:color="auto" w:sz="4" w:space="0"/>
            </w:tcBorders>
            <w:vAlign w:val="center"/>
          </w:tcPr>
          <w:p w14:paraId="062AD5FD">
            <w:pPr>
              <w:ind w:firstLine="0" w:firstLineChars="0"/>
              <w:jc w:val="center"/>
              <w:rPr>
                <w:sz w:val="18"/>
                <w:szCs w:val="18"/>
              </w:rPr>
            </w:pPr>
            <w:r>
              <w:rPr>
                <w:sz w:val="18"/>
                <w:szCs w:val="18"/>
              </w:rPr>
              <w:t>9.130859</w:t>
            </w:r>
          </w:p>
        </w:tc>
        <w:tc>
          <w:tcPr>
            <w:tcW w:w="626" w:type="dxa"/>
            <w:tcBorders>
              <w:top w:val="nil"/>
              <w:left w:val="nil"/>
              <w:bottom w:val="single" w:color="auto" w:sz="4" w:space="0"/>
              <w:right w:val="single" w:color="auto" w:sz="4" w:space="0"/>
            </w:tcBorders>
            <w:vAlign w:val="center"/>
          </w:tcPr>
          <w:p w14:paraId="30ED6F0D">
            <w:pPr>
              <w:ind w:firstLine="0" w:firstLineChars="0"/>
              <w:jc w:val="center"/>
              <w:rPr>
                <w:sz w:val="18"/>
                <w:szCs w:val="18"/>
              </w:rPr>
            </w:pPr>
            <w:r>
              <w:rPr>
                <w:sz w:val="18"/>
                <w:szCs w:val="18"/>
              </w:rPr>
              <w:t>8</w:t>
            </w:r>
          </w:p>
        </w:tc>
        <w:tc>
          <w:tcPr>
            <w:tcW w:w="599" w:type="dxa"/>
            <w:tcBorders>
              <w:top w:val="nil"/>
              <w:left w:val="nil"/>
              <w:bottom w:val="single" w:color="auto" w:sz="4" w:space="0"/>
              <w:right w:val="single" w:color="auto" w:sz="4" w:space="0"/>
            </w:tcBorders>
            <w:vAlign w:val="center"/>
          </w:tcPr>
          <w:p w14:paraId="106C1578">
            <w:pPr>
              <w:ind w:firstLine="0" w:firstLineChars="0"/>
              <w:jc w:val="center"/>
              <w:rPr>
                <w:sz w:val="18"/>
                <w:szCs w:val="18"/>
              </w:rPr>
            </w:pPr>
            <w:r>
              <w:rPr>
                <w:sz w:val="18"/>
                <w:szCs w:val="18"/>
              </w:rPr>
              <w:t>502</w:t>
            </w:r>
          </w:p>
        </w:tc>
        <w:tc>
          <w:tcPr>
            <w:tcW w:w="1109" w:type="dxa"/>
            <w:tcBorders>
              <w:top w:val="nil"/>
              <w:left w:val="nil"/>
              <w:bottom w:val="single" w:color="auto" w:sz="4" w:space="0"/>
              <w:right w:val="single" w:color="auto" w:sz="4" w:space="0"/>
            </w:tcBorders>
            <w:vAlign w:val="center"/>
          </w:tcPr>
          <w:p w14:paraId="43434919">
            <w:pPr>
              <w:ind w:firstLine="0" w:firstLineChars="0"/>
              <w:jc w:val="center"/>
              <w:rPr>
                <w:sz w:val="18"/>
                <w:szCs w:val="18"/>
              </w:rPr>
            </w:pPr>
            <w:r>
              <w:rPr>
                <w:sz w:val="18"/>
                <w:szCs w:val="18"/>
              </w:rPr>
              <w:t>12.255859</w:t>
            </w:r>
          </w:p>
        </w:tc>
        <w:tc>
          <w:tcPr>
            <w:tcW w:w="626" w:type="dxa"/>
            <w:tcBorders>
              <w:top w:val="nil"/>
              <w:left w:val="nil"/>
              <w:bottom w:val="single" w:color="auto" w:sz="4" w:space="0"/>
              <w:right w:val="single" w:color="auto" w:sz="4" w:space="0"/>
            </w:tcBorders>
            <w:vAlign w:val="center"/>
          </w:tcPr>
          <w:p w14:paraId="2EC7948F">
            <w:pPr>
              <w:ind w:firstLine="0" w:firstLineChars="0"/>
              <w:jc w:val="center"/>
              <w:rPr>
                <w:sz w:val="18"/>
                <w:szCs w:val="18"/>
              </w:rPr>
            </w:pPr>
            <w:r>
              <w:rPr>
                <w:sz w:val="18"/>
                <w:szCs w:val="18"/>
              </w:rPr>
              <w:t>0</w:t>
            </w:r>
          </w:p>
        </w:tc>
      </w:tr>
      <w:tr w14:paraId="35B834D9">
        <w:tblPrEx>
          <w:tblCellMar>
            <w:top w:w="0" w:type="dxa"/>
            <w:left w:w="108" w:type="dxa"/>
            <w:bottom w:w="0" w:type="dxa"/>
            <w:right w:w="108" w:type="dxa"/>
          </w:tblCellMar>
        </w:tblPrEx>
        <w:trPr>
          <w:trHeight w:val="270" w:hRule="atLeast"/>
          <w:jc w:val="center"/>
        </w:trPr>
        <w:tc>
          <w:tcPr>
            <w:tcW w:w="957" w:type="dxa"/>
            <w:tcBorders>
              <w:top w:val="nil"/>
              <w:left w:val="single" w:color="auto" w:sz="4" w:space="0"/>
              <w:bottom w:val="single" w:color="auto" w:sz="4" w:space="0"/>
              <w:right w:val="single" w:color="auto" w:sz="4" w:space="0"/>
            </w:tcBorders>
            <w:vAlign w:val="center"/>
          </w:tcPr>
          <w:p w14:paraId="049C685D">
            <w:pPr>
              <w:ind w:firstLine="0" w:firstLineChars="0"/>
              <w:jc w:val="center"/>
              <w:rPr>
                <w:sz w:val="18"/>
                <w:szCs w:val="18"/>
              </w:rPr>
            </w:pPr>
            <w:r>
              <w:rPr>
                <w:sz w:val="18"/>
                <w:szCs w:val="18"/>
              </w:rPr>
              <w:t>119</w:t>
            </w:r>
          </w:p>
        </w:tc>
        <w:tc>
          <w:tcPr>
            <w:tcW w:w="1068" w:type="dxa"/>
            <w:tcBorders>
              <w:top w:val="nil"/>
              <w:left w:val="nil"/>
              <w:bottom w:val="single" w:color="auto" w:sz="4" w:space="0"/>
              <w:right w:val="single" w:color="auto" w:sz="4" w:space="0"/>
            </w:tcBorders>
            <w:vAlign w:val="center"/>
          </w:tcPr>
          <w:p w14:paraId="3B97A483">
            <w:pPr>
              <w:ind w:firstLine="0" w:firstLineChars="0"/>
              <w:jc w:val="center"/>
              <w:rPr>
                <w:sz w:val="18"/>
                <w:szCs w:val="18"/>
              </w:rPr>
            </w:pPr>
            <w:r>
              <w:rPr>
                <w:sz w:val="18"/>
                <w:szCs w:val="18"/>
              </w:rPr>
              <w:t>2.905273</w:t>
            </w:r>
          </w:p>
        </w:tc>
        <w:tc>
          <w:tcPr>
            <w:tcW w:w="626" w:type="dxa"/>
            <w:tcBorders>
              <w:top w:val="nil"/>
              <w:left w:val="nil"/>
              <w:bottom w:val="single" w:color="auto" w:sz="4" w:space="0"/>
              <w:right w:val="single" w:color="auto" w:sz="4" w:space="0"/>
            </w:tcBorders>
            <w:vAlign w:val="center"/>
          </w:tcPr>
          <w:p w14:paraId="2F9AE155">
            <w:pPr>
              <w:ind w:firstLine="0" w:firstLineChars="0"/>
              <w:jc w:val="center"/>
              <w:rPr>
                <w:sz w:val="18"/>
                <w:szCs w:val="18"/>
              </w:rPr>
            </w:pPr>
            <w:r>
              <w:rPr>
                <w:sz w:val="18"/>
                <w:szCs w:val="18"/>
              </w:rPr>
              <w:t>9</w:t>
            </w:r>
          </w:p>
        </w:tc>
        <w:tc>
          <w:tcPr>
            <w:tcW w:w="599" w:type="dxa"/>
            <w:tcBorders>
              <w:top w:val="nil"/>
              <w:left w:val="nil"/>
              <w:bottom w:val="single" w:color="auto" w:sz="4" w:space="0"/>
              <w:right w:val="single" w:color="auto" w:sz="4" w:space="0"/>
            </w:tcBorders>
            <w:vAlign w:val="center"/>
          </w:tcPr>
          <w:p w14:paraId="6064AE75">
            <w:pPr>
              <w:ind w:firstLine="0" w:firstLineChars="0"/>
              <w:jc w:val="center"/>
              <w:rPr>
                <w:sz w:val="18"/>
                <w:szCs w:val="18"/>
              </w:rPr>
            </w:pPr>
            <w:r>
              <w:rPr>
                <w:sz w:val="18"/>
                <w:szCs w:val="18"/>
              </w:rPr>
              <w:t>247</w:t>
            </w:r>
          </w:p>
        </w:tc>
        <w:tc>
          <w:tcPr>
            <w:tcW w:w="1068" w:type="dxa"/>
            <w:tcBorders>
              <w:top w:val="nil"/>
              <w:left w:val="nil"/>
              <w:bottom w:val="single" w:color="auto" w:sz="4" w:space="0"/>
              <w:right w:val="single" w:color="auto" w:sz="4" w:space="0"/>
            </w:tcBorders>
            <w:vAlign w:val="center"/>
          </w:tcPr>
          <w:p w14:paraId="5D9A574B">
            <w:pPr>
              <w:ind w:firstLine="0" w:firstLineChars="0"/>
              <w:jc w:val="center"/>
              <w:rPr>
                <w:sz w:val="18"/>
                <w:szCs w:val="18"/>
              </w:rPr>
            </w:pPr>
            <w:r>
              <w:rPr>
                <w:sz w:val="18"/>
                <w:szCs w:val="18"/>
              </w:rPr>
              <w:t>6.030273</w:t>
            </w:r>
          </w:p>
        </w:tc>
        <w:tc>
          <w:tcPr>
            <w:tcW w:w="626" w:type="dxa"/>
            <w:tcBorders>
              <w:top w:val="nil"/>
              <w:left w:val="nil"/>
              <w:bottom w:val="single" w:color="auto" w:sz="4" w:space="0"/>
              <w:right w:val="single" w:color="auto" w:sz="4" w:space="0"/>
            </w:tcBorders>
            <w:vAlign w:val="center"/>
          </w:tcPr>
          <w:p w14:paraId="5E9B5531">
            <w:pPr>
              <w:ind w:firstLine="0" w:firstLineChars="0"/>
              <w:jc w:val="center"/>
              <w:rPr>
                <w:sz w:val="18"/>
                <w:szCs w:val="18"/>
              </w:rPr>
            </w:pPr>
            <w:r>
              <w:rPr>
                <w:sz w:val="18"/>
                <w:szCs w:val="18"/>
              </w:rPr>
              <w:t>5</w:t>
            </w:r>
          </w:p>
        </w:tc>
        <w:tc>
          <w:tcPr>
            <w:tcW w:w="599" w:type="dxa"/>
            <w:tcBorders>
              <w:top w:val="nil"/>
              <w:left w:val="nil"/>
              <w:bottom w:val="single" w:color="auto" w:sz="4" w:space="0"/>
              <w:right w:val="single" w:color="auto" w:sz="4" w:space="0"/>
            </w:tcBorders>
            <w:vAlign w:val="center"/>
          </w:tcPr>
          <w:p w14:paraId="28ADD5F7">
            <w:pPr>
              <w:ind w:firstLine="0" w:firstLineChars="0"/>
              <w:jc w:val="center"/>
              <w:rPr>
                <w:sz w:val="18"/>
                <w:szCs w:val="18"/>
              </w:rPr>
            </w:pPr>
            <w:r>
              <w:rPr>
                <w:sz w:val="18"/>
                <w:szCs w:val="18"/>
              </w:rPr>
              <w:t>375</w:t>
            </w:r>
          </w:p>
        </w:tc>
        <w:tc>
          <w:tcPr>
            <w:tcW w:w="1068" w:type="dxa"/>
            <w:tcBorders>
              <w:top w:val="nil"/>
              <w:left w:val="nil"/>
              <w:bottom w:val="single" w:color="auto" w:sz="4" w:space="0"/>
              <w:right w:val="single" w:color="auto" w:sz="4" w:space="0"/>
            </w:tcBorders>
            <w:vAlign w:val="center"/>
          </w:tcPr>
          <w:p w14:paraId="654BDDB1">
            <w:pPr>
              <w:ind w:firstLine="0" w:firstLineChars="0"/>
              <w:jc w:val="center"/>
              <w:rPr>
                <w:sz w:val="18"/>
                <w:szCs w:val="18"/>
              </w:rPr>
            </w:pPr>
            <w:r>
              <w:rPr>
                <w:sz w:val="18"/>
                <w:szCs w:val="18"/>
              </w:rPr>
              <w:t>9.155273</w:t>
            </w:r>
          </w:p>
        </w:tc>
        <w:tc>
          <w:tcPr>
            <w:tcW w:w="626" w:type="dxa"/>
            <w:tcBorders>
              <w:top w:val="nil"/>
              <w:left w:val="nil"/>
              <w:bottom w:val="single" w:color="auto" w:sz="4" w:space="0"/>
              <w:right w:val="single" w:color="auto" w:sz="4" w:space="0"/>
            </w:tcBorders>
            <w:vAlign w:val="center"/>
          </w:tcPr>
          <w:p w14:paraId="1412AA90">
            <w:pPr>
              <w:ind w:firstLine="0" w:firstLineChars="0"/>
              <w:jc w:val="center"/>
              <w:rPr>
                <w:sz w:val="18"/>
                <w:szCs w:val="18"/>
              </w:rPr>
            </w:pPr>
            <w:r>
              <w:rPr>
                <w:sz w:val="18"/>
                <w:szCs w:val="18"/>
              </w:rPr>
              <w:t>11</w:t>
            </w:r>
          </w:p>
        </w:tc>
        <w:tc>
          <w:tcPr>
            <w:tcW w:w="599" w:type="dxa"/>
            <w:tcBorders>
              <w:top w:val="nil"/>
              <w:left w:val="nil"/>
              <w:bottom w:val="single" w:color="auto" w:sz="4" w:space="0"/>
              <w:right w:val="single" w:color="auto" w:sz="4" w:space="0"/>
            </w:tcBorders>
            <w:vAlign w:val="center"/>
          </w:tcPr>
          <w:p w14:paraId="6C06C9A6">
            <w:pPr>
              <w:ind w:firstLine="0" w:firstLineChars="0"/>
              <w:jc w:val="center"/>
              <w:rPr>
                <w:sz w:val="18"/>
                <w:szCs w:val="18"/>
              </w:rPr>
            </w:pPr>
            <w:r>
              <w:rPr>
                <w:sz w:val="18"/>
                <w:szCs w:val="18"/>
              </w:rPr>
              <w:t>503</w:t>
            </w:r>
          </w:p>
        </w:tc>
        <w:tc>
          <w:tcPr>
            <w:tcW w:w="1109" w:type="dxa"/>
            <w:tcBorders>
              <w:top w:val="nil"/>
              <w:left w:val="nil"/>
              <w:bottom w:val="single" w:color="auto" w:sz="4" w:space="0"/>
              <w:right w:val="single" w:color="auto" w:sz="4" w:space="0"/>
            </w:tcBorders>
            <w:vAlign w:val="center"/>
          </w:tcPr>
          <w:p w14:paraId="2809C5D1">
            <w:pPr>
              <w:ind w:firstLine="0" w:firstLineChars="0"/>
              <w:jc w:val="center"/>
              <w:rPr>
                <w:sz w:val="18"/>
                <w:szCs w:val="18"/>
              </w:rPr>
            </w:pPr>
            <w:r>
              <w:rPr>
                <w:sz w:val="18"/>
                <w:szCs w:val="18"/>
              </w:rPr>
              <w:t>12.280273</w:t>
            </w:r>
          </w:p>
        </w:tc>
        <w:tc>
          <w:tcPr>
            <w:tcW w:w="626" w:type="dxa"/>
            <w:tcBorders>
              <w:top w:val="nil"/>
              <w:left w:val="nil"/>
              <w:bottom w:val="single" w:color="auto" w:sz="4" w:space="0"/>
              <w:right w:val="single" w:color="auto" w:sz="4" w:space="0"/>
            </w:tcBorders>
            <w:vAlign w:val="center"/>
          </w:tcPr>
          <w:p w14:paraId="7BC0225D">
            <w:pPr>
              <w:ind w:firstLine="0" w:firstLineChars="0"/>
              <w:jc w:val="center"/>
              <w:rPr>
                <w:sz w:val="18"/>
                <w:szCs w:val="18"/>
              </w:rPr>
            </w:pPr>
            <w:r>
              <w:rPr>
                <w:sz w:val="18"/>
                <w:szCs w:val="18"/>
              </w:rPr>
              <w:t>0</w:t>
            </w:r>
          </w:p>
        </w:tc>
      </w:tr>
      <w:tr w14:paraId="12BD2E45">
        <w:tblPrEx>
          <w:tblCellMar>
            <w:top w:w="0" w:type="dxa"/>
            <w:left w:w="108" w:type="dxa"/>
            <w:bottom w:w="0" w:type="dxa"/>
            <w:right w:w="108" w:type="dxa"/>
          </w:tblCellMar>
        </w:tblPrEx>
        <w:trPr>
          <w:trHeight w:val="270" w:hRule="atLeast"/>
          <w:jc w:val="center"/>
        </w:trPr>
        <w:tc>
          <w:tcPr>
            <w:tcW w:w="957" w:type="dxa"/>
            <w:tcBorders>
              <w:top w:val="nil"/>
              <w:left w:val="single" w:color="auto" w:sz="4" w:space="0"/>
              <w:bottom w:val="single" w:color="auto" w:sz="4" w:space="0"/>
              <w:right w:val="single" w:color="auto" w:sz="4" w:space="0"/>
            </w:tcBorders>
            <w:vAlign w:val="center"/>
          </w:tcPr>
          <w:p w14:paraId="12D9262D">
            <w:pPr>
              <w:ind w:firstLine="0" w:firstLineChars="0"/>
              <w:jc w:val="center"/>
              <w:rPr>
                <w:sz w:val="18"/>
                <w:szCs w:val="18"/>
              </w:rPr>
            </w:pPr>
            <w:r>
              <w:rPr>
                <w:sz w:val="18"/>
                <w:szCs w:val="18"/>
              </w:rPr>
              <w:t>120</w:t>
            </w:r>
          </w:p>
        </w:tc>
        <w:tc>
          <w:tcPr>
            <w:tcW w:w="1068" w:type="dxa"/>
            <w:tcBorders>
              <w:top w:val="nil"/>
              <w:left w:val="nil"/>
              <w:bottom w:val="single" w:color="auto" w:sz="4" w:space="0"/>
              <w:right w:val="single" w:color="auto" w:sz="4" w:space="0"/>
            </w:tcBorders>
            <w:vAlign w:val="center"/>
          </w:tcPr>
          <w:p w14:paraId="177C8340">
            <w:pPr>
              <w:ind w:firstLine="0" w:firstLineChars="0"/>
              <w:jc w:val="center"/>
              <w:rPr>
                <w:sz w:val="18"/>
                <w:szCs w:val="18"/>
              </w:rPr>
            </w:pPr>
            <w:r>
              <w:rPr>
                <w:sz w:val="18"/>
                <w:szCs w:val="18"/>
              </w:rPr>
              <w:t>2.929688</w:t>
            </w:r>
          </w:p>
        </w:tc>
        <w:tc>
          <w:tcPr>
            <w:tcW w:w="626" w:type="dxa"/>
            <w:tcBorders>
              <w:top w:val="nil"/>
              <w:left w:val="nil"/>
              <w:bottom w:val="single" w:color="auto" w:sz="4" w:space="0"/>
              <w:right w:val="single" w:color="auto" w:sz="4" w:space="0"/>
            </w:tcBorders>
            <w:vAlign w:val="center"/>
          </w:tcPr>
          <w:p w14:paraId="474F11E9">
            <w:pPr>
              <w:ind w:firstLine="0" w:firstLineChars="0"/>
              <w:jc w:val="center"/>
              <w:rPr>
                <w:sz w:val="18"/>
                <w:szCs w:val="18"/>
              </w:rPr>
            </w:pPr>
            <w:r>
              <w:rPr>
                <w:sz w:val="18"/>
                <w:szCs w:val="18"/>
              </w:rPr>
              <w:t>12</w:t>
            </w:r>
          </w:p>
        </w:tc>
        <w:tc>
          <w:tcPr>
            <w:tcW w:w="599" w:type="dxa"/>
            <w:tcBorders>
              <w:top w:val="nil"/>
              <w:left w:val="nil"/>
              <w:bottom w:val="single" w:color="auto" w:sz="4" w:space="0"/>
              <w:right w:val="single" w:color="auto" w:sz="4" w:space="0"/>
            </w:tcBorders>
            <w:vAlign w:val="center"/>
          </w:tcPr>
          <w:p w14:paraId="4CDAC8B0">
            <w:pPr>
              <w:ind w:firstLine="0" w:firstLineChars="0"/>
              <w:jc w:val="center"/>
              <w:rPr>
                <w:sz w:val="18"/>
                <w:szCs w:val="18"/>
              </w:rPr>
            </w:pPr>
            <w:r>
              <w:rPr>
                <w:sz w:val="18"/>
                <w:szCs w:val="18"/>
              </w:rPr>
              <w:t>248</w:t>
            </w:r>
          </w:p>
        </w:tc>
        <w:tc>
          <w:tcPr>
            <w:tcW w:w="1068" w:type="dxa"/>
            <w:tcBorders>
              <w:top w:val="nil"/>
              <w:left w:val="nil"/>
              <w:bottom w:val="single" w:color="auto" w:sz="4" w:space="0"/>
              <w:right w:val="single" w:color="auto" w:sz="4" w:space="0"/>
            </w:tcBorders>
            <w:vAlign w:val="center"/>
          </w:tcPr>
          <w:p w14:paraId="6E880C47">
            <w:pPr>
              <w:ind w:firstLine="0" w:firstLineChars="0"/>
              <w:jc w:val="center"/>
              <w:rPr>
                <w:sz w:val="18"/>
                <w:szCs w:val="18"/>
              </w:rPr>
            </w:pPr>
            <w:r>
              <w:rPr>
                <w:sz w:val="18"/>
                <w:szCs w:val="18"/>
              </w:rPr>
              <w:t>6.054688</w:t>
            </w:r>
          </w:p>
        </w:tc>
        <w:tc>
          <w:tcPr>
            <w:tcW w:w="626" w:type="dxa"/>
            <w:tcBorders>
              <w:top w:val="nil"/>
              <w:left w:val="nil"/>
              <w:bottom w:val="single" w:color="auto" w:sz="4" w:space="0"/>
              <w:right w:val="single" w:color="auto" w:sz="4" w:space="0"/>
            </w:tcBorders>
            <w:vAlign w:val="center"/>
          </w:tcPr>
          <w:p w14:paraId="0538FCA9">
            <w:pPr>
              <w:ind w:firstLine="0" w:firstLineChars="0"/>
              <w:jc w:val="center"/>
              <w:rPr>
                <w:sz w:val="18"/>
                <w:szCs w:val="18"/>
              </w:rPr>
            </w:pPr>
            <w:r>
              <w:rPr>
                <w:sz w:val="18"/>
                <w:szCs w:val="18"/>
              </w:rPr>
              <w:t>2</w:t>
            </w:r>
          </w:p>
        </w:tc>
        <w:tc>
          <w:tcPr>
            <w:tcW w:w="599" w:type="dxa"/>
            <w:tcBorders>
              <w:top w:val="nil"/>
              <w:left w:val="nil"/>
              <w:bottom w:val="single" w:color="auto" w:sz="4" w:space="0"/>
              <w:right w:val="single" w:color="auto" w:sz="4" w:space="0"/>
            </w:tcBorders>
            <w:vAlign w:val="center"/>
          </w:tcPr>
          <w:p w14:paraId="1DB03482">
            <w:pPr>
              <w:ind w:firstLine="0" w:firstLineChars="0"/>
              <w:jc w:val="center"/>
              <w:rPr>
                <w:sz w:val="18"/>
                <w:szCs w:val="18"/>
              </w:rPr>
            </w:pPr>
            <w:r>
              <w:rPr>
                <w:sz w:val="18"/>
                <w:szCs w:val="18"/>
              </w:rPr>
              <w:t>376</w:t>
            </w:r>
          </w:p>
        </w:tc>
        <w:tc>
          <w:tcPr>
            <w:tcW w:w="1068" w:type="dxa"/>
            <w:tcBorders>
              <w:top w:val="nil"/>
              <w:left w:val="nil"/>
              <w:bottom w:val="single" w:color="auto" w:sz="4" w:space="0"/>
              <w:right w:val="single" w:color="auto" w:sz="4" w:space="0"/>
            </w:tcBorders>
            <w:vAlign w:val="center"/>
          </w:tcPr>
          <w:p w14:paraId="6C5CDE27">
            <w:pPr>
              <w:ind w:firstLine="0" w:firstLineChars="0"/>
              <w:jc w:val="center"/>
              <w:rPr>
                <w:sz w:val="18"/>
                <w:szCs w:val="18"/>
              </w:rPr>
            </w:pPr>
            <w:r>
              <w:rPr>
                <w:sz w:val="18"/>
                <w:szCs w:val="18"/>
              </w:rPr>
              <w:t>9.179688</w:t>
            </w:r>
          </w:p>
        </w:tc>
        <w:tc>
          <w:tcPr>
            <w:tcW w:w="626" w:type="dxa"/>
            <w:tcBorders>
              <w:top w:val="nil"/>
              <w:left w:val="nil"/>
              <w:bottom w:val="single" w:color="auto" w:sz="4" w:space="0"/>
              <w:right w:val="single" w:color="auto" w:sz="4" w:space="0"/>
            </w:tcBorders>
            <w:vAlign w:val="center"/>
          </w:tcPr>
          <w:p w14:paraId="167715C6">
            <w:pPr>
              <w:ind w:firstLine="0" w:firstLineChars="0"/>
              <w:jc w:val="center"/>
              <w:rPr>
                <w:sz w:val="18"/>
                <w:szCs w:val="18"/>
              </w:rPr>
            </w:pPr>
            <w:r>
              <w:rPr>
                <w:sz w:val="18"/>
                <w:szCs w:val="18"/>
              </w:rPr>
              <w:t>7</w:t>
            </w:r>
          </w:p>
        </w:tc>
        <w:tc>
          <w:tcPr>
            <w:tcW w:w="599" w:type="dxa"/>
            <w:tcBorders>
              <w:top w:val="nil"/>
              <w:left w:val="nil"/>
              <w:bottom w:val="single" w:color="auto" w:sz="4" w:space="0"/>
              <w:right w:val="single" w:color="auto" w:sz="4" w:space="0"/>
            </w:tcBorders>
            <w:vAlign w:val="center"/>
          </w:tcPr>
          <w:p w14:paraId="392A221F">
            <w:pPr>
              <w:ind w:firstLine="0" w:firstLineChars="0"/>
              <w:jc w:val="center"/>
              <w:rPr>
                <w:sz w:val="18"/>
                <w:szCs w:val="18"/>
              </w:rPr>
            </w:pPr>
            <w:r>
              <w:rPr>
                <w:sz w:val="18"/>
                <w:szCs w:val="18"/>
              </w:rPr>
              <w:t>504</w:t>
            </w:r>
          </w:p>
        </w:tc>
        <w:tc>
          <w:tcPr>
            <w:tcW w:w="1109" w:type="dxa"/>
            <w:tcBorders>
              <w:top w:val="nil"/>
              <w:left w:val="nil"/>
              <w:bottom w:val="single" w:color="auto" w:sz="4" w:space="0"/>
              <w:right w:val="single" w:color="auto" w:sz="4" w:space="0"/>
            </w:tcBorders>
            <w:vAlign w:val="center"/>
          </w:tcPr>
          <w:p w14:paraId="05F82453">
            <w:pPr>
              <w:ind w:firstLine="0" w:firstLineChars="0"/>
              <w:jc w:val="center"/>
              <w:rPr>
                <w:sz w:val="18"/>
                <w:szCs w:val="18"/>
              </w:rPr>
            </w:pPr>
            <w:r>
              <w:rPr>
                <w:sz w:val="18"/>
                <w:szCs w:val="18"/>
              </w:rPr>
              <w:t>12.304688</w:t>
            </w:r>
          </w:p>
        </w:tc>
        <w:tc>
          <w:tcPr>
            <w:tcW w:w="626" w:type="dxa"/>
            <w:tcBorders>
              <w:top w:val="nil"/>
              <w:left w:val="nil"/>
              <w:bottom w:val="single" w:color="auto" w:sz="4" w:space="0"/>
              <w:right w:val="single" w:color="auto" w:sz="4" w:space="0"/>
            </w:tcBorders>
            <w:vAlign w:val="center"/>
          </w:tcPr>
          <w:p w14:paraId="2F52A540">
            <w:pPr>
              <w:ind w:firstLine="0" w:firstLineChars="0"/>
              <w:jc w:val="center"/>
              <w:rPr>
                <w:sz w:val="18"/>
                <w:szCs w:val="18"/>
              </w:rPr>
            </w:pPr>
            <w:r>
              <w:rPr>
                <w:sz w:val="18"/>
                <w:szCs w:val="18"/>
              </w:rPr>
              <w:t>0</w:t>
            </w:r>
          </w:p>
        </w:tc>
      </w:tr>
      <w:tr w14:paraId="1E7CC0AB">
        <w:tblPrEx>
          <w:tblCellMar>
            <w:top w:w="0" w:type="dxa"/>
            <w:left w:w="108" w:type="dxa"/>
            <w:bottom w:w="0" w:type="dxa"/>
            <w:right w:w="108" w:type="dxa"/>
          </w:tblCellMar>
        </w:tblPrEx>
        <w:trPr>
          <w:trHeight w:val="270" w:hRule="atLeast"/>
          <w:jc w:val="center"/>
        </w:trPr>
        <w:tc>
          <w:tcPr>
            <w:tcW w:w="957" w:type="dxa"/>
            <w:tcBorders>
              <w:top w:val="nil"/>
              <w:left w:val="single" w:color="auto" w:sz="4" w:space="0"/>
              <w:bottom w:val="single" w:color="auto" w:sz="4" w:space="0"/>
              <w:right w:val="single" w:color="auto" w:sz="4" w:space="0"/>
            </w:tcBorders>
            <w:vAlign w:val="center"/>
          </w:tcPr>
          <w:p w14:paraId="010D1326">
            <w:pPr>
              <w:ind w:firstLine="0" w:firstLineChars="0"/>
              <w:jc w:val="center"/>
              <w:rPr>
                <w:sz w:val="18"/>
                <w:szCs w:val="18"/>
              </w:rPr>
            </w:pPr>
            <w:r>
              <w:rPr>
                <w:sz w:val="18"/>
                <w:szCs w:val="18"/>
              </w:rPr>
              <w:t>121</w:t>
            </w:r>
          </w:p>
        </w:tc>
        <w:tc>
          <w:tcPr>
            <w:tcW w:w="1068" w:type="dxa"/>
            <w:tcBorders>
              <w:top w:val="nil"/>
              <w:left w:val="nil"/>
              <w:bottom w:val="single" w:color="auto" w:sz="4" w:space="0"/>
              <w:right w:val="single" w:color="auto" w:sz="4" w:space="0"/>
            </w:tcBorders>
            <w:vAlign w:val="center"/>
          </w:tcPr>
          <w:p w14:paraId="4FF851AA">
            <w:pPr>
              <w:ind w:firstLine="0" w:firstLineChars="0"/>
              <w:jc w:val="center"/>
              <w:rPr>
                <w:sz w:val="18"/>
                <w:szCs w:val="18"/>
              </w:rPr>
            </w:pPr>
            <w:r>
              <w:rPr>
                <w:sz w:val="18"/>
                <w:szCs w:val="18"/>
              </w:rPr>
              <w:t>2.954102</w:t>
            </w:r>
          </w:p>
        </w:tc>
        <w:tc>
          <w:tcPr>
            <w:tcW w:w="626" w:type="dxa"/>
            <w:tcBorders>
              <w:top w:val="nil"/>
              <w:left w:val="nil"/>
              <w:bottom w:val="single" w:color="auto" w:sz="4" w:space="0"/>
              <w:right w:val="single" w:color="auto" w:sz="4" w:space="0"/>
            </w:tcBorders>
            <w:vAlign w:val="center"/>
          </w:tcPr>
          <w:p w14:paraId="3FFBE3C8">
            <w:pPr>
              <w:ind w:firstLine="0" w:firstLineChars="0"/>
              <w:jc w:val="center"/>
              <w:rPr>
                <w:sz w:val="18"/>
                <w:szCs w:val="18"/>
              </w:rPr>
            </w:pPr>
            <w:r>
              <w:rPr>
                <w:sz w:val="18"/>
                <w:szCs w:val="18"/>
              </w:rPr>
              <w:t>13</w:t>
            </w:r>
          </w:p>
        </w:tc>
        <w:tc>
          <w:tcPr>
            <w:tcW w:w="599" w:type="dxa"/>
            <w:tcBorders>
              <w:top w:val="nil"/>
              <w:left w:val="nil"/>
              <w:bottom w:val="single" w:color="auto" w:sz="4" w:space="0"/>
              <w:right w:val="single" w:color="auto" w:sz="4" w:space="0"/>
            </w:tcBorders>
            <w:vAlign w:val="center"/>
          </w:tcPr>
          <w:p w14:paraId="1367C78D">
            <w:pPr>
              <w:ind w:firstLine="0" w:firstLineChars="0"/>
              <w:jc w:val="center"/>
              <w:rPr>
                <w:sz w:val="18"/>
                <w:szCs w:val="18"/>
              </w:rPr>
            </w:pPr>
            <w:r>
              <w:rPr>
                <w:sz w:val="18"/>
                <w:szCs w:val="18"/>
              </w:rPr>
              <w:t>249</w:t>
            </w:r>
          </w:p>
        </w:tc>
        <w:tc>
          <w:tcPr>
            <w:tcW w:w="1068" w:type="dxa"/>
            <w:tcBorders>
              <w:top w:val="nil"/>
              <w:left w:val="nil"/>
              <w:bottom w:val="single" w:color="auto" w:sz="4" w:space="0"/>
              <w:right w:val="single" w:color="auto" w:sz="4" w:space="0"/>
            </w:tcBorders>
            <w:vAlign w:val="center"/>
          </w:tcPr>
          <w:p w14:paraId="20ED0AE8">
            <w:pPr>
              <w:ind w:firstLine="0" w:firstLineChars="0"/>
              <w:jc w:val="center"/>
              <w:rPr>
                <w:sz w:val="18"/>
                <w:szCs w:val="18"/>
              </w:rPr>
            </w:pPr>
            <w:r>
              <w:rPr>
                <w:sz w:val="18"/>
                <w:szCs w:val="18"/>
              </w:rPr>
              <w:t>6.079102</w:t>
            </w:r>
          </w:p>
        </w:tc>
        <w:tc>
          <w:tcPr>
            <w:tcW w:w="626" w:type="dxa"/>
            <w:tcBorders>
              <w:top w:val="nil"/>
              <w:left w:val="nil"/>
              <w:bottom w:val="single" w:color="auto" w:sz="4" w:space="0"/>
              <w:right w:val="single" w:color="auto" w:sz="4" w:space="0"/>
            </w:tcBorders>
            <w:vAlign w:val="center"/>
          </w:tcPr>
          <w:p w14:paraId="11DF6BDC">
            <w:pPr>
              <w:ind w:firstLine="0" w:firstLineChars="0"/>
              <w:jc w:val="center"/>
              <w:rPr>
                <w:sz w:val="18"/>
                <w:szCs w:val="18"/>
              </w:rPr>
            </w:pPr>
            <w:r>
              <w:rPr>
                <w:sz w:val="18"/>
                <w:szCs w:val="18"/>
              </w:rPr>
              <w:t>5</w:t>
            </w:r>
          </w:p>
        </w:tc>
        <w:tc>
          <w:tcPr>
            <w:tcW w:w="599" w:type="dxa"/>
            <w:tcBorders>
              <w:top w:val="nil"/>
              <w:left w:val="nil"/>
              <w:bottom w:val="single" w:color="auto" w:sz="4" w:space="0"/>
              <w:right w:val="single" w:color="auto" w:sz="4" w:space="0"/>
            </w:tcBorders>
            <w:vAlign w:val="center"/>
          </w:tcPr>
          <w:p w14:paraId="0211DD7D">
            <w:pPr>
              <w:ind w:firstLine="0" w:firstLineChars="0"/>
              <w:jc w:val="center"/>
              <w:rPr>
                <w:sz w:val="18"/>
                <w:szCs w:val="18"/>
              </w:rPr>
            </w:pPr>
            <w:r>
              <w:rPr>
                <w:sz w:val="18"/>
                <w:szCs w:val="18"/>
              </w:rPr>
              <w:t>377</w:t>
            </w:r>
          </w:p>
        </w:tc>
        <w:tc>
          <w:tcPr>
            <w:tcW w:w="1068" w:type="dxa"/>
            <w:tcBorders>
              <w:top w:val="nil"/>
              <w:left w:val="nil"/>
              <w:bottom w:val="single" w:color="auto" w:sz="4" w:space="0"/>
              <w:right w:val="single" w:color="auto" w:sz="4" w:space="0"/>
            </w:tcBorders>
            <w:vAlign w:val="center"/>
          </w:tcPr>
          <w:p w14:paraId="1EDD53D8">
            <w:pPr>
              <w:ind w:firstLine="0" w:firstLineChars="0"/>
              <w:jc w:val="center"/>
              <w:rPr>
                <w:sz w:val="18"/>
                <w:szCs w:val="18"/>
              </w:rPr>
            </w:pPr>
            <w:r>
              <w:rPr>
                <w:sz w:val="18"/>
                <w:szCs w:val="18"/>
              </w:rPr>
              <w:t>9.204102</w:t>
            </w:r>
          </w:p>
        </w:tc>
        <w:tc>
          <w:tcPr>
            <w:tcW w:w="626" w:type="dxa"/>
            <w:tcBorders>
              <w:top w:val="nil"/>
              <w:left w:val="nil"/>
              <w:bottom w:val="single" w:color="auto" w:sz="4" w:space="0"/>
              <w:right w:val="single" w:color="auto" w:sz="4" w:space="0"/>
            </w:tcBorders>
            <w:vAlign w:val="center"/>
          </w:tcPr>
          <w:p w14:paraId="3319038C">
            <w:pPr>
              <w:ind w:firstLine="0" w:firstLineChars="0"/>
              <w:jc w:val="center"/>
              <w:rPr>
                <w:sz w:val="18"/>
                <w:szCs w:val="18"/>
              </w:rPr>
            </w:pPr>
            <w:r>
              <w:rPr>
                <w:sz w:val="18"/>
                <w:szCs w:val="18"/>
              </w:rPr>
              <w:t>11</w:t>
            </w:r>
          </w:p>
        </w:tc>
        <w:tc>
          <w:tcPr>
            <w:tcW w:w="599" w:type="dxa"/>
            <w:tcBorders>
              <w:top w:val="nil"/>
              <w:left w:val="nil"/>
              <w:bottom w:val="single" w:color="auto" w:sz="4" w:space="0"/>
              <w:right w:val="single" w:color="auto" w:sz="4" w:space="0"/>
            </w:tcBorders>
            <w:vAlign w:val="center"/>
          </w:tcPr>
          <w:p w14:paraId="24562FAC">
            <w:pPr>
              <w:ind w:firstLine="0" w:firstLineChars="0"/>
              <w:jc w:val="center"/>
              <w:rPr>
                <w:sz w:val="18"/>
                <w:szCs w:val="18"/>
              </w:rPr>
            </w:pPr>
            <w:r>
              <w:rPr>
                <w:sz w:val="18"/>
                <w:szCs w:val="18"/>
              </w:rPr>
              <w:t>505</w:t>
            </w:r>
          </w:p>
        </w:tc>
        <w:tc>
          <w:tcPr>
            <w:tcW w:w="1109" w:type="dxa"/>
            <w:tcBorders>
              <w:top w:val="nil"/>
              <w:left w:val="nil"/>
              <w:bottom w:val="single" w:color="auto" w:sz="4" w:space="0"/>
              <w:right w:val="single" w:color="auto" w:sz="4" w:space="0"/>
            </w:tcBorders>
            <w:vAlign w:val="center"/>
          </w:tcPr>
          <w:p w14:paraId="1F599B99">
            <w:pPr>
              <w:ind w:firstLine="0" w:firstLineChars="0"/>
              <w:jc w:val="center"/>
              <w:rPr>
                <w:sz w:val="18"/>
                <w:szCs w:val="18"/>
              </w:rPr>
            </w:pPr>
            <w:r>
              <w:rPr>
                <w:sz w:val="18"/>
                <w:szCs w:val="18"/>
              </w:rPr>
              <w:t>12.329102</w:t>
            </w:r>
          </w:p>
        </w:tc>
        <w:tc>
          <w:tcPr>
            <w:tcW w:w="626" w:type="dxa"/>
            <w:tcBorders>
              <w:top w:val="nil"/>
              <w:left w:val="nil"/>
              <w:bottom w:val="single" w:color="auto" w:sz="4" w:space="0"/>
              <w:right w:val="single" w:color="auto" w:sz="4" w:space="0"/>
            </w:tcBorders>
            <w:vAlign w:val="center"/>
          </w:tcPr>
          <w:p w14:paraId="05F6F72B">
            <w:pPr>
              <w:ind w:firstLine="0" w:firstLineChars="0"/>
              <w:jc w:val="center"/>
              <w:rPr>
                <w:sz w:val="18"/>
                <w:szCs w:val="18"/>
              </w:rPr>
            </w:pPr>
            <w:r>
              <w:rPr>
                <w:sz w:val="18"/>
                <w:szCs w:val="18"/>
              </w:rPr>
              <w:t>0</w:t>
            </w:r>
          </w:p>
        </w:tc>
      </w:tr>
      <w:tr w14:paraId="771264E0">
        <w:tblPrEx>
          <w:tblCellMar>
            <w:top w:w="0" w:type="dxa"/>
            <w:left w:w="108" w:type="dxa"/>
            <w:bottom w:w="0" w:type="dxa"/>
            <w:right w:w="108" w:type="dxa"/>
          </w:tblCellMar>
        </w:tblPrEx>
        <w:trPr>
          <w:trHeight w:val="270" w:hRule="atLeast"/>
          <w:jc w:val="center"/>
        </w:trPr>
        <w:tc>
          <w:tcPr>
            <w:tcW w:w="957" w:type="dxa"/>
            <w:tcBorders>
              <w:top w:val="nil"/>
              <w:left w:val="single" w:color="auto" w:sz="4" w:space="0"/>
              <w:bottom w:val="single" w:color="auto" w:sz="4" w:space="0"/>
              <w:right w:val="single" w:color="auto" w:sz="4" w:space="0"/>
            </w:tcBorders>
            <w:vAlign w:val="center"/>
          </w:tcPr>
          <w:p w14:paraId="326EFCB0">
            <w:pPr>
              <w:ind w:firstLine="0" w:firstLineChars="0"/>
              <w:jc w:val="center"/>
              <w:rPr>
                <w:sz w:val="18"/>
                <w:szCs w:val="18"/>
              </w:rPr>
            </w:pPr>
            <w:r>
              <w:rPr>
                <w:sz w:val="18"/>
                <w:szCs w:val="18"/>
              </w:rPr>
              <w:t>122</w:t>
            </w:r>
          </w:p>
        </w:tc>
        <w:tc>
          <w:tcPr>
            <w:tcW w:w="1068" w:type="dxa"/>
            <w:tcBorders>
              <w:top w:val="nil"/>
              <w:left w:val="nil"/>
              <w:bottom w:val="single" w:color="auto" w:sz="4" w:space="0"/>
              <w:right w:val="single" w:color="auto" w:sz="4" w:space="0"/>
            </w:tcBorders>
            <w:vAlign w:val="center"/>
          </w:tcPr>
          <w:p w14:paraId="56EC5ADB">
            <w:pPr>
              <w:ind w:firstLine="0" w:firstLineChars="0"/>
              <w:jc w:val="center"/>
              <w:rPr>
                <w:sz w:val="18"/>
                <w:szCs w:val="18"/>
              </w:rPr>
            </w:pPr>
            <w:r>
              <w:rPr>
                <w:sz w:val="18"/>
                <w:szCs w:val="18"/>
              </w:rPr>
              <w:t>2.978516</w:t>
            </w:r>
          </w:p>
        </w:tc>
        <w:tc>
          <w:tcPr>
            <w:tcW w:w="626" w:type="dxa"/>
            <w:tcBorders>
              <w:top w:val="nil"/>
              <w:left w:val="nil"/>
              <w:bottom w:val="single" w:color="auto" w:sz="4" w:space="0"/>
              <w:right w:val="single" w:color="auto" w:sz="4" w:space="0"/>
            </w:tcBorders>
            <w:vAlign w:val="center"/>
          </w:tcPr>
          <w:p w14:paraId="45A3CA74">
            <w:pPr>
              <w:ind w:firstLine="0" w:firstLineChars="0"/>
              <w:jc w:val="center"/>
              <w:rPr>
                <w:sz w:val="18"/>
                <w:szCs w:val="18"/>
              </w:rPr>
            </w:pPr>
            <w:r>
              <w:rPr>
                <w:sz w:val="18"/>
                <w:szCs w:val="18"/>
              </w:rPr>
              <w:t>1</w:t>
            </w:r>
          </w:p>
        </w:tc>
        <w:tc>
          <w:tcPr>
            <w:tcW w:w="599" w:type="dxa"/>
            <w:tcBorders>
              <w:top w:val="nil"/>
              <w:left w:val="nil"/>
              <w:bottom w:val="single" w:color="auto" w:sz="4" w:space="0"/>
              <w:right w:val="single" w:color="auto" w:sz="4" w:space="0"/>
            </w:tcBorders>
            <w:vAlign w:val="center"/>
          </w:tcPr>
          <w:p w14:paraId="2DA2D9AA">
            <w:pPr>
              <w:ind w:firstLine="0" w:firstLineChars="0"/>
              <w:jc w:val="center"/>
              <w:rPr>
                <w:sz w:val="18"/>
                <w:szCs w:val="18"/>
              </w:rPr>
            </w:pPr>
            <w:r>
              <w:rPr>
                <w:sz w:val="18"/>
                <w:szCs w:val="18"/>
              </w:rPr>
              <w:t>250</w:t>
            </w:r>
          </w:p>
        </w:tc>
        <w:tc>
          <w:tcPr>
            <w:tcW w:w="1068" w:type="dxa"/>
            <w:tcBorders>
              <w:top w:val="nil"/>
              <w:left w:val="nil"/>
              <w:bottom w:val="single" w:color="auto" w:sz="4" w:space="0"/>
              <w:right w:val="single" w:color="auto" w:sz="4" w:space="0"/>
            </w:tcBorders>
            <w:vAlign w:val="center"/>
          </w:tcPr>
          <w:p w14:paraId="56D1EDE8">
            <w:pPr>
              <w:ind w:firstLine="0" w:firstLineChars="0"/>
              <w:jc w:val="center"/>
              <w:rPr>
                <w:sz w:val="18"/>
                <w:szCs w:val="18"/>
              </w:rPr>
            </w:pPr>
            <w:r>
              <w:rPr>
                <w:sz w:val="18"/>
                <w:szCs w:val="18"/>
              </w:rPr>
              <w:t>6.103516</w:t>
            </w:r>
          </w:p>
        </w:tc>
        <w:tc>
          <w:tcPr>
            <w:tcW w:w="626" w:type="dxa"/>
            <w:tcBorders>
              <w:top w:val="nil"/>
              <w:left w:val="nil"/>
              <w:bottom w:val="single" w:color="auto" w:sz="4" w:space="0"/>
              <w:right w:val="single" w:color="auto" w:sz="4" w:space="0"/>
            </w:tcBorders>
            <w:vAlign w:val="center"/>
          </w:tcPr>
          <w:p w14:paraId="3CD27909">
            <w:pPr>
              <w:ind w:firstLine="0" w:firstLineChars="0"/>
              <w:jc w:val="center"/>
              <w:rPr>
                <w:sz w:val="18"/>
                <w:szCs w:val="18"/>
              </w:rPr>
            </w:pPr>
            <w:r>
              <w:rPr>
                <w:sz w:val="18"/>
                <w:szCs w:val="18"/>
              </w:rPr>
              <w:t>6</w:t>
            </w:r>
          </w:p>
        </w:tc>
        <w:tc>
          <w:tcPr>
            <w:tcW w:w="599" w:type="dxa"/>
            <w:tcBorders>
              <w:top w:val="nil"/>
              <w:left w:val="nil"/>
              <w:bottom w:val="single" w:color="auto" w:sz="4" w:space="0"/>
              <w:right w:val="single" w:color="auto" w:sz="4" w:space="0"/>
            </w:tcBorders>
            <w:vAlign w:val="center"/>
          </w:tcPr>
          <w:p w14:paraId="652F03DC">
            <w:pPr>
              <w:ind w:firstLine="0" w:firstLineChars="0"/>
              <w:jc w:val="center"/>
              <w:rPr>
                <w:sz w:val="18"/>
                <w:szCs w:val="18"/>
              </w:rPr>
            </w:pPr>
            <w:r>
              <w:rPr>
                <w:sz w:val="18"/>
                <w:szCs w:val="18"/>
              </w:rPr>
              <w:t>378</w:t>
            </w:r>
          </w:p>
        </w:tc>
        <w:tc>
          <w:tcPr>
            <w:tcW w:w="1068" w:type="dxa"/>
            <w:tcBorders>
              <w:top w:val="nil"/>
              <w:left w:val="nil"/>
              <w:bottom w:val="single" w:color="auto" w:sz="4" w:space="0"/>
              <w:right w:val="single" w:color="auto" w:sz="4" w:space="0"/>
            </w:tcBorders>
            <w:vAlign w:val="center"/>
          </w:tcPr>
          <w:p w14:paraId="21016653">
            <w:pPr>
              <w:ind w:firstLine="0" w:firstLineChars="0"/>
              <w:jc w:val="center"/>
              <w:rPr>
                <w:sz w:val="18"/>
                <w:szCs w:val="18"/>
              </w:rPr>
            </w:pPr>
            <w:r>
              <w:rPr>
                <w:sz w:val="18"/>
                <w:szCs w:val="18"/>
              </w:rPr>
              <w:t>9.228516</w:t>
            </w:r>
          </w:p>
        </w:tc>
        <w:tc>
          <w:tcPr>
            <w:tcW w:w="626" w:type="dxa"/>
            <w:tcBorders>
              <w:top w:val="nil"/>
              <w:left w:val="nil"/>
              <w:bottom w:val="single" w:color="auto" w:sz="4" w:space="0"/>
              <w:right w:val="single" w:color="auto" w:sz="4" w:space="0"/>
            </w:tcBorders>
            <w:vAlign w:val="center"/>
          </w:tcPr>
          <w:p w14:paraId="2D2E9452">
            <w:pPr>
              <w:ind w:firstLine="0" w:firstLineChars="0"/>
              <w:jc w:val="center"/>
              <w:rPr>
                <w:sz w:val="18"/>
                <w:szCs w:val="18"/>
              </w:rPr>
            </w:pPr>
            <w:r>
              <w:rPr>
                <w:sz w:val="18"/>
                <w:szCs w:val="18"/>
              </w:rPr>
              <w:t>15</w:t>
            </w:r>
          </w:p>
        </w:tc>
        <w:tc>
          <w:tcPr>
            <w:tcW w:w="599" w:type="dxa"/>
            <w:tcBorders>
              <w:top w:val="nil"/>
              <w:left w:val="nil"/>
              <w:bottom w:val="single" w:color="auto" w:sz="4" w:space="0"/>
              <w:right w:val="single" w:color="auto" w:sz="4" w:space="0"/>
            </w:tcBorders>
            <w:vAlign w:val="center"/>
          </w:tcPr>
          <w:p w14:paraId="5FB90430">
            <w:pPr>
              <w:ind w:firstLine="0" w:firstLineChars="0"/>
              <w:jc w:val="center"/>
              <w:rPr>
                <w:sz w:val="18"/>
                <w:szCs w:val="18"/>
              </w:rPr>
            </w:pPr>
            <w:r>
              <w:rPr>
                <w:sz w:val="18"/>
                <w:szCs w:val="18"/>
              </w:rPr>
              <w:t>506</w:t>
            </w:r>
          </w:p>
        </w:tc>
        <w:tc>
          <w:tcPr>
            <w:tcW w:w="1109" w:type="dxa"/>
            <w:tcBorders>
              <w:top w:val="nil"/>
              <w:left w:val="nil"/>
              <w:bottom w:val="single" w:color="auto" w:sz="4" w:space="0"/>
              <w:right w:val="single" w:color="auto" w:sz="4" w:space="0"/>
            </w:tcBorders>
            <w:vAlign w:val="center"/>
          </w:tcPr>
          <w:p w14:paraId="4AFA40F9">
            <w:pPr>
              <w:ind w:firstLine="0" w:firstLineChars="0"/>
              <w:jc w:val="center"/>
              <w:rPr>
                <w:sz w:val="18"/>
                <w:szCs w:val="18"/>
              </w:rPr>
            </w:pPr>
            <w:r>
              <w:rPr>
                <w:sz w:val="18"/>
                <w:szCs w:val="18"/>
              </w:rPr>
              <w:t>12.353516</w:t>
            </w:r>
          </w:p>
        </w:tc>
        <w:tc>
          <w:tcPr>
            <w:tcW w:w="626" w:type="dxa"/>
            <w:tcBorders>
              <w:top w:val="nil"/>
              <w:left w:val="nil"/>
              <w:bottom w:val="single" w:color="auto" w:sz="4" w:space="0"/>
              <w:right w:val="single" w:color="auto" w:sz="4" w:space="0"/>
            </w:tcBorders>
            <w:vAlign w:val="center"/>
          </w:tcPr>
          <w:p w14:paraId="6CB9F4F0">
            <w:pPr>
              <w:ind w:firstLine="0" w:firstLineChars="0"/>
              <w:jc w:val="center"/>
              <w:rPr>
                <w:sz w:val="18"/>
                <w:szCs w:val="18"/>
              </w:rPr>
            </w:pPr>
            <w:r>
              <w:rPr>
                <w:sz w:val="18"/>
                <w:szCs w:val="18"/>
              </w:rPr>
              <w:t>0</w:t>
            </w:r>
          </w:p>
        </w:tc>
      </w:tr>
      <w:tr w14:paraId="1AD650F4">
        <w:tblPrEx>
          <w:tblCellMar>
            <w:top w:w="0" w:type="dxa"/>
            <w:left w:w="108" w:type="dxa"/>
            <w:bottom w:w="0" w:type="dxa"/>
            <w:right w:w="108" w:type="dxa"/>
          </w:tblCellMar>
        </w:tblPrEx>
        <w:trPr>
          <w:trHeight w:val="270" w:hRule="atLeast"/>
          <w:jc w:val="center"/>
        </w:trPr>
        <w:tc>
          <w:tcPr>
            <w:tcW w:w="957" w:type="dxa"/>
            <w:tcBorders>
              <w:top w:val="nil"/>
              <w:left w:val="single" w:color="auto" w:sz="4" w:space="0"/>
              <w:bottom w:val="single" w:color="auto" w:sz="4" w:space="0"/>
              <w:right w:val="single" w:color="auto" w:sz="4" w:space="0"/>
            </w:tcBorders>
            <w:vAlign w:val="center"/>
          </w:tcPr>
          <w:p w14:paraId="394E4592">
            <w:pPr>
              <w:ind w:firstLine="0" w:firstLineChars="0"/>
              <w:jc w:val="center"/>
              <w:rPr>
                <w:sz w:val="18"/>
                <w:szCs w:val="18"/>
              </w:rPr>
            </w:pPr>
            <w:r>
              <w:rPr>
                <w:sz w:val="18"/>
                <w:szCs w:val="18"/>
              </w:rPr>
              <w:t>123</w:t>
            </w:r>
          </w:p>
        </w:tc>
        <w:tc>
          <w:tcPr>
            <w:tcW w:w="1068" w:type="dxa"/>
            <w:tcBorders>
              <w:top w:val="nil"/>
              <w:left w:val="nil"/>
              <w:bottom w:val="single" w:color="auto" w:sz="4" w:space="0"/>
              <w:right w:val="single" w:color="auto" w:sz="4" w:space="0"/>
            </w:tcBorders>
            <w:vAlign w:val="center"/>
          </w:tcPr>
          <w:p w14:paraId="29DAF04A">
            <w:pPr>
              <w:ind w:firstLine="0" w:firstLineChars="0"/>
              <w:jc w:val="center"/>
              <w:rPr>
                <w:sz w:val="18"/>
                <w:szCs w:val="18"/>
              </w:rPr>
            </w:pPr>
            <w:r>
              <w:rPr>
                <w:sz w:val="18"/>
                <w:szCs w:val="18"/>
              </w:rPr>
              <w:t>3.002930</w:t>
            </w:r>
          </w:p>
        </w:tc>
        <w:tc>
          <w:tcPr>
            <w:tcW w:w="626" w:type="dxa"/>
            <w:tcBorders>
              <w:top w:val="nil"/>
              <w:left w:val="nil"/>
              <w:bottom w:val="single" w:color="auto" w:sz="4" w:space="0"/>
              <w:right w:val="single" w:color="auto" w:sz="4" w:space="0"/>
            </w:tcBorders>
            <w:vAlign w:val="center"/>
          </w:tcPr>
          <w:p w14:paraId="48B58C67">
            <w:pPr>
              <w:ind w:firstLine="0" w:firstLineChars="0"/>
              <w:jc w:val="center"/>
              <w:rPr>
                <w:sz w:val="18"/>
                <w:szCs w:val="18"/>
              </w:rPr>
            </w:pPr>
            <w:r>
              <w:rPr>
                <w:sz w:val="18"/>
                <w:szCs w:val="18"/>
              </w:rPr>
              <w:t>5</w:t>
            </w:r>
          </w:p>
        </w:tc>
        <w:tc>
          <w:tcPr>
            <w:tcW w:w="599" w:type="dxa"/>
            <w:tcBorders>
              <w:top w:val="nil"/>
              <w:left w:val="nil"/>
              <w:bottom w:val="single" w:color="auto" w:sz="4" w:space="0"/>
              <w:right w:val="single" w:color="auto" w:sz="4" w:space="0"/>
            </w:tcBorders>
            <w:vAlign w:val="center"/>
          </w:tcPr>
          <w:p w14:paraId="307E0F9F">
            <w:pPr>
              <w:ind w:firstLine="0" w:firstLineChars="0"/>
              <w:jc w:val="center"/>
              <w:rPr>
                <w:sz w:val="18"/>
                <w:szCs w:val="18"/>
              </w:rPr>
            </w:pPr>
            <w:r>
              <w:rPr>
                <w:sz w:val="18"/>
                <w:szCs w:val="18"/>
              </w:rPr>
              <w:t>251</w:t>
            </w:r>
          </w:p>
        </w:tc>
        <w:tc>
          <w:tcPr>
            <w:tcW w:w="1068" w:type="dxa"/>
            <w:tcBorders>
              <w:top w:val="nil"/>
              <w:left w:val="nil"/>
              <w:bottom w:val="single" w:color="auto" w:sz="4" w:space="0"/>
              <w:right w:val="single" w:color="auto" w:sz="4" w:space="0"/>
            </w:tcBorders>
            <w:vAlign w:val="center"/>
          </w:tcPr>
          <w:p w14:paraId="6E8B6849">
            <w:pPr>
              <w:ind w:firstLine="0" w:firstLineChars="0"/>
              <w:jc w:val="center"/>
              <w:rPr>
                <w:sz w:val="18"/>
                <w:szCs w:val="18"/>
              </w:rPr>
            </w:pPr>
            <w:r>
              <w:rPr>
                <w:sz w:val="18"/>
                <w:szCs w:val="18"/>
              </w:rPr>
              <w:t>6.127930</w:t>
            </w:r>
          </w:p>
        </w:tc>
        <w:tc>
          <w:tcPr>
            <w:tcW w:w="626" w:type="dxa"/>
            <w:tcBorders>
              <w:top w:val="nil"/>
              <w:left w:val="nil"/>
              <w:bottom w:val="single" w:color="auto" w:sz="4" w:space="0"/>
              <w:right w:val="single" w:color="auto" w:sz="4" w:space="0"/>
            </w:tcBorders>
            <w:vAlign w:val="center"/>
          </w:tcPr>
          <w:p w14:paraId="75A87458">
            <w:pPr>
              <w:ind w:firstLine="0" w:firstLineChars="0"/>
              <w:jc w:val="center"/>
              <w:rPr>
                <w:sz w:val="18"/>
                <w:szCs w:val="18"/>
              </w:rPr>
            </w:pPr>
            <w:r>
              <w:rPr>
                <w:sz w:val="18"/>
                <w:szCs w:val="18"/>
              </w:rPr>
              <w:t>7</w:t>
            </w:r>
          </w:p>
        </w:tc>
        <w:tc>
          <w:tcPr>
            <w:tcW w:w="599" w:type="dxa"/>
            <w:tcBorders>
              <w:top w:val="nil"/>
              <w:left w:val="nil"/>
              <w:bottom w:val="single" w:color="auto" w:sz="4" w:space="0"/>
              <w:right w:val="single" w:color="auto" w:sz="4" w:space="0"/>
            </w:tcBorders>
            <w:vAlign w:val="center"/>
          </w:tcPr>
          <w:p w14:paraId="6DE43B9E">
            <w:pPr>
              <w:ind w:firstLine="0" w:firstLineChars="0"/>
              <w:jc w:val="center"/>
              <w:rPr>
                <w:sz w:val="18"/>
                <w:szCs w:val="18"/>
              </w:rPr>
            </w:pPr>
            <w:r>
              <w:rPr>
                <w:sz w:val="18"/>
                <w:szCs w:val="18"/>
              </w:rPr>
              <w:t>379</w:t>
            </w:r>
          </w:p>
        </w:tc>
        <w:tc>
          <w:tcPr>
            <w:tcW w:w="1068" w:type="dxa"/>
            <w:tcBorders>
              <w:top w:val="nil"/>
              <w:left w:val="nil"/>
              <w:bottom w:val="single" w:color="auto" w:sz="4" w:space="0"/>
              <w:right w:val="single" w:color="auto" w:sz="4" w:space="0"/>
            </w:tcBorders>
            <w:vAlign w:val="center"/>
          </w:tcPr>
          <w:p w14:paraId="2065087C">
            <w:pPr>
              <w:ind w:firstLine="0" w:firstLineChars="0"/>
              <w:jc w:val="center"/>
              <w:rPr>
                <w:sz w:val="18"/>
                <w:szCs w:val="18"/>
              </w:rPr>
            </w:pPr>
            <w:r>
              <w:rPr>
                <w:sz w:val="18"/>
                <w:szCs w:val="18"/>
              </w:rPr>
              <w:t>9.252930</w:t>
            </w:r>
          </w:p>
        </w:tc>
        <w:tc>
          <w:tcPr>
            <w:tcW w:w="626" w:type="dxa"/>
            <w:tcBorders>
              <w:top w:val="nil"/>
              <w:left w:val="nil"/>
              <w:bottom w:val="single" w:color="auto" w:sz="4" w:space="0"/>
              <w:right w:val="single" w:color="auto" w:sz="4" w:space="0"/>
            </w:tcBorders>
            <w:vAlign w:val="center"/>
          </w:tcPr>
          <w:p w14:paraId="19BEBF77">
            <w:pPr>
              <w:ind w:firstLine="0" w:firstLineChars="0"/>
              <w:jc w:val="center"/>
              <w:rPr>
                <w:sz w:val="18"/>
                <w:szCs w:val="18"/>
              </w:rPr>
            </w:pPr>
            <w:r>
              <w:rPr>
                <w:sz w:val="18"/>
                <w:szCs w:val="18"/>
              </w:rPr>
              <w:t>9</w:t>
            </w:r>
          </w:p>
        </w:tc>
        <w:tc>
          <w:tcPr>
            <w:tcW w:w="599" w:type="dxa"/>
            <w:tcBorders>
              <w:top w:val="nil"/>
              <w:left w:val="nil"/>
              <w:bottom w:val="single" w:color="auto" w:sz="4" w:space="0"/>
              <w:right w:val="single" w:color="auto" w:sz="4" w:space="0"/>
            </w:tcBorders>
            <w:vAlign w:val="center"/>
          </w:tcPr>
          <w:p w14:paraId="437F1E11">
            <w:pPr>
              <w:ind w:firstLine="0" w:firstLineChars="0"/>
              <w:jc w:val="center"/>
              <w:rPr>
                <w:sz w:val="18"/>
                <w:szCs w:val="18"/>
              </w:rPr>
            </w:pPr>
            <w:r>
              <w:rPr>
                <w:sz w:val="18"/>
                <w:szCs w:val="18"/>
              </w:rPr>
              <w:t>507</w:t>
            </w:r>
          </w:p>
        </w:tc>
        <w:tc>
          <w:tcPr>
            <w:tcW w:w="1109" w:type="dxa"/>
            <w:tcBorders>
              <w:top w:val="nil"/>
              <w:left w:val="nil"/>
              <w:bottom w:val="single" w:color="auto" w:sz="4" w:space="0"/>
              <w:right w:val="single" w:color="auto" w:sz="4" w:space="0"/>
            </w:tcBorders>
            <w:vAlign w:val="center"/>
          </w:tcPr>
          <w:p w14:paraId="04C6A790">
            <w:pPr>
              <w:ind w:firstLine="0" w:firstLineChars="0"/>
              <w:jc w:val="center"/>
              <w:rPr>
                <w:sz w:val="18"/>
                <w:szCs w:val="18"/>
              </w:rPr>
            </w:pPr>
            <w:r>
              <w:rPr>
                <w:sz w:val="18"/>
                <w:szCs w:val="18"/>
              </w:rPr>
              <w:t>12.377930</w:t>
            </w:r>
          </w:p>
        </w:tc>
        <w:tc>
          <w:tcPr>
            <w:tcW w:w="626" w:type="dxa"/>
            <w:tcBorders>
              <w:top w:val="nil"/>
              <w:left w:val="nil"/>
              <w:bottom w:val="single" w:color="auto" w:sz="4" w:space="0"/>
              <w:right w:val="single" w:color="auto" w:sz="4" w:space="0"/>
            </w:tcBorders>
            <w:vAlign w:val="center"/>
          </w:tcPr>
          <w:p w14:paraId="53ABF12B">
            <w:pPr>
              <w:ind w:firstLine="0" w:firstLineChars="0"/>
              <w:jc w:val="center"/>
              <w:rPr>
                <w:sz w:val="18"/>
                <w:szCs w:val="18"/>
              </w:rPr>
            </w:pPr>
            <w:r>
              <w:rPr>
                <w:sz w:val="18"/>
                <w:szCs w:val="18"/>
              </w:rPr>
              <w:t>0</w:t>
            </w:r>
          </w:p>
        </w:tc>
      </w:tr>
      <w:tr w14:paraId="70390DDC">
        <w:tblPrEx>
          <w:tblCellMar>
            <w:top w:w="0" w:type="dxa"/>
            <w:left w:w="108" w:type="dxa"/>
            <w:bottom w:w="0" w:type="dxa"/>
            <w:right w:w="108" w:type="dxa"/>
          </w:tblCellMar>
        </w:tblPrEx>
        <w:trPr>
          <w:trHeight w:val="270" w:hRule="atLeast"/>
          <w:jc w:val="center"/>
        </w:trPr>
        <w:tc>
          <w:tcPr>
            <w:tcW w:w="957" w:type="dxa"/>
            <w:tcBorders>
              <w:top w:val="nil"/>
              <w:left w:val="single" w:color="auto" w:sz="4" w:space="0"/>
              <w:bottom w:val="single" w:color="auto" w:sz="4" w:space="0"/>
              <w:right w:val="single" w:color="auto" w:sz="4" w:space="0"/>
            </w:tcBorders>
            <w:vAlign w:val="center"/>
          </w:tcPr>
          <w:p w14:paraId="17183FE9">
            <w:pPr>
              <w:ind w:firstLine="0" w:firstLineChars="0"/>
              <w:jc w:val="center"/>
              <w:rPr>
                <w:sz w:val="18"/>
                <w:szCs w:val="18"/>
              </w:rPr>
            </w:pPr>
            <w:r>
              <w:rPr>
                <w:sz w:val="18"/>
                <w:szCs w:val="18"/>
              </w:rPr>
              <w:t>124</w:t>
            </w:r>
          </w:p>
        </w:tc>
        <w:tc>
          <w:tcPr>
            <w:tcW w:w="1068" w:type="dxa"/>
            <w:tcBorders>
              <w:top w:val="nil"/>
              <w:left w:val="nil"/>
              <w:bottom w:val="single" w:color="auto" w:sz="4" w:space="0"/>
              <w:right w:val="single" w:color="auto" w:sz="4" w:space="0"/>
            </w:tcBorders>
            <w:vAlign w:val="center"/>
          </w:tcPr>
          <w:p w14:paraId="067FE423">
            <w:pPr>
              <w:ind w:firstLine="0" w:firstLineChars="0"/>
              <w:jc w:val="center"/>
              <w:rPr>
                <w:sz w:val="18"/>
                <w:szCs w:val="18"/>
              </w:rPr>
            </w:pPr>
            <w:r>
              <w:rPr>
                <w:sz w:val="18"/>
                <w:szCs w:val="18"/>
              </w:rPr>
              <w:t>3.027344</w:t>
            </w:r>
          </w:p>
        </w:tc>
        <w:tc>
          <w:tcPr>
            <w:tcW w:w="626" w:type="dxa"/>
            <w:tcBorders>
              <w:top w:val="nil"/>
              <w:left w:val="nil"/>
              <w:bottom w:val="single" w:color="auto" w:sz="4" w:space="0"/>
              <w:right w:val="single" w:color="auto" w:sz="4" w:space="0"/>
            </w:tcBorders>
            <w:vAlign w:val="center"/>
          </w:tcPr>
          <w:p w14:paraId="44D1B735">
            <w:pPr>
              <w:ind w:firstLine="0" w:firstLineChars="0"/>
              <w:jc w:val="center"/>
              <w:rPr>
                <w:sz w:val="18"/>
                <w:szCs w:val="18"/>
              </w:rPr>
            </w:pPr>
            <w:r>
              <w:rPr>
                <w:sz w:val="18"/>
                <w:szCs w:val="18"/>
              </w:rPr>
              <w:t>11</w:t>
            </w:r>
          </w:p>
        </w:tc>
        <w:tc>
          <w:tcPr>
            <w:tcW w:w="599" w:type="dxa"/>
            <w:tcBorders>
              <w:top w:val="nil"/>
              <w:left w:val="nil"/>
              <w:bottom w:val="single" w:color="auto" w:sz="4" w:space="0"/>
              <w:right w:val="single" w:color="auto" w:sz="4" w:space="0"/>
            </w:tcBorders>
            <w:vAlign w:val="center"/>
          </w:tcPr>
          <w:p w14:paraId="10FBFF84">
            <w:pPr>
              <w:ind w:firstLine="0" w:firstLineChars="0"/>
              <w:jc w:val="center"/>
              <w:rPr>
                <w:sz w:val="18"/>
                <w:szCs w:val="18"/>
              </w:rPr>
            </w:pPr>
            <w:r>
              <w:rPr>
                <w:sz w:val="18"/>
                <w:szCs w:val="18"/>
              </w:rPr>
              <w:t>252</w:t>
            </w:r>
          </w:p>
        </w:tc>
        <w:tc>
          <w:tcPr>
            <w:tcW w:w="1068" w:type="dxa"/>
            <w:tcBorders>
              <w:top w:val="nil"/>
              <w:left w:val="nil"/>
              <w:bottom w:val="single" w:color="auto" w:sz="4" w:space="0"/>
              <w:right w:val="single" w:color="auto" w:sz="4" w:space="0"/>
            </w:tcBorders>
            <w:vAlign w:val="center"/>
          </w:tcPr>
          <w:p w14:paraId="4735B06A">
            <w:pPr>
              <w:ind w:firstLine="0" w:firstLineChars="0"/>
              <w:jc w:val="center"/>
              <w:rPr>
                <w:sz w:val="18"/>
                <w:szCs w:val="18"/>
              </w:rPr>
            </w:pPr>
            <w:r>
              <w:rPr>
                <w:sz w:val="18"/>
                <w:szCs w:val="18"/>
              </w:rPr>
              <w:t>6.152344</w:t>
            </w:r>
          </w:p>
        </w:tc>
        <w:tc>
          <w:tcPr>
            <w:tcW w:w="626" w:type="dxa"/>
            <w:tcBorders>
              <w:top w:val="nil"/>
              <w:left w:val="nil"/>
              <w:bottom w:val="single" w:color="auto" w:sz="4" w:space="0"/>
              <w:right w:val="single" w:color="auto" w:sz="4" w:space="0"/>
            </w:tcBorders>
            <w:vAlign w:val="center"/>
          </w:tcPr>
          <w:p w14:paraId="3666AEF7">
            <w:pPr>
              <w:ind w:firstLine="0" w:firstLineChars="0"/>
              <w:jc w:val="center"/>
              <w:rPr>
                <w:sz w:val="18"/>
                <w:szCs w:val="18"/>
              </w:rPr>
            </w:pPr>
            <w:r>
              <w:rPr>
                <w:sz w:val="18"/>
                <w:szCs w:val="18"/>
              </w:rPr>
              <w:t>0</w:t>
            </w:r>
          </w:p>
        </w:tc>
        <w:tc>
          <w:tcPr>
            <w:tcW w:w="599" w:type="dxa"/>
            <w:tcBorders>
              <w:top w:val="nil"/>
              <w:left w:val="nil"/>
              <w:bottom w:val="single" w:color="auto" w:sz="4" w:space="0"/>
              <w:right w:val="single" w:color="auto" w:sz="4" w:space="0"/>
            </w:tcBorders>
            <w:vAlign w:val="center"/>
          </w:tcPr>
          <w:p w14:paraId="18DF6F3A">
            <w:pPr>
              <w:ind w:firstLine="0" w:firstLineChars="0"/>
              <w:jc w:val="center"/>
              <w:rPr>
                <w:sz w:val="18"/>
                <w:szCs w:val="18"/>
              </w:rPr>
            </w:pPr>
            <w:r>
              <w:rPr>
                <w:sz w:val="18"/>
                <w:szCs w:val="18"/>
              </w:rPr>
              <w:t>380</w:t>
            </w:r>
          </w:p>
        </w:tc>
        <w:tc>
          <w:tcPr>
            <w:tcW w:w="1068" w:type="dxa"/>
            <w:tcBorders>
              <w:top w:val="nil"/>
              <w:left w:val="nil"/>
              <w:bottom w:val="single" w:color="auto" w:sz="4" w:space="0"/>
              <w:right w:val="single" w:color="auto" w:sz="4" w:space="0"/>
            </w:tcBorders>
            <w:vAlign w:val="center"/>
          </w:tcPr>
          <w:p w14:paraId="19613BBA">
            <w:pPr>
              <w:ind w:firstLine="0" w:firstLineChars="0"/>
              <w:jc w:val="center"/>
              <w:rPr>
                <w:sz w:val="18"/>
                <w:szCs w:val="18"/>
              </w:rPr>
            </w:pPr>
            <w:r>
              <w:rPr>
                <w:sz w:val="18"/>
                <w:szCs w:val="18"/>
              </w:rPr>
              <w:t>9.277344</w:t>
            </w:r>
          </w:p>
        </w:tc>
        <w:tc>
          <w:tcPr>
            <w:tcW w:w="626" w:type="dxa"/>
            <w:tcBorders>
              <w:top w:val="nil"/>
              <w:left w:val="nil"/>
              <w:bottom w:val="single" w:color="auto" w:sz="4" w:space="0"/>
              <w:right w:val="single" w:color="auto" w:sz="4" w:space="0"/>
            </w:tcBorders>
            <w:vAlign w:val="center"/>
          </w:tcPr>
          <w:p w14:paraId="0C3EF4E2">
            <w:pPr>
              <w:ind w:firstLine="0" w:firstLineChars="0"/>
              <w:jc w:val="center"/>
              <w:rPr>
                <w:sz w:val="18"/>
                <w:szCs w:val="18"/>
              </w:rPr>
            </w:pPr>
            <w:r>
              <w:rPr>
                <w:sz w:val="18"/>
                <w:szCs w:val="18"/>
              </w:rPr>
              <w:t>1</w:t>
            </w:r>
          </w:p>
        </w:tc>
        <w:tc>
          <w:tcPr>
            <w:tcW w:w="599" w:type="dxa"/>
            <w:tcBorders>
              <w:top w:val="nil"/>
              <w:left w:val="nil"/>
              <w:bottom w:val="single" w:color="auto" w:sz="4" w:space="0"/>
              <w:right w:val="single" w:color="auto" w:sz="4" w:space="0"/>
            </w:tcBorders>
            <w:vAlign w:val="center"/>
          </w:tcPr>
          <w:p w14:paraId="789DFF94">
            <w:pPr>
              <w:ind w:firstLine="0" w:firstLineChars="0"/>
              <w:jc w:val="center"/>
              <w:rPr>
                <w:sz w:val="18"/>
                <w:szCs w:val="18"/>
              </w:rPr>
            </w:pPr>
            <w:r>
              <w:rPr>
                <w:sz w:val="18"/>
                <w:szCs w:val="18"/>
              </w:rPr>
              <w:t>508</w:t>
            </w:r>
          </w:p>
        </w:tc>
        <w:tc>
          <w:tcPr>
            <w:tcW w:w="1109" w:type="dxa"/>
            <w:tcBorders>
              <w:top w:val="nil"/>
              <w:left w:val="nil"/>
              <w:bottom w:val="single" w:color="auto" w:sz="4" w:space="0"/>
              <w:right w:val="single" w:color="auto" w:sz="4" w:space="0"/>
            </w:tcBorders>
            <w:vAlign w:val="center"/>
          </w:tcPr>
          <w:p w14:paraId="2811E23A">
            <w:pPr>
              <w:ind w:firstLine="0" w:firstLineChars="0"/>
              <w:jc w:val="center"/>
              <w:rPr>
                <w:sz w:val="18"/>
                <w:szCs w:val="18"/>
              </w:rPr>
            </w:pPr>
            <w:r>
              <w:rPr>
                <w:sz w:val="18"/>
                <w:szCs w:val="18"/>
              </w:rPr>
              <w:t>12.402344</w:t>
            </w:r>
          </w:p>
        </w:tc>
        <w:tc>
          <w:tcPr>
            <w:tcW w:w="626" w:type="dxa"/>
            <w:tcBorders>
              <w:top w:val="nil"/>
              <w:left w:val="nil"/>
              <w:bottom w:val="single" w:color="auto" w:sz="4" w:space="0"/>
              <w:right w:val="single" w:color="auto" w:sz="4" w:space="0"/>
            </w:tcBorders>
            <w:vAlign w:val="center"/>
          </w:tcPr>
          <w:p w14:paraId="1367B798">
            <w:pPr>
              <w:ind w:firstLine="0" w:firstLineChars="0"/>
              <w:jc w:val="center"/>
              <w:rPr>
                <w:sz w:val="18"/>
                <w:szCs w:val="18"/>
              </w:rPr>
            </w:pPr>
            <w:r>
              <w:rPr>
                <w:sz w:val="18"/>
                <w:szCs w:val="18"/>
              </w:rPr>
              <w:t>0</w:t>
            </w:r>
          </w:p>
        </w:tc>
      </w:tr>
      <w:tr w14:paraId="16443872">
        <w:tblPrEx>
          <w:tblCellMar>
            <w:top w:w="0" w:type="dxa"/>
            <w:left w:w="108" w:type="dxa"/>
            <w:bottom w:w="0" w:type="dxa"/>
            <w:right w:w="108" w:type="dxa"/>
          </w:tblCellMar>
        </w:tblPrEx>
        <w:trPr>
          <w:trHeight w:val="270" w:hRule="atLeast"/>
          <w:jc w:val="center"/>
        </w:trPr>
        <w:tc>
          <w:tcPr>
            <w:tcW w:w="957" w:type="dxa"/>
            <w:tcBorders>
              <w:top w:val="nil"/>
              <w:left w:val="single" w:color="auto" w:sz="4" w:space="0"/>
              <w:bottom w:val="single" w:color="auto" w:sz="4" w:space="0"/>
              <w:right w:val="single" w:color="auto" w:sz="4" w:space="0"/>
            </w:tcBorders>
            <w:vAlign w:val="center"/>
          </w:tcPr>
          <w:p w14:paraId="1CB189EE">
            <w:pPr>
              <w:ind w:firstLine="0" w:firstLineChars="0"/>
              <w:jc w:val="center"/>
              <w:rPr>
                <w:sz w:val="18"/>
                <w:szCs w:val="18"/>
              </w:rPr>
            </w:pPr>
            <w:r>
              <w:rPr>
                <w:sz w:val="18"/>
                <w:szCs w:val="18"/>
              </w:rPr>
              <w:t>125</w:t>
            </w:r>
          </w:p>
        </w:tc>
        <w:tc>
          <w:tcPr>
            <w:tcW w:w="1068" w:type="dxa"/>
            <w:tcBorders>
              <w:top w:val="nil"/>
              <w:left w:val="nil"/>
              <w:bottom w:val="single" w:color="auto" w:sz="4" w:space="0"/>
              <w:right w:val="single" w:color="auto" w:sz="4" w:space="0"/>
            </w:tcBorders>
            <w:vAlign w:val="center"/>
          </w:tcPr>
          <w:p w14:paraId="5791EB38">
            <w:pPr>
              <w:ind w:firstLine="0" w:firstLineChars="0"/>
              <w:jc w:val="center"/>
              <w:rPr>
                <w:sz w:val="18"/>
                <w:szCs w:val="18"/>
              </w:rPr>
            </w:pPr>
            <w:r>
              <w:rPr>
                <w:sz w:val="18"/>
                <w:szCs w:val="18"/>
              </w:rPr>
              <w:t>3.051758</w:t>
            </w:r>
          </w:p>
        </w:tc>
        <w:tc>
          <w:tcPr>
            <w:tcW w:w="626" w:type="dxa"/>
            <w:tcBorders>
              <w:top w:val="nil"/>
              <w:left w:val="nil"/>
              <w:bottom w:val="single" w:color="auto" w:sz="4" w:space="0"/>
              <w:right w:val="single" w:color="auto" w:sz="4" w:space="0"/>
            </w:tcBorders>
            <w:vAlign w:val="center"/>
          </w:tcPr>
          <w:p w14:paraId="7466E300">
            <w:pPr>
              <w:ind w:firstLine="0" w:firstLineChars="0"/>
              <w:jc w:val="center"/>
              <w:rPr>
                <w:sz w:val="18"/>
                <w:szCs w:val="18"/>
              </w:rPr>
            </w:pPr>
            <w:r>
              <w:rPr>
                <w:sz w:val="18"/>
                <w:szCs w:val="18"/>
              </w:rPr>
              <w:t>7</w:t>
            </w:r>
          </w:p>
        </w:tc>
        <w:tc>
          <w:tcPr>
            <w:tcW w:w="599" w:type="dxa"/>
            <w:tcBorders>
              <w:top w:val="nil"/>
              <w:left w:val="nil"/>
              <w:bottom w:val="single" w:color="auto" w:sz="4" w:space="0"/>
              <w:right w:val="single" w:color="auto" w:sz="4" w:space="0"/>
            </w:tcBorders>
            <w:vAlign w:val="center"/>
          </w:tcPr>
          <w:p w14:paraId="41D35524">
            <w:pPr>
              <w:ind w:firstLine="0" w:firstLineChars="0"/>
              <w:jc w:val="center"/>
              <w:rPr>
                <w:sz w:val="18"/>
                <w:szCs w:val="18"/>
              </w:rPr>
            </w:pPr>
            <w:r>
              <w:rPr>
                <w:sz w:val="18"/>
                <w:szCs w:val="18"/>
              </w:rPr>
              <w:t>253</w:t>
            </w:r>
          </w:p>
        </w:tc>
        <w:tc>
          <w:tcPr>
            <w:tcW w:w="1068" w:type="dxa"/>
            <w:tcBorders>
              <w:top w:val="nil"/>
              <w:left w:val="nil"/>
              <w:bottom w:val="single" w:color="auto" w:sz="4" w:space="0"/>
              <w:right w:val="single" w:color="auto" w:sz="4" w:space="0"/>
            </w:tcBorders>
            <w:vAlign w:val="center"/>
          </w:tcPr>
          <w:p w14:paraId="10696DDE">
            <w:pPr>
              <w:ind w:firstLine="0" w:firstLineChars="0"/>
              <w:jc w:val="center"/>
              <w:rPr>
                <w:sz w:val="18"/>
                <w:szCs w:val="18"/>
              </w:rPr>
            </w:pPr>
            <w:r>
              <w:rPr>
                <w:sz w:val="18"/>
                <w:szCs w:val="18"/>
              </w:rPr>
              <w:t>6.176758</w:t>
            </w:r>
          </w:p>
        </w:tc>
        <w:tc>
          <w:tcPr>
            <w:tcW w:w="626" w:type="dxa"/>
            <w:tcBorders>
              <w:top w:val="nil"/>
              <w:left w:val="nil"/>
              <w:bottom w:val="single" w:color="auto" w:sz="4" w:space="0"/>
              <w:right w:val="single" w:color="auto" w:sz="4" w:space="0"/>
            </w:tcBorders>
            <w:vAlign w:val="center"/>
          </w:tcPr>
          <w:p w14:paraId="293B9611">
            <w:pPr>
              <w:ind w:firstLine="0" w:firstLineChars="0"/>
              <w:jc w:val="center"/>
              <w:rPr>
                <w:sz w:val="18"/>
                <w:szCs w:val="18"/>
              </w:rPr>
            </w:pPr>
            <w:r>
              <w:rPr>
                <w:sz w:val="18"/>
                <w:szCs w:val="18"/>
              </w:rPr>
              <w:t>10</w:t>
            </w:r>
          </w:p>
        </w:tc>
        <w:tc>
          <w:tcPr>
            <w:tcW w:w="599" w:type="dxa"/>
            <w:tcBorders>
              <w:top w:val="nil"/>
              <w:left w:val="nil"/>
              <w:bottom w:val="single" w:color="auto" w:sz="4" w:space="0"/>
              <w:right w:val="single" w:color="auto" w:sz="4" w:space="0"/>
            </w:tcBorders>
            <w:vAlign w:val="center"/>
          </w:tcPr>
          <w:p w14:paraId="7995FBF6">
            <w:pPr>
              <w:ind w:firstLine="0" w:firstLineChars="0"/>
              <w:jc w:val="center"/>
              <w:rPr>
                <w:sz w:val="18"/>
                <w:szCs w:val="18"/>
              </w:rPr>
            </w:pPr>
            <w:r>
              <w:rPr>
                <w:sz w:val="18"/>
                <w:szCs w:val="18"/>
              </w:rPr>
              <w:t>381</w:t>
            </w:r>
          </w:p>
        </w:tc>
        <w:tc>
          <w:tcPr>
            <w:tcW w:w="1068" w:type="dxa"/>
            <w:tcBorders>
              <w:top w:val="nil"/>
              <w:left w:val="nil"/>
              <w:bottom w:val="single" w:color="auto" w:sz="4" w:space="0"/>
              <w:right w:val="single" w:color="auto" w:sz="4" w:space="0"/>
            </w:tcBorders>
            <w:vAlign w:val="center"/>
          </w:tcPr>
          <w:p w14:paraId="3194F417">
            <w:pPr>
              <w:ind w:firstLine="0" w:firstLineChars="0"/>
              <w:jc w:val="center"/>
              <w:rPr>
                <w:sz w:val="18"/>
                <w:szCs w:val="18"/>
              </w:rPr>
            </w:pPr>
            <w:r>
              <w:rPr>
                <w:sz w:val="18"/>
                <w:szCs w:val="18"/>
              </w:rPr>
              <w:t>9.301758</w:t>
            </w:r>
          </w:p>
        </w:tc>
        <w:tc>
          <w:tcPr>
            <w:tcW w:w="626" w:type="dxa"/>
            <w:tcBorders>
              <w:top w:val="nil"/>
              <w:left w:val="nil"/>
              <w:bottom w:val="single" w:color="auto" w:sz="4" w:space="0"/>
              <w:right w:val="single" w:color="auto" w:sz="4" w:space="0"/>
            </w:tcBorders>
            <w:vAlign w:val="center"/>
          </w:tcPr>
          <w:p w14:paraId="0C9DD3C9">
            <w:pPr>
              <w:ind w:firstLine="0" w:firstLineChars="0"/>
              <w:jc w:val="center"/>
              <w:rPr>
                <w:sz w:val="18"/>
                <w:szCs w:val="18"/>
              </w:rPr>
            </w:pPr>
            <w:r>
              <w:rPr>
                <w:sz w:val="18"/>
                <w:szCs w:val="18"/>
              </w:rPr>
              <w:t>10</w:t>
            </w:r>
          </w:p>
        </w:tc>
        <w:tc>
          <w:tcPr>
            <w:tcW w:w="599" w:type="dxa"/>
            <w:tcBorders>
              <w:top w:val="nil"/>
              <w:left w:val="nil"/>
              <w:bottom w:val="single" w:color="auto" w:sz="4" w:space="0"/>
              <w:right w:val="single" w:color="auto" w:sz="4" w:space="0"/>
            </w:tcBorders>
            <w:vAlign w:val="center"/>
          </w:tcPr>
          <w:p w14:paraId="22B7BD99">
            <w:pPr>
              <w:ind w:firstLine="0" w:firstLineChars="0"/>
              <w:jc w:val="center"/>
              <w:rPr>
                <w:sz w:val="18"/>
                <w:szCs w:val="18"/>
              </w:rPr>
            </w:pPr>
            <w:r>
              <w:rPr>
                <w:sz w:val="18"/>
                <w:szCs w:val="18"/>
              </w:rPr>
              <w:t>509</w:t>
            </w:r>
          </w:p>
        </w:tc>
        <w:tc>
          <w:tcPr>
            <w:tcW w:w="1109" w:type="dxa"/>
            <w:tcBorders>
              <w:top w:val="nil"/>
              <w:left w:val="nil"/>
              <w:bottom w:val="single" w:color="auto" w:sz="4" w:space="0"/>
              <w:right w:val="single" w:color="auto" w:sz="4" w:space="0"/>
            </w:tcBorders>
            <w:vAlign w:val="center"/>
          </w:tcPr>
          <w:p w14:paraId="349F2020">
            <w:pPr>
              <w:ind w:firstLine="0" w:firstLineChars="0"/>
              <w:jc w:val="center"/>
              <w:rPr>
                <w:sz w:val="18"/>
                <w:szCs w:val="18"/>
              </w:rPr>
            </w:pPr>
            <w:r>
              <w:rPr>
                <w:sz w:val="18"/>
                <w:szCs w:val="18"/>
              </w:rPr>
              <w:t>12.426758</w:t>
            </w:r>
          </w:p>
        </w:tc>
        <w:tc>
          <w:tcPr>
            <w:tcW w:w="626" w:type="dxa"/>
            <w:tcBorders>
              <w:top w:val="nil"/>
              <w:left w:val="nil"/>
              <w:bottom w:val="single" w:color="auto" w:sz="4" w:space="0"/>
              <w:right w:val="single" w:color="auto" w:sz="4" w:space="0"/>
            </w:tcBorders>
            <w:vAlign w:val="center"/>
          </w:tcPr>
          <w:p w14:paraId="5BD4DA10">
            <w:pPr>
              <w:ind w:firstLine="0" w:firstLineChars="0"/>
              <w:jc w:val="center"/>
              <w:rPr>
                <w:sz w:val="18"/>
                <w:szCs w:val="18"/>
              </w:rPr>
            </w:pPr>
            <w:r>
              <w:rPr>
                <w:sz w:val="18"/>
                <w:szCs w:val="18"/>
              </w:rPr>
              <w:t>0</w:t>
            </w:r>
          </w:p>
        </w:tc>
      </w:tr>
      <w:tr w14:paraId="1DECB6C7">
        <w:tblPrEx>
          <w:tblCellMar>
            <w:top w:w="0" w:type="dxa"/>
            <w:left w:w="108" w:type="dxa"/>
            <w:bottom w:w="0" w:type="dxa"/>
            <w:right w:w="108" w:type="dxa"/>
          </w:tblCellMar>
        </w:tblPrEx>
        <w:trPr>
          <w:trHeight w:val="270" w:hRule="atLeast"/>
          <w:jc w:val="center"/>
        </w:trPr>
        <w:tc>
          <w:tcPr>
            <w:tcW w:w="957" w:type="dxa"/>
            <w:tcBorders>
              <w:top w:val="nil"/>
              <w:left w:val="single" w:color="auto" w:sz="4" w:space="0"/>
              <w:bottom w:val="single" w:color="auto" w:sz="4" w:space="0"/>
              <w:right w:val="single" w:color="auto" w:sz="4" w:space="0"/>
            </w:tcBorders>
            <w:vAlign w:val="center"/>
          </w:tcPr>
          <w:p w14:paraId="7DE709EA">
            <w:pPr>
              <w:ind w:firstLine="0" w:firstLineChars="0"/>
              <w:jc w:val="center"/>
              <w:rPr>
                <w:sz w:val="18"/>
                <w:szCs w:val="18"/>
              </w:rPr>
            </w:pPr>
            <w:r>
              <w:rPr>
                <w:sz w:val="18"/>
                <w:szCs w:val="18"/>
              </w:rPr>
              <w:t>126</w:t>
            </w:r>
          </w:p>
        </w:tc>
        <w:tc>
          <w:tcPr>
            <w:tcW w:w="1068" w:type="dxa"/>
            <w:tcBorders>
              <w:top w:val="nil"/>
              <w:left w:val="nil"/>
              <w:bottom w:val="single" w:color="auto" w:sz="4" w:space="0"/>
              <w:right w:val="single" w:color="auto" w:sz="4" w:space="0"/>
            </w:tcBorders>
            <w:vAlign w:val="center"/>
          </w:tcPr>
          <w:p w14:paraId="6472479C">
            <w:pPr>
              <w:ind w:firstLine="0" w:firstLineChars="0"/>
              <w:jc w:val="center"/>
              <w:rPr>
                <w:sz w:val="18"/>
                <w:szCs w:val="18"/>
              </w:rPr>
            </w:pPr>
            <w:r>
              <w:rPr>
                <w:sz w:val="18"/>
                <w:szCs w:val="18"/>
              </w:rPr>
              <w:t>3.076172</w:t>
            </w:r>
          </w:p>
        </w:tc>
        <w:tc>
          <w:tcPr>
            <w:tcW w:w="626" w:type="dxa"/>
            <w:tcBorders>
              <w:top w:val="nil"/>
              <w:left w:val="nil"/>
              <w:bottom w:val="single" w:color="auto" w:sz="4" w:space="0"/>
              <w:right w:val="single" w:color="auto" w:sz="4" w:space="0"/>
            </w:tcBorders>
            <w:vAlign w:val="center"/>
          </w:tcPr>
          <w:p w14:paraId="4E828101">
            <w:pPr>
              <w:ind w:firstLine="0" w:firstLineChars="0"/>
              <w:jc w:val="center"/>
              <w:rPr>
                <w:sz w:val="18"/>
                <w:szCs w:val="18"/>
              </w:rPr>
            </w:pPr>
            <w:r>
              <w:rPr>
                <w:sz w:val="18"/>
                <w:szCs w:val="18"/>
              </w:rPr>
              <w:t>0</w:t>
            </w:r>
          </w:p>
        </w:tc>
        <w:tc>
          <w:tcPr>
            <w:tcW w:w="599" w:type="dxa"/>
            <w:tcBorders>
              <w:top w:val="nil"/>
              <w:left w:val="nil"/>
              <w:bottom w:val="single" w:color="auto" w:sz="4" w:space="0"/>
              <w:right w:val="single" w:color="auto" w:sz="4" w:space="0"/>
            </w:tcBorders>
            <w:vAlign w:val="center"/>
          </w:tcPr>
          <w:p w14:paraId="28D93D78">
            <w:pPr>
              <w:ind w:firstLine="0" w:firstLineChars="0"/>
              <w:jc w:val="center"/>
              <w:rPr>
                <w:sz w:val="18"/>
                <w:szCs w:val="18"/>
              </w:rPr>
            </w:pPr>
            <w:r>
              <w:rPr>
                <w:sz w:val="18"/>
                <w:szCs w:val="18"/>
              </w:rPr>
              <w:t>254</w:t>
            </w:r>
          </w:p>
        </w:tc>
        <w:tc>
          <w:tcPr>
            <w:tcW w:w="1068" w:type="dxa"/>
            <w:tcBorders>
              <w:top w:val="nil"/>
              <w:left w:val="nil"/>
              <w:bottom w:val="single" w:color="auto" w:sz="4" w:space="0"/>
              <w:right w:val="single" w:color="auto" w:sz="4" w:space="0"/>
            </w:tcBorders>
            <w:vAlign w:val="center"/>
          </w:tcPr>
          <w:p w14:paraId="3B60F074">
            <w:pPr>
              <w:ind w:firstLine="0" w:firstLineChars="0"/>
              <w:jc w:val="center"/>
              <w:rPr>
                <w:sz w:val="18"/>
                <w:szCs w:val="18"/>
              </w:rPr>
            </w:pPr>
            <w:r>
              <w:rPr>
                <w:sz w:val="18"/>
                <w:szCs w:val="18"/>
              </w:rPr>
              <w:t>6.201172</w:t>
            </w:r>
          </w:p>
        </w:tc>
        <w:tc>
          <w:tcPr>
            <w:tcW w:w="626" w:type="dxa"/>
            <w:tcBorders>
              <w:top w:val="nil"/>
              <w:left w:val="nil"/>
              <w:bottom w:val="single" w:color="auto" w:sz="4" w:space="0"/>
              <w:right w:val="single" w:color="auto" w:sz="4" w:space="0"/>
            </w:tcBorders>
            <w:vAlign w:val="center"/>
          </w:tcPr>
          <w:p w14:paraId="22F67245">
            <w:pPr>
              <w:ind w:firstLine="0" w:firstLineChars="0"/>
              <w:jc w:val="center"/>
              <w:rPr>
                <w:sz w:val="18"/>
                <w:szCs w:val="18"/>
              </w:rPr>
            </w:pPr>
            <w:r>
              <w:rPr>
                <w:sz w:val="18"/>
                <w:szCs w:val="18"/>
              </w:rPr>
              <w:t>9</w:t>
            </w:r>
          </w:p>
        </w:tc>
        <w:tc>
          <w:tcPr>
            <w:tcW w:w="599" w:type="dxa"/>
            <w:tcBorders>
              <w:top w:val="nil"/>
              <w:left w:val="nil"/>
              <w:bottom w:val="single" w:color="auto" w:sz="4" w:space="0"/>
              <w:right w:val="single" w:color="auto" w:sz="4" w:space="0"/>
            </w:tcBorders>
            <w:vAlign w:val="center"/>
          </w:tcPr>
          <w:p w14:paraId="6E49F256">
            <w:pPr>
              <w:ind w:firstLine="0" w:firstLineChars="0"/>
              <w:jc w:val="center"/>
              <w:rPr>
                <w:sz w:val="18"/>
                <w:szCs w:val="18"/>
              </w:rPr>
            </w:pPr>
            <w:r>
              <w:rPr>
                <w:sz w:val="18"/>
                <w:szCs w:val="18"/>
              </w:rPr>
              <w:t>382</w:t>
            </w:r>
          </w:p>
        </w:tc>
        <w:tc>
          <w:tcPr>
            <w:tcW w:w="1068" w:type="dxa"/>
            <w:tcBorders>
              <w:top w:val="nil"/>
              <w:left w:val="nil"/>
              <w:bottom w:val="single" w:color="auto" w:sz="4" w:space="0"/>
              <w:right w:val="single" w:color="auto" w:sz="4" w:space="0"/>
            </w:tcBorders>
            <w:vAlign w:val="center"/>
          </w:tcPr>
          <w:p w14:paraId="0DFFDE84">
            <w:pPr>
              <w:ind w:firstLine="0" w:firstLineChars="0"/>
              <w:jc w:val="center"/>
              <w:rPr>
                <w:sz w:val="18"/>
                <w:szCs w:val="18"/>
              </w:rPr>
            </w:pPr>
            <w:r>
              <w:rPr>
                <w:sz w:val="18"/>
                <w:szCs w:val="18"/>
              </w:rPr>
              <w:t>9.326172</w:t>
            </w:r>
          </w:p>
        </w:tc>
        <w:tc>
          <w:tcPr>
            <w:tcW w:w="626" w:type="dxa"/>
            <w:tcBorders>
              <w:top w:val="nil"/>
              <w:left w:val="nil"/>
              <w:bottom w:val="single" w:color="auto" w:sz="4" w:space="0"/>
              <w:right w:val="single" w:color="auto" w:sz="4" w:space="0"/>
            </w:tcBorders>
            <w:vAlign w:val="center"/>
          </w:tcPr>
          <w:p w14:paraId="5E020D7C">
            <w:pPr>
              <w:ind w:firstLine="0" w:firstLineChars="0"/>
              <w:jc w:val="center"/>
              <w:rPr>
                <w:sz w:val="18"/>
                <w:szCs w:val="18"/>
              </w:rPr>
            </w:pPr>
            <w:r>
              <w:rPr>
                <w:sz w:val="18"/>
                <w:szCs w:val="18"/>
              </w:rPr>
              <w:t>1</w:t>
            </w:r>
          </w:p>
        </w:tc>
        <w:tc>
          <w:tcPr>
            <w:tcW w:w="599" w:type="dxa"/>
            <w:tcBorders>
              <w:top w:val="nil"/>
              <w:left w:val="nil"/>
              <w:bottom w:val="single" w:color="auto" w:sz="4" w:space="0"/>
              <w:right w:val="single" w:color="auto" w:sz="4" w:space="0"/>
            </w:tcBorders>
            <w:vAlign w:val="center"/>
          </w:tcPr>
          <w:p w14:paraId="4A7DB9F1">
            <w:pPr>
              <w:ind w:firstLine="0" w:firstLineChars="0"/>
              <w:jc w:val="center"/>
              <w:rPr>
                <w:sz w:val="18"/>
                <w:szCs w:val="18"/>
              </w:rPr>
            </w:pPr>
            <w:r>
              <w:rPr>
                <w:sz w:val="18"/>
                <w:szCs w:val="18"/>
              </w:rPr>
              <w:t>510</w:t>
            </w:r>
          </w:p>
        </w:tc>
        <w:tc>
          <w:tcPr>
            <w:tcW w:w="1109" w:type="dxa"/>
            <w:tcBorders>
              <w:top w:val="nil"/>
              <w:left w:val="nil"/>
              <w:bottom w:val="single" w:color="auto" w:sz="4" w:space="0"/>
              <w:right w:val="single" w:color="auto" w:sz="4" w:space="0"/>
            </w:tcBorders>
            <w:vAlign w:val="center"/>
          </w:tcPr>
          <w:p w14:paraId="4E9359E6">
            <w:pPr>
              <w:ind w:firstLine="0" w:firstLineChars="0"/>
              <w:jc w:val="center"/>
              <w:rPr>
                <w:sz w:val="18"/>
                <w:szCs w:val="18"/>
              </w:rPr>
            </w:pPr>
            <w:r>
              <w:rPr>
                <w:sz w:val="18"/>
                <w:szCs w:val="18"/>
              </w:rPr>
              <w:t>12.451172</w:t>
            </w:r>
          </w:p>
        </w:tc>
        <w:tc>
          <w:tcPr>
            <w:tcW w:w="626" w:type="dxa"/>
            <w:tcBorders>
              <w:top w:val="nil"/>
              <w:left w:val="nil"/>
              <w:bottom w:val="single" w:color="auto" w:sz="4" w:space="0"/>
              <w:right w:val="single" w:color="auto" w:sz="4" w:space="0"/>
            </w:tcBorders>
            <w:vAlign w:val="center"/>
          </w:tcPr>
          <w:p w14:paraId="3CCB2373">
            <w:pPr>
              <w:ind w:firstLine="0" w:firstLineChars="0"/>
              <w:jc w:val="center"/>
              <w:rPr>
                <w:sz w:val="18"/>
                <w:szCs w:val="18"/>
              </w:rPr>
            </w:pPr>
            <w:r>
              <w:rPr>
                <w:sz w:val="18"/>
                <w:szCs w:val="18"/>
              </w:rPr>
              <w:t>0</w:t>
            </w:r>
          </w:p>
        </w:tc>
      </w:tr>
      <w:tr w14:paraId="192AF579">
        <w:tblPrEx>
          <w:tblCellMar>
            <w:top w:w="0" w:type="dxa"/>
            <w:left w:w="108" w:type="dxa"/>
            <w:bottom w:w="0" w:type="dxa"/>
            <w:right w:w="108" w:type="dxa"/>
          </w:tblCellMar>
        </w:tblPrEx>
        <w:trPr>
          <w:trHeight w:val="270" w:hRule="atLeast"/>
          <w:jc w:val="center"/>
        </w:trPr>
        <w:tc>
          <w:tcPr>
            <w:tcW w:w="957" w:type="dxa"/>
            <w:tcBorders>
              <w:top w:val="nil"/>
              <w:left w:val="single" w:color="auto" w:sz="4" w:space="0"/>
              <w:bottom w:val="single" w:color="auto" w:sz="4" w:space="0"/>
              <w:right w:val="single" w:color="auto" w:sz="4" w:space="0"/>
            </w:tcBorders>
            <w:vAlign w:val="center"/>
          </w:tcPr>
          <w:p w14:paraId="36E314AD">
            <w:pPr>
              <w:ind w:firstLine="0" w:firstLineChars="0"/>
              <w:jc w:val="center"/>
              <w:rPr>
                <w:sz w:val="18"/>
                <w:szCs w:val="18"/>
              </w:rPr>
            </w:pPr>
            <w:r>
              <w:rPr>
                <w:sz w:val="18"/>
                <w:szCs w:val="18"/>
              </w:rPr>
              <w:t>127</w:t>
            </w:r>
          </w:p>
        </w:tc>
        <w:tc>
          <w:tcPr>
            <w:tcW w:w="1068" w:type="dxa"/>
            <w:tcBorders>
              <w:top w:val="nil"/>
              <w:left w:val="nil"/>
              <w:bottom w:val="single" w:color="auto" w:sz="4" w:space="0"/>
              <w:right w:val="single" w:color="auto" w:sz="4" w:space="0"/>
            </w:tcBorders>
            <w:vAlign w:val="center"/>
          </w:tcPr>
          <w:p w14:paraId="085A79F3">
            <w:pPr>
              <w:ind w:firstLine="0" w:firstLineChars="0"/>
              <w:jc w:val="center"/>
              <w:rPr>
                <w:sz w:val="18"/>
                <w:szCs w:val="18"/>
              </w:rPr>
            </w:pPr>
            <w:r>
              <w:rPr>
                <w:sz w:val="18"/>
                <w:szCs w:val="18"/>
              </w:rPr>
              <w:t>3.100586</w:t>
            </w:r>
          </w:p>
        </w:tc>
        <w:tc>
          <w:tcPr>
            <w:tcW w:w="626" w:type="dxa"/>
            <w:tcBorders>
              <w:top w:val="nil"/>
              <w:left w:val="nil"/>
              <w:bottom w:val="single" w:color="auto" w:sz="4" w:space="0"/>
              <w:right w:val="single" w:color="auto" w:sz="4" w:space="0"/>
            </w:tcBorders>
            <w:vAlign w:val="center"/>
          </w:tcPr>
          <w:p w14:paraId="3E75CDB6">
            <w:pPr>
              <w:ind w:firstLine="0" w:firstLineChars="0"/>
              <w:jc w:val="center"/>
              <w:rPr>
                <w:sz w:val="18"/>
                <w:szCs w:val="18"/>
              </w:rPr>
            </w:pPr>
            <w:r>
              <w:rPr>
                <w:sz w:val="18"/>
                <w:szCs w:val="18"/>
              </w:rPr>
              <w:t>10</w:t>
            </w:r>
          </w:p>
        </w:tc>
        <w:tc>
          <w:tcPr>
            <w:tcW w:w="599" w:type="dxa"/>
            <w:tcBorders>
              <w:top w:val="nil"/>
              <w:left w:val="nil"/>
              <w:bottom w:val="single" w:color="auto" w:sz="4" w:space="0"/>
              <w:right w:val="single" w:color="auto" w:sz="4" w:space="0"/>
            </w:tcBorders>
            <w:vAlign w:val="center"/>
          </w:tcPr>
          <w:p w14:paraId="57006AAA">
            <w:pPr>
              <w:ind w:firstLine="0" w:firstLineChars="0"/>
              <w:jc w:val="center"/>
              <w:rPr>
                <w:sz w:val="18"/>
                <w:szCs w:val="18"/>
              </w:rPr>
            </w:pPr>
            <w:r>
              <w:rPr>
                <w:sz w:val="18"/>
                <w:szCs w:val="18"/>
              </w:rPr>
              <w:t>255</w:t>
            </w:r>
          </w:p>
        </w:tc>
        <w:tc>
          <w:tcPr>
            <w:tcW w:w="1068" w:type="dxa"/>
            <w:tcBorders>
              <w:top w:val="nil"/>
              <w:left w:val="nil"/>
              <w:bottom w:val="single" w:color="auto" w:sz="4" w:space="0"/>
              <w:right w:val="single" w:color="auto" w:sz="4" w:space="0"/>
            </w:tcBorders>
            <w:vAlign w:val="center"/>
          </w:tcPr>
          <w:p w14:paraId="4A5618BF">
            <w:pPr>
              <w:ind w:firstLine="0" w:firstLineChars="0"/>
              <w:jc w:val="center"/>
              <w:rPr>
                <w:sz w:val="18"/>
                <w:szCs w:val="18"/>
              </w:rPr>
            </w:pPr>
            <w:r>
              <w:rPr>
                <w:sz w:val="18"/>
                <w:szCs w:val="18"/>
              </w:rPr>
              <w:t>6.225586</w:t>
            </w:r>
          </w:p>
        </w:tc>
        <w:tc>
          <w:tcPr>
            <w:tcW w:w="626" w:type="dxa"/>
            <w:tcBorders>
              <w:top w:val="nil"/>
              <w:left w:val="nil"/>
              <w:bottom w:val="single" w:color="auto" w:sz="4" w:space="0"/>
              <w:right w:val="single" w:color="auto" w:sz="4" w:space="0"/>
            </w:tcBorders>
            <w:vAlign w:val="center"/>
          </w:tcPr>
          <w:p w14:paraId="06D57CEB">
            <w:pPr>
              <w:ind w:firstLine="0" w:firstLineChars="0"/>
              <w:jc w:val="center"/>
              <w:rPr>
                <w:sz w:val="18"/>
                <w:szCs w:val="18"/>
              </w:rPr>
            </w:pPr>
            <w:r>
              <w:rPr>
                <w:sz w:val="18"/>
                <w:szCs w:val="18"/>
              </w:rPr>
              <w:t>11</w:t>
            </w:r>
          </w:p>
        </w:tc>
        <w:tc>
          <w:tcPr>
            <w:tcW w:w="599" w:type="dxa"/>
            <w:tcBorders>
              <w:top w:val="nil"/>
              <w:left w:val="nil"/>
              <w:bottom w:val="single" w:color="auto" w:sz="4" w:space="0"/>
              <w:right w:val="single" w:color="auto" w:sz="4" w:space="0"/>
            </w:tcBorders>
            <w:vAlign w:val="center"/>
          </w:tcPr>
          <w:p w14:paraId="3A1BE53C">
            <w:pPr>
              <w:ind w:firstLine="0" w:firstLineChars="0"/>
              <w:jc w:val="center"/>
              <w:rPr>
                <w:sz w:val="18"/>
                <w:szCs w:val="18"/>
              </w:rPr>
            </w:pPr>
            <w:r>
              <w:rPr>
                <w:sz w:val="18"/>
                <w:szCs w:val="18"/>
              </w:rPr>
              <w:t>383</w:t>
            </w:r>
          </w:p>
        </w:tc>
        <w:tc>
          <w:tcPr>
            <w:tcW w:w="1068" w:type="dxa"/>
            <w:tcBorders>
              <w:top w:val="nil"/>
              <w:left w:val="nil"/>
              <w:bottom w:val="single" w:color="auto" w:sz="4" w:space="0"/>
              <w:right w:val="single" w:color="auto" w:sz="4" w:space="0"/>
            </w:tcBorders>
            <w:vAlign w:val="center"/>
          </w:tcPr>
          <w:p w14:paraId="11313060">
            <w:pPr>
              <w:ind w:firstLine="0" w:firstLineChars="0"/>
              <w:jc w:val="center"/>
              <w:rPr>
                <w:sz w:val="18"/>
                <w:szCs w:val="18"/>
              </w:rPr>
            </w:pPr>
            <w:r>
              <w:rPr>
                <w:sz w:val="18"/>
                <w:szCs w:val="18"/>
              </w:rPr>
              <w:t>9.350586</w:t>
            </w:r>
          </w:p>
        </w:tc>
        <w:tc>
          <w:tcPr>
            <w:tcW w:w="626" w:type="dxa"/>
            <w:tcBorders>
              <w:top w:val="nil"/>
              <w:left w:val="nil"/>
              <w:bottom w:val="single" w:color="auto" w:sz="4" w:space="0"/>
              <w:right w:val="single" w:color="auto" w:sz="4" w:space="0"/>
            </w:tcBorders>
            <w:vAlign w:val="center"/>
          </w:tcPr>
          <w:p w14:paraId="079A4DDA">
            <w:pPr>
              <w:ind w:firstLine="0" w:firstLineChars="0"/>
              <w:jc w:val="center"/>
              <w:rPr>
                <w:sz w:val="18"/>
                <w:szCs w:val="18"/>
              </w:rPr>
            </w:pPr>
            <w:r>
              <w:rPr>
                <w:sz w:val="18"/>
                <w:szCs w:val="18"/>
              </w:rPr>
              <w:t>9</w:t>
            </w:r>
          </w:p>
        </w:tc>
        <w:tc>
          <w:tcPr>
            <w:tcW w:w="599" w:type="dxa"/>
            <w:tcBorders>
              <w:top w:val="nil"/>
              <w:left w:val="nil"/>
              <w:bottom w:val="single" w:color="auto" w:sz="4" w:space="0"/>
              <w:right w:val="single" w:color="auto" w:sz="4" w:space="0"/>
            </w:tcBorders>
            <w:vAlign w:val="center"/>
          </w:tcPr>
          <w:p w14:paraId="4B9152AA">
            <w:pPr>
              <w:ind w:firstLine="0" w:firstLineChars="0"/>
              <w:jc w:val="center"/>
              <w:rPr>
                <w:sz w:val="18"/>
                <w:szCs w:val="18"/>
              </w:rPr>
            </w:pPr>
            <w:r>
              <w:rPr>
                <w:sz w:val="18"/>
                <w:szCs w:val="18"/>
              </w:rPr>
              <w:t>511</w:t>
            </w:r>
          </w:p>
        </w:tc>
        <w:tc>
          <w:tcPr>
            <w:tcW w:w="1109" w:type="dxa"/>
            <w:tcBorders>
              <w:top w:val="nil"/>
              <w:left w:val="nil"/>
              <w:bottom w:val="single" w:color="auto" w:sz="4" w:space="0"/>
              <w:right w:val="single" w:color="auto" w:sz="4" w:space="0"/>
            </w:tcBorders>
            <w:vAlign w:val="center"/>
          </w:tcPr>
          <w:p w14:paraId="34AD8054">
            <w:pPr>
              <w:ind w:firstLine="0" w:firstLineChars="0"/>
              <w:jc w:val="center"/>
              <w:rPr>
                <w:sz w:val="18"/>
                <w:szCs w:val="18"/>
              </w:rPr>
            </w:pPr>
            <w:r>
              <w:rPr>
                <w:sz w:val="18"/>
                <w:szCs w:val="18"/>
              </w:rPr>
              <w:t>12.475586</w:t>
            </w:r>
          </w:p>
        </w:tc>
        <w:tc>
          <w:tcPr>
            <w:tcW w:w="626" w:type="dxa"/>
            <w:tcBorders>
              <w:top w:val="nil"/>
              <w:left w:val="nil"/>
              <w:bottom w:val="single" w:color="auto" w:sz="4" w:space="0"/>
              <w:right w:val="single" w:color="auto" w:sz="4" w:space="0"/>
            </w:tcBorders>
            <w:vAlign w:val="center"/>
          </w:tcPr>
          <w:p w14:paraId="11B9C491">
            <w:pPr>
              <w:ind w:firstLine="0" w:firstLineChars="0"/>
              <w:jc w:val="center"/>
              <w:rPr>
                <w:sz w:val="18"/>
                <w:szCs w:val="18"/>
              </w:rPr>
            </w:pPr>
            <w:r>
              <w:rPr>
                <w:sz w:val="18"/>
                <w:szCs w:val="18"/>
              </w:rPr>
              <w:t>0</w:t>
            </w:r>
          </w:p>
        </w:tc>
      </w:tr>
    </w:tbl>
    <w:p w14:paraId="171570FB">
      <w:pPr>
        <w:widowControl/>
        <w:ind w:firstLine="420"/>
        <w:jc w:val="center"/>
        <w:rPr>
          <w:kern w:val="0"/>
          <w:szCs w:val="21"/>
        </w:rPr>
      </w:pPr>
    </w:p>
    <w:p w14:paraId="560C30BF">
      <w:pPr>
        <w:pStyle w:val="502"/>
        <w:ind w:firstLine="420"/>
      </w:pPr>
    </w:p>
    <w:p w14:paraId="25924E49">
      <w:pPr>
        <w:pStyle w:val="49"/>
        <w:ind w:firstLine="422"/>
      </w:pPr>
    </w:p>
    <w:sectPr>
      <w:headerReference r:id="rId23" w:type="default"/>
      <w:footerReference r:id="rId24" w:type="default"/>
      <w:footerReference r:id="rId25" w:type="even"/>
      <w:pgSz w:w="11906" w:h="16838"/>
      <w:pgMar w:top="1418" w:right="1134" w:bottom="1134" w:left="1418" w:header="1020" w:footer="1020" w:gutter="0"/>
      <w:pgNumType w:fmt="decimal"/>
      <w:cols w:space="720"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黄博阳" w:date="2026-03-02T11:21:32Z" w:initials="H">
    <w:p w14:paraId="2231CEEC">
      <w:pPr>
        <w:pStyle w:val="21"/>
        <w:rPr>
          <w:rFonts w:hint="default" w:eastAsia="宋体"/>
          <w:lang w:val="en-US" w:eastAsia="zh-CN"/>
        </w:rPr>
      </w:pPr>
      <w:r>
        <w:rPr>
          <w:rFonts w:hint="eastAsia"/>
          <w:lang w:val="en-US" w:eastAsia="zh-CN"/>
        </w:rPr>
        <w:t>检查，和总则保持一致。</w:t>
      </w:r>
    </w:p>
  </w:comment>
  <w:comment w:id="1" w:author="Gutingting " w:date="2026-02-11T15:41:22Z" w:initials="">
    <w:p w14:paraId="3F912AF4">
      <w:pPr>
        <w:pStyle w:val="21"/>
        <w:rPr>
          <w:rFonts w:hint="default" w:eastAsia="宋体"/>
          <w:lang w:val="en-US" w:eastAsia="zh-CN"/>
        </w:rPr>
      </w:pPr>
      <w:r>
        <w:rPr>
          <w:rFonts w:hint="eastAsia"/>
          <w:lang w:val="en-US" w:eastAsia="zh-CN"/>
        </w:rPr>
        <w:t>与第1部分、第2部分定义不一致，建议标准的全部部分术语定义统一。</w:t>
      </w:r>
    </w:p>
    <w:p w14:paraId="27780052">
      <w:pPr>
        <w:pStyle w:val="21"/>
      </w:pPr>
    </w:p>
  </w:comment>
  <w:comment w:id="2" w:author="Gutingting " w:date="2026-02-11T15:37:11Z" w:initials="">
    <w:p w14:paraId="7C07063A">
      <w:pPr>
        <w:pStyle w:val="21"/>
        <w:rPr>
          <w:rFonts w:hint="default" w:eastAsia="宋体"/>
          <w:lang w:val="en-US" w:eastAsia="zh-CN"/>
        </w:rPr>
      </w:pPr>
      <w:r>
        <w:rPr>
          <w:rFonts w:hint="eastAsia"/>
          <w:lang w:val="en-US" w:eastAsia="zh-CN"/>
        </w:rPr>
        <w:t>与第1部分、第2部分定义不一致，建议标准的全部部分术语定义统一</w:t>
      </w:r>
    </w:p>
  </w:comment>
  <w:comment w:id="3" w:author="Gutingting " w:date="2026-02-11T15:45:31Z" w:initials="">
    <w:p w14:paraId="1E517E2B">
      <w:pPr>
        <w:pStyle w:val="21"/>
        <w:rPr>
          <w:rFonts w:hint="default" w:eastAsia="宋体"/>
          <w:lang w:val="en-US" w:eastAsia="zh-CN"/>
        </w:rPr>
      </w:pPr>
      <w:r>
        <w:rPr>
          <w:rFonts w:hint="eastAsia"/>
          <w:lang w:val="en-US" w:eastAsia="zh-CN"/>
        </w:rPr>
        <w:t>此处为单端口，第1部分为单一端口，术语定义建议全部统一</w:t>
      </w:r>
    </w:p>
  </w:comment>
  <w:comment w:id="4" w:author="黄博阳" w:date="2026-03-02T11:23:44Z" w:initials="H">
    <w:p w14:paraId="6B392B68">
      <w:pPr>
        <w:pStyle w:val="21"/>
        <w:rPr>
          <w:rFonts w:hint="default" w:eastAsia="宋体"/>
          <w:lang w:val="en-US" w:eastAsia="zh-CN"/>
        </w:rPr>
      </w:pPr>
      <w:r>
        <w:rPr>
          <w:rFonts w:hint="eastAsia"/>
          <w:lang w:val="en-US" w:eastAsia="zh-CN"/>
        </w:rPr>
        <w:t>缩略语移到表格中</w:t>
      </w:r>
    </w:p>
  </w:comment>
  <w:comment w:id="5" w:author="黄博阳" w:date="2026-03-02T11:03:22Z" w:initials="H">
    <w:p w14:paraId="74312D66">
      <w:pPr>
        <w:widowControl w:val="0"/>
        <w:ind w:firstLine="420" w:firstLineChars="200"/>
        <w:jc w:val="left"/>
        <w:rPr>
          <w:rFonts w:hint="default"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 w:val="21"/>
          <w:szCs w:val="24"/>
          <w:lang w:val="en-US" w:eastAsia="zh-CN" w:bidi="ar-SA"/>
        </w:rPr>
        <w:t>请补充后文提及的缩略语</w:t>
      </w:r>
    </w:p>
  </w:comment>
  <w:comment w:id="6" w:author="Gutingting " w:date="2026-02-25T15:02:43Z" w:initials="">
    <w:p w14:paraId="4AF81F5C">
      <w:pPr>
        <w:pStyle w:val="21"/>
        <w:rPr>
          <w:rFonts w:hint="default" w:eastAsia="宋体"/>
          <w:lang w:val="en-US" w:eastAsia="zh-CN"/>
        </w:rPr>
      </w:pPr>
      <w:r>
        <w:rPr>
          <w:rFonts w:hint="eastAsia" w:ascii="宋体" w:hAnsi="宋体" w:cs="宋体"/>
        </w:rPr>
        <w:t>Q/CSG</w:t>
      </w:r>
      <w:r>
        <w:rPr>
          <w:rFonts w:hint="eastAsia" w:ascii="宋体" w:hAnsi="宋体" w:cs="宋体"/>
          <w:lang w:val="en-US" w:eastAsia="zh-CN"/>
        </w:rPr>
        <w:t xml:space="preserve"> </w:t>
      </w:r>
      <w:r>
        <w:rPr>
          <w:rFonts w:hint="eastAsia" w:ascii="宋体" w:hAnsi="宋体" w:cs="宋体"/>
        </w:rPr>
        <w:t>1204111.3-2022</w:t>
      </w:r>
      <w:r>
        <w:rPr>
          <w:rFonts w:hint="eastAsia" w:ascii="宋体" w:hAnsi="宋体" w:cs="宋体"/>
          <w:lang w:val="en-US" w:eastAsia="zh-CN"/>
        </w:rPr>
        <w:t>中解释为“媒介访问控制”，专有名词解释是否应该与</w:t>
      </w:r>
      <w:r>
        <w:rPr>
          <w:rFonts w:hint="eastAsia" w:ascii="宋体" w:hAnsi="宋体" w:cs="宋体"/>
        </w:rPr>
        <w:t>Q/CSG</w:t>
      </w:r>
      <w:r>
        <w:rPr>
          <w:rFonts w:hint="eastAsia" w:ascii="宋体" w:hAnsi="宋体" w:cs="宋体"/>
          <w:lang w:val="en-US" w:eastAsia="zh-CN"/>
        </w:rPr>
        <w:t xml:space="preserve"> </w:t>
      </w:r>
      <w:r>
        <w:rPr>
          <w:rFonts w:hint="eastAsia" w:ascii="宋体" w:hAnsi="宋体" w:cs="宋体"/>
        </w:rPr>
        <w:t>1204111.3-2022</w:t>
      </w:r>
      <w:r>
        <w:rPr>
          <w:rFonts w:hint="eastAsia" w:ascii="宋体" w:hAnsi="宋体" w:cs="宋体"/>
          <w:lang w:val="en-US" w:eastAsia="zh-CN"/>
        </w:rPr>
        <w:t>一致？新增缩略语BPLC及ROBO，</w:t>
      </w:r>
      <w:r>
        <w:rPr>
          <w:rFonts w:hint="eastAsia" w:ascii="宋体" w:hAnsi="宋体" w:eastAsia="宋体" w:cs="宋体"/>
        </w:rPr>
        <w:t>MIMO</w:t>
      </w:r>
      <w:r>
        <w:rPr>
          <w:rFonts w:hint="eastAsia" w:ascii="宋体" w:hAnsi="宋体" w:cs="宋体"/>
          <w:lang w:eastAsia="zh-CN"/>
        </w:rPr>
        <w:t>、</w:t>
      </w:r>
      <w:r>
        <w:rPr>
          <w:rFonts w:hint="eastAsia" w:ascii="宋体" w:hAnsi="宋体" w:eastAsia="宋体" w:cs="宋体"/>
        </w:rPr>
        <w:t>SISO</w:t>
      </w:r>
      <w:r>
        <w:rPr>
          <w:rFonts w:hint="eastAsia" w:ascii="宋体" w:hAnsi="宋体" w:cs="宋体"/>
          <w:lang w:val="en-US" w:eastAsia="zh-CN"/>
        </w:rPr>
        <w:t>与术语定义的中文保持一致，分别加了“输”字</w:t>
      </w:r>
    </w:p>
  </w:comment>
  <w:comment w:id="7" w:author="何艺" w:date="2026-02-24T18:29:01Z" w:initials="">
    <w:p w14:paraId="1A510257">
      <w:pPr>
        <w:pStyle w:val="21"/>
        <w:rPr>
          <w:rFonts w:hint="default" w:eastAsia="宋体"/>
          <w:lang w:val="en-US" w:eastAsia="zh-CN"/>
        </w:rPr>
      </w:pPr>
      <w:r>
        <w:rPr>
          <w:rFonts w:hint="eastAsia"/>
          <w:lang w:val="en-US" w:eastAsia="zh-CN"/>
        </w:rPr>
        <w:t>%是否准确？</w:t>
      </w:r>
    </w:p>
  </w:comment>
  <w:comment w:id="8" w:author="Gutingting " w:date="2026-02-12T15:03:57Z" w:initials="">
    <w:p w14:paraId="3DF11213">
      <w:pPr>
        <w:pStyle w:val="21"/>
        <w:rPr>
          <w:rFonts w:hint="default" w:eastAsia="宋体"/>
          <w:lang w:val="en-US" w:eastAsia="zh-CN"/>
        </w:rPr>
      </w:pPr>
      <w:r>
        <w:rPr>
          <w:rFonts w:hint="eastAsia"/>
          <w:lang w:val="en-US" w:eastAsia="zh-CN"/>
        </w:rPr>
        <w:t>图前空一行</w:t>
      </w:r>
    </w:p>
  </w:comment>
  <w:comment w:id="9" w:author="Gutingting " w:date="2026-02-12T15:24:37Z" w:initials="">
    <w:p w14:paraId="58BB4A5C">
      <w:pPr>
        <w:pStyle w:val="21"/>
        <w:rPr>
          <w:rFonts w:hint="eastAsia" w:eastAsia="宋体"/>
          <w:lang w:val="en-US" w:eastAsia="zh-CN"/>
        </w:rPr>
      </w:pPr>
      <w:r>
        <w:rPr>
          <w:rFonts w:hint="eastAsia"/>
          <w:lang w:val="en-US" w:eastAsia="zh-CN"/>
        </w:rPr>
        <w:t>空格中插入“</w:t>
      </w:r>
      <w:r>
        <w:rPr>
          <w:rFonts w:ascii="Times New Roman" w:hAnsi="Times New Roman"/>
          <w:sz w:val="18"/>
        </w:rPr>
        <w:t>--</w:t>
      </w:r>
      <w:r>
        <w:rPr>
          <w:rFonts w:hint="eastAsia"/>
          <w:lang w:val="en-US" w:eastAsia="zh-CN"/>
        </w:rPr>
        <w:t>”</w:t>
      </w:r>
    </w:p>
  </w:comment>
  <w:comment w:id="10" w:author="Gutingting " w:date="2026-02-13T11:08:15Z" w:initials="">
    <w:p w14:paraId="4DDE27AC">
      <w:pPr>
        <w:pStyle w:val="6"/>
        <w:tabs>
          <w:tab w:val="left" w:pos="0"/>
        </w:tabs>
        <w:rPr>
          <w:rFonts w:hint="default"/>
          <w:lang w:val="en-US"/>
        </w:rPr>
      </w:pPr>
      <w:r>
        <w:rPr>
          <w:rFonts w:hint="eastAsia"/>
        </w:rPr>
        <w:t>Q/CSG1204111.</w:t>
      </w:r>
      <w:r>
        <w:t>3</w:t>
      </w:r>
      <w:r>
        <w:rPr>
          <w:rFonts w:hint="eastAsia"/>
        </w:rPr>
        <w:t>-2022</w:t>
      </w:r>
      <w:r>
        <w:rPr>
          <w:rFonts w:hint="eastAsia"/>
          <w:lang w:val="en-US" w:eastAsia="zh-CN"/>
        </w:rPr>
        <w:t>里7.2.5是</w:t>
      </w:r>
      <w:bookmarkStart w:id="462" w:name="_Toc20810"/>
      <w:bookmarkStart w:id="463" w:name="_Toc402983050"/>
      <w:bookmarkStart w:id="464" w:name="_Toc402983982"/>
      <w:bookmarkStart w:id="465" w:name="_Toc403570495"/>
      <w:bookmarkStart w:id="466" w:name="_Toc403585453"/>
      <w:bookmarkStart w:id="467" w:name="_Toc8946"/>
      <w:bookmarkStart w:id="468" w:name="_Toc405476800"/>
      <w:bookmarkStart w:id="469" w:name="_Toc402983516"/>
      <w:bookmarkStart w:id="470" w:name="_Toc28026"/>
      <w:bookmarkStart w:id="471" w:name="_Toc439785745"/>
      <w:bookmarkStart w:id="472" w:name="_Toc408860081"/>
      <w:bookmarkStart w:id="473" w:name="_Toc8546"/>
      <w:r>
        <w:rPr>
          <w:rFonts w:hint="eastAsia"/>
          <w:lang w:val="en-US" w:eastAsia="zh-CN"/>
        </w:rPr>
        <w:t>“</w:t>
      </w:r>
      <w:r>
        <w:rPr>
          <w:rFonts w:hint="eastAsia"/>
        </w:rPr>
        <w:t>接收机载荷数据接收完成原语</w:t>
      </w:r>
      <w:bookmarkEnd w:id="462"/>
      <w:bookmarkEnd w:id="463"/>
      <w:bookmarkEnd w:id="464"/>
      <w:bookmarkEnd w:id="465"/>
      <w:bookmarkEnd w:id="466"/>
      <w:bookmarkEnd w:id="467"/>
      <w:bookmarkEnd w:id="468"/>
      <w:bookmarkEnd w:id="469"/>
      <w:bookmarkEnd w:id="470"/>
      <w:bookmarkEnd w:id="471"/>
      <w:bookmarkEnd w:id="472"/>
      <w:bookmarkEnd w:id="473"/>
      <w:r>
        <w:rPr>
          <w:rFonts w:hint="eastAsia"/>
          <w:lang w:val="en-US" w:eastAsia="zh-CN"/>
        </w:rPr>
        <w:t>”，差异一个“帧”字，待确认</w:t>
      </w:r>
    </w:p>
    <w:p w14:paraId="2CCA5EAB">
      <w:pPr>
        <w:pStyle w:val="21"/>
        <w:rPr>
          <w:rFonts w:hint="default" w:eastAsia="宋体"/>
          <w:lang w:val="en-US" w:eastAsia="zh-CN"/>
        </w:rPr>
      </w:pP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231CEEC" w15:done="0"/>
  <w15:commentEx w15:paraId="27780052" w15:done="0"/>
  <w15:commentEx w15:paraId="7C07063A" w15:done="0"/>
  <w15:commentEx w15:paraId="1E517E2B" w15:done="0"/>
  <w15:commentEx w15:paraId="6B392B68" w15:done="0"/>
  <w15:commentEx w15:paraId="74312D66" w15:done="0"/>
  <w15:commentEx w15:paraId="4AF81F5C" w15:done="0"/>
  <w15:commentEx w15:paraId="1A510257" w15:done="0"/>
  <w15:commentEx w15:paraId="3DF11213" w15:done="0"/>
  <w15:commentEx w15:paraId="58BB4A5C" w15:done="0"/>
  <w15:commentEx w15:paraId="2CCA5EAB"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20"/>
      </w:pPr>
      <w:r>
        <w:separator/>
      </w:r>
    </w:p>
  </w:endnote>
  <w:endnote w:type="continuationSeparator" w:id="1">
    <w:p>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swiss"/>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细黑">
    <w:panose1 w:val="02010600040101010101"/>
    <w:charset w:val="86"/>
    <w:family w:val="auto"/>
    <w:pitch w:val="default"/>
    <w:sig w:usb0="00000287" w:usb1="080F0000" w:usb2="00000000" w:usb3="00000000" w:csb0="0004009F" w:csb1="DFD70000"/>
  </w:font>
  <w:font w:name="Garamond">
    <w:panose1 w:val="02020404030301010803"/>
    <w:charset w:val="00"/>
    <w:family w:val="roman"/>
    <w:pitch w:val="default"/>
    <w:sig w:usb0="00000287" w:usb1="00000000" w:usb2="00000000" w:usb3="00000000" w:csb0="0000009F" w:csb1="DFD70000"/>
  </w:font>
  <w:font w:name="Tahoma">
    <w:panose1 w:val="020B0604030504040204"/>
    <w:charset w:val="00"/>
    <w:family w:val="swiss"/>
    <w:pitch w:val="default"/>
    <w:sig w:usb0="E1002EFF" w:usb1="C000605B" w:usb2="00000029" w:usb3="00000000" w:csb0="200101FF" w:csb1="20280000"/>
  </w:font>
  <w:font w:name="System">
    <w:altName w:val="宋体"/>
    <w:panose1 w:val="00000000000000000000"/>
    <w:charset w:val="86"/>
    <w:family w:val="auto"/>
    <w:pitch w:val="default"/>
    <w:sig w:usb0="00000000" w:usb1="00000000" w:usb2="00000010" w:usb3="00000000" w:csb0="00040000" w:csb1="00000000"/>
  </w:font>
  <w:font w:name="Verdana">
    <w:panose1 w:val="020B0604030504040204"/>
    <w:charset w:val="00"/>
    <w:family w:val="swiss"/>
    <w:pitch w:val="default"/>
    <w:sig w:usb0="A00006FF" w:usb1="4000205B" w:usb2="00000010" w:usb3="00000000" w:csb0="2000019F" w:csb1="00000000"/>
  </w:font>
  <w:font w:name="CG Times">
    <w:altName w:val="Times New Roman"/>
    <w:panose1 w:val="00000000000000000000"/>
    <w:charset w:val="00"/>
    <w:family w:val="roman"/>
    <w:pitch w:val="default"/>
    <w:sig w:usb0="00000000" w:usb1="00000000" w:usb2="00000000" w:usb3="00000000" w:csb0="00000001" w:csb1="00000000"/>
  </w:font>
  <w:font w:name="Coronet">
    <w:altName w:val="Segoe Print"/>
    <w:panose1 w:val="00000000000000000000"/>
    <w:charset w:val="00"/>
    <w:family w:val="script"/>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仿宋_GB2312">
    <w:panose1 w:val="02010609030101010101"/>
    <w:charset w:val="86"/>
    <w:family w:val="modern"/>
    <w:pitch w:val="default"/>
    <w:sig w:usb0="00000001" w:usb1="080E0000" w:usb2="00000000" w:usb3="00000000" w:csb0="00040000" w:csb1="00000000"/>
  </w:font>
  <w:font w:name="MS Gothic">
    <w:panose1 w:val="020B0609070205080204"/>
    <w:charset w:val="80"/>
    <w:family w:val="modern"/>
    <w:pitch w:val="default"/>
    <w:sig w:usb0="E00002FF" w:usb1="6AC7FDFB" w:usb2="08000012" w:usb3="00000000" w:csb0="4002009F" w:csb1="DFD70000"/>
  </w:font>
  <w:font w:name="Segoe UI">
    <w:panose1 w:val="020B0502040204020203"/>
    <w:charset w:val="00"/>
    <w:family w:val="swiss"/>
    <w:pitch w:val="default"/>
    <w:sig w:usb0="E4002EFF" w:usb1="C000E47F" w:usb2="00000009" w:usb3="00000000" w:csb0="200001FF" w:csb1="00000000"/>
  </w:font>
  <w:font w:name="Latha">
    <w:altName w:val="Segoe Print"/>
    <w:panose1 w:val="020B0604020202020204"/>
    <w:charset w:val="01"/>
    <w:family w:val="roman"/>
    <w:pitch w:val="default"/>
    <w:sig w:usb0="00000000" w:usb1="00000000" w:usb2="00000000" w:usb3="00000000" w:csb0="00000001" w:csb1="0000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TimesNewRomanPS-BoldMT">
    <w:altName w:val="Times New Roman"/>
    <w:panose1 w:val="00000000000000000000"/>
    <w:charset w:val="00"/>
    <w:family w:val="auto"/>
    <w:pitch w:val="default"/>
    <w:sig w:usb0="00000000" w:usb1="00000000" w:usb2="00000000" w:usb3="00000000" w:csb0="00000000"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MS Mincho">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48EE16">
    <w:pPr>
      <w:pStyle w:val="37"/>
      <w:ind w:firstLine="360"/>
      <w:jc w:val="right"/>
      <w:rPr>
        <w:rStyle w:val="63"/>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4F62C3">
    <w:pPr>
      <w:pStyle w:val="37"/>
      <w:framePr w:wrap="around" w:vAnchor="text" w:hAnchor="margin" w:xAlign="outside" w:y="1"/>
      <w:ind w:firstLine="360"/>
      <w:rPr>
        <w:rStyle w:val="63"/>
      </w:rPr>
    </w:pPr>
    <w:r>
      <w:fldChar w:fldCharType="begin"/>
    </w:r>
    <w:r>
      <w:rPr>
        <w:rStyle w:val="63"/>
      </w:rPr>
      <w:instrText xml:space="preserve">PAGE  </w:instrText>
    </w:r>
    <w:r>
      <w:fldChar w:fldCharType="separate"/>
    </w:r>
    <w:r>
      <w:rPr>
        <w:rStyle w:val="63"/>
      </w:rPr>
      <w:t>II</w:t>
    </w:r>
    <w:r>
      <w:fldChar w:fldCharType="end"/>
    </w:r>
  </w:p>
  <w:p w14:paraId="366875A7">
    <w:pPr>
      <w:pStyle w:val="37"/>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EACE35">
    <w:pPr>
      <w:pStyle w:val="37"/>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7D6E36">
    <w:pPr>
      <w:pStyle w:val="37"/>
      <w:ind w:firstLine="360"/>
      <w:jc w:val="right"/>
    </w:pPr>
    <w:r>
      <w:fldChar w:fldCharType="begin"/>
    </w:r>
    <w:r>
      <w:instrText xml:space="preserve">PAGE   \* MERGEFORMAT</w:instrText>
    </w:r>
    <w:r>
      <w:fldChar w:fldCharType="separate"/>
    </w:r>
    <w:r>
      <w:rPr>
        <w:lang w:val="zh-CN"/>
      </w:rPr>
      <w:t>I</w:t>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47A662">
    <w:pPr>
      <w:pStyle w:val="37"/>
      <w:ind w:firstLine="0" w:firstLineChars="0"/>
    </w:pPr>
    <w:r>
      <w:fldChar w:fldCharType="begin"/>
    </w:r>
    <w:r>
      <w:instrText xml:space="preserve">PAGE   \* MERGEFORMAT</w:instrText>
    </w:r>
    <w:r>
      <w:fldChar w:fldCharType="separate"/>
    </w:r>
    <w:r>
      <w:rPr>
        <w:lang w:val="zh-CN"/>
      </w:rPr>
      <w:t>II</w:t>
    </w:r>
    <w: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C4392E">
    <w:pPr>
      <w:pStyle w:val="37"/>
      <w:ind w:firstLine="360"/>
      <w:jc w:val="right"/>
    </w:pPr>
    <w:r>
      <w:fldChar w:fldCharType="begin"/>
    </w:r>
    <w:r>
      <w:instrText xml:space="preserve">PAGE   \* MERGEFORMAT</w:instrText>
    </w:r>
    <w:r>
      <w:fldChar w:fldCharType="separate"/>
    </w:r>
    <w:r>
      <w:rPr>
        <w:lang w:val="zh-CN"/>
      </w:rPr>
      <w:t>11</w:t>
    </w:r>
    <w: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DB6D15">
    <w:pPr>
      <w:pStyle w:val="330"/>
      <w:ind w:right="360" w:firstLine="360"/>
      <w:rPr>
        <w:rStyle w:val="63"/>
      </w:rPr>
    </w:pPr>
    <w:r>
      <mc:AlternateContent>
        <mc:Choice Requires="wps">
          <w:drawing>
            <wp:anchor distT="0" distB="0" distL="114300" distR="114300" simplePos="0" relativeHeight="251660288" behindDoc="0" locked="0" layoutInCell="1" allowOverlap="1">
              <wp:simplePos x="0" y="0"/>
              <wp:positionH relativeFrom="margin">
                <wp:align>outside</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FE1B793">
                          <w:pPr>
                            <w:pStyle w:val="37"/>
                            <w:ind w:firstLine="360"/>
                            <w:rPr>
                              <w:rStyle w:val="63"/>
                            </w:rPr>
                          </w:pPr>
                          <w:r>
                            <w:fldChar w:fldCharType="begin"/>
                          </w:r>
                          <w:r>
                            <w:rPr>
                              <w:rStyle w:val="63"/>
                            </w:rPr>
                            <w:instrText xml:space="preserve"> PAGE </w:instrText>
                          </w:r>
                          <w:r>
                            <w:fldChar w:fldCharType="separate"/>
                          </w:r>
                          <w:r>
                            <w:rPr>
                              <w:rStyle w:val="63"/>
                            </w:rPr>
                            <w:t>7</w:t>
                          </w:r>
                          <w:r>
                            <w:fldChar w:fldCharType="end"/>
                          </w:r>
                        </w:p>
                      </w:txbxContent>
                    </wps:txbx>
                    <wps:bodyPr wrap="none" lIns="0" tIns="0" rIns="0" bIns="0" upright="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BydK8vyQEAAJsDAAAOAAAAAAAAAAEAIAAAAB4BAABkcnMvZTJvRG9j&#10;LnhtbFBLBQYAAAAABgAGAFkBAABZBQAAAAA=&#10;">
              <v:fill on="f" focussize="0,0"/>
              <v:stroke on="f"/>
              <v:imagedata o:title=""/>
              <o:lock v:ext="edit" aspectratio="f"/>
              <v:textbox inset="0mm,0mm,0mm,0mm" style="mso-fit-shape-to-text:t;">
                <w:txbxContent>
                  <w:p w14:paraId="6FE1B793">
                    <w:pPr>
                      <w:pStyle w:val="37"/>
                      <w:ind w:firstLine="360"/>
                      <w:rPr>
                        <w:rStyle w:val="63"/>
                      </w:rPr>
                    </w:pPr>
                    <w:r>
                      <w:fldChar w:fldCharType="begin"/>
                    </w:r>
                    <w:r>
                      <w:rPr>
                        <w:rStyle w:val="63"/>
                      </w:rPr>
                      <w:instrText xml:space="preserve"> PAGE </w:instrText>
                    </w:r>
                    <w:r>
                      <w:fldChar w:fldCharType="separate"/>
                    </w:r>
                    <w:r>
                      <w:rPr>
                        <w:rStyle w:val="63"/>
                      </w:rPr>
                      <w:t>7</w:t>
                    </w:r>
                    <w: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4F1F46">
    <w:pPr>
      <w:pStyle w:val="361"/>
      <w:ind w:right="360" w:firstLine="360"/>
      <w:rPr>
        <w:rStyle w:val="63"/>
      </w:rPr>
    </w:pPr>
    <w: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E83CF3D">
                          <w:pPr>
                            <w:pStyle w:val="37"/>
                            <w:ind w:firstLine="360"/>
                            <w:rPr>
                              <w:rStyle w:val="63"/>
                            </w:rPr>
                          </w:pPr>
                          <w:r>
                            <w:fldChar w:fldCharType="begin"/>
                          </w:r>
                          <w:r>
                            <w:rPr>
                              <w:rStyle w:val="63"/>
                            </w:rPr>
                            <w:instrText xml:space="preserve"> PAGE </w:instrText>
                          </w:r>
                          <w:r>
                            <w:fldChar w:fldCharType="separate"/>
                          </w:r>
                          <w:r>
                            <w:rPr>
                              <w:rStyle w:val="63"/>
                            </w:rPr>
                            <w:t>6</w:t>
                          </w:r>
                          <w:r>
                            <w:fldChar w:fldCharType="end"/>
                          </w:r>
                        </w:p>
                      </w:txbxContent>
                    </wps:txbx>
                    <wps:bodyPr wrap="none" lIns="0" tIns="0" rIns="0" bIns="0" upright="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DOqXm5zwAAAAUBAAAPAAAAAAAAAAEAIAAAACIAAABkcnMvZG93bnJldi54&#10;bWxQSwECFAAUAAAACACHTuJA2hdq/soBAACbAwAADgAAAAAAAAABACAAAAAeAQAAZHJzL2Uyb0Rv&#10;Yy54bWxQSwUGAAAAAAYABgBZAQAAWgUAAAAA&#10;">
              <v:fill on="f" focussize="0,0"/>
              <v:stroke on="f"/>
              <v:imagedata o:title=""/>
              <o:lock v:ext="edit" aspectratio="f"/>
              <v:textbox inset="0mm,0mm,0mm,0mm" style="mso-fit-shape-to-text:t;">
                <w:txbxContent>
                  <w:p w14:paraId="4E83CF3D">
                    <w:pPr>
                      <w:pStyle w:val="37"/>
                      <w:ind w:firstLine="360"/>
                      <w:rPr>
                        <w:rStyle w:val="63"/>
                      </w:rPr>
                    </w:pPr>
                    <w:r>
                      <w:fldChar w:fldCharType="begin"/>
                    </w:r>
                    <w:r>
                      <w:rPr>
                        <w:rStyle w:val="63"/>
                      </w:rPr>
                      <w:instrText xml:space="preserve"> PAGE </w:instrText>
                    </w:r>
                    <w:r>
                      <w:fldChar w:fldCharType="separate"/>
                    </w:r>
                    <w:r>
                      <w:rPr>
                        <w:rStyle w:val="63"/>
                      </w:rPr>
                      <w:t>6</w:t>
                    </w:r>
                    <w: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9B7E97">
    <w:pPr>
      <w:pStyle w:val="37"/>
      <w:ind w:firstLine="360"/>
    </w:pPr>
    <w:r>
      <mc:AlternateContent>
        <mc:Choice Requires="wps">
          <w:drawing>
            <wp:anchor distT="0" distB="0" distL="114300" distR="114300" simplePos="0" relativeHeight="251661312" behindDoc="0" locked="0" layoutInCell="1" allowOverlap="1">
              <wp:simplePos x="0" y="0"/>
              <wp:positionH relativeFrom="margin">
                <wp:align>outside</wp:align>
              </wp:positionH>
              <wp:positionV relativeFrom="paragraph">
                <wp:posOffset>0</wp:posOffset>
              </wp:positionV>
              <wp:extent cx="1828800" cy="1828800"/>
              <wp:effectExtent l="0" t="0" r="0" b="0"/>
              <wp:wrapNone/>
              <wp:docPr id="29" name="文本框 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B88CF62">
                          <w:pPr>
                            <w:pStyle w:val="37"/>
                            <w:ind w:firstLine="360"/>
                          </w:pPr>
                          <w:r>
                            <w:rPr>
                              <w:rFonts w:hint="eastAsia"/>
                            </w:rPr>
                            <w:fldChar w:fldCharType="begin"/>
                          </w:r>
                          <w:r>
                            <w:rPr>
                              <w:rFonts w:hint="eastAsia"/>
                            </w:rPr>
                            <w:instrText xml:space="preserve"> PAGE  \* MERGEFORMAT </w:instrText>
                          </w:r>
                          <w:r>
                            <w:rPr>
                              <w:rFonts w:hint="eastAsia"/>
                            </w:rPr>
                            <w:fldChar w:fldCharType="separate"/>
                          </w:r>
                          <w:r>
                            <w:t>3</w:t>
                          </w:r>
                          <w:r>
                            <w:rPr>
                              <w:rFonts w:hint="eastAsia"/>
                            </w:rPr>
                            <w:fldChar w:fldCharType="end"/>
                          </w:r>
                        </w:p>
                      </w:txbxContent>
                    </wps:txbx>
                    <wps:bodyPr wrap="none" lIns="0" tIns="0" rIns="0" bIns="0" upright="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131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DOqXm5zwAAAAUBAAAPAAAAAAAAAAEAIAAAACIAAABkcnMvZG93bnJldi54&#10;bWxQSwECFAAUAAAACACHTuJAZvsoHsoBAACbAwAADgAAAAAAAAABACAAAAAeAQAAZHJzL2Uyb0Rv&#10;Yy54bWxQSwUGAAAAAAYABgBZAQAAWgUAAAAA&#10;">
              <v:fill on="f" focussize="0,0"/>
              <v:stroke on="f"/>
              <v:imagedata o:title=""/>
              <o:lock v:ext="edit" aspectratio="f"/>
              <v:textbox inset="0mm,0mm,0mm,0mm" style="mso-fit-shape-to-text:t;">
                <w:txbxContent>
                  <w:p w14:paraId="4B88CF62">
                    <w:pPr>
                      <w:pStyle w:val="37"/>
                      <w:ind w:firstLine="360"/>
                    </w:pPr>
                    <w:r>
                      <w:rPr>
                        <w:rFonts w:hint="eastAsia"/>
                      </w:rPr>
                      <w:fldChar w:fldCharType="begin"/>
                    </w:r>
                    <w:r>
                      <w:rPr>
                        <w:rFonts w:hint="eastAsia"/>
                      </w:rPr>
                      <w:instrText xml:space="preserve"> PAGE  \* MERGEFORMAT </w:instrText>
                    </w:r>
                    <w:r>
                      <w:rPr>
                        <w:rFonts w:hint="eastAsia"/>
                      </w:rPr>
                      <w:fldChar w:fldCharType="separate"/>
                    </w:r>
                    <w:r>
                      <w:t>3</w:t>
                    </w:r>
                    <w:r>
                      <w:rPr>
                        <w:rFonts w:hint="eastAsia"/>
                      </w:rPr>
                      <w:fldChar w:fldCharType="end"/>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B47EB5">
    <w:pPr>
      <w:pStyle w:val="37"/>
      <w:ind w:firstLine="360"/>
      <w:jc w:val="right"/>
    </w:pPr>
    <w:ins w:id="2" w:author="Gutingting " w:date="2026-02-24T09:30:02Z">
      <w:r>
        <w:rPr>
          <w:sz w:val="18"/>
        </w:rPr>
        <mc:AlternateContent>
          <mc:Choice Requires="wps">
            <w:drawing>
              <wp:anchor distT="0" distB="0" distL="114300" distR="114300" simplePos="0" relativeHeight="251662336" behindDoc="0" locked="0" layoutInCell="1" allowOverlap="1">
                <wp:simplePos x="0" y="0"/>
                <wp:positionH relativeFrom="margin">
                  <wp:align>outside</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80A19A4">
                            <w:pPr>
                              <w:pStyle w:val="37"/>
                              <w:ind w:firstLine="360"/>
                              <w:jc w:val="right"/>
                            </w:pPr>
                            <w:r>
                              <w:fldChar w:fldCharType="begin"/>
                            </w:r>
                            <w:r>
                              <w:instrText xml:space="preserve">PAGE   \* MERGEFORMAT</w:instrText>
                            </w:r>
                            <w:r>
                              <w:fldChar w:fldCharType="separate"/>
                            </w:r>
                            <w:r>
                              <w:rPr>
                                <w:lang w:val="zh-CN"/>
                              </w:rPr>
                              <w:t>13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MFE50y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QYphGxU8/vp9+&#10;Ppx+fSM4g0CNCzPE3TtExvadbRE8nAccJt5t5XX6ghGBH/IeL/KKNhKeLk0n02kOF4dv2AA/e7zu&#10;fIjvhdUkGQX1qF8nKztsQuxDh5CUzdi1VKqroTKkKejV67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IwUTnTICAABjBAAADgAAAAAAAAABACAAAAAfAQAAZHJzL2Uyb0RvYy54bWxQSwUG&#10;AAAAAAYABgBZAQAAwwUAAAAA&#10;">
                <v:fill on="f" focussize="0,0"/>
                <v:stroke on="f" weight="0.5pt"/>
                <v:imagedata o:title=""/>
                <o:lock v:ext="edit" aspectratio="f"/>
                <v:textbox inset="0mm,0mm,0mm,0mm" style="mso-fit-shape-to-text:t;">
                  <w:txbxContent>
                    <w:p w14:paraId="380A19A4">
                      <w:pPr>
                        <w:pStyle w:val="37"/>
                        <w:ind w:firstLine="360"/>
                        <w:jc w:val="right"/>
                      </w:pPr>
                      <w:r>
                        <w:fldChar w:fldCharType="begin"/>
                      </w:r>
                      <w:r>
                        <w:instrText xml:space="preserve">PAGE   \* MERGEFORMAT</w:instrText>
                      </w:r>
                      <w:r>
                        <w:fldChar w:fldCharType="separate"/>
                      </w:r>
                      <w:r>
                        <w:rPr>
                          <w:lang w:val="zh-CN"/>
                        </w:rPr>
                        <w:t>13</w:t>
                      </w:r>
                      <w:r>
                        <w:fldChar w:fldCharType="end"/>
                      </w:r>
                    </w:p>
                  </w:txbxContent>
                </v:textbox>
              </v:shape>
            </w:pict>
          </mc:Fallback>
        </mc:AlternateContent>
      </w:r>
    </w:ins>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9739E3">
    <w:pPr>
      <w:pStyle w:val="37"/>
      <w:ind w:firstLine="0" w:firstLineChars="0"/>
    </w:pPr>
    <w:ins w:id="4" w:author="Gutingting " w:date="2026-02-24T09:30:02Z">
      <w:r>
        <w:rPr>
          <w:sz w:val="18"/>
        </w:rPr>
        <mc:AlternateContent>
          <mc:Choice Requires="wps">
            <w:drawing>
              <wp:anchor distT="0" distB="0" distL="114300" distR="114300" simplePos="0" relativeHeight="251663360" behindDoc="0" locked="0" layoutInCell="1" allowOverlap="1">
                <wp:simplePos x="0" y="0"/>
                <wp:positionH relativeFrom="margin">
                  <wp:align>outside</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84CA60">
                            <w:pPr>
                              <w:pStyle w:val="37"/>
                              <w:ind w:firstLine="0" w:firstLineChars="0"/>
                            </w:pPr>
                            <w:r>
                              <w:fldChar w:fldCharType="begin"/>
                            </w:r>
                            <w:r>
                              <w:instrText xml:space="preserve">PAGE   \* MERGEFORMAT</w:instrText>
                            </w:r>
                            <w:r>
                              <w:fldChar w:fldCharType="separate"/>
                            </w:r>
                            <w:r>
                              <w:rPr>
                                <w:lang w:val="zh-CN"/>
                              </w:rPr>
                              <w:t>12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GthHIzAgAAY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GGthHIzAgAAYwQAAA4AAAAAAAAAAQAgAAAAHwEAAGRycy9lMm9Eb2MueG1sUEsF&#10;BgAAAAAGAAYAWQEAAMQFAAAAAA==&#10;">
                <v:fill on="f" focussize="0,0"/>
                <v:stroke on="f" weight="0.5pt"/>
                <v:imagedata o:title=""/>
                <o:lock v:ext="edit" aspectratio="f"/>
                <v:textbox inset="0mm,0mm,0mm,0mm" style="mso-fit-shape-to-text:t;">
                  <w:txbxContent>
                    <w:p w14:paraId="6B84CA60">
                      <w:pPr>
                        <w:pStyle w:val="37"/>
                        <w:ind w:firstLine="0" w:firstLineChars="0"/>
                      </w:pPr>
                      <w:r>
                        <w:fldChar w:fldCharType="begin"/>
                      </w:r>
                      <w:r>
                        <w:instrText xml:space="preserve">PAGE   \* MERGEFORMAT</w:instrText>
                      </w:r>
                      <w:r>
                        <w:fldChar w:fldCharType="separate"/>
                      </w:r>
                      <w:r>
                        <w:rPr>
                          <w:lang w:val="zh-CN"/>
                        </w:rPr>
                        <w:t>12</w:t>
                      </w:r>
                      <w:r>
                        <w:fldChar w:fldCharType="end"/>
                      </w:r>
                    </w:p>
                  </w:txbxContent>
                </v:textbox>
              </v:shape>
            </w:pict>
          </mc:Fallback>
        </mc:AlternateContent>
      </w:r>
    </w:ins>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20"/>
      </w:pPr>
      <w:r>
        <w:separator/>
      </w:r>
    </w:p>
  </w:footnote>
  <w:footnote w:type="continuationSeparator" w:id="1">
    <w:p>
      <w:pPr>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C9D8D2">
    <w:pPr>
      <w:pStyle w:val="38"/>
      <w:pBdr>
        <w:bottom w:val="none" w:color="auto" w:sz="0" w:space="0"/>
      </w:pBdr>
      <w:ind w:firstLine="420"/>
      <w:jc w:val="right"/>
      <w:rPr>
        <w:sz w:val="21"/>
        <w:szCs w:val="21"/>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64AF9F">
    <w:pPr>
      <w:ind w:firstLine="0" w:firstLineChars="0"/>
    </w:pPr>
    <w:r>
      <w:t>Q/CSG 1XXXXXX.1-2017</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52269B">
    <w:pPr>
      <w:pStyle w:val="38"/>
      <w:pBdr>
        <w:bottom w:val="none" w:color="auto" w:sz="0" w:space="0"/>
      </w:pBdr>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B1F5D4">
    <w:pPr>
      <w:ind w:left="360" w:firstLine="0" w:firstLineChars="0"/>
      <w:jc w:val="right"/>
    </w:pPr>
    <w:r>
      <w:rPr>
        <w:rFonts w:hint="eastAsia"/>
      </w:rPr>
      <w:t>Q/CSG</w:t>
    </w:r>
    <w:r>
      <w:t>1XXXXXX.</w:t>
    </w:r>
    <w:r>
      <w:rPr>
        <w:rFonts w:hint="eastAsia"/>
        <w:lang w:val="en-US" w:eastAsia="zh-CN"/>
      </w:rPr>
      <w:t>3</w:t>
    </w:r>
    <w:r>
      <w:t>-20</w:t>
    </w:r>
    <w:r>
      <w:rPr>
        <w:rFonts w:hint="eastAsia"/>
      </w:rPr>
      <w:t>XX</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23BFEA">
    <w:pPr>
      <w:ind w:firstLine="0" w:firstLineChars="0"/>
    </w:pPr>
    <w:r>
      <w:rPr>
        <w:rFonts w:hint="eastAsia"/>
      </w:rPr>
      <w:t>Q/CSG</w:t>
    </w:r>
    <w:r>
      <w:t>1XXXXXX.</w:t>
    </w:r>
    <w:r>
      <w:rPr>
        <w:rFonts w:hint="eastAsia"/>
        <w:lang w:val="en-US" w:eastAsia="zh-CN"/>
      </w:rPr>
      <w:t>3</w:t>
    </w:r>
    <w:r>
      <w:t>-20</w:t>
    </w:r>
    <w:r>
      <w:rPr>
        <w:rFonts w:hint="eastAsia"/>
      </w:rPr>
      <w:t>XX</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BD809F">
    <w:pPr>
      <w:ind w:left="420" w:firstLine="0" w:firstLineChars="0"/>
      <w:jc w:val="right"/>
      <w:rPr>
        <w:rFonts w:hint="default" w:eastAsia="宋体"/>
        <w:lang w:val="en-US" w:eastAsia="zh-CN"/>
      </w:rPr>
    </w:pPr>
    <w:r>
      <w:t>Q/CSG 1XXXXXX.</w:t>
    </w:r>
    <w:ins w:id="0" w:author="Gutingting " w:date="2026-02-24T10:11:01Z">
      <w:r>
        <w:rPr>
          <w:rFonts w:hint="eastAsia"/>
          <w:lang w:val="en-US" w:eastAsia="zh-CN"/>
        </w:rPr>
        <w:t>3</w:t>
      </w:r>
    </w:ins>
    <w:r>
      <w:t>-20</w:t>
    </w:r>
    <w:ins w:id="1" w:author="Gutingting " w:date="2026-02-24T10:10:57Z">
      <w:r>
        <w:rPr>
          <w:rFonts w:hint="eastAsia"/>
          <w:lang w:val="en-US" w:eastAsia="zh-CN"/>
        </w:rPr>
        <w:t>XX</w:t>
      </w:r>
    </w:ins>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593317">
    <w:pPr>
      <w:pStyle w:val="374"/>
      <w:pBdr>
        <w:bottom w:val="none" w:color="auto" w:sz="0" w:space="0"/>
      </w:pBdr>
      <w:jc w:val="right"/>
      <w:rPr>
        <w:rFonts w:hint="default" w:eastAsia="宋体"/>
        <w:sz w:val="21"/>
        <w:szCs w:val="21"/>
        <w:lang w:val="en-US" w:eastAsia="zh-CN"/>
      </w:rPr>
    </w:pPr>
    <w:r>
      <w:rPr>
        <w:sz w:val="21"/>
        <w:szCs w:val="21"/>
      </w:rPr>
      <w:t xml:space="preserve"> </w:t>
    </w:r>
    <w:r>
      <w:rPr>
        <w:rFonts w:hint="eastAsia"/>
        <w:sz w:val="21"/>
        <w:szCs w:val="21"/>
      </w:rPr>
      <w:t>Q/CSG1</w:t>
    </w:r>
    <w:r>
      <w:rPr>
        <w:rFonts w:hint="eastAsia"/>
        <w:sz w:val="21"/>
        <w:szCs w:val="21"/>
        <w:lang w:val="en-US" w:eastAsia="zh-CN"/>
      </w:rPr>
      <w:t>XXXXXX</w:t>
    </w:r>
    <w:r>
      <w:rPr>
        <w:rFonts w:hint="eastAsia"/>
        <w:sz w:val="21"/>
        <w:szCs w:val="21"/>
      </w:rPr>
      <w:t>.3-20</w:t>
    </w:r>
    <w:r>
      <w:rPr>
        <w:rFonts w:hint="eastAsia"/>
        <w:sz w:val="21"/>
        <w:szCs w:val="21"/>
        <w:lang w:val="en-US" w:eastAsia="zh-CN"/>
      </w:rPr>
      <w:t>XX</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FCE1A1">
    <w:pPr>
      <w:ind w:left="360" w:firstLine="0" w:firstLineChars="0"/>
      <w:jc w:val="right"/>
    </w:pPr>
    <w:r>
      <w:rPr>
        <w:rFonts w:hint="eastAsia"/>
      </w:rPr>
      <w:t>Q/CSG</w:t>
    </w:r>
    <w:r>
      <w:t>1XXXXXX.1-20</w:t>
    </w:r>
    <w:r>
      <w:rPr>
        <w:rFonts w:hint="eastAsia"/>
      </w:rPr>
      <w:t>XX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28C9AA"/>
    <w:multiLevelType w:val="singleLevel"/>
    <w:tmpl w:val="9C28C9AA"/>
    <w:lvl w:ilvl="0" w:tentative="0">
      <w:start w:val="1"/>
      <w:numFmt w:val="lowerLetter"/>
      <w:lvlText w:val="%1)"/>
      <w:lvlJc w:val="left"/>
      <w:pPr>
        <w:tabs>
          <w:tab w:val="left" w:pos="420"/>
        </w:tabs>
        <w:ind w:left="425" w:hanging="425"/>
      </w:pPr>
      <w:rPr>
        <w:rFonts w:hint="default"/>
      </w:rPr>
    </w:lvl>
  </w:abstractNum>
  <w:abstractNum w:abstractNumId="1">
    <w:nsid w:val="B402F89B"/>
    <w:multiLevelType w:val="singleLevel"/>
    <w:tmpl w:val="B402F89B"/>
    <w:lvl w:ilvl="0" w:tentative="0">
      <w:start w:val="1"/>
      <w:numFmt w:val="lowerLetter"/>
      <w:suff w:val="space"/>
      <w:lvlText w:val="%1）"/>
      <w:lvlJc w:val="left"/>
      <w:pPr>
        <w:tabs>
          <w:tab w:val="left" w:pos="0"/>
        </w:tabs>
        <w:ind w:left="839" w:leftChars="0" w:hanging="419" w:firstLineChars="0"/>
      </w:pPr>
      <w:rPr>
        <w:rFonts w:hint="default"/>
      </w:rPr>
    </w:lvl>
  </w:abstractNum>
  <w:abstractNum w:abstractNumId="2">
    <w:nsid w:val="B41BD6A1"/>
    <w:multiLevelType w:val="singleLevel"/>
    <w:tmpl w:val="B41BD6A1"/>
    <w:lvl w:ilvl="0" w:tentative="0">
      <w:start w:val="1"/>
      <w:numFmt w:val="lowerLetter"/>
      <w:suff w:val="space"/>
      <w:lvlText w:val="%1）"/>
      <w:lvlJc w:val="left"/>
      <w:pPr>
        <w:tabs>
          <w:tab w:val="left" w:pos="420"/>
        </w:tabs>
        <w:ind w:left="839" w:leftChars="0" w:hanging="419" w:firstLineChars="0"/>
      </w:pPr>
      <w:rPr>
        <w:rFonts w:hint="default"/>
      </w:rPr>
    </w:lvl>
  </w:abstractNum>
  <w:abstractNum w:abstractNumId="3">
    <w:nsid w:val="CADDCA3C"/>
    <w:multiLevelType w:val="singleLevel"/>
    <w:tmpl w:val="CADDCA3C"/>
    <w:lvl w:ilvl="0" w:tentative="0">
      <w:start w:val="1"/>
      <w:numFmt w:val="lowerLetter"/>
      <w:suff w:val="space"/>
      <w:lvlText w:val="%1）"/>
      <w:lvlJc w:val="left"/>
      <w:pPr>
        <w:tabs>
          <w:tab w:val="left" w:pos="420"/>
        </w:tabs>
        <w:ind w:left="839" w:leftChars="0" w:hanging="419" w:firstLineChars="0"/>
      </w:pPr>
      <w:rPr>
        <w:rFonts w:hint="default"/>
      </w:rPr>
    </w:lvl>
  </w:abstractNum>
  <w:abstractNum w:abstractNumId="4">
    <w:nsid w:val="FFFFFF89"/>
    <w:multiLevelType w:val="singleLevel"/>
    <w:tmpl w:val="FFFFFF89"/>
    <w:lvl w:ilvl="0" w:tentative="0">
      <w:start w:val="1"/>
      <w:numFmt w:val="bullet"/>
      <w:pStyle w:val="18"/>
      <w:lvlText w:val=""/>
      <w:lvlJc w:val="left"/>
      <w:pPr>
        <w:tabs>
          <w:tab w:val="left" w:pos="360"/>
        </w:tabs>
        <w:ind w:left="360" w:hanging="360"/>
      </w:pPr>
      <w:rPr>
        <w:rFonts w:hint="default" w:ascii="Wingdings" w:hAnsi="Wingdings"/>
      </w:rPr>
    </w:lvl>
  </w:abstractNum>
  <w:abstractNum w:abstractNumId="5">
    <w:nsid w:val="012800B8"/>
    <w:multiLevelType w:val="multilevel"/>
    <w:tmpl w:val="012800B8"/>
    <w:lvl w:ilvl="0" w:tentative="0">
      <w:start w:val="1"/>
      <w:numFmt w:val="none"/>
      <w:pStyle w:val="280"/>
      <w:lvlText w:val="图"/>
      <w:lvlJc w:val="left"/>
      <w:pPr>
        <w:tabs>
          <w:tab w:val="left" w:pos="360"/>
        </w:tabs>
        <w:ind w:left="0" w:firstLine="0"/>
      </w:pPr>
      <w:rPr>
        <w:rFonts w:hint="eastAsia" w:ascii="黑体" w:eastAsia="黑体"/>
        <w:b/>
        <w:i w:val="0"/>
        <w:sz w:val="20"/>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6">
    <w:nsid w:val="087406A2"/>
    <w:multiLevelType w:val="multilevel"/>
    <w:tmpl w:val="087406A2"/>
    <w:lvl w:ilvl="0" w:tentative="0">
      <w:start w:val="1"/>
      <w:numFmt w:val="none"/>
      <w:pStyle w:val="447"/>
      <w:lvlText w:val="%1示例"/>
      <w:lvlJc w:val="left"/>
      <w:pPr>
        <w:tabs>
          <w:tab w:val="left" w:pos="1140"/>
        </w:tabs>
        <w:ind w:left="20" w:firstLine="400"/>
      </w:pPr>
      <w:rPr>
        <w:rFonts w:hint="eastAsia" w:ascii="宋体" w:eastAsia="宋体"/>
        <w:b w:val="0"/>
        <w:i w:val="0"/>
        <w:sz w:val="18"/>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7">
    <w:nsid w:val="09227E31"/>
    <w:multiLevelType w:val="multilevel"/>
    <w:tmpl w:val="09227E31"/>
    <w:lvl w:ilvl="0" w:tentative="0">
      <w:start w:val="1"/>
      <w:numFmt w:val="none"/>
      <w:suff w:val="nothing"/>
      <w:lvlText w:val=""/>
      <w:lvlJc w:val="left"/>
      <w:pPr>
        <w:ind w:left="0" w:firstLine="0"/>
      </w:pPr>
      <w:rPr>
        <w:rFonts w:hint="eastAsia" w:ascii="黑体" w:hAnsi="Times New Roman" w:eastAsia="黑体"/>
        <w:b/>
        <w:i w:val="0"/>
        <w:sz w:val="21"/>
      </w:rPr>
    </w:lvl>
    <w:lvl w:ilvl="1" w:tentative="0">
      <w:start w:val="1"/>
      <w:numFmt w:val="decimal"/>
      <w:pStyle w:val="282"/>
      <w:lvlText w:val="表%2"/>
      <w:lvlJc w:val="left"/>
      <w:pPr>
        <w:tabs>
          <w:tab w:val="left" w:pos="360"/>
        </w:tabs>
        <w:ind w:left="0" w:firstLine="0"/>
      </w:pPr>
      <w:rPr>
        <w:rFonts w:hint="eastAsia" w:ascii="黑体" w:hAnsi="Times New Roman" w:eastAsia="黑体"/>
        <w:b/>
        <w:i w:val="0"/>
        <w:sz w:val="20"/>
      </w:rPr>
    </w:lvl>
    <w:lvl w:ilvl="2" w:tentative="0">
      <w:start w:val="1"/>
      <w:numFmt w:val="none"/>
      <w:pStyle w:val="359"/>
      <w:suff w:val="nothing"/>
      <w:lvlText w:val="%1表%2(续)"/>
      <w:lvlJc w:val="left"/>
      <w:pPr>
        <w:ind w:left="0" w:firstLine="0"/>
      </w:pPr>
      <w:rPr>
        <w:rFonts w:hint="eastAsia" w:ascii="宋体" w:hAnsi="Times New Roman" w:eastAsia="宋体"/>
        <w:b w:val="0"/>
        <w:i w:val="0"/>
        <w:sz w:val="18"/>
      </w:rPr>
    </w:lvl>
    <w:lvl w:ilvl="3" w:tentative="0">
      <w:start w:val="1"/>
      <w:numFmt w:val="decimal"/>
      <w:suff w:val="nothing"/>
      <w:lvlText w:val="%1%2.%3.%4　"/>
      <w:lvlJc w:val="left"/>
      <w:pPr>
        <w:ind w:left="0" w:firstLine="0"/>
      </w:pPr>
      <w:rPr>
        <w:rFonts w:hint="default" w:ascii="Times New Roman" w:hAnsi="Times New Roman" w:eastAsia="黑体"/>
        <w:b w:val="0"/>
        <w:i w:val="0"/>
        <w:sz w:val="21"/>
      </w:rPr>
    </w:lvl>
    <w:lvl w:ilvl="4" w:tentative="0">
      <w:start w:val="1"/>
      <w:numFmt w:val="decimal"/>
      <w:suff w:val="nothing"/>
      <w:lvlText w:val="%1%2.%3.%4.%5　"/>
      <w:lvlJc w:val="left"/>
      <w:pPr>
        <w:ind w:left="0" w:firstLine="0"/>
      </w:pPr>
      <w:rPr>
        <w:rFonts w:hint="default" w:ascii="Times New Roman" w:hAnsi="Times New Roman" w:eastAsia="黑体"/>
        <w:b w:val="0"/>
        <w:i w:val="0"/>
        <w:sz w:val="21"/>
      </w:rPr>
    </w:lvl>
    <w:lvl w:ilvl="5" w:tentative="0">
      <w:start w:val="1"/>
      <w:numFmt w:val="decimal"/>
      <w:suff w:val="nothing"/>
      <w:lvlText w:val="%1%2.%3.%4.%5.%6　"/>
      <w:lvlJc w:val="left"/>
      <w:pPr>
        <w:ind w:left="0" w:firstLine="0"/>
      </w:pPr>
      <w:rPr>
        <w:rFonts w:hint="default" w:ascii="Times New Roman" w:hAnsi="Times New Roman" w:eastAsia="黑体"/>
        <w:b w:val="0"/>
        <w:i w:val="0"/>
        <w:sz w:val="21"/>
      </w:rPr>
    </w:lvl>
    <w:lvl w:ilvl="6" w:tentative="0">
      <w:start w:val="1"/>
      <w:numFmt w:val="decimal"/>
      <w:suff w:val="nothing"/>
      <w:lvlText w:val="%1%2.%3.%4.%5.%6.%7　"/>
      <w:lvlJc w:val="left"/>
      <w:pPr>
        <w:ind w:left="0" w:firstLine="0"/>
      </w:pPr>
      <w:rPr>
        <w:rFonts w:hint="default" w:ascii="Times New Roman" w:hAnsi="Times New Roman" w:eastAsia="黑体"/>
        <w:b w:val="0"/>
        <w:i w:val="0"/>
        <w:sz w:val="21"/>
      </w:rPr>
    </w:lvl>
    <w:lvl w:ilvl="7" w:tentative="0">
      <w:start w:val="1"/>
      <w:numFmt w:val="decimal"/>
      <w:lvlText w:val="%1.%2.%3.%4.%5.%6.%7.%8"/>
      <w:lvlJc w:val="left"/>
      <w:pPr>
        <w:tabs>
          <w:tab w:val="left" w:pos="3969"/>
        </w:tabs>
        <w:ind w:left="3969" w:hanging="1418"/>
      </w:pPr>
      <w:rPr>
        <w:rFonts w:hint="eastAsia"/>
      </w:rPr>
    </w:lvl>
    <w:lvl w:ilvl="8" w:tentative="0">
      <w:start w:val="1"/>
      <w:numFmt w:val="decimal"/>
      <w:lvlText w:val="%1.%2.%3.%4.%5.%6.%7.%8.%9"/>
      <w:lvlJc w:val="left"/>
      <w:pPr>
        <w:tabs>
          <w:tab w:val="left" w:pos="4677"/>
        </w:tabs>
        <w:ind w:left="4677" w:hanging="1700"/>
      </w:pPr>
      <w:rPr>
        <w:rFonts w:hint="eastAsia"/>
      </w:rPr>
    </w:lvl>
  </w:abstractNum>
  <w:abstractNum w:abstractNumId="8">
    <w:nsid w:val="09DA238B"/>
    <w:multiLevelType w:val="multilevel"/>
    <w:tmpl w:val="09DA238B"/>
    <w:lvl w:ilvl="0" w:tentative="0">
      <w:start w:val="1"/>
      <w:numFmt w:val="lowerLetter"/>
      <w:pStyle w:val="260"/>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0AE367E9"/>
    <w:multiLevelType w:val="multilevel"/>
    <w:tmpl w:val="0AE367E9"/>
    <w:lvl w:ilvl="0" w:tentative="0">
      <w:start w:val="1"/>
      <w:numFmt w:val="none"/>
      <w:pStyle w:val="318"/>
      <w:lvlText w:val="%1式中："/>
      <w:lvlJc w:val="left"/>
      <w:pPr>
        <w:tabs>
          <w:tab w:val="left" w:pos="918"/>
        </w:tabs>
        <w:ind w:left="0" w:firstLine="198"/>
      </w:pPr>
      <w:rPr>
        <w:rFonts w:hint="eastAsia" w:ascii="宋体" w:eastAsia="宋体"/>
        <w:b w:val="0"/>
        <w:i w:val="0"/>
        <w:sz w:val="18"/>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0">
    <w:nsid w:val="111E6D7F"/>
    <w:multiLevelType w:val="multilevel"/>
    <w:tmpl w:val="111E6D7F"/>
    <w:lvl w:ilvl="0" w:tentative="0">
      <w:start w:val="1"/>
      <w:numFmt w:val="decimal"/>
      <w:lvlText w:val="%1)"/>
      <w:lvlJc w:val="left"/>
      <w:pPr>
        <w:tabs>
          <w:tab w:val="left" w:pos="846"/>
        </w:tabs>
        <w:ind w:left="846" w:hanging="420"/>
      </w:pPr>
      <w:rPr>
        <w:rFonts w:hint="eastAsia"/>
      </w:rPr>
    </w:lvl>
    <w:lvl w:ilvl="1" w:tentative="0">
      <w:start w:val="1"/>
      <w:numFmt w:val="lowerLetter"/>
      <w:pStyle w:val="301"/>
      <w:lvlText w:val="%2）"/>
      <w:lvlJc w:val="left"/>
      <w:pPr>
        <w:tabs>
          <w:tab w:val="left" w:pos="840"/>
        </w:tabs>
        <w:ind w:left="840" w:hanging="420"/>
      </w:pPr>
      <w:rPr>
        <w:rFonts w:hint="eastAsia"/>
      </w:rPr>
    </w:lvl>
    <w:lvl w:ilvl="2" w:tentative="0">
      <w:start w:val="1"/>
      <w:numFmt w:val="lowerLetter"/>
      <w:lvlText w:val="%3）"/>
      <w:lvlJc w:val="left"/>
      <w:pPr>
        <w:tabs>
          <w:tab w:val="left" w:pos="846"/>
        </w:tabs>
        <w:ind w:left="846" w:hanging="420"/>
      </w:pPr>
      <w:rPr>
        <w:rFonts w:hint="eastAsia"/>
      </w:r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1">
    <w:nsid w:val="154A7DEA"/>
    <w:multiLevelType w:val="multilevel"/>
    <w:tmpl w:val="154A7DEA"/>
    <w:lvl w:ilvl="0" w:tentative="0">
      <w:start w:val="1"/>
      <w:numFmt w:val="upperLetter"/>
      <w:pStyle w:val="292"/>
      <w:lvlText w:val="%1"/>
      <w:lvlJc w:val="left"/>
      <w:pPr>
        <w:tabs>
          <w:tab w:val="left" w:pos="1080"/>
        </w:tabs>
        <w:ind w:left="432" w:hanging="432"/>
      </w:pPr>
      <w:rPr>
        <w:rFonts w:hint="eastAsia" w:ascii="宋体" w:eastAsia="宋体"/>
        <w:b/>
        <w:i w:val="0"/>
        <w:caps w:val="0"/>
        <w:sz w:val="21"/>
      </w:rPr>
    </w:lvl>
    <w:lvl w:ilvl="1" w:tentative="0">
      <w:start w:val="1"/>
      <w:numFmt w:val="decimal"/>
      <w:pStyle w:val="380"/>
      <w:lvlText w:val="%1.%2"/>
      <w:lvlJc w:val="left"/>
      <w:pPr>
        <w:tabs>
          <w:tab w:val="left" w:pos="680"/>
        </w:tabs>
        <w:ind w:left="680" w:hanging="680"/>
      </w:pPr>
      <w:rPr>
        <w:rFonts w:hint="default" w:ascii="CG Times" w:hAnsi="Coronet"/>
        <w:b/>
        <w:i w:val="0"/>
        <w:sz w:val="21"/>
      </w:rPr>
    </w:lvl>
    <w:lvl w:ilvl="2" w:tentative="0">
      <w:start w:val="1"/>
      <w:numFmt w:val="decimal"/>
      <w:pStyle w:val="271"/>
      <w:lvlText w:val="%1.%2.%3"/>
      <w:lvlJc w:val="left"/>
      <w:pPr>
        <w:tabs>
          <w:tab w:val="left" w:pos="454"/>
        </w:tabs>
        <w:ind w:left="454" w:hanging="454"/>
      </w:pPr>
      <w:rPr>
        <w:rFonts w:hint="eastAsia"/>
        <w:b/>
        <w:i w:val="0"/>
        <w:sz w:val="21"/>
      </w:rPr>
    </w:lvl>
    <w:lvl w:ilvl="3" w:tentative="0">
      <w:start w:val="1"/>
      <w:numFmt w:val="decimal"/>
      <w:lvlText w:val="%1.%2.%3.%4"/>
      <w:lvlJc w:val="left"/>
      <w:pPr>
        <w:tabs>
          <w:tab w:val="left" w:pos="1134"/>
        </w:tabs>
        <w:ind w:left="1134" w:hanging="1134"/>
      </w:pPr>
      <w:rPr>
        <w:rFonts w:hint="eastAsia" w:ascii="宋体" w:eastAsia="宋体"/>
        <w:b/>
        <w:i w:val="0"/>
        <w:spacing w:val="0"/>
        <w:sz w:val="21"/>
      </w:rPr>
    </w:lvl>
    <w:lvl w:ilvl="4" w:tentative="0">
      <w:start w:val="1"/>
      <w:numFmt w:val="decimal"/>
      <w:lvlText w:val="%1%2.%3.%4.%5"/>
      <w:lvlJc w:val="left"/>
      <w:pPr>
        <w:tabs>
          <w:tab w:val="left" w:pos="1474"/>
        </w:tabs>
        <w:ind w:left="1474" w:hanging="1474"/>
      </w:pPr>
      <w:rPr>
        <w:rFonts w:hint="eastAsia" w:ascii="宋体" w:eastAsia="宋体"/>
        <w:b/>
        <w:i w:val="0"/>
        <w:spacing w:val="0"/>
        <w:sz w:val="21"/>
      </w:rPr>
    </w:lvl>
    <w:lvl w:ilvl="5" w:tentative="0">
      <w:start w:val="1"/>
      <w:numFmt w:val="decimal"/>
      <w:lvlText w:val="%1.%2.%3.%4.%5.%6"/>
      <w:lvlJc w:val="left"/>
      <w:pPr>
        <w:tabs>
          <w:tab w:val="left" w:pos="1152"/>
        </w:tabs>
        <w:ind w:left="1152" w:hanging="1152"/>
      </w:pPr>
      <w:rPr>
        <w:rFonts w:hint="eastAsia"/>
      </w:rPr>
    </w:lvl>
    <w:lvl w:ilvl="6" w:tentative="0">
      <w:start w:val="1"/>
      <w:numFmt w:val="bullet"/>
      <w:lvlText w:val=""/>
      <w:lvlJc w:val="left"/>
      <w:pPr>
        <w:tabs>
          <w:tab w:val="left" w:pos="907"/>
        </w:tabs>
        <w:ind w:left="907" w:hanging="453"/>
      </w:pPr>
      <w:rPr>
        <w:rFonts w:hint="default" w:ascii="Wingdings" w:hAnsi="Wingdings"/>
        <w:sz w:val="16"/>
      </w:rPr>
    </w:lvl>
    <w:lvl w:ilvl="7" w:tentative="0">
      <w:start w:val="1"/>
      <w:numFmt w:val="bullet"/>
      <w:lvlText w:val=""/>
      <w:lvlJc w:val="left"/>
      <w:pPr>
        <w:tabs>
          <w:tab w:val="left" w:pos="1361"/>
        </w:tabs>
        <w:ind w:left="1361" w:hanging="454"/>
      </w:pPr>
      <w:rPr>
        <w:rFonts w:hint="default" w:ascii="Symbol" w:hAnsi="Symbol"/>
      </w:rPr>
    </w:lvl>
    <w:lvl w:ilvl="8" w:tentative="0">
      <w:start w:val="1"/>
      <w:numFmt w:val="decimal"/>
      <w:lvlText w:val="%1.%2.%3.%4.%5.%6.%7.%8.%9"/>
      <w:lvlJc w:val="left"/>
      <w:pPr>
        <w:tabs>
          <w:tab w:val="left" w:pos="1584"/>
        </w:tabs>
        <w:ind w:left="1584" w:hanging="1584"/>
      </w:pPr>
      <w:rPr>
        <w:rFonts w:hint="eastAsia"/>
      </w:rPr>
    </w:lvl>
  </w:abstractNum>
  <w:abstractNum w:abstractNumId="12">
    <w:nsid w:val="18232D00"/>
    <w:multiLevelType w:val="multilevel"/>
    <w:tmpl w:val="18232D00"/>
    <w:lvl w:ilvl="0" w:tentative="0">
      <w:start w:val="1"/>
      <w:numFmt w:val="upperLetter"/>
      <w:pStyle w:val="412"/>
      <w:lvlText w:val="%1"/>
      <w:lvlJc w:val="left"/>
      <w:pPr>
        <w:tabs>
          <w:tab w:val="left" w:pos="1080"/>
        </w:tabs>
        <w:ind w:left="907" w:hanging="907"/>
      </w:pPr>
      <w:rPr>
        <w:rFonts w:hint="eastAsia"/>
        <w:b/>
        <w:i w:val="0"/>
        <w:sz w:val="32"/>
      </w:rPr>
    </w:lvl>
    <w:lvl w:ilvl="1" w:tentative="0">
      <w:start w:val="1"/>
      <w:numFmt w:val="decimal"/>
      <w:pStyle w:val="259"/>
      <w:lvlText w:val="%1.%2"/>
      <w:lvlJc w:val="left"/>
      <w:pPr>
        <w:tabs>
          <w:tab w:val="left" w:pos="680"/>
        </w:tabs>
        <w:ind w:left="680" w:hanging="680"/>
      </w:pPr>
      <w:rPr>
        <w:rFonts w:hint="eastAsia"/>
      </w:rPr>
    </w:lvl>
    <w:lvl w:ilvl="2" w:tentative="0">
      <w:start w:val="1"/>
      <w:numFmt w:val="decimal"/>
      <w:lvlText w:val="%1.%2.%3"/>
      <w:lvlJc w:val="left"/>
      <w:pPr>
        <w:tabs>
          <w:tab w:val="left" w:pos="1080"/>
        </w:tabs>
        <w:ind w:left="0" w:firstLine="0"/>
      </w:pPr>
      <w:rPr>
        <w:rFonts w:hint="eastAsia"/>
      </w:rPr>
    </w:lvl>
    <w:lvl w:ilvl="3" w:tentative="0">
      <w:start w:val="1"/>
      <w:numFmt w:val="decimal"/>
      <w:pStyle w:val="343"/>
      <w:lvlText w:val="%1.%2.%3.%4"/>
      <w:lvlJc w:val="left"/>
      <w:pPr>
        <w:tabs>
          <w:tab w:val="left" w:pos="1440"/>
        </w:tabs>
        <w:ind w:left="0" w:firstLine="0"/>
      </w:pPr>
      <w:rPr>
        <w:rFonts w:hint="eastAsia"/>
      </w:rPr>
    </w:lvl>
    <w:lvl w:ilvl="4" w:tentative="0">
      <w:start w:val="1"/>
      <w:numFmt w:val="decimal"/>
      <w:lvlText w:val="%1.%2.%3.%4.%5"/>
      <w:lvlJc w:val="left"/>
      <w:pPr>
        <w:tabs>
          <w:tab w:val="left" w:pos="1440"/>
        </w:tabs>
        <w:ind w:left="0" w:firstLine="0"/>
      </w:pPr>
      <w:rPr>
        <w:rFonts w:hint="eastAsia"/>
      </w:rPr>
    </w:lvl>
    <w:lvl w:ilvl="5" w:tentative="0">
      <w:start w:val="1"/>
      <w:numFmt w:val="decimal"/>
      <w:lvlText w:val="%1.%2.%3.%4.%5.%6"/>
      <w:lvlJc w:val="left"/>
      <w:pPr>
        <w:tabs>
          <w:tab w:val="left" w:pos="0"/>
        </w:tabs>
        <w:ind w:left="0" w:firstLine="0"/>
      </w:pPr>
      <w:rPr>
        <w:rFonts w:hint="eastAsia"/>
      </w:rPr>
    </w:lvl>
    <w:lvl w:ilvl="6" w:tentative="0">
      <w:start w:val="1"/>
      <w:numFmt w:val="decimal"/>
      <w:lvlText w:val="%1.%2.%3.%4.%5.%6.%7"/>
      <w:lvlJc w:val="left"/>
      <w:pPr>
        <w:tabs>
          <w:tab w:val="left" w:pos="0"/>
        </w:tabs>
        <w:ind w:left="0" w:firstLine="0"/>
      </w:pPr>
      <w:rPr>
        <w:rFonts w:hint="eastAsia"/>
      </w:rPr>
    </w:lvl>
    <w:lvl w:ilvl="7" w:tentative="0">
      <w:start w:val="1"/>
      <w:numFmt w:val="decimal"/>
      <w:lvlText w:val="%1.%2.%3.%4.%5.%6.%7.%8"/>
      <w:lvlJc w:val="left"/>
      <w:pPr>
        <w:tabs>
          <w:tab w:val="left" w:pos="0"/>
        </w:tabs>
        <w:ind w:left="0" w:firstLine="0"/>
      </w:pPr>
      <w:rPr>
        <w:rFonts w:hint="eastAsia"/>
      </w:rPr>
    </w:lvl>
    <w:lvl w:ilvl="8" w:tentative="0">
      <w:start w:val="1"/>
      <w:numFmt w:val="decimal"/>
      <w:lvlText w:val="%1.%2.%3.%4.%5.%6.%7.%8.%9"/>
      <w:lvlJc w:val="left"/>
      <w:pPr>
        <w:tabs>
          <w:tab w:val="left" w:pos="0"/>
        </w:tabs>
        <w:ind w:left="0" w:firstLine="0"/>
      </w:pPr>
      <w:rPr>
        <w:rFonts w:hint="eastAsia"/>
      </w:rPr>
    </w:lvl>
  </w:abstractNum>
  <w:abstractNum w:abstractNumId="13">
    <w:nsid w:val="1B136F61"/>
    <w:multiLevelType w:val="multilevel"/>
    <w:tmpl w:val="1B136F61"/>
    <w:lvl w:ilvl="0" w:tentative="0">
      <w:start w:val="1"/>
      <w:numFmt w:val="none"/>
      <w:pStyle w:val="377"/>
      <w:lvlText w:val="表"/>
      <w:lvlJc w:val="left"/>
      <w:pPr>
        <w:tabs>
          <w:tab w:val="left" w:pos="360"/>
        </w:tabs>
        <w:ind w:left="0" w:firstLine="0"/>
      </w:pPr>
      <w:rPr>
        <w:rFonts w:hint="eastAsia" w:ascii="黑体" w:eastAsia="黑体"/>
        <w:b/>
        <w:i w:val="0"/>
        <w:sz w:val="20"/>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4">
    <w:nsid w:val="1B802614"/>
    <w:multiLevelType w:val="multilevel"/>
    <w:tmpl w:val="1B802614"/>
    <w:lvl w:ilvl="0" w:tentative="0">
      <w:start w:val="1"/>
      <w:numFmt w:val="decimal"/>
      <w:pStyle w:val="308"/>
      <w:lvlText w:val="%1  "/>
      <w:lvlJc w:val="left"/>
      <w:pPr>
        <w:tabs>
          <w:tab w:val="left" w:pos="360"/>
        </w:tabs>
        <w:ind w:left="0" w:firstLine="0"/>
      </w:pPr>
      <w:rPr>
        <w:rFonts w:hint="eastAsia" w:ascii="黑体" w:eastAsia="黑体"/>
        <w:b/>
        <w:i w:val="0"/>
        <w:sz w:val="20"/>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5">
    <w:nsid w:val="1DBF583A"/>
    <w:multiLevelType w:val="multilevel"/>
    <w:tmpl w:val="1DBF583A"/>
    <w:lvl w:ilvl="0" w:tentative="0">
      <w:start w:val="1"/>
      <w:numFmt w:val="decimal"/>
      <w:pStyle w:val="506"/>
      <w:suff w:val="nothing"/>
      <w:lvlText w:val="注%1："/>
      <w:lvlJc w:val="left"/>
      <w:pPr>
        <w:ind w:left="811" w:hanging="448"/>
      </w:pPr>
      <w:rPr>
        <w:rFonts w:hint="eastAsia" w:ascii="黑体" w:eastAsia="黑体"/>
        <w:b w:val="0"/>
        <w:i w:val="0"/>
        <w:sz w:val="18"/>
        <w:szCs w:val="18"/>
        <w:vertAlign w:val="baseline"/>
      </w:rPr>
    </w:lvl>
    <w:lvl w:ilvl="1" w:tentative="0">
      <w:start w:val="1"/>
      <w:numFmt w:val="lowerLetter"/>
      <w:lvlText w:val="%2)"/>
      <w:lvlJc w:val="left"/>
      <w:pPr>
        <w:tabs>
          <w:tab w:val="left" w:pos="180"/>
        </w:tabs>
        <w:ind w:left="1172" w:hanging="629"/>
      </w:pPr>
      <w:rPr>
        <w:rFonts w:hint="eastAsia"/>
        <w:vertAlign w:val="baseline"/>
      </w:rPr>
    </w:lvl>
    <w:lvl w:ilvl="2" w:tentative="0">
      <w:start w:val="1"/>
      <w:numFmt w:val="lowerRoman"/>
      <w:lvlText w:val="%3."/>
      <w:lvlJc w:val="right"/>
      <w:pPr>
        <w:tabs>
          <w:tab w:val="left" w:pos="180"/>
        </w:tabs>
        <w:ind w:left="1172" w:hanging="629"/>
      </w:pPr>
      <w:rPr>
        <w:rFonts w:hint="eastAsia"/>
        <w:vertAlign w:val="baseline"/>
      </w:rPr>
    </w:lvl>
    <w:lvl w:ilvl="3" w:tentative="0">
      <w:start w:val="1"/>
      <w:numFmt w:val="decimal"/>
      <w:lvlText w:val="%4."/>
      <w:lvlJc w:val="left"/>
      <w:pPr>
        <w:tabs>
          <w:tab w:val="left" w:pos="180"/>
        </w:tabs>
        <w:ind w:left="1172" w:hanging="629"/>
      </w:pPr>
      <w:rPr>
        <w:rFonts w:hint="eastAsia"/>
        <w:vertAlign w:val="baseline"/>
      </w:rPr>
    </w:lvl>
    <w:lvl w:ilvl="4" w:tentative="0">
      <w:start w:val="1"/>
      <w:numFmt w:val="lowerLetter"/>
      <w:lvlText w:val="%5)"/>
      <w:lvlJc w:val="left"/>
      <w:pPr>
        <w:tabs>
          <w:tab w:val="left" w:pos="180"/>
        </w:tabs>
        <w:ind w:left="1172" w:hanging="629"/>
      </w:pPr>
      <w:rPr>
        <w:rFonts w:hint="eastAsia"/>
        <w:vertAlign w:val="baseline"/>
      </w:rPr>
    </w:lvl>
    <w:lvl w:ilvl="5" w:tentative="0">
      <w:start w:val="1"/>
      <w:numFmt w:val="lowerRoman"/>
      <w:lvlText w:val="%6."/>
      <w:lvlJc w:val="right"/>
      <w:pPr>
        <w:tabs>
          <w:tab w:val="left" w:pos="180"/>
        </w:tabs>
        <w:ind w:left="1172" w:hanging="629"/>
      </w:pPr>
      <w:rPr>
        <w:rFonts w:hint="eastAsia"/>
        <w:vertAlign w:val="baseline"/>
      </w:rPr>
    </w:lvl>
    <w:lvl w:ilvl="6" w:tentative="0">
      <w:start w:val="1"/>
      <w:numFmt w:val="decimal"/>
      <w:lvlText w:val="%7."/>
      <w:lvlJc w:val="left"/>
      <w:pPr>
        <w:tabs>
          <w:tab w:val="left" w:pos="180"/>
        </w:tabs>
        <w:ind w:left="1172" w:hanging="629"/>
      </w:pPr>
      <w:rPr>
        <w:rFonts w:hint="eastAsia"/>
        <w:vertAlign w:val="baseline"/>
      </w:rPr>
    </w:lvl>
    <w:lvl w:ilvl="7" w:tentative="0">
      <w:start w:val="1"/>
      <w:numFmt w:val="lowerLetter"/>
      <w:lvlText w:val="%8)"/>
      <w:lvlJc w:val="left"/>
      <w:pPr>
        <w:tabs>
          <w:tab w:val="left" w:pos="180"/>
        </w:tabs>
        <w:ind w:left="1172" w:hanging="629"/>
      </w:pPr>
      <w:rPr>
        <w:rFonts w:hint="eastAsia"/>
        <w:vertAlign w:val="baseline"/>
      </w:rPr>
    </w:lvl>
    <w:lvl w:ilvl="8" w:tentative="0">
      <w:start w:val="1"/>
      <w:numFmt w:val="lowerRoman"/>
      <w:lvlText w:val="%9."/>
      <w:lvlJc w:val="right"/>
      <w:pPr>
        <w:tabs>
          <w:tab w:val="left" w:pos="180"/>
        </w:tabs>
        <w:ind w:left="1172" w:hanging="629"/>
      </w:pPr>
      <w:rPr>
        <w:rFonts w:hint="eastAsia"/>
        <w:vertAlign w:val="baseline"/>
      </w:rPr>
    </w:lvl>
  </w:abstractNum>
  <w:abstractNum w:abstractNumId="16">
    <w:nsid w:val="253650B8"/>
    <w:multiLevelType w:val="multilevel"/>
    <w:tmpl w:val="253650B8"/>
    <w:lvl w:ilvl="0" w:tentative="0">
      <w:start w:val="1"/>
      <w:numFmt w:val="lowerLetter"/>
      <w:pStyle w:val="406"/>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
    <w:nsid w:val="264A17CC"/>
    <w:multiLevelType w:val="multilevel"/>
    <w:tmpl w:val="264A17CC"/>
    <w:lvl w:ilvl="0" w:tentative="0">
      <w:start w:val="1"/>
      <w:numFmt w:val="none"/>
      <w:pStyle w:val="464"/>
      <w:lvlText w:val="表"/>
      <w:lvlJc w:val="left"/>
      <w:pPr>
        <w:tabs>
          <w:tab w:val="left" w:pos="360"/>
        </w:tabs>
        <w:ind w:left="0" w:firstLine="0"/>
      </w:pPr>
      <w:rPr>
        <w:rFonts w:hint="eastAsia" w:ascii="宋体" w:eastAsia="宋体"/>
        <w:b w:val="0"/>
        <w:i w:val="0"/>
        <w:sz w:val="20"/>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8">
    <w:nsid w:val="2F0879AF"/>
    <w:multiLevelType w:val="multilevel"/>
    <w:tmpl w:val="2F0879AF"/>
    <w:lvl w:ilvl="0" w:tentative="0">
      <w:start w:val="1"/>
      <w:numFmt w:val="bullet"/>
      <w:pStyle w:val="488"/>
      <w:lvlText w:val=""/>
      <w:lvlJc w:val="left"/>
      <w:pPr>
        <w:tabs>
          <w:tab w:val="left" w:pos="874"/>
        </w:tabs>
        <w:ind w:left="874" w:hanging="454"/>
      </w:pPr>
      <w:rPr>
        <w:rFonts w:hint="default" w:ascii="Wingdings" w:hAnsi="Wingdings"/>
      </w:rPr>
    </w:lvl>
    <w:lvl w:ilvl="1" w:tentative="0">
      <w:start w:val="1"/>
      <w:numFmt w:val="bullet"/>
      <w:lvlText w:val=""/>
      <w:lvlJc w:val="left"/>
      <w:pPr>
        <w:tabs>
          <w:tab w:val="left" w:pos="863"/>
        </w:tabs>
        <w:ind w:left="863" w:hanging="420"/>
      </w:pPr>
      <w:rPr>
        <w:rFonts w:hint="default" w:ascii="Wingdings" w:hAnsi="Wingdings"/>
      </w:rPr>
    </w:lvl>
    <w:lvl w:ilvl="2" w:tentative="0">
      <w:start w:val="1"/>
      <w:numFmt w:val="bullet"/>
      <w:lvlText w:val=""/>
      <w:lvlJc w:val="left"/>
      <w:pPr>
        <w:tabs>
          <w:tab w:val="left" w:pos="1283"/>
        </w:tabs>
        <w:ind w:left="1283" w:hanging="420"/>
      </w:pPr>
      <w:rPr>
        <w:rFonts w:hint="default" w:ascii="Wingdings" w:hAnsi="Wingdings"/>
      </w:rPr>
    </w:lvl>
    <w:lvl w:ilvl="3" w:tentative="0">
      <w:start w:val="1"/>
      <w:numFmt w:val="bullet"/>
      <w:lvlText w:val=""/>
      <w:lvlJc w:val="left"/>
      <w:pPr>
        <w:tabs>
          <w:tab w:val="left" w:pos="1703"/>
        </w:tabs>
        <w:ind w:left="1703" w:hanging="420"/>
      </w:pPr>
      <w:rPr>
        <w:rFonts w:hint="default" w:ascii="Wingdings" w:hAnsi="Wingdings"/>
      </w:rPr>
    </w:lvl>
    <w:lvl w:ilvl="4" w:tentative="0">
      <w:start w:val="1"/>
      <w:numFmt w:val="bullet"/>
      <w:lvlText w:val=""/>
      <w:lvlJc w:val="left"/>
      <w:pPr>
        <w:tabs>
          <w:tab w:val="left" w:pos="2123"/>
        </w:tabs>
        <w:ind w:left="2123" w:hanging="420"/>
      </w:pPr>
      <w:rPr>
        <w:rFonts w:hint="default" w:ascii="Wingdings" w:hAnsi="Wingdings"/>
      </w:rPr>
    </w:lvl>
    <w:lvl w:ilvl="5" w:tentative="0">
      <w:start w:val="1"/>
      <w:numFmt w:val="bullet"/>
      <w:lvlText w:val=""/>
      <w:lvlJc w:val="left"/>
      <w:pPr>
        <w:tabs>
          <w:tab w:val="left" w:pos="2543"/>
        </w:tabs>
        <w:ind w:left="2543" w:hanging="420"/>
      </w:pPr>
      <w:rPr>
        <w:rFonts w:hint="default" w:ascii="Wingdings" w:hAnsi="Wingdings"/>
      </w:rPr>
    </w:lvl>
    <w:lvl w:ilvl="6" w:tentative="0">
      <w:start w:val="1"/>
      <w:numFmt w:val="bullet"/>
      <w:lvlText w:val=""/>
      <w:lvlJc w:val="left"/>
      <w:pPr>
        <w:tabs>
          <w:tab w:val="left" w:pos="2963"/>
        </w:tabs>
        <w:ind w:left="2963" w:hanging="420"/>
      </w:pPr>
      <w:rPr>
        <w:rFonts w:hint="default" w:ascii="Wingdings" w:hAnsi="Wingdings"/>
      </w:rPr>
    </w:lvl>
    <w:lvl w:ilvl="7" w:tentative="0">
      <w:start w:val="1"/>
      <w:numFmt w:val="bullet"/>
      <w:lvlText w:val=""/>
      <w:lvlJc w:val="left"/>
      <w:pPr>
        <w:tabs>
          <w:tab w:val="left" w:pos="3383"/>
        </w:tabs>
        <w:ind w:left="3383" w:hanging="420"/>
      </w:pPr>
      <w:rPr>
        <w:rFonts w:hint="default" w:ascii="Wingdings" w:hAnsi="Wingdings"/>
      </w:rPr>
    </w:lvl>
    <w:lvl w:ilvl="8" w:tentative="0">
      <w:start w:val="1"/>
      <w:numFmt w:val="bullet"/>
      <w:lvlText w:val=""/>
      <w:lvlJc w:val="left"/>
      <w:pPr>
        <w:tabs>
          <w:tab w:val="left" w:pos="3803"/>
        </w:tabs>
        <w:ind w:left="3803" w:hanging="420"/>
      </w:pPr>
      <w:rPr>
        <w:rFonts w:hint="default" w:ascii="Wingdings" w:hAnsi="Wingdings"/>
      </w:rPr>
    </w:lvl>
  </w:abstractNum>
  <w:abstractNum w:abstractNumId="19">
    <w:nsid w:val="2FB02827"/>
    <w:multiLevelType w:val="multilevel"/>
    <w:tmpl w:val="2FB02827"/>
    <w:lvl w:ilvl="0" w:tentative="0">
      <w:start w:val="1"/>
      <w:numFmt w:val="bullet"/>
      <w:pStyle w:val="410"/>
      <w:lvlText w:val=""/>
      <w:lvlJc w:val="left"/>
      <w:pPr>
        <w:ind w:left="0" w:hanging="420"/>
      </w:pPr>
      <w:rPr>
        <w:rFonts w:hint="default" w:ascii="Wingdings" w:hAnsi="Wingdings"/>
      </w:rPr>
    </w:lvl>
    <w:lvl w:ilvl="1" w:tentative="0">
      <w:start w:val="1"/>
      <w:numFmt w:val="bullet"/>
      <w:lvlText w:val=""/>
      <w:lvlJc w:val="left"/>
      <w:pPr>
        <w:ind w:left="420" w:hanging="420"/>
      </w:pPr>
      <w:rPr>
        <w:rFonts w:hint="default" w:ascii="Wingdings" w:hAnsi="Wingdings"/>
      </w:rPr>
    </w:lvl>
    <w:lvl w:ilvl="2" w:tentative="0">
      <w:start w:val="1"/>
      <w:numFmt w:val="bullet"/>
      <w:lvlText w:val=""/>
      <w:lvlJc w:val="left"/>
      <w:pPr>
        <w:ind w:left="840" w:hanging="420"/>
      </w:pPr>
      <w:rPr>
        <w:rFonts w:hint="default" w:ascii="Wingdings" w:hAnsi="Wingdings"/>
      </w:rPr>
    </w:lvl>
    <w:lvl w:ilvl="3" w:tentative="0">
      <w:start w:val="1"/>
      <w:numFmt w:val="bullet"/>
      <w:lvlText w:val=""/>
      <w:lvlJc w:val="left"/>
      <w:pPr>
        <w:ind w:left="1260" w:hanging="420"/>
      </w:pPr>
      <w:rPr>
        <w:rFonts w:hint="default" w:ascii="Wingdings" w:hAnsi="Wingdings"/>
      </w:rPr>
    </w:lvl>
    <w:lvl w:ilvl="4" w:tentative="0">
      <w:start w:val="1"/>
      <w:numFmt w:val="bullet"/>
      <w:lvlText w:val=""/>
      <w:lvlJc w:val="left"/>
      <w:pPr>
        <w:ind w:left="1680" w:hanging="420"/>
      </w:pPr>
      <w:rPr>
        <w:rFonts w:hint="default" w:ascii="Wingdings" w:hAnsi="Wingdings"/>
      </w:rPr>
    </w:lvl>
    <w:lvl w:ilvl="5" w:tentative="0">
      <w:start w:val="1"/>
      <w:numFmt w:val="bullet"/>
      <w:lvlText w:val=""/>
      <w:lvlJc w:val="left"/>
      <w:pPr>
        <w:ind w:left="2100" w:hanging="420"/>
      </w:pPr>
      <w:rPr>
        <w:rFonts w:hint="default" w:ascii="Wingdings" w:hAnsi="Wingdings"/>
      </w:rPr>
    </w:lvl>
    <w:lvl w:ilvl="6" w:tentative="0">
      <w:start w:val="1"/>
      <w:numFmt w:val="bullet"/>
      <w:lvlText w:val=""/>
      <w:lvlJc w:val="left"/>
      <w:pPr>
        <w:ind w:left="2520" w:hanging="420"/>
      </w:pPr>
      <w:rPr>
        <w:rFonts w:hint="default" w:ascii="Wingdings" w:hAnsi="Wingdings"/>
      </w:rPr>
    </w:lvl>
    <w:lvl w:ilvl="7" w:tentative="0">
      <w:start w:val="1"/>
      <w:numFmt w:val="bullet"/>
      <w:lvlText w:val=""/>
      <w:lvlJc w:val="left"/>
      <w:pPr>
        <w:ind w:left="2940" w:hanging="420"/>
      </w:pPr>
      <w:rPr>
        <w:rFonts w:hint="default" w:ascii="Wingdings" w:hAnsi="Wingdings"/>
      </w:rPr>
    </w:lvl>
    <w:lvl w:ilvl="8" w:tentative="0">
      <w:start w:val="1"/>
      <w:numFmt w:val="bullet"/>
      <w:lvlText w:val=""/>
      <w:lvlJc w:val="left"/>
      <w:pPr>
        <w:ind w:left="3360" w:hanging="420"/>
      </w:pPr>
      <w:rPr>
        <w:rFonts w:hint="default" w:ascii="Wingdings" w:hAnsi="Wingdings"/>
      </w:rPr>
    </w:lvl>
  </w:abstractNum>
  <w:abstractNum w:abstractNumId="20">
    <w:nsid w:val="32215617"/>
    <w:multiLevelType w:val="multilevel"/>
    <w:tmpl w:val="32215617"/>
    <w:lvl w:ilvl="0" w:tentative="0">
      <w:start w:val="1"/>
      <w:numFmt w:val="decimal"/>
      <w:lvlText w:val="0.%1"/>
      <w:lvlJc w:val="left"/>
      <w:pPr>
        <w:tabs>
          <w:tab w:val="left" w:pos="360"/>
        </w:tabs>
        <w:ind w:left="0" w:firstLine="0"/>
      </w:pPr>
      <w:rPr>
        <w:rFonts w:hint="eastAsia" w:ascii="黑体" w:hAnsi="Times New Roman" w:eastAsia="黑体"/>
        <w:b/>
        <w:i w:val="0"/>
        <w:sz w:val="21"/>
      </w:rPr>
    </w:lvl>
    <w:lvl w:ilvl="1" w:tentative="0">
      <w:start w:val="1"/>
      <w:numFmt w:val="decimal"/>
      <w:pStyle w:val="414"/>
      <w:lvlText w:val="0.%1.%2"/>
      <w:lvlJc w:val="left"/>
      <w:pPr>
        <w:tabs>
          <w:tab w:val="left" w:pos="720"/>
        </w:tabs>
        <w:ind w:left="0" w:firstLine="0"/>
      </w:pPr>
      <w:rPr>
        <w:rFonts w:hint="eastAsia" w:ascii="黑体" w:hAnsi="Times New Roman" w:eastAsia="黑体"/>
        <w:b/>
        <w:i w:val="0"/>
        <w:sz w:val="21"/>
      </w:rPr>
    </w:lvl>
    <w:lvl w:ilvl="2" w:tentative="0">
      <w:start w:val="1"/>
      <w:numFmt w:val="decimal"/>
      <w:lvlText w:val="0.%2.%3"/>
      <w:lvlJc w:val="left"/>
      <w:pPr>
        <w:tabs>
          <w:tab w:val="left" w:pos="720"/>
        </w:tabs>
        <w:ind w:left="0" w:firstLine="0"/>
      </w:pPr>
      <w:rPr>
        <w:rFonts w:hint="eastAsia"/>
      </w:rPr>
    </w:lvl>
    <w:lvl w:ilvl="3" w:tentative="0">
      <w:start w:val="1"/>
      <w:numFmt w:val="decimal"/>
      <w:lvlText w:val="%1.%2.%3.%4"/>
      <w:lvlJc w:val="left"/>
      <w:pPr>
        <w:tabs>
          <w:tab w:val="left" w:pos="2356"/>
        </w:tabs>
        <w:ind w:left="1984" w:hanging="708"/>
      </w:pPr>
      <w:rPr>
        <w:rFonts w:hint="eastAsia"/>
      </w:rPr>
    </w:lvl>
    <w:lvl w:ilvl="4" w:tentative="0">
      <w:start w:val="1"/>
      <w:numFmt w:val="decimal"/>
      <w:lvlText w:val="%1.%2.%3.%4.%5"/>
      <w:lvlJc w:val="left"/>
      <w:pPr>
        <w:tabs>
          <w:tab w:val="left" w:pos="2781"/>
        </w:tabs>
        <w:ind w:left="2551" w:hanging="850"/>
      </w:pPr>
      <w:rPr>
        <w:rFonts w:hint="eastAsia"/>
      </w:rPr>
    </w:lvl>
    <w:lvl w:ilvl="5" w:tentative="0">
      <w:start w:val="1"/>
      <w:numFmt w:val="decimal"/>
      <w:lvlText w:val="%1.%2.%3.%4.%5.%6"/>
      <w:lvlJc w:val="left"/>
      <w:pPr>
        <w:tabs>
          <w:tab w:val="left" w:pos="3566"/>
        </w:tabs>
        <w:ind w:left="3260" w:hanging="1134"/>
      </w:pPr>
      <w:rPr>
        <w:rFonts w:hint="eastAsia"/>
      </w:rPr>
    </w:lvl>
    <w:lvl w:ilvl="6" w:tentative="0">
      <w:start w:val="1"/>
      <w:numFmt w:val="decimal"/>
      <w:lvlText w:val="%1.%2.%3.%4.%5.%6.%7"/>
      <w:lvlJc w:val="left"/>
      <w:pPr>
        <w:tabs>
          <w:tab w:val="left" w:pos="3827"/>
        </w:tabs>
        <w:ind w:left="3827" w:hanging="1276"/>
      </w:pPr>
      <w:rPr>
        <w:rFonts w:hint="eastAsia"/>
      </w:rPr>
    </w:lvl>
    <w:lvl w:ilvl="7" w:tentative="0">
      <w:start w:val="1"/>
      <w:numFmt w:val="decimal"/>
      <w:lvlText w:val="%1.%2.%3.%4.%5.%6.%7.%8"/>
      <w:lvlJc w:val="left"/>
      <w:pPr>
        <w:tabs>
          <w:tab w:val="left" w:pos="4776"/>
        </w:tabs>
        <w:ind w:left="4394" w:hanging="1418"/>
      </w:pPr>
      <w:rPr>
        <w:rFonts w:hint="eastAsia"/>
      </w:rPr>
    </w:lvl>
    <w:lvl w:ilvl="8" w:tentative="0">
      <w:start w:val="1"/>
      <w:numFmt w:val="decimal"/>
      <w:lvlText w:val="%1.%2.%3.%4.%5.%6.%7.%8.%9"/>
      <w:lvlJc w:val="left"/>
      <w:pPr>
        <w:tabs>
          <w:tab w:val="left" w:pos="5562"/>
        </w:tabs>
        <w:ind w:left="5102" w:hanging="1700"/>
      </w:pPr>
      <w:rPr>
        <w:rFonts w:hint="eastAsia"/>
      </w:rPr>
    </w:lvl>
  </w:abstractNum>
  <w:abstractNum w:abstractNumId="21">
    <w:nsid w:val="38BB2950"/>
    <w:multiLevelType w:val="multilevel"/>
    <w:tmpl w:val="38BB2950"/>
    <w:lvl w:ilvl="0" w:tentative="0">
      <w:start w:val="1"/>
      <w:numFmt w:val="decimal"/>
      <w:pStyle w:val="261"/>
      <w:suff w:val="space"/>
      <w:lvlText w:val="%1"/>
      <w:lvlJc w:val="left"/>
      <w:pPr>
        <w:ind w:left="0" w:firstLine="0"/>
      </w:pPr>
      <w:rPr>
        <w:rFonts w:hint="default" w:ascii="Arial" w:hAnsi="Arial" w:eastAsia="黑体" w:cs="Arial"/>
        <w:b/>
        <w:i w:val="0"/>
        <w:sz w:val="21"/>
        <w:szCs w:val="44"/>
      </w:rPr>
    </w:lvl>
    <w:lvl w:ilvl="1" w:tentative="0">
      <w:start w:val="1"/>
      <w:numFmt w:val="decimal"/>
      <w:suff w:val="space"/>
      <w:lvlText w:val="%1.%2 "/>
      <w:lvlJc w:val="left"/>
      <w:pPr>
        <w:ind w:left="0" w:firstLine="0"/>
      </w:pPr>
      <w:rPr>
        <w:rFonts w:hint="default" w:ascii="Arial" w:hAnsi="Arial" w:eastAsia="黑体" w:cs="Arial"/>
        <w:b/>
        <w:i w:val="0"/>
        <w:sz w:val="21"/>
        <w:szCs w:val="32"/>
      </w:rPr>
    </w:lvl>
    <w:lvl w:ilvl="2" w:tentative="0">
      <w:start w:val="1"/>
      <w:numFmt w:val="decimal"/>
      <w:suff w:val="space"/>
      <w:lvlText w:val="%1.%2.%3 "/>
      <w:lvlJc w:val="left"/>
      <w:pPr>
        <w:ind w:left="0" w:firstLine="0"/>
      </w:pPr>
      <w:rPr>
        <w:rFonts w:hint="default" w:ascii="Arial" w:hAnsi="Arial" w:eastAsia="黑体" w:cs="Arial"/>
        <w:b/>
        <w:i w:val="0"/>
        <w:sz w:val="21"/>
        <w:szCs w:val="28"/>
      </w:rPr>
    </w:lvl>
    <w:lvl w:ilvl="3" w:tentative="0">
      <w:start w:val="1"/>
      <w:numFmt w:val="decimal"/>
      <w:suff w:val="space"/>
      <w:lvlText w:val="%1.%2.%3.%4 "/>
      <w:lvlJc w:val="left"/>
      <w:pPr>
        <w:ind w:left="0" w:firstLine="0"/>
      </w:pPr>
      <w:rPr>
        <w:rFonts w:hint="default" w:ascii="Verdana" w:hAnsi="Verdana" w:eastAsia="黑体"/>
        <w:b/>
        <w:i w:val="0"/>
        <w:sz w:val="21"/>
      </w:rPr>
    </w:lvl>
    <w:lvl w:ilvl="4" w:tentative="0">
      <w:start w:val="1"/>
      <w:numFmt w:val="decimal"/>
      <w:suff w:val="space"/>
      <w:lvlText w:val="%1.%2.%3.%4.%5 "/>
      <w:lvlJc w:val="left"/>
      <w:pPr>
        <w:ind w:left="0" w:firstLine="0"/>
      </w:pPr>
      <w:rPr>
        <w:rFonts w:hint="default" w:ascii="Verdana" w:hAnsi="Verdana" w:eastAsia="黑体"/>
        <w:b/>
        <w:i w:val="0"/>
        <w:sz w:val="21"/>
      </w:rPr>
    </w:lvl>
    <w:lvl w:ilvl="5" w:tentative="0">
      <w:start w:val="1"/>
      <w:numFmt w:val="decimal"/>
      <w:suff w:val="space"/>
      <w:lvlText w:val="%1.%2.%3.%4.%5.%6"/>
      <w:lvlJc w:val="left"/>
      <w:pPr>
        <w:ind w:left="930" w:firstLine="0"/>
      </w:pPr>
      <w:rPr>
        <w:rFonts w:hint="eastAsia"/>
      </w:rPr>
    </w:lvl>
    <w:lvl w:ilvl="6" w:tentative="0">
      <w:start w:val="1"/>
      <w:numFmt w:val="decimal"/>
      <w:suff w:val="space"/>
      <w:lvlText w:val="%1.%2.%3.%4.%5.%6.%7"/>
      <w:lvlJc w:val="left"/>
      <w:pPr>
        <w:ind w:left="930" w:firstLine="0"/>
      </w:pPr>
      <w:rPr>
        <w:rFonts w:hint="eastAsia"/>
      </w:rPr>
    </w:lvl>
    <w:lvl w:ilvl="7" w:tentative="0">
      <w:start w:val="1"/>
      <w:numFmt w:val="decimal"/>
      <w:suff w:val="space"/>
      <w:lvlText w:val="%1.%2.%3.%4.%5.%6.%7.%8"/>
      <w:lvlJc w:val="left"/>
      <w:pPr>
        <w:ind w:left="930" w:firstLine="0"/>
      </w:pPr>
      <w:rPr>
        <w:rFonts w:hint="eastAsia"/>
      </w:rPr>
    </w:lvl>
    <w:lvl w:ilvl="8" w:tentative="0">
      <w:start w:val="1"/>
      <w:numFmt w:val="decimal"/>
      <w:suff w:val="space"/>
      <w:lvlText w:val="%1.%2.%3.%4.%5.%6.%7.%8.%9"/>
      <w:lvlJc w:val="left"/>
      <w:pPr>
        <w:ind w:left="930" w:firstLine="0"/>
      </w:pPr>
      <w:rPr>
        <w:rFonts w:hint="eastAsia"/>
      </w:rPr>
    </w:lvl>
  </w:abstractNum>
  <w:abstractNum w:abstractNumId="22">
    <w:nsid w:val="3A517124"/>
    <w:multiLevelType w:val="multilevel"/>
    <w:tmpl w:val="3A517124"/>
    <w:lvl w:ilvl="0" w:tentative="0">
      <w:start w:val="1"/>
      <w:numFmt w:val="decimal"/>
      <w:pStyle w:val="205"/>
      <w:lvlText w:val="%1)"/>
      <w:lvlJc w:val="left"/>
      <w:pPr>
        <w:tabs>
          <w:tab w:val="left" w:pos="1260"/>
        </w:tabs>
        <w:ind w:left="1260" w:hanging="420"/>
      </w:pPr>
      <w:rPr>
        <w:rFonts w:hint="eastAsia"/>
      </w:rPr>
    </w:lvl>
    <w:lvl w:ilvl="1" w:tentative="0">
      <w:start w:val="1"/>
      <w:numFmt w:val="bullet"/>
      <w:lvlText w:val=""/>
      <w:lvlJc w:val="left"/>
      <w:pPr>
        <w:tabs>
          <w:tab w:val="left" w:pos="1680"/>
        </w:tabs>
        <w:ind w:left="1680" w:hanging="420"/>
      </w:pPr>
      <w:rPr>
        <w:rFonts w:hint="default" w:ascii="Wingdings" w:hAnsi="Wingdings"/>
      </w:rPr>
    </w:lvl>
    <w:lvl w:ilvl="2" w:tentative="0">
      <w:start w:val="1"/>
      <w:numFmt w:val="bullet"/>
      <w:lvlText w:val=""/>
      <w:lvlJc w:val="left"/>
      <w:pPr>
        <w:tabs>
          <w:tab w:val="left" w:pos="2100"/>
        </w:tabs>
        <w:ind w:left="2100" w:hanging="420"/>
      </w:pPr>
      <w:rPr>
        <w:rFonts w:hint="default" w:ascii="Wingdings" w:hAnsi="Wingdings"/>
      </w:rPr>
    </w:lvl>
    <w:lvl w:ilvl="3" w:tentative="0">
      <w:start w:val="1"/>
      <w:numFmt w:val="bullet"/>
      <w:lvlText w:val=""/>
      <w:lvlJc w:val="left"/>
      <w:pPr>
        <w:tabs>
          <w:tab w:val="left" w:pos="2520"/>
        </w:tabs>
        <w:ind w:left="2520" w:hanging="420"/>
      </w:pPr>
      <w:rPr>
        <w:rFonts w:hint="default" w:ascii="Wingdings" w:hAnsi="Wingdings"/>
      </w:rPr>
    </w:lvl>
    <w:lvl w:ilvl="4" w:tentative="0">
      <w:start w:val="1"/>
      <w:numFmt w:val="bullet"/>
      <w:lvlText w:val=""/>
      <w:lvlJc w:val="left"/>
      <w:pPr>
        <w:tabs>
          <w:tab w:val="left" w:pos="2940"/>
        </w:tabs>
        <w:ind w:left="2940" w:hanging="420"/>
      </w:pPr>
      <w:rPr>
        <w:rFonts w:hint="default" w:ascii="Wingdings" w:hAnsi="Wingdings"/>
      </w:rPr>
    </w:lvl>
    <w:lvl w:ilvl="5" w:tentative="0">
      <w:start w:val="1"/>
      <w:numFmt w:val="bullet"/>
      <w:lvlText w:val=""/>
      <w:lvlJc w:val="left"/>
      <w:pPr>
        <w:tabs>
          <w:tab w:val="left" w:pos="3360"/>
        </w:tabs>
        <w:ind w:left="3360" w:hanging="420"/>
      </w:pPr>
      <w:rPr>
        <w:rFonts w:hint="default" w:ascii="Wingdings" w:hAnsi="Wingdings"/>
      </w:rPr>
    </w:lvl>
    <w:lvl w:ilvl="6" w:tentative="0">
      <w:start w:val="1"/>
      <w:numFmt w:val="bullet"/>
      <w:lvlText w:val=""/>
      <w:lvlJc w:val="left"/>
      <w:pPr>
        <w:tabs>
          <w:tab w:val="left" w:pos="3780"/>
        </w:tabs>
        <w:ind w:left="3780" w:hanging="420"/>
      </w:pPr>
      <w:rPr>
        <w:rFonts w:hint="default" w:ascii="Wingdings" w:hAnsi="Wingdings"/>
      </w:rPr>
    </w:lvl>
    <w:lvl w:ilvl="7" w:tentative="0">
      <w:start w:val="1"/>
      <w:numFmt w:val="bullet"/>
      <w:lvlText w:val=""/>
      <w:lvlJc w:val="left"/>
      <w:pPr>
        <w:tabs>
          <w:tab w:val="left" w:pos="4200"/>
        </w:tabs>
        <w:ind w:left="4200" w:hanging="420"/>
      </w:pPr>
      <w:rPr>
        <w:rFonts w:hint="default" w:ascii="Wingdings" w:hAnsi="Wingdings"/>
      </w:rPr>
    </w:lvl>
    <w:lvl w:ilvl="8" w:tentative="0">
      <w:start w:val="1"/>
      <w:numFmt w:val="bullet"/>
      <w:lvlText w:val=""/>
      <w:lvlJc w:val="left"/>
      <w:pPr>
        <w:tabs>
          <w:tab w:val="left" w:pos="4620"/>
        </w:tabs>
        <w:ind w:left="4620" w:hanging="420"/>
      </w:pPr>
      <w:rPr>
        <w:rFonts w:hint="default" w:ascii="Wingdings" w:hAnsi="Wingdings"/>
      </w:rPr>
    </w:lvl>
  </w:abstractNum>
  <w:abstractNum w:abstractNumId="23">
    <w:nsid w:val="3E5D3663"/>
    <w:multiLevelType w:val="multilevel"/>
    <w:tmpl w:val="3E5D3663"/>
    <w:lvl w:ilvl="0" w:tentative="0">
      <w:start w:val="1"/>
      <w:numFmt w:val="lowerLetter"/>
      <w:pStyle w:val="93"/>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4">
    <w:nsid w:val="3E7B3F03"/>
    <w:multiLevelType w:val="multilevel"/>
    <w:tmpl w:val="3E7B3F03"/>
    <w:lvl w:ilvl="0" w:tentative="0">
      <w:start w:val="1"/>
      <w:numFmt w:val="decimal"/>
      <w:pStyle w:val="483"/>
      <w:lvlText w:val="%1"/>
      <w:lvlJc w:val="left"/>
      <w:pPr>
        <w:ind w:left="425" w:hanging="425"/>
      </w:pPr>
    </w:lvl>
    <w:lvl w:ilvl="1" w:tentative="0">
      <w:start w:val="1"/>
      <w:numFmt w:val="decimal"/>
      <w:lvlText w:val="%1.%2"/>
      <w:lvlJc w:val="left"/>
      <w:pPr>
        <w:ind w:left="992" w:hanging="567"/>
      </w:pPr>
    </w:lvl>
    <w:lvl w:ilvl="2" w:tentative="0">
      <w:start w:val="1"/>
      <w:numFmt w:val="decimal"/>
      <w:lvlText w:val="%1.%2.%3"/>
      <w:lvlJc w:val="left"/>
      <w:pPr>
        <w:ind w:left="1418" w:hanging="567"/>
      </w:pPr>
      <w:rPr>
        <w:lang w:val="en-US"/>
      </w:r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abstractNum w:abstractNumId="25">
    <w:nsid w:val="3EFE44B3"/>
    <w:multiLevelType w:val="multilevel"/>
    <w:tmpl w:val="3EFE44B3"/>
    <w:lvl w:ilvl="0" w:tentative="0">
      <w:start w:val="1"/>
      <w:numFmt w:val="decimal"/>
      <w:pStyle w:val="389"/>
      <w:lvlText w:val="%1"/>
      <w:lvlJc w:val="left"/>
      <w:pPr>
        <w:tabs>
          <w:tab w:val="left" w:pos="360"/>
        </w:tabs>
        <w:ind w:left="0" w:firstLine="0"/>
      </w:pPr>
      <w:rPr>
        <w:rFonts w:hint="default" w:ascii="Times New Roman" w:hAnsi="Times New Roman" w:cs="Times New Roman"/>
        <w:b/>
        <w:i w:val="0"/>
        <w:iCs w:val="0"/>
        <w:caps w:val="0"/>
        <w:strike w:val="0"/>
        <w:dstrike w:val="0"/>
        <w:vanish w:val="0"/>
        <w:color w:val="000000"/>
        <w:spacing w:val="0"/>
        <w:position w:val="0"/>
        <w:sz w:val="21"/>
        <w:szCs w:val="21"/>
        <w:u w:val="none"/>
        <w:vertAlign w:val="baseline"/>
        <w14:shadow w14:blurRad="0" w14:dist="0" w14:dir="0" w14:sx="0" w14:sy="0" w14:kx="0" w14:ky="0" w14:algn="none">
          <w14:srgbClr w14:val="000000"/>
        </w14:shadow>
      </w:rPr>
    </w:lvl>
    <w:lvl w:ilvl="1" w:tentative="0">
      <w:start w:val="1"/>
      <w:numFmt w:val="decimal"/>
      <w:lvlText w:val="%1.%2"/>
      <w:lvlJc w:val="left"/>
      <w:pPr>
        <w:tabs>
          <w:tab w:val="left" w:pos="0"/>
        </w:tabs>
        <w:ind w:left="0" w:firstLine="0"/>
      </w:pPr>
      <w:rPr>
        <w:rFonts w:hint="default" w:ascii="Times New Roman" w:hAnsi="Times New Roman" w:eastAsia="宋体"/>
        <w:b/>
        <w:bCs/>
        <w:i w:val="0"/>
        <w:iCs w:val="0"/>
        <w:caps w:val="0"/>
        <w:strike w:val="0"/>
        <w:dstrike w:val="0"/>
        <w:vanish w:val="0"/>
        <w:color w:val="000000"/>
        <w:spacing w:val="0"/>
        <w:position w:val="0"/>
        <w:sz w:val="21"/>
        <w:szCs w:val="21"/>
        <w:vertAlign w:val="baseline"/>
        <w14:shadow w14:blurRad="0" w14:dist="0" w14:dir="0" w14:sx="0" w14:sy="0" w14:kx="0" w14:ky="0" w14:algn="none">
          <w14:srgbClr w14:val="000000"/>
        </w14:shadow>
      </w:rPr>
    </w:lvl>
    <w:lvl w:ilvl="2" w:tentative="0">
      <w:start w:val="1"/>
      <w:numFmt w:val="decimal"/>
      <w:pStyle w:val="393"/>
      <w:lvlText w:val="%1.%2.%3"/>
      <w:lvlJc w:val="left"/>
      <w:pPr>
        <w:tabs>
          <w:tab w:val="left" w:pos="454"/>
        </w:tabs>
        <w:ind w:left="0" w:firstLine="0"/>
      </w:pPr>
      <w:rPr>
        <w:rFonts w:hint="default" w:ascii="Times New Roman" w:hAnsi="Times New Roman" w:eastAsia="宋体"/>
        <w:b/>
        <w:bCs/>
        <w:i w:val="0"/>
        <w:iCs w:val="0"/>
        <w:spacing w:val="0"/>
        <w:position w:val="0"/>
        <w:sz w:val="21"/>
        <w:szCs w:val="21"/>
      </w:rPr>
    </w:lvl>
    <w:lvl w:ilvl="3" w:tentative="0">
      <w:start w:val="1"/>
      <w:numFmt w:val="decimal"/>
      <w:lvlText w:val="%1.%2.%3.%4"/>
      <w:lvlJc w:val="left"/>
      <w:pPr>
        <w:tabs>
          <w:tab w:val="left" w:pos="0"/>
        </w:tabs>
        <w:ind w:left="0" w:firstLine="0"/>
      </w:pPr>
      <w:rPr>
        <w:rFonts w:hint="default" w:ascii="Times New Roman" w:hAnsi="Times New Roman" w:eastAsia="宋体"/>
        <w:b/>
        <w:bCs/>
        <w:i w:val="0"/>
        <w:iCs w:val="0"/>
        <w:color w:val="000000"/>
        <w:spacing w:val="0"/>
        <w:position w:val="0"/>
        <w:sz w:val="21"/>
        <w:szCs w:val="21"/>
      </w:rPr>
    </w:lvl>
    <w:lvl w:ilvl="4" w:tentative="0">
      <w:start w:val="1"/>
      <w:numFmt w:val="decimal"/>
      <w:pStyle w:val="398"/>
      <w:lvlText w:val="%1.%2.%3.%4.%5"/>
      <w:lvlJc w:val="left"/>
      <w:pPr>
        <w:tabs>
          <w:tab w:val="left" w:pos="1080"/>
        </w:tabs>
        <w:ind w:left="0" w:firstLine="0"/>
      </w:pPr>
      <w:rPr>
        <w:rFonts w:hint="default" w:ascii="Times New Roman" w:hAnsi="Times New Roman" w:eastAsia="宋体"/>
        <w:b/>
        <w:bCs/>
        <w:i w:val="0"/>
        <w:iCs w:val="0"/>
        <w:color w:val="auto"/>
        <w:sz w:val="21"/>
        <w:szCs w:val="21"/>
      </w:rPr>
    </w:lvl>
    <w:lvl w:ilvl="5" w:tentative="0">
      <w:start w:val="1"/>
      <w:numFmt w:val="decimal"/>
      <w:lvlText w:val="%1.%2.%3.%4.%5.%6"/>
      <w:lvlJc w:val="left"/>
      <w:pPr>
        <w:tabs>
          <w:tab w:val="left" w:pos="1080"/>
        </w:tabs>
        <w:ind w:left="0" w:firstLine="0"/>
      </w:pPr>
      <w:rPr>
        <w:rFonts w:hint="default" w:ascii="Arial" w:hAnsi="Arial" w:eastAsia="宋体"/>
        <w:b/>
        <w:bCs/>
        <w:i w:val="0"/>
        <w:iCs w:val="0"/>
        <w:strike w:val="0"/>
        <w:dstrike w:val="0"/>
        <w:sz w:val="21"/>
        <w:szCs w:val="21"/>
      </w:rPr>
    </w:lvl>
    <w:lvl w:ilvl="6" w:tentative="0">
      <w:start w:val="1"/>
      <w:numFmt w:val="decimal"/>
      <w:lvlText w:val="%1.%2.%3.%4.%5.%6.%7"/>
      <w:lvlJc w:val="left"/>
      <w:pPr>
        <w:tabs>
          <w:tab w:val="left" w:pos="2430"/>
        </w:tabs>
        <w:ind w:left="2430" w:hanging="1296"/>
      </w:pPr>
      <w:rPr>
        <w:rFonts w:hint="eastAsia"/>
      </w:rPr>
    </w:lvl>
    <w:lvl w:ilvl="7" w:tentative="0">
      <w:start w:val="1"/>
      <w:numFmt w:val="decimal"/>
      <w:lvlText w:val="%1.%2.%3.%4.%5.%6.%7.%8"/>
      <w:lvlJc w:val="left"/>
      <w:pPr>
        <w:tabs>
          <w:tab w:val="left" w:pos="2574"/>
        </w:tabs>
        <w:ind w:left="2574" w:hanging="1440"/>
      </w:pPr>
      <w:rPr>
        <w:rFonts w:hint="eastAsia"/>
      </w:rPr>
    </w:lvl>
    <w:lvl w:ilvl="8" w:tentative="0">
      <w:start w:val="1"/>
      <w:numFmt w:val="decimal"/>
      <w:lvlText w:val="%1.%2.%3.%4.%5.%6.%7.%8.%9"/>
      <w:lvlJc w:val="left"/>
      <w:pPr>
        <w:tabs>
          <w:tab w:val="left" w:pos="2718"/>
        </w:tabs>
        <w:ind w:left="2718" w:hanging="1584"/>
      </w:pPr>
      <w:rPr>
        <w:rFonts w:hint="eastAsia"/>
      </w:rPr>
    </w:lvl>
  </w:abstractNum>
  <w:abstractNum w:abstractNumId="26">
    <w:nsid w:val="407E65F9"/>
    <w:multiLevelType w:val="multilevel"/>
    <w:tmpl w:val="407E65F9"/>
    <w:lvl w:ilvl="0" w:tentative="0">
      <w:start w:val="1"/>
      <w:numFmt w:val="none"/>
      <w:pStyle w:val="383"/>
      <w:lvlText w:val="%1·　"/>
      <w:lvlJc w:val="left"/>
      <w:pPr>
        <w:tabs>
          <w:tab w:val="left" w:pos="1140"/>
        </w:tabs>
        <w:ind w:left="737" w:hanging="317"/>
      </w:pPr>
      <w:rPr>
        <w:rFonts w:hint="eastAsia" w:ascii="宋体" w:hAnsi="Times New Roman" w:eastAsia="宋体"/>
        <w:b w:val="0"/>
        <w:i w:val="0"/>
        <w:sz w:val="21"/>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27">
    <w:nsid w:val="41A64E98"/>
    <w:multiLevelType w:val="multilevel"/>
    <w:tmpl w:val="41A64E98"/>
    <w:lvl w:ilvl="0" w:tentative="0">
      <w:start w:val="1"/>
      <w:numFmt w:val="decimal"/>
      <w:pStyle w:val="313"/>
      <w:lvlText w:val="0.%1"/>
      <w:lvlJc w:val="left"/>
      <w:pPr>
        <w:tabs>
          <w:tab w:val="left" w:pos="360"/>
        </w:tabs>
        <w:ind w:left="0" w:firstLine="0"/>
      </w:pPr>
      <w:rPr>
        <w:rFonts w:hint="eastAsia" w:ascii="宋体" w:hAnsi="Times New Roman" w:eastAsia="宋体"/>
        <w:b/>
        <w:i w:val="0"/>
        <w:sz w:val="21"/>
      </w:rPr>
    </w:lvl>
    <w:lvl w:ilvl="1" w:tentative="0">
      <w:start w:val="1"/>
      <w:numFmt w:val="decimal"/>
      <w:lvlText w:val="0.%1.%2"/>
      <w:lvlJc w:val="left"/>
      <w:pPr>
        <w:tabs>
          <w:tab w:val="left" w:pos="720"/>
        </w:tabs>
        <w:ind w:left="0" w:firstLine="0"/>
      </w:pPr>
      <w:rPr>
        <w:rFonts w:hint="eastAsia" w:ascii="黑体" w:hAnsi="Times New Roman" w:eastAsia="黑体"/>
        <w:b/>
        <w:i w:val="0"/>
        <w:sz w:val="21"/>
      </w:rPr>
    </w:lvl>
    <w:lvl w:ilvl="2" w:tentative="0">
      <w:start w:val="1"/>
      <w:numFmt w:val="decimal"/>
      <w:lvlText w:val="0.%2.%3  "/>
      <w:lvlJc w:val="left"/>
      <w:pPr>
        <w:tabs>
          <w:tab w:val="left" w:pos="-31680"/>
        </w:tabs>
        <w:ind w:left="-32767" w:firstLine="0"/>
      </w:pPr>
      <w:rPr>
        <w:rFonts w:hint="eastAsia"/>
      </w:rPr>
    </w:lvl>
    <w:lvl w:ilvl="3" w:tentative="0">
      <w:start w:val="1"/>
      <w:numFmt w:val="decimal"/>
      <w:lvlText w:val="%1.%2.%3.%4"/>
      <w:lvlJc w:val="left"/>
      <w:pPr>
        <w:tabs>
          <w:tab w:val="left" w:pos="1984"/>
        </w:tabs>
        <w:ind w:left="1984" w:hanging="708"/>
      </w:pPr>
      <w:rPr>
        <w:rFonts w:hint="eastAsia"/>
      </w:rPr>
    </w:lvl>
    <w:lvl w:ilvl="4" w:tentative="0">
      <w:start w:val="1"/>
      <w:numFmt w:val="decimal"/>
      <w:lvlText w:val="%1.%2.%3.%4.%5"/>
      <w:lvlJc w:val="left"/>
      <w:pPr>
        <w:tabs>
          <w:tab w:val="left" w:pos="2781"/>
        </w:tabs>
        <w:ind w:left="2551" w:hanging="850"/>
      </w:pPr>
      <w:rPr>
        <w:rFonts w:hint="eastAsia"/>
      </w:rPr>
    </w:lvl>
    <w:lvl w:ilvl="5" w:tentative="0">
      <w:start w:val="1"/>
      <w:numFmt w:val="decimal"/>
      <w:lvlText w:val="%1.%2.%3.%4.%5.%6"/>
      <w:lvlJc w:val="left"/>
      <w:pPr>
        <w:tabs>
          <w:tab w:val="left" w:pos="3260"/>
        </w:tabs>
        <w:ind w:left="3260" w:hanging="1134"/>
      </w:pPr>
      <w:rPr>
        <w:rFonts w:hint="eastAsia"/>
      </w:rPr>
    </w:lvl>
    <w:lvl w:ilvl="6" w:tentative="0">
      <w:start w:val="1"/>
      <w:numFmt w:val="decimal"/>
      <w:lvlText w:val="%1.%2.%3.%4.%5.%6.%7"/>
      <w:lvlJc w:val="left"/>
      <w:pPr>
        <w:tabs>
          <w:tab w:val="left" w:pos="3991"/>
        </w:tabs>
        <w:ind w:left="3827" w:hanging="1276"/>
      </w:pPr>
      <w:rPr>
        <w:rFonts w:hint="eastAsia"/>
      </w:rPr>
    </w:lvl>
    <w:lvl w:ilvl="7" w:tentative="0">
      <w:start w:val="1"/>
      <w:numFmt w:val="decimal"/>
      <w:lvlText w:val="%1.%2.%3.%4.%5.%6.%7.%8"/>
      <w:lvlJc w:val="left"/>
      <w:pPr>
        <w:tabs>
          <w:tab w:val="left" w:pos="4776"/>
        </w:tabs>
        <w:ind w:left="4394" w:hanging="1418"/>
      </w:pPr>
      <w:rPr>
        <w:rFonts w:hint="eastAsia"/>
      </w:rPr>
    </w:lvl>
    <w:lvl w:ilvl="8" w:tentative="0">
      <w:start w:val="1"/>
      <w:numFmt w:val="decimal"/>
      <w:lvlText w:val="%1.%2.%3.%4.%5.%6.%7.%8.%9"/>
      <w:lvlJc w:val="left"/>
      <w:pPr>
        <w:tabs>
          <w:tab w:val="left" w:pos="5562"/>
        </w:tabs>
        <w:ind w:left="5102" w:hanging="1700"/>
      </w:pPr>
      <w:rPr>
        <w:rFonts w:hint="eastAsia"/>
      </w:rPr>
    </w:lvl>
  </w:abstractNum>
  <w:abstractNum w:abstractNumId="28">
    <w:nsid w:val="447CCCA7"/>
    <w:multiLevelType w:val="multilevel"/>
    <w:tmpl w:val="447CCCA7"/>
    <w:lvl w:ilvl="0" w:tentative="0">
      <w:start w:val="1"/>
      <w:numFmt w:val="decimal"/>
      <w:pStyle w:val="4"/>
      <w:lvlText w:val="%1"/>
      <w:lvlJc w:val="left"/>
      <w:pPr>
        <w:ind w:left="425" w:hanging="425"/>
      </w:pPr>
      <w:rPr>
        <w:rFonts w:hint="eastAsia"/>
      </w:rPr>
    </w:lvl>
    <w:lvl w:ilvl="1" w:tentative="0">
      <w:start w:val="1"/>
      <w:numFmt w:val="decimal"/>
      <w:pStyle w:val="78"/>
      <w:lvlText w:val="%1.%2"/>
      <w:lvlJc w:val="left"/>
      <w:pPr>
        <w:ind w:left="425" w:hanging="425"/>
      </w:pPr>
      <w:rPr>
        <w:rFonts w:hint="eastAsia"/>
      </w:rPr>
    </w:lvl>
    <w:lvl w:ilvl="2" w:tentative="0">
      <w:start w:val="1"/>
      <w:numFmt w:val="decimal"/>
      <w:pStyle w:val="77"/>
      <w:lvlText w:val="%1.%2.%3"/>
      <w:lvlJc w:val="left"/>
      <w:pPr>
        <w:ind w:left="425" w:hanging="425"/>
      </w:pPr>
      <w:rPr>
        <w:rFonts w:hint="eastAsia"/>
      </w:rPr>
    </w:lvl>
    <w:lvl w:ilvl="3" w:tentative="0">
      <w:start w:val="1"/>
      <w:numFmt w:val="decimal"/>
      <w:pStyle w:val="148"/>
      <w:lvlText w:val="%1.%2.%3.%4"/>
      <w:lvlJc w:val="left"/>
      <w:pPr>
        <w:ind w:left="425" w:hanging="425"/>
      </w:pPr>
      <w:rPr>
        <w:rFonts w:hint="eastAsia"/>
      </w:rPr>
    </w:lvl>
    <w:lvl w:ilvl="4" w:tentative="0">
      <w:start w:val="1"/>
      <w:numFmt w:val="decimal"/>
      <w:pStyle w:val="176"/>
      <w:lvlText w:val="%1.%2.%3.%4.%5"/>
      <w:lvlJc w:val="left"/>
      <w:pPr>
        <w:ind w:left="425" w:hanging="425"/>
      </w:pPr>
      <w:rPr>
        <w:rFonts w:hint="eastAsia"/>
      </w:rPr>
    </w:lvl>
    <w:lvl w:ilvl="5" w:tentative="0">
      <w:start w:val="1"/>
      <w:numFmt w:val="decimal"/>
      <w:lvlText w:val="%1.%2.%3.%4.%5.%6"/>
      <w:lvlJc w:val="left"/>
      <w:pPr>
        <w:ind w:left="425" w:hanging="425"/>
      </w:pPr>
      <w:rPr>
        <w:rFonts w:hint="eastAsia"/>
      </w:rPr>
    </w:lvl>
    <w:lvl w:ilvl="6" w:tentative="0">
      <w:start w:val="1"/>
      <w:numFmt w:val="decimal"/>
      <w:lvlText w:val="%1.%2.%3.%4.%5.%6.%7"/>
      <w:lvlJc w:val="left"/>
      <w:pPr>
        <w:ind w:left="425" w:hanging="425"/>
      </w:pPr>
      <w:rPr>
        <w:rFonts w:hint="eastAsia"/>
      </w:rPr>
    </w:lvl>
    <w:lvl w:ilvl="7" w:tentative="0">
      <w:start w:val="1"/>
      <w:numFmt w:val="decimal"/>
      <w:lvlText w:val="%1.%2.%3.%4.%5.%6.%7.%8"/>
      <w:lvlJc w:val="left"/>
      <w:pPr>
        <w:ind w:left="425" w:hanging="425"/>
      </w:pPr>
      <w:rPr>
        <w:rFonts w:hint="eastAsia"/>
      </w:rPr>
    </w:lvl>
    <w:lvl w:ilvl="8" w:tentative="0">
      <w:start w:val="1"/>
      <w:numFmt w:val="decimal"/>
      <w:lvlText w:val="%1.%2.%3.%4.%5.%6.%7.%8.%9"/>
      <w:lvlJc w:val="left"/>
      <w:pPr>
        <w:ind w:left="425" w:hanging="425"/>
      </w:pPr>
      <w:rPr>
        <w:rFonts w:hint="eastAsia"/>
      </w:rPr>
    </w:lvl>
  </w:abstractNum>
  <w:abstractNum w:abstractNumId="29">
    <w:nsid w:val="478338B5"/>
    <w:multiLevelType w:val="multilevel"/>
    <w:tmpl w:val="478338B5"/>
    <w:lvl w:ilvl="0" w:tentative="0">
      <w:start w:val="1"/>
      <w:numFmt w:val="none"/>
      <w:suff w:val="nothing"/>
      <w:lvlText w:val=""/>
      <w:lvlJc w:val="left"/>
      <w:pPr>
        <w:ind w:left="420" w:firstLine="0"/>
      </w:pPr>
      <w:rPr>
        <w:rFonts w:hint="eastAsia" w:ascii="黑体" w:hAnsi="Times New Roman" w:eastAsia="黑体"/>
        <w:b/>
        <w:i w:val="0"/>
        <w:sz w:val="28"/>
      </w:rPr>
    </w:lvl>
    <w:lvl w:ilvl="1" w:tentative="0">
      <w:start w:val="1"/>
      <w:numFmt w:val="lowerLetter"/>
      <w:pStyle w:val="364"/>
      <w:suff w:val="nothing"/>
      <w:lvlText w:val="%1%2)  "/>
      <w:lvlJc w:val="left"/>
      <w:pPr>
        <w:ind w:left="420" w:hanging="420"/>
      </w:pPr>
      <w:rPr>
        <w:rFonts w:hint="eastAsia" w:ascii="黑体" w:hAnsi="Times New Roman" w:eastAsia="黑体"/>
        <w:b/>
        <w:i w:val="0"/>
        <w:sz w:val="21"/>
      </w:rPr>
    </w:lvl>
    <w:lvl w:ilvl="2" w:tentative="0">
      <w:start w:val="1"/>
      <w:numFmt w:val="decimal"/>
      <w:pStyle w:val="333"/>
      <w:suff w:val="nothing"/>
      <w:lvlText w:val="    %3)　"/>
      <w:lvlJc w:val="left"/>
      <w:pPr>
        <w:ind w:left="0" w:firstLine="0"/>
      </w:pPr>
      <w:rPr>
        <w:rFonts w:hint="eastAsia" w:ascii="黑体" w:hAnsi="Times New Roman" w:eastAsia="黑体"/>
        <w:b w:val="0"/>
        <w:i w:val="0"/>
        <w:sz w:val="21"/>
      </w:rPr>
    </w:lvl>
    <w:lvl w:ilvl="3" w:tentative="0">
      <w:start w:val="1"/>
      <w:numFmt w:val="decimal"/>
      <w:suff w:val="nothing"/>
      <w:lvlText w:val="%1%2.%3.%4　"/>
      <w:lvlJc w:val="left"/>
      <w:pPr>
        <w:ind w:left="420" w:firstLine="0"/>
      </w:pPr>
      <w:rPr>
        <w:rFonts w:hint="eastAsia" w:ascii="黑体" w:hAnsi="Times New Roman" w:eastAsia="黑体"/>
        <w:b/>
        <w:i w:val="0"/>
        <w:sz w:val="21"/>
      </w:rPr>
    </w:lvl>
    <w:lvl w:ilvl="4" w:tentative="0">
      <w:start w:val="1"/>
      <w:numFmt w:val="decimal"/>
      <w:lvlRestart w:val="2"/>
      <w:suff w:val="nothing"/>
      <w:lvlText w:val="%2.0.%5  "/>
      <w:lvlJc w:val="left"/>
      <w:pPr>
        <w:ind w:left="420" w:firstLine="0"/>
      </w:pPr>
      <w:rPr>
        <w:rFonts w:hint="eastAsia" w:ascii="黑体" w:hAnsi="Times New Roman" w:eastAsia="黑体"/>
        <w:b/>
        <w:i w:val="0"/>
        <w:sz w:val="21"/>
      </w:rPr>
    </w:lvl>
    <w:lvl w:ilvl="5" w:tentative="0">
      <w:start w:val="1"/>
      <w:numFmt w:val="decimal"/>
      <w:suff w:val="nothing"/>
      <w:lvlText w:val="      %6)  "/>
      <w:lvlJc w:val="left"/>
      <w:pPr>
        <w:ind w:left="1441" w:hanging="1021"/>
      </w:pPr>
      <w:rPr>
        <w:rFonts w:hint="eastAsia" w:ascii="黑体" w:hAnsi="Times New Roman" w:eastAsia="黑体"/>
        <w:b/>
        <w:i w:val="0"/>
        <w:sz w:val="21"/>
      </w:rPr>
    </w:lvl>
    <w:lvl w:ilvl="6" w:tentative="0">
      <w:start w:val="1"/>
      <w:numFmt w:val="decimal"/>
      <w:lvlRestart w:val="4"/>
      <w:suff w:val="nothing"/>
      <w:lvlText w:val="表 %2.%3.%4-%7  "/>
      <w:lvlJc w:val="left"/>
      <w:pPr>
        <w:ind w:left="420" w:firstLine="0"/>
      </w:pPr>
      <w:rPr>
        <w:rFonts w:hint="eastAsia" w:ascii="黑体" w:hAnsi="Times New Roman" w:eastAsia="黑体"/>
        <w:b/>
        <w:i w:val="0"/>
        <w:sz w:val="21"/>
      </w:rPr>
    </w:lvl>
    <w:lvl w:ilvl="7" w:tentative="0">
      <w:start w:val="1"/>
      <w:numFmt w:val="decimal"/>
      <w:lvlRestart w:val="4"/>
      <w:suff w:val="nothing"/>
      <w:lvlText w:val="图 %2.%3.%4-%8  "/>
      <w:lvlJc w:val="left"/>
      <w:pPr>
        <w:ind w:left="420" w:firstLine="0"/>
      </w:pPr>
      <w:rPr>
        <w:rFonts w:hint="eastAsia" w:ascii="黑体" w:eastAsia="黑体"/>
        <w:b/>
        <w:i w:val="0"/>
        <w:sz w:val="21"/>
      </w:rPr>
    </w:lvl>
    <w:lvl w:ilvl="8" w:tentative="0">
      <w:start w:val="1"/>
      <w:numFmt w:val="decimal"/>
      <w:lvlRestart w:val="5"/>
      <w:suff w:val="nothing"/>
      <w:lvlText w:val="    %9  "/>
      <w:lvlJc w:val="left"/>
      <w:pPr>
        <w:ind w:left="420" w:firstLine="0"/>
      </w:pPr>
      <w:rPr>
        <w:rFonts w:hint="eastAsia" w:ascii="黑体" w:hAnsi="华文细黑" w:eastAsia="黑体"/>
        <w:b/>
        <w:i w:val="0"/>
        <w:sz w:val="21"/>
      </w:rPr>
    </w:lvl>
  </w:abstractNum>
  <w:abstractNum w:abstractNumId="30">
    <w:nsid w:val="496E4D7B"/>
    <w:multiLevelType w:val="multilevel"/>
    <w:tmpl w:val="496E4D7B"/>
    <w:lvl w:ilvl="0" w:tentative="0">
      <w:start w:val="1"/>
      <w:numFmt w:val="none"/>
      <w:pStyle w:val="425"/>
      <w:lvlText w:val="%1注"/>
      <w:lvlJc w:val="left"/>
      <w:pPr>
        <w:tabs>
          <w:tab w:val="left" w:pos="900"/>
        </w:tabs>
        <w:ind w:left="900" w:hanging="500"/>
      </w:pPr>
      <w:rPr>
        <w:rFonts w:hint="eastAsia" w:ascii="宋体" w:hAnsi="Times New Roman" w:eastAsia="宋体"/>
        <w:b w:val="0"/>
        <w:i w:val="0"/>
        <w:sz w:val="18"/>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1">
    <w:nsid w:val="49E50C71"/>
    <w:multiLevelType w:val="multilevel"/>
    <w:tmpl w:val="49E50C71"/>
    <w:lvl w:ilvl="0" w:tentative="0">
      <w:start w:val="1"/>
      <w:numFmt w:val="decimal"/>
      <w:pStyle w:val="419"/>
      <w:lvlText w:val="%1、"/>
      <w:lvlJc w:val="left"/>
      <w:pPr>
        <w:tabs>
          <w:tab w:val="left" w:pos="780"/>
        </w:tabs>
        <w:ind w:left="780" w:hanging="360"/>
      </w:pPr>
      <w:rPr>
        <w:rFonts w:hint="eastAsia"/>
      </w:rPr>
    </w:lvl>
    <w:lvl w:ilvl="1" w:tentative="0">
      <w:start w:val="1"/>
      <w:numFmt w:val="lowerLetter"/>
      <w:lvlText w:val="%2)"/>
      <w:lvlJc w:val="left"/>
      <w:pPr>
        <w:tabs>
          <w:tab w:val="left" w:pos="1260"/>
        </w:tabs>
        <w:ind w:left="1260" w:hanging="420"/>
      </w:p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32">
    <w:nsid w:val="4CBDD8BB"/>
    <w:multiLevelType w:val="multilevel"/>
    <w:tmpl w:val="4CBDD8BB"/>
    <w:lvl w:ilvl="0" w:tentative="0">
      <w:start w:val="1"/>
      <w:numFmt w:val="decimal"/>
      <w:lvlText w:val="%1."/>
      <w:lvlJc w:val="left"/>
      <w:pPr>
        <w:ind w:left="432" w:hanging="432"/>
      </w:pPr>
      <w:rPr>
        <w:rFonts w:hint="default"/>
      </w:rPr>
    </w:lvl>
    <w:lvl w:ilvl="1" w:tentative="0">
      <w:start w:val="1"/>
      <w:numFmt w:val="decimal"/>
      <w:lvlText w:val="%1.%2."/>
      <w:lvlJc w:val="left"/>
      <w:pPr>
        <w:ind w:left="575" w:hanging="575"/>
      </w:pPr>
      <w:rPr>
        <w:rFonts w:hint="default"/>
      </w:rPr>
    </w:lvl>
    <w:lvl w:ilvl="2" w:tentative="0">
      <w:start w:val="1"/>
      <w:numFmt w:val="decimal"/>
      <w:lvlText w:val="%1.%2.%3."/>
      <w:lvlJc w:val="left"/>
      <w:pPr>
        <w:tabs>
          <w:tab w:val="left" w:pos="420"/>
        </w:tabs>
        <w:ind w:left="720" w:hanging="720"/>
      </w:pPr>
      <w:rPr>
        <w:rFonts w:hint="default"/>
      </w:rPr>
    </w:lvl>
    <w:lvl w:ilvl="3" w:tentative="0">
      <w:start w:val="1"/>
      <w:numFmt w:val="decimal"/>
      <w:lvlText w:val="%1.%2.%3.%4."/>
      <w:lvlJc w:val="left"/>
      <w:pPr>
        <w:tabs>
          <w:tab w:val="left" w:pos="420"/>
        </w:tabs>
        <w:ind w:left="864" w:hanging="864"/>
      </w:pPr>
      <w:rPr>
        <w:rFonts w:hint="default"/>
        <w:sz w:val="21"/>
        <w:szCs w:val="21"/>
      </w:rPr>
    </w:lvl>
    <w:lvl w:ilvl="4" w:tentative="0">
      <w:start w:val="1"/>
      <w:numFmt w:val="decimal"/>
      <w:pStyle w:val="8"/>
      <w:lvlText w:val="%1.%2.%3.%4.%5."/>
      <w:lvlJc w:val="left"/>
      <w:pPr>
        <w:ind w:left="1008" w:hanging="1008"/>
      </w:pPr>
      <w:rPr>
        <w:rFonts w:hint="default"/>
      </w:rPr>
    </w:lvl>
    <w:lvl w:ilvl="5" w:tentative="0">
      <w:start w:val="1"/>
      <w:numFmt w:val="decimal"/>
      <w:pStyle w:val="9"/>
      <w:lvlText w:val="%1.%2.%3.%4.%5.%6."/>
      <w:lvlJc w:val="left"/>
      <w:pPr>
        <w:ind w:left="1151" w:hanging="1151"/>
      </w:pPr>
      <w:rPr>
        <w:rFonts w:hint="default"/>
      </w:rPr>
    </w:lvl>
    <w:lvl w:ilvl="6" w:tentative="0">
      <w:start w:val="1"/>
      <w:numFmt w:val="decimal"/>
      <w:pStyle w:val="10"/>
      <w:lvlText w:val="%1.%2.%3.%4.%5.%6.%7."/>
      <w:lvlJc w:val="left"/>
      <w:pPr>
        <w:ind w:left="1296" w:hanging="1296"/>
      </w:pPr>
      <w:rPr>
        <w:rFonts w:hint="default"/>
      </w:rPr>
    </w:lvl>
    <w:lvl w:ilvl="7" w:tentative="0">
      <w:start w:val="1"/>
      <w:numFmt w:val="decimal"/>
      <w:pStyle w:val="11"/>
      <w:lvlText w:val="%1.%2.%3.%4.%5.%6.%7.%8."/>
      <w:lvlJc w:val="left"/>
      <w:pPr>
        <w:ind w:left="1440" w:hanging="1440"/>
      </w:pPr>
      <w:rPr>
        <w:rFonts w:hint="default"/>
      </w:rPr>
    </w:lvl>
    <w:lvl w:ilvl="8" w:tentative="0">
      <w:start w:val="1"/>
      <w:numFmt w:val="decimal"/>
      <w:pStyle w:val="12"/>
      <w:lvlText w:val="%1.%2.%3.%4.%5.%6.%7.%8.%9."/>
      <w:lvlJc w:val="left"/>
      <w:pPr>
        <w:ind w:left="1583" w:hanging="1583"/>
      </w:pPr>
      <w:rPr>
        <w:rFonts w:hint="default"/>
      </w:rPr>
    </w:lvl>
  </w:abstractNum>
  <w:abstractNum w:abstractNumId="33">
    <w:nsid w:val="4DDF1BEC"/>
    <w:multiLevelType w:val="multilevel"/>
    <w:tmpl w:val="4DDF1BEC"/>
    <w:lvl w:ilvl="0" w:tentative="0">
      <w:start w:val="1"/>
      <w:numFmt w:val="decimal"/>
      <w:pStyle w:val="437"/>
      <w:lvlText w:val="%1"/>
      <w:lvlJc w:val="left"/>
      <w:pPr>
        <w:ind w:left="420" w:hanging="420"/>
      </w:pPr>
      <w:rPr>
        <w:rFonts w:hint="eastAsia" w:ascii="黑体" w:hAnsi="黑体" w:eastAsia="黑体"/>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4">
    <w:nsid w:val="55E02EF4"/>
    <w:multiLevelType w:val="multilevel"/>
    <w:tmpl w:val="55E02EF4"/>
    <w:lvl w:ilvl="0" w:tentative="0">
      <w:start w:val="1"/>
      <w:numFmt w:val="decimal"/>
      <w:pStyle w:val="281"/>
      <w:lvlText w:val="图%1"/>
      <w:lvlJc w:val="left"/>
      <w:pPr>
        <w:tabs>
          <w:tab w:val="left" w:pos="360"/>
        </w:tabs>
        <w:ind w:left="0" w:firstLine="0"/>
      </w:pPr>
      <w:rPr>
        <w:rFonts w:hint="eastAsia" w:ascii="黑体" w:eastAsia="黑体"/>
        <w:b/>
        <w:i w:val="0"/>
        <w:sz w:val="20"/>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5">
    <w:nsid w:val="57546E96"/>
    <w:multiLevelType w:val="multilevel"/>
    <w:tmpl w:val="57546E96"/>
    <w:lvl w:ilvl="0" w:tentative="0">
      <w:start w:val="1"/>
      <w:numFmt w:val="decimal"/>
      <w:pStyle w:val="413"/>
      <w:lvlText w:val="%1."/>
      <w:lvlJc w:val="left"/>
      <w:pPr>
        <w:tabs>
          <w:tab w:val="left" w:pos="425"/>
        </w:tabs>
        <w:ind w:left="425" w:hanging="425"/>
      </w:pPr>
      <w:rPr>
        <w:rFonts w:hint="eastAsia"/>
        <w:sz w:val="28"/>
        <w:szCs w:val="28"/>
      </w:rPr>
    </w:lvl>
    <w:lvl w:ilvl="1" w:tentative="0">
      <w:start w:val="1"/>
      <w:numFmt w:val="decimal"/>
      <w:lvlText w:val="%1.%2"/>
      <w:lvlJc w:val="left"/>
      <w:pPr>
        <w:tabs>
          <w:tab w:val="left" w:pos="567"/>
        </w:tabs>
        <w:ind w:left="567" w:hanging="567"/>
      </w:pPr>
      <w:rPr>
        <w:rFonts w:hint="eastAsia"/>
        <w:sz w:val="28"/>
        <w:szCs w:val="28"/>
      </w:rPr>
    </w:lvl>
    <w:lvl w:ilvl="2" w:tentative="0">
      <w:start w:val="1"/>
      <w:numFmt w:val="decimal"/>
      <w:lvlText w:val="%1.%2.%3"/>
      <w:lvlJc w:val="left"/>
      <w:pPr>
        <w:tabs>
          <w:tab w:val="left" w:pos="709"/>
        </w:tabs>
        <w:ind w:left="709" w:hanging="709"/>
      </w:pPr>
      <w:rPr>
        <w:rFonts w:hint="eastAsia"/>
        <w:sz w:val="24"/>
        <w:szCs w:val="24"/>
      </w:rPr>
    </w:lvl>
    <w:lvl w:ilvl="3" w:tentative="0">
      <w:start w:val="1"/>
      <w:numFmt w:val="decimal"/>
      <w:pStyle w:val="321"/>
      <w:lvlText w:val="%1.%2.%3.%4."/>
      <w:lvlJc w:val="left"/>
      <w:pPr>
        <w:tabs>
          <w:tab w:val="left" w:pos="851"/>
        </w:tabs>
        <w:ind w:left="851" w:hanging="851"/>
      </w:pPr>
      <w:rPr>
        <w:rFonts w:hint="eastAsia"/>
        <w:b w:val="0"/>
        <w:i w:val="0"/>
        <w:sz w:val="24"/>
        <w:szCs w:val="24"/>
      </w:rPr>
    </w:lvl>
    <w:lvl w:ilvl="4" w:tentative="0">
      <w:start w:val="1"/>
      <w:numFmt w:val="upperLetter"/>
      <w:lvlText w:val="%5"/>
      <w:lvlJc w:val="left"/>
      <w:pPr>
        <w:tabs>
          <w:tab w:val="left" w:pos="992"/>
        </w:tabs>
        <w:ind w:left="992" w:hanging="992"/>
      </w:pPr>
      <w:rPr>
        <w:rFonts w:hint="eastAsia"/>
      </w:rPr>
    </w:lvl>
    <w:lvl w:ilvl="5" w:tentative="0">
      <w:start w:val="1"/>
      <w:numFmt w:val="upperRoman"/>
      <w:lvlText w:val="%6"/>
      <w:lvlJc w:val="left"/>
      <w:pPr>
        <w:tabs>
          <w:tab w:val="left" w:pos="1134"/>
        </w:tabs>
        <w:ind w:left="1134" w:hanging="1134"/>
      </w:pPr>
      <w:rPr>
        <w:rFonts w:hint="eastAsia"/>
      </w:rPr>
    </w:lvl>
    <w:lvl w:ilvl="6" w:tentative="0">
      <w:start w:val="1"/>
      <w:numFmt w:val="none"/>
      <w:lvlText w:val="%2"/>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36">
    <w:nsid w:val="57854CC9"/>
    <w:multiLevelType w:val="multilevel"/>
    <w:tmpl w:val="57854CC9"/>
    <w:lvl w:ilvl="0" w:tentative="0">
      <w:start w:val="1"/>
      <w:numFmt w:val="decimal"/>
      <w:pStyle w:val="478"/>
      <w:lvlText w:val="%1"/>
      <w:lvlJc w:val="left"/>
      <w:pPr>
        <w:ind w:left="425" w:hanging="425"/>
      </w:pPr>
      <w:rPr>
        <w:rFonts w:hint="eastAsia"/>
      </w:rPr>
    </w:lvl>
    <w:lvl w:ilvl="1" w:tentative="0">
      <w:start w:val="1"/>
      <w:numFmt w:val="decimal"/>
      <w:lvlText w:val="%1.%2"/>
      <w:lvlJc w:val="left"/>
      <w:pPr>
        <w:ind w:left="425" w:hanging="425"/>
      </w:pPr>
      <w:rPr>
        <w:rFonts w:hint="eastAsia"/>
      </w:rPr>
    </w:lvl>
    <w:lvl w:ilvl="2" w:tentative="0">
      <w:start w:val="1"/>
      <w:numFmt w:val="decimal"/>
      <w:lvlText w:val="%1.%2.%3"/>
      <w:lvlJc w:val="left"/>
      <w:pPr>
        <w:ind w:left="851" w:hanging="851"/>
      </w:pPr>
      <w:rPr>
        <w:rFonts w:hint="eastAsia"/>
      </w:rPr>
    </w:lvl>
    <w:lvl w:ilvl="3" w:tentative="0">
      <w:start w:val="1"/>
      <w:numFmt w:val="decimal"/>
      <w:lvlText w:val="%1.%2.%3.%4"/>
      <w:lvlJc w:val="left"/>
      <w:pPr>
        <w:ind w:left="1276" w:hanging="1276"/>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37">
    <w:nsid w:val="58FE5803"/>
    <w:multiLevelType w:val="multilevel"/>
    <w:tmpl w:val="58FE5803"/>
    <w:lvl w:ilvl="0" w:tentative="0">
      <w:start w:val="1"/>
      <w:numFmt w:val="decimal"/>
      <w:lvlText w:val="%1)"/>
      <w:lvlJc w:val="left"/>
      <w:pPr>
        <w:ind w:left="840" w:hanging="420"/>
      </w:pPr>
      <w:rPr>
        <w:rFonts w:hint="default"/>
      </w:rPr>
    </w:lvl>
    <w:lvl w:ilvl="1" w:tentative="0">
      <w:start w:val="1"/>
      <w:numFmt w:val="bullet"/>
      <w:lvlText w:val=""/>
      <w:lvlJc w:val="left"/>
      <w:pPr>
        <w:ind w:left="1260" w:hanging="420"/>
      </w:pPr>
      <w:rPr>
        <w:rFonts w:hint="default" w:ascii="Wingdings" w:hAnsi="Wingdings"/>
      </w:rPr>
    </w:lvl>
    <w:lvl w:ilvl="2" w:tentative="0">
      <w:start w:val="1"/>
      <w:numFmt w:val="decimal"/>
      <w:pStyle w:val="139"/>
      <w:lvlText w:val="(%3)"/>
      <w:lvlJc w:val="left"/>
      <w:pPr>
        <w:ind w:left="1680" w:hanging="420"/>
      </w:pPr>
      <w:rPr>
        <w:rFonts w:hint="default"/>
        <w:sz w:val="21"/>
        <w:szCs w:val="21"/>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38">
    <w:nsid w:val="5C3C318C"/>
    <w:multiLevelType w:val="multilevel"/>
    <w:tmpl w:val="5C3C318C"/>
    <w:lvl w:ilvl="0" w:tentative="0">
      <w:start w:val="1"/>
      <w:numFmt w:val="lowerLetter"/>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pStyle w:val="302"/>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39">
    <w:nsid w:val="5CF85D73"/>
    <w:multiLevelType w:val="multilevel"/>
    <w:tmpl w:val="5CF85D73"/>
    <w:lvl w:ilvl="0" w:tentative="0">
      <w:start w:val="1"/>
      <w:numFmt w:val="bullet"/>
      <w:pStyle w:val="232"/>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40">
    <w:nsid w:val="60C831D4"/>
    <w:multiLevelType w:val="multilevel"/>
    <w:tmpl w:val="60C831D4"/>
    <w:lvl w:ilvl="0" w:tentative="0">
      <w:start w:val="1"/>
      <w:numFmt w:val="decimal"/>
      <w:pStyle w:val="211"/>
      <w:lvlText w:val="7.%1"/>
      <w:lvlJc w:val="left"/>
      <w:pPr>
        <w:ind w:left="840" w:hanging="420"/>
      </w:pPr>
      <w:rPr>
        <w:rFonts w:hint="eastAsia"/>
      </w:rPr>
    </w:lvl>
    <w:lvl w:ilvl="1" w:tentative="0">
      <w:start w:val="1"/>
      <w:numFmt w:val="lowerLetter"/>
      <w:lvlText w:val="%2)"/>
      <w:lvlJc w:val="left"/>
      <w:pPr>
        <w:ind w:left="1260" w:hanging="420"/>
      </w:pPr>
      <w:rPr>
        <w:rFonts w:hint="default"/>
      </w:r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41">
    <w:nsid w:val="615F3963"/>
    <w:multiLevelType w:val="multilevel"/>
    <w:tmpl w:val="615F3963"/>
    <w:lvl w:ilvl="0" w:tentative="0">
      <w:start w:val="1"/>
      <w:numFmt w:val="bullet"/>
      <w:pStyle w:val="433"/>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pStyle w:val="273"/>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2">
    <w:nsid w:val="61F5415D"/>
    <w:multiLevelType w:val="multilevel"/>
    <w:tmpl w:val="61F5415D"/>
    <w:lvl w:ilvl="0" w:tentative="0">
      <w:start w:val="1"/>
      <w:numFmt w:val="upperLetter"/>
      <w:lvlText w:val="Annex %1"/>
      <w:lvlJc w:val="left"/>
      <w:pPr>
        <w:tabs>
          <w:tab w:val="left" w:pos="1080"/>
        </w:tabs>
        <w:ind w:left="432" w:hanging="432"/>
      </w:pPr>
      <w:rPr>
        <w:rFonts w:hint="eastAsia" w:ascii="宋体" w:eastAsia="宋体"/>
        <w:b/>
        <w:i w:val="0"/>
        <w:caps w:val="0"/>
        <w:sz w:val="21"/>
      </w:rPr>
    </w:lvl>
    <w:lvl w:ilvl="1" w:tentative="0">
      <w:start w:val="1"/>
      <w:numFmt w:val="decimal"/>
      <w:pStyle w:val="440"/>
      <w:lvlText w:val="%1%2"/>
      <w:lvlJc w:val="left"/>
      <w:pPr>
        <w:tabs>
          <w:tab w:val="left" w:pos="680"/>
        </w:tabs>
        <w:ind w:left="680" w:hanging="680"/>
      </w:pPr>
      <w:rPr>
        <w:rFonts w:hint="default" w:ascii="CG Times" w:hAnsi="Coronet"/>
        <w:b/>
        <w:i w:val="0"/>
        <w:sz w:val="21"/>
      </w:rPr>
    </w:lvl>
    <w:lvl w:ilvl="2" w:tentative="0">
      <w:start w:val="1"/>
      <w:numFmt w:val="decimal"/>
      <w:pStyle w:val="268"/>
      <w:lvlText w:val="%1%2.%3"/>
      <w:lvlJc w:val="left"/>
      <w:pPr>
        <w:tabs>
          <w:tab w:val="left" w:pos="454"/>
        </w:tabs>
        <w:ind w:left="454" w:hanging="454"/>
      </w:pPr>
      <w:rPr>
        <w:rFonts w:hint="eastAsia"/>
        <w:b/>
        <w:i w:val="0"/>
        <w:sz w:val="21"/>
      </w:rPr>
    </w:lvl>
    <w:lvl w:ilvl="3" w:tentative="0">
      <w:start w:val="1"/>
      <w:numFmt w:val="decimal"/>
      <w:pStyle w:val="371"/>
      <w:lvlText w:val="%1%2.%3.%4"/>
      <w:lvlJc w:val="left"/>
      <w:pPr>
        <w:tabs>
          <w:tab w:val="left" w:pos="1134"/>
        </w:tabs>
        <w:ind w:left="1134" w:hanging="1134"/>
      </w:pPr>
      <w:rPr>
        <w:rFonts w:hint="eastAsia" w:ascii="宋体" w:eastAsia="宋体"/>
        <w:b/>
        <w:i w:val="0"/>
        <w:spacing w:val="0"/>
        <w:sz w:val="21"/>
      </w:rPr>
    </w:lvl>
    <w:lvl w:ilvl="4" w:tentative="0">
      <w:start w:val="1"/>
      <w:numFmt w:val="decimal"/>
      <w:lvlText w:val="%1%2.%3.%4.%5"/>
      <w:lvlJc w:val="left"/>
      <w:pPr>
        <w:tabs>
          <w:tab w:val="left" w:pos="1474"/>
        </w:tabs>
        <w:ind w:left="1474" w:hanging="1474"/>
      </w:pPr>
      <w:rPr>
        <w:rFonts w:hint="eastAsia" w:ascii="宋体" w:eastAsia="宋体"/>
        <w:b/>
        <w:i w:val="0"/>
        <w:spacing w:val="0"/>
        <w:sz w:val="21"/>
      </w:rPr>
    </w:lvl>
    <w:lvl w:ilvl="5" w:tentative="0">
      <w:start w:val="1"/>
      <w:numFmt w:val="decimal"/>
      <w:lvlText w:val="%1.%2.%3.%4.%5.%6"/>
      <w:lvlJc w:val="left"/>
      <w:pPr>
        <w:tabs>
          <w:tab w:val="left" w:pos="1152"/>
        </w:tabs>
        <w:ind w:left="1152" w:hanging="1152"/>
      </w:pPr>
      <w:rPr>
        <w:rFonts w:hint="eastAsia"/>
      </w:rPr>
    </w:lvl>
    <w:lvl w:ilvl="6" w:tentative="0">
      <w:start w:val="1"/>
      <w:numFmt w:val="bullet"/>
      <w:lvlText w:val=""/>
      <w:lvlJc w:val="left"/>
      <w:pPr>
        <w:tabs>
          <w:tab w:val="left" w:pos="907"/>
        </w:tabs>
        <w:ind w:left="907" w:hanging="453"/>
      </w:pPr>
      <w:rPr>
        <w:rFonts w:hint="default" w:ascii="Wingdings" w:hAnsi="Wingdings"/>
        <w:sz w:val="16"/>
      </w:rPr>
    </w:lvl>
    <w:lvl w:ilvl="7" w:tentative="0">
      <w:start w:val="1"/>
      <w:numFmt w:val="bullet"/>
      <w:lvlText w:val=""/>
      <w:lvlJc w:val="left"/>
      <w:pPr>
        <w:tabs>
          <w:tab w:val="left" w:pos="1361"/>
        </w:tabs>
        <w:ind w:left="1361" w:hanging="454"/>
      </w:pPr>
      <w:rPr>
        <w:rFonts w:hint="default" w:ascii="Symbol" w:hAnsi="Symbol"/>
        <w:color w:val="auto"/>
      </w:rPr>
    </w:lvl>
    <w:lvl w:ilvl="8" w:tentative="0">
      <w:start w:val="1"/>
      <w:numFmt w:val="decimal"/>
      <w:lvlText w:val="%1.%2.%3.%4.%5.%6.%7.%8.%9"/>
      <w:lvlJc w:val="left"/>
      <w:pPr>
        <w:tabs>
          <w:tab w:val="left" w:pos="1584"/>
        </w:tabs>
        <w:ind w:left="1584" w:hanging="1584"/>
      </w:pPr>
      <w:rPr>
        <w:rFonts w:hint="eastAsia"/>
      </w:rPr>
    </w:lvl>
  </w:abstractNum>
  <w:abstractNum w:abstractNumId="43">
    <w:nsid w:val="656E7BB8"/>
    <w:multiLevelType w:val="multilevel"/>
    <w:tmpl w:val="656E7BB8"/>
    <w:lvl w:ilvl="0" w:tentative="0">
      <w:start w:val="1"/>
      <w:numFmt w:val="none"/>
      <w:pStyle w:val="263"/>
      <w:suff w:val="nothing"/>
      <w:lvlText w:val=""/>
      <w:lvlJc w:val="left"/>
      <w:pPr>
        <w:ind w:left="0" w:firstLine="0"/>
      </w:pPr>
      <w:rPr>
        <w:rFonts w:hint="eastAsia" w:ascii="黑体" w:hAnsi="Times New Roman" w:eastAsia="黑体"/>
        <w:b/>
        <w:i w:val="0"/>
        <w:sz w:val="28"/>
      </w:rPr>
    </w:lvl>
    <w:lvl w:ilvl="1" w:tentative="0">
      <w:start w:val="1"/>
      <w:numFmt w:val="decimal"/>
      <w:pStyle w:val="202"/>
      <w:lvlText w:val="%1%2"/>
      <w:lvlJc w:val="left"/>
      <w:pPr>
        <w:tabs>
          <w:tab w:val="left" w:pos="360"/>
        </w:tabs>
        <w:ind w:left="0" w:firstLine="0"/>
      </w:pPr>
      <w:rPr>
        <w:rFonts w:hint="eastAsia" w:ascii="黑体" w:hAnsi="Times New Roman" w:eastAsia="黑体"/>
        <w:b/>
        <w:i w:val="0"/>
        <w:sz w:val="20"/>
      </w:rPr>
    </w:lvl>
    <w:lvl w:ilvl="2" w:tentative="0">
      <w:start w:val="1"/>
      <w:numFmt w:val="decimal"/>
      <w:pStyle w:val="201"/>
      <w:lvlText w:val="%1%2.%3"/>
      <w:lvlJc w:val="left"/>
      <w:pPr>
        <w:tabs>
          <w:tab w:val="left" w:pos="720"/>
        </w:tabs>
        <w:ind w:left="0" w:firstLine="0"/>
      </w:pPr>
      <w:rPr>
        <w:rFonts w:hint="eastAsia" w:ascii="黑体" w:hAnsi="Times New Roman" w:eastAsia="黑体"/>
        <w:b/>
        <w:i w:val="0"/>
        <w:sz w:val="21"/>
      </w:rPr>
    </w:lvl>
    <w:lvl w:ilvl="3" w:tentative="0">
      <w:start w:val="1"/>
      <w:numFmt w:val="decimal"/>
      <w:pStyle w:val="348"/>
      <w:lvlText w:val="%1%2.%3.%4"/>
      <w:lvlJc w:val="left"/>
      <w:pPr>
        <w:tabs>
          <w:tab w:val="left" w:pos="720"/>
        </w:tabs>
        <w:ind w:left="0" w:firstLine="0"/>
      </w:pPr>
      <w:rPr>
        <w:rFonts w:hint="eastAsia" w:ascii="黑体" w:hAnsi="Times New Roman" w:eastAsia="黑体"/>
        <w:b/>
        <w:i w:val="0"/>
        <w:sz w:val="21"/>
      </w:rPr>
    </w:lvl>
    <w:lvl w:ilvl="4" w:tentative="0">
      <w:start w:val="1"/>
      <w:numFmt w:val="decimal"/>
      <w:pStyle w:val="347"/>
      <w:lvlText w:val="%2.%3.%4.%5"/>
      <w:lvlJc w:val="left"/>
      <w:pPr>
        <w:tabs>
          <w:tab w:val="left" w:pos="1080"/>
        </w:tabs>
        <w:ind w:left="0" w:firstLine="0"/>
      </w:pPr>
      <w:rPr>
        <w:rFonts w:hint="eastAsia" w:ascii="黑体" w:hAnsi="Times New Roman" w:eastAsia="黑体"/>
        <w:b/>
        <w:i w:val="0"/>
        <w:sz w:val="21"/>
      </w:rPr>
    </w:lvl>
    <w:lvl w:ilvl="5" w:tentative="0">
      <w:start w:val="1"/>
      <w:numFmt w:val="decimal"/>
      <w:pStyle w:val="346"/>
      <w:lvlText w:val="%2.%3.%4.%5.%6"/>
      <w:lvlJc w:val="left"/>
      <w:pPr>
        <w:tabs>
          <w:tab w:val="left" w:pos="1021"/>
        </w:tabs>
        <w:ind w:left="1021" w:hanging="1021"/>
      </w:pPr>
      <w:rPr>
        <w:rFonts w:hint="eastAsia" w:ascii="黑体" w:hAnsi="Times New Roman" w:eastAsia="黑体"/>
        <w:b/>
        <w:i w:val="0"/>
        <w:sz w:val="21"/>
      </w:rPr>
    </w:lvl>
    <w:lvl w:ilvl="6" w:tentative="0">
      <w:start w:val="1"/>
      <w:numFmt w:val="decimal"/>
      <w:lvlRestart w:val="5"/>
      <w:pStyle w:val="345"/>
      <w:lvlText w:val="%2.%3.%4.%5.%6.%7"/>
      <w:lvlJc w:val="left"/>
      <w:pPr>
        <w:tabs>
          <w:tab w:val="left" w:pos="1440"/>
        </w:tabs>
        <w:ind w:left="0" w:firstLine="0"/>
      </w:pPr>
      <w:rPr>
        <w:rFonts w:hint="eastAsia" w:ascii="黑体" w:hAnsi="Times New Roman" w:eastAsia="黑体"/>
        <w:b/>
        <w:i w:val="0"/>
        <w:sz w:val="21"/>
      </w:rPr>
    </w:lvl>
    <w:lvl w:ilvl="7" w:tentative="0">
      <w:start w:val="1"/>
      <w:numFmt w:val="decimal"/>
      <w:lvlRestart w:val="5"/>
      <w:lvlText w:val="图 %2.0.%5 -%8"/>
      <w:lvlJc w:val="left"/>
      <w:pPr>
        <w:tabs>
          <w:tab w:val="left" w:pos="1440"/>
        </w:tabs>
        <w:ind w:left="0" w:firstLine="0"/>
      </w:pPr>
      <w:rPr>
        <w:rFonts w:hint="eastAsia" w:ascii="黑体" w:eastAsia="黑体"/>
        <w:b/>
        <w:i w:val="0"/>
        <w:sz w:val="21"/>
      </w:rPr>
    </w:lvl>
    <w:lvl w:ilvl="8" w:tentative="0">
      <w:start w:val="1"/>
      <w:numFmt w:val="decimal"/>
      <w:lvlRestart w:val="6"/>
      <w:lvlText w:val="      %9)"/>
      <w:lvlJc w:val="left"/>
      <w:pPr>
        <w:tabs>
          <w:tab w:val="left" w:pos="1080"/>
        </w:tabs>
        <w:ind w:left="0" w:firstLine="0"/>
      </w:pPr>
      <w:rPr>
        <w:rFonts w:hint="eastAsia" w:ascii="黑体" w:hAnsi="华文细黑" w:eastAsia="黑体"/>
        <w:b/>
        <w:i w:val="0"/>
        <w:sz w:val="21"/>
      </w:rPr>
    </w:lvl>
  </w:abstractNum>
  <w:abstractNum w:abstractNumId="44">
    <w:nsid w:val="657D3FBC"/>
    <w:multiLevelType w:val="multilevel"/>
    <w:tmpl w:val="657D3FBC"/>
    <w:lvl w:ilvl="0" w:tentative="0">
      <w:start w:val="1"/>
      <w:numFmt w:val="upperLetter"/>
      <w:suff w:val="nothing"/>
      <w:lvlText w:val="附录  %1"/>
      <w:lvlJc w:val="left"/>
      <w:pPr>
        <w:ind w:left="0" w:firstLine="0"/>
      </w:pPr>
      <w:rPr>
        <w:rFonts w:hint="eastAsia" w:ascii="黑体" w:hAnsi="Times New Roman" w:eastAsia="黑体"/>
        <w:b/>
        <w:i w:val="0"/>
        <w:sz w:val="21"/>
      </w:rPr>
    </w:lvl>
    <w:lvl w:ilvl="1" w:tentative="0">
      <w:start w:val="1"/>
      <w:numFmt w:val="decimal"/>
      <w:pStyle w:val="267"/>
      <w:suff w:val="nothing"/>
      <w:lvlText w:val="%1.%2　"/>
      <w:lvlJc w:val="left"/>
      <w:pPr>
        <w:ind w:left="0" w:firstLine="0"/>
      </w:pPr>
      <w:rPr>
        <w:rFonts w:hint="eastAsia" w:ascii="黑体" w:hAnsi="Times New Roman" w:eastAsia="黑体"/>
        <w:b/>
        <w:i w:val="0"/>
        <w:snapToGrid/>
        <w:spacing w:val="0"/>
        <w:w w:val="100"/>
        <w:kern w:val="21"/>
        <w:sz w:val="21"/>
      </w:rPr>
    </w:lvl>
    <w:lvl w:ilvl="2" w:tentative="0">
      <w:start w:val="1"/>
      <w:numFmt w:val="decimal"/>
      <w:pStyle w:val="436"/>
      <w:suff w:val="nothing"/>
      <w:lvlText w:val="%1.%2.%3　"/>
      <w:lvlJc w:val="left"/>
      <w:pPr>
        <w:ind w:left="0" w:firstLine="0"/>
      </w:pPr>
      <w:rPr>
        <w:rFonts w:hint="eastAsia" w:ascii="黑体" w:hAnsi="Times New Roman" w:eastAsia="黑体"/>
        <w:b/>
        <w:i w:val="0"/>
        <w:sz w:val="21"/>
      </w:rPr>
    </w:lvl>
    <w:lvl w:ilvl="3" w:tentative="0">
      <w:start w:val="1"/>
      <w:numFmt w:val="decimal"/>
      <w:pStyle w:val="454"/>
      <w:suff w:val="nothing"/>
      <w:lvlText w:val="%1.%2.%3.%4　"/>
      <w:lvlJc w:val="left"/>
      <w:pPr>
        <w:ind w:left="0" w:firstLine="0"/>
      </w:pPr>
      <w:rPr>
        <w:rFonts w:hint="eastAsia" w:ascii="黑体" w:hAnsi="Times New Roman" w:eastAsia="黑体"/>
        <w:b/>
        <w:i w:val="0"/>
        <w:sz w:val="21"/>
      </w:rPr>
    </w:lvl>
    <w:lvl w:ilvl="4" w:tentative="0">
      <w:start w:val="1"/>
      <w:numFmt w:val="decimal"/>
      <w:pStyle w:val="453"/>
      <w:suff w:val="nothing"/>
      <w:lvlText w:val="%1.%2.%3.%4.%5　"/>
      <w:lvlJc w:val="left"/>
      <w:pPr>
        <w:ind w:left="0" w:firstLine="0"/>
      </w:pPr>
      <w:rPr>
        <w:rFonts w:hint="eastAsia" w:ascii="黑体" w:hAnsi="Times New Roman" w:eastAsia="黑体"/>
        <w:b/>
        <w:i w:val="0"/>
        <w:sz w:val="21"/>
      </w:rPr>
    </w:lvl>
    <w:lvl w:ilvl="5" w:tentative="0">
      <w:start w:val="1"/>
      <w:numFmt w:val="decimal"/>
      <w:pStyle w:val="469"/>
      <w:suff w:val="nothing"/>
      <w:lvlText w:val="%1.%2.%3.%4.%5.%6　"/>
      <w:lvlJc w:val="left"/>
      <w:pPr>
        <w:ind w:left="0" w:firstLine="0"/>
      </w:pPr>
      <w:rPr>
        <w:rFonts w:hint="eastAsia" w:ascii="黑体" w:hAnsi="Times New Roman" w:eastAsia="黑体"/>
        <w:b/>
        <w:i w:val="0"/>
        <w:sz w:val="21"/>
      </w:rPr>
    </w:lvl>
    <w:lvl w:ilvl="6" w:tentative="0">
      <w:start w:val="1"/>
      <w:numFmt w:val="decimal"/>
      <w:pStyle w:val="484"/>
      <w:suff w:val="nothing"/>
      <w:lvlText w:val="%1.%2.%3.%4.%5.%6.%7　"/>
      <w:lvlJc w:val="left"/>
      <w:pPr>
        <w:ind w:left="0" w:firstLine="0"/>
      </w:pPr>
      <w:rPr>
        <w:rFonts w:hint="eastAsia" w:ascii="黑体" w:hAnsi="Times New Roman" w:eastAsia="黑体"/>
        <w:b/>
        <w:i w:val="0"/>
        <w:sz w:val="21"/>
      </w:rPr>
    </w:lvl>
    <w:lvl w:ilvl="7" w:tentative="0">
      <w:start w:val="1"/>
      <w:numFmt w:val="none"/>
      <w:lvlRestart w:val="1"/>
      <w:lvlText w:val="表 %1."/>
      <w:lvlJc w:val="left"/>
      <w:pPr>
        <w:tabs>
          <w:tab w:val="left" w:pos="720"/>
        </w:tabs>
        <w:ind w:left="0" w:firstLine="0"/>
      </w:pPr>
      <w:rPr>
        <w:rFonts w:hint="eastAsia" w:ascii="黑体" w:eastAsia="黑体"/>
        <w:b/>
        <w:i w:val="0"/>
        <w:sz w:val="20"/>
      </w:rPr>
    </w:lvl>
    <w:lvl w:ilvl="8" w:tentative="0">
      <w:start w:val="1"/>
      <w:numFmt w:val="none"/>
      <w:lvlRestart w:val="1"/>
      <w:lvlText w:val="图 %1."/>
      <w:lvlJc w:val="left"/>
      <w:pPr>
        <w:tabs>
          <w:tab w:val="left" w:pos="720"/>
        </w:tabs>
        <w:ind w:left="0" w:firstLine="0"/>
      </w:pPr>
      <w:rPr>
        <w:rFonts w:hint="eastAsia" w:ascii="黑体" w:eastAsia="黑体"/>
        <w:b/>
        <w:i w:val="0"/>
        <w:sz w:val="20"/>
      </w:rPr>
    </w:lvl>
  </w:abstractNum>
  <w:abstractNum w:abstractNumId="45">
    <w:nsid w:val="6CEA2025"/>
    <w:multiLevelType w:val="multilevel"/>
    <w:tmpl w:val="6CEA2025"/>
    <w:lvl w:ilvl="0" w:tentative="0">
      <w:start w:val="1"/>
      <w:numFmt w:val="decimal"/>
      <w:pStyle w:val="316"/>
      <w:lvlText w:val="3.%1"/>
      <w:lvlJc w:val="left"/>
      <w:pPr>
        <w:tabs>
          <w:tab w:val="left" w:pos="357"/>
        </w:tabs>
        <w:ind w:left="0" w:firstLine="0"/>
      </w:pPr>
      <w:rPr>
        <w:rFonts w:hint="eastAsia" w:ascii="黑体" w:eastAsia="黑体"/>
        <w:b/>
        <w:i w:val="0"/>
        <w:sz w:val="20"/>
      </w:rPr>
    </w:lvl>
    <w:lvl w:ilvl="1" w:tentative="0">
      <w:start w:val="1"/>
      <w:numFmt w:val="decimal"/>
      <w:pStyle w:val="315"/>
      <w:lvlText w:val="3.%1.%2"/>
      <w:lvlJc w:val="left"/>
      <w:pPr>
        <w:tabs>
          <w:tab w:val="left" w:pos="720"/>
        </w:tabs>
        <w:ind w:left="0" w:firstLine="0"/>
      </w:pPr>
      <w:rPr>
        <w:rFonts w:hint="eastAsia" w:ascii="黑体" w:eastAsia="黑体"/>
        <w:b/>
        <w:i w:val="0"/>
        <w:sz w:val="20"/>
      </w:rPr>
    </w:lvl>
    <w:lvl w:ilvl="2" w:tentative="0">
      <w:start w:val="1"/>
      <w:numFmt w:val="decimal"/>
      <w:pStyle w:val="350"/>
      <w:lvlText w:val="3.%1.%2.%3"/>
      <w:lvlJc w:val="left"/>
      <w:pPr>
        <w:tabs>
          <w:tab w:val="left" w:pos="720"/>
        </w:tabs>
        <w:ind w:left="0" w:firstLine="0"/>
      </w:pPr>
      <w:rPr>
        <w:rFonts w:hint="eastAsia" w:ascii="黑体" w:eastAsia="黑体"/>
        <w:b/>
        <w:i w:val="0"/>
        <w:sz w:val="20"/>
      </w:rPr>
    </w:lvl>
    <w:lvl w:ilvl="3" w:tentative="0">
      <w:start w:val="1"/>
      <w:numFmt w:val="decimal"/>
      <w:pStyle w:val="458"/>
      <w:lvlText w:val="3.%1.%2.%3.%4"/>
      <w:lvlJc w:val="left"/>
      <w:pPr>
        <w:tabs>
          <w:tab w:val="left" w:pos="1077"/>
        </w:tabs>
        <w:ind w:left="0" w:firstLine="0"/>
      </w:pPr>
      <w:rPr>
        <w:rFonts w:hint="eastAsia" w:ascii="黑体" w:eastAsia="黑体"/>
        <w:b/>
        <w:i w:val="0"/>
        <w:sz w:val="20"/>
      </w:rPr>
    </w:lvl>
    <w:lvl w:ilvl="4" w:tentative="0">
      <w:start w:val="1"/>
      <w:numFmt w:val="decimal"/>
      <w:pStyle w:val="341"/>
      <w:lvlText w:val="3.%1.%2.%3.%4.%5"/>
      <w:lvlJc w:val="left"/>
      <w:pPr>
        <w:tabs>
          <w:tab w:val="left" w:pos="1440"/>
        </w:tabs>
        <w:ind w:left="0" w:firstLine="0"/>
      </w:pPr>
      <w:rPr>
        <w:rFonts w:hint="eastAsia" w:ascii="黑体" w:eastAsia="黑体"/>
        <w:b/>
        <w:i w:val="0"/>
        <w:sz w:val="20"/>
      </w:rPr>
    </w:lvl>
    <w:lvl w:ilvl="5" w:tentative="0">
      <w:start w:val="1"/>
      <w:numFmt w:val="decimal"/>
      <w:lvlText w:val="%1.%2.%3.%4.%5.%6"/>
      <w:lvlJc w:val="left"/>
      <w:pPr>
        <w:tabs>
          <w:tab w:val="left" w:pos="3566"/>
        </w:tabs>
        <w:ind w:left="3260" w:hanging="1134"/>
      </w:pPr>
      <w:rPr>
        <w:rFonts w:hint="eastAsia"/>
        <w:b/>
        <w:i w:val="0"/>
        <w:sz w:val="21"/>
      </w:rPr>
    </w:lvl>
    <w:lvl w:ilvl="6" w:tentative="0">
      <w:start w:val="1"/>
      <w:numFmt w:val="decimal"/>
      <w:lvlText w:val="%1.%2.%3.%4.%5.%6.%7"/>
      <w:lvlJc w:val="left"/>
      <w:pPr>
        <w:tabs>
          <w:tab w:val="left" w:pos="3991"/>
        </w:tabs>
        <w:ind w:left="3827" w:hanging="1276"/>
      </w:pPr>
      <w:rPr>
        <w:rFonts w:hint="eastAsia"/>
        <w:b/>
        <w:i w:val="0"/>
        <w:sz w:val="21"/>
      </w:rPr>
    </w:lvl>
    <w:lvl w:ilvl="7" w:tentative="0">
      <w:start w:val="1"/>
      <w:numFmt w:val="decimal"/>
      <w:lvlText w:val="%1.%2.%3.%4.%5.%6.%7.%8"/>
      <w:lvlJc w:val="left"/>
      <w:pPr>
        <w:tabs>
          <w:tab w:val="left" w:pos="4776"/>
        </w:tabs>
        <w:ind w:left="4394" w:hanging="1418"/>
      </w:pPr>
      <w:rPr>
        <w:rFonts w:hint="eastAsia"/>
        <w:b/>
        <w:i w:val="0"/>
        <w:sz w:val="21"/>
      </w:rPr>
    </w:lvl>
    <w:lvl w:ilvl="8" w:tentative="0">
      <w:start w:val="1"/>
      <w:numFmt w:val="decimal"/>
      <w:lvlText w:val="%1.%2.%3.%4.%5.%6.%7.%8.%9"/>
      <w:lvlJc w:val="left"/>
      <w:pPr>
        <w:tabs>
          <w:tab w:val="left" w:pos="5202"/>
        </w:tabs>
        <w:ind w:left="5102" w:hanging="1700"/>
      </w:pPr>
      <w:rPr>
        <w:rFonts w:hint="eastAsia"/>
        <w:b/>
        <w:i w:val="0"/>
        <w:sz w:val="21"/>
      </w:rPr>
    </w:lvl>
  </w:abstractNum>
  <w:abstractNum w:abstractNumId="46">
    <w:nsid w:val="6DBF04F4"/>
    <w:multiLevelType w:val="multilevel"/>
    <w:tmpl w:val="6DBF04F4"/>
    <w:lvl w:ilvl="0" w:tentative="0">
      <w:start w:val="1"/>
      <w:numFmt w:val="none"/>
      <w:pStyle w:val="300"/>
      <w:lvlText w:val="%1注："/>
      <w:lvlJc w:val="left"/>
      <w:pPr>
        <w:tabs>
          <w:tab w:val="left" w:pos="1140"/>
        </w:tabs>
        <w:ind w:left="840" w:hanging="420"/>
      </w:pPr>
      <w:rPr>
        <w:rFonts w:hint="eastAsia" w:ascii="宋体" w:hAnsi="Times New Roman" w:eastAsia="宋体"/>
        <w:b w:val="0"/>
        <w:i w:val="0"/>
        <w:sz w:val="18"/>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7">
    <w:nsid w:val="763A6836"/>
    <w:multiLevelType w:val="multilevel"/>
    <w:tmpl w:val="763A6836"/>
    <w:lvl w:ilvl="0" w:tentative="0">
      <w:start w:val="1"/>
      <w:numFmt w:val="none"/>
      <w:suff w:val="nothing"/>
      <w:lvlText w:val=""/>
      <w:lvlJc w:val="left"/>
      <w:pPr>
        <w:ind w:left="0" w:firstLine="0"/>
      </w:pPr>
      <w:rPr>
        <w:rFonts w:hint="eastAsia" w:ascii="黑体" w:hAnsi="Times New Roman" w:eastAsia="黑体"/>
        <w:b/>
        <w:i w:val="0"/>
        <w:sz w:val="28"/>
      </w:rPr>
    </w:lvl>
    <w:lvl w:ilvl="1" w:tentative="0">
      <w:start w:val="1"/>
      <w:numFmt w:val="decimal"/>
      <w:pStyle w:val="257"/>
      <w:suff w:val="nothing"/>
      <w:lvlText w:val="%1%2 "/>
      <w:lvlJc w:val="left"/>
      <w:pPr>
        <w:ind w:left="0" w:firstLine="0"/>
      </w:pPr>
      <w:rPr>
        <w:rFonts w:hint="eastAsia" w:ascii="黑体" w:hAnsi="Times New Roman" w:eastAsia="黑体"/>
        <w:b/>
        <w:i w:val="0"/>
        <w:sz w:val="28"/>
      </w:rPr>
    </w:lvl>
    <w:lvl w:ilvl="2" w:tentative="0">
      <w:start w:val="1"/>
      <w:numFmt w:val="decimal"/>
      <w:pStyle w:val="256"/>
      <w:suff w:val="nothing"/>
      <w:lvlText w:val="%1%2.%3　"/>
      <w:lvlJc w:val="left"/>
      <w:pPr>
        <w:ind w:left="0" w:firstLine="0"/>
      </w:pPr>
      <w:rPr>
        <w:rFonts w:hint="eastAsia" w:ascii="黑体" w:hAnsi="Times New Roman" w:eastAsia="黑体"/>
        <w:b/>
        <w:i w:val="0"/>
        <w:sz w:val="21"/>
      </w:rPr>
    </w:lvl>
    <w:lvl w:ilvl="3" w:tentative="0">
      <w:start w:val="1"/>
      <w:numFmt w:val="decimal"/>
      <w:pStyle w:val="323"/>
      <w:suff w:val="nothing"/>
      <w:lvlText w:val="%1%2.%3.%4　"/>
      <w:lvlJc w:val="left"/>
      <w:pPr>
        <w:ind w:left="0" w:firstLine="0"/>
      </w:pPr>
      <w:rPr>
        <w:rFonts w:hint="eastAsia" w:ascii="黑体" w:hAnsi="Times New Roman" w:eastAsia="黑体"/>
        <w:b/>
        <w:i w:val="0"/>
        <w:sz w:val="21"/>
      </w:rPr>
    </w:lvl>
    <w:lvl w:ilvl="4" w:tentative="0">
      <w:start w:val="1"/>
      <w:numFmt w:val="decimal"/>
      <w:pStyle w:val="428"/>
      <w:suff w:val="nothing"/>
      <w:lvlText w:val="表%1%2.%3.%4-%5 "/>
      <w:lvlJc w:val="left"/>
      <w:pPr>
        <w:ind w:left="0" w:firstLine="0"/>
      </w:pPr>
      <w:rPr>
        <w:rFonts w:hint="eastAsia" w:ascii="黑体" w:hAnsi="Times New Roman" w:eastAsia="黑体"/>
        <w:b/>
        <w:i w:val="0"/>
        <w:sz w:val="21"/>
      </w:rPr>
    </w:lvl>
    <w:lvl w:ilvl="5" w:tentative="0">
      <w:start w:val="1"/>
      <w:numFmt w:val="decimal"/>
      <w:lvlRestart w:val="4"/>
      <w:pStyle w:val="384"/>
      <w:suff w:val="nothing"/>
      <w:lvlText w:val="%1图%2.%3.%4-%6 "/>
      <w:lvlJc w:val="left"/>
      <w:pPr>
        <w:ind w:left="0" w:firstLine="0"/>
      </w:pPr>
      <w:rPr>
        <w:rFonts w:hint="eastAsia" w:ascii="黑体" w:hAnsi="Times New Roman" w:eastAsia="黑体"/>
        <w:b/>
        <w:i w:val="0"/>
        <w:sz w:val="21"/>
      </w:rPr>
    </w:lvl>
    <w:lvl w:ilvl="6" w:tentative="0">
      <w:start w:val="1"/>
      <w:numFmt w:val="decimal"/>
      <w:lvlRestart w:val="4"/>
      <w:pStyle w:val="322"/>
      <w:suff w:val="nothing"/>
      <w:lvlText w:val="(%2.%3.%4-%7)"/>
      <w:lvlJc w:val="center"/>
      <w:pPr>
        <w:ind w:left="288" w:firstLine="288"/>
      </w:pPr>
      <w:rPr>
        <w:rFonts w:hint="eastAsia" w:ascii="黑体" w:hAnsi="Times New Roman" w:eastAsia="黑体"/>
        <w:b/>
        <w:i w:val="0"/>
        <w:sz w:val="21"/>
      </w:rPr>
    </w:lvl>
    <w:lvl w:ilvl="7" w:tentative="0">
      <w:start w:val="1"/>
      <w:numFmt w:val="decimal"/>
      <w:lvlRestart w:val="2"/>
      <w:pStyle w:val="423"/>
      <w:lvlText w:val="    %1%8"/>
      <w:lvlJc w:val="left"/>
      <w:pPr>
        <w:tabs>
          <w:tab w:val="left" w:pos="720"/>
        </w:tabs>
        <w:ind w:left="0" w:firstLine="0"/>
      </w:pPr>
      <w:rPr>
        <w:rFonts w:hint="eastAsia" w:ascii="黑体" w:eastAsia="黑体"/>
        <w:b/>
        <w:i w:val="0"/>
        <w:sz w:val="21"/>
      </w:rPr>
    </w:lvl>
    <w:lvl w:ilvl="8" w:tentative="0">
      <w:start w:val="1"/>
      <w:numFmt w:val="decimal"/>
      <w:lvlRestart w:val="2"/>
      <w:pStyle w:val="431"/>
      <w:lvlText w:val="%2.0.%9"/>
      <w:lvlJc w:val="left"/>
      <w:pPr>
        <w:tabs>
          <w:tab w:val="left" w:pos="720"/>
        </w:tabs>
        <w:ind w:left="0" w:firstLine="0"/>
      </w:pPr>
      <w:rPr>
        <w:rFonts w:hint="eastAsia" w:ascii="黑体" w:hAnsi="华文细黑" w:eastAsia="黑体"/>
        <w:b/>
        <w:i w:val="0"/>
        <w:sz w:val="21"/>
      </w:rPr>
    </w:lvl>
  </w:abstractNum>
  <w:abstractNum w:abstractNumId="48">
    <w:nsid w:val="76474363"/>
    <w:multiLevelType w:val="multilevel"/>
    <w:tmpl w:val="76474363"/>
    <w:lvl w:ilvl="0" w:tentative="0">
      <w:start w:val="1"/>
      <w:numFmt w:val="decimal"/>
      <w:lvlText w:val="%1)"/>
      <w:lvlJc w:val="left"/>
      <w:pPr>
        <w:tabs>
          <w:tab w:val="left" w:pos="900"/>
        </w:tabs>
        <w:ind w:left="900" w:hanging="420"/>
      </w:pPr>
    </w:lvl>
    <w:lvl w:ilvl="1" w:tentative="0">
      <w:start w:val="1"/>
      <w:numFmt w:val="bullet"/>
      <w:pStyle w:val="432"/>
      <w:lvlText w:val=""/>
      <w:lvlJc w:val="left"/>
      <w:pPr>
        <w:tabs>
          <w:tab w:val="left" w:pos="1320"/>
        </w:tabs>
        <w:ind w:left="1320" w:hanging="420"/>
      </w:pPr>
      <w:rPr>
        <w:rFonts w:hint="default" w:ascii="Wingdings" w:hAnsi="Wingdings"/>
      </w:rPr>
    </w:lvl>
    <w:lvl w:ilvl="2" w:tentative="0">
      <w:start w:val="1"/>
      <w:numFmt w:val="lowerRoman"/>
      <w:lvlText w:val="%3."/>
      <w:lvlJc w:val="right"/>
      <w:pPr>
        <w:tabs>
          <w:tab w:val="left" w:pos="960"/>
        </w:tabs>
        <w:ind w:left="960" w:hanging="420"/>
      </w:pPr>
    </w:lvl>
    <w:lvl w:ilvl="3" w:tentative="0">
      <w:start w:val="1"/>
      <w:numFmt w:val="decimal"/>
      <w:lvlText w:val="%4."/>
      <w:lvlJc w:val="left"/>
      <w:pPr>
        <w:tabs>
          <w:tab w:val="left" w:pos="2160"/>
        </w:tabs>
        <w:ind w:left="2160" w:hanging="420"/>
      </w:pPr>
    </w:lvl>
    <w:lvl w:ilvl="4" w:tentative="0">
      <w:start w:val="1"/>
      <w:numFmt w:val="lowerLetter"/>
      <w:lvlText w:val="%5)"/>
      <w:lvlJc w:val="left"/>
      <w:pPr>
        <w:tabs>
          <w:tab w:val="left" w:pos="2580"/>
        </w:tabs>
        <w:ind w:left="2580" w:hanging="420"/>
      </w:pPr>
    </w:lvl>
    <w:lvl w:ilvl="5" w:tentative="0">
      <w:start w:val="1"/>
      <w:numFmt w:val="lowerRoman"/>
      <w:lvlText w:val="%6."/>
      <w:lvlJc w:val="right"/>
      <w:pPr>
        <w:tabs>
          <w:tab w:val="left" w:pos="3000"/>
        </w:tabs>
        <w:ind w:left="3000" w:hanging="420"/>
      </w:pPr>
    </w:lvl>
    <w:lvl w:ilvl="6" w:tentative="0">
      <w:start w:val="1"/>
      <w:numFmt w:val="decimal"/>
      <w:lvlText w:val="%7."/>
      <w:lvlJc w:val="left"/>
      <w:pPr>
        <w:tabs>
          <w:tab w:val="left" w:pos="3420"/>
        </w:tabs>
        <w:ind w:left="3420" w:hanging="420"/>
      </w:pPr>
    </w:lvl>
    <w:lvl w:ilvl="7" w:tentative="0">
      <w:start w:val="1"/>
      <w:numFmt w:val="lowerLetter"/>
      <w:lvlText w:val="%8)"/>
      <w:lvlJc w:val="left"/>
      <w:pPr>
        <w:tabs>
          <w:tab w:val="left" w:pos="3840"/>
        </w:tabs>
        <w:ind w:left="3840" w:hanging="420"/>
      </w:pPr>
    </w:lvl>
    <w:lvl w:ilvl="8" w:tentative="0">
      <w:start w:val="1"/>
      <w:numFmt w:val="lowerRoman"/>
      <w:lvlText w:val="%9."/>
      <w:lvlJc w:val="right"/>
      <w:pPr>
        <w:tabs>
          <w:tab w:val="left" w:pos="4260"/>
        </w:tabs>
        <w:ind w:left="4260" w:hanging="420"/>
      </w:pPr>
    </w:lvl>
  </w:abstractNum>
  <w:abstractNum w:abstractNumId="49">
    <w:nsid w:val="76933334"/>
    <w:multiLevelType w:val="multilevel"/>
    <w:tmpl w:val="76933334"/>
    <w:lvl w:ilvl="0" w:tentative="0">
      <w:start w:val="1"/>
      <w:numFmt w:val="none"/>
      <w:pStyle w:val="354"/>
      <w:lvlText w:val="%1——"/>
      <w:lvlJc w:val="left"/>
      <w:pPr>
        <w:tabs>
          <w:tab w:val="left" w:pos="1140"/>
        </w:tabs>
        <w:ind w:left="84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28"/>
  </w:num>
  <w:num w:numId="2">
    <w:abstractNumId w:val="32"/>
  </w:num>
  <w:num w:numId="3">
    <w:abstractNumId w:val="4"/>
  </w:num>
  <w:num w:numId="4">
    <w:abstractNumId w:val="23"/>
  </w:num>
  <w:num w:numId="5">
    <w:abstractNumId w:val="37"/>
  </w:num>
  <w:num w:numId="6">
    <w:abstractNumId w:val="43"/>
  </w:num>
  <w:num w:numId="7">
    <w:abstractNumId w:val="22"/>
  </w:num>
  <w:num w:numId="8">
    <w:abstractNumId w:val="40"/>
  </w:num>
  <w:num w:numId="9">
    <w:abstractNumId w:val="39"/>
  </w:num>
  <w:num w:numId="10">
    <w:abstractNumId w:val="47"/>
  </w:num>
  <w:num w:numId="11">
    <w:abstractNumId w:val="12"/>
  </w:num>
  <w:num w:numId="12">
    <w:abstractNumId w:val="8"/>
  </w:num>
  <w:num w:numId="13">
    <w:abstractNumId w:val="21"/>
  </w:num>
  <w:num w:numId="14">
    <w:abstractNumId w:val="44"/>
  </w:num>
  <w:num w:numId="15">
    <w:abstractNumId w:val="42"/>
  </w:num>
  <w:num w:numId="16">
    <w:abstractNumId w:val="11"/>
  </w:num>
  <w:num w:numId="17">
    <w:abstractNumId w:val="41"/>
  </w:num>
  <w:num w:numId="18">
    <w:abstractNumId w:val="5"/>
  </w:num>
  <w:num w:numId="19">
    <w:abstractNumId w:val="34"/>
  </w:num>
  <w:num w:numId="20">
    <w:abstractNumId w:val="7"/>
  </w:num>
  <w:num w:numId="21">
    <w:abstractNumId w:val="46"/>
  </w:num>
  <w:num w:numId="22">
    <w:abstractNumId w:val="10"/>
  </w:num>
  <w:num w:numId="23">
    <w:abstractNumId w:val="38"/>
  </w:num>
  <w:num w:numId="24">
    <w:abstractNumId w:val="14"/>
  </w:num>
  <w:num w:numId="25">
    <w:abstractNumId w:val="27"/>
  </w:num>
  <w:num w:numId="26">
    <w:abstractNumId w:val="45"/>
  </w:num>
  <w:num w:numId="27">
    <w:abstractNumId w:val="9"/>
  </w:num>
  <w:num w:numId="28">
    <w:abstractNumId w:val="35"/>
  </w:num>
  <w:num w:numId="29">
    <w:abstractNumId w:val="24"/>
  </w:num>
  <w:num w:numId="30">
    <w:abstractNumId w:val="29"/>
  </w:num>
  <w:num w:numId="31">
    <w:abstractNumId w:val="49"/>
  </w:num>
  <w:num w:numId="32">
    <w:abstractNumId w:val="13"/>
  </w:num>
  <w:num w:numId="33">
    <w:abstractNumId w:val="26"/>
  </w:num>
  <w:num w:numId="34">
    <w:abstractNumId w:val="25"/>
  </w:num>
  <w:num w:numId="35">
    <w:abstractNumId w:val="16"/>
  </w:num>
  <w:num w:numId="36">
    <w:abstractNumId w:val="19"/>
  </w:num>
  <w:num w:numId="37">
    <w:abstractNumId w:val="20"/>
  </w:num>
  <w:num w:numId="38">
    <w:abstractNumId w:val="31"/>
  </w:num>
  <w:num w:numId="39">
    <w:abstractNumId w:val="30"/>
  </w:num>
  <w:num w:numId="40">
    <w:abstractNumId w:val="48"/>
  </w:num>
  <w:num w:numId="41">
    <w:abstractNumId w:val="33"/>
  </w:num>
  <w:num w:numId="42">
    <w:abstractNumId w:val="6"/>
  </w:num>
  <w:num w:numId="43">
    <w:abstractNumId w:val="17"/>
  </w:num>
  <w:num w:numId="44">
    <w:abstractNumId w:val="36"/>
  </w:num>
  <w:num w:numId="45">
    <w:abstractNumId w:val="18"/>
  </w:num>
  <w:num w:numId="46">
    <w:abstractNumId w:val="15"/>
  </w:num>
  <w:num w:numId="47">
    <w:abstractNumId w:val="2"/>
  </w:num>
  <w:num w:numId="48">
    <w:abstractNumId w:val="3"/>
  </w:num>
  <w:num w:numId="49">
    <w:abstractNumId w:val="0"/>
  </w:num>
  <w:num w:numId="50">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Gutingting ">
    <w15:presenceInfo w15:providerId="None" w15:userId="Gutingting "/>
  </w15:person>
  <w15:person w15:author="何艺">
    <w15:presenceInfo w15:providerId="None" w15:userId="何艺"/>
  </w15:person>
  <w15:person w15:author="海玉">
    <w15:presenceInfo w15:providerId="WPS Office" w15:userId="483958786"/>
  </w15:person>
  <w15:person w15:author="黄博阳">
    <w15:presenceInfo w15:providerId="None" w15:userId="黄博阳"/>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1"/>
  <w:documentProtection w:edit="forms" w:enforcement="0"/>
  <w:defaultTabStop w:val="420"/>
  <w:evenAndOddHeaders w:val="1"/>
  <w:drawingGridHorizontalSpacing w:val="105"/>
  <w:drawingGridVerticalSpacing w:val="156"/>
  <w:displayHorizontalDrawingGridEvery w:val="1"/>
  <w:displayVerticalDrawingGridEvery w:val="1"/>
  <w:noPunctuationKerning w:val="1"/>
  <w:characterSpacingControl w:val="compressPunctuation"/>
  <w:doNotValidateAgainstSchema/>
  <w:hdrShapeDefaults>
    <o:shapelayout v:ext="edit">
      <o:idmap v:ext="edit" data="2"/>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GQwYTcxNzE0ODk2NmUxMmMyMjE3NWY0MTBkZmYwYjEifQ=="/>
  </w:docVars>
  <w:rsids>
    <w:rsidRoot w:val="002716E3"/>
    <w:rsid w:val="00001C7C"/>
    <w:rsid w:val="00003377"/>
    <w:rsid w:val="00005663"/>
    <w:rsid w:val="00007C0E"/>
    <w:rsid w:val="00012DF5"/>
    <w:rsid w:val="00017191"/>
    <w:rsid w:val="000202FB"/>
    <w:rsid w:val="00023947"/>
    <w:rsid w:val="00024DC4"/>
    <w:rsid w:val="0002589B"/>
    <w:rsid w:val="00031FF2"/>
    <w:rsid w:val="00037FF2"/>
    <w:rsid w:val="000518FA"/>
    <w:rsid w:val="00054B0C"/>
    <w:rsid w:val="0006156E"/>
    <w:rsid w:val="000632B3"/>
    <w:rsid w:val="000653F0"/>
    <w:rsid w:val="00074A51"/>
    <w:rsid w:val="0007554B"/>
    <w:rsid w:val="00076E22"/>
    <w:rsid w:val="000772A4"/>
    <w:rsid w:val="00082B9B"/>
    <w:rsid w:val="00085109"/>
    <w:rsid w:val="00091691"/>
    <w:rsid w:val="00092F2E"/>
    <w:rsid w:val="00093C29"/>
    <w:rsid w:val="0009448F"/>
    <w:rsid w:val="000B211C"/>
    <w:rsid w:val="000B45EF"/>
    <w:rsid w:val="000B47B1"/>
    <w:rsid w:val="000B62AE"/>
    <w:rsid w:val="000C5E47"/>
    <w:rsid w:val="000C6D8B"/>
    <w:rsid w:val="000C6F5D"/>
    <w:rsid w:val="000C73E3"/>
    <w:rsid w:val="000D1016"/>
    <w:rsid w:val="000D1BAF"/>
    <w:rsid w:val="000D2981"/>
    <w:rsid w:val="000D3429"/>
    <w:rsid w:val="000D4AC3"/>
    <w:rsid w:val="000D53F9"/>
    <w:rsid w:val="000D5A94"/>
    <w:rsid w:val="000E58F4"/>
    <w:rsid w:val="000F17D8"/>
    <w:rsid w:val="000F4569"/>
    <w:rsid w:val="000F5E41"/>
    <w:rsid w:val="00100492"/>
    <w:rsid w:val="00104360"/>
    <w:rsid w:val="0010461D"/>
    <w:rsid w:val="00110DBD"/>
    <w:rsid w:val="00112982"/>
    <w:rsid w:val="00113A7B"/>
    <w:rsid w:val="00120A2E"/>
    <w:rsid w:val="00124C57"/>
    <w:rsid w:val="00126B8F"/>
    <w:rsid w:val="00127AE6"/>
    <w:rsid w:val="001301E3"/>
    <w:rsid w:val="001307A5"/>
    <w:rsid w:val="00130C16"/>
    <w:rsid w:val="00131453"/>
    <w:rsid w:val="00134999"/>
    <w:rsid w:val="00134CB4"/>
    <w:rsid w:val="00135F2C"/>
    <w:rsid w:val="00136741"/>
    <w:rsid w:val="0013748B"/>
    <w:rsid w:val="001426AA"/>
    <w:rsid w:val="00147BBD"/>
    <w:rsid w:val="00157E53"/>
    <w:rsid w:val="001614B0"/>
    <w:rsid w:val="00161ABD"/>
    <w:rsid w:val="00162E43"/>
    <w:rsid w:val="00162E63"/>
    <w:rsid w:val="00164C40"/>
    <w:rsid w:val="00167599"/>
    <w:rsid w:val="00171323"/>
    <w:rsid w:val="00171F24"/>
    <w:rsid w:val="00173724"/>
    <w:rsid w:val="001765F7"/>
    <w:rsid w:val="00182887"/>
    <w:rsid w:val="00185ED1"/>
    <w:rsid w:val="0019738E"/>
    <w:rsid w:val="001A665B"/>
    <w:rsid w:val="001B0518"/>
    <w:rsid w:val="001B0961"/>
    <w:rsid w:val="001B2946"/>
    <w:rsid w:val="001B4CB9"/>
    <w:rsid w:val="001B7B36"/>
    <w:rsid w:val="001C155F"/>
    <w:rsid w:val="001C2630"/>
    <w:rsid w:val="001C7745"/>
    <w:rsid w:val="001D1224"/>
    <w:rsid w:val="001D2252"/>
    <w:rsid w:val="001D720E"/>
    <w:rsid w:val="001E1985"/>
    <w:rsid w:val="001E1BD8"/>
    <w:rsid w:val="001E3354"/>
    <w:rsid w:val="001E3870"/>
    <w:rsid w:val="001E586F"/>
    <w:rsid w:val="001E7AF6"/>
    <w:rsid w:val="001E7E55"/>
    <w:rsid w:val="001F1816"/>
    <w:rsid w:val="001F3C46"/>
    <w:rsid w:val="001F4005"/>
    <w:rsid w:val="00205FE2"/>
    <w:rsid w:val="002113A2"/>
    <w:rsid w:val="00211AFD"/>
    <w:rsid w:val="00214E0E"/>
    <w:rsid w:val="00215A34"/>
    <w:rsid w:val="00223FC9"/>
    <w:rsid w:val="0022471F"/>
    <w:rsid w:val="0022623C"/>
    <w:rsid w:val="00226C89"/>
    <w:rsid w:val="0023001E"/>
    <w:rsid w:val="00232F99"/>
    <w:rsid w:val="0023498A"/>
    <w:rsid w:val="00235A95"/>
    <w:rsid w:val="002424F0"/>
    <w:rsid w:val="00246CD6"/>
    <w:rsid w:val="00256398"/>
    <w:rsid w:val="00257015"/>
    <w:rsid w:val="00263DD9"/>
    <w:rsid w:val="00263FAF"/>
    <w:rsid w:val="0026508C"/>
    <w:rsid w:val="00266F14"/>
    <w:rsid w:val="002672AE"/>
    <w:rsid w:val="00267846"/>
    <w:rsid w:val="002707B0"/>
    <w:rsid w:val="002716E3"/>
    <w:rsid w:val="00273633"/>
    <w:rsid w:val="00273748"/>
    <w:rsid w:val="00275175"/>
    <w:rsid w:val="00275C57"/>
    <w:rsid w:val="00276D85"/>
    <w:rsid w:val="00277985"/>
    <w:rsid w:val="00277B27"/>
    <w:rsid w:val="00280ACC"/>
    <w:rsid w:val="002838BB"/>
    <w:rsid w:val="002874AE"/>
    <w:rsid w:val="00292D86"/>
    <w:rsid w:val="002944FE"/>
    <w:rsid w:val="00295C12"/>
    <w:rsid w:val="00295D2E"/>
    <w:rsid w:val="002A07C4"/>
    <w:rsid w:val="002A3E6C"/>
    <w:rsid w:val="002B1897"/>
    <w:rsid w:val="002B1A0F"/>
    <w:rsid w:val="002B3970"/>
    <w:rsid w:val="002B592C"/>
    <w:rsid w:val="002C3AAB"/>
    <w:rsid w:val="002C6A5A"/>
    <w:rsid w:val="002C77A4"/>
    <w:rsid w:val="002D008B"/>
    <w:rsid w:val="002D4987"/>
    <w:rsid w:val="002D766E"/>
    <w:rsid w:val="002F05D4"/>
    <w:rsid w:val="002F6541"/>
    <w:rsid w:val="002F6BBE"/>
    <w:rsid w:val="003016B4"/>
    <w:rsid w:val="00301F7E"/>
    <w:rsid w:val="00302CBA"/>
    <w:rsid w:val="0031251A"/>
    <w:rsid w:val="00312DD5"/>
    <w:rsid w:val="0031501D"/>
    <w:rsid w:val="00315EDF"/>
    <w:rsid w:val="00317503"/>
    <w:rsid w:val="003236DD"/>
    <w:rsid w:val="0032582C"/>
    <w:rsid w:val="00332A6C"/>
    <w:rsid w:val="00333D2C"/>
    <w:rsid w:val="00334032"/>
    <w:rsid w:val="00334047"/>
    <w:rsid w:val="00340661"/>
    <w:rsid w:val="00340E08"/>
    <w:rsid w:val="003424FC"/>
    <w:rsid w:val="003462C8"/>
    <w:rsid w:val="003509FD"/>
    <w:rsid w:val="003524C2"/>
    <w:rsid w:val="00353082"/>
    <w:rsid w:val="00353C20"/>
    <w:rsid w:val="00355288"/>
    <w:rsid w:val="0036298E"/>
    <w:rsid w:val="00362B1D"/>
    <w:rsid w:val="00370568"/>
    <w:rsid w:val="0037057A"/>
    <w:rsid w:val="003778BC"/>
    <w:rsid w:val="00382666"/>
    <w:rsid w:val="00382C9F"/>
    <w:rsid w:val="003831DF"/>
    <w:rsid w:val="00384BEC"/>
    <w:rsid w:val="003904D4"/>
    <w:rsid w:val="003918C7"/>
    <w:rsid w:val="00392816"/>
    <w:rsid w:val="0039563A"/>
    <w:rsid w:val="003964B2"/>
    <w:rsid w:val="003A221F"/>
    <w:rsid w:val="003A67E2"/>
    <w:rsid w:val="003B183A"/>
    <w:rsid w:val="003B7131"/>
    <w:rsid w:val="003C0354"/>
    <w:rsid w:val="003C6C51"/>
    <w:rsid w:val="003D0404"/>
    <w:rsid w:val="003D4D42"/>
    <w:rsid w:val="003D6A65"/>
    <w:rsid w:val="003E49F0"/>
    <w:rsid w:val="003E75C2"/>
    <w:rsid w:val="003F0897"/>
    <w:rsid w:val="003F08FC"/>
    <w:rsid w:val="003F5A02"/>
    <w:rsid w:val="003F72AB"/>
    <w:rsid w:val="0040179E"/>
    <w:rsid w:val="004039F5"/>
    <w:rsid w:val="0041194E"/>
    <w:rsid w:val="00413010"/>
    <w:rsid w:val="00417B3D"/>
    <w:rsid w:val="004217F7"/>
    <w:rsid w:val="0042221C"/>
    <w:rsid w:val="004246E5"/>
    <w:rsid w:val="00425315"/>
    <w:rsid w:val="004325B1"/>
    <w:rsid w:val="0043328B"/>
    <w:rsid w:val="00433AB3"/>
    <w:rsid w:val="0043437A"/>
    <w:rsid w:val="00434506"/>
    <w:rsid w:val="0043650D"/>
    <w:rsid w:val="00436A16"/>
    <w:rsid w:val="00437F12"/>
    <w:rsid w:val="00442E66"/>
    <w:rsid w:val="00452A23"/>
    <w:rsid w:val="00461676"/>
    <w:rsid w:val="00461A5F"/>
    <w:rsid w:val="00462CDD"/>
    <w:rsid w:val="00464353"/>
    <w:rsid w:val="00467E82"/>
    <w:rsid w:val="004728D8"/>
    <w:rsid w:val="00472D0D"/>
    <w:rsid w:val="0047493C"/>
    <w:rsid w:val="00480445"/>
    <w:rsid w:val="00481884"/>
    <w:rsid w:val="00485588"/>
    <w:rsid w:val="00487E8A"/>
    <w:rsid w:val="004A0679"/>
    <w:rsid w:val="004A1E8D"/>
    <w:rsid w:val="004A4837"/>
    <w:rsid w:val="004A545B"/>
    <w:rsid w:val="004A7E79"/>
    <w:rsid w:val="004B1A38"/>
    <w:rsid w:val="004B6D6A"/>
    <w:rsid w:val="004C3091"/>
    <w:rsid w:val="004C3AF7"/>
    <w:rsid w:val="004C6BD3"/>
    <w:rsid w:val="004D0512"/>
    <w:rsid w:val="004D3CB9"/>
    <w:rsid w:val="004D69F7"/>
    <w:rsid w:val="004E72E9"/>
    <w:rsid w:val="004E7FB4"/>
    <w:rsid w:val="004F1C4E"/>
    <w:rsid w:val="004F2857"/>
    <w:rsid w:val="004F6DDD"/>
    <w:rsid w:val="004F7240"/>
    <w:rsid w:val="005020DB"/>
    <w:rsid w:val="00503B93"/>
    <w:rsid w:val="005211EB"/>
    <w:rsid w:val="0052738B"/>
    <w:rsid w:val="00530AF8"/>
    <w:rsid w:val="0053479B"/>
    <w:rsid w:val="00534A1E"/>
    <w:rsid w:val="00536A73"/>
    <w:rsid w:val="00540DEC"/>
    <w:rsid w:val="00541174"/>
    <w:rsid w:val="00544D8D"/>
    <w:rsid w:val="0054576D"/>
    <w:rsid w:val="00547C8D"/>
    <w:rsid w:val="00547E06"/>
    <w:rsid w:val="0055471F"/>
    <w:rsid w:val="005547A9"/>
    <w:rsid w:val="00555335"/>
    <w:rsid w:val="0055687D"/>
    <w:rsid w:val="005610AB"/>
    <w:rsid w:val="005610F7"/>
    <w:rsid w:val="00563099"/>
    <w:rsid w:val="005709C0"/>
    <w:rsid w:val="00580DED"/>
    <w:rsid w:val="00581A20"/>
    <w:rsid w:val="005869F6"/>
    <w:rsid w:val="0059503F"/>
    <w:rsid w:val="00597630"/>
    <w:rsid w:val="00597A91"/>
    <w:rsid w:val="005A0E91"/>
    <w:rsid w:val="005A1D87"/>
    <w:rsid w:val="005A2F1A"/>
    <w:rsid w:val="005B5047"/>
    <w:rsid w:val="005B71C5"/>
    <w:rsid w:val="005B77A8"/>
    <w:rsid w:val="005C23A5"/>
    <w:rsid w:val="005C2CD5"/>
    <w:rsid w:val="005C2D2F"/>
    <w:rsid w:val="005C3DDB"/>
    <w:rsid w:val="005C3E26"/>
    <w:rsid w:val="005C5E26"/>
    <w:rsid w:val="005D11F0"/>
    <w:rsid w:val="005D1F03"/>
    <w:rsid w:val="005D6049"/>
    <w:rsid w:val="005E1CC4"/>
    <w:rsid w:val="005E2F9B"/>
    <w:rsid w:val="005E7EBE"/>
    <w:rsid w:val="005F219C"/>
    <w:rsid w:val="005F2FE2"/>
    <w:rsid w:val="005F5319"/>
    <w:rsid w:val="005F66F5"/>
    <w:rsid w:val="005F7422"/>
    <w:rsid w:val="0060376A"/>
    <w:rsid w:val="00606D56"/>
    <w:rsid w:val="006073DB"/>
    <w:rsid w:val="006125B0"/>
    <w:rsid w:val="0061261D"/>
    <w:rsid w:val="006224BF"/>
    <w:rsid w:val="00622DDC"/>
    <w:rsid w:val="00627387"/>
    <w:rsid w:val="00627CA1"/>
    <w:rsid w:val="006305EC"/>
    <w:rsid w:val="00630A54"/>
    <w:rsid w:val="00633424"/>
    <w:rsid w:val="00644A3A"/>
    <w:rsid w:val="006462AC"/>
    <w:rsid w:val="00647EFE"/>
    <w:rsid w:val="00650145"/>
    <w:rsid w:val="00652B92"/>
    <w:rsid w:val="00662AE3"/>
    <w:rsid w:val="006666DF"/>
    <w:rsid w:val="00672621"/>
    <w:rsid w:val="0067285B"/>
    <w:rsid w:val="006756C7"/>
    <w:rsid w:val="00677A5B"/>
    <w:rsid w:val="00681F65"/>
    <w:rsid w:val="00684ED6"/>
    <w:rsid w:val="00691C43"/>
    <w:rsid w:val="00693B6A"/>
    <w:rsid w:val="00694CBA"/>
    <w:rsid w:val="006A736B"/>
    <w:rsid w:val="006A7A40"/>
    <w:rsid w:val="006A7E8C"/>
    <w:rsid w:val="006B2C74"/>
    <w:rsid w:val="006B34A8"/>
    <w:rsid w:val="006B3FD9"/>
    <w:rsid w:val="006C047B"/>
    <w:rsid w:val="006C04F8"/>
    <w:rsid w:val="006C262F"/>
    <w:rsid w:val="006C5DCF"/>
    <w:rsid w:val="006C60F7"/>
    <w:rsid w:val="006D04B1"/>
    <w:rsid w:val="006D2884"/>
    <w:rsid w:val="006D2A8D"/>
    <w:rsid w:val="006D495C"/>
    <w:rsid w:val="006D5E79"/>
    <w:rsid w:val="006D6BB3"/>
    <w:rsid w:val="006E22CC"/>
    <w:rsid w:val="006E34F7"/>
    <w:rsid w:val="006F0F90"/>
    <w:rsid w:val="006F1911"/>
    <w:rsid w:val="006F2074"/>
    <w:rsid w:val="006F32F3"/>
    <w:rsid w:val="006F3402"/>
    <w:rsid w:val="006F4785"/>
    <w:rsid w:val="00703BCE"/>
    <w:rsid w:val="00703E1B"/>
    <w:rsid w:val="007131AE"/>
    <w:rsid w:val="007138D9"/>
    <w:rsid w:val="00714A99"/>
    <w:rsid w:val="00717448"/>
    <w:rsid w:val="00721710"/>
    <w:rsid w:val="00722B13"/>
    <w:rsid w:val="0072442A"/>
    <w:rsid w:val="00725F52"/>
    <w:rsid w:val="00733114"/>
    <w:rsid w:val="007408C6"/>
    <w:rsid w:val="0074578A"/>
    <w:rsid w:val="00750CFB"/>
    <w:rsid w:val="007606B1"/>
    <w:rsid w:val="00761E0A"/>
    <w:rsid w:val="00764867"/>
    <w:rsid w:val="00770F77"/>
    <w:rsid w:val="00771725"/>
    <w:rsid w:val="00771CD8"/>
    <w:rsid w:val="00772738"/>
    <w:rsid w:val="00782169"/>
    <w:rsid w:val="00783C9B"/>
    <w:rsid w:val="00787BA0"/>
    <w:rsid w:val="00794A22"/>
    <w:rsid w:val="0079510A"/>
    <w:rsid w:val="00796145"/>
    <w:rsid w:val="007A289B"/>
    <w:rsid w:val="007A4B58"/>
    <w:rsid w:val="007A615B"/>
    <w:rsid w:val="007B0434"/>
    <w:rsid w:val="007B17DA"/>
    <w:rsid w:val="007B1BEF"/>
    <w:rsid w:val="007B3025"/>
    <w:rsid w:val="007B5F8B"/>
    <w:rsid w:val="007C490D"/>
    <w:rsid w:val="007D1CF8"/>
    <w:rsid w:val="007D2E89"/>
    <w:rsid w:val="007D4972"/>
    <w:rsid w:val="007D55B5"/>
    <w:rsid w:val="007D6B35"/>
    <w:rsid w:val="007E3A44"/>
    <w:rsid w:val="007E6ED3"/>
    <w:rsid w:val="007E7FA2"/>
    <w:rsid w:val="007F21B7"/>
    <w:rsid w:val="007F2F92"/>
    <w:rsid w:val="007F564B"/>
    <w:rsid w:val="007F6F9D"/>
    <w:rsid w:val="0080003C"/>
    <w:rsid w:val="00802E73"/>
    <w:rsid w:val="0080403B"/>
    <w:rsid w:val="008062F7"/>
    <w:rsid w:val="0080641C"/>
    <w:rsid w:val="00807596"/>
    <w:rsid w:val="0081131A"/>
    <w:rsid w:val="00812A7D"/>
    <w:rsid w:val="00813C03"/>
    <w:rsid w:val="00816334"/>
    <w:rsid w:val="00816ABB"/>
    <w:rsid w:val="00816C4C"/>
    <w:rsid w:val="00822C8B"/>
    <w:rsid w:val="00824710"/>
    <w:rsid w:val="008328A9"/>
    <w:rsid w:val="00832BF7"/>
    <w:rsid w:val="0083343D"/>
    <w:rsid w:val="008341C3"/>
    <w:rsid w:val="00837494"/>
    <w:rsid w:val="00841433"/>
    <w:rsid w:val="008444C2"/>
    <w:rsid w:val="00861931"/>
    <w:rsid w:val="00863AED"/>
    <w:rsid w:val="00872BD9"/>
    <w:rsid w:val="00877554"/>
    <w:rsid w:val="00877EB5"/>
    <w:rsid w:val="008810BE"/>
    <w:rsid w:val="00885BBE"/>
    <w:rsid w:val="00891148"/>
    <w:rsid w:val="0089658A"/>
    <w:rsid w:val="008A04FA"/>
    <w:rsid w:val="008A2720"/>
    <w:rsid w:val="008A5060"/>
    <w:rsid w:val="008A7560"/>
    <w:rsid w:val="008B0724"/>
    <w:rsid w:val="008B0941"/>
    <w:rsid w:val="008B7A7C"/>
    <w:rsid w:val="008B7BFB"/>
    <w:rsid w:val="008C5C09"/>
    <w:rsid w:val="008C6434"/>
    <w:rsid w:val="008D4BE0"/>
    <w:rsid w:val="008D5B7D"/>
    <w:rsid w:val="008D6C36"/>
    <w:rsid w:val="008D6C99"/>
    <w:rsid w:val="008D76CC"/>
    <w:rsid w:val="008E1993"/>
    <w:rsid w:val="008E42C4"/>
    <w:rsid w:val="008E4458"/>
    <w:rsid w:val="008E796B"/>
    <w:rsid w:val="008F392E"/>
    <w:rsid w:val="008F3CEA"/>
    <w:rsid w:val="008F3EAE"/>
    <w:rsid w:val="00900662"/>
    <w:rsid w:val="00902631"/>
    <w:rsid w:val="0090338A"/>
    <w:rsid w:val="00903447"/>
    <w:rsid w:val="00903719"/>
    <w:rsid w:val="0090550F"/>
    <w:rsid w:val="009110E4"/>
    <w:rsid w:val="00915CBC"/>
    <w:rsid w:val="00915E73"/>
    <w:rsid w:val="009205A8"/>
    <w:rsid w:val="009221DC"/>
    <w:rsid w:val="00922440"/>
    <w:rsid w:val="0092574F"/>
    <w:rsid w:val="00925DFF"/>
    <w:rsid w:val="00925FE1"/>
    <w:rsid w:val="009274CD"/>
    <w:rsid w:val="00927B7D"/>
    <w:rsid w:val="00930191"/>
    <w:rsid w:val="009303B0"/>
    <w:rsid w:val="009317F6"/>
    <w:rsid w:val="00931E71"/>
    <w:rsid w:val="00935411"/>
    <w:rsid w:val="00937DA6"/>
    <w:rsid w:val="0094120E"/>
    <w:rsid w:val="00945E0B"/>
    <w:rsid w:val="00950902"/>
    <w:rsid w:val="0095356C"/>
    <w:rsid w:val="0095765D"/>
    <w:rsid w:val="00961C5F"/>
    <w:rsid w:val="00964076"/>
    <w:rsid w:val="0096494D"/>
    <w:rsid w:val="00974655"/>
    <w:rsid w:val="009753BA"/>
    <w:rsid w:val="00976B97"/>
    <w:rsid w:val="00977B86"/>
    <w:rsid w:val="009843AC"/>
    <w:rsid w:val="00993372"/>
    <w:rsid w:val="00995F1E"/>
    <w:rsid w:val="009973A1"/>
    <w:rsid w:val="009A0068"/>
    <w:rsid w:val="009A06D0"/>
    <w:rsid w:val="009A296D"/>
    <w:rsid w:val="009B0CD0"/>
    <w:rsid w:val="009B13F5"/>
    <w:rsid w:val="009B1C66"/>
    <w:rsid w:val="009B26E4"/>
    <w:rsid w:val="009B418F"/>
    <w:rsid w:val="009B7C97"/>
    <w:rsid w:val="009C3CFE"/>
    <w:rsid w:val="009C702D"/>
    <w:rsid w:val="009C7520"/>
    <w:rsid w:val="009D2ACA"/>
    <w:rsid w:val="009D3B6F"/>
    <w:rsid w:val="009E7173"/>
    <w:rsid w:val="009E7641"/>
    <w:rsid w:val="009F285F"/>
    <w:rsid w:val="009F731A"/>
    <w:rsid w:val="009F76EE"/>
    <w:rsid w:val="00A00EE4"/>
    <w:rsid w:val="00A0208B"/>
    <w:rsid w:val="00A031E2"/>
    <w:rsid w:val="00A05086"/>
    <w:rsid w:val="00A05A8A"/>
    <w:rsid w:val="00A118B5"/>
    <w:rsid w:val="00A1430D"/>
    <w:rsid w:val="00A1532D"/>
    <w:rsid w:val="00A15467"/>
    <w:rsid w:val="00A15604"/>
    <w:rsid w:val="00A17298"/>
    <w:rsid w:val="00A25443"/>
    <w:rsid w:val="00A31BBD"/>
    <w:rsid w:val="00A350AC"/>
    <w:rsid w:val="00A367AD"/>
    <w:rsid w:val="00A375B2"/>
    <w:rsid w:val="00A378FD"/>
    <w:rsid w:val="00A42482"/>
    <w:rsid w:val="00A428CC"/>
    <w:rsid w:val="00A44CFA"/>
    <w:rsid w:val="00A46568"/>
    <w:rsid w:val="00A5431C"/>
    <w:rsid w:val="00A55CAE"/>
    <w:rsid w:val="00A574FE"/>
    <w:rsid w:val="00A60790"/>
    <w:rsid w:val="00A60B41"/>
    <w:rsid w:val="00A64E78"/>
    <w:rsid w:val="00A6512E"/>
    <w:rsid w:val="00A65271"/>
    <w:rsid w:val="00A65479"/>
    <w:rsid w:val="00A66033"/>
    <w:rsid w:val="00A70EA6"/>
    <w:rsid w:val="00A72D91"/>
    <w:rsid w:val="00A73AD8"/>
    <w:rsid w:val="00A73B46"/>
    <w:rsid w:val="00A73C2F"/>
    <w:rsid w:val="00A74204"/>
    <w:rsid w:val="00A75660"/>
    <w:rsid w:val="00A805D8"/>
    <w:rsid w:val="00A81155"/>
    <w:rsid w:val="00A86FBB"/>
    <w:rsid w:val="00A872A6"/>
    <w:rsid w:val="00A908A6"/>
    <w:rsid w:val="00A90BF7"/>
    <w:rsid w:val="00A97FF6"/>
    <w:rsid w:val="00AA192A"/>
    <w:rsid w:val="00AA3115"/>
    <w:rsid w:val="00AA4B36"/>
    <w:rsid w:val="00AA5400"/>
    <w:rsid w:val="00AB3DFE"/>
    <w:rsid w:val="00AB5D3A"/>
    <w:rsid w:val="00AB74ED"/>
    <w:rsid w:val="00AC0533"/>
    <w:rsid w:val="00AC5358"/>
    <w:rsid w:val="00AC73E7"/>
    <w:rsid w:val="00AC749C"/>
    <w:rsid w:val="00AC7A1B"/>
    <w:rsid w:val="00AD23FD"/>
    <w:rsid w:val="00AE1261"/>
    <w:rsid w:val="00AE50C5"/>
    <w:rsid w:val="00AE54F5"/>
    <w:rsid w:val="00AE6E0A"/>
    <w:rsid w:val="00AF5E7C"/>
    <w:rsid w:val="00B01444"/>
    <w:rsid w:val="00B05BA4"/>
    <w:rsid w:val="00B0628B"/>
    <w:rsid w:val="00B115BE"/>
    <w:rsid w:val="00B11AEE"/>
    <w:rsid w:val="00B137D7"/>
    <w:rsid w:val="00B148D2"/>
    <w:rsid w:val="00B14975"/>
    <w:rsid w:val="00B21A24"/>
    <w:rsid w:val="00B21C0B"/>
    <w:rsid w:val="00B24CFE"/>
    <w:rsid w:val="00B2767C"/>
    <w:rsid w:val="00B30949"/>
    <w:rsid w:val="00B33B73"/>
    <w:rsid w:val="00B33F20"/>
    <w:rsid w:val="00B413F0"/>
    <w:rsid w:val="00B433EE"/>
    <w:rsid w:val="00B44416"/>
    <w:rsid w:val="00B44DD4"/>
    <w:rsid w:val="00B46714"/>
    <w:rsid w:val="00B46CDE"/>
    <w:rsid w:val="00B54FA1"/>
    <w:rsid w:val="00B5643E"/>
    <w:rsid w:val="00B57712"/>
    <w:rsid w:val="00B60257"/>
    <w:rsid w:val="00B61E13"/>
    <w:rsid w:val="00B65562"/>
    <w:rsid w:val="00B66AF1"/>
    <w:rsid w:val="00B67F05"/>
    <w:rsid w:val="00B710D8"/>
    <w:rsid w:val="00B803DA"/>
    <w:rsid w:val="00B84ABF"/>
    <w:rsid w:val="00B859FB"/>
    <w:rsid w:val="00B900CC"/>
    <w:rsid w:val="00B90488"/>
    <w:rsid w:val="00B92DEC"/>
    <w:rsid w:val="00B95B61"/>
    <w:rsid w:val="00BA141E"/>
    <w:rsid w:val="00BA68F2"/>
    <w:rsid w:val="00BB226B"/>
    <w:rsid w:val="00BB61C4"/>
    <w:rsid w:val="00BB6736"/>
    <w:rsid w:val="00BB745C"/>
    <w:rsid w:val="00BC20F8"/>
    <w:rsid w:val="00BC2E77"/>
    <w:rsid w:val="00BC36E9"/>
    <w:rsid w:val="00BC4882"/>
    <w:rsid w:val="00BC5826"/>
    <w:rsid w:val="00BC6802"/>
    <w:rsid w:val="00BC7718"/>
    <w:rsid w:val="00BD2527"/>
    <w:rsid w:val="00BD3E36"/>
    <w:rsid w:val="00BD420A"/>
    <w:rsid w:val="00BD4C33"/>
    <w:rsid w:val="00BD55D1"/>
    <w:rsid w:val="00BD64F7"/>
    <w:rsid w:val="00BD6511"/>
    <w:rsid w:val="00BD700B"/>
    <w:rsid w:val="00BE0D67"/>
    <w:rsid w:val="00BE0EDA"/>
    <w:rsid w:val="00BE3046"/>
    <w:rsid w:val="00BE7110"/>
    <w:rsid w:val="00BF41C1"/>
    <w:rsid w:val="00BF6605"/>
    <w:rsid w:val="00C00E15"/>
    <w:rsid w:val="00C02E57"/>
    <w:rsid w:val="00C05547"/>
    <w:rsid w:val="00C11EA6"/>
    <w:rsid w:val="00C130F1"/>
    <w:rsid w:val="00C13EE6"/>
    <w:rsid w:val="00C147A0"/>
    <w:rsid w:val="00C17252"/>
    <w:rsid w:val="00C178AE"/>
    <w:rsid w:val="00C22852"/>
    <w:rsid w:val="00C250B3"/>
    <w:rsid w:val="00C31020"/>
    <w:rsid w:val="00C3179E"/>
    <w:rsid w:val="00C325DD"/>
    <w:rsid w:val="00C407BC"/>
    <w:rsid w:val="00C459B5"/>
    <w:rsid w:val="00C45BDD"/>
    <w:rsid w:val="00C50414"/>
    <w:rsid w:val="00C51505"/>
    <w:rsid w:val="00C539A1"/>
    <w:rsid w:val="00C558D2"/>
    <w:rsid w:val="00C6136B"/>
    <w:rsid w:val="00C62F3C"/>
    <w:rsid w:val="00C73805"/>
    <w:rsid w:val="00C752C3"/>
    <w:rsid w:val="00C7556B"/>
    <w:rsid w:val="00C7735D"/>
    <w:rsid w:val="00C8340A"/>
    <w:rsid w:val="00C8585F"/>
    <w:rsid w:val="00C85F02"/>
    <w:rsid w:val="00C8663E"/>
    <w:rsid w:val="00C8710E"/>
    <w:rsid w:val="00C92BC6"/>
    <w:rsid w:val="00C949B9"/>
    <w:rsid w:val="00C97F7A"/>
    <w:rsid w:val="00CA40B2"/>
    <w:rsid w:val="00CA6212"/>
    <w:rsid w:val="00CA79CD"/>
    <w:rsid w:val="00CC0879"/>
    <w:rsid w:val="00CC093B"/>
    <w:rsid w:val="00CC0C1A"/>
    <w:rsid w:val="00CC32CA"/>
    <w:rsid w:val="00CC5891"/>
    <w:rsid w:val="00CC70A9"/>
    <w:rsid w:val="00CC781B"/>
    <w:rsid w:val="00CD31B2"/>
    <w:rsid w:val="00CD61AF"/>
    <w:rsid w:val="00CE4757"/>
    <w:rsid w:val="00CE4D5F"/>
    <w:rsid w:val="00CE7316"/>
    <w:rsid w:val="00CE7A5D"/>
    <w:rsid w:val="00CF08C0"/>
    <w:rsid w:val="00D022B5"/>
    <w:rsid w:val="00D024B6"/>
    <w:rsid w:val="00D14327"/>
    <w:rsid w:val="00D1722D"/>
    <w:rsid w:val="00D200D2"/>
    <w:rsid w:val="00D23F67"/>
    <w:rsid w:val="00D269B3"/>
    <w:rsid w:val="00D26AB6"/>
    <w:rsid w:val="00D26F40"/>
    <w:rsid w:val="00D30B1E"/>
    <w:rsid w:val="00D30B7B"/>
    <w:rsid w:val="00D36624"/>
    <w:rsid w:val="00D42308"/>
    <w:rsid w:val="00D42477"/>
    <w:rsid w:val="00D464DC"/>
    <w:rsid w:val="00D513BB"/>
    <w:rsid w:val="00D60A19"/>
    <w:rsid w:val="00D618B8"/>
    <w:rsid w:val="00D70F2C"/>
    <w:rsid w:val="00D758E9"/>
    <w:rsid w:val="00D81204"/>
    <w:rsid w:val="00D854E2"/>
    <w:rsid w:val="00D8724F"/>
    <w:rsid w:val="00D90A8E"/>
    <w:rsid w:val="00D947D3"/>
    <w:rsid w:val="00D95866"/>
    <w:rsid w:val="00D96CA6"/>
    <w:rsid w:val="00D97DB3"/>
    <w:rsid w:val="00DA025F"/>
    <w:rsid w:val="00DA1843"/>
    <w:rsid w:val="00DA2D58"/>
    <w:rsid w:val="00DA46B0"/>
    <w:rsid w:val="00DA5AD1"/>
    <w:rsid w:val="00DA72FE"/>
    <w:rsid w:val="00DB2DEB"/>
    <w:rsid w:val="00DC1D5A"/>
    <w:rsid w:val="00DC5DD9"/>
    <w:rsid w:val="00DC7E92"/>
    <w:rsid w:val="00DD2FAA"/>
    <w:rsid w:val="00DD3745"/>
    <w:rsid w:val="00DD3C58"/>
    <w:rsid w:val="00DD6CB0"/>
    <w:rsid w:val="00DD7DCF"/>
    <w:rsid w:val="00DE1526"/>
    <w:rsid w:val="00DE1A44"/>
    <w:rsid w:val="00DE622F"/>
    <w:rsid w:val="00DF156A"/>
    <w:rsid w:val="00DF62DD"/>
    <w:rsid w:val="00DF7F62"/>
    <w:rsid w:val="00E02CFF"/>
    <w:rsid w:val="00E0407E"/>
    <w:rsid w:val="00E05A1D"/>
    <w:rsid w:val="00E13AF2"/>
    <w:rsid w:val="00E15D1C"/>
    <w:rsid w:val="00E21195"/>
    <w:rsid w:val="00E233B6"/>
    <w:rsid w:val="00E2387F"/>
    <w:rsid w:val="00E26607"/>
    <w:rsid w:val="00E31FA4"/>
    <w:rsid w:val="00E3210A"/>
    <w:rsid w:val="00E3229C"/>
    <w:rsid w:val="00E322A7"/>
    <w:rsid w:val="00E43657"/>
    <w:rsid w:val="00E538E1"/>
    <w:rsid w:val="00E55ACC"/>
    <w:rsid w:val="00E603AB"/>
    <w:rsid w:val="00E6046F"/>
    <w:rsid w:val="00E64007"/>
    <w:rsid w:val="00E729BC"/>
    <w:rsid w:val="00E73B48"/>
    <w:rsid w:val="00E746D4"/>
    <w:rsid w:val="00E74CDD"/>
    <w:rsid w:val="00E832D2"/>
    <w:rsid w:val="00E86185"/>
    <w:rsid w:val="00E93BC2"/>
    <w:rsid w:val="00EA2080"/>
    <w:rsid w:val="00EB06D3"/>
    <w:rsid w:val="00EB4483"/>
    <w:rsid w:val="00EB499D"/>
    <w:rsid w:val="00EB6F46"/>
    <w:rsid w:val="00EB7F16"/>
    <w:rsid w:val="00EC1661"/>
    <w:rsid w:val="00EC38AB"/>
    <w:rsid w:val="00ED0240"/>
    <w:rsid w:val="00EE0E7B"/>
    <w:rsid w:val="00EE4DD7"/>
    <w:rsid w:val="00EF328C"/>
    <w:rsid w:val="00EF562C"/>
    <w:rsid w:val="00F009B4"/>
    <w:rsid w:val="00F0457F"/>
    <w:rsid w:val="00F11031"/>
    <w:rsid w:val="00F14174"/>
    <w:rsid w:val="00F1502B"/>
    <w:rsid w:val="00F16770"/>
    <w:rsid w:val="00F21B09"/>
    <w:rsid w:val="00F23AAF"/>
    <w:rsid w:val="00F2493A"/>
    <w:rsid w:val="00F255A8"/>
    <w:rsid w:val="00F27F2E"/>
    <w:rsid w:val="00F337ED"/>
    <w:rsid w:val="00F34DAF"/>
    <w:rsid w:val="00F359B1"/>
    <w:rsid w:val="00F3755E"/>
    <w:rsid w:val="00F418E1"/>
    <w:rsid w:val="00F42CAB"/>
    <w:rsid w:val="00F437DA"/>
    <w:rsid w:val="00F44AC8"/>
    <w:rsid w:val="00F46113"/>
    <w:rsid w:val="00F50044"/>
    <w:rsid w:val="00F546D9"/>
    <w:rsid w:val="00F571BF"/>
    <w:rsid w:val="00F60C22"/>
    <w:rsid w:val="00F63FA2"/>
    <w:rsid w:val="00F66D27"/>
    <w:rsid w:val="00F71FD3"/>
    <w:rsid w:val="00F74F1A"/>
    <w:rsid w:val="00F81F01"/>
    <w:rsid w:val="00F82991"/>
    <w:rsid w:val="00F82DC1"/>
    <w:rsid w:val="00F831DA"/>
    <w:rsid w:val="00F84B22"/>
    <w:rsid w:val="00F90049"/>
    <w:rsid w:val="00F92211"/>
    <w:rsid w:val="00F934AB"/>
    <w:rsid w:val="00FA3214"/>
    <w:rsid w:val="00FA3DA0"/>
    <w:rsid w:val="00FA6486"/>
    <w:rsid w:val="00FB243C"/>
    <w:rsid w:val="00FB2CDE"/>
    <w:rsid w:val="00FB46DE"/>
    <w:rsid w:val="00FB6E05"/>
    <w:rsid w:val="00FC3568"/>
    <w:rsid w:val="00FC7BE5"/>
    <w:rsid w:val="00FD1331"/>
    <w:rsid w:val="00FD3A3F"/>
    <w:rsid w:val="00FD5C20"/>
    <w:rsid w:val="00FD62F0"/>
    <w:rsid w:val="00FE33AC"/>
    <w:rsid w:val="00FE6443"/>
    <w:rsid w:val="00FF15A8"/>
    <w:rsid w:val="00FF30B1"/>
    <w:rsid w:val="00FF44A5"/>
    <w:rsid w:val="01675739"/>
    <w:rsid w:val="019B288B"/>
    <w:rsid w:val="01F91E6C"/>
    <w:rsid w:val="01FB3C51"/>
    <w:rsid w:val="02C96BAA"/>
    <w:rsid w:val="02E5191F"/>
    <w:rsid w:val="03030C9F"/>
    <w:rsid w:val="03604B36"/>
    <w:rsid w:val="036145D7"/>
    <w:rsid w:val="03E272F9"/>
    <w:rsid w:val="041E22FB"/>
    <w:rsid w:val="042F34AC"/>
    <w:rsid w:val="043D6F28"/>
    <w:rsid w:val="048A1D34"/>
    <w:rsid w:val="04EA5606"/>
    <w:rsid w:val="05120E5B"/>
    <w:rsid w:val="05393890"/>
    <w:rsid w:val="05946D18"/>
    <w:rsid w:val="063068A4"/>
    <w:rsid w:val="06485A7E"/>
    <w:rsid w:val="06F15AA5"/>
    <w:rsid w:val="071503DA"/>
    <w:rsid w:val="07FD04AD"/>
    <w:rsid w:val="084B77E9"/>
    <w:rsid w:val="08681098"/>
    <w:rsid w:val="087A1BF2"/>
    <w:rsid w:val="08AC6127"/>
    <w:rsid w:val="091A1B9B"/>
    <w:rsid w:val="0A2B7ACD"/>
    <w:rsid w:val="0A426D43"/>
    <w:rsid w:val="0A456833"/>
    <w:rsid w:val="0AEC744D"/>
    <w:rsid w:val="0BAF41D4"/>
    <w:rsid w:val="0C404D5F"/>
    <w:rsid w:val="0CEF0CD8"/>
    <w:rsid w:val="0D31309F"/>
    <w:rsid w:val="0DCE1F90"/>
    <w:rsid w:val="0DCF4D92"/>
    <w:rsid w:val="0E146C48"/>
    <w:rsid w:val="0E2A1FC8"/>
    <w:rsid w:val="0E6F20D1"/>
    <w:rsid w:val="0F5B4403"/>
    <w:rsid w:val="0FF56606"/>
    <w:rsid w:val="100A1780"/>
    <w:rsid w:val="100B5E29"/>
    <w:rsid w:val="11BE2DE2"/>
    <w:rsid w:val="12371157"/>
    <w:rsid w:val="126832CB"/>
    <w:rsid w:val="12695089"/>
    <w:rsid w:val="127777A6"/>
    <w:rsid w:val="127B54E8"/>
    <w:rsid w:val="13113756"/>
    <w:rsid w:val="13316631"/>
    <w:rsid w:val="13392CAD"/>
    <w:rsid w:val="136079C1"/>
    <w:rsid w:val="13A75E69"/>
    <w:rsid w:val="143D057B"/>
    <w:rsid w:val="150B219E"/>
    <w:rsid w:val="15AB385D"/>
    <w:rsid w:val="15FD4528"/>
    <w:rsid w:val="1606156C"/>
    <w:rsid w:val="1662251B"/>
    <w:rsid w:val="16AD7060"/>
    <w:rsid w:val="16E52446"/>
    <w:rsid w:val="16EF3DAF"/>
    <w:rsid w:val="17614581"/>
    <w:rsid w:val="17920BDE"/>
    <w:rsid w:val="19406B43"/>
    <w:rsid w:val="19856C4C"/>
    <w:rsid w:val="198F7E10"/>
    <w:rsid w:val="19FF2B6C"/>
    <w:rsid w:val="1A0728E2"/>
    <w:rsid w:val="1A3F329F"/>
    <w:rsid w:val="1A934532"/>
    <w:rsid w:val="1B5C578B"/>
    <w:rsid w:val="1BB90E2F"/>
    <w:rsid w:val="1BBC26CD"/>
    <w:rsid w:val="1C2779BA"/>
    <w:rsid w:val="1D5F1562"/>
    <w:rsid w:val="1D743260"/>
    <w:rsid w:val="1D8E1162"/>
    <w:rsid w:val="1DAB13EE"/>
    <w:rsid w:val="1E224E2D"/>
    <w:rsid w:val="1E2C58E8"/>
    <w:rsid w:val="1E5E7A6C"/>
    <w:rsid w:val="1EF6594F"/>
    <w:rsid w:val="1F3E1D77"/>
    <w:rsid w:val="1FD60202"/>
    <w:rsid w:val="20230F6D"/>
    <w:rsid w:val="20650389"/>
    <w:rsid w:val="207E43F5"/>
    <w:rsid w:val="20880DD0"/>
    <w:rsid w:val="20E12A62"/>
    <w:rsid w:val="20EC75B1"/>
    <w:rsid w:val="213A298B"/>
    <w:rsid w:val="216D255C"/>
    <w:rsid w:val="21CB71C6"/>
    <w:rsid w:val="23264FFC"/>
    <w:rsid w:val="23384D2F"/>
    <w:rsid w:val="238572E4"/>
    <w:rsid w:val="23904029"/>
    <w:rsid w:val="2392443F"/>
    <w:rsid w:val="23AE0B4E"/>
    <w:rsid w:val="23E25C87"/>
    <w:rsid w:val="240B4DF4"/>
    <w:rsid w:val="246E45E2"/>
    <w:rsid w:val="251E1460"/>
    <w:rsid w:val="25227A45"/>
    <w:rsid w:val="25292FF8"/>
    <w:rsid w:val="25407ECB"/>
    <w:rsid w:val="25545725"/>
    <w:rsid w:val="256930E6"/>
    <w:rsid w:val="25853C66"/>
    <w:rsid w:val="266100F9"/>
    <w:rsid w:val="266B541C"/>
    <w:rsid w:val="26722306"/>
    <w:rsid w:val="26735BBC"/>
    <w:rsid w:val="26C00BB3"/>
    <w:rsid w:val="26E4757F"/>
    <w:rsid w:val="27070CA1"/>
    <w:rsid w:val="271A6481"/>
    <w:rsid w:val="2729330D"/>
    <w:rsid w:val="2765768E"/>
    <w:rsid w:val="277248FA"/>
    <w:rsid w:val="27750300"/>
    <w:rsid w:val="27912C60"/>
    <w:rsid w:val="28CD6383"/>
    <w:rsid w:val="290C07F0"/>
    <w:rsid w:val="294206B6"/>
    <w:rsid w:val="29996B56"/>
    <w:rsid w:val="29BA042C"/>
    <w:rsid w:val="29CA4207"/>
    <w:rsid w:val="29FC6AB7"/>
    <w:rsid w:val="2B397896"/>
    <w:rsid w:val="2B3E3B99"/>
    <w:rsid w:val="2C3F2C8B"/>
    <w:rsid w:val="2C9F7BCD"/>
    <w:rsid w:val="2CA62160"/>
    <w:rsid w:val="2CF05E93"/>
    <w:rsid w:val="2D5D6ED2"/>
    <w:rsid w:val="2D67693D"/>
    <w:rsid w:val="2D70181A"/>
    <w:rsid w:val="2D9B1C9C"/>
    <w:rsid w:val="2D9B2143"/>
    <w:rsid w:val="2DD6761F"/>
    <w:rsid w:val="2DDB69E3"/>
    <w:rsid w:val="2E772BB0"/>
    <w:rsid w:val="2EAD4823"/>
    <w:rsid w:val="2ED578D6"/>
    <w:rsid w:val="2F3D7B25"/>
    <w:rsid w:val="2FCD67FF"/>
    <w:rsid w:val="30212E1D"/>
    <w:rsid w:val="30AE03DF"/>
    <w:rsid w:val="30F06C49"/>
    <w:rsid w:val="314E571E"/>
    <w:rsid w:val="31AA79F3"/>
    <w:rsid w:val="31C7264A"/>
    <w:rsid w:val="32222E32"/>
    <w:rsid w:val="32981347"/>
    <w:rsid w:val="32E634CE"/>
    <w:rsid w:val="32FD11AA"/>
    <w:rsid w:val="331D35FA"/>
    <w:rsid w:val="331F55C4"/>
    <w:rsid w:val="33EC6366"/>
    <w:rsid w:val="34180991"/>
    <w:rsid w:val="34833930"/>
    <w:rsid w:val="34CC52D7"/>
    <w:rsid w:val="34D0301A"/>
    <w:rsid w:val="353F5AA9"/>
    <w:rsid w:val="35507CB7"/>
    <w:rsid w:val="35523A2F"/>
    <w:rsid w:val="35814314"/>
    <w:rsid w:val="36932551"/>
    <w:rsid w:val="36E62C0E"/>
    <w:rsid w:val="37512750"/>
    <w:rsid w:val="376161AB"/>
    <w:rsid w:val="376D112C"/>
    <w:rsid w:val="3942200C"/>
    <w:rsid w:val="39B42EA8"/>
    <w:rsid w:val="3A6E71E0"/>
    <w:rsid w:val="3ACC4C05"/>
    <w:rsid w:val="3AD04447"/>
    <w:rsid w:val="3AF9494C"/>
    <w:rsid w:val="3B183024"/>
    <w:rsid w:val="3BA96372"/>
    <w:rsid w:val="3BAA5C47"/>
    <w:rsid w:val="3BC9431F"/>
    <w:rsid w:val="3BE52761"/>
    <w:rsid w:val="3BE86E9B"/>
    <w:rsid w:val="3C1668E7"/>
    <w:rsid w:val="3CC52D38"/>
    <w:rsid w:val="3D3C364A"/>
    <w:rsid w:val="3D5B32AB"/>
    <w:rsid w:val="3D9A41C5"/>
    <w:rsid w:val="3E2E0DB1"/>
    <w:rsid w:val="3E704F26"/>
    <w:rsid w:val="3ED74FA5"/>
    <w:rsid w:val="3F080E5D"/>
    <w:rsid w:val="3F93711E"/>
    <w:rsid w:val="3F9904AC"/>
    <w:rsid w:val="401144E6"/>
    <w:rsid w:val="40B557B9"/>
    <w:rsid w:val="41A5138A"/>
    <w:rsid w:val="425A03C6"/>
    <w:rsid w:val="425F45A6"/>
    <w:rsid w:val="42644DA1"/>
    <w:rsid w:val="42AC04F6"/>
    <w:rsid w:val="42DF08CC"/>
    <w:rsid w:val="42E15E1F"/>
    <w:rsid w:val="43F81C45"/>
    <w:rsid w:val="43FF6D59"/>
    <w:rsid w:val="444E3F5B"/>
    <w:rsid w:val="44A35E0A"/>
    <w:rsid w:val="44C85ABB"/>
    <w:rsid w:val="44E346A3"/>
    <w:rsid w:val="45336CAD"/>
    <w:rsid w:val="456B4699"/>
    <w:rsid w:val="456D674C"/>
    <w:rsid w:val="45A8769B"/>
    <w:rsid w:val="46236D21"/>
    <w:rsid w:val="4646138E"/>
    <w:rsid w:val="464949DA"/>
    <w:rsid w:val="46D36999"/>
    <w:rsid w:val="47217705"/>
    <w:rsid w:val="48272CCA"/>
    <w:rsid w:val="484418FD"/>
    <w:rsid w:val="484D0086"/>
    <w:rsid w:val="48BF5427"/>
    <w:rsid w:val="48FF75D2"/>
    <w:rsid w:val="49351245"/>
    <w:rsid w:val="497E2BEC"/>
    <w:rsid w:val="49996927"/>
    <w:rsid w:val="49F05015"/>
    <w:rsid w:val="4A0A4480"/>
    <w:rsid w:val="4A1B668D"/>
    <w:rsid w:val="4A8A55C1"/>
    <w:rsid w:val="4AAF6DD6"/>
    <w:rsid w:val="4AF173EE"/>
    <w:rsid w:val="4B166E55"/>
    <w:rsid w:val="4BDA4326"/>
    <w:rsid w:val="4BE34F89"/>
    <w:rsid w:val="4BFC604B"/>
    <w:rsid w:val="4C2C4B82"/>
    <w:rsid w:val="4C5365B2"/>
    <w:rsid w:val="4CF907DC"/>
    <w:rsid w:val="4D225F85"/>
    <w:rsid w:val="4D9C7AE5"/>
    <w:rsid w:val="4DA62712"/>
    <w:rsid w:val="4DB52955"/>
    <w:rsid w:val="4DF72F6D"/>
    <w:rsid w:val="4EC5306C"/>
    <w:rsid w:val="4ECF5C98"/>
    <w:rsid w:val="4EDE5EDB"/>
    <w:rsid w:val="4EE03B12"/>
    <w:rsid w:val="4FA7688B"/>
    <w:rsid w:val="4FB07878"/>
    <w:rsid w:val="507763F8"/>
    <w:rsid w:val="51363DAD"/>
    <w:rsid w:val="51E952C3"/>
    <w:rsid w:val="51EB2DE9"/>
    <w:rsid w:val="525E7A5F"/>
    <w:rsid w:val="52AB60F5"/>
    <w:rsid w:val="52B551A5"/>
    <w:rsid w:val="52C5363A"/>
    <w:rsid w:val="52CB6777"/>
    <w:rsid w:val="5373753A"/>
    <w:rsid w:val="538C126F"/>
    <w:rsid w:val="54040192"/>
    <w:rsid w:val="548337AD"/>
    <w:rsid w:val="55256612"/>
    <w:rsid w:val="55264138"/>
    <w:rsid w:val="55BE25C3"/>
    <w:rsid w:val="55DD6EED"/>
    <w:rsid w:val="55F22608"/>
    <w:rsid w:val="56066D9E"/>
    <w:rsid w:val="563F3703"/>
    <w:rsid w:val="56957914"/>
    <w:rsid w:val="56C360E3"/>
    <w:rsid w:val="56EB388B"/>
    <w:rsid w:val="5737673D"/>
    <w:rsid w:val="5788782C"/>
    <w:rsid w:val="57C06AC6"/>
    <w:rsid w:val="57F10A2D"/>
    <w:rsid w:val="582C7CB7"/>
    <w:rsid w:val="58450D79"/>
    <w:rsid w:val="58791ADE"/>
    <w:rsid w:val="587F6039"/>
    <w:rsid w:val="58D455A4"/>
    <w:rsid w:val="592B4413"/>
    <w:rsid w:val="5937711B"/>
    <w:rsid w:val="596A0A97"/>
    <w:rsid w:val="59730B65"/>
    <w:rsid w:val="597F3041"/>
    <w:rsid w:val="59EF3692"/>
    <w:rsid w:val="5A517EA9"/>
    <w:rsid w:val="5A8B5169"/>
    <w:rsid w:val="5A957D96"/>
    <w:rsid w:val="5B615ECA"/>
    <w:rsid w:val="5B6B4F9B"/>
    <w:rsid w:val="5C0056E3"/>
    <w:rsid w:val="5C1318BA"/>
    <w:rsid w:val="5C14118E"/>
    <w:rsid w:val="5C7E46C9"/>
    <w:rsid w:val="5C855BE8"/>
    <w:rsid w:val="5D5A7075"/>
    <w:rsid w:val="5D79574D"/>
    <w:rsid w:val="5D8B5480"/>
    <w:rsid w:val="5DDB6069"/>
    <w:rsid w:val="5E8D2408"/>
    <w:rsid w:val="5F622211"/>
    <w:rsid w:val="5FAD7930"/>
    <w:rsid w:val="5FC15189"/>
    <w:rsid w:val="5FCE4B9E"/>
    <w:rsid w:val="5FF437B1"/>
    <w:rsid w:val="60732927"/>
    <w:rsid w:val="60DA763D"/>
    <w:rsid w:val="612A5370"/>
    <w:rsid w:val="61842912"/>
    <w:rsid w:val="61F335F4"/>
    <w:rsid w:val="62AC5F15"/>
    <w:rsid w:val="62D6719E"/>
    <w:rsid w:val="62DE42A4"/>
    <w:rsid w:val="637D586B"/>
    <w:rsid w:val="64004A3A"/>
    <w:rsid w:val="643F0D73"/>
    <w:rsid w:val="64516EA9"/>
    <w:rsid w:val="65B35144"/>
    <w:rsid w:val="66D24120"/>
    <w:rsid w:val="67924C7A"/>
    <w:rsid w:val="681A7B2C"/>
    <w:rsid w:val="685A7522"/>
    <w:rsid w:val="68AB1364"/>
    <w:rsid w:val="693B5FAC"/>
    <w:rsid w:val="693E784B"/>
    <w:rsid w:val="69B3727C"/>
    <w:rsid w:val="69FE02E4"/>
    <w:rsid w:val="6A89054F"/>
    <w:rsid w:val="6B2111D2"/>
    <w:rsid w:val="6B2A7B3B"/>
    <w:rsid w:val="6B2B3DFF"/>
    <w:rsid w:val="6B3F393F"/>
    <w:rsid w:val="6B721A2E"/>
    <w:rsid w:val="6BE17BF8"/>
    <w:rsid w:val="6C3F5DB4"/>
    <w:rsid w:val="6C643A6C"/>
    <w:rsid w:val="6CF05300"/>
    <w:rsid w:val="6DB85E1E"/>
    <w:rsid w:val="6DD15131"/>
    <w:rsid w:val="709E7E23"/>
    <w:rsid w:val="70B2124A"/>
    <w:rsid w:val="70B83290"/>
    <w:rsid w:val="70D016D0"/>
    <w:rsid w:val="70D171F6"/>
    <w:rsid w:val="70DE510F"/>
    <w:rsid w:val="715136DC"/>
    <w:rsid w:val="717C0814"/>
    <w:rsid w:val="71F118FE"/>
    <w:rsid w:val="72712A3F"/>
    <w:rsid w:val="72D43319"/>
    <w:rsid w:val="72F571CC"/>
    <w:rsid w:val="733D04DD"/>
    <w:rsid w:val="748F64CE"/>
    <w:rsid w:val="7569048E"/>
    <w:rsid w:val="75BF1D13"/>
    <w:rsid w:val="75C75406"/>
    <w:rsid w:val="75E2351B"/>
    <w:rsid w:val="762F0C47"/>
    <w:rsid w:val="769D2054"/>
    <w:rsid w:val="76C515AB"/>
    <w:rsid w:val="77DE514C"/>
    <w:rsid w:val="77EE068E"/>
    <w:rsid w:val="77F13E57"/>
    <w:rsid w:val="77F26B45"/>
    <w:rsid w:val="78550327"/>
    <w:rsid w:val="785901FD"/>
    <w:rsid w:val="78CE2508"/>
    <w:rsid w:val="78DF1D46"/>
    <w:rsid w:val="796B6F1B"/>
    <w:rsid w:val="797E23E2"/>
    <w:rsid w:val="79905B80"/>
    <w:rsid w:val="7A54209D"/>
    <w:rsid w:val="7AA94B76"/>
    <w:rsid w:val="7AC35E02"/>
    <w:rsid w:val="7B170752"/>
    <w:rsid w:val="7B2B6969"/>
    <w:rsid w:val="7B8B7E65"/>
    <w:rsid w:val="7C296138"/>
    <w:rsid w:val="7C375832"/>
    <w:rsid w:val="7C431E39"/>
    <w:rsid w:val="7C873550"/>
    <w:rsid w:val="7CCF4F32"/>
    <w:rsid w:val="7CE54755"/>
    <w:rsid w:val="7CE92D91"/>
    <w:rsid w:val="7D986C1A"/>
    <w:rsid w:val="7E0F5CFA"/>
    <w:rsid w:val="7E2B6198"/>
    <w:rsid w:val="7E407055"/>
    <w:rsid w:val="7E946FE7"/>
    <w:rsid w:val="7E9F4A86"/>
    <w:rsid w:val="7EAF790E"/>
    <w:rsid w:val="7EE157F9"/>
    <w:rsid w:val="7F1B2E96"/>
    <w:rsid w:val="7F7818B1"/>
    <w:rsid w:val="7F826D5C"/>
    <w:rsid w:val="7FD603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nhideWhenUsed="0" w:uiPriority="0"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qFormat="1" w:unhideWhenUsed="0" w:uiPriority="0" w:semiHidden="0" w:name="index 1"/>
    <w:lsdException w:uiPriority="99" w:name="index 2"/>
    <w:lsdException w:uiPriority="99" w:name="index 3"/>
    <w:lsdException w:qFormat="1" w:unhideWhenUsed="0" w:uiPriority="0" w:semiHidden="0"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iPriority="99" w:semiHidden="0" w:name="header"/>
    <w:lsdException w:qFormat="1" w:uiPriority="99" w:semiHidden="0" w:name="footer"/>
    <w:lsdException w:uiPriority="99" w:name="index heading"/>
    <w:lsdException w:qFormat="1" w:unhideWhenUsed="0" w:uiPriority="0" w:semiHidden="0" w:name="caption"/>
    <w:lsdException w:qFormat="1" w:unhideWhenUsed="0" w:uiPriority="0" w:semiHidden="0" w:name="table of figures"/>
    <w:lsdException w:uiPriority="99" w:name="envelope address"/>
    <w:lsdException w:uiPriority="99" w:name="envelope return"/>
    <w:lsdException w:qFormat="1" w:uiPriority="0" w:semiHidden="0" w:name="footnote reference"/>
    <w:lsdException w:qFormat="1" w:unhideWhenUsed="0" w:uiPriority="99" w:semiHidden="0" w:name="annotation reference"/>
    <w:lsdException w:uiPriority="99" w:name="line number"/>
    <w:lsdException w:qFormat="1" w:unhideWhenUsed="0" w:uiPriority="0" w:semiHidden="0" w:name="page number"/>
    <w:lsdException w:qFormat="1" w:uiPriority="0" w:semiHidden="0" w:name="endnote reference"/>
    <w:lsdException w:qFormat="1" w:uiPriority="0" w:semiHidden="0" w:name="endnote text"/>
    <w:lsdException w:uiPriority="99" w:name="table of authorities"/>
    <w:lsdException w:uiPriority="99"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qFormat="1" w:unhideWhenUsed="0" w:uiPriority="0" w:semiHidden="0" w:name="List Number 4"/>
    <w:lsdException w:uiPriority="99" w:name="List Number 5"/>
    <w:lsdException w:qFormat="1" w:unhideWhenUsed="0" w:uiPriority="10" w:semiHidden="0" w:name="Title"/>
    <w:lsdException w:qFormat="1" w:unhideWhenUsed="0" w:uiPriority="0" w:semiHidden="0"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semiHidden="0" w:name="Date"/>
    <w:lsdException w:qFormat="1" w:unhideWhenUsed="0" w:uiPriority="0" w:semiHidden="0" w:name="Body Text First Indent"/>
    <w:lsdException w:uiPriority="99" w:name="Body Text First Indent 2"/>
    <w:lsdException w:uiPriority="99"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iPriority="99" w:name="Block Text"/>
    <w:lsdException w:qFormat="1" w:unhideWhenUsed="0" w:uiPriority="99" w:semiHidden="0" w:name="Hyperlink"/>
    <w:lsdException w:qFormat="1" w:uiPriority="0" w:semiHidden="0" w:name="FollowedHyperlink"/>
    <w:lsdException w:qFormat="1" w:unhideWhenUsed="0" w:uiPriority="22" w:semiHidden="0" w:name="Strong"/>
    <w:lsdException w:qFormat="1" w:unhideWhenUsed="0" w:uiPriority="20" w:semiHidden="0" w:name="Emphasis"/>
    <w:lsdException w:qFormat="1" w:unhideWhenUsed="0" w:uiPriority="99" w:semiHidden="0" w:name="Document Map"/>
    <w:lsdException w:qFormat="1" w:unhideWhenUsed="0" w:uiPriority="0" w:semiHidden="0" w:name="Plain Text"/>
    <w:lsdException w:qFormat="1" w:unhideWhenUsed="0" w:uiPriority="0" w:semiHidden="0" w:name="E-mail Signature"/>
    <w:lsdException w:qFormat="1" w:uiPriority="99"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iPriority="99" w:name="Normal Table"/>
    <w:lsdException w:qFormat="1" w:unhideWhenUsed="0"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qFormat="1" w:unhideWhenUsed="0" w:uiPriority="0" w:semiHidden="0"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ind w:firstLine="200" w:firstLineChars="200"/>
      <w:jc w:val="both"/>
    </w:pPr>
    <w:rPr>
      <w:rFonts w:ascii="Times New Roman" w:hAnsi="Times New Roman" w:eastAsia="宋体" w:cs="Times New Roman"/>
      <w:kern w:val="2"/>
      <w:sz w:val="21"/>
      <w:szCs w:val="22"/>
      <w:lang w:val="en-US" w:eastAsia="zh-CN" w:bidi="ar-SA"/>
    </w:rPr>
  </w:style>
  <w:style w:type="paragraph" w:styleId="4">
    <w:name w:val="heading 1"/>
    <w:basedOn w:val="1"/>
    <w:next w:val="1"/>
    <w:link w:val="182"/>
    <w:qFormat/>
    <w:uiPriority w:val="0"/>
    <w:pPr>
      <w:numPr>
        <w:ilvl w:val="0"/>
        <w:numId w:val="1"/>
      </w:numPr>
      <w:spacing w:before="120" w:after="120"/>
      <w:ind w:firstLine="0" w:firstLineChars="0"/>
      <w:jc w:val="left"/>
      <w:outlineLvl w:val="0"/>
    </w:pPr>
    <w:rPr>
      <w:rFonts w:ascii="黑体" w:hAnsi="黑体" w:eastAsia="黑体" w:cs="黑体"/>
      <w:szCs w:val="24"/>
    </w:rPr>
  </w:style>
  <w:style w:type="paragraph" w:styleId="5">
    <w:name w:val="heading 2"/>
    <w:basedOn w:val="1"/>
    <w:next w:val="1"/>
    <w:link w:val="131"/>
    <w:qFormat/>
    <w:uiPriority w:val="9"/>
    <w:pPr>
      <w:outlineLvl w:val="1"/>
    </w:pPr>
  </w:style>
  <w:style w:type="paragraph" w:styleId="6">
    <w:name w:val="heading 3"/>
    <w:basedOn w:val="1"/>
    <w:next w:val="1"/>
    <w:link w:val="130"/>
    <w:qFormat/>
    <w:uiPriority w:val="0"/>
    <w:pPr>
      <w:spacing w:before="0" w:after="0"/>
    </w:pPr>
  </w:style>
  <w:style w:type="paragraph" w:styleId="7">
    <w:name w:val="heading 4"/>
    <w:basedOn w:val="1"/>
    <w:next w:val="1"/>
    <w:link w:val="215"/>
    <w:qFormat/>
    <w:uiPriority w:val="9"/>
    <w:pPr>
      <w:keepNext/>
      <w:keepLines/>
      <w:tabs>
        <w:tab w:val="left" w:pos="420"/>
      </w:tabs>
      <w:ind w:left="864" w:hanging="864" w:firstLineChars="0"/>
      <w:outlineLvl w:val="3"/>
    </w:pPr>
    <w:rPr>
      <w:rFonts w:ascii="黑体" w:hAnsi="黑体" w:eastAsia="黑体"/>
      <w:szCs w:val="21"/>
    </w:rPr>
  </w:style>
  <w:style w:type="paragraph" w:styleId="8">
    <w:name w:val="heading 5"/>
    <w:basedOn w:val="1"/>
    <w:next w:val="1"/>
    <w:link w:val="198"/>
    <w:qFormat/>
    <w:uiPriority w:val="9"/>
    <w:pPr>
      <w:keepNext/>
      <w:keepLines/>
      <w:numPr>
        <w:ilvl w:val="4"/>
        <w:numId w:val="2"/>
      </w:numPr>
      <w:spacing w:before="280" w:after="290" w:line="376" w:lineRule="auto"/>
      <w:ind w:firstLine="0" w:firstLineChars="0"/>
      <w:outlineLvl w:val="4"/>
    </w:pPr>
    <w:rPr>
      <w:b/>
      <w:bCs/>
      <w:sz w:val="28"/>
      <w:szCs w:val="28"/>
    </w:rPr>
  </w:style>
  <w:style w:type="paragraph" w:styleId="9">
    <w:name w:val="heading 6"/>
    <w:basedOn w:val="1"/>
    <w:next w:val="1"/>
    <w:link w:val="118"/>
    <w:qFormat/>
    <w:uiPriority w:val="9"/>
    <w:pPr>
      <w:keepNext/>
      <w:keepLines/>
      <w:numPr>
        <w:ilvl w:val="5"/>
        <w:numId w:val="2"/>
      </w:numPr>
      <w:spacing w:before="240" w:after="64" w:line="320" w:lineRule="auto"/>
      <w:ind w:firstLine="0" w:firstLineChars="0"/>
      <w:outlineLvl w:val="5"/>
    </w:pPr>
    <w:rPr>
      <w:rFonts w:ascii="Arial" w:hAnsi="Arial" w:eastAsia="黑体"/>
      <w:b/>
      <w:bCs/>
      <w:sz w:val="24"/>
      <w:szCs w:val="24"/>
    </w:rPr>
  </w:style>
  <w:style w:type="paragraph" w:styleId="10">
    <w:name w:val="heading 7"/>
    <w:basedOn w:val="1"/>
    <w:next w:val="1"/>
    <w:link w:val="216"/>
    <w:qFormat/>
    <w:uiPriority w:val="9"/>
    <w:pPr>
      <w:keepNext/>
      <w:keepLines/>
      <w:numPr>
        <w:ilvl w:val="6"/>
        <w:numId w:val="2"/>
      </w:numPr>
      <w:spacing w:before="240" w:after="64" w:line="320" w:lineRule="auto"/>
      <w:ind w:firstLine="0" w:firstLineChars="0"/>
      <w:outlineLvl w:val="6"/>
    </w:pPr>
    <w:rPr>
      <w:b/>
      <w:bCs/>
      <w:sz w:val="24"/>
      <w:szCs w:val="24"/>
    </w:rPr>
  </w:style>
  <w:style w:type="paragraph" w:styleId="11">
    <w:name w:val="heading 8"/>
    <w:basedOn w:val="1"/>
    <w:next w:val="1"/>
    <w:link w:val="141"/>
    <w:qFormat/>
    <w:uiPriority w:val="9"/>
    <w:pPr>
      <w:keepNext/>
      <w:keepLines/>
      <w:numPr>
        <w:ilvl w:val="7"/>
        <w:numId w:val="2"/>
      </w:numPr>
      <w:spacing w:before="240" w:after="64" w:line="320" w:lineRule="auto"/>
      <w:ind w:firstLine="0" w:firstLineChars="0"/>
      <w:outlineLvl w:val="7"/>
    </w:pPr>
    <w:rPr>
      <w:rFonts w:ascii="Arial" w:hAnsi="Arial" w:eastAsia="黑体"/>
      <w:sz w:val="24"/>
      <w:szCs w:val="24"/>
    </w:rPr>
  </w:style>
  <w:style w:type="paragraph" w:styleId="12">
    <w:name w:val="heading 9"/>
    <w:basedOn w:val="1"/>
    <w:next w:val="1"/>
    <w:link w:val="163"/>
    <w:qFormat/>
    <w:uiPriority w:val="9"/>
    <w:pPr>
      <w:keepNext/>
      <w:keepLines/>
      <w:numPr>
        <w:ilvl w:val="8"/>
        <w:numId w:val="2"/>
      </w:numPr>
      <w:spacing w:before="240" w:after="64" w:line="320" w:lineRule="auto"/>
      <w:ind w:firstLine="0" w:firstLineChars="0"/>
      <w:outlineLvl w:val="8"/>
    </w:pPr>
    <w:rPr>
      <w:rFonts w:ascii="Arial" w:hAnsi="Arial" w:eastAsia="黑体"/>
      <w:szCs w:val="21"/>
    </w:rPr>
  </w:style>
  <w:style w:type="character" w:default="1" w:styleId="60">
    <w:name w:val="Default Paragraph Font"/>
    <w:semiHidden/>
    <w:unhideWhenUsed/>
    <w:qFormat/>
    <w:uiPriority w:val="1"/>
  </w:style>
  <w:style w:type="table" w:default="1" w:styleId="55">
    <w:name w:val="Normal Table"/>
    <w:semiHidden/>
    <w:unhideWhenUsed/>
    <w:qFormat/>
    <w:uiPriority w:val="99"/>
    <w:tblPr>
      <w:tblCellMar>
        <w:top w:w="0" w:type="dxa"/>
        <w:left w:w="108" w:type="dxa"/>
        <w:bottom w:w="0" w:type="dxa"/>
        <w:right w:w="108" w:type="dxa"/>
      </w:tblCellMar>
    </w:tblPr>
  </w:style>
  <w:style w:type="paragraph" w:styleId="2">
    <w:name w:val="Body Text"/>
    <w:basedOn w:val="1"/>
    <w:next w:val="3"/>
    <w:link w:val="197"/>
    <w:qFormat/>
    <w:uiPriority w:val="0"/>
    <w:pPr>
      <w:jc w:val="center"/>
    </w:pPr>
    <w:rPr>
      <w:kern w:val="0"/>
      <w:sz w:val="44"/>
      <w:szCs w:val="24"/>
    </w:rPr>
  </w:style>
  <w:style w:type="paragraph" w:styleId="3">
    <w:name w:val="Title"/>
    <w:basedOn w:val="1"/>
    <w:next w:val="1"/>
    <w:link w:val="109"/>
    <w:qFormat/>
    <w:uiPriority w:val="10"/>
    <w:pPr>
      <w:spacing w:before="240" w:after="60"/>
      <w:jc w:val="center"/>
      <w:outlineLvl w:val="0"/>
    </w:pPr>
    <w:rPr>
      <w:rFonts w:ascii="Arial" w:hAnsi="Arial"/>
      <w:b/>
      <w:bCs/>
      <w:sz w:val="32"/>
      <w:szCs w:val="32"/>
    </w:rPr>
  </w:style>
  <w:style w:type="paragraph" w:styleId="13">
    <w:name w:val="toc 7"/>
    <w:basedOn w:val="1"/>
    <w:next w:val="1"/>
    <w:unhideWhenUsed/>
    <w:qFormat/>
    <w:uiPriority w:val="39"/>
    <w:pPr>
      <w:ind w:left="2520" w:leftChars="1200"/>
    </w:pPr>
  </w:style>
  <w:style w:type="paragraph" w:styleId="14">
    <w:name w:val="E-mail Signature"/>
    <w:basedOn w:val="1"/>
    <w:link w:val="117"/>
    <w:qFormat/>
    <w:uiPriority w:val="0"/>
    <w:rPr>
      <w:rFonts w:ascii="宋体"/>
      <w:szCs w:val="24"/>
    </w:rPr>
  </w:style>
  <w:style w:type="paragraph" w:styleId="15">
    <w:name w:val="List Number"/>
    <w:basedOn w:val="1"/>
    <w:qFormat/>
    <w:uiPriority w:val="0"/>
    <w:pPr>
      <w:tabs>
        <w:tab w:val="left" w:pos="820"/>
      </w:tabs>
      <w:ind w:left="820" w:hanging="420"/>
    </w:pPr>
    <w:rPr>
      <w:szCs w:val="24"/>
    </w:rPr>
  </w:style>
  <w:style w:type="paragraph" w:styleId="16">
    <w:name w:val="Normal Indent"/>
    <w:basedOn w:val="1"/>
    <w:link w:val="229"/>
    <w:qFormat/>
    <w:uiPriority w:val="0"/>
    <w:pPr>
      <w:ind w:firstLine="420"/>
    </w:pPr>
    <w:rPr>
      <w:kern w:val="0"/>
      <w:sz w:val="20"/>
      <w:szCs w:val="24"/>
    </w:rPr>
  </w:style>
  <w:style w:type="paragraph" w:styleId="17">
    <w:name w:val="caption"/>
    <w:basedOn w:val="1"/>
    <w:next w:val="1"/>
    <w:link w:val="499"/>
    <w:qFormat/>
    <w:uiPriority w:val="0"/>
    <w:pPr>
      <w:ind w:firstLine="0" w:firstLineChars="0"/>
      <w:jc w:val="center"/>
    </w:pPr>
    <w:rPr>
      <w:rFonts w:eastAsia="黑体" w:cs="Arial"/>
      <w:szCs w:val="20"/>
    </w:rPr>
  </w:style>
  <w:style w:type="paragraph" w:styleId="18">
    <w:name w:val="List Bullet"/>
    <w:basedOn w:val="1"/>
    <w:qFormat/>
    <w:uiPriority w:val="0"/>
    <w:pPr>
      <w:numPr>
        <w:ilvl w:val="0"/>
        <w:numId w:val="3"/>
      </w:numPr>
    </w:pPr>
  </w:style>
  <w:style w:type="paragraph" w:styleId="19">
    <w:name w:val="Document Map"/>
    <w:basedOn w:val="1"/>
    <w:link w:val="98"/>
    <w:qFormat/>
    <w:uiPriority w:val="99"/>
    <w:pPr>
      <w:shd w:val="clear" w:color="auto" w:fill="000080"/>
    </w:pPr>
    <w:rPr>
      <w:szCs w:val="24"/>
    </w:rPr>
  </w:style>
  <w:style w:type="paragraph" w:styleId="20">
    <w:name w:val="toa heading"/>
    <w:basedOn w:val="1"/>
    <w:next w:val="1"/>
    <w:qFormat/>
    <w:uiPriority w:val="0"/>
    <w:pPr>
      <w:spacing w:before="120" w:line="360" w:lineRule="auto"/>
    </w:pPr>
    <w:rPr>
      <w:rFonts w:ascii="Cambria" w:hAnsi="Cambria"/>
      <w:sz w:val="24"/>
      <w:szCs w:val="24"/>
    </w:rPr>
  </w:style>
  <w:style w:type="paragraph" w:styleId="21">
    <w:name w:val="annotation text"/>
    <w:basedOn w:val="1"/>
    <w:link w:val="97"/>
    <w:qFormat/>
    <w:uiPriority w:val="0"/>
    <w:pPr>
      <w:jc w:val="left"/>
    </w:pPr>
    <w:rPr>
      <w:szCs w:val="24"/>
    </w:rPr>
  </w:style>
  <w:style w:type="paragraph" w:styleId="22">
    <w:name w:val="Body Text 3"/>
    <w:basedOn w:val="1"/>
    <w:link w:val="150"/>
    <w:qFormat/>
    <w:uiPriority w:val="0"/>
    <w:rPr>
      <w:rFonts w:ascii="宋体"/>
      <w:sz w:val="24"/>
      <w:szCs w:val="20"/>
    </w:rPr>
  </w:style>
  <w:style w:type="paragraph" w:styleId="23">
    <w:name w:val="Closing"/>
    <w:basedOn w:val="1"/>
    <w:link w:val="209"/>
    <w:qFormat/>
    <w:uiPriority w:val="0"/>
    <w:pPr>
      <w:widowControl/>
      <w:ind w:left="4252"/>
    </w:pPr>
    <w:rPr>
      <w:rFonts w:ascii="Arial" w:hAnsi="Arial"/>
      <w:spacing w:val="8"/>
      <w:kern w:val="0"/>
      <w:sz w:val="20"/>
      <w:szCs w:val="20"/>
      <w:lang w:val="en-GB" w:eastAsia="en-US"/>
    </w:rPr>
  </w:style>
  <w:style w:type="paragraph" w:styleId="24">
    <w:name w:val="Body Text Indent"/>
    <w:basedOn w:val="1"/>
    <w:link w:val="239"/>
    <w:qFormat/>
    <w:uiPriority w:val="0"/>
    <w:pPr>
      <w:spacing w:after="120"/>
      <w:ind w:left="420" w:leftChars="200"/>
    </w:pPr>
    <w:rPr>
      <w:szCs w:val="24"/>
    </w:rPr>
  </w:style>
  <w:style w:type="paragraph" w:styleId="25">
    <w:name w:val="List 2"/>
    <w:basedOn w:val="1"/>
    <w:qFormat/>
    <w:uiPriority w:val="0"/>
    <w:pPr>
      <w:ind w:left="100" w:leftChars="200" w:hanging="200" w:hangingChars="200"/>
      <w:contextualSpacing/>
    </w:pPr>
  </w:style>
  <w:style w:type="paragraph" w:styleId="26">
    <w:name w:val="HTML Address"/>
    <w:basedOn w:val="1"/>
    <w:link w:val="157"/>
    <w:qFormat/>
    <w:uiPriority w:val="0"/>
    <w:rPr>
      <w:i/>
      <w:iCs/>
      <w:szCs w:val="24"/>
    </w:rPr>
  </w:style>
  <w:style w:type="paragraph" w:styleId="27">
    <w:name w:val="index 4"/>
    <w:basedOn w:val="1"/>
    <w:next w:val="1"/>
    <w:qFormat/>
    <w:uiPriority w:val="0"/>
    <w:pPr>
      <w:widowControl/>
      <w:overflowPunct w:val="0"/>
      <w:autoSpaceDE w:val="0"/>
      <w:autoSpaceDN w:val="0"/>
      <w:adjustRightInd w:val="0"/>
      <w:spacing w:before="240" w:line="300" w:lineRule="auto"/>
      <w:ind w:left="600" w:leftChars="600"/>
      <w:jc w:val="left"/>
      <w:textAlignment w:val="baseline"/>
    </w:pPr>
    <w:rPr>
      <w:rFonts w:eastAsia="华文细黑"/>
      <w:kern w:val="0"/>
      <w:szCs w:val="20"/>
    </w:rPr>
  </w:style>
  <w:style w:type="paragraph" w:styleId="28">
    <w:name w:val="toc 5"/>
    <w:basedOn w:val="1"/>
    <w:next w:val="1"/>
    <w:unhideWhenUsed/>
    <w:qFormat/>
    <w:uiPriority w:val="39"/>
    <w:pPr>
      <w:ind w:left="1680" w:leftChars="800"/>
    </w:pPr>
  </w:style>
  <w:style w:type="paragraph" w:styleId="29">
    <w:name w:val="toc 3"/>
    <w:basedOn w:val="1"/>
    <w:next w:val="1"/>
    <w:unhideWhenUsed/>
    <w:qFormat/>
    <w:uiPriority w:val="39"/>
    <w:pPr>
      <w:ind w:left="840" w:leftChars="400"/>
    </w:pPr>
  </w:style>
  <w:style w:type="paragraph" w:styleId="30">
    <w:name w:val="Plain Text"/>
    <w:basedOn w:val="1"/>
    <w:link w:val="154"/>
    <w:qFormat/>
    <w:uiPriority w:val="0"/>
    <w:rPr>
      <w:rFonts w:ascii="宋体" w:hAnsi="Courier New"/>
      <w:szCs w:val="20"/>
    </w:rPr>
  </w:style>
  <w:style w:type="paragraph" w:styleId="31">
    <w:name w:val="List Number 4"/>
    <w:basedOn w:val="15"/>
    <w:qFormat/>
    <w:uiPriority w:val="0"/>
    <w:pPr>
      <w:widowControl/>
      <w:tabs>
        <w:tab w:val="clear" w:pos="820"/>
      </w:tabs>
      <w:spacing w:after="240" w:line="240" w:lineRule="atLeast"/>
      <w:ind w:left="720" w:right="720" w:hanging="360"/>
    </w:pPr>
    <w:rPr>
      <w:rFonts w:ascii="Garamond" w:hAnsi="Garamond"/>
      <w:kern w:val="0"/>
      <w:szCs w:val="20"/>
    </w:rPr>
  </w:style>
  <w:style w:type="paragraph" w:styleId="32">
    <w:name w:val="toc 8"/>
    <w:basedOn w:val="1"/>
    <w:next w:val="1"/>
    <w:unhideWhenUsed/>
    <w:qFormat/>
    <w:uiPriority w:val="39"/>
    <w:pPr>
      <w:ind w:left="2940" w:leftChars="1400"/>
    </w:pPr>
  </w:style>
  <w:style w:type="paragraph" w:styleId="33">
    <w:name w:val="Date"/>
    <w:basedOn w:val="1"/>
    <w:next w:val="1"/>
    <w:link w:val="158"/>
    <w:unhideWhenUsed/>
    <w:qFormat/>
    <w:uiPriority w:val="99"/>
    <w:pPr>
      <w:ind w:left="100" w:leftChars="2500"/>
    </w:pPr>
  </w:style>
  <w:style w:type="paragraph" w:styleId="34">
    <w:name w:val="Body Text Indent 2"/>
    <w:basedOn w:val="1"/>
    <w:link w:val="81"/>
    <w:qFormat/>
    <w:uiPriority w:val="0"/>
    <w:pPr>
      <w:ind w:firstLine="420"/>
      <w:outlineLvl w:val="0"/>
    </w:pPr>
    <w:rPr>
      <w:szCs w:val="24"/>
    </w:rPr>
  </w:style>
  <w:style w:type="paragraph" w:styleId="35">
    <w:name w:val="endnote text"/>
    <w:basedOn w:val="1"/>
    <w:link w:val="168"/>
    <w:unhideWhenUsed/>
    <w:qFormat/>
    <w:uiPriority w:val="0"/>
    <w:pPr>
      <w:snapToGrid w:val="0"/>
      <w:jc w:val="left"/>
    </w:pPr>
  </w:style>
  <w:style w:type="paragraph" w:styleId="36">
    <w:name w:val="Balloon Text"/>
    <w:basedOn w:val="1"/>
    <w:link w:val="178"/>
    <w:unhideWhenUsed/>
    <w:qFormat/>
    <w:uiPriority w:val="99"/>
    <w:rPr>
      <w:kern w:val="0"/>
      <w:sz w:val="18"/>
      <w:szCs w:val="18"/>
    </w:rPr>
  </w:style>
  <w:style w:type="paragraph" w:styleId="37">
    <w:name w:val="footer"/>
    <w:basedOn w:val="1"/>
    <w:link w:val="212"/>
    <w:unhideWhenUsed/>
    <w:qFormat/>
    <w:uiPriority w:val="99"/>
    <w:pPr>
      <w:tabs>
        <w:tab w:val="center" w:pos="4153"/>
        <w:tab w:val="right" w:pos="8306"/>
      </w:tabs>
      <w:snapToGrid w:val="0"/>
      <w:jc w:val="left"/>
    </w:pPr>
    <w:rPr>
      <w:kern w:val="0"/>
      <w:sz w:val="18"/>
      <w:szCs w:val="18"/>
    </w:rPr>
  </w:style>
  <w:style w:type="paragraph" w:styleId="38">
    <w:name w:val="header"/>
    <w:basedOn w:val="1"/>
    <w:link w:val="228"/>
    <w:unhideWhenUsed/>
    <w:qFormat/>
    <w:uiPriority w:val="99"/>
    <w:pPr>
      <w:pBdr>
        <w:bottom w:val="single" w:color="auto" w:sz="6" w:space="1"/>
      </w:pBdr>
      <w:tabs>
        <w:tab w:val="center" w:pos="4153"/>
        <w:tab w:val="right" w:pos="8306"/>
      </w:tabs>
      <w:snapToGrid w:val="0"/>
      <w:jc w:val="center"/>
    </w:pPr>
    <w:rPr>
      <w:kern w:val="0"/>
      <w:sz w:val="18"/>
      <w:szCs w:val="18"/>
    </w:rPr>
  </w:style>
  <w:style w:type="paragraph" w:styleId="39">
    <w:name w:val="toc 1"/>
    <w:next w:val="1"/>
    <w:qFormat/>
    <w:uiPriority w:val="39"/>
    <w:pPr>
      <w:widowControl w:val="0"/>
      <w:spacing w:before="120" w:after="120"/>
    </w:pPr>
    <w:rPr>
      <w:rFonts w:ascii="Times New Roman" w:hAnsi="Times New Roman" w:eastAsia="宋体" w:cs="Times New Roman"/>
      <w:bCs/>
      <w:caps/>
      <w:kern w:val="2"/>
      <w:lang w:val="en-US" w:eastAsia="zh-CN" w:bidi="ar-SA"/>
    </w:rPr>
  </w:style>
  <w:style w:type="paragraph" w:styleId="40">
    <w:name w:val="toc 4"/>
    <w:basedOn w:val="1"/>
    <w:next w:val="1"/>
    <w:unhideWhenUsed/>
    <w:qFormat/>
    <w:uiPriority w:val="39"/>
    <w:pPr>
      <w:ind w:left="1260" w:leftChars="600"/>
    </w:pPr>
  </w:style>
  <w:style w:type="paragraph" w:styleId="41">
    <w:name w:val="Subtitle"/>
    <w:basedOn w:val="1"/>
    <w:next w:val="1"/>
    <w:link w:val="230"/>
    <w:qFormat/>
    <w:uiPriority w:val="11"/>
    <w:pPr>
      <w:spacing w:before="240" w:after="60" w:line="312" w:lineRule="auto"/>
      <w:jc w:val="center"/>
      <w:outlineLvl w:val="1"/>
    </w:pPr>
    <w:rPr>
      <w:rFonts w:ascii="Cambria" w:hAnsi="Cambria"/>
      <w:b/>
      <w:bCs/>
      <w:kern w:val="28"/>
      <w:sz w:val="32"/>
      <w:szCs w:val="32"/>
    </w:rPr>
  </w:style>
  <w:style w:type="paragraph" w:styleId="42">
    <w:name w:val="List"/>
    <w:basedOn w:val="2"/>
    <w:qFormat/>
    <w:uiPriority w:val="0"/>
    <w:pPr>
      <w:suppressAutoHyphens/>
      <w:spacing w:after="120"/>
      <w:jc w:val="both"/>
    </w:pPr>
    <w:rPr>
      <w:rFonts w:ascii="Calibri" w:hAnsi="Calibri" w:cs="Tahoma"/>
      <w:kern w:val="1"/>
      <w:sz w:val="21"/>
      <w:szCs w:val="22"/>
      <w:lang w:eastAsia="ar-SA"/>
    </w:rPr>
  </w:style>
  <w:style w:type="paragraph" w:styleId="43">
    <w:name w:val="footnote text"/>
    <w:basedOn w:val="1"/>
    <w:link w:val="161"/>
    <w:qFormat/>
    <w:uiPriority w:val="0"/>
    <w:pPr>
      <w:snapToGrid w:val="0"/>
      <w:ind w:left="400" w:leftChars="200" w:hanging="200" w:hangingChars="200"/>
      <w:jc w:val="left"/>
    </w:pPr>
    <w:rPr>
      <w:sz w:val="18"/>
      <w:szCs w:val="18"/>
    </w:rPr>
  </w:style>
  <w:style w:type="paragraph" w:styleId="44">
    <w:name w:val="toc 6"/>
    <w:basedOn w:val="1"/>
    <w:next w:val="1"/>
    <w:unhideWhenUsed/>
    <w:qFormat/>
    <w:uiPriority w:val="39"/>
    <w:pPr>
      <w:ind w:left="2100" w:leftChars="1000"/>
    </w:pPr>
  </w:style>
  <w:style w:type="paragraph" w:styleId="45">
    <w:name w:val="Body Text Indent 3"/>
    <w:basedOn w:val="1"/>
    <w:link w:val="240"/>
    <w:qFormat/>
    <w:uiPriority w:val="0"/>
    <w:pPr>
      <w:spacing w:after="120"/>
      <w:ind w:left="420" w:leftChars="200"/>
    </w:pPr>
    <w:rPr>
      <w:sz w:val="16"/>
      <w:szCs w:val="16"/>
    </w:rPr>
  </w:style>
  <w:style w:type="paragraph" w:styleId="46">
    <w:name w:val="table of figures"/>
    <w:basedOn w:val="1"/>
    <w:next w:val="1"/>
    <w:qFormat/>
    <w:uiPriority w:val="0"/>
    <w:rPr>
      <w:szCs w:val="24"/>
    </w:rPr>
  </w:style>
  <w:style w:type="paragraph" w:styleId="47">
    <w:name w:val="toc 2"/>
    <w:basedOn w:val="1"/>
    <w:next w:val="1"/>
    <w:unhideWhenUsed/>
    <w:qFormat/>
    <w:uiPriority w:val="39"/>
    <w:pPr>
      <w:ind w:left="420" w:leftChars="200"/>
    </w:pPr>
  </w:style>
  <w:style w:type="paragraph" w:styleId="48">
    <w:name w:val="toc 9"/>
    <w:basedOn w:val="1"/>
    <w:next w:val="1"/>
    <w:unhideWhenUsed/>
    <w:qFormat/>
    <w:uiPriority w:val="39"/>
    <w:pPr>
      <w:ind w:left="3360" w:leftChars="1600"/>
    </w:pPr>
  </w:style>
  <w:style w:type="paragraph" w:styleId="49">
    <w:name w:val="Body Text 2"/>
    <w:basedOn w:val="1"/>
    <w:link w:val="203"/>
    <w:qFormat/>
    <w:uiPriority w:val="0"/>
    <w:rPr>
      <w:b/>
      <w:szCs w:val="24"/>
    </w:rPr>
  </w:style>
  <w:style w:type="paragraph" w:styleId="50">
    <w:name w:val="HTML Preformatted"/>
    <w:basedOn w:val="1"/>
    <w:link w:val="225"/>
    <w:qFormat/>
    <w:uiPriority w:val="0"/>
    <w:rPr>
      <w:rFonts w:ascii="Courier New" w:hAnsi="Courier New"/>
      <w:sz w:val="20"/>
      <w:szCs w:val="20"/>
    </w:rPr>
  </w:style>
  <w:style w:type="paragraph" w:styleId="51">
    <w:name w:val="Normal (Web)"/>
    <w:basedOn w:val="1"/>
    <w:unhideWhenUsed/>
    <w:qFormat/>
    <w:uiPriority w:val="99"/>
    <w:pPr>
      <w:widowControl/>
      <w:spacing w:before="100" w:beforeAutospacing="1" w:after="100" w:afterAutospacing="1"/>
      <w:jc w:val="left"/>
    </w:pPr>
    <w:rPr>
      <w:rFonts w:ascii="宋体" w:hAnsi="宋体" w:cs="宋体"/>
      <w:kern w:val="0"/>
      <w:sz w:val="24"/>
      <w:szCs w:val="24"/>
    </w:rPr>
  </w:style>
  <w:style w:type="paragraph" w:styleId="52">
    <w:name w:val="index 1"/>
    <w:basedOn w:val="1"/>
    <w:next w:val="1"/>
    <w:link w:val="95"/>
    <w:qFormat/>
    <w:uiPriority w:val="0"/>
    <w:pPr>
      <w:widowControl/>
      <w:spacing w:line="360" w:lineRule="auto"/>
      <w:jc w:val="left"/>
    </w:pPr>
    <w:rPr>
      <w:rFonts w:ascii="Arial" w:hAnsi="Arial"/>
      <w:kern w:val="0"/>
      <w:szCs w:val="24"/>
    </w:rPr>
  </w:style>
  <w:style w:type="paragraph" w:styleId="53">
    <w:name w:val="annotation subject"/>
    <w:basedOn w:val="21"/>
    <w:next w:val="21"/>
    <w:link w:val="137"/>
    <w:qFormat/>
    <w:uiPriority w:val="99"/>
    <w:rPr>
      <w:b/>
      <w:bCs/>
    </w:rPr>
  </w:style>
  <w:style w:type="paragraph" w:styleId="54">
    <w:name w:val="Body Text First Indent"/>
    <w:basedOn w:val="2"/>
    <w:link w:val="245"/>
    <w:qFormat/>
    <w:uiPriority w:val="0"/>
    <w:pPr>
      <w:suppressAutoHyphens/>
      <w:spacing w:after="120"/>
      <w:ind w:firstLine="283"/>
      <w:jc w:val="both"/>
    </w:pPr>
    <w:rPr>
      <w:kern w:val="1"/>
      <w:sz w:val="21"/>
      <w:szCs w:val="22"/>
      <w:lang w:eastAsia="ar-SA"/>
    </w:rPr>
  </w:style>
  <w:style w:type="table" w:styleId="56">
    <w:name w:val="Table Grid"/>
    <w:basedOn w:val="55"/>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57">
    <w:name w:val="Table Grid 1"/>
    <w:basedOn w:val="55"/>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58">
    <w:name w:val="Light Grid Accent 2"/>
    <w:basedOn w:val="55"/>
    <w:qFormat/>
    <w:uiPriority w:val="62"/>
    <w:rPr>
      <w:sz w:val="22"/>
      <w:lang w:eastAsia="en-US" w:bidi="en-US"/>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eastAsia="System" w:cs="Times New Roman"/>
        <w:b/>
        <w:bCs/>
      </w:rPr>
      <w:tblPr/>
      <w:tcPr>
        <w:tcBorders>
          <w:top w:val="single" w:color="C0504D" w:sz="8" w:space="0"/>
          <w:left w:val="single" w:color="C0504D" w:sz="8" w:space="0"/>
          <w:bottom w:val="single" w:color="C0504D" w:sz="18" w:space="0"/>
          <w:right w:val="single" w:color="C0504D" w:sz="8" w:space="0"/>
          <w:insideH w:val="nil"/>
          <w:insideV w:val="single" w:sz="8" w:space="0"/>
          <w:tl2br w:val="nil"/>
          <w:tr2bl w:val="nil"/>
        </w:tcBorders>
      </w:tcPr>
    </w:tblStylePr>
    <w:tblStylePr w:type="lastRow">
      <w:pPr>
        <w:spacing w:before="0" w:after="0" w:line="240" w:lineRule="auto"/>
      </w:pPr>
      <w:rPr>
        <w:rFonts w:eastAsia="System"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l2br w:val="nil"/>
          <w:tr2bl w:val="nil"/>
        </w:tcBorders>
      </w:tcPr>
    </w:tblStylePr>
    <w:tblStylePr w:type="firstCol">
      <w:rPr>
        <w:rFonts w:eastAsia="System" w:cs="Times New Roman"/>
        <w:b/>
        <w:bCs/>
      </w:rPr>
    </w:tblStylePr>
    <w:tblStylePr w:type="lastCol">
      <w:rPr>
        <w:rFonts w:eastAsia="System" w:cs="Times New Roman"/>
        <w:b/>
        <w:bCs/>
      </w:rPr>
      <w:tblPr/>
      <w:tcPr>
        <w:tcBorders>
          <w:top w:val="single" w:color="C0504D" w:sz="8" w:space="0"/>
          <w:left w:val="single" w:color="C0504D" w:sz="8" w:space="0"/>
          <w:bottom w:val="single" w:color="C0504D" w:sz="8" w:space="0"/>
          <w:right w:val="single" w:color="C0504D" w:sz="8" w:space="0"/>
          <w:insideH w:val="nil"/>
          <w:insideV w:val="nil"/>
          <w:tl2br w:val="nil"/>
          <w:tr2bl w:val="nil"/>
        </w:tcBorders>
      </w:tcPr>
    </w:tblStylePr>
    <w:tblStylePr w:type="band1Vert">
      <w:tblPr/>
      <w:tcPr>
        <w:tcBorders>
          <w:top w:val="single" w:color="C0504D" w:sz="8" w:space="0"/>
          <w:left w:val="single" w:color="C0504D" w:sz="8" w:space="0"/>
          <w:bottom w:val="single" w:color="C0504D" w:sz="8" w:space="0"/>
          <w:right w:val="single" w:color="C0504D" w:sz="8" w:space="0"/>
          <w:insideH w:val="nil"/>
          <w:insideV w:val="nil"/>
          <w:tl2br w:val="nil"/>
          <w:tr2bl w:val="nil"/>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H w:val="nil"/>
          <w:insideV w:val="single" w:sz="8" w:space="0"/>
          <w:tl2br w:val="nil"/>
          <w:tr2bl w:val="nil"/>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H w:val="nil"/>
          <w:insideV w:val="single" w:sz="8" w:space="0"/>
          <w:tl2br w:val="nil"/>
          <w:tr2bl w:val="nil"/>
        </w:tcBorders>
      </w:tcPr>
    </w:tblStylePr>
  </w:style>
  <w:style w:type="table" w:styleId="59">
    <w:name w:val="Light Grid Accent 3"/>
    <w:basedOn w:val="55"/>
    <w:qFormat/>
    <w:uiPriority w:val="62"/>
    <w:rPr>
      <w:sz w:val="22"/>
      <w:lang w:eastAsia="en-US" w:bidi="en-US"/>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eastAsia="System" w:cs="Times New Roman"/>
        <w:b/>
        <w:bCs/>
      </w:rPr>
      <w:tblPr/>
      <w:tcPr>
        <w:tcBorders>
          <w:top w:val="single" w:color="9BBB59" w:sz="8" w:space="0"/>
          <w:left w:val="single" w:color="9BBB59" w:sz="8" w:space="0"/>
          <w:bottom w:val="single" w:color="9BBB59" w:sz="18" w:space="0"/>
          <w:right w:val="single" w:color="9BBB59" w:sz="8" w:space="0"/>
          <w:insideH w:val="nil"/>
          <w:insideV w:val="single" w:sz="8" w:space="0"/>
          <w:tl2br w:val="nil"/>
          <w:tr2bl w:val="nil"/>
        </w:tcBorders>
      </w:tcPr>
    </w:tblStylePr>
    <w:tblStylePr w:type="lastRow">
      <w:pPr>
        <w:spacing w:before="0" w:after="0" w:line="240" w:lineRule="auto"/>
      </w:pPr>
      <w:rPr>
        <w:rFonts w:eastAsia="System"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l2br w:val="nil"/>
          <w:tr2bl w:val="nil"/>
        </w:tcBorders>
      </w:tcPr>
    </w:tblStylePr>
    <w:tblStylePr w:type="firstCol">
      <w:rPr>
        <w:rFonts w:eastAsia="System" w:cs="Times New Roman"/>
        <w:b/>
        <w:bCs/>
      </w:rPr>
    </w:tblStylePr>
    <w:tblStylePr w:type="lastCol">
      <w:rPr>
        <w:rFonts w:eastAsia="System" w:cs="Times New Roman"/>
        <w:b/>
        <w:bCs/>
      </w:rPr>
      <w:tblPr/>
      <w:tcPr>
        <w:tcBorders>
          <w:top w:val="single" w:color="9BBB59" w:sz="8" w:space="0"/>
          <w:left w:val="single" w:color="9BBB59" w:sz="8" w:space="0"/>
          <w:bottom w:val="single" w:color="9BBB59" w:sz="8" w:space="0"/>
          <w:right w:val="single" w:color="9BBB59" w:sz="8" w:space="0"/>
          <w:insideH w:val="nil"/>
          <w:insideV w:val="nil"/>
          <w:tl2br w:val="nil"/>
          <w:tr2bl w:val="nil"/>
        </w:tcBorders>
      </w:tcPr>
    </w:tblStylePr>
    <w:tblStylePr w:type="band1Vert">
      <w:tblPr/>
      <w:tcPr>
        <w:tcBorders>
          <w:top w:val="single" w:color="9BBB59" w:sz="8" w:space="0"/>
          <w:left w:val="single" w:color="9BBB59" w:sz="8" w:space="0"/>
          <w:bottom w:val="single" w:color="9BBB59" w:sz="8" w:space="0"/>
          <w:right w:val="single" w:color="9BBB59" w:sz="8" w:space="0"/>
          <w:insideH w:val="nil"/>
          <w:insideV w:val="nil"/>
          <w:tl2br w:val="nil"/>
          <w:tr2bl w:val="nil"/>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H w:val="nil"/>
          <w:insideV w:val="single" w:sz="8" w:space="0"/>
          <w:tl2br w:val="nil"/>
          <w:tr2bl w:val="nil"/>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H w:val="nil"/>
          <w:insideV w:val="single" w:sz="8" w:space="0"/>
          <w:tl2br w:val="nil"/>
          <w:tr2bl w:val="nil"/>
        </w:tcBorders>
      </w:tcPr>
    </w:tblStylePr>
  </w:style>
  <w:style w:type="character" w:styleId="61">
    <w:name w:val="Strong"/>
    <w:qFormat/>
    <w:uiPriority w:val="22"/>
    <w:rPr>
      <w:b/>
      <w:bCs/>
    </w:rPr>
  </w:style>
  <w:style w:type="character" w:styleId="62">
    <w:name w:val="endnote reference"/>
    <w:unhideWhenUsed/>
    <w:qFormat/>
    <w:uiPriority w:val="0"/>
    <w:rPr>
      <w:vertAlign w:val="superscript"/>
    </w:rPr>
  </w:style>
  <w:style w:type="character" w:styleId="63">
    <w:name w:val="page number"/>
    <w:qFormat/>
    <w:uiPriority w:val="0"/>
    <w:rPr>
      <w:rFonts w:ascii="Times New Roman" w:hAnsi="Times New Roman" w:eastAsia="宋体"/>
      <w:sz w:val="18"/>
    </w:rPr>
  </w:style>
  <w:style w:type="character" w:styleId="64">
    <w:name w:val="FollowedHyperlink"/>
    <w:unhideWhenUsed/>
    <w:qFormat/>
    <w:uiPriority w:val="0"/>
    <w:rPr>
      <w:color w:val="800080"/>
      <w:u w:val="single"/>
    </w:rPr>
  </w:style>
  <w:style w:type="character" w:styleId="65">
    <w:name w:val="Emphasis"/>
    <w:qFormat/>
    <w:uiPriority w:val="20"/>
    <w:rPr>
      <w:rFonts w:ascii="Calibri" w:hAnsi="Calibri"/>
      <w:b/>
      <w:i/>
      <w:iCs/>
    </w:rPr>
  </w:style>
  <w:style w:type="character" w:styleId="66">
    <w:name w:val="HTML Definition"/>
    <w:qFormat/>
    <w:uiPriority w:val="0"/>
    <w:rPr>
      <w:i/>
      <w:iCs/>
    </w:rPr>
  </w:style>
  <w:style w:type="character" w:styleId="67">
    <w:name w:val="HTML Typewriter"/>
    <w:qFormat/>
    <w:uiPriority w:val="0"/>
    <w:rPr>
      <w:rFonts w:ascii="Courier New" w:hAnsi="Courier New"/>
      <w:sz w:val="20"/>
      <w:szCs w:val="20"/>
    </w:rPr>
  </w:style>
  <w:style w:type="character" w:styleId="68">
    <w:name w:val="HTML Acronym"/>
    <w:qFormat/>
    <w:uiPriority w:val="0"/>
  </w:style>
  <w:style w:type="character" w:styleId="69">
    <w:name w:val="HTML Variable"/>
    <w:qFormat/>
    <w:uiPriority w:val="0"/>
    <w:rPr>
      <w:i/>
      <w:iCs/>
    </w:rPr>
  </w:style>
  <w:style w:type="character" w:styleId="70">
    <w:name w:val="Hyperlink"/>
    <w:qFormat/>
    <w:uiPriority w:val="99"/>
    <w:rPr>
      <w:rFonts w:ascii="Times New Roman" w:hAnsi="Times New Roman" w:eastAsia="宋体"/>
      <w:color w:val="auto"/>
      <w:spacing w:val="0"/>
      <w:w w:val="100"/>
      <w:position w:val="0"/>
      <w:sz w:val="21"/>
      <w:u w:val="none"/>
      <w:vertAlign w:val="baseline"/>
    </w:rPr>
  </w:style>
  <w:style w:type="character" w:styleId="71">
    <w:name w:val="HTML Code"/>
    <w:qFormat/>
    <w:uiPriority w:val="0"/>
    <w:rPr>
      <w:rFonts w:ascii="Courier New" w:hAnsi="Courier New"/>
      <w:sz w:val="20"/>
      <w:szCs w:val="20"/>
    </w:rPr>
  </w:style>
  <w:style w:type="character" w:styleId="72">
    <w:name w:val="annotation reference"/>
    <w:qFormat/>
    <w:uiPriority w:val="99"/>
    <w:rPr>
      <w:sz w:val="21"/>
      <w:szCs w:val="21"/>
    </w:rPr>
  </w:style>
  <w:style w:type="character" w:styleId="73">
    <w:name w:val="HTML Cite"/>
    <w:qFormat/>
    <w:uiPriority w:val="0"/>
    <w:rPr>
      <w:i/>
      <w:iCs/>
    </w:rPr>
  </w:style>
  <w:style w:type="character" w:styleId="74">
    <w:name w:val="footnote reference"/>
    <w:unhideWhenUsed/>
    <w:qFormat/>
    <w:uiPriority w:val="0"/>
    <w:rPr>
      <w:vertAlign w:val="superscript"/>
    </w:rPr>
  </w:style>
  <w:style w:type="character" w:styleId="75">
    <w:name w:val="HTML Keyboard"/>
    <w:qFormat/>
    <w:uiPriority w:val="0"/>
    <w:rPr>
      <w:rFonts w:ascii="Courier New" w:hAnsi="Courier New"/>
      <w:sz w:val="20"/>
      <w:szCs w:val="20"/>
    </w:rPr>
  </w:style>
  <w:style w:type="character" w:styleId="76">
    <w:name w:val="HTML Sample"/>
    <w:qFormat/>
    <w:uiPriority w:val="0"/>
    <w:rPr>
      <w:rFonts w:ascii="Courier New" w:hAnsi="Courier New"/>
    </w:rPr>
  </w:style>
  <w:style w:type="paragraph" w:customStyle="1" w:styleId="77">
    <w:name w:val="yq标题3"/>
    <w:basedOn w:val="78"/>
    <w:link w:val="235"/>
    <w:qFormat/>
    <w:uiPriority w:val="0"/>
    <w:pPr>
      <w:numPr>
        <w:ilvl w:val="2"/>
      </w:numPr>
      <w:outlineLvl w:val="2"/>
    </w:pPr>
  </w:style>
  <w:style w:type="paragraph" w:customStyle="1" w:styleId="78">
    <w:name w:val="yq标题2"/>
    <w:basedOn w:val="79"/>
    <w:link w:val="105"/>
    <w:qFormat/>
    <w:uiPriority w:val="0"/>
    <w:pPr>
      <w:numPr>
        <w:ilvl w:val="1"/>
      </w:numPr>
      <w:outlineLvl w:val="1"/>
    </w:pPr>
  </w:style>
  <w:style w:type="paragraph" w:customStyle="1" w:styleId="79">
    <w:name w:val="yq标题1"/>
    <w:basedOn w:val="4"/>
    <w:link w:val="102"/>
    <w:qFormat/>
    <w:uiPriority w:val="0"/>
    <w:pPr>
      <w:ind w:left="0"/>
    </w:pPr>
  </w:style>
  <w:style w:type="character" w:customStyle="1" w:styleId="80">
    <w:name w:val="sc91"/>
    <w:qFormat/>
    <w:uiPriority w:val="0"/>
    <w:rPr>
      <w:rFonts w:hint="default" w:ascii="Courier New" w:hAnsi="Courier New" w:cs="Courier New"/>
      <w:color w:val="008000"/>
      <w:sz w:val="20"/>
      <w:szCs w:val="20"/>
    </w:rPr>
  </w:style>
  <w:style w:type="character" w:customStyle="1" w:styleId="81">
    <w:name w:val="正文文本缩进 2 Char"/>
    <w:link w:val="34"/>
    <w:qFormat/>
    <w:uiPriority w:val="0"/>
    <w:rPr>
      <w:kern w:val="2"/>
      <w:sz w:val="21"/>
      <w:szCs w:val="24"/>
    </w:rPr>
  </w:style>
  <w:style w:type="character" w:customStyle="1" w:styleId="82">
    <w:name w:val="附录标识 Char"/>
    <w:link w:val="83"/>
    <w:qFormat/>
    <w:uiPriority w:val="0"/>
    <w:rPr>
      <w:rFonts w:ascii="黑体" w:hAnsi="Times New Roman" w:eastAsia="黑体"/>
      <w:b/>
      <w:sz w:val="21"/>
      <w:shd w:val="clear" w:color="FFFFFF" w:fill="FFFFFF"/>
    </w:rPr>
  </w:style>
  <w:style w:type="paragraph" w:customStyle="1" w:styleId="83">
    <w:name w:val="附录标识"/>
    <w:basedOn w:val="84"/>
    <w:next w:val="85"/>
    <w:link w:val="82"/>
    <w:qFormat/>
    <w:uiPriority w:val="0"/>
    <w:pPr>
      <w:spacing w:before="240" w:after="200"/>
    </w:pPr>
    <w:rPr>
      <w:sz w:val="21"/>
    </w:rPr>
  </w:style>
  <w:style w:type="paragraph" w:customStyle="1" w:styleId="84">
    <w:name w:val="前言、引言标题"/>
    <w:next w:val="1"/>
    <w:link w:val="206"/>
    <w:qFormat/>
    <w:uiPriority w:val="0"/>
    <w:pPr>
      <w:shd w:val="clear" w:color="FFFFFF" w:fill="FFFFFF"/>
      <w:spacing w:before="640" w:after="560"/>
      <w:jc w:val="center"/>
      <w:outlineLvl w:val="0"/>
    </w:pPr>
    <w:rPr>
      <w:rFonts w:ascii="黑体" w:hAnsi="Times New Roman" w:eastAsia="黑体" w:cs="Times New Roman"/>
      <w:b/>
      <w:sz w:val="32"/>
      <w:lang w:val="en-US" w:eastAsia="zh-CN" w:bidi="ar-SA"/>
    </w:rPr>
  </w:style>
  <w:style w:type="paragraph" w:customStyle="1" w:styleId="85">
    <w:name w:val="段"/>
    <w:link w:val="243"/>
    <w:qFormat/>
    <w:uiPriority w:val="99"/>
    <w:pPr>
      <w:ind w:firstLine="200" w:firstLineChars="200"/>
      <w:jc w:val="both"/>
    </w:pPr>
    <w:rPr>
      <w:rFonts w:ascii="宋体" w:hAnsi="Times New Roman" w:eastAsia="宋体" w:cs="Times New Roman"/>
      <w:sz w:val="21"/>
      <w:lang w:val="en-US" w:eastAsia="zh-CN" w:bidi="ar-SA"/>
    </w:rPr>
  </w:style>
  <w:style w:type="character" w:customStyle="1" w:styleId="86">
    <w:name w:val="样式 样式 标题 1篇 + 行距: 多倍行距 1.2 字行 + 小三"/>
    <w:qFormat/>
    <w:uiPriority w:val="0"/>
    <w:rPr>
      <w:rFonts w:eastAsia="宋体"/>
      <w:b/>
      <w:kern w:val="0"/>
      <w:sz w:val="30"/>
    </w:rPr>
  </w:style>
  <w:style w:type="character" w:customStyle="1" w:styleId="87">
    <w:name w:val="sc61"/>
    <w:qFormat/>
    <w:uiPriority w:val="0"/>
    <w:rPr>
      <w:rFonts w:hint="default" w:ascii="Courier New" w:hAnsi="Courier New" w:cs="Courier New"/>
      <w:b/>
      <w:bCs/>
      <w:color w:val="8000FF"/>
      <w:sz w:val="20"/>
      <w:szCs w:val="20"/>
    </w:rPr>
  </w:style>
  <w:style w:type="character" w:customStyle="1" w:styleId="88">
    <w:name w:val="Char Char2"/>
    <w:qFormat/>
    <w:uiPriority w:val="0"/>
    <w:rPr>
      <w:rFonts w:eastAsia="黑体"/>
      <w:b/>
      <w:bCs/>
      <w:kern w:val="44"/>
      <w:sz w:val="21"/>
      <w:szCs w:val="44"/>
      <w:lang w:val="en-US" w:eastAsia="zh-CN" w:bidi="ar-SA"/>
    </w:rPr>
  </w:style>
  <w:style w:type="character" w:customStyle="1" w:styleId="89">
    <w:name w:val="WW8Num22z1"/>
    <w:qFormat/>
    <w:uiPriority w:val="0"/>
    <w:rPr>
      <w:rFonts w:ascii="Wingdings" w:hAnsi="Wingdings"/>
    </w:rPr>
  </w:style>
  <w:style w:type="character" w:customStyle="1" w:styleId="90">
    <w:name w:val="sc641"/>
    <w:qFormat/>
    <w:uiPriority w:val="0"/>
    <w:rPr>
      <w:rFonts w:hint="default" w:ascii="Courier New" w:hAnsi="Courier New" w:cs="Courier New"/>
      <w:b/>
      <w:bCs/>
      <w:color w:val="000000"/>
      <w:sz w:val="20"/>
      <w:szCs w:val="20"/>
      <w:u w:val="single"/>
    </w:rPr>
  </w:style>
  <w:style w:type="character" w:customStyle="1" w:styleId="91">
    <w:name w:val="Char Char1"/>
    <w:qFormat/>
    <w:uiPriority w:val="0"/>
    <w:rPr>
      <w:rFonts w:ascii="Arial" w:hAnsi="Arial" w:eastAsia="黑体"/>
      <w:b/>
      <w:kern w:val="2"/>
      <w:sz w:val="24"/>
      <w:szCs w:val="24"/>
      <w:lang w:val="en-US" w:eastAsia="zh-CN" w:bidi="ar-SA"/>
    </w:rPr>
  </w:style>
  <w:style w:type="character" w:customStyle="1" w:styleId="92">
    <w:name w:val="yq正文加序号 Char"/>
    <w:link w:val="93"/>
    <w:qFormat/>
    <w:uiPriority w:val="0"/>
  </w:style>
  <w:style w:type="paragraph" w:customStyle="1" w:styleId="93">
    <w:name w:val="yq正文加序号"/>
    <w:basedOn w:val="94"/>
    <w:link w:val="92"/>
    <w:qFormat/>
    <w:uiPriority w:val="0"/>
    <w:pPr>
      <w:numPr>
        <w:ilvl w:val="0"/>
        <w:numId w:val="4"/>
      </w:numPr>
      <w:ind w:firstLine="0" w:firstLineChars="0"/>
    </w:pPr>
    <w:rPr>
      <w:kern w:val="0"/>
      <w:sz w:val="20"/>
      <w:szCs w:val="20"/>
    </w:rPr>
  </w:style>
  <w:style w:type="paragraph" w:customStyle="1" w:styleId="94">
    <w:name w:val="yq正文"/>
    <w:basedOn w:val="1"/>
    <w:link w:val="155"/>
    <w:qFormat/>
    <w:uiPriority w:val="0"/>
    <w:pPr>
      <w:spacing w:line="360" w:lineRule="auto"/>
      <w:ind w:firstLine="412" w:firstLineChars="196"/>
    </w:pPr>
  </w:style>
  <w:style w:type="character" w:customStyle="1" w:styleId="95">
    <w:name w:val="索引 1 Char"/>
    <w:link w:val="52"/>
    <w:qFormat/>
    <w:uiPriority w:val="0"/>
    <w:rPr>
      <w:rFonts w:ascii="Arial" w:hAnsi="Arial"/>
      <w:sz w:val="21"/>
      <w:szCs w:val="24"/>
    </w:rPr>
  </w:style>
  <w:style w:type="character" w:customStyle="1" w:styleId="96">
    <w:name w:val="WW8Num15z1"/>
    <w:qFormat/>
    <w:uiPriority w:val="0"/>
  </w:style>
  <w:style w:type="character" w:customStyle="1" w:styleId="97">
    <w:name w:val="批注文字 Char"/>
    <w:link w:val="21"/>
    <w:qFormat/>
    <w:uiPriority w:val="99"/>
    <w:rPr>
      <w:rFonts w:ascii="Times New Roman" w:hAnsi="Times New Roman"/>
      <w:kern w:val="2"/>
      <w:sz w:val="21"/>
      <w:szCs w:val="24"/>
    </w:rPr>
  </w:style>
  <w:style w:type="character" w:customStyle="1" w:styleId="98">
    <w:name w:val="文档结构图 Char"/>
    <w:link w:val="19"/>
    <w:qFormat/>
    <w:uiPriority w:val="99"/>
    <w:rPr>
      <w:rFonts w:ascii="Times New Roman" w:hAnsi="Times New Roman"/>
      <w:kern w:val="2"/>
      <w:sz w:val="21"/>
      <w:szCs w:val="24"/>
      <w:shd w:val="clear" w:color="auto" w:fill="000080"/>
    </w:rPr>
  </w:style>
  <w:style w:type="character" w:customStyle="1" w:styleId="99">
    <w:name w:val="Char Char11"/>
    <w:qFormat/>
    <w:uiPriority w:val="0"/>
    <w:rPr>
      <w:rFonts w:ascii="Arial" w:hAnsi="Arial" w:eastAsia="黑体"/>
      <w:b/>
      <w:bCs/>
      <w:kern w:val="2"/>
      <w:sz w:val="21"/>
      <w:szCs w:val="32"/>
      <w:lang w:val="en-US" w:eastAsia="zh-CN" w:bidi="ar-SA"/>
    </w:rPr>
  </w:style>
  <w:style w:type="character" w:customStyle="1" w:styleId="100">
    <w:name w:val="图表索引 Char Char Char Char Char Char"/>
    <w:qFormat/>
    <w:uiPriority w:val="0"/>
    <w:rPr>
      <w:rFonts w:ascii="Arial" w:hAnsi="Arial" w:eastAsia="宋体"/>
      <w:b/>
      <w:bCs/>
      <w:color w:val="0000FF"/>
      <w:kern w:val="2"/>
      <w:sz w:val="21"/>
      <w:szCs w:val="24"/>
      <w:u w:val="single"/>
      <w:lang w:val="en-US" w:eastAsia="zh-CN" w:bidi="ar-SA"/>
    </w:rPr>
  </w:style>
  <w:style w:type="character" w:customStyle="1" w:styleId="101">
    <w:name w:val="正文文本 Char1"/>
    <w:qFormat/>
    <w:uiPriority w:val="99"/>
    <w:rPr>
      <w:kern w:val="2"/>
      <w:sz w:val="21"/>
      <w:szCs w:val="22"/>
    </w:rPr>
  </w:style>
  <w:style w:type="character" w:customStyle="1" w:styleId="102">
    <w:name w:val="yq标题1 字符"/>
    <w:link w:val="79"/>
    <w:qFormat/>
    <w:uiPriority w:val="0"/>
    <w:rPr>
      <w:rFonts w:ascii="黑体" w:hAnsi="黑体" w:eastAsia="黑体" w:cs="黑体"/>
      <w:kern w:val="2"/>
      <w:sz w:val="21"/>
      <w:szCs w:val="24"/>
    </w:rPr>
  </w:style>
  <w:style w:type="character" w:customStyle="1" w:styleId="103">
    <w:name w:val="个人撰写风格"/>
    <w:qFormat/>
    <w:uiPriority w:val="0"/>
    <w:rPr>
      <w:rFonts w:ascii="Arial" w:hAnsi="Arial" w:eastAsia="宋体" w:cs="Arial"/>
      <w:color w:val="auto"/>
      <w:sz w:val="20"/>
    </w:rPr>
  </w:style>
  <w:style w:type="character" w:customStyle="1" w:styleId="104">
    <w:name w:val="WW8Num2z1"/>
    <w:qFormat/>
    <w:uiPriority w:val="0"/>
  </w:style>
  <w:style w:type="character" w:customStyle="1" w:styleId="105">
    <w:name w:val="yq标题2 Char"/>
    <w:link w:val="78"/>
    <w:qFormat/>
    <w:uiPriority w:val="0"/>
    <w:rPr>
      <w:rFonts w:ascii="黑体" w:hAnsi="黑体" w:eastAsia="黑体" w:cs="黑体"/>
      <w:kern w:val="2"/>
      <w:sz w:val="21"/>
      <w:szCs w:val="24"/>
    </w:rPr>
  </w:style>
  <w:style w:type="character" w:customStyle="1" w:styleId="106">
    <w:name w:val="图表索引 字元"/>
    <w:qFormat/>
    <w:uiPriority w:val="0"/>
    <w:rPr>
      <w:rFonts w:ascii="Arial" w:hAnsi="Arial" w:eastAsia="宋体"/>
      <w:color w:val="0000FF"/>
      <w:sz w:val="21"/>
      <w:szCs w:val="24"/>
      <w:u w:val="single"/>
      <w:lang w:val="en-US" w:eastAsia="zh-CN" w:bidi="ar-SA"/>
    </w:rPr>
  </w:style>
  <w:style w:type="character" w:customStyle="1" w:styleId="107">
    <w:name w:val="正文首行缩进两字符 Char"/>
    <w:link w:val="108"/>
    <w:qFormat/>
    <w:uiPriority w:val="0"/>
    <w:rPr>
      <w:kern w:val="2"/>
      <w:sz w:val="21"/>
      <w:szCs w:val="24"/>
    </w:rPr>
  </w:style>
  <w:style w:type="paragraph" w:customStyle="1" w:styleId="108">
    <w:name w:val="正文首行缩进两字符"/>
    <w:basedOn w:val="1"/>
    <w:link w:val="107"/>
    <w:qFormat/>
    <w:uiPriority w:val="0"/>
    <w:rPr>
      <w:szCs w:val="24"/>
    </w:rPr>
  </w:style>
  <w:style w:type="character" w:customStyle="1" w:styleId="109">
    <w:name w:val="标题 Char"/>
    <w:link w:val="3"/>
    <w:qFormat/>
    <w:uiPriority w:val="10"/>
    <w:rPr>
      <w:rFonts w:ascii="Arial" w:hAnsi="Arial"/>
      <w:b/>
      <w:bCs/>
      <w:kern w:val="2"/>
      <w:sz w:val="32"/>
      <w:szCs w:val="32"/>
    </w:rPr>
  </w:style>
  <w:style w:type="character" w:customStyle="1" w:styleId="110">
    <w:name w:val="sc211"/>
    <w:qFormat/>
    <w:uiPriority w:val="0"/>
    <w:rPr>
      <w:rFonts w:hint="default" w:ascii="Courier New" w:hAnsi="Courier New" w:cs="Courier New"/>
      <w:color w:val="000000"/>
      <w:sz w:val="20"/>
      <w:szCs w:val="20"/>
      <w:shd w:val="clear" w:color="auto" w:fill="A6CAF0"/>
    </w:rPr>
  </w:style>
  <w:style w:type="character" w:customStyle="1" w:styleId="111">
    <w:name w:val="WW8Num6z1"/>
    <w:qFormat/>
    <w:uiPriority w:val="0"/>
  </w:style>
  <w:style w:type="character" w:customStyle="1" w:styleId="112">
    <w:name w:val="明显引用 Char"/>
    <w:link w:val="113"/>
    <w:qFormat/>
    <w:uiPriority w:val="30"/>
    <w:rPr>
      <w:b/>
      <w:bCs/>
      <w:i/>
      <w:iCs/>
      <w:color w:val="4F81BD"/>
    </w:rPr>
  </w:style>
  <w:style w:type="paragraph" w:styleId="113">
    <w:name w:val="Intense Quote"/>
    <w:basedOn w:val="1"/>
    <w:next w:val="1"/>
    <w:link w:val="112"/>
    <w:qFormat/>
    <w:uiPriority w:val="30"/>
    <w:pPr>
      <w:pBdr>
        <w:bottom w:val="single" w:color="4F81BD" w:sz="4" w:space="4"/>
      </w:pBdr>
      <w:spacing w:before="200" w:after="280"/>
      <w:ind w:left="936" w:right="936"/>
    </w:pPr>
    <w:rPr>
      <w:b/>
      <w:bCs/>
      <w:i/>
      <w:iCs/>
      <w:color w:val="4F81BD"/>
      <w:kern w:val="0"/>
      <w:sz w:val="20"/>
      <w:szCs w:val="20"/>
    </w:rPr>
  </w:style>
  <w:style w:type="character" w:customStyle="1" w:styleId="114">
    <w:name w:val="WW8Num16z1"/>
    <w:qFormat/>
    <w:uiPriority w:val="0"/>
  </w:style>
  <w:style w:type="character" w:customStyle="1" w:styleId="115">
    <w:name w:val="Reference"/>
    <w:qFormat/>
    <w:uiPriority w:val="0"/>
    <w:rPr>
      <w:rFonts w:ascii="Arial" w:hAnsi="Arial"/>
      <w:sz w:val="20"/>
      <w:lang w:val="en-US" w:eastAsia="zh-CN"/>
    </w:rPr>
  </w:style>
  <w:style w:type="character" w:customStyle="1" w:styleId="116">
    <w:name w:val="sc51"/>
    <w:qFormat/>
    <w:uiPriority w:val="0"/>
    <w:rPr>
      <w:rFonts w:hint="default" w:ascii="Courier New" w:hAnsi="Courier New" w:cs="Courier New"/>
      <w:color w:val="FF0000"/>
      <w:sz w:val="20"/>
      <w:szCs w:val="20"/>
    </w:rPr>
  </w:style>
  <w:style w:type="character" w:customStyle="1" w:styleId="117">
    <w:name w:val="电子邮件签名 Char"/>
    <w:link w:val="14"/>
    <w:qFormat/>
    <w:uiPriority w:val="0"/>
    <w:rPr>
      <w:rFonts w:ascii="宋体"/>
      <w:kern w:val="2"/>
      <w:sz w:val="21"/>
      <w:szCs w:val="24"/>
    </w:rPr>
  </w:style>
  <w:style w:type="character" w:customStyle="1" w:styleId="118">
    <w:name w:val="标题 6 Char"/>
    <w:link w:val="9"/>
    <w:qFormat/>
    <w:uiPriority w:val="9"/>
    <w:rPr>
      <w:rFonts w:ascii="Arial" w:hAnsi="Arial" w:eastAsia="黑体"/>
      <w:b/>
      <w:bCs/>
      <w:kern w:val="2"/>
      <w:sz w:val="24"/>
      <w:szCs w:val="24"/>
    </w:rPr>
  </w:style>
  <w:style w:type="character" w:customStyle="1" w:styleId="119">
    <w:name w:val="二级菜单 Char"/>
    <w:link w:val="120"/>
    <w:qFormat/>
    <w:uiPriority w:val="0"/>
    <w:rPr>
      <w:rFonts w:ascii="Arial" w:hAnsi="Arial"/>
      <w:kern w:val="1"/>
      <w:sz w:val="32"/>
      <w:szCs w:val="22"/>
    </w:rPr>
  </w:style>
  <w:style w:type="paragraph" w:customStyle="1" w:styleId="120">
    <w:name w:val="二级菜单"/>
    <w:basedOn w:val="5"/>
    <w:link w:val="119"/>
    <w:qFormat/>
    <w:uiPriority w:val="0"/>
    <w:pPr>
      <w:suppressAutoHyphens/>
      <w:spacing w:before="260" w:after="260" w:line="413" w:lineRule="auto"/>
      <w:ind w:firstLine="0"/>
    </w:pPr>
    <w:rPr>
      <w:rFonts w:ascii="Arial" w:hAnsi="Arial"/>
      <w:kern w:val="1"/>
      <w:sz w:val="32"/>
    </w:rPr>
  </w:style>
  <w:style w:type="character" w:customStyle="1" w:styleId="121">
    <w:name w:val="样式5 Char"/>
    <w:link w:val="122"/>
    <w:qFormat/>
    <w:uiPriority w:val="0"/>
    <w:rPr>
      <w:rFonts w:ascii="宋体" w:hAnsi="宋体"/>
      <w:kern w:val="2"/>
      <w:sz w:val="21"/>
      <w:szCs w:val="21"/>
    </w:rPr>
  </w:style>
  <w:style w:type="paragraph" w:customStyle="1" w:styleId="122">
    <w:name w:val="样式5"/>
    <w:basedOn w:val="1"/>
    <w:link w:val="121"/>
    <w:qFormat/>
    <w:uiPriority w:val="0"/>
    <w:pPr>
      <w:snapToGrid w:val="0"/>
      <w:spacing w:line="300" w:lineRule="auto"/>
    </w:pPr>
    <w:rPr>
      <w:rFonts w:ascii="宋体" w:hAnsi="宋体"/>
      <w:szCs w:val="21"/>
    </w:rPr>
  </w:style>
  <w:style w:type="character" w:customStyle="1" w:styleId="123">
    <w:name w:val="WW8Num3z1"/>
    <w:qFormat/>
    <w:uiPriority w:val="0"/>
  </w:style>
  <w:style w:type="character" w:customStyle="1" w:styleId="124">
    <w:name w:val="字母编号 Char"/>
    <w:link w:val="125"/>
    <w:qFormat/>
    <w:uiPriority w:val="0"/>
    <w:rPr>
      <w:rFonts w:ascii="Times New Roman" w:hAnsi="Times New Roman"/>
      <w:kern w:val="2"/>
      <w:sz w:val="21"/>
      <w:szCs w:val="24"/>
    </w:rPr>
  </w:style>
  <w:style w:type="paragraph" w:customStyle="1" w:styleId="125">
    <w:name w:val="字母编号"/>
    <w:basedOn w:val="1"/>
    <w:link w:val="124"/>
    <w:qFormat/>
    <w:uiPriority w:val="0"/>
    <w:rPr>
      <w:szCs w:val="24"/>
    </w:rPr>
  </w:style>
  <w:style w:type="character" w:customStyle="1" w:styleId="126">
    <w:name w:val="Char Char"/>
    <w:qFormat/>
    <w:uiPriority w:val="0"/>
    <w:rPr>
      <w:rFonts w:ascii="Arial" w:hAnsi="Arial" w:eastAsia="黑体"/>
      <w:b/>
      <w:bCs/>
      <w:kern w:val="2"/>
      <w:sz w:val="21"/>
      <w:szCs w:val="28"/>
      <w:lang w:val="en-US" w:eastAsia="zh-CN" w:bidi="ar-SA"/>
    </w:rPr>
  </w:style>
  <w:style w:type="character" w:customStyle="1" w:styleId="127">
    <w:name w:val="图表索引 Char"/>
    <w:link w:val="128"/>
    <w:qFormat/>
    <w:uiPriority w:val="0"/>
    <w:rPr>
      <w:rFonts w:ascii="Arial" w:hAnsi="Arial"/>
      <w:color w:val="0000FF"/>
      <w:sz w:val="21"/>
      <w:szCs w:val="24"/>
      <w:u w:val="single"/>
    </w:rPr>
  </w:style>
  <w:style w:type="paragraph" w:customStyle="1" w:styleId="128">
    <w:name w:val="图表索引"/>
    <w:basedOn w:val="52"/>
    <w:next w:val="1"/>
    <w:link w:val="127"/>
    <w:qFormat/>
    <w:uiPriority w:val="0"/>
    <w:pPr>
      <w:jc w:val="center"/>
    </w:pPr>
    <w:rPr>
      <w:color w:val="0000FF"/>
      <w:u w:val="single"/>
    </w:rPr>
  </w:style>
  <w:style w:type="character" w:customStyle="1" w:styleId="129">
    <w:name w:val="sc131"/>
    <w:qFormat/>
    <w:uiPriority w:val="0"/>
    <w:rPr>
      <w:rFonts w:hint="default" w:ascii="Courier New" w:hAnsi="Courier New" w:cs="Courier New"/>
      <w:color w:val="FF0000"/>
      <w:sz w:val="20"/>
      <w:szCs w:val="20"/>
      <w:shd w:val="clear" w:color="auto" w:fill="FFFF00"/>
    </w:rPr>
  </w:style>
  <w:style w:type="character" w:customStyle="1" w:styleId="130">
    <w:name w:val="标题 3 Char"/>
    <w:link w:val="6"/>
    <w:qFormat/>
    <w:uiPriority w:val="0"/>
    <w:rPr>
      <w:rFonts w:ascii="黑体" w:hAnsi="黑体" w:eastAsia="黑体" w:cs="黑体"/>
      <w:kern w:val="2"/>
      <w:sz w:val="21"/>
      <w:szCs w:val="24"/>
    </w:rPr>
  </w:style>
  <w:style w:type="character" w:customStyle="1" w:styleId="131">
    <w:name w:val="标题 2 Char"/>
    <w:link w:val="5"/>
    <w:qFormat/>
    <w:uiPriority w:val="9"/>
    <w:rPr>
      <w:rFonts w:ascii="黑体" w:hAnsi="黑体" w:eastAsia="黑体" w:cs="黑体"/>
      <w:kern w:val="2"/>
      <w:sz w:val="21"/>
      <w:szCs w:val="24"/>
    </w:rPr>
  </w:style>
  <w:style w:type="character" w:customStyle="1" w:styleId="132">
    <w:name w:val="明显强调1"/>
    <w:qFormat/>
    <w:uiPriority w:val="21"/>
    <w:rPr>
      <w:b/>
      <w:bCs/>
      <w:i/>
      <w:iCs/>
      <w:color w:val="4F81BD"/>
    </w:rPr>
  </w:style>
  <w:style w:type="character" w:customStyle="1" w:styleId="133">
    <w:name w:val="标题 2 Char1"/>
    <w:qFormat/>
    <w:uiPriority w:val="0"/>
    <w:rPr>
      <w:rFonts w:ascii="Arial" w:hAnsi="Arial" w:eastAsia="黑体"/>
      <w:b/>
      <w:bCs/>
      <w:kern w:val="2"/>
      <w:sz w:val="32"/>
      <w:szCs w:val="32"/>
      <w:lang w:val="en-US" w:eastAsia="zh-CN" w:bidi="ar-SA"/>
    </w:rPr>
  </w:style>
  <w:style w:type="character" w:customStyle="1" w:styleId="134">
    <w:name w:val="样式 样式 样式 左侧:  0.74 厘米 + 首行缩进:  2 字符 + 首行缩进:  2 字符 Char"/>
    <w:link w:val="135"/>
    <w:qFormat/>
    <w:uiPriority w:val="0"/>
    <w:rPr>
      <w:kern w:val="2"/>
      <w:sz w:val="24"/>
      <w:szCs w:val="24"/>
    </w:rPr>
  </w:style>
  <w:style w:type="paragraph" w:customStyle="1" w:styleId="135">
    <w:name w:val="样式 样式 样式 左侧:  0.74 厘米 + 首行缩进:  2 字符 + 首行缩进:  2 字符"/>
    <w:basedOn w:val="1"/>
    <w:link w:val="134"/>
    <w:qFormat/>
    <w:uiPriority w:val="0"/>
    <w:pPr>
      <w:ind w:firstLine="420"/>
    </w:pPr>
    <w:rPr>
      <w:sz w:val="24"/>
      <w:szCs w:val="24"/>
    </w:rPr>
  </w:style>
  <w:style w:type="character" w:customStyle="1" w:styleId="136">
    <w:name w:val="large1"/>
    <w:qFormat/>
    <w:uiPriority w:val="0"/>
    <w:rPr>
      <w:rFonts w:hint="eastAsia" w:ascii="宋体" w:hAnsi="宋体" w:eastAsia="宋体"/>
      <w:sz w:val="22"/>
      <w:szCs w:val="22"/>
    </w:rPr>
  </w:style>
  <w:style w:type="character" w:customStyle="1" w:styleId="137">
    <w:name w:val="批注主题 Char"/>
    <w:link w:val="53"/>
    <w:qFormat/>
    <w:uiPriority w:val="99"/>
    <w:rPr>
      <w:rFonts w:ascii="Times New Roman" w:hAnsi="Times New Roman"/>
      <w:b/>
      <w:bCs/>
      <w:kern w:val="2"/>
      <w:sz w:val="21"/>
      <w:szCs w:val="24"/>
    </w:rPr>
  </w:style>
  <w:style w:type="character" w:customStyle="1" w:styleId="138">
    <w:name w:val="样式3 Char"/>
    <w:link w:val="139"/>
    <w:qFormat/>
    <w:uiPriority w:val="0"/>
    <w:rPr>
      <w:kern w:val="2"/>
      <w:sz w:val="21"/>
      <w:szCs w:val="24"/>
    </w:rPr>
  </w:style>
  <w:style w:type="paragraph" w:customStyle="1" w:styleId="139">
    <w:name w:val="样式3"/>
    <w:basedOn w:val="1"/>
    <w:link w:val="138"/>
    <w:qFormat/>
    <w:uiPriority w:val="0"/>
    <w:pPr>
      <w:numPr>
        <w:ilvl w:val="2"/>
        <w:numId w:val="5"/>
      </w:numPr>
      <w:spacing w:line="300" w:lineRule="auto"/>
    </w:pPr>
    <w:rPr>
      <w:szCs w:val="24"/>
    </w:rPr>
  </w:style>
  <w:style w:type="character" w:customStyle="1" w:styleId="140">
    <w:name w:val="不明显强调1"/>
    <w:qFormat/>
    <w:uiPriority w:val="19"/>
    <w:rPr>
      <w:i/>
      <w:iCs/>
      <w:color w:val="808080"/>
    </w:rPr>
  </w:style>
  <w:style w:type="character" w:customStyle="1" w:styleId="141">
    <w:name w:val="标题 8 Char"/>
    <w:link w:val="11"/>
    <w:qFormat/>
    <w:uiPriority w:val="9"/>
    <w:rPr>
      <w:rFonts w:ascii="Arial" w:hAnsi="Arial" w:eastAsia="黑体"/>
      <w:kern w:val="2"/>
      <w:sz w:val="24"/>
      <w:szCs w:val="24"/>
    </w:rPr>
  </w:style>
  <w:style w:type="character" w:customStyle="1" w:styleId="142">
    <w:name w:val="WW8Num23z1"/>
    <w:qFormat/>
    <w:uiPriority w:val="0"/>
  </w:style>
  <w:style w:type="character" w:customStyle="1" w:styleId="143">
    <w:name w:val="st"/>
    <w:qFormat/>
    <w:uiPriority w:val="0"/>
  </w:style>
  <w:style w:type="character" w:customStyle="1" w:styleId="144">
    <w:name w:val="sc0"/>
    <w:qFormat/>
    <w:uiPriority w:val="0"/>
    <w:rPr>
      <w:rFonts w:hint="default" w:ascii="Courier New" w:hAnsi="Courier New" w:cs="Courier New"/>
      <w:color w:val="000000"/>
      <w:sz w:val="20"/>
      <w:szCs w:val="20"/>
    </w:rPr>
  </w:style>
  <w:style w:type="character" w:customStyle="1" w:styleId="145">
    <w:name w:val="EmailStyle671"/>
    <w:qFormat/>
    <w:uiPriority w:val="0"/>
    <w:rPr>
      <w:rFonts w:ascii="Arial" w:hAnsi="Arial" w:eastAsia="宋体" w:cs="Arial"/>
      <w:color w:val="auto"/>
      <w:sz w:val="20"/>
    </w:rPr>
  </w:style>
  <w:style w:type="character" w:customStyle="1" w:styleId="146">
    <w:name w:val="yq4 Char"/>
    <w:link w:val="147"/>
    <w:qFormat/>
    <w:uiPriority w:val="0"/>
    <w:rPr>
      <w:rFonts w:ascii="黑体" w:hAnsi="黑体" w:eastAsia="黑体" w:cs="黑体"/>
      <w:kern w:val="2"/>
      <w:sz w:val="21"/>
      <w:szCs w:val="24"/>
    </w:rPr>
  </w:style>
  <w:style w:type="paragraph" w:customStyle="1" w:styleId="147">
    <w:name w:val="yq4"/>
    <w:basedOn w:val="148"/>
    <w:link w:val="146"/>
    <w:qFormat/>
    <w:uiPriority w:val="0"/>
    <w:pPr>
      <w:outlineLvl w:val="3"/>
    </w:pPr>
  </w:style>
  <w:style w:type="paragraph" w:customStyle="1" w:styleId="148">
    <w:name w:val="yqbt4"/>
    <w:basedOn w:val="77"/>
    <w:link w:val="208"/>
    <w:qFormat/>
    <w:uiPriority w:val="0"/>
    <w:pPr>
      <w:numPr>
        <w:ilvl w:val="3"/>
      </w:numPr>
    </w:pPr>
  </w:style>
  <w:style w:type="character" w:customStyle="1" w:styleId="149">
    <w:name w:val="sc111"/>
    <w:qFormat/>
    <w:uiPriority w:val="0"/>
    <w:rPr>
      <w:rFonts w:hint="default" w:ascii="Courier New" w:hAnsi="Courier New" w:cs="Courier New"/>
      <w:color w:val="0000FF"/>
      <w:sz w:val="20"/>
      <w:szCs w:val="20"/>
    </w:rPr>
  </w:style>
  <w:style w:type="character" w:customStyle="1" w:styleId="150">
    <w:name w:val="正文文本 3 Char"/>
    <w:link w:val="22"/>
    <w:qFormat/>
    <w:uiPriority w:val="0"/>
    <w:rPr>
      <w:rFonts w:ascii="宋体" w:hAnsi="Times New Roman"/>
      <w:kern w:val="2"/>
      <w:sz w:val="24"/>
    </w:rPr>
  </w:style>
  <w:style w:type="character" w:customStyle="1" w:styleId="151">
    <w:name w:val="sc01"/>
    <w:qFormat/>
    <w:uiPriority w:val="0"/>
    <w:rPr>
      <w:rFonts w:hint="default" w:ascii="Courier New" w:hAnsi="Courier New" w:cs="Courier New"/>
      <w:b/>
      <w:bCs/>
      <w:color w:val="000000"/>
      <w:sz w:val="20"/>
      <w:szCs w:val="20"/>
    </w:rPr>
  </w:style>
  <w:style w:type="character" w:customStyle="1" w:styleId="152">
    <w:name w:val="封面副标题 Char"/>
    <w:link w:val="153"/>
    <w:qFormat/>
    <w:uiPriority w:val="0"/>
    <w:rPr>
      <w:rFonts w:ascii="Arial" w:hAnsi="Arial" w:eastAsia="黑体"/>
      <w:sz w:val="32"/>
      <w:lang w:bidi="ar-SA"/>
    </w:rPr>
  </w:style>
  <w:style w:type="paragraph" w:customStyle="1" w:styleId="153">
    <w:name w:val="封面副标题"/>
    <w:link w:val="152"/>
    <w:qFormat/>
    <w:uiPriority w:val="0"/>
    <w:pPr>
      <w:spacing w:line="360" w:lineRule="auto"/>
      <w:jc w:val="center"/>
    </w:pPr>
    <w:rPr>
      <w:rFonts w:ascii="Arial" w:hAnsi="Arial" w:eastAsia="黑体" w:cs="Times New Roman"/>
      <w:sz w:val="32"/>
      <w:lang w:val="en-US" w:eastAsia="zh-CN" w:bidi="ar-SA"/>
    </w:rPr>
  </w:style>
  <w:style w:type="character" w:customStyle="1" w:styleId="154">
    <w:name w:val="纯文本 Char"/>
    <w:link w:val="30"/>
    <w:qFormat/>
    <w:uiPriority w:val="0"/>
    <w:rPr>
      <w:rFonts w:ascii="宋体" w:hAnsi="Courier New"/>
      <w:kern w:val="2"/>
      <w:sz w:val="21"/>
    </w:rPr>
  </w:style>
  <w:style w:type="character" w:customStyle="1" w:styleId="155">
    <w:name w:val="yq正文 Char"/>
    <w:link w:val="94"/>
    <w:qFormat/>
    <w:uiPriority w:val="0"/>
    <w:rPr>
      <w:kern w:val="2"/>
      <w:sz w:val="21"/>
      <w:szCs w:val="22"/>
    </w:rPr>
  </w:style>
  <w:style w:type="character" w:customStyle="1" w:styleId="156">
    <w:name w:val="apple-converted-space"/>
    <w:qFormat/>
    <w:uiPriority w:val="0"/>
  </w:style>
  <w:style w:type="character" w:customStyle="1" w:styleId="157">
    <w:name w:val="HTML 地址 Char"/>
    <w:link w:val="26"/>
    <w:qFormat/>
    <w:uiPriority w:val="0"/>
    <w:rPr>
      <w:rFonts w:ascii="Times New Roman" w:hAnsi="Times New Roman"/>
      <w:i/>
      <w:iCs/>
      <w:kern w:val="2"/>
      <w:sz w:val="21"/>
      <w:szCs w:val="24"/>
    </w:rPr>
  </w:style>
  <w:style w:type="character" w:customStyle="1" w:styleId="158">
    <w:name w:val="日期 Char"/>
    <w:link w:val="33"/>
    <w:qFormat/>
    <w:uiPriority w:val="99"/>
    <w:rPr>
      <w:kern w:val="2"/>
      <w:sz w:val="21"/>
      <w:szCs w:val="22"/>
    </w:rPr>
  </w:style>
  <w:style w:type="character" w:customStyle="1" w:styleId="159">
    <w:name w:val="Char Char3"/>
    <w:qFormat/>
    <w:uiPriority w:val="0"/>
    <w:rPr>
      <w:rFonts w:ascii="Arial" w:hAnsi="Arial" w:eastAsia="黑体"/>
      <w:b/>
      <w:bCs/>
      <w:kern w:val="2"/>
      <w:sz w:val="21"/>
      <w:szCs w:val="28"/>
      <w:lang w:val="en-US" w:eastAsia="zh-CN" w:bidi="ar-SA"/>
    </w:rPr>
  </w:style>
  <w:style w:type="character" w:customStyle="1" w:styleId="160">
    <w:name w:val="sc11"/>
    <w:qFormat/>
    <w:uiPriority w:val="0"/>
    <w:rPr>
      <w:rFonts w:hint="default" w:ascii="Courier New" w:hAnsi="Courier New" w:cs="Courier New"/>
      <w:color w:val="0000FF"/>
      <w:sz w:val="20"/>
      <w:szCs w:val="20"/>
    </w:rPr>
  </w:style>
  <w:style w:type="character" w:customStyle="1" w:styleId="161">
    <w:name w:val="脚注文本 Char"/>
    <w:link w:val="43"/>
    <w:qFormat/>
    <w:uiPriority w:val="0"/>
    <w:rPr>
      <w:rFonts w:ascii="Times New Roman" w:hAnsi="Times New Roman"/>
      <w:kern w:val="2"/>
      <w:sz w:val="18"/>
      <w:szCs w:val="18"/>
    </w:rPr>
  </w:style>
  <w:style w:type="character" w:customStyle="1" w:styleId="162">
    <w:name w:val="pi1"/>
    <w:qFormat/>
    <w:uiPriority w:val="0"/>
    <w:rPr>
      <w:color w:val="0000FF"/>
    </w:rPr>
  </w:style>
  <w:style w:type="character" w:customStyle="1" w:styleId="163">
    <w:name w:val="标题 9 Char"/>
    <w:link w:val="12"/>
    <w:qFormat/>
    <w:uiPriority w:val="9"/>
    <w:rPr>
      <w:rFonts w:ascii="Arial" w:hAnsi="Arial" w:eastAsia="黑体"/>
      <w:kern w:val="2"/>
      <w:sz w:val="21"/>
      <w:szCs w:val="21"/>
    </w:rPr>
  </w:style>
  <w:style w:type="character" w:customStyle="1" w:styleId="164">
    <w:name w:val="hps"/>
    <w:qFormat/>
    <w:uiPriority w:val="0"/>
  </w:style>
  <w:style w:type="character" w:customStyle="1" w:styleId="165">
    <w:name w:val="附录 Char"/>
    <w:link w:val="166"/>
    <w:qFormat/>
    <w:uiPriority w:val="0"/>
    <w:rPr>
      <w:rFonts w:ascii="Times New Roman" w:hAnsi="Times New Roman" w:eastAsia="黑体"/>
      <w:b/>
      <w:sz w:val="21"/>
      <w:shd w:val="clear" w:color="FFFFFF" w:fill="FFFFFF"/>
    </w:rPr>
  </w:style>
  <w:style w:type="paragraph" w:customStyle="1" w:styleId="166">
    <w:name w:val="附录"/>
    <w:basedOn w:val="83"/>
    <w:link w:val="165"/>
    <w:qFormat/>
    <w:uiPriority w:val="0"/>
    <w:pPr>
      <w:spacing w:line="360" w:lineRule="auto"/>
    </w:pPr>
    <w:rPr>
      <w:rFonts w:ascii="Times New Roman"/>
    </w:rPr>
  </w:style>
  <w:style w:type="character" w:customStyle="1" w:styleId="167">
    <w:name w:val="个人答复风格"/>
    <w:qFormat/>
    <w:uiPriority w:val="0"/>
    <w:rPr>
      <w:rFonts w:ascii="Arial" w:hAnsi="Arial" w:eastAsia="宋体" w:cs="Arial"/>
      <w:color w:val="auto"/>
      <w:sz w:val="20"/>
    </w:rPr>
  </w:style>
  <w:style w:type="character" w:customStyle="1" w:styleId="168">
    <w:name w:val="尾注文本 Char"/>
    <w:link w:val="35"/>
    <w:qFormat/>
    <w:uiPriority w:val="0"/>
    <w:rPr>
      <w:kern w:val="2"/>
      <w:sz w:val="21"/>
      <w:szCs w:val="22"/>
    </w:rPr>
  </w:style>
  <w:style w:type="character" w:customStyle="1" w:styleId="169">
    <w:name w:val="sc19"/>
    <w:qFormat/>
    <w:uiPriority w:val="0"/>
    <w:rPr>
      <w:rFonts w:hint="default" w:ascii="Courier New" w:hAnsi="Courier New" w:cs="Courier New"/>
      <w:color w:val="000000"/>
      <w:sz w:val="20"/>
      <w:szCs w:val="20"/>
    </w:rPr>
  </w:style>
  <w:style w:type="character" w:customStyle="1" w:styleId="170">
    <w:name w:val="WW8Num4z1"/>
    <w:qFormat/>
    <w:uiPriority w:val="0"/>
  </w:style>
  <w:style w:type="character" w:customStyle="1" w:styleId="171">
    <w:name w:val="不明显参考1"/>
    <w:qFormat/>
    <w:uiPriority w:val="31"/>
    <w:rPr>
      <w:smallCaps/>
      <w:color w:val="C0504D"/>
      <w:u w:val="single"/>
    </w:rPr>
  </w:style>
  <w:style w:type="character" w:customStyle="1" w:styleId="172">
    <w:name w:val="sc8"/>
    <w:qFormat/>
    <w:uiPriority w:val="0"/>
    <w:rPr>
      <w:rFonts w:hint="default" w:ascii="Courier New" w:hAnsi="Courier New" w:cs="Courier New"/>
      <w:color w:val="000000"/>
      <w:sz w:val="20"/>
      <w:szCs w:val="20"/>
    </w:rPr>
  </w:style>
  <w:style w:type="character" w:customStyle="1" w:styleId="173">
    <w:name w:val="款标题1.1.1.1 Char"/>
    <w:qFormat/>
    <w:uiPriority w:val="0"/>
    <w:rPr>
      <w:rFonts w:ascii="Arial" w:hAnsi="Arial" w:eastAsia="黑体" w:cs="Times New Roman"/>
      <w:b/>
      <w:bCs/>
      <w:sz w:val="28"/>
      <w:szCs w:val="28"/>
    </w:rPr>
  </w:style>
  <w:style w:type="character" w:customStyle="1" w:styleId="174">
    <w:name w:val="不明显强调11"/>
    <w:qFormat/>
    <w:uiPriority w:val="19"/>
    <w:rPr>
      <w:i/>
      <w:color w:val="5A5A5A"/>
    </w:rPr>
  </w:style>
  <w:style w:type="character" w:customStyle="1" w:styleId="175">
    <w:name w:val="yq5 Char"/>
    <w:link w:val="176"/>
    <w:qFormat/>
    <w:uiPriority w:val="0"/>
    <w:rPr>
      <w:rFonts w:ascii="黑体" w:hAnsi="黑体" w:eastAsia="黑体" w:cs="黑体"/>
      <w:kern w:val="2"/>
      <w:sz w:val="21"/>
      <w:szCs w:val="24"/>
    </w:rPr>
  </w:style>
  <w:style w:type="paragraph" w:customStyle="1" w:styleId="176">
    <w:name w:val="yq5"/>
    <w:basedOn w:val="147"/>
    <w:link w:val="175"/>
    <w:qFormat/>
    <w:uiPriority w:val="0"/>
    <w:pPr>
      <w:numPr>
        <w:ilvl w:val="4"/>
      </w:numPr>
      <w:ind w:hanging="2041"/>
      <w:outlineLvl w:val="4"/>
    </w:pPr>
  </w:style>
  <w:style w:type="character" w:customStyle="1" w:styleId="177">
    <w:name w:val="content1"/>
    <w:qFormat/>
    <w:uiPriority w:val="0"/>
    <w:rPr>
      <w:color w:val="000000"/>
      <w:sz w:val="21"/>
      <w:szCs w:val="21"/>
      <w:u w:val="none"/>
    </w:rPr>
  </w:style>
  <w:style w:type="character" w:customStyle="1" w:styleId="178">
    <w:name w:val="批注框文本 Char"/>
    <w:link w:val="36"/>
    <w:qFormat/>
    <w:uiPriority w:val="99"/>
    <w:rPr>
      <w:sz w:val="18"/>
      <w:szCs w:val="18"/>
    </w:rPr>
  </w:style>
  <w:style w:type="character" w:customStyle="1" w:styleId="179">
    <w:name w:val="日期 Char1"/>
    <w:semiHidden/>
    <w:qFormat/>
    <w:uiPriority w:val="0"/>
    <w:rPr>
      <w:kern w:val="2"/>
      <w:sz w:val="21"/>
      <w:szCs w:val="22"/>
    </w:rPr>
  </w:style>
  <w:style w:type="character" w:customStyle="1" w:styleId="180">
    <w:name w:val="无间隔 Char"/>
    <w:link w:val="181"/>
    <w:qFormat/>
    <w:uiPriority w:val="1"/>
    <w:rPr>
      <w:sz w:val="22"/>
      <w:szCs w:val="22"/>
      <w:lang w:bidi="ar-SA"/>
    </w:rPr>
  </w:style>
  <w:style w:type="paragraph" w:styleId="181">
    <w:name w:val="No Spacing"/>
    <w:link w:val="180"/>
    <w:qFormat/>
    <w:uiPriority w:val="1"/>
    <w:rPr>
      <w:rFonts w:ascii="Times New Roman" w:hAnsi="Times New Roman" w:eastAsia="宋体" w:cs="Times New Roman"/>
      <w:sz w:val="22"/>
      <w:szCs w:val="22"/>
      <w:lang w:val="en-US" w:eastAsia="zh-CN" w:bidi="ar-SA"/>
    </w:rPr>
  </w:style>
  <w:style w:type="character" w:customStyle="1" w:styleId="182">
    <w:name w:val="标题 1 Char"/>
    <w:link w:val="4"/>
    <w:qFormat/>
    <w:uiPriority w:val="0"/>
    <w:rPr>
      <w:rFonts w:ascii="黑体" w:hAnsi="黑体" w:eastAsia="黑体" w:cs="黑体"/>
      <w:kern w:val="2"/>
      <w:sz w:val="21"/>
      <w:szCs w:val="24"/>
    </w:rPr>
  </w:style>
  <w:style w:type="character" w:customStyle="1" w:styleId="183">
    <w:name w:val="正文-一体化 Char"/>
    <w:link w:val="184"/>
    <w:qFormat/>
    <w:locked/>
    <w:uiPriority w:val="0"/>
    <w:rPr>
      <w:rFonts w:ascii="宋体" w:hAnsi="宋体"/>
      <w:sz w:val="28"/>
    </w:rPr>
  </w:style>
  <w:style w:type="paragraph" w:customStyle="1" w:styleId="184">
    <w:name w:val="正文-一体化"/>
    <w:basedOn w:val="1"/>
    <w:link w:val="183"/>
    <w:qFormat/>
    <w:uiPriority w:val="0"/>
    <w:pPr>
      <w:adjustRightInd w:val="0"/>
      <w:snapToGrid w:val="0"/>
      <w:spacing w:beforeLines="50" w:line="300" w:lineRule="auto"/>
    </w:pPr>
    <w:rPr>
      <w:rFonts w:ascii="宋体" w:hAnsi="宋体"/>
      <w:kern w:val="0"/>
      <w:sz w:val="28"/>
      <w:szCs w:val="20"/>
    </w:rPr>
  </w:style>
  <w:style w:type="character" w:customStyle="1" w:styleId="185">
    <w:name w:val="EmailStyle2671"/>
    <w:qFormat/>
    <w:uiPriority w:val="0"/>
    <w:rPr>
      <w:rFonts w:ascii="Arial" w:hAnsi="Arial" w:eastAsia="宋体" w:cs="Arial"/>
      <w:color w:val="auto"/>
      <w:sz w:val="20"/>
    </w:rPr>
  </w:style>
  <w:style w:type="character" w:customStyle="1" w:styleId="186">
    <w:name w:val="CodeChar"/>
    <w:qFormat/>
    <w:uiPriority w:val="0"/>
  </w:style>
  <w:style w:type="character" w:customStyle="1" w:styleId="187">
    <w:name w:val="标题 1 字符"/>
    <w:qFormat/>
    <w:uiPriority w:val="9"/>
    <w:rPr>
      <w:b/>
      <w:bCs/>
      <w:kern w:val="44"/>
      <w:sz w:val="44"/>
      <w:szCs w:val="44"/>
    </w:rPr>
  </w:style>
  <w:style w:type="character" w:customStyle="1" w:styleId="188">
    <w:name w:val="发布"/>
    <w:qFormat/>
    <w:uiPriority w:val="0"/>
    <w:rPr>
      <w:rFonts w:ascii="黑体" w:eastAsia="黑体"/>
      <w:spacing w:val="22"/>
      <w:w w:val="100"/>
      <w:position w:val="3"/>
      <w:sz w:val="28"/>
    </w:rPr>
  </w:style>
  <w:style w:type="character" w:customStyle="1" w:styleId="189">
    <w:name w:val="批注框文本 Char1"/>
    <w:semiHidden/>
    <w:qFormat/>
    <w:uiPriority w:val="99"/>
    <w:rPr>
      <w:kern w:val="2"/>
      <w:sz w:val="18"/>
      <w:szCs w:val="18"/>
    </w:rPr>
  </w:style>
  <w:style w:type="character" w:customStyle="1" w:styleId="190">
    <w:name w:val="def"/>
    <w:qFormat/>
    <w:uiPriority w:val="0"/>
  </w:style>
  <w:style w:type="character" w:customStyle="1" w:styleId="191">
    <w:name w:val="引用 Char"/>
    <w:link w:val="192"/>
    <w:qFormat/>
    <w:uiPriority w:val="29"/>
    <w:rPr>
      <w:i/>
      <w:iCs/>
      <w:color w:val="000000"/>
    </w:rPr>
  </w:style>
  <w:style w:type="paragraph" w:styleId="192">
    <w:name w:val="Quote"/>
    <w:basedOn w:val="1"/>
    <w:next w:val="1"/>
    <w:link w:val="191"/>
    <w:qFormat/>
    <w:uiPriority w:val="29"/>
    <w:rPr>
      <w:i/>
      <w:iCs/>
      <w:color w:val="000000"/>
      <w:kern w:val="0"/>
      <w:sz w:val="20"/>
      <w:szCs w:val="20"/>
    </w:rPr>
  </w:style>
  <w:style w:type="character" w:customStyle="1" w:styleId="193">
    <w:name w:val="样式1 正文（首行缩进2字） Char + 首行缩进:  2 字符 段前: 0 行 Char"/>
    <w:link w:val="194"/>
    <w:qFormat/>
    <w:uiPriority w:val="0"/>
    <w:rPr>
      <w:rFonts w:ascii="Times New Roman" w:hAnsi="Arial"/>
      <w:kern w:val="2"/>
      <w:sz w:val="21"/>
    </w:rPr>
  </w:style>
  <w:style w:type="paragraph" w:customStyle="1" w:styleId="194">
    <w:name w:val="样式1 正文（首行缩进2字） Char + 首行缩进:  2 字符 段前: 0 行"/>
    <w:basedOn w:val="1"/>
    <w:next w:val="1"/>
    <w:link w:val="193"/>
    <w:qFormat/>
    <w:uiPriority w:val="0"/>
    <w:pPr>
      <w:spacing w:line="276" w:lineRule="auto"/>
      <w:ind w:firstLine="420"/>
    </w:pPr>
    <w:rPr>
      <w:rFonts w:hAnsi="Arial"/>
      <w:szCs w:val="20"/>
    </w:rPr>
  </w:style>
  <w:style w:type="character" w:customStyle="1" w:styleId="195">
    <w:name w:val="sc29"/>
    <w:qFormat/>
    <w:uiPriority w:val="0"/>
    <w:rPr>
      <w:rFonts w:hint="default" w:ascii="Courier New" w:hAnsi="Courier New" w:cs="Courier New"/>
      <w:color w:val="000000"/>
      <w:sz w:val="20"/>
      <w:szCs w:val="20"/>
    </w:rPr>
  </w:style>
  <w:style w:type="character" w:customStyle="1" w:styleId="196">
    <w:name w:val="sc12"/>
    <w:qFormat/>
    <w:uiPriority w:val="0"/>
    <w:rPr>
      <w:rFonts w:hint="default" w:ascii="Courier New" w:hAnsi="Courier New" w:cs="Courier New"/>
      <w:color w:val="0000FF"/>
      <w:sz w:val="20"/>
      <w:szCs w:val="20"/>
    </w:rPr>
  </w:style>
  <w:style w:type="character" w:customStyle="1" w:styleId="197">
    <w:name w:val="正文文本 Char"/>
    <w:link w:val="2"/>
    <w:qFormat/>
    <w:uiPriority w:val="0"/>
    <w:rPr>
      <w:rFonts w:ascii="Times New Roman" w:hAnsi="Times New Roman"/>
      <w:sz w:val="44"/>
      <w:szCs w:val="24"/>
    </w:rPr>
  </w:style>
  <w:style w:type="character" w:customStyle="1" w:styleId="198">
    <w:name w:val="标题 5 Char"/>
    <w:link w:val="8"/>
    <w:qFormat/>
    <w:uiPriority w:val="9"/>
    <w:rPr>
      <w:rFonts w:ascii="Times New Roman" w:hAnsi="Times New Roman"/>
      <w:b/>
      <w:bCs/>
      <w:kern w:val="2"/>
      <w:sz w:val="28"/>
      <w:szCs w:val="28"/>
    </w:rPr>
  </w:style>
  <w:style w:type="character" w:customStyle="1" w:styleId="199">
    <w:name w:val="WW8Num5z1"/>
    <w:qFormat/>
    <w:uiPriority w:val="0"/>
  </w:style>
  <w:style w:type="character" w:customStyle="1" w:styleId="200">
    <w:name w:val="一级条标题 Char Char"/>
    <w:link w:val="201"/>
    <w:qFormat/>
    <w:uiPriority w:val="0"/>
    <w:rPr>
      <w:rFonts w:ascii="黑体" w:eastAsia="黑体"/>
      <w:b/>
      <w:sz w:val="21"/>
    </w:rPr>
  </w:style>
  <w:style w:type="paragraph" w:customStyle="1" w:styleId="201">
    <w:name w:val="一级条标题"/>
    <w:basedOn w:val="202"/>
    <w:next w:val="85"/>
    <w:link w:val="200"/>
    <w:qFormat/>
    <w:uiPriority w:val="0"/>
    <w:pPr>
      <w:numPr>
        <w:ilvl w:val="2"/>
      </w:numPr>
      <w:tabs>
        <w:tab w:val="left" w:pos="360"/>
        <w:tab w:val="left" w:pos="420"/>
        <w:tab w:val="left" w:pos="525"/>
      </w:tabs>
      <w:spacing w:before="0" w:beforeLines="0" w:after="0" w:afterLines="0"/>
      <w:outlineLvl w:val="2"/>
    </w:pPr>
  </w:style>
  <w:style w:type="paragraph" w:customStyle="1" w:styleId="202">
    <w:name w:val="章标题"/>
    <w:next w:val="85"/>
    <w:qFormat/>
    <w:uiPriority w:val="0"/>
    <w:pPr>
      <w:numPr>
        <w:ilvl w:val="1"/>
        <w:numId w:val="6"/>
      </w:numPr>
      <w:tabs>
        <w:tab w:val="left" w:pos="420"/>
      </w:tabs>
      <w:spacing w:before="50" w:beforeLines="50" w:after="50" w:afterLines="50"/>
      <w:jc w:val="both"/>
      <w:outlineLvl w:val="1"/>
    </w:pPr>
    <w:rPr>
      <w:rFonts w:ascii="黑体" w:hAnsi="Times New Roman" w:eastAsia="黑体" w:cs="Times New Roman"/>
      <w:b/>
      <w:sz w:val="21"/>
      <w:lang w:val="en-US" w:eastAsia="zh-CN" w:bidi="ar-SA"/>
    </w:rPr>
  </w:style>
  <w:style w:type="character" w:customStyle="1" w:styleId="203">
    <w:name w:val="正文文本 2 Char"/>
    <w:link w:val="49"/>
    <w:qFormat/>
    <w:uiPriority w:val="0"/>
    <w:rPr>
      <w:b/>
      <w:kern w:val="2"/>
      <w:sz w:val="21"/>
      <w:szCs w:val="24"/>
    </w:rPr>
  </w:style>
  <w:style w:type="character" w:customStyle="1" w:styleId="204">
    <w:name w:val="样式4 Char"/>
    <w:link w:val="205"/>
    <w:qFormat/>
    <w:uiPriority w:val="0"/>
    <w:rPr>
      <w:rFonts w:ascii="宋体" w:hAnsi="宋体"/>
      <w:kern w:val="2"/>
      <w:sz w:val="21"/>
      <w:szCs w:val="21"/>
    </w:rPr>
  </w:style>
  <w:style w:type="paragraph" w:customStyle="1" w:styleId="205">
    <w:name w:val="样式4"/>
    <w:basedOn w:val="1"/>
    <w:link w:val="204"/>
    <w:qFormat/>
    <w:uiPriority w:val="0"/>
    <w:pPr>
      <w:numPr>
        <w:ilvl w:val="0"/>
        <w:numId w:val="7"/>
      </w:numPr>
      <w:spacing w:line="300" w:lineRule="auto"/>
    </w:pPr>
    <w:rPr>
      <w:rFonts w:ascii="宋体" w:hAnsi="宋体"/>
      <w:szCs w:val="21"/>
    </w:rPr>
  </w:style>
  <w:style w:type="character" w:customStyle="1" w:styleId="206">
    <w:name w:val="前言、引言标题 Char"/>
    <w:link w:val="84"/>
    <w:qFormat/>
    <w:uiPriority w:val="0"/>
    <w:rPr>
      <w:rFonts w:ascii="黑体" w:hAnsi="Times New Roman" w:eastAsia="黑体"/>
      <w:b/>
      <w:sz w:val="32"/>
      <w:shd w:val="clear" w:color="FFFFFF" w:fill="FFFFFF"/>
      <w:lang w:bidi="ar-SA"/>
    </w:rPr>
  </w:style>
  <w:style w:type="character" w:customStyle="1" w:styleId="207">
    <w:name w:val="sc31"/>
    <w:qFormat/>
    <w:uiPriority w:val="0"/>
    <w:rPr>
      <w:rFonts w:hint="default" w:ascii="Courier New" w:hAnsi="Courier New" w:cs="Courier New"/>
      <w:color w:val="FF0000"/>
      <w:sz w:val="20"/>
      <w:szCs w:val="20"/>
    </w:rPr>
  </w:style>
  <w:style w:type="character" w:customStyle="1" w:styleId="208">
    <w:name w:val="yqbt4 Char"/>
    <w:link w:val="148"/>
    <w:qFormat/>
    <w:uiPriority w:val="0"/>
    <w:rPr>
      <w:rFonts w:ascii="黑体" w:hAnsi="黑体" w:eastAsia="黑体" w:cs="黑体"/>
      <w:kern w:val="2"/>
      <w:sz w:val="21"/>
      <w:szCs w:val="24"/>
    </w:rPr>
  </w:style>
  <w:style w:type="character" w:customStyle="1" w:styleId="209">
    <w:name w:val="结束语 Char"/>
    <w:link w:val="23"/>
    <w:qFormat/>
    <w:uiPriority w:val="0"/>
    <w:rPr>
      <w:rFonts w:ascii="Arial" w:hAnsi="Arial"/>
      <w:spacing w:val="8"/>
      <w:lang w:val="en-GB" w:eastAsia="en-US"/>
    </w:rPr>
  </w:style>
  <w:style w:type="character" w:customStyle="1" w:styleId="210">
    <w:name w:val="8.x菜单 Char"/>
    <w:link w:val="211"/>
    <w:qFormat/>
    <w:uiPriority w:val="0"/>
    <w:rPr>
      <w:rFonts w:hAnsi="宋体"/>
      <w:kern w:val="2"/>
      <w:sz w:val="21"/>
      <w:szCs w:val="21"/>
    </w:rPr>
  </w:style>
  <w:style w:type="paragraph" w:customStyle="1" w:styleId="211">
    <w:name w:val="8.x菜单"/>
    <w:basedOn w:val="1"/>
    <w:link w:val="210"/>
    <w:qFormat/>
    <w:uiPriority w:val="0"/>
    <w:pPr>
      <w:numPr>
        <w:ilvl w:val="0"/>
        <w:numId w:val="8"/>
      </w:numPr>
      <w:tabs>
        <w:tab w:val="left" w:pos="0"/>
        <w:tab w:val="left" w:pos="900"/>
      </w:tabs>
      <w:suppressAutoHyphens/>
      <w:spacing w:line="360" w:lineRule="auto"/>
    </w:pPr>
    <w:rPr>
      <w:rFonts w:hAnsi="宋体"/>
      <w:szCs w:val="21"/>
    </w:rPr>
  </w:style>
  <w:style w:type="character" w:customStyle="1" w:styleId="212">
    <w:name w:val="页脚 Char"/>
    <w:link w:val="37"/>
    <w:qFormat/>
    <w:uiPriority w:val="99"/>
    <w:rPr>
      <w:sz w:val="18"/>
      <w:szCs w:val="18"/>
    </w:rPr>
  </w:style>
  <w:style w:type="character" w:customStyle="1" w:styleId="213">
    <w:name w:val="样式 加粗"/>
    <w:qFormat/>
    <w:uiPriority w:val="0"/>
    <w:rPr>
      <w:rFonts w:eastAsia="Arial"/>
      <w:b/>
      <w:bCs/>
    </w:rPr>
  </w:style>
  <w:style w:type="character" w:customStyle="1" w:styleId="214">
    <w:name w:val="Char Char21"/>
    <w:qFormat/>
    <w:uiPriority w:val="0"/>
    <w:rPr>
      <w:rFonts w:ascii="Arial" w:hAnsi="Arial" w:eastAsia="黑体"/>
      <w:b/>
      <w:kern w:val="2"/>
      <w:sz w:val="30"/>
      <w:szCs w:val="24"/>
      <w:lang w:val="en-US" w:eastAsia="zh-CN" w:bidi="ar-SA"/>
    </w:rPr>
  </w:style>
  <w:style w:type="character" w:customStyle="1" w:styleId="215">
    <w:name w:val="标题 4 Char"/>
    <w:link w:val="7"/>
    <w:qFormat/>
    <w:uiPriority w:val="9"/>
    <w:rPr>
      <w:rFonts w:ascii="黑体" w:hAnsi="黑体" w:eastAsia="黑体"/>
      <w:kern w:val="2"/>
      <w:sz w:val="21"/>
      <w:szCs w:val="21"/>
    </w:rPr>
  </w:style>
  <w:style w:type="character" w:customStyle="1" w:styleId="216">
    <w:name w:val="标题 7 Char"/>
    <w:link w:val="10"/>
    <w:qFormat/>
    <w:uiPriority w:val="9"/>
    <w:rPr>
      <w:rFonts w:ascii="Times New Roman" w:hAnsi="Times New Roman"/>
      <w:b/>
      <w:bCs/>
      <w:kern w:val="2"/>
      <w:sz w:val="24"/>
      <w:szCs w:val="24"/>
    </w:rPr>
  </w:style>
  <w:style w:type="character" w:customStyle="1" w:styleId="217">
    <w:name w:val="WW8Num9z1"/>
    <w:qFormat/>
    <w:uiPriority w:val="0"/>
  </w:style>
  <w:style w:type="character" w:customStyle="1" w:styleId="218">
    <w:name w:val="md1"/>
    <w:qFormat/>
    <w:uiPriority w:val="0"/>
    <w:rPr>
      <w:sz w:val="22"/>
      <w:szCs w:val="22"/>
    </w:rPr>
  </w:style>
  <w:style w:type="character" w:customStyle="1" w:styleId="219">
    <w:name w:val="注意 Char"/>
    <w:link w:val="220"/>
    <w:qFormat/>
    <w:uiPriority w:val="0"/>
    <w:rPr>
      <w:kern w:val="1"/>
      <w:sz w:val="21"/>
      <w:szCs w:val="21"/>
      <w:lang w:eastAsia="ar-SA"/>
    </w:rPr>
  </w:style>
  <w:style w:type="paragraph" w:customStyle="1" w:styleId="220">
    <w:name w:val="注意"/>
    <w:basedOn w:val="1"/>
    <w:link w:val="219"/>
    <w:qFormat/>
    <w:uiPriority w:val="0"/>
    <w:pPr>
      <w:suppressAutoHyphens/>
      <w:spacing w:line="360" w:lineRule="auto"/>
      <w:jc w:val="left"/>
    </w:pPr>
    <w:rPr>
      <w:kern w:val="1"/>
      <w:szCs w:val="21"/>
      <w:lang w:eastAsia="ar-SA"/>
    </w:rPr>
  </w:style>
  <w:style w:type="character" w:customStyle="1" w:styleId="221">
    <w:name w:val="WW8Num21z1"/>
    <w:qFormat/>
    <w:uiPriority w:val="0"/>
  </w:style>
  <w:style w:type="character" w:customStyle="1" w:styleId="222">
    <w:name w:val="EmailStyle2661"/>
    <w:qFormat/>
    <w:uiPriority w:val="0"/>
    <w:rPr>
      <w:rFonts w:ascii="Arial" w:hAnsi="Arial" w:eastAsia="宋体" w:cs="Arial"/>
      <w:color w:val="auto"/>
      <w:sz w:val="20"/>
    </w:rPr>
  </w:style>
  <w:style w:type="character" w:customStyle="1" w:styleId="223">
    <w:name w:val="SoDA Field"/>
    <w:qFormat/>
    <w:uiPriority w:val="0"/>
    <w:rPr>
      <w:color w:val="0000FF"/>
    </w:rPr>
  </w:style>
  <w:style w:type="character" w:customStyle="1" w:styleId="224">
    <w:name w:val="sc701"/>
    <w:qFormat/>
    <w:uiPriority w:val="0"/>
    <w:rPr>
      <w:rFonts w:hint="default" w:ascii="Courier New" w:hAnsi="Courier New" w:cs="Courier New"/>
      <w:b/>
      <w:bCs/>
      <w:color w:val="8000FF"/>
      <w:sz w:val="20"/>
      <w:szCs w:val="20"/>
      <w:u w:val="single"/>
    </w:rPr>
  </w:style>
  <w:style w:type="character" w:customStyle="1" w:styleId="225">
    <w:name w:val="HTML 预设格式 Char"/>
    <w:link w:val="50"/>
    <w:qFormat/>
    <w:uiPriority w:val="0"/>
    <w:rPr>
      <w:rFonts w:ascii="Courier New" w:hAnsi="Courier New"/>
      <w:kern w:val="2"/>
    </w:rPr>
  </w:style>
  <w:style w:type="character" w:customStyle="1" w:styleId="226">
    <w:name w:val="正文_首行缩进2字符 Char"/>
    <w:link w:val="227"/>
    <w:qFormat/>
    <w:uiPriority w:val="0"/>
    <w:rPr>
      <w:sz w:val="21"/>
      <w:szCs w:val="24"/>
      <w:lang w:val="en-GB" w:eastAsia="en-US"/>
    </w:rPr>
  </w:style>
  <w:style w:type="paragraph" w:customStyle="1" w:styleId="227">
    <w:name w:val="正文_首行缩进2字符"/>
    <w:basedOn w:val="1"/>
    <w:link w:val="226"/>
    <w:qFormat/>
    <w:uiPriority w:val="0"/>
    <w:pPr>
      <w:widowControl/>
    </w:pPr>
    <w:rPr>
      <w:kern w:val="0"/>
      <w:szCs w:val="24"/>
      <w:lang w:val="en-GB" w:eastAsia="en-US"/>
    </w:rPr>
  </w:style>
  <w:style w:type="character" w:customStyle="1" w:styleId="228">
    <w:name w:val="页眉 Char"/>
    <w:link w:val="38"/>
    <w:qFormat/>
    <w:uiPriority w:val="99"/>
    <w:rPr>
      <w:sz w:val="18"/>
      <w:szCs w:val="18"/>
    </w:rPr>
  </w:style>
  <w:style w:type="character" w:customStyle="1" w:styleId="229">
    <w:name w:val="正文缩进 Char"/>
    <w:link w:val="16"/>
    <w:qFormat/>
    <w:uiPriority w:val="0"/>
    <w:rPr>
      <w:rFonts w:ascii="Times New Roman" w:hAnsi="Times New Roman"/>
      <w:szCs w:val="24"/>
    </w:rPr>
  </w:style>
  <w:style w:type="character" w:customStyle="1" w:styleId="230">
    <w:name w:val="副标题 Char"/>
    <w:link w:val="41"/>
    <w:qFormat/>
    <w:uiPriority w:val="11"/>
    <w:rPr>
      <w:rFonts w:ascii="Cambria" w:hAnsi="Cambria"/>
      <w:b/>
      <w:bCs/>
      <w:kern w:val="28"/>
      <w:sz w:val="32"/>
      <w:szCs w:val="32"/>
    </w:rPr>
  </w:style>
  <w:style w:type="character" w:customStyle="1" w:styleId="231">
    <w:name w:val="园点 Char"/>
    <w:link w:val="232"/>
    <w:qFormat/>
    <w:uiPriority w:val="0"/>
    <w:rPr>
      <w:kern w:val="2"/>
      <w:sz w:val="21"/>
      <w:szCs w:val="24"/>
    </w:rPr>
  </w:style>
  <w:style w:type="paragraph" w:customStyle="1" w:styleId="232">
    <w:name w:val="园点"/>
    <w:basedOn w:val="1"/>
    <w:link w:val="231"/>
    <w:qFormat/>
    <w:uiPriority w:val="0"/>
    <w:pPr>
      <w:numPr>
        <w:ilvl w:val="0"/>
        <w:numId w:val="9"/>
      </w:numPr>
      <w:spacing w:line="300" w:lineRule="auto"/>
    </w:pPr>
    <w:rPr>
      <w:szCs w:val="24"/>
    </w:rPr>
  </w:style>
  <w:style w:type="character" w:customStyle="1" w:styleId="233">
    <w:name w:val="WW8Num14z1"/>
    <w:qFormat/>
    <w:uiPriority w:val="0"/>
  </w:style>
  <w:style w:type="character" w:customStyle="1" w:styleId="234">
    <w:name w:val="short_text"/>
    <w:qFormat/>
    <w:uiPriority w:val="0"/>
  </w:style>
  <w:style w:type="character" w:customStyle="1" w:styleId="235">
    <w:name w:val="yq标题3 Char"/>
    <w:link w:val="77"/>
    <w:qFormat/>
    <w:uiPriority w:val="0"/>
    <w:rPr>
      <w:rFonts w:ascii="黑体" w:hAnsi="黑体" w:eastAsia="黑体" w:cs="黑体"/>
      <w:kern w:val="2"/>
      <w:sz w:val="21"/>
      <w:szCs w:val="24"/>
    </w:rPr>
  </w:style>
  <w:style w:type="character" w:customStyle="1" w:styleId="236">
    <w:name w:val="表格名 Char"/>
    <w:link w:val="237"/>
    <w:qFormat/>
    <w:uiPriority w:val="0"/>
    <w:rPr>
      <w:b/>
      <w:kern w:val="1"/>
      <w:sz w:val="24"/>
      <w:szCs w:val="24"/>
    </w:rPr>
  </w:style>
  <w:style w:type="paragraph" w:customStyle="1" w:styleId="237">
    <w:name w:val="表格名"/>
    <w:basedOn w:val="1"/>
    <w:link w:val="236"/>
    <w:qFormat/>
    <w:uiPriority w:val="0"/>
    <w:pPr>
      <w:suppressAutoHyphens/>
      <w:spacing w:line="360" w:lineRule="auto"/>
      <w:ind w:firstLine="540"/>
      <w:jc w:val="center"/>
    </w:pPr>
    <w:rPr>
      <w:b/>
      <w:kern w:val="1"/>
      <w:sz w:val="24"/>
      <w:szCs w:val="24"/>
    </w:rPr>
  </w:style>
  <w:style w:type="character" w:customStyle="1" w:styleId="238">
    <w:name w:val="样式 标题 1篇 + 行距: 多倍行距 1.2 字行"/>
    <w:qFormat/>
    <w:uiPriority w:val="0"/>
    <w:rPr>
      <w:rFonts w:eastAsia="宋体"/>
      <w:sz w:val="32"/>
    </w:rPr>
  </w:style>
  <w:style w:type="character" w:customStyle="1" w:styleId="239">
    <w:name w:val="正文文本缩进 Char"/>
    <w:link w:val="24"/>
    <w:qFormat/>
    <w:uiPriority w:val="0"/>
    <w:rPr>
      <w:rFonts w:ascii="Times New Roman" w:hAnsi="Times New Roman"/>
      <w:kern w:val="2"/>
      <w:sz w:val="21"/>
      <w:szCs w:val="24"/>
    </w:rPr>
  </w:style>
  <w:style w:type="character" w:customStyle="1" w:styleId="240">
    <w:name w:val="正文文本缩进 3 Char"/>
    <w:link w:val="45"/>
    <w:qFormat/>
    <w:uiPriority w:val="0"/>
    <w:rPr>
      <w:rFonts w:ascii="Times New Roman" w:hAnsi="Times New Roman"/>
      <w:kern w:val="2"/>
      <w:sz w:val="16"/>
      <w:szCs w:val="16"/>
    </w:rPr>
  </w:style>
  <w:style w:type="character" w:customStyle="1" w:styleId="241">
    <w:name w:val="科东_正文 Char"/>
    <w:link w:val="242"/>
    <w:qFormat/>
    <w:uiPriority w:val="0"/>
    <w:rPr>
      <w:rFonts w:ascii="宋体" w:hAnsi="宋体"/>
      <w:kern w:val="2"/>
      <w:sz w:val="24"/>
      <w:szCs w:val="24"/>
    </w:rPr>
  </w:style>
  <w:style w:type="paragraph" w:customStyle="1" w:styleId="242">
    <w:name w:val="科东_正文"/>
    <w:basedOn w:val="1"/>
    <w:link w:val="241"/>
    <w:qFormat/>
    <w:uiPriority w:val="0"/>
    <w:pPr>
      <w:spacing w:line="360" w:lineRule="auto"/>
    </w:pPr>
    <w:rPr>
      <w:rFonts w:ascii="宋体" w:hAnsi="宋体"/>
      <w:sz w:val="24"/>
      <w:szCs w:val="24"/>
    </w:rPr>
  </w:style>
  <w:style w:type="character" w:customStyle="1" w:styleId="243">
    <w:name w:val="段 Char"/>
    <w:link w:val="85"/>
    <w:qFormat/>
    <w:uiPriority w:val="0"/>
    <w:rPr>
      <w:rFonts w:ascii="宋体" w:hAnsi="Times New Roman"/>
      <w:sz w:val="21"/>
      <w:lang w:val="en-US" w:eastAsia="zh-CN" w:bidi="ar-SA"/>
    </w:rPr>
  </w:style>
  <w:style w:type="character" w:customStyle="1" w:styleId="244">
    <w:name w:val="EmailStyle681"/>
    <w:qFormat/>
    <w:uiPriority w:val="0"/>
    <w:rPr>
      <w:rFonts w:ascii="Arial" w:hAnsi="Arial" w:eastAsia="宋体" w:cs="Arial"/>
      <w:color w:val="auto"/>
      <w:sz w:val="20"/>
    </w:rPr>
  </w:style>
  <w:style w:type="character" w:customStyle="1" w:styleId="245">
    <w:name w:val="正文首行缩进 Char"/>
    <w:link w:val="54"/>
    <w:qFormat/>
    <w:uiPriority w:val="0"/>
    <w:rPr>
      <w:rFonts w:ascii="Times New Roman" w:hAnsi="Times New Roman"/>
      <w:kern w:val="1"/>
      <w:sz w:val="21"/>
      <w:szCs w:val="22"/>
      <w:lang w:eastAsia="ar-SA"/>
    </w:rPr>
  </w:style>
  <w:style w:type="character" w:customStyle="1" w:styleId="246">
    <w:name w:val="书籍标题1"/>
    <w:qFormat/>
    <w:uiPriority w:val="33"/>
    <w:rPr>
      <w:b/>
      <w:bCs/>
      <w:smallCaps/>
      <w:spacing w:val="5"/>
    </w:rPr>
  </w:style>
  <w:style w:type="character" w:customStyle="1" w:styleId="247">
    <w:name w:val="sc26"/>
    <w:qFormat/>
    <w:uiPriority w:val="0"/>
    <w:rPr>
      <w:rFonts w:hint="default" w:ascii="Courier New" w:hAnsi="Courier New" w:cs="Courier New"/>
      <w:color w:val="000000"/>
      <w:sz w:val="20"/>
      <w:szCs w:val="20"/>
    </w:rPr>
  </w:style>
  <w:style w:type="character" w:customStyle="1" w:styleId="248">
    <w:name w:val="sc14"/>
    <w:qFormat/>
    <w:uiPriority w:val="0"/>
    <w:rPr>
      <w:rFonts w:hint="default" w:ascii="Courier New" w:hAnsi="Courier New" w:cs="Courier New"/>
      <w:color w:val="0000FF"/>
      <w:sz w:val="20"/>
      <w:szCs w:val="20"/>
    </w:rPr>
  </w:style>
  <w:style w:type="character" w:customStyle="1" w:styleId="249">
    <w:name w:val="正文_首行缩进_无段前段后 Char"/>
    <w:link w:val="250"/>
    <w:qFormat/>
    <w:uiPriority w:val="0"/>
    <w:rPr>
      <w:rFonts w:ascii="Arial" w:hAnsi="Arial"/>
      <w:kern w:val="2"/>
      <w:sz w:val="21"/>
      <w:szCs w:val="21"/>
    </w:rPr>
  </w:style>
  <w:style w:type="paragraph" w:customStyle="1" w:styleId="250">
    <w:name w:val="正文_首行缩进_无段前段后"/>
    <w:basedOn w:val="1"/>
    <w:link w:val="249"/>
    <w:qFormat/>
    <w:uiPriority w:val="0"/>
    <w:pPr>
      <w:spacing w:line="276" w:lineRule="auto"/>
    </w:pPr>
    <w:rPr>
      <w:rFonts w:ascii="Arial" w:hAnsi="Arial"/>
      <w:szCs w:val="21"/>
    </w:rPr>
  </w:style>
  <w:style w:type="character" w:customStyle="1" w:styleId="251">
    <w:name w:val="明显参考1"/>
    <w:qFormat/>
    <w:uiPriority w:val="32"/>
    <w:rPr>
      <w:b/>
      <w:bCs/>
      <w:smallCaps/>
      <w:color w:val="C0504D"/>
      <w:spacing w:val="5"/>
      <w:u w:val="single"/>
    </w:rPr>
  </w:style>
  <w:style w:type="character" w:customStyle="1" w:styleId="252">
    <w:name w:val="sc121"/>
    <w:qFormat/>
    <w:uiPriority w:val="0"/>
    <w:rPr>
      <w:rFonts w:hint="default" w:ascii="Courier New" w:hAnsi="Courier New" w:cs="Courier New"/>
      <w:color w:val="FF0000"/>
      <w:sz w:val="20"/>
      <w:szCs w:val="20"/>
      <w:shd w:val="clear" w:color="auto" w:fill="FFFF00"/>
    </w:rPr>
  </w:style>
  <w:style w:type="paragraph" w:customStyle="1" w:styleId="253">
    <w:name w:val="样式 标题 3标题1.1二级节名h33rd level3l3Level 3 HeadH3heading 3 +..."/>
    <w:basedOn w:val="6"/>
    <w:qFormat/>
    <w:uiPriority w:val="0"/>
    <w:pPr>
      <w:adjustRightInd w:val="0"/>
      <w:snapToGrid w:val="0"/>
      <w:spacing w:before="156" w:beforeLines="50" w:line="360" w:lineRule="auto"/>
    </w:pPr>
    <w:rPr>
      <w:sz w:val="24"/>
      <w:szCs w:val="20"/>
    </w:rPr>
  </w:style>
  <w:style w:type="paragraph" w:customStyle="1" w:styleId="254">
    <w:name w:val="_标准条文"/>
    <w:basedOn w:val="1"/>
    <w:qFormat/>
    <w:uiPriority w:val="0"/>
    <w:pPr>
      <w:overflowPunct w:val="0"/>
      <w:snapToGrid w:val="0"/>
      <w:spacing w:line="276" w:lineRule="auto"/>
      <w:ind w:firstLine="420"/>
    </w:pPr>
    <w:rPr>
      <w:rFonts w:ascii="Arial" w:hAnsi="Arial" w:cs="宋体"/>
      <w:szCs w:val="20"/>
    </w:rPr>
  </w:style>
  <w:style w:type="paragraph" w:customStyle="1" w:styleId="255">
    <w:name w:val="Char Char Char Char Char Char Char Char Char1 Char Char Char"/>
    <w:basedOn w:val="1"/>
    <w:qFormat/>
    <w:uiPriority w:val="0"/>
    <w:pPr>
      <w:spacing w:line="580" w:lineRule="exact"/>
    </w:pPr>
    <w:rPr>
      <w:szCs w:val="20"/>
    </w:rPr>
  </w:style>
  <w:style w:type="paragraph" w:customStyle="1" w:styleId="256">
    <w:name w:val="工程建设节标题"/>
    <w:basedOn w:val="257"/>
    <w:next w:val="85"/>
    <w:qFormat/>
    <w:uiPriority w:val="0"/>
    <w:pPr>
      <w:numPr>
        <w:ilvl w:val="2"/>
      </w:numPr>
      <w:spacing w:before="400" w:after="400" w:line="240" w:lineRule="auto"/>
      <w:outlineLvl w:val="2"/>
    </w:pPr>
    <w:rPr>
      <w:sz w:val="21"/>
    </w:rPr>
  </w:style>
  <w:style w:type="paragraph" w:customStyle="1" w:styleId="257">
    <w:name w:val="工程建设章标题"/>
    <w:next w:val="85"/>
    <w:qFormat/>
    <w:uiPriority w:val="0"/>
    <w:pPr>
      <w:numPr>
        <w:ilvl w:val="1"/>
        <w:numId w:val="10"/>
      </w:numPr>
      <w:spacing w:before="640" w:after="560" w:line="480" w:lineRule="exact"/>
      <w:jc w:val="center"/>
      <w:outlineLvl w:val="1"/>
    </w:pPr>
    <w:rPr>
      <w:rFonts w:ascii="黑体" w:hAnsi="Times New Roman" w:eastAsia="黑体" w:cs="Times New Roman"/>
      <w:b/>
      <w:sz w:val="28"/>
      <w:lang w:val="en-US" w:eastAsia="zh-CN" w:bidi="ar-SA"/>
    </w:rPr>
  </w:style>
  <w:style w:type="paragraph" w:customStyle="1" w:styleId="258">
    <w:name w:val="样式 标题 1篇 + 三号 行距: 多倍行距 1.2 字行1"/>
    <w:basedOn w:val="4"/>
    <w:qFormat/>
    <w:uiPriority w:val="0"/>
    <w:pPr>
      <w:tabs>
        <w:tab w:val="left" w:pos="432"/>
      </w:tabs>
      <w:spacing w:before="340" w:after="330" w:line="288" w:lineRule="auto"/>
      <w:ind w:left="432" w:hanging="432"/>
    </w:pPr>
    <w:rPr>
      <w:rFonts w:cs="宋体"/>
      <w:sz w:val="32"/>
      <w:szCs w:val="20"/>
    </w:rPr>
  </w:style>
  <w:style w:type="paragraph" w:customStyle="1" w:styleId="259">
    <w:name w:val="附录 A1"/>
    <w:basedOn w:val="85"/>
    <w:next w:val="85"/>
    <w:qFormat/>
    <w:uiPriority w:val="0"/>
    <w:pPr>
      <w:widowControl w:val="0"/>
      <w:numPr>
        <w:ilvl w:val="1"/>
        <w:numId w:val="11"/>
      </w:numPr>
      <w:spacing w:after="120"/>
      <w:ind w:firstLine="0" w:firstLineChars="0"/>
      <w:jc w:val="left"/>
      <w:outlineLvl w:val="1"/>
    </w:pPr>
    <w:rPr>
      <w:rFonts w:ascii="Calibri" w:hAnsi="Calibri"/>
      <w:bCs/>
      <w:spacing w:val="20"/>
      <w:kern w:val="2"/>
      <w:szCs w:val="21"/>
    </w:rPr>
  </w:style>
  <w:style w:type="paragraph" w:customStyle="1" w:styleId="260">
    <w:name w:val="无序排列（缩进4字符）"/>
    <w:basedOn w:val="1"/>
    <w:qFormat/>
    <w:uiPriority w:val="0"/>
    <w:pPr>
      <w:widowControl/>
      <w:numPr>
        <w:ilvl w:val="0"/>
        <w:numId w:val="12"/>
      </w:numPr>
      <w:tabs>
        <w:tab w:val="left" w:pos="420"/>
      </w:tabs>
      <w:suppressAutoHyphens/>
      <w:spacing w:line="360" w:lineRule="auto"/>
      <w:ind w:left="820" w:firstLine="0"/>
      <w:jc w:val="left"/>
    </w:pPr>
    <w:rPr>
      <w:rFonts w:ascii="Arial" w:hAnsi="Arial" w:cs="Calibri"/>
      <w:kern w:val="1"/>
      <w:szCs w:val="24"/>
      <w:lang w:eastAsia="ar-SA"/>
    </w:rPr>
  </w:style>
  <w:style w:type="paragraph" w:customStyle="1" w:styleId="261">
    <w:name w:val="样式1 样式 标题 2 + 段前: 0行"/>
    <w:basedOn w:val="5"/>
    <w:next w:val="1"/>
    <w:qFormat/>
    <w:uiPriority w:val="0"/>
    <w:pPr>
      <w:numPr>
        <w:ilvl w:val="0"/>
        <w:numId w:val="13"/>
      </w:numPr>
      <w:tabs>
        <w:tab w:val="left" w:pos="210"/>
      </w:tabs>
      <w:snapToGrid w:val="0"/>
      <w:spacing w:line="276" w:lineRule="auto"/>
    </w:pPr>
    <w:rPr>
      <w:rFonts w:hAnsi="宋体"/>
      <w:b/>
      <w:szCs w:val="21"/>
    </w:rPr>
  </w:style>
  <w:style w:type="paragraph" w:customStyle="1" w:styleId="262">
    <w:name w:val="表格内容-标题"/>
    <w:basedOn w:val="1"/>
    <w:qFormat/>
    <w:uiPriority w:val="0"/>
    <w:pPr>
      <w:spacing w:line="312" w:lineRule="auto"/>
      <w:jc w:val="center"/>
    </w:pPr>
    <w:rPr>
      <w:b/>
      <w:sz w:val="18"/>
      <w:szCs w:val="24"/>
    </w:rPr>
  </w:style>
  <w:style w:type="paragraph" w:customStyle="1" w:styleId="263">
    <w:name w:val="无序排列（无缩进）"/>
    <w:qFormat/>
    <w:uiPriority w:val="0"/>
    <w:pPr>
      <w:numPr>
        <w:ilvl w:val="0"/>
        <w:numId w:val="6"/>
      </w:numPr>
      <w:tabs>
        <w:tab w:val="left" w:pos="420"/>
      </w:tabs>
      <w:spacing w:line="360" w:lineRule="auto"/>
    </w:pPr>
    <w:rPr>
      <w:rFonts w:ascii="Arial" w:hAnsi="Arial" w:eastAsia="宋体" w:cs="Times New Roman"/>
      <w:sz w:val="21"/>
      <w:szCs w:val="24"/>
      <w:lang w:val="en-US" w:eastAsia="zh-CN" w:bidi="ar-SA"/>
    </w:rPr>
  </w:style>
  <w:style w:type="paragraph" w:customStyle="1" w:styleId="264">
    <w:name w:val="表格标题"/>
    <w:basedOn w:val="265"/>
    <w:qFormat/>
    <w:uiPriority w:val="0"/>
    <w:pPr>
      <w:jc w:val="center"/>
    </w:pPr>
    <w:rPr>
      <w:b/>
      <w:bCs/>
    </w:rPr>
  </w:style>
  <w:style w:type="paragraph" w:customStyle="1" w:styleId="265">
    <w:name w:val="表格内容"/>
    <w:basedOn w:val="1"/>
    <w:qFormat/>
    <w:uiPriority w:val="0"/>
    <w:pPr>
      <w:suppressLineNumbers/>
      <w:suppressAutoHyphens/>
    </w:pPr>
    <w:rPr>
      <w:rFonts w:cs="Calibri"/>
      <w:kern w:val="1"/>
      <w:lang w:eastAsia="ar-SA"/>
    </w:rPr>
  </w:style>
  <w:style w:type="paragraph" w:customStyle="1" w:styleId="266">
    <w:name w:val="样式 标题 2一级节名节标题标题1章H22nd levelh22Header 2UNDERRUBRIK 1-..."/>
    <w:basedOn w:val="5"/>
    <w:qFormat/>
    <w:uiPriority w:val="0"/>
    <w:pPr>
      <w:tabs>
        <w:tab w:val="left" w:pos="720"/>
        <w:tab w:val="left" w:pos="2041"/>
      </w:tabs>
      <w:adjustRightInd w:val="0"/>
      <w:snapToGrid w:val="0"/>
      <w:spacing w:before="260" w:after="260" w:line="300" w:lineRule="auto"/>
      <w:ind w:left="180" w:hanging="454"/>
      <w:textAlignment w:val="baseline"/>
    </w:pPr>
    <w:rPr>
      <w:rFonts w:ascii="宋体" w:hAnsi="宋体" w:cs="宋体"/>
      <w:sz w:val="32"/>
      <w:szCs w:val="30"/>
    </w:rPr>
  </w:style>
  <w:style w:type="paragraph" w:customStyle="1" w:styleId="267">
    <w:name w:val="附录章标题"/>
    <w:next w:val="85"/>
    <w:qFormat/>
    <w:uiPriority w:val="0"/>
    <w:pPr>
      <w:numPr>
        <w:ilvl w:val="1"/>
        <w:numId w:val="14"/>
      </w:numPr>
      <w:wordWrap w:val="0"/>
      <w:overflowPunct w:val="0"/>
      <w:autoSpaceDE w:val="0"/>
      <w:spacing w:before="156" w:beforeLines="50" w:after="156" w:afterLines="50"/>
      <w:jc w:val="both"/>
      <w:textAlignment w:val="baseline"/>
      <w:outlineLvl w:val="1"/>
    </w:pPr>
    <w:rPr>
      <w:rFonts w:ascii="黑体" w:hAnsi="Times New Roman" w:eastAsia="黑体" w:cs="Times New Roman"/>
      <w:b/>
      <w:kern w:val="21"/>
      <w:sz w:val="21"/>
      <w:lang w:val="en-US" w:eastAsia="zh-CN" w:bidi="ar-SA"/>
    </w:rPr>
  </w:style>
  <w:style w:type="paragraph" w:customStyle="1" w:styleId="268">
    <w:name w:val="附录 3"/>
    <w:basedOn w:val="54"/>
    <w:next w:val="85"/>
    <w:qFormat/>
    <w:uiPriority w:val="0"/>
    <w:pPr>
      <w:numPr>
        <w:ilvl w:val="2"/>
        <w:numId w:val="15"/>
      </w:numPr>
      <w:suppressAutoHyphens w:val="0"/>
    </w:pPr>
    <w:rPr>
      <w:rFonts w:ascii="Calibri" w:hAnsi="Calibri"/>
      <w:kern w:val="2"/>
      <w:szCs w:val="24"/>
      <w:lang w:eastAsia="zh-CN"/>
    </w:rPr>
  </w:style>
  <w:style w:type="paragraph" w:customStyle="1" w:styleId="269">
    <w:name w:val="正文段落"/>
    <w:basedOn w:val="16"/>
    <w:qFormat/>
    <w:uiPriority w:val="0"/>
    <w:pPr>
      <w:spacing w:line="360" w:lineRule="auto"/>
      <w:ind w:firstLine="0" w:firstLineChars="0"/>
    </w:pPr>
    <w:rPr>
      <w:rFonts w:ascii="Calibri" w:hAnsi="Calibri"/>
      <w:kern w:val="2"/>
      <w:sz w:val="24"/>
      <w:szCs w:val="20"/>
    </w:rPr>
  </w:style>
  <w:style w:type="paragraph" w:customStyle="1" w:styleId="270">
    <w:name w:val="文档标题"/>
    <w:basedOn w:val="1"/>
    <w:qFormat/>
    <w:uiPriority w:val="0"/>
    <w:pPr>
      <w:spacing w:line="360" w:lineRule="auto"/>
      <w:jc w:val="center"/>
    </w:pPr>
    <w:rPr>
      <w:rFonts w:eastAsia="黑体"/>
      <w:b/>
      <w:sz w:val="44"/>
      <w:szCs w:val="44"/>
    </w:rPr>
  </w:style>
  <w:style w:type="paragraph" w:customStyle="1" w:styleId="271">
    <w:name w:val="附件 2"/>
    <w:basedOn w:val="85"/>
    <w:next w:val="85"/>
    <w:qFormat/>
    <w:uiPriority w:val="0"/>
    <w:pPr>
      <w:widowControl w:val="0"/>
      <w:numPr>
        <w:ilvl w:val="2"/>
        <w:numId w:val="16"/>
      </w:numPr>
      <w:spacing w:after="120"/>
      <w:ind w:firstLine="0" w:firstLineChars="0"/>
    </w:pPr>
    <w:rPr>
      <w:rFonts w:ascii="Calibri" w:hAnsi="Calibri"/>
      <w:b/>
      <w:spacing w:val="20"/>
      <w:kern w:val="2"/>
      <w:sz w:val="28"/>
      <w:szCs w:val="28"/>
    </w:rPr>
  </w:style>
  <w:style w:type="paragraph" w:customStyle="1" w:styleId="272">
    <w:name w:val="表标题"/>
    <w:basedOn w:val="25"/>
    <w:next w:val="54"/>
    <w:qFormat/>
    <w:uiPriority w:val="0"/>
    <w:pPr>
      <w:spacing w:line="360" w:lineRule="auto"/>
      <w:ind w:left="0" w:leftChars="0" w:firstLine="0" w:firstLineChars="0"/>
      <w:jc w:val="center"/>
    </w:pPr>
    <w:rPr>
      <w:b/>
    </w:rPr>
  </w:style>
  <w:style w:type="paragraph" w:customStyle="1" w:styleId="273">
    <w:name w:val="样式 MM Topic 5 + 加粗"/>
    <w:basedOn w:val="1"/>
    <w:qFormat/>
    <w:uiPriority w:val="0"/>
    <w:pPr>
      <w:widowControl/>
      <w:numPr>
        <w:ilvl w:val="4"/>
        <w:numId w:val="17"/>
      </w:numPr>
      <w:tabs>
        <w:tab w:val="left" w:pos="1200"/>
        <w:tab w:val="left" w:pos="2520"/>
      </w:tabs>
      <w:spacing w:before="280" w:after="290" w:line="376" w:lineRule="auto"/>
      <w:ind w:left="2520" w:hanging="420"/>
      <w:outlineLvl w:val="4"/>
    </w:pPr>
    <w:rPr>
      <w:rFonts w:hAnsi="宋体"/>
      <w:b/>
      <w:bCs/>
      <w:kern w:val="0"/>
      <w:sz w:val="28"/>
      <w:szCs w:val="28"/>
    </w:rPr>
  </w:style>
  <w:style w:type="paragraph" w:customStyle="1" w:styleId="274">
    <w:name w:val="正文_段前半行"/>
    <w:basedOn w:val="1"/>
    <w:qFormat/>
    <w:uiPriority w:val="0"/>
    <w:pPr>
      <w:widowControl/>
      <w:spacing w:before="50" w:beforeLines="50"/>
    </w:pPr>
    <w:rPr>
      <w:kern w:val="0"/>
      <w:sz w:val="24"/>
      <w:lang w:val="en-GB" w:eastAsia="en-US"/>
    </w:rPr>
  </w:style>
  <w:style w:type="paragraph" w:customStyle="1" w:styleId="275">
    <w:name w:val="封面一致性程度标识"/>
    <w:qFormat/>
    <w:uiPriority w:val="0"/>
    <w:pPr>
      <w:spacing w:before="440" w:line="400" w:lineRule="exact"/>
      <w:jc w:val="center"/>
    </w:pPr>
    <w:rPr>
      <w:rFonts w:ascii="宋体" w:hAnsi="Times New Roman" w:eastAsia="宋体" w:cs="Times New Roman"/>
      <w:sz w:val="28"/>
      <w:lang w:val="en-US" w:eastAsia="zh-CN" w:bidi="ar-SA"/>
    </w:rPr>
  </w:style>
  <w:style w:type="paragraph" w:customStyle="1" w:styleId="276">
    <w:name w:val="Char1"/>
    <w:basedOn w:val="1"/>
    <w:qFormat/>
    <w:uiPriority w:val="0"/>
    <w:pPr>
      <w:spacing w:line="360" w:lineRule="auto"/>
    </w:pPr>
    <w:rPr>
      <w:rFonts w:ascii="Tahoma" w:hAnsi="Tahoma"/>
      <w:sz w:val="28"/>
      <w:szCs w:val="20"/>
    </w:rPr>
  </w:style>
  <w:style w:type="paragraph" w:customStyle="1" w:styleId="277">
    <w:name w:val="文档段"/>
    <w:basedOn w:val="227"/>
    <w:next w:val="227"/>
    <w:qFormat/>
    <w:uiPriority w:val="0"/>
    <w:pPr>
      <w:widowControl w:val="0"/>
      <w:spacing w:before="50" w:beforeLines="50" w:after="50" w:afterLines="50"/>
    </w:pPr>
    <w:rPr>
      <w:kern w:val="2"/>
      <w:lang w:val="en-US" w:eastAsia="zh-CN"/>
    </w:rPr>
  </w:style>
  <w:style w:type="paragraph" w:customStyle="1" w:styleId="278">
    <w:name w:val="样式 样式1 正文（首行缩进两字） Char + 黑色 首行缩进:  2 字符 段前: 0 行 行距: 多倍行距 1.15 ....."/>
    <w:basedOn w:val="1"/>
    <w:qFormat/>
    <w:uiPriority w:val="0"/>
    <w:pPr>
      <w:tabs>
        <w:tab w:val="left" w:pos="3885"/>
      </w:tabs>
      <w:overflowPunct w:val="0"/>
      <w:snapToGrid w:val="0"/>
      <w:spacing w:line="300" w:lineRule="auto"/>
      <w:ind w:firstLine="420"/>
    </w:pPr>
    <w:rPr>
      <w:rFonts w:cs="宋体"/>
      <w:szCs w:val="20"/>
    </w:rPr>
  </w:style>
  <w:style w:type="paragraph" w:customStyle="1" w:styleId="279">
    <w:name w:val="样式 首行缩进:  0.85 厘米"/>
    <w:basedOn w:val="1"/>
    <w:qFormat/>
    <w:uiPriority w:val="0"/>
    <w:pPr>
      <w:spacing w:line="360" w:lineRule="auto"/>
      <w:ind w:firstLine="482"/>
    </w:pPr>
    <w:rPr>
      <w:rFonts w:cs="宋体"/>
      <w:sz w:val="24"/>
      <w:szCs w:val="20"/>
    </w:rPr>
  </w:style>
  <w:style w:type="paragraph" w:customStyle="1" w:styleId="280">
    <w:name w:val="附录图标题"/>
    <w:basedOn w:val="281"/>
    <w:next w:val="85"/>
    <w:qFormat/>
    <w:uiPriority w:val="0"/>
    <w:pPr>
      <w:numPr>
        <w:numId w:val="18"/>
      </w:numPr>
      <w:tabs>
        <w:tab w:val="left" w:pos="210"/>
        <w:tab w:val="left" w:pos="360"/>
        <w:tab w:val="left" w:pos="420"/>
      </w:tabs>
    </w:pPr>
  </w:style>
  <w:style w:type="paragraph" w:customStyle="1" w:styleId="281">
    <w:name w:val="正文图标题"/>
    <w:basedOn w:val="282"/>
    <w:next w:val="85"/>
    <w:qFormat/>
    <w:uiPriority w:val="0"/>
    <w:pPr>
      <w:numPr>
        <w:ilvl w:val="0"/>
        <w:numId w:val="19"/>
      </w:numPr>
      <w:tabs>
        <w:tab w:val="left" w:pos="420"/>
        <w:tab w:val="clear" w:pos="360"/>
      </w:tabs>
    </w:pPr>
  </w:style>
  <w:style w:type="paragraph" w:customStyle="1" w:styleId="282">
    <w:name w:val="正文表标题"/>
    <w:next w:val="85"/>
    <w:qFormat/>
    <w:uiPriority w:val="0"/>
    <w:pPr>
      <w:numPr>
        <w:ilvl w:val="1"/>
        <w:numId w:val="20"/>
      </w:numPr>
      <w:tabs>
        <w:tab w:val="left" w:pos="420"/>
        <w:tab w:val="clear" w:pos="360"/>
      </w:tabs>
      <w:jc w:val="center"/>
    </w:pPr>
    <w:rPr>
      <w:rFonts w:ascii="黑体" w:hAnsi="Times New Roman" w:eastAsia="黑体" w:cs="Times New Roman"/>
      <w:b/>
      <w:sz w:val="21"/>
      <w:lang w:val="en-US" w:eastAsia="zh-CN" w:bidi="ar-SA"/>
    </w:rPr>
  </w:style>
  <w:style w:type="paragraph" w:customStyle="1" w:styleId="283">
    <w:name w:val="项"/>
    <w:basedOn w:val="1"/>
    <w:qFormat/>
    <w:uiPriority w:val="0"/>
    <w:pPr>
      <w:spacing w:line="360" w:lineRule="auto"/>
      <w:ind w:firstLine="440"/>
    </w:pPr>
    <w:rPr>
      <w:szCs w:val="20"/>
    </w:rPr>
  </w:style>
  <w:style w:type="paragraph" w:customStyle="1" w:styleId="284">
    <w:name w:val="Char2"/>
    <w:basedOn w:val="1"/>
    <w:qFormat/>
    <w:uiPriority w:val="0"/>
    <w:pPr>
      <w:snapToGrid w:val="0"/>
      <w:spacing w:line="360" w:lineRule="auto"/>
      <w:jc w:val="left"/>
    </w:pPr>
    <w:rPr>
      <w:rFonts w:ascii="Verdana" w:hAnsi="Verdana" w:eastAsia="仿宋_GB2312"/>
      <w:kern w:val="0"/>
      <w:sz w:val="30"/>
      <w:szCs w:val="30"/>
      <w:lang w:eastAsia="en-US"/>
    </w:rPr>
  </w:style>
  <w:style w:type="paragraph" w:customStyle="1" w:styleId="285">
    <w:name w:val="图表脚注"/>
    <w:next w:val="85"/>
    <w:qFormat/>
    <w:uiPriority w:val="0"/>
    <w:pPr>
      <w:ind w:left="300" w:leftChars="200" w:hanging="100" w:hangingChars="100"/>
      <w:jc w:val="both"/>
    </w:pPr>
    <w:rPr>
      <w:rFonts w:ascii="宋体" w:hAnsi="Times New Roman" w:eastAsia="宋体" w:cs="Times New Roman"/>
      <w:sz w:val="18"/>
      <w:lang w:val="en-US" w:eastAsia="zh-CN" w:bidi="ar-SA"/>
    </w:rPr>
  </w:style>
  <w:style w:type="paragraph" w:customStyle="1" w:styleId="286">
    <w:name w:val="其他实施日期"/>
    <w:basedOn w:val="1"/>
    <w:qFormat/>
    <w:uiPriority w:val="0"/>
    <w:pPr>
      <w:framePr w:w="3997" w:h="471" w:hRule="exact" w:vSpace="181" w:wrap="around" w:vAnchor="page" w:hAnchor="page" w:x="7089" w:y="14097" w:anchorLock="1"/>
      <w:widowControl/>
      <w:jc w:val="right"/>
    </w:pPr>
    <w:rPr>
      <w:rFonts w:eastAsia="黑体"/>
      <w:kern w:val="0"/>
      <w:sz w:val="28"/>
      <w:szCs w:val="20"/>
    </w:rPr>
  </w:style>
  <w:style w:type="paragraph" w:customStyle="1" w:styleId="287">
    <w:name w:val="表格内容-阴影"/>
    <w:basedOn w:val="1"/>
    <w:qFormat/>
    <w:uiPriority w:val="0"/>
    <w:pPr>
      <w:spacing w:line="312" w:lineRule="auto"/>
      <w:jc w:val="left"/>
    </w:pPr>
    <w:rPr>
      <w:rFonts w:cs="宋体"/>
      <w:b/>
      <w:bCs/>
      <w:sz w:val="18"/>
      <w:szCs w:val="20"/>
    </w:rPr>
  </w:style>
  <w:style w:type="paragraph" w:customStyle="1" w:styleId="288">
    <w:name w:val="样式2"/>
    <w:basedOn w:val="289"/>
    <w:qFormat/>
    <w:uiPriority w:val="0"/>
    <w:pPr>
      <w:tabs>
        <w:tab w:val="left" w:pos="1320"/>
      </w:tabs>
      <w:ind w:left="420" w:firstLine="420"/>
    </w:pPr>
  </w:style>
  <w:style w:type="paragraph" w:customStyle="1" w:styleId="289">
    <w:name w:val="样式1"/>
    <w:basedOn w:val="1"/>
    <w:qFormat/>
    <w:uiPriority w:val="0"/>
    <w:pPr>
      <w:tabs>
        <w:tab w:val="left" w:pos="1320"/>
      </w:tabs>
      <w:ind w:left="1320" w:hanging="420"/>
    </w:pPr>
    <w:rPr>
      <w:szCs w:val="24"/>
    </w:rPr>
  </w:style>
  <w:style w:type="paragraph" w:customStyle="1" w:styleId="290">
    <w:name w:val="p0"/>
    <w:basedOn w:val="1"/>
    <w:qFormat/>
    <w:uiPriority w:val="0"/>
    <w:pPr>
      <w:widowControl/>
      <w:suppressAutoHyphens/>
      <w:jc w:val="left"/>
    </w:pPr>
    <w:rPr>
      <w:rFonts w:cs="Calibri"/>
      <w:kern w:val="1"/>
      <w:szCs w:val="21"/>
      <w:lang w:eastAsia="ar-SA"/>
    </w:rPr>
  </w:style>
  <w:style w:type="paragraph" w:customStyle="1" w:styleId="291">
    <w:name w:val="多级有序排列(1"/>
    <w:qFormat/>
    <w:uiPriority w:val="0"/>
    <w:pPr>
      <w:tabs>
        <w:tab w:val="left" w:pos="113"/>
      </w:tabs>
      <w:spacing w:line="360" w:lineRule="auto"/>
      <w:ind w:left="420" w:hanging="420"/>
    </w:pPr>
    <w:rPr>
      <w:rFonts w:ascii="Arial" w:hAnsi="Arial" w:eastAsia="宋体" w:cs="Times New Roman"/>
      <w:sz w:val="21"/>
      <w:szCs w:val="24"/>
      <w:lang w:val="en-US" w:eastAsia="zh-CN" w:bidi="ar-SA"/>
    </w:rPr>
  </w:style>
  <w:style w:type="paragraph" w:customStyle="1" w:styleId="292">
    <w:name w:val="附件"/>
    <w:basedOn w:val="271"/>
    <w:qFormat/>
    <w:uiPriority w:val="0"/>
    <w:pPr>
      <w:numPr>
        <w:ilvl w:val="0"/>
      </w:numPr>
      <w:jc w:val="center"/>
    </w:pPr>
    <w:rPr>
      <w:kern w:val="44"/>
      <w:sz w:val="32"/>
    </w:rPr>
  </w:style>
  <w:style w:type="paragraph" w:customStyle="1" w:styleId="293">
    <w:name w:val="表格文本"/>
    <w:basedOn w:val="1"/>
    <w:link w:val="509"/>
    <w:qFormat/>
    <w:uiPriority w:val="0"/>
    <w:pPr>
      <w:tabs>
        <w:tab w:val="decimal" w:pos="0"/>
      </w:tabs>
      <w:autoSpaceDE w:val="0"/>
      <w:autoSpaceDN w:val="0"/>
      <w:adjustRightInd w:val="0"/>
      <w:jc w:val="left"/>
    </w:pPr>
    <w:rPr>
      <w:kern w:val="0"/>
      <w:sz w:val="24"/>
      <w:szCs w:val="20"/>
    </w:rPr>
  </w:style>
  <w:style w:type="paragraph" w:customStyle="1" w:styleId="294">
    <w:name w:val="Style Left:  0.74 cm"/>
    <w:basedOn w:val="1"/>
    <w:qFormat/>
    <w:uiPriority w:val="0"/>
    <w:pPr>
      <w:widowControl/>
      <w:ind w:left="420"/>
    </w:pPr>
    <w:rPr>
      <w:rFonts w:cs="宋体"/>
      <w:kern w:val="0"/>
      <w:szCs w:val="20"/>
      <w:lang w:val="en-GB"/>
    </w:rPr>
  </w:style>
  <w:style w:type="paragraph" w:customStyle="1" w:styleId="295">
    <w:name w:val="段落续"/>
    <w:basedOn w:val="85"/>
    <w:next w:val="85"/>
    <w:qFormat/>
    <w:uiPriority w:val="0"/>
    <w:pPr>
      <w:widowControl w:val="0"/>
      <w:spacing w:after="120"/>
      <w:ind w:firstLine="0" w:firstLineChars="0"/>
    </w:pPr>
    <w:rPr>
      <w:rFonts w:ascii="Calibri" w:hAnsi="Calibri"/>
      <w:spacing w:val="20"/>
      <w:kern w:val="2"/>
      <w:sz w:val="18"/>
      <w:szCs w:val="24"/>
    </w:rPr>
  </w:style>
  <w:style w:type="paragraph" w:customStyle="1" w:styleId="296">
    <w:name w:val="发布日期"/>
    <w:qFormat/>
    <w:uiPriority w:val="0"/>
    <w:pPr>
      <w:framePr w:w="4000" w:h="473" w:hRule="exact" w:hSpace="180" w:vSpace="180" w:wrap="around" w:vAnchor="margin" w:hAnchor="margin" w:y="13511" w:anchorLock="1"/>
    </w:pPr>
    <w:rPr>
      <w:rFonts w:ascii="Times New Roman" w:hAnsi="Times New Roman" w:eastAsia="黑体" w:cs="Times New Roman"/>
      <w:sz w:val="28"/>
      <w:lang w:val="en-US" w:eastAsia="zh-CN" w:bidi="ar-SA"/>
    </w:rPr>
  </w:style>
  <w:style w:type="paragraph" w:customStyle="1" w:styleId="297">
    <w:name w:val="英文段落"/>
    <w:basedOn w:val="1"/>
    <w:qFormat/>
    <w:uiPriority w:val="0"/>
    <w:pPr>
      <w:spacing w:after="120" w:afterLines="50"/>
    </w:pPr>
    <w:rPr>
      <w:kern w:val="0"/>
    </w:rPr>
  </w:style>
  <w:style w:type="paragraph" w:customStyle="1" w:styleId="298">
    <w:name w:val="_列表编号1"/>
    <w:basedOn w:val="15"/>
    <w:qFormat/>
    <w:uiPriority w:val="0"/>
    <w:pPr>
      <w:widowControl/>
      <w:tabs>
        <w:tab w:val="clear" w:pos="820"/>
      </w:tabs>
      <w:snapToGrid w:val="0"/>
      <w:spacing w:line="276" w:lineRule="auto"/>
      <w:ind w:left="0" w:firstLine="0"/>
    </w:pPr>
    <w:rPr>
      <w:rFonts w:ascii="Arial" w:hAnsi="Arial"/>
      <w:kern w:val="0"/>
      <w:szCs w:val="18"/>
    </w:rPr>
  </w:style>
  <w:style w:type="paragraph" w:customStyle="1" w:styleId="299">
    <w:name w:val="封面标准名称"/>
    <w:qFormat/>
    <w:uiPriority w:val="0"/>
    <w:pPr>
      <w:framePr w:w="9638" w:h="6917" w:hRule="exact" w:wrap="around" w:vAnchor="margin" w:hAnchor="margin" w:xAlign="center" w:y="5955" w:anchorLock="1"/>
      <w:widowControl w:val="0"/>
      <w:spacing w:line="680" w:lineRule="exact"/>
      <w:jc w:val="center"/>
      <w:textAlignment w:val="center"/>
    </w:pPr>
    <w:rPr>
      <w:rFonts w:ascii="黑体" w:hAnsi="Times New Roman" w:eastAsia="黑体" w:cs="Times New Roman"/>
      <w:sz w:val="52"/>
      <w:lang w:val="en-US" w:eastAsia="zh-CN" w:bidi="ar-SA"/>
    </w:rPr>
  </w:style>
  <w:style w:type="paragraph" w:customStyle="1" w:styleId="300">
    <w:name w:val="注："/>
    <w:next w:val="85"/>
    <w:qFormat/>
    <w:uiPriority w:val="0"/>
    <w:pPr>
      <w:widowControl w:val="0"/>
      <w:numPr>
        <w:ilvl w:val="0"/>
        <w:numId w:val="21"/>
      </w:numPr>
      <w:tabs>
        <w:tab w:val="clear" w:pos="1140"/>
      </w:tabs>
      <w:autoSpaceDE w:val="0"/>
      <w:autoSpaceDN w:val="0"/>
      <w:jc w:val="both"/>
    </w:pPr>
    <w:rPr>
      <w:rFonts w:ascii="宋体" w:hAnsi="Times New Roman" w:eastAsia="宋体" w:cs="Times New Roman"/>
      <w:sz w:val="18"/>
      <w:lang w:val="en-US" w:eastAsia="zh-CN" w:bidi="ar-SA"/>
    </w:rPr>
  </w:style>
  <w:style w:type="paragraph" w:customStyle="1" w:styleId="301">
    <w:name w:val="字母编号2"/>
    <w:basedOn w:val="1"/>
    <w:qFormat/>
    <w:uiPriority w:val="0"/>
    <w:pPr>
      <w:numPr>
        <w:ilvl w:val="1"/>
        <w:numId w:val="22"/>
      </w:numPr>
    </w:pPr>
    <w:rPr>
      <w:szCs w:val="24"/>
    </w:rPr>
  </w:style>
  <w:style w:type="paragraph" w:customStyle="1" w:styleId="302">
    <w:name w:val="标题 5 New"/>
    <w:next w:val="1"/>
    <w:qFormat/>
    <w:uiPriority w:val="0"/>
    <w:pPr>
      <w:keepNext/>
      <w:keepLines/>
      <w:numPr>
        <w:ilvl w:val="4"/>
        <w:numId w:val="23"/>
      </w:numPr>
      <w:spacing w:before="280" w:after="290" w:line="377" w:lineRule="auto"/>
      <w:outlineLvl w:val="4"/>
    </w:pPr>
    <w:rPr>
      <w:rFonts w:ascii="Times New Roman" w:hAnsi="Times New Roman" w:eastAsia="黑体" w:cs="Times New Roman"/>
      <w:b/>
      <w:bCs/>
      <w:kern w:val="2"/>
      <w:sz w:val="28"/>
      <w:szCs w:val="28"/>
      <w:lang w:val="en-US" w:eastAsia="zh-CN" w:bidi="ar-SA"/>
    </w:rPr>
  </w:style>
  <w:style w:type="paragraph" w:customStyle="1" w:styleId="303">
    <w:name w:val="封面标准号2"/>
    <w:basedOn w:val="304"/>
    <w:qFormat/>
    <w:uiPriority w:val="0"/>
    <w:pPr>
      <w:framePr w:w="9138" w:h="1244" w:hRule="exact" w:wrap="around" w:vAnchor="page" w:hAnchor="margin" w:y="2908"/>
      <w:adjustRightInd w:val="0"/>
      <w:spacing w:before="357" w:line="280" w:lineRule="exact"/>
    </w:pPr>
  </w:style>
  <w:style w:type="paragraph" w:customStyle="1" w:styleId="304">
    <w:name w:val="封面标准号1"/>
    <w:qFormat/>
    <w:uiPriority w:val="0"/>
    <w:pPr>
      <w:widowControl w:val="0"/>
      <w:kinsoku w:val="0"/>
      <w:overflowPunct w:val="0"/>
      <w:autoSpaceDE w:val="0"/>
      <w:autoSpaceDN w:val="0"/>
      <w:spacing w:before="308"/>
      <w:jc w:val="right"/>
      <w:textAlignment w:val="center"/>
    </w:pPr>
    <w:rPr>
      <w:rFonts w:ascii="Times New Roman" w:hAnsi="Times New Roman" w:eastAsia="宋体" w:cs="Times New Roman"/>
      <w:sz w:val="28"/>
      <w:lang w:val="en-US" w:eastAsia="zh-CN" w:bidi="ar-SA"/>
    </w:rPr>
  </w:style>
  <w:style w:type="paragraph" w:customStyle="1" w:styleId="305">
    <w:name w:val="默认段落字体 Para Char Char Char Char Char Char Char Char Char1 Char Char Char Char"/>
    <w:basedOn w:val="1"/>
    <w:qFormat/>
    <w:uiPriority w:val="0"/>
    <w:rPr>
      <w:rFonts w:ascii="Tahoma" w:hAnsi="Tahoma"/>
      <w:sz w:val="24"/>
      <w:szCs w:val="20"/>
    </w:rPr>
  </w:style>
  <w:style w:type="paragraph" w:customStyle="1" w:styleId="306">
    <w:name w:val="封面正文"/>
    <w:qFormat/>
    <w:uiPriority w:val="0"/>
    <w:pPr>
      <w:jc w:val="both"/>
    </w:pPr>
    <w:rPr>
      <w:rFonts w:ascii="Times New Roman" w:hAnsi="Times New Roman" w:eastAsia="宋体" w:cs="Times New Roman"/>
      <w:lang w:val="en-US" w:eastAsia="zh-CN" w:bidi="ar-SA"/>
    </w:rPr>
  </w:style>
  <w:style w:type="paragraph" w:customStyle="1" w:styleId="307">
    <w:name w:val="样式 正文（首行缩进两字） + 段前: 0.5 行 段后: 0.5 行"/>
    <w:basedOn w:val="16"/>
    <w:qFormat/>
    <w:uiPriority w:val="0"/>
    <w:pPr>
      <w:widowControl/>
      <w:adjustRightInd w:val="0"/>
      <w:spacing w:after="200" w:line="360" w:lineRule="atLeast"/>
      <w:ind w:firstLine="0" w:firstLineChars="0"/>
      <w:jc w:val="left"/>
      <w:textAlignment w:val="baseline"/>
    </w:pPr>
    <w:rPr>
      <w:rFonts w:ascii="Cambria" w:hAnsi="Cambria"/>
      <w:sz w:val="22"/>
      <w:szCs w:val="20"/>
      <w:lang w:eastAsia="en-US" w:bidi="en-US"/>
    </w:rPr>
  </w:style>
  <w:style w:type="paragraph" w:customStyle="1" w:styleId="308">
    <w:name w:val="条文脚注"/>
    <w:basedOn w:val="43"/>
    <w:qFormat/>
    <w:uiPriority w:val="0"/>
    <w:pPr>
      <w:numPr>
        <w:ilvl w:val="0"/>
        <w:numId w:val="24"/>
      </w:numPr>
      <w:ind w:firstLineChars="0"/>
      <w:jc w:val="both"/>
    </w:pPr>
    <w:rPr>
      <w:rFonts w:ascii="宋体"/>
    </w:rPr>
  </w:style>
  <w:style w:type="paragraph" w:customStyle="1" w:styleId="309">
    <w:name w:val="定义框"/>
    <w:basedOn w:val="310"/>
    <w:next w:val="297"/>
    <w:qFormat/>
    <w:uiPriority w:val="0"/>
    <w:pPr>
      <w:pBdr>
        <w:top w:val="single" w:color="auto" w:sz="4" w:space="1"/>
        <w:left w:val="single" w:color="auto" w:sz="4" w:space="4"/>
        <w:bottom w:val="single" w:color="auto" w:sz="4" w:space="1"/>
        <w:right w:val="single" w:color="auto" w:sz="4" w:space="4"/>
      </w:pBdr>
      <w:shd w:val="clear" w:color="auto" w:fill="CCCCCC"/>
      <w:ind w:left="0" w:leftChars="0"/>
      <w:jc w:val="both"/>
    </w:pPr>
    <w:rPr>
      <w:shd w:val="clear" w:color="auto" w:fill="C0C0C0"/>
    </w:rPr>
  </w:style>
  <w:style w:type="paragraph" w:customStyle="1" w:styleId="310">
    <w:name w:val="定义 1"/>
    <w:basedOn w:val="311"/>
    <w:next w:val="85"/>
    <w:qFormat/>
    <w:uiPriority w:val="0"/>
    <w:pPr>
      <w:spacing w:after="120" w:afterLines="50"/>
      <w:ind w:left="440" w:leftChars="200"/>
    </w:pPr>
    <w:rPr>
      <w:i/>
      <w:iCs/>
      <w:kern w:val="0"/>
      <w:sz w:val="18"/>
    </w:rPr>
  </w:style>
  <w:style w:type="paragraph" w:customStyle="1" w:styleId="311">
    <w:name w:val="定义"/>
    <w:basedOn w:val="1"/>
    <w:qFormat/>
    <w:uiPriority w:val="0"/>
    <w:pPr>
      <w:widowControl/>
      <w:jc w:val="left"/>
    </w:pPr>
    <w:rPr>
      <w:sz w:val="16"/>
    </w:rPr>
  </w:style>
  <w:style w:type="paragraph" w:customStyle="1" w:styleId="312">
    <w:name w:val="Char Char Char Char Char Char Char1"/>
    <w:basedOn w:val="1"/>
    <w:qFormat/>
    <w:uiPriority w:val="0"/>
    <w:pPr>
      <w:widowControl/>
      <w:spacing w:after="160" w:line="240" w:lineRule="exact"/>
      <w:jc w:val="left"/>
    </w:pPr>
    <w:rPr>
      <w:rFonts w:ascii="Verdana" w:hAnsi="Verdana" w:eastAsia="仿宋_GB2312"/>
      <w:kern w:val="0"/>
      <w:sz w:val="30"/>
      <w:szCs w:val="30"/>
      <w:lang w:eastAsia="en-US"/>
    </w:rPr>
  </w:style>
  <w:style w:type="paragraph" w:customStyle="1" w:styleId="313">
    <w:name w:val="引言一级条标题"/>
    <w:basedOn w:val="1"/>
    <w:next w:val="85"/>
    <w:qFormat/>
    <w:uiPriority w:val="0"/>
    <w:pPr>
      <w:widowControl/>
      <w:numPr>
        <w:ilvl w:val="0"/>
        <w:numId w:val="25"/>
      </w:numPr>
      <w:tabs>
        <w:tab w:val="clear" w:pos="360"/>
      </w:tabs>
    </w:pPr>
    <w:rPr>
      <w:rFonts w:eastAsia="黑体"/>
      <w:b/>
      <w:szCs w:val="24"/>
    </w:rPr>
  </w:style>
  <w:style w:type="paragraph" w:customStyle="1" w:styleId="314">
    <w:name w:val="正文首行缩进2"/>
    <w:basedOn w:val="1"/>
    <w:qFormat/>
    <w:uiPriority w:val="0"/>
    <w:pPr>
      <w:adjustRightInd w:val="0"/>
      <w:spacing w:line="312" w:lineRule="atLeast"/>
      <w:ind w:left="737" w:firstLine="482"/>
      <w:textAlignment w:val="baseline"/>
    </w:pPr>
    <w:rPr>
      <w:rFonts w:ascii="宋体" w:hAnsi="Arial"/>
      <w:kern w:val="0"/>
      <w:sz w:val="24"/>
      <w:szCs w:val="20"/>
    </w:rPr>
  </w:style>
  <w:style w:type="paragraph" w:customStyle="1" w:styleId="315">
    <w:name w:val="术语定义二级条标题"/>
    <w:basedOn w:val="316"/>
    <w:next w:val="85"/>
    <w:qFormat/>
    <w:uiPriority w:val="0"/>
    <w:pPr>
      <w:numPr>
        <w:ilvl w:val="1"/>
      </w:numPr>
      <w:tabs>
        <w:tab w:val="left" w:pos="357"/>
        <w:tab w:val="left" w:pos="360"/>
        <w:tab w:val="left" w:pos="420"/>
      </w:tabs>
    </w:pPr>
  </w:style>
  <w:style w:type="paragraph" w:customStyle="1" w:styleId="316">
    <w:name w:val="术语定义条标题"/>
    <w:basedOn w:val="202"/>
    <w:next w:val="85"/>
    <w:qFormat/>
    <w:uiPriority w:val="0"/>
    <w:pPr>
      <w:numPr>
        <w:ilvl w:val="0"/>
        <w:numId w:val="26"/>
      </w:numPr>
      <w:spacing w:before="0" w:beforeLines="0" w:after="0" w:afterLines="0"/>
      <w:jc w:val="left"/>
      <w:outlineLvl w:val="9"/>
    </w:pPr>
  </w:style>
  <w:style w:type="paragraph" w:customStyle="1" w:styleId="317">
    <w:name w:val="项目3"/>
    <w:basedOn w:val="1"/>
    <w:qFormat/>
    <w:uiPriority w:val="0"/>
    <w:pPr>
      <w:spacing w:line="360" w:lineRule="auto"/>
      <w:jc w:val="center"/>
    </w:pPr>
    <w:rPr>
      <w:rFonts w:eastAsia="仿宋_GB2312"/>
      <w:b/>
      <w:sz w:val="24"/>
    </w:rPr>
  </w:style>
  <w:style w:type="paragraph" w:customStyle="1" w:styleId="318">
    <w:name w:val="式中"/>
    <w:next w:val="85"/>
    <w:qFormat/>
    <w:uiPriority w:val="0"/>
    <w:pPr>
      <w:numPr>
        <w:ilvl w:val="0"/>
        <w:numId w:val="27"/>
      </w:numPr>
      <w:tabs>
        <w:tab w:val="left" w:pos="210"/>
        <w:tab w:val="clear" w:pos="918"/>
      </w:tabs>
    </w:pPr>
    <w:rPr>
      <w:rFonts w:ascii="宋体" w:hAnsi="Times New Roman" w:eastAsia="宋体" w:cs="Times New Roman"/>
      <w:sz w:val="18"/>
      <w:lang w:val="en-US" w:eastAsia="zh-CN" w:bidi="ar-SA"/>
    </w:rPr>
  </w:style>
  <w:style w:type="paragraph" w:customStyle="1" w:styleId="319">
    <w:name w:val="Char Char Char Char Char Char"/>
    <w:basedOn w:val="1"/>
    <w:qFormat/>
    <w:uiPriority w:val="0"/>
    <w:pPr>
      <w:suppressAutoHyphens/>
    </w:pPr>
    <w:rPr>
      <w:rFonts w:cs="Calibri"/>
      <w:kern w:val="1"/>
      <w:szCs w:val="24"/>
      <w:lang w:eastAsia="ar-SA"/>
    </w:rPr>
  </w:style>
  <w:style w:type="paragraph" w:customStyle="1" w:styleId="320">
    <w:name w:val="标准标志"/>
    <w:next w:val="1"/>
    <w:qFormat/>
    <w:uiPriority w:val="0"/>
    <w:pPr>
      <w:framePr w:w="2268" w:h="1392" w:hRule="exact" w:wrap="around" w:vAnchor="margin" w:hAnchor="margin" w:x="6748" w:y="171" w:anchorLock="1"/>
      <w:shd w:val="solid" w:color="FFFFFF" w:fill="FFFFFF"/>
      <w:spacing w:line="0" w:lineRule="atLeast"/>
      <w:jc w:val="right"/>
    </w:pPr>
    <w:rPr>
      <w:rFonts w:ascii="Times New Roman" w:hAnsi="Times New Roman" w:eastAsia="宋体" w:cs="Times New Roman"/>
      <w:b/>
      <w:w w:val="130"/>
      <w:sz w:val="96"/>
      <w:lang w:val="en-US" w:eastAsia="zh-CN" w:bidi="ar-SA"/>
    </w:rPr>
  </w:style>
  <w:style w:type="paragraph" w:customStyle="1" w:styleId="321">
    <w:name w:val="四级栏目标题"/>
    <w:basedOn w:val="7"/>
    <w:qFormat/>
    <w:uiPriority w:val="0"/>
    <w:pPr>
      <w:keepNext w:val="0"/>
      <w:keepLines w:val="0"/>
      <w:widowControl/>
      <w:numPr>
        <w:ilvl w:val="3"/>
        <w:numId w:val="28"/>
      </w:numPr>
      <w:tabs>
        <w:tab w:val="clear" w:pos="420"/>
      </w:tabs>
      <w:spacing w:line="271" w:lineRule="auto"/>
      <w:jc w:val="left"/>
    </w:pPr>
    <w:rPr>
      <w:rFonts w:ascii="Cambria" w:hAnsi="Cambria" w:eastAsia="宋体"/>
      <w:spacing w:val="5"/>
      <w:kern w:val="0"/>
      <w:sz w:val="24"/>
      <w:szCs w:val="24"/>
      <w:lang w:eastAsia="en-US" w:bidi="en-US"/>
    </w:rPr>
  </w:style>
  <w:style w:type="paragraph" w:customStyle="1" w:styleId="322">
    <w:name w:val="工程建设公式标题"/>
    <w:basedOn w:val="323"/>
    <w:qFormat/>
    <w:uiPriority w:val="0"/>
    <w:pPr>
      <w:numPr>
        <w:ilvl w:val="6"/>
      </w:numPr>
      <w:jc w:val="center"/>
      <w:outlineLvl w:val="6"/>
    </w:pPr>
  </w:style>
  <w:style w:type="paragraph" w:customStyle="1" w:styleId="323">
    <w:name w:val="工程建设条标题"/>
    <w:basedOn w:val="256"/>
    <w:next w:val="85"/>
    <w:qFormat/>
    <w:uiPriority w:val="0"/>
    <w:pPr>
      <w:numPr>
        <w:ilvl w:val="3"/>
      </w:numPr>
      <w:spacing w:before="0" w:after="0"/>
      <w:jc w:val="left"/>
      <w:outlineLvl w:val="3"/>
    </w:pPr>
    <w:rPr>
      <w:b w:val="0"/>
    </w:rPr>
  </w:style>
  <w:style w:type="paragraph" w:customStyle="1" w:styleId="324">
    <w:name w:val="TableHead"/>
    <w:basedOn w:val="1"/>
    <w:qFormat/>
    <w:uiPriority w:val="0"/>
    <w:pPr>
      <w:keepNext/>
      <w:keepLines/>
      <w:spacing w:after="120"/>
      <w:jc w:val="left"/>
    </w:pPr>
    <w:rPr>
      <w:b/>
      <w:sz w:val="16"/>
      <w:szCs w:val="20"/>
    </w:rPr>
  </w:style>
  <w:style w:type="paragraph" w:customStyle="1" w:styleId="325">
    <w:name w:val="三级菜单"/>
    <w:basedOn w:val="6"/>
    <w:qFormat/>
    <w:uiPriority w:val="0"/>
    <w:pPr>
      <w:numPr>
        <w:ilvl w:val="0"/>
        <w:numId w:val="29"/>
      </w:numPr>
      <w:tabs>
        <w:tab w:val="left" w:pos="720"/>
      </w:tabs>
      <w:suppressAutoHyphens/>
      <w:spacing w:line="413" w:lineRule="auto"/>
      <w:ind w:left="0" w:firstLine="0"/>
    </w:pPr>
    <w:rPr>
      <w:rFonts w:ascii="Calibri" w:hAnsi="Calibri"/>
      <w:kern w:val="1"/>
      <w:sz w:val="28"/>
    </w:rPr>
  </w:style>
  <w:style w:type="paragraph" w:customStyle="1" w:styleId="326">
    <w:name w:val="Char Char Char Char Char Char Char Char Char Char Char Char Char Char Char Char Char Char Char Char Char Char"/>
    <w:basedOn w:val="1"/>
    <w:qFormat/>
    <w:uiPriority w:val="0"/>
    <w:pPr>
      <w:spacing w:line="400" w:lineRule="exact"/>
    </w:pPr>
    <w:rPr>
      <w:sz w:val="24"/>
      <w:szCs w:val="20"/>
    </w:rPr>
  </w:style>
  <w:style w:type="paragraph" w:customStyle="1" w:styleId="327">
    <w:name w:val="标准称谓"/>
    <w:next w:val="1"/>
    <w:qFormat/>
    <w:uiPriority w:val="0"/>
    <w:pPr>
      <w:framePr w:w="9638" w:h="754" w:hRule="exact" w:hSpace="180" w:vSpace="180" w:wrap="around" w:vAnchor="page" w:hAnchor="margin" w:xAlign="center" w:y="2128" w:anchorLock="1"/>
      <w:widowControl w:val="0"/>
      <w:kinsoku w:val="0"/>
      <w:overflowPunct w:val="0"/>
      <w:autoSpaceDE w:val="0"/>
      <w:autoSpaceDN w:val="0"/>
      <w:spacing w:line="0" w:lineRule="atLeast"/>
      <w:jc w:val="distribute"/>
    </w:pPr>
    <w:rPr>
      <w:rFonts w:ascii="宋体" w:hAnsi="Times New Roman" w:eastAsia="宋体" w:cs="Times New Roman"/>
      <w:b/>
      <w:bCs/>
      <w:spacing w:val="20"/>
      <w:w w:val="148"/>
      <w:sz w:val="52"/>
      <w:lang w:val="en-US" w:eastAsia="zh-CN" w:bidi="ar-SA"/>
    </w:rPr>
  </w:style>
  <w:style w:type="paragraph" w:customStyle="1" w:styleId="328">
    <w:name w:val="其他标准标志"/>
    <w:basedOn w:val="1"/>
    <w:qFormat/>
    <w:uiPriority w:val="0"/>
    <w:pPr>
      <w:framePr w:w="6101" w:h="1389" w:hRule="exact" w:hSpace="181" w:vSpace="181" w:wrap="around" w:vAnchor="page" w:hAnchor="page" w:x="4673" w:y="942" w:anchorLock="1"/>
      <w:widowControl/>
      <w:shd w:val="solid" w:color="FFFFFF" w:fill="FFFFFF"/>
      <w:spacing w:line="0" w:lineRule="atLeast"/>
      <w:jc w:val="right"/>
    </w:pPr>
    <w:rPr>
      <w:b/>
      <w:w w:val="130"/>
      <w:kern w:val="0"/>
      <w:sz w:val="96"/>
      <w:szCs w:val="96"/>
    </w:rPr>
  </w:style>
  <w:style w:type="paragraph" w:customStyle="1" w:styleId="329">
    <w:name w:val="注释"/>
    <w:basedOn w:val="2"/>
    <w:qFormat/>
    <w:uiPriority w:val="0"/>
    <w:rPr>
      <w:rFonts w:hAnsi="Calibri"/>
      <w:b/>
      <w:i/>
      <w:color w:val="339966"/>
      <w:kern w:val="2"/>
      <w:sz w:val="21"/>
    </w:rPr>
  </w:style>
  <w:style w:type="paragraph" w:customStyle="1" w:styleId="330">
    <w:name w:val="标准书脚_奇数页"/>
    <w:qFormat/>
    <w:uiPriority w:val="0"/>
    <w:pPr>
      <w:spacing w:before="120"/>
      <w:jc w:val="right"/>
    </w:pPr>
    <w:rPr>
      <w:rFonts w:ascii="Times New Roman" w:hAnsi="Times New Roman" w:eastAsia="宋体" w:cs="Times New Roman"/>
      <w:sz w:val="18"/>
      <w:lang w:val="en-US" w:eastAsia="zh-CN" w:bidi="ar-SA"/>
    </w:rPr>
  </w:style>
  <w:style w:type="paragraph" w:customStyle="1" w:styleId="331">
    <w:name w:val="说明"/>
    <w:basedOn w:val="1"/>
    <w:next w:val="1"/>
    <w:qFormat/>
    <w:uiPriority w:val="0"/>
    <w:pPr>
      <w:spacing w:after="120" w:afterLines="50"/>
      <w:ind w:left="279" w:leftChars="127"/>
    </w:pPr>
    <w:rPr>
      <w:i/>
      <w:iCs/>
      <w:kern w:val="0"/>
    </w:rPr>
  </w:style>
  <w:style w:type="paragraph" w:customStyle="1" w:styleId="332">
    <w:name w:val="大标题"/>
    <w:basedOn w:val="1"/>
    <w:qFormat/>
    <w:uiPriority w:val="0"/>
    <w:pPr>
      <w:jc w:val="center"/>
    </w:pPr>
    <w:rPr>
      <w:rFonts w:ascii="黑体" w:eastAsia="黑体"/>
      <w:b/>
      <w:sz w:val="32"/>
      <w:szCs w:val="32"/>
    </w:rPr>
  </w:style>
  <w:style w:type="paragraph" w:customStyle="1" w:styleId="333">
    <w:name w:val="数字编号列项（二级）"/>
    <w:qFormat/>
    <w:uiPriority w:val="0"/>
    <w:pPr>
      <w:numPr>
        <w:ilvl w:val="2"/>
        <w:numId w:val="30"/>
      </w:numPr>
      <w:jc w:val="both"/>
    </w:pPr>
    <w:rPr>
      <w:rFonts w:ascii="宋体" w:hAnsi="Times New Roman" w:eastAsia="宋体" w:cs="Times New Roman"/>
      <w:sz w:val="21"/>
      <w:lang w:val="en-US" w:eastAsia="zh-CN" w:bidi="ar-SA"/>
    </w:rPr>
  </w:style>
  <w:style w:type="paragraph" w:customStyle="1" w:styleId="334">
    <w:name w:val="样式 标题 1篇 + 三号 行距: 多倍行距 1.2 字行"/>
    <w:basedOn w:val="4"/>
    <w:qFormat/>
    <w:uiPriority w:val="0"/>
    <w:pPr>
      <w:tabs>
        <w:tab w:val="left" w:pos="432"/>
      </w:tabs>
      <w:spacing w:before="340" w:after="330" w:line="288" w:lineRule="auto"/>
      <w:ind w:left="432" w:hanging="432"/>
    </w:pPr>
    <w:rPr>
      <w:rFonts w:cs="宋体"/>
      <w:sz w:val="32"/>
      <w:szCs w:val="20"/>
    </w:rPr>
  </w:style>
  <w:style w:type="paragraph" w:customStyle="1" w:styleId="335">
    <w:name w:val="其他发布部门"/>
    <w:basedOn w:val="336"/>
    <w:qFormat/>
    <w:uiPriority w:val="0"/>
    <w:pPr>
      <w:framePr w:wrap="around"/>
      <w:spacing w:line="0" w:lineRule="atLeast"/>
    </w:pPr>
    <w:rPr>
      <w:rFonts w:ascii="黑体" w:eastAsia="黑体"/>
      <w:b w:val="0"/>
    </w:rPr>
  </w:style>
  <w:style w:type="paragraph" w:customStyle="1" w:styleId="336">
    <w:name w:val="发布部门"/>
    <w:next w:val="85"/>
    <w:qFormat/>
    <w:uiPriority w:val="0"/>
    <w:pPr>
      <w:framePr w:w="7433" w:h="585" w:hRule="exact" w:hSpace="180" w:vSpace="180" w:wrap="around" w:vAnchor="margin" w:hAnchor="margin" w:xAlign="center" w:y="14401" w:anchorLock="1"/>
      <w:jc w:val="center"/>
    </w:pPr>
    <w:rPr>
      <w:rFonts w:ascii="宋体" w:hAnsi="Times New Roman" w:eastAsia="宋体" w:cs="Times New Roman"/>
      <w:b/>
      <w:spacing w:val="20"/>
      <w:w w:val="135"/>
      <w:sz w:val="36"/>
      <w:lang w:val="en-US" w:eastAsia="zh-CN" w:bidi="ar-SA"/>
    </w:rPr>
  </w:style>
  <w:style w:type="paragraph" w:customStyle="1" w:styleId="337">
    <w:name w:val="Style 五号 Bold Left:  0.74 cm"/>
    <w:basedOn w:val="1"/>
    <w:qFormat/>
    <w:uiPriority w:val="0"/>
    <w:pPr>
      <w:widowControl/>
      <w:ind w:left="420"/>
    </w:pPr>
    <w:rPr>
      <w:rFonts w:cs="宋体"/>
      <w:bCs/>
      <w:kern w:val="0"/>
      <w:szCs w:val="20"/>
      <w:lang w:val="en-GB" w:eastAsia="en-US"/>
    </w:rPr>
  </w:style>
  <w:style w:type="paragraph" w:customStyle="1" w:styleId="338">
    <w:name w:val="三级无标题条"/>
    <w:basedOn w:val="1"/>
    <w:qFormat/>
    <w:uiPriority w:val="0"/>
    <w:rPr>
      <w:b/>
      <w:szCs w:val="24"/>
    </w:rPr>
  </w:style>
  <w:style w:type="paragraph" w:customStyle="1" w:styleId="339">
    <w:name w:val="正文1"/>
    <w:basedOn w:val="1"/>
    <w:qFormat/>
    <w:uiPriority w:val="0"/>
    <w:pPr>
      <w:widowControl/>
      <w:overflowPunct w:val="0"/>
      <w:autoSpaceDE w:val="0"/>
      <w:autoSpaceDN w:val="0"/>
      <w:adjustRightInd w:val="0"/>
      <w:spacing w:beforeLines="100" w:line="360" w:lineRule="exact"/>
      <w:jc w:val="left"/>
      <w:textAlignment w:val="baseline"/>
    </w:pPr>
    <w:rPr>
      <w:rFonts w:ascii="MS Gothic" w:eastAsia="MS Gothic"/>
      <w:kern w:val="0"/>
      <w:szCs w:val="20"/>
    </w:rPr>
  </w:style>
  <w:style w:type="paragraph" w:customStyle="1" w:styleId="340">
    <w:name w:val="样式 封面落款 + 五号"/>
    <w:basedOn w:val="1"/>
    <w:qFormat/>
    <w:uiPriority w:val="0"/>
    <w:pPr>
      <w:spacing w:line="360" w:lineRule="auto"/>
      <w:jc w:val="center"/>
    </w:pPr>
    <w:rPr>
      <w:rFonts w:eastAsia="Arial"/>
      <w:sz w:val="24"/>
      <w:szCs w:val="20"/>
    </w:rPr>
  </w:style>
  <w:style w:type="paragraph" w:customStyle="1" w:styleId="341">
    <w:name w:val="术语定义五级条标题"/>
    <w:basedOn w:val="202"/>
    <w:next w:val="85"/>
    <w:qFormat/>
    <w:uiPriority w:val="0"/>
    <w:pPr>
      <w:numPr>
        <w:ilvl w:val="4"/>
        <w:numId w:val="26"/>
      </w:numPr>
      <w:spacing w:before="0" w:beforeLines="0" w:after="0" w:afterLines="0"/>
      <w:outlineLvl w:val="9"/>
    </w:pPr>
  </w:style>
  <w:style w:type="paragraph" w:customStyle="1" w:styleId="342">
    <w:name w:val="样式 标题 1 + 左侧:  0 厘米 首行缩进:  0 厘米"/>
    <w:basedOn w:val="4"/>
    <w:qFormat/>
    <w:uiPriority w:val="0"/>
    <w:pPr>
      <w:tabs>
        <w:tab w:val="left" w:pos="432"/>
      </w:tabs>
      <w:spacing w:before="340" w:after="330" w:line="578" w:lineRule="auto"/>
    </w:pPr>
    <w:rPr>
      <w:rFonts w:cs="宋体"/>
      <w:sz w:val="44"/>
      <w:szCs w:val="20"/>
    </w:rPr>
  </w:style>
  <w:style w:type="paragraph" w:customStyle="1" w:styleId="343">
    <w:name w:val="附件 3"/>
    <w:basedOn w:val="1"/>
    <w:next w:val="1"/>
    <w:qFormat/>
    <w:uiPriority w:val="0"/>
    <w:pPr>
      <w:numPr>
        <w:ilvl w:val="3"/>
        <w:numId w:val="11"/>
      </w:numPr>
      <w:spacing w:before="120" w:beforeLines="50" w:after="120" w:afterLines="50"/>
    </w:pPr>
    <w:rPr>
      <w:rFonts w:ascii="宋体" w:hAnsi="宋体"/>
      <w:b/>
      <w:bCs/>
      <w:spacing w:val="8"/>
      <w:kern w:val="44"/>
      <w:szCs w:val="21"/>
      <w:lang w:val="en-GB"/>
    </w:rPr>
  </w:style>
  <w:style w:type="paragraph" w:customStyle="1" w:styleId="344">
    <w:name w:val="Char Char Char Char Char Char Char Char Char Char Char Char Char Char Char Char Char Char Char Char Char Char1"/>
    <w:basedOn w:val="1"/>
    <w:qFormat/>
    <w:uiPriority w:val="0"/>
    <w:pPr>
      <w:spacing w:line="400" w:lineRule="exact"/>
    </w:pPr>
    <w:rPr>
      <w:sz w:val="24"/>
      <w:szCs w:val="20"/>
    </w:rPr>
  </w:style>
  <w:style w:type="paragraph" w:customStyle="1" w:styleId="345">
    <w:name w:val="五级条标题"/>
    <w:basedOn w:val="346"/>
    <w:next w:val="85"/>
    <w:qFormat/>
    <w:uiPriority w:val="0"/>
    <w:pPr>
      <w:numPr>
        <w:ilvl w:val="6"/>
      </w:numPr>
      <w:tabs>
        <w:tab w:val="left" w:pos="360"/>
        <w:tab w:val="left" w:pos="420"/>
        <w:tab w:val="left" w:pos="945"/>
        <w:tab w:val="left" w:pos="1155"/>
        <w:tab w:val="left" w:pos="1407"/>
      </w:tabs>
      <w:outlineLvl w:val="6"/>
    </w:pPr>
  </w:style>
  <w:style w:type="paragraph" w:customStyle="1" w:styleId="346">
    <w:name w:val="四级条标题"/>
    <w:basedOn w:val="347"/>
    <w:next w:val="85"/>
    <w:qFormat/>
    <w:uiPriority w:val="0"/>
    <w:pPr>
      <w:numPr>
        <w:ilvl w:val="5"/>
      </w:numPr>
      <w:tabs>
        <w:tab w:val="left" w:pos="360"/>
        <w:tab w:val="left" w:pos="420"/>
        <w:tab w:val="left" w:pos="945"/>
        <w:tab w:val="left" w:pos="1155"/>
      </w:tabs>
      <w:outlineLvl w:val="5"/>
    </w:pPr>
  </w:style>
  <w:style w:type="paragraph" w:customStyle="1" w:styleId="347">
    <w:name w:val="三级条标题"/>
    <w:basedOn w:val="348"/>
    <w:next w:val="85"/>
    <w:qFormat/>
    <w:uiPriority w:val="0"/>
    <w:pPr>
      <w:numPr>
        <w:ilvl w:val="4"/>
      </w:numPr>
      <w:tabs>
        <w:tab w:val="left" w:pos="360"/>
        <w:tab w:val="left" w:pos="420"/>
        <w:tab w:val="left" w:pos="945"/>
      </w:tabs>
      <w:outlineLvl w:val="4"/>
    </w:pPr>
  </w:style>
  <w:style w:type="paragraph" w:customStyle="1" w:styleId="348">
    <w:name w:val="二级条标题"/>
    <w:basedOn w:val="201"/>
    <w:next w:val="85"/>
    <w:link w:val="503"/>
    <w:qFormat/>
    <w:uiPriority w:val="0"/>
    <w:pPr>
      <w:numPr>
        <w:ilvl w:val="3"/>
      </w:numPr>
      <w:tabs>
        <w:tab w:val="clear" w:pos="525"/>
      </w:tabs>
      <w:outlineLvl w:val="3"/>
    </w:pPr>
  </w:style>
  <w:style w:type="paragraph" w:customStyle="1" w:styleId="349">
    <w:name w:val="C代码不缩进"/>
    <w:basedOn w:val="1"/>
    <w:qFormat/>
    <w:uiPriority w:val="0"/>
    <w:pPr>
      <w:widowControl/>
    </w:pPr>
    <w:rPr>
      <w:rFonts w:cs="宋体"/>
      <w:kern w:val="0"/>
      <w:sz w:val="24"/>
      <w:szCs w:val="20"/>
      <w:lang w:val="en-GB" w:eastAsia="en-US"/>
    </w:rPr>
  </w:style>
  <w:style w:type="paragraph" w:customStyle="1" w:styleId="350">
    <w:name w:val="术语定义三级条标题"/>
    <w:basedOn w:val="316"/>
    <w:next w:val="85"/>
    <w:qFormat/>
    <w:uiPriority w:val="0"/>
    <w:pPr>
      <w:numPr>
        <w:ilvl w:val="2"/>
      </w:numPr>
    </w:pPr>
  </w:style>
  <w:style w:type="paragraph" w:customStyle="1" w:styleId="351">
    <w:name w:val="论文正文"/>
    <w:basedOn w:val="1"/>
    <w:qFormat/>
    <w:uiPriority w:val="0"/>
    <w:pPr>
      <w:spacing w:line="400" w:lineRule="atLeast"/>
      <w:ind w:firstLine="480"/>
    </w:pPr>
    <w:rPr>
      <w:sz w:val="24"/>
      <w:szCs w:val="21"/>
    </w:rPr>
  </w:style>
  <w:style w:type="paragraph" w:customStyle="1" w:styleId="352">
    <w:name w:val="目录"/>
    <w:basedOn w:val="1"/>
    <w:qFormat/>
    <w:uiPriority w:val="0"/>
    <w:pPr>
      <w:suppressLineNumbers/>
      <w:suppressAutoHyphens/>
    </w:pPr>
    <w:rPr>
      <w:rFonts w:cs="Tahoma"/>
      <w:kern w:val="1"/>
      <w:lang w:eastAsia="ar-SA"/>
    </w:rPr>
  </w:style>
  <w:style w:type="paragraph" w:customStyle="1" w:styleId="353">
    <w:name w:val="目次、索引正文"/>
    <w:qFormat/>
    <w:uiPriority w:val="0"/>
    <w:pPr>
      <w:spacing w:line="320" w:lineRule="exact"/>
      <w:jc w:val="both"/>
    </w:pPr>
    <w:rPr>
      <w:rFonts w:ascii="宋体" w:hAnsi="Times New Roman" w:eastAsia="宋体" w:cs="Times New Roman"/>
      <w:sz w:val="21"/>
      <w:lang w:val="en-US" w:eastAsia="zh-CN" w:bidi="ar-SA"/>
    </w:rPr>
  </w:style>
  <w:style w:type="paragraph" w:customStyle="1" w:styleId="354">
    <w:name w:val="列项——"/>
    <w:qFormat/>
    <w:uiPriority w:val="0"/>
    <w:pPr>
      <w:widowControl w:val="0"/>
      <w:numPr>
        <w:ilvl w:val="0"/>
        <w:numId w:val="31"/>
      </w:numPr>
      <w:tabs>
        <w:tab w:val="left" w:pos="854"/>
        <w:tab w:val="clear" w:pos="1140"/>
      </w:tabs>
      <w:ind w:left="200" w:leftChars="200" w:hanging="200" w:hangingChars="200"/>
      <w:jc w:val="both"/>
    </w:pPr>
    <w:rPr>
      <w:rFonts w:ascii="宋体" w:hAnsi="Times New Roman" w:eastAsia="宋体" w:cs="Times New Roman"/>
      <w:sz w:val="21"/>
      <w:lang w:val="en-US" w:eastAsia="zh-CN" w:bidi="ar-SA"/>
    </w:rPr>
  </w:style>
  <w:style w:type="paragraph" w:customStyle="1" w:styleId="355">
    <w:name w:val="无标题条"/>
    <w:next w:val="85"/>
    <w:qFormat/>
    <w:uiPriority w:val="0"/>
    <w:pPr>
      <w:jc w:val="both"/>
    </w:pPr>
    <w:rPr>
      <w:rFonts w:ascii="Times New Roman" w:hAnsi="Times New Roman" w:eastAsia="宋体" w:cs="Times New Roman"/>
      <w:sz w:val="21"/>
      <w:lang w:val="en-US" w:eastAsia="zh-CN" w:bidi="ar-SA"/>
    </w:rPr>
  </w:style>
  <w:style w:type="paragraph" w:customStyle="1" w:styleId="356">
    <w:name w:val="正文 1"/>
    <w:basedOn w:val="1"/>
    <w:qFormat/>
    <w:uiPriority w:val="0"/>
    <w:pPr>
      <w:widowControl/>
    </w:pPr>
    <w:rPr>
      <w:rFonts w:ascii="Arial" w:hAnsi="Arial"/>
      <w:spacing w:val="8"/>
      <w:kern w:val="144"/>
      <w:lang w:val="en-GB"/>
    </w:rPr>
  </w:style>
  <w:style w:type="paragraph" w:customStyle="1" w:styleId="357">
    <w:name w:val="条文说明"/>
    <w:basedOn w:val="358"/>
    <w:qFormat/>
    <w:uiPriority w:val="0"/>
  </w:style>
  <w:style w:type="paragraph" w:customStyle="1" w:styleId="358">
    <w:name w:val="名称"/>
    <w:basedOn w:val="84"/>
    <w:next w:val="85"/>
    <w:qFormat/>
    <w:uiPriority w:val="0"/>
    <w:pPr>
      <w:spacing w:line="460" w:lineRule="exact"/>
      <w:outlineLvl w:val="9"/>
    </w:pPr>
  </w:style>
  <w:style w:type="paragraph" w:customStyle="1" w:styleId="359">
    <w:name w:val="正文表标题续表"/>
    <w:basedOn w:val="282"/>
    <w:next w:val="85"/>
    <w:qFormat/>
    <w:uiPriority w:val="0"/>
    <w:pPr>
      <w:numPr>
        <w:ilvl w:val="2"/>
      </w:numPr>
    </w:pPr>
    <w:rPr>
      <w:b w:val="0"/>
    </w:rPr>
  </w:style>
  <w:style w:type="paragraph" w:customStyle="1" w:styleId="360">
    <w:name w:val="Char Char Char"/>
    <w:basedOn w:val="1"/>
    <w:qFormat/>
    <w:uiPriority w:val="0"/>
    <w:pPr>
      <w:spacing w:line="360" w:lineRule="auto"/>
    </w:pPr>
    <w:rPr>
      <w:rFonts w:ascii="Tahoma" w:hAnsi="Tahoma"/>
      <w:sz w:val="24"/>
      <w:szCs w:val="20"/>
    </w:rPr>
  </w:style>
  <w:style w:type="paragraph" w:customStyle="1" w:styleId="361">
    <w:name w:val="标准书脚_偶数页"/>
    <w:qFormat/>
    <w:uiPriority w:val="0"/>
    <w:pPr>
      <w:spacing w:before="120"/>
    </w:pPr>
    <w:rPr>
      <w:rFonts w:ascii="Times New Roman" w:hAnsi="Times New Roman" w:eastAsia="宋体" w:cs="Times New Roman"/>
      <w:sz w:val="18"/>
      <w:lang w:val="en-US" w:eastAsia="zh-CN" w:bidi="ar-SA"/>
    </w:rPr>
  </w:style>
  <w:style w:type="paragraph" w:styleId="362">
    <w:name w:val="List Paragraph"/>
    <w:basedOn w:val="1"/>
    <w:qFormat/>
    <w:uiPriority w:val="34"/>
    <w:pPr>
      <w:ind w:firstLine="420"/>
    </w:pPr>
  </w:style>
  <w:style w:type="paragraph" w:customStyle="1" w:styleId="363">
    <w:name w:val="样式 前言、引言标题 + 两端对齐"/>
    <w:basedOn w:val="1"/>
    <w:qFormat/>
    <w:uiPriority w:val="0"/>
    <w:pPr>
      <w:widowControl/>
      <w:shd w:val="clear" w:color="FFFFFF" w:fill="FFFFFF"/>
      <w:outlineLvl w:val="0"/>
    </w:pPr>
    <w:rPr>
      <w:rFonts w:ascii="黑体" w:eastAsia="黑体" w:cs="宋体"/>
      <w:b/>
      <w:bCs/>
      <w:kern w:val="0"/>
      <w:sz w:val="32"/>
      <w:szCs w:val="20"/>
    </w:rPr>
  </w:style>
  <w:style w:type="paragraph" w:customStyle="1" w:styleId="364">
    <w:name w:val="字母编号列项（一级）"/>
    <w:qFormat/>
    <w:uiPriority w:val="0"/>
    <w:pPr>
      <w:numPr>
        <w:ilvl w:val="1"/>
        <w:numId w:val="30"/>
      </w:numPr>
      <w:jc w:val="both"/>
    </w:pPr>
    <w:rPr>
      <w:rFonts w:ascii="宋体" w:hAnsi="Times New Roman" w:eastAsia="宋体" w:cs="Times New Roman"/>
      <w:sz w:val="21"/>
      <w:lang w:val="en-US" w:eastAsia="zh-CN" w:bidi="ar-SA"/>
    </w:rPr>
  </w:style>
  <w:style w:type="paragraph" w:customStyle="1" w:styleId="365">
    <w:name w:val="成套正文1 Char Char"/>
    <w:basedOn w:val="1"/>
    <w:qFormat/>
    <w:uiPriority w:val="0"/>
    <w:pPr>
      <w:spacing w:beforeLines="50" w:afterLines="50" w:line="360" w:lineRule="auto"/>
      <w:ind w:firstLine="482"/>
    </w:pPr>
    <w:rPr>
      <w:rFonts w:ascii="Arial" w:hAnsi="Arial"/>
      <w:sz w:val="24"/>
      <w:szCs w:val="28"/>
    </w:rPr>
  </w:style>
  <w:style w:type="paragraph" w:customStyle="1" w:styleId="366">
    <w:name w:val="Char11"/>
    <w:basedOn w:val="1"/>
    <w:qFormat/>
    <w:uiPriority w:val="0"/>
    <w:pPr>
      <w:spacing w:line="360" w:lineRule="auto"/>
    </w:pPr>
    <w:rPr>
      <w:rFonts w:ascii="Tahoma" w:hAnsi="Tahoma"/>
      <w:sz w:val="28"/>
      <w:szCs w:val="20"/>
    </w:rPr>
  </w:style>
  <w:style w:type="paragraph" w:customStyle="1" w:styleId="367">
    <w:name w:val="二级栏目标题"/>
    <w:basedOn w:val="5"/>
    <w:qFormat/>
    <w:uiPriority w:val="0"/>
    <w:pPr>
      <w:tabs>
        <w:tab w:val="left" w:pos="425"/>
        <w:tab w:val="left" w:pos="567"/>
      </w:tabs>
      <w:spacing w:before="260" w:after="260" w:line="416" w:lineRule="auto"/>
      <w:ind w:left="425" w:hanging="425"/>
    </w:pPr>
    <w:rPr>
      <w:b/>
      <w:bCs/>
      <w:smallCaps/>
      <w:sz w:val="28"/>
      <w:szCs w:val="28"/>
      <w:lang w:eastAsia="en-US" w:bidi="en-US"/>
    </w:rPr>
  </w:style>
  <w:style w:type="paragraph" w:customStyle="1" w:styleId="368">
    <w:name w:val="文档标识"/>
    <w:basedOn w:val="369"/>
    <w:qFormat/>
    <w:uiPriority w:val="0"/>
    <w:rPr>
      <w:sz w:val="24"/>
      <w:lang w:eastAsia="zh-CN"/>
    </w:rPr>
  </w:style>
  <w:style w:type="paragraph" w:customStyle="1" w:styleId="369">
    <w:name w:val="封面标题"/>
    <w:basedOn w:val="1"/>
    <w:qFormat/>
    <w:uiPriority w:val="0"/>
    <w:pPr>
      <w:widowControl/>
      <w:spacing w:before="240" w:after="240"/>
      <w:ind w:left="3240"/>
      <w:jc w:val="left"/>
    </w:pPr>
    <w:rPr>
      <w:rFonts w:ascii="Arial" w:hAnsi="Arial"/>
      <w:b/>
      <w:kern w:val="0"/>
      <w:sz w:val="32"/>
      <w:szCs w:val="20"/>
      <w:lang w:eastAsia="en-US"/>
    </w:rPr>
  </w:style>
  <w:style w:type="paragraph" w:customStyle="1" w:styleId="370">
    <w:name w:val="正文_首行缩进2字符_段后半行"/>
    <w:basedOn w:val="1"/>
    <w:qFormat/>
    <w:uiPriority w:val="0"/>
    <w:pPr>
      <w:spacing w:after="50" w:afterLines="50"/>
    </w:pPr>
  </w:style>
  <w:style w:type="paragraph" w:customStyle="1" w:styleId="371">
    <w:name w:val="附录 4"/>
    <w:basedOn w:val="1"/>
    <w:next w:val="85"/>
    <w:qFormat/>
    <w:uiPriority w:val="0"/>
    <w:pPr>
      <w:numPr>
        <w:ilvl w:val="3"/>
        <w:numId w:val="15"/>
      </w:numPr>
    </w:pPr>
  </w:style>
  <w:style w:type="paragraph" w:customStyle="1" w:styleId="372">
    <w:name w:val="样式 首行缩进:  0.74 厘米 段前: 7.8 磅"/>
    <w:basedOn w:val="1"/>
    <w:qFormat/>
    <w:uiPriority w:val="0"/>
    <w:pPr>
      <w:spacing w:before="156"/>
      <w:ind w:firstLine="420"/>
    </w:pPr>
    <w:rPr>
      <w:rFonts w:cs="宋体"/>
    </w:rPr>
  </w:style>
  <w:style w:type="paragraph" w:customStyle="1" w:styleId="373">
    <w:name w:val="样式 正文 样式 四号 行距: 1.5 倍行距 首行缩进:  2 字符 + 小四 首行缩进:  2 字符"/>
    <w:basedOn w:val="1"/>
    <w:qFormat/>
    <w:uiPriority w:val="0"/>
    <w:pPr>
      <w:spacing w:line="360" w:lineRule="auto"/>
      <w:ind w:firstLine="480"/>
    </w:pPr>
    <w:rPr>
      <w:rFonts w:cs="宋体"/>
      <w:szCs w:val="20"/>
    </w:rPr>
  </w:style>
  <w:style w:type="paragraph" w:customStyle="1" w:styleId="374">
    <w:name w:val="标准书眉一"/>
    <w:qFormat/>
    <w:uiPriority w:val="0"/>
    <w:pPr>
      <w:jc w:val="both"/>
    </w:pPr>
    <w:rPr>
      <w:rFonts w:ascii="Times New Roman" w:hAnsi="Times New Roman" w:eastAsia="宋体" w:cs="Times New Roman"/>
      <w:lang w:val="en-US" w:eastAsia="zh-CN" w:bidi="ar-SA"/>
    </w:rPr>
  </w:style>
  <w:style w:type="paragraph" w:customStyle="1" w:styleId="375">
    <w:name w:val="Char Char Char Char Char Char Char Char Char Char Char Char Char Char Char Char"/>
    <w:basedOn w:val="1"/>
    <w:qFormat/>
    <w:uiPriority w:val="0"/>
    <w:pPr>
      <w:tabs>
        <w:tab w:val="left" w:pos="360"/>
      </w:tabs>
      <w:spacing w:line="360" w:lineRule="auto"/>
      <w:ind w:left="482"/>
    </w:pPr>
    <w:rPr>
      <w:rFonts w:ascii="宋体"/>
      <w:sz w:val="24"/>
      <w:szCs w:val="24"/>
    </w:rPr>
  </w:style>
  <w:style w:type="paragraph" w:customStyle="1" w:styleId="376">
    <w:name w:val="表格内容-左"/>
    <w:basedOn w:val="1"/>
    <w:qFormat/>
    <w:uiPriority w:val="0"/>
    <w:pPr>
      <w:widowControl/>
      <w:spacing w:line="288" w:lineRule="auto"/>
      <w:jc w:val="left"/>
    </w:pPr>
    <w:rPr>
      <w:rFonts w:cs="宋体"/>
      <w:color w:val="000000"/>
      <w:kern w:val="0"/>
      <w:sz w:val="18"/>
      <w:szCs w:val="18"/>
    </w:rPr>
  </w:style>
  <w:style w:type="paragraph" w:customStyle="1" w:styleId="377">
    <w:name w:val="附录表标题"/>
    <w:basedOn w:val="282"/>
    <w:next w:val="85"/>
    <w:qFormat/>
    <w:uiPriority w:val="0"/>
    <w:pPr>
      <w:numPr>
        <w:ilvl w:val="0"/>
        <w:numId w:val="32"/>
      </w:numPr>
      <w:tabs>
        <w:tab w:val="left" w:pos="210"/>
        <w:tab w:val="clear" w:pos="360"/>
      </w:tabs>
      <w:textAlignment w:val="baseline"/>
    </w:pPr>
    <w:rPr>
      <w:rFonts w:ascii="宋体" w:eastAsia="宋体"/>
      <w:kern w:val="21"/>
    </w:rPr>
  </w:style>
  <w:style w:type="paragraph" w:customStyle="1" w:styleId="378">
    <w:name w:val="标准书眉_奇数页"/>
    <w:next w:val="1"/>
    <w:qFormat/>
    <w:uiPriority w:val="0"/>
    <w:pPr>
      <w:tabs>
        <w:tab w:val="center" w:pos="4154"/>
        <w:tab w:val="right" w:pos="8306"/>
      </w:tabs>
      <w:spacing w:after="120"/>
      <w:jc w:val="right"/>
    </w:pPr>
    <w:rPr>
      <w:rFonts w:ascii="Times New Roman" w:hAnsi="Times New Roman" w:eastAsia="宋体" w:cs="Times New Roman"/>
      <w:sz w:val="21"/>
      <w:lang w:val="en-US" w:eastAsia="zh-CN" w:bidi="ar-SA"/>
    </w:rPr>
  </w:style>
  <w:style w:type="paragraph" w:customStyle="1" w:styleId="379">
    <w:name w:val="封面标准文稿类别"/>
    <w:qFormat/>
    <w:uiPriority w:val="0"/>
    <w:pPr>
      <w:spacing w:before="440" w:line="400" w:lineRule="exact"/>
      <w:jc w:val="center"/>
    </w:pPr>
    <w:rPr>
      <w:rFonts w:ascii="宋体" w:hAnsi="Times New Roman" w:eastAsia="宋体" w:cs="Times New Roman"/>
      <w:sz w:val="24"/>
      <w:lang w:val="en-US" w:eastAsia="zh-CN" w:bidi="ar-SA"/>
    </w:rPr>
  </w:style>
  <w:style w:type="paragraph" w:customStyle="1" w:styleId="380">
    <w:name w:val="附件 1"/>
    <w:basedOn w:val="85"/>
    <w:next w:val="85"/>
    <w:qFormat/>
    <w:uiPriority w:val="0"/>
    <w:pPr>
      <w:widowControl w:val="0"/>
      <w:numPr>
        <w:ilvl w:val="1"/>
        <w:numId w:val="16"/>
      </w:numPr>
      <w:spacing w:before="120" w:beforeLines="50" w:after="120"/>
      <w:ind w:firstLine="0" w:firstLineChars="0"/>
    </w:pPr>
    <w:rPr>
      <w:rFonts w:ascii="Calibri" w:hAnsi="Calibri"/>
      <w:b/>
      <w:bCs/>
      <w:color w:val="000000"/>
      <w:spacing w:val="20"/>
      <w:kern w:val="2"/>
      <w:sz w:val="28"/>
      <w:szCs w:val="28"/>
    </w:rPr>
  </w:style>
  <w:style w:type="paragraph" w:customStyle="1" w:styleId="381">
    <w:name w:val="Char Char Char Char Char Char Char Char Char Char Char Char"/>
    <w:basedOn w:val="1"/>
    <w:qFormat/>
    <w:uiPriority w:val="0"/>
    <w:pPr>
      <w:keepNext/>
      <w:widowControl/>
      <w:tabs>
        <w:tab w:val="left" w:pos="425"/>
      </w:tabs>
      <w:autoSpaceDE w:val="0"/>
      <w:autoSpaceDN w:val="0"/>
      <w:adjustRightInd w:val="0"/>
      <w:spacing w:before="80" w:after="80"/>
      <w:ind w:hanging="425"/>
    </w:pPr>
    <w:rPr>
      <w:rFonts w:ascii="Arial" w:hAnsi="Arial"/>
      <w:sz w:val="20"/>
      <w:szCs w:val="20"/>
    </w:rPr>
  </w:style>
  <w:style w:type="paragraph" w:customStyle="1" w:styleId="382">
    <w:name w:val="一级栏目标题"/>
    <w:basedOn w:val="4"/>
    <w:qFormat/>
    <w:uiPriority w:val="0"/>
    <w:pPr>
      <w:numPr>
        <w:numId w:val="28"/>
      </w:numPr>
      <w:tabs>
        <w:tab w:val="left" w:pos="425"/>
      </w:tabs>
      <w:spacing w:before="480" w:line="578" w:lineRule="auto"/>
      <w:contextualSpacing/>
    </w:pPr>
    <w:rPr>
      <w:rFonts w:ascii="Cambria" w:hAnsi="Cambria"/>
      <w:b/>
      <w:smallCaps/>
      <w:spacing w:val="5"/>
      <w:sz w:val="28"/>
      <w:szCs w:val="28"/>
      <w:lang w:eastAsia="en-US" w:bidi="en-US"/>
    </w:rPr>
  </w:style>
  <w:style w:type="paragraph" w:customStyle="1" w:styleId="383">
    <w:name w:val="列项·"/>
    <w:qFormat/>
    <w:uiPriority w:val="0"/>
    <w:pPr>
      <w:numPr>
        <w:ilvl w:val="0"/>
        <w:numId w:val="33"/>
      </w:numPr>
      <w:tabs>
        <w:tab w:val="left" w:pos="840"/>
        <w:tab w:val="clear" w:pos="1140"/>
      </w:tabs>
      <w:ind w:left="840" w:leftChars="200" w:hanging="420" w:hangingChars="200"/>
      <w:jc w:val="both"/>
    </w:pPr>
    <w:rPr>
      <w:rFonts w:ascii="宋体" w:hAnsi="Times New Roman" w:eastAsia="宋体" w:cs="Times New Roman"/>
      <w:sz w:val="21"/>
      <w:lang w:val="en-US" w:eastAsia="zh-CN" w:bidi="ar-SA"/>
    </w:rPr>
  </w:style>
  <w:style w:type="paragraph" w:customStyle="1" w:styleId="384">
    <w:name w:val="工程建设图标题"/>
    <w:basedOn w:val="323"/>
    <w:qFormat/>
    <w:uiPriority w:val="0"/>
    <w:pPr>
      <w:numPr>
        <w:ilvl w:val="5"/>
      </w:numPr>
      <w:jc w:val="center"/>
      <w:outlineLvl w:val="5"/>
    </w:pPr>
  </w:style>
  <w:style w:type="paragraph" w:customStyle="1" w:styleId="385">
    <w:name w:val="附录级别一"/>
    <w:basedOn w:val="1"/>
    <w:next w:val="1"/>
    <w:qFormat/>
    <w:uiPriority w:val="0"/>
    <w:pPr>
      <w:widowControl/>
      <w:spacing w:before="120" w:after="120"/>
      <w:outlineLvl w:val="0"/>
    </w:pPr>
    <w:rPr>
      <w:b/>
      <w:kern w:val="0"/>
      <w:sz w:val="28"/>
      <w:lang w:val="en-GB" w:eastAsia="en-US"/>
    </w:rPr>
  </w:style>
  <w:style w:type="paragraph" w:customStyle="1" w:styleId="386">
    <w:name w:val="Char"/>
    <w:basedOn w:val="1"/>
    <w:qFormat/>
    <w:uiPriority w:val="0"/>
    <w:pPr>
      <w:snapToGrid w:val="0"/>
      <w:spacing w:line="360" w:lineRule="auto"/>
      <w:jc w:val="left"/>
    </w:pPr>
    <w:rPr>
      <w:rFonts w:ascii="Verdana" w:hAnsi="Verdana" w:eastAsia="仿宋_GB2312"/>
      <w:kern w:val="0"/>
      <w:sz w:val="30"/>
      <w:szCs w:val="30"/>
      <w:lang w:eastAsia="en-US"/>
    </w:rPr>
  </w:style>
  <w:style w:type="paragraph" w:customStyle="1" w:styleId="387">
    <w:name w:val="PARAGRAPH"/>
    <w:qFormat/>
    <w:uiPriority w:val="0"/>
    <w:pPr>
      <w:tabs>
        <w:tab w:val="center" w:pos="4536"/>
        <w:tab w:val="right" w:pos="9072"/>
      </w:tabs>
      <w:spacing w:before="100" w:after="200"/>
      <w:jc w:val="both"/>
    </w:pPr>
    <w:rPr>
      <w:rFonts w:ascii="Arial" w:hAnsi="Arial" w:eastAsia="宋体" w:cs="Times New Roman"/>
      <w:spacing w:val="8"/>
      <w:kern w:val="2"/>
      <w:sz w:val="21"/>
      <w:szCs w:val="22"/>
      <w:lang w:val="en-GB" w:eastAsia="zh-CN" w:bidi="ar-SA"/>
    </w:rPr>
  </w:style>
  <w:style w:type="paragraph" w:customStyle="1" w:styleId="388">
    <w:name w:val="Char Char Char Char Char Char Char Char Char Char Char Char Char Char Char Char1"/>
    <w:basedOn w:val="1"/>
    <w:qFormat/>
    <w:uiPriority w:val="0"/>
    <w:pPr>
      <w:tabs>
        <w:tab w:val="left" w:pos="360"/>
      </w:tabs>
      <w:spacing w:line="360" w:lineRule="auto"/>
      <w:ind w:left="482"/>
    </w:pPr>
    <w:rPr>
      <w:rFonts w:ascii="宋体"/>
      <w:sz w:val="24"/>
      <w:szCs w:val="24"/>
    </w:rPr>
  </w:style>
  <w:style w:type="paragraph" w:customStyle="1" w:styleId="389">
    <w:name w:val="样式1 标题 1 + 段前: 1 行 段后: 1 行"/>
    <w:basedOn w:val="1"/>
    <w:qFormat/>
    <w:uiPriority w:val="0"/>
    <w:pPr>
      <w:keepNext/>
      <w:keepLines/>
      <w:numPr>
        <w:ilvl w:val="0"/>
        <w:numId w:val="34"/>
      </w:numPr>
      <w:snapToGrid w:val="0"/>
      <w:spacing w:before="100" w:beforeLines="100" w:after="100" w:afterLines="100"/>
      <w:jc w:val="left"/>
      <w:outlineLvl w:val="0"/>
    </w:pPr>
    <w:rPr>
      <w:rFonts w:eastAsia="黑体"/>
      <w:bCs/>
      <w:kern w:val="21"/>
      <w:szCs w:val="21"/>
    </w:rPr>
  </w:style>
  <w:style w:type="paragraph" w:customStyle="1" w:styleId="390">
    <w:name w:val="标题四"/>
    <w:basedOn w:val="7"/>
    <w:qFormat/>
    <w:uiPriority w:val="0"/>
    <w:pPr>
      <w:keepNext w:val="0"/>
      <w:keepLines w:val="0"/>
      <w:tabs>
        <w:tab w:val="left" w:pos="864"/>
        <w:tab w:val="clear" w:pos="420"/>
      </w:tabs>
      <w:jc w:val="left"/>
    </w:pPr>
    <w:rPr>
      <w:rFonts w:ascii="Times New Roman" w:hAnsi="Times New Roman" w:eastAsia="宋体" w:cs="Arial"/>
      <w:szCs w:val="24"/>
    </w:rPr>
  </w:style>
  <w:style w:type="paragraph" w:customStyle="1" w:styleId="391">
    <w:name w:val="目次、标准名称标题"/>
    <w:basedOn w:val="1"/>
    <w:next w:val="85"/>
    <w:qFormat/>
    <w:uiPriority w:val="0"/>
    <w:pPr>
      <w:widowControl/>
      <w:shd w:val="clear" w:color="FFFFFF" w:fill="FFFFFF"/>
      <w:spacing w:before="640" w:after="560" w:line="460" w:lineRule="exact"/>
      <w:jc w:val="center"/>
    </w:pPr>
    <w:rPr>
      <w:rFonts w:ascii="黑体" w:eastAsia="黑体"/>
      <w:b/>
      <w:kern w:val="0"/>
      <w:sz w:val="32"/>
      <w:szCs w:val="20"/>
    </w:rPr>
  </w:style>
  <w:style w:type="paragraph" w:customStyle="1" w:styleId="392">
    <w:name w:val="附录级别二"/>
    <w:basedOn w:val="1"/>
    <w:next w:val="1"/>
    <w:qFormat/>
    <w:uiPriority w:val="0"/>
    <w:pPr>
      <w:widowControl/>
      <w:tabs>
        <w:tab w:val="left" w:pos="512"/>
        <w:tab w:val="left" w:pos="720"/>
      </w:tabs>
      <w:spacing w:before="120" w:after="120"/>
      <w:ind w:left="567" w:hanging="567"/>
      <w:jc w:val="left"/>
      <w:outlineLvl w:val="1"/>
    </w:pPr>
    <w:rPr>
      <w:rFonts w:cs="宋体"/>
      <w:bCs/>
      <w:kern w:val="0"/>
      <w:sz w:val="30"/>
    </w:rPr>
  </w:style>
  <w:style w:type="paragraph" w:customStyle="1" w:styleId="393">
    <w:name w:val="样式1 样式 标题 3 + 段前: 0.1 行 + 段前: 0.1 行"/>
    <w:basedOn w:val="1"/>
    <w:qFormat/>
    <w:uiPriority w:val="0"/>
    <w:pPr>
      <w:numPr>
        <w:ilvl w:val="2"/>
        <w:numId w:val="34"/>
      </w:numPr>
      <w:snapToGrid w:val="0"/>
      <w:spacing w:before="120" w:beforeLines="50" w:line="300" w:lineRule="auto"/>
      <w:outlineLvl w:val="2"/>
    </w:pPr>
    <w:rPr>
      <w:rFonts w:eastAsia="黑体" w:cs="宋体"/>
      <w:bCs/>
      <w:szCs w:val="21"/>
    </w:rPr>
  </w:style>
  <w:style w:type="paragraph" w:customStyle="1" w:styleId="394">
    <w:name w:val="正文_段后半行"/>
    <w:basedOn w:val="1"/>
    <w:qFormat/>
    <w:uiPriority w:val="0"/>
    <w:pPr>
      <w:spacing w:after="50" w:afterLines="50"/>
    </w:pPr>
  </w:style>
  <w:style w:type="paragraph" w:customStyle="1" w:styleId="395">
    <w:name w:val="正文_首行缩进2字符_段前半行"/>
    <w:basedOn w:val="1"/>
    <w:qFormat/>
    <w:uiPriority w:val="0"/>
    <w:pPr>
      <w:spacing w:before="50" w:beforeLines="50"/>
    </w:pPr>
  </w:style>
  <w:style w:type="paragraph" w:customStyle="1" w:styleId="396">
    <w:name w:val="样式1 样式 标题 4 + 段前: 0 行 + Times New Roman"/>
    <w:basedOn w:val="1"/>
    <w:next w:val="1"/>
    <w:qFormat/>
    <w:uiPriority w:val="0"/>
    <w:pPr>
      <w:tabs>
        <w:tab w:val="left" w:pos="720"/>
      </w:tabs>
      <w:snapToGrid w:val="0"/>
      <w:spacing w:before="93" w:beforeLines="30" w:line="276" w:lineRule="auto"/>
      <w:outlineLvl w:val="3"/>
    </w:pPr>
    <w:rPr>
      <w:rFonts w:ascii="宋体" w:hAnsi="宋体"/>
      <w:bCs/>
      <w:szCs w:val="21"/>
    </w:rPr>
  </w:style>
  <w:style w:type="paragraph" w:customStyle="1" w:styleId="397">
    <w:name w:val="TABLE-cell"/>
    <w:basedOn w:val="1"/>
    <w:qFormat/>
    <w:uiPriority w:val="0"/>
    <w:pPr>
      <w:spacing w:before="60" w:after="60"/>
      <w:jc w:val="left"/>
    </w:pPr>
    <w:rPr>
      <w:spacing w:val="8"/>
      <w:sz w:val="16"/>
      <w:szCs w:val="20"/>
    </w:rPr>
  </w:style>
  <w:style w:type="paragraph" w:customStyle="1" w:styleId="398">
    <w:name w:val="样式1 样式 标题 5 + 段前: 0 行"/>
    <w:basedOn w:val="1"/>
    <w:next w:val="1"/>
    <w:qFormat/>
    <w:uiPriority w:val="0"/>
    <w:pPr>
      <w:numPr>
        <w:ilvl w:val="4"/>
        <w:numId w:val="34"/>
      </w:numPr>
      <w:tabs>
        <w:tab w:val="clear" w:pos="1080"/>
      </w:tabs>
      <w:snapToGrid w:val="0"/>
      <w:spacing w:before="24" w:beforeLines="10" w:line="300" w:lineRule="auto"/>
      <w:outlineLvl w:val="4"/>
    </w:pPr>
    <w:rPr>
      <w:rFonts w:eastAsia="黑体" w:cs="宋体"/>
      <w:bCs/>
      <w:szCs w:val="21"/>
    </w:rPr>
  </w:style>
  <w:style w:type="paragraph" w:customStyle="1" w:styleId="399">
    <w:name w:val="样式1正文（首行缩进两字） Char"/>
    <w:basedOn w:val="1"/>
    <w:next w:val="1"/>
    <w:qFormat/>
    <w:uiPriority w:val="0"/>
    <w:pPr>
      <w:spacing w:after="120" w:afterLines="50" w:line="276" w:lineRule="auto"/>
      <w:ind w:firstLine="420"/>
    </w:pPr>
    <w:rPr>
      <w:rFonts w:cs="宋体"/>
      <w:szCs w:val="21"/>
    </w:rPr>
  </w:style>
  <w:style w:type="paragraph" w:customStyle="1" w:styleId="400">
    <w:name w:val="默认段落字体 Para Char"/>
    <w:basedOn w:val="1"/>
    <w:qFormat/>
    <w:uiPriority w:val="0"/>
    <w:rPr>
      <w:rFonts w:ascii="Tahoma" w:hAnsi="Tahoma"/>
      <w:sz w:val="24"/>
      <w:szCs w:val="20"/>
    </w:rPr>
  </w:style>
  <w:style w:type="paragraph" w:customStyle="1" w:styleId="401">
    <w:name w:val="文献分类号"/>
    <w:qFormat/>
    <w:uiPriority w:val="0"/>
    <w:pPr>
      <w:framePr w:hSpace="180" w:vSpace="180" w:wrap="around" w:vAnchor="margin" w:hAnchor="margin" w:y="1" w:anchorLock="1"/>
      <w:widowControl w:val="0"/>
      <w:textAlignment w:val="center"/>
    </w:pPr>
    <w:rPr>
      <w:rFonts w:ascii="Times New Roman" w:hAnsi="Times New Roman" w:eastAsia="黑体" w:cs="Times New Roman"/>
      <w:sz w:val="21"/>
      <w:lang w:val="en-US" w:eastAsia="zh-CN" w:bidi="ar-SA"/>
    </w:rPr>
  </w:style>
  <w:style w:type="paragraph" w:customStyle="1" w:styleId="402">
    <w:name w:val="列出段落1"/>
    <w:basedOn w:val="1"/>
    <w:qFormat/>
    <w:uiPriority w:val="34"/>
    <w:pPr>
      <w:widowControl/>
      <w:spacing w:after="200" w:line="276" w:lineRule="auto"/>
      <w:ind w:firstLine="420"/>
      <w:jc w:val="left"/>
    </w:pPr>
    <w:rPr>
      <w:rFonts w:ascii="Cambria" w:hAnsi="Cambria"/>
      <w:kern w:val="0"/>
      <w:sz w:val="22"/>
      <w:lang w:eastAsia="en-US" w:bidi="en-US"/>
    </w:rPr>
  </w:style>
  <w:style w:type="paragraph" w:customStyle="1" w:styleId="403">
    <w:name w:val="正文_段前段后"/>
    <w:basedOn w:val="1"/>
    <w:qFormat/>
    <w:uiPriority w:val="0"/>
    <w:pPr>
      <w:widowControl/>
      <w:spacing w:before="50" w:beforeLines="50" w:after="50" w:afterLines="50"/>
    </w:pPr>
    <w:rPr>
      <w:kern w:val="0"/>
      <w:sz w:val="24"/>
      <w:lang w:val="en-GB"/>
    </w:rPr>
  </w:style>
  <w:style w:type="paragraph" w:customStyle="1" w:styleId="404">
    <w:name w:val="样式 标题 7 + 橙色 左 段后: 3 磅 行距: 单倍行距"/>
    <w:basedOn w:val="10"/>
    <w:qFormat/>
    <w:uiPriority w:val="0"/>
    <w:pPr>
      <w:tabs>
        <w:tab w:val="left" w:pos="1296"/>
      </w:tabs>
      <w:suppressAutoHyphens/>
      <w:spacing w:before="0" w:after="60" w:line="240" w:lineRule="auto"/>
      <w:jc w:val="left"/>
      <w:outlineLvl w:val="9"/>
    </w:pPr>
    <w:rPr>
      <w:rFonts w:cs="宋体"/>
      <w:color w:val="FF6600"/>
      <w:kern w:val="1"/>
      <w:szCs w:val="20"/>
      <w:lang w:eastAsia="ar-SA"/>
    </w:rPr>
  </w:style>
  <w:style w:type="paragraph" w:customStyle="1" w:styleId="405">
    <w:name w:val="5"/>
    <w:basedOn w:val="1"/>
    <w:next w:val="16"/>
    <w:qFormat/>
    <w:uiPriority w:val="0"/>
    <w:pPr>
      <w:spacing w:line="300" w:lineRule="auto"/>
      <w:ind w:firstLine="420"/>
    </w:pPr>
    <w:rPr>
      <w:sz w:val="24"/>
      <w:szCs w:val="20"/>
    </w:rPr>
  </w:style>
  <w:style w:type="paragraph" w:customStyle="1" w:styleId="406">
    <w:name w:val="英文标号正文"/>
    <w:basedOn w:val="1"/>
    <w:qFormat/>
    <w:uiPriority w:val="0"/>
    <w:pPr>
      <w:widowControl/>
      <w:numPr>
        <w:ilvl w:val="0"/>
        <w:numId w:val="35"/>
      </w:numPr>
      <w:tabs>
        <w:tab w:val="left" w:pos="425"/>
      </w:tabs>
      <w:suppressAutoHyphens/>
      <w:autoSpaceDE w:val="0"/>
    </w:pPr>
    <w:rPr>
      <w:rFonts w:cs="Calibri"/>
      <w:kern w:val="1"/>
      <w:sz w:val="24"/>
      <w:szCs w:val="20"/>
      <w:lang w:eastAsia="ar-SA"/>
    </w:rPr>
  </w:style>
  <w:style w:type="paragraph" w:customStyle="1" w:styleId="407">
    <w:name w:val="自定义目录 2"/>
    <w:basedOn w:val="47"/>
    <w:qFormat/>
    <w:uiPriority w:val="0"/>
    <w:pPr>
      <w:widowControl/>
      <w:spacing w:line="360" w:lineRule="auto"/>
      <w:ind w:left="210" w:leftChars="100"/>
      <w:jc w:val="left"/>
    </w:pPr>
    <w:rPr>
      <w:rFonts w:cs="宋体"/>
      <w:kern w:val="0"/>
      <w:sz w:val="20"/>
      <w:szCs w:val="20"/>
    </w:rPr>
  </w:style>
  <w:style w:type="paragraph" w:customStyle="1" w:styleId="408">
    <w:name w:val="引语"/>
    <w:basedOn w:val="85"/>
    <w:qFormat/>
    <w:uiPriority w:val="0"/>
    <w:pPr>
      <w:widowControl w:val="0"/>
      <w:spacing w:after="120"/>
      <w:ind w:left="440" w:leftChars="200" w:firstLine="0" w:firstLineChars="0"/>
    </w:pPr>
    <w:rPr>
      <w:rFonts w:ascii="Calibri" w:hAnsi="Calibri"/>
      <w:spacing w:val="20"/>
      <w:kern w:val="2"/>
      <w:sz w:val="18"/>
      <w:szCs w:val="24"/>
    </w:rPr>
  </w:style>
  <w:style w:type="paragraph" w:customStyle="1" w:styleId="409">
    <w:name w:val="标准正文"/>
    <w:basedOn w:val="1"/>
    <w:next w:val="1"/>
    <w:qFormat/>
    <w:uiPriority w:val="0"/>
    <w:pPr>
      <w:spacing w:before="60" w:after="60" w:line="360" w:lineRule="auto"/>
      <w:ind w:firstLine="482"/>
    </w:pPr>
    <w:rPr>
      <w:rFonts w:ascii="Arial" w:hAnsi="Arial"/>
      <w:sz w:val="24"/>
      <w:szCs w:val="20"/>
    </w:rPr>
  </w:style>
  <w:style w:type="paragraph" w:customStyle="1" w:styleId="410">
    <w:name w:val="列表样式"/>
    <w:basedOn w:val="362"/>
    <w:qFormat/>
    <w:uiPriority w:val="0"/>
    <w:pPr>
      <w:numPr>
        <w:ilvl w:val="0"/>
        <w:numId w:val="36"/>
      </w:numPr>
    </w:pPr>
    <w:rPr>
      <w:rFonts w:ascii="宋体" w:hAnsi="宋体"/>
    </w:rPr>
  </w:style>
  <w:style w:type="paragraph" w:customStyle="1" w:styleId="411">
    <w:name w:val="二级无标题条"/>
    <w:basedOn w:val="1"/>
    <w:qFormat/>
    <w:uiPriority w:val="0"/>
    <w:rPr>
      <w:b/>
      <w:szCs w:val="24"/>
    </w:rPr>
  </w:style>
  <w:style w:type="paragraph" w:customStyle="1" w:styleId="412">
    <w:name w:val="附录 1"/>
    <w:basedOn w:val="4"/>
    <w:next w:val="85"/>
    <w:qFormat/>
    <w:uiPriority w:val="0"/>
    <w:pPr>
      <w:numPr>
        <w:ilvl w:val="0"/>
        <w:numId w:val="11"/>
      </w:numPr>
      <w:pBdr>
        <w:bottom w:val="single" w:color="auto" w:sz="4" w:space="1"/>
      </w:pBdr>
      <w:spacing w:before="340" w:after="330"/>
    </w:pPr>
    <w:rPr>
      <w:bCs/>
      <w:spacing w:val="20"/>
    </w:rPr>
  </w:style>
  <w:style w:type="paragraph" w:customStyle="1" w:styleId="413">
    <w:name w:val="三级栏目标题"/>
    <w:basedOn w:val="6"/>
    <w:qFormat/>
    <w:uiPriority w:val="0"/>
    <w:pPr>
      <w:widowControl/>
      <w:numPr>
        <w:ilvl w:val="0"/>
        <w:numId w:val="28"/>
      </w:numPr>
      <w:tabs>
        <w:tab w:val="left" w:pos="709"/>
      </w:tabs>
      <w:spacing w:before="200" w:line="271" w:lineRule="auto"/>
    </w:pPr>
    <w:rPr>
      <w:rFonts w:ascii="Cambria" w:hAnsi="Cambria"/>
      <w:b/>
      <w:bCs/>
      <w:i/>
      <w:iCs/>
      <w:smallCaps/>
      <w:spacing w:val="5"/>
      <w:kern w:val="0"/>
      <w:sz w:val="24"/>
      <w:szCs w:val="26"/>
      <w:lang w:eastAsia="en-US" w:bidi="en-US"/>
    </w:rPr>
  </w:style>
  <w:style w:type="paragraph" w:customStyle="1" w:styleId="414">
    <w:name w:val="引言二级条标题"/>
    <w:basedOn w:val="313"/>
    <w:next w:val="85"/>
    <w:qFormat/>
    <w:uiPriority w:val="0"/>
    <w:pPr>
      <w:numPr>
        <w:ilvl w:val="1"/>
        <w:numId w:val="37"/>
      </w:numPr>
      <w:tabs>
        <w:tab w:val="clear" w:pos="720"/>
      </w:tabs>
    </w:pPr>
  </w:style>
  <w:style w:type="paragraph" w:customStyle="1" w:styleId="415">
    <w:name w:val="四级无标题条"/>
    <w:basedOn w:val="1"/>
    <w:qFormat/>
    <w:uiPriority w:val="0"/>
    <w:rPr>
      <w:rFonts w:eastAsia="黑体"/>
      <w:b/>
      <w:szCs w:val="24"/>
    </w:rPr>
  </w:style>
  <w:style w:type="paragraph" w:customStyle="1" w:styleId="416">
    <w:name w:val="Char Char Char Char Char Char Char"/>
    <w:basedOn w:val="1"/>
    <w:qFormat/>
    <w:uiPriority w:val="0"/>
    <w:pPr>
      <w:widowControl/>
      <w:spacing w:after="160" w:line="240" w:lineRule="exact"/>
      <w:jc w:val="left"/>
    </w:pPr>
    <w:rPr>
      <w:rFonts w:ascii="Verdana" w:hAnsi="Verdana" w:eastAsia="仿宋_GB2312"/>
      <w:kern w:val="0"/>
      <w:sz w:val="30"/>
      <w:szCs w:val="30"/>
      <w:lang w:eastAsia="en-US"/>
    </w:rPr>
  </w:style>
  <w:style w:type="paragraph" w:customStyle="1" w:styleId="417">
    <w:name w:val="一级无标题条"/>
    <w:basedOn w:val="1"/>
    <w:qFormat/>
    <w:uiPriority w:val="0"/>
    <w:pPr>
      <w:tabs>
        <w:tab w:val="left" w:pos="420"/>
      </w:tabs>
    </w:pPr>
    <w:rPr>
      <w:b/>
      <w:szCs w:val="24"/>
    </w:rPr>
  </w:style>
  <w:style w:type="paragraph" w:customStyle="1" w:styleId="418">
    <w:name w:val="标准部分名称"/>
    <w:basedOn w:val="1"/>
    <w:qFormat/>
    <w:uiPriority w:val="0"/>
    <w:pPr>
      <w:spacing w:before="240" w:after="240"/>
      <w:jc w:val="center"/>
    </w:pPr>
    <w:rPr>
      <w:b/>
      <w:sz w:val="36"/>
    </w:rPr>
  </w:style>
  <w:style w:type="paragraph" w:customStyle="1" w:styleId="419">
    <w:name w:val="编号 1"/>
    <w:basedOn w:val="85"/>
    <w:qFormat/>
    <w:uiPriority w:val="0"/>
    <w:pPr>
      <w:widowControl w:val="0"/>
      <w:numPr>
        <w:ilvl w:val="0"/>
        <w:numId w:val="38"/>
      </w:numPr>
      <w:spacing w:after="120"/>
      <w:ind w:firstLine="0" w:firstLineChars="0"/>
    </w:pPr>
    <w:rPr>
      <w:rFonts w:ascii="Calibri" w:hAnsi="Calibri"/>
      <w:spacing w:val="20"/>
      <w:kern w:val="2"/>
      <w:sz w:val="18"/>
      <w:szCs w:val="24"/>
    </w:rPr>
  </w:style>
  <w:style w:type="paragraph" w:customStyle="1" w:styleId="420">
    <w:name w:val="WW-正文缩进"/>
    <w:basedOn w:val="1"/>
    <w:qFormat/>
    <w:uiPriority w:val="0"/>
    <w:pPr>
      <w:widowControl/>
      <w:suppressAutoHyphens/>
      <w:spacing w:line="360" w:lineRule="auto"/>
      <w:ind w:firstLine="420"/>
      <w:jc w:val="left"/>
    </w:pPr>
    <w:rPr>
      <w:rFonts w:ascii="Arial" w:hAnsi="Arial" w:cs="Calibri"/>
      <w:kern w:val="1"/>
      <w:szCs w:val="24"/>
      <w:lang w:eastAsia="ar-SA"/>
    </w:rPr>
  </w:style>
  <w:style w:type="paragraph" w:customStyle="1" w:styleId="421">
    <w:name w:val="封面标准文稿编辑信息"/>
    <w:qFormat/>
    <w:uiPriority w:val="0"/>
    <w:pPr>
      <w:spacing w:before="180" w:line="180" w:lineRule="exact"/>
      <w:jc w:val="center"/>
    </w:pPr>
    <w:rPr>
      <w:rFonts w:ascii="宋体" w:hAnsi="Times New Roman" w:eastAsia="宋体" w:cs="Times New Roman"/>
      <w:sz w:val="21"/>
      <w:lang w:val="en-US" w:eastAsia="zh-CN" w:bidi="ar-SA"/>
    </w:rPr>
  </w:style>
  <w:style w:type="paragraph" w:customStyle="1" w:styleId="422">
    <w:name w:val="修订1"/>
    <w:semiHidden/>
    <w:qFormat/>
    <w:uiPriority w:val="99"/>
    <w:pPr>
      <w:spacing w:after="200" w:line="276" w:lineRule="auto"/>
    </w:pPr>
    <w:rPr>
      <w:rFonts w:ascii="Times New Roman" w:hAnsi="Times New Roman" w:eastAsia="宋体" w:cs="Times New Roman"/>
      <w:kern w:val="2"/>
      <w:sz w:val="24"/>
      <w:szCs w:val="24"/>
      <w:lang w:val="en-US" w:eastAsia="zh-CN" w:bidi="ar-SA"/>
    </w:rPr>
  </w:style>
  <w:style w:type="paragraph" w:customStyle="1" w:styleId="423">
    <w:name w:val="工程建设款标题"/>
    <w:basedOn w:val="323"/>
    <w:qFormat/>
    <w:uiPriority w:val="0"/>
    <w:pPr>
      <w:numPr>
        <w:ilvl w:val="7"/>
      </w:numPr>
      <w:outlineLvl w:val="9"/>
    </w:pPr>
  </w:style>
  <w:style w:type="paragraph" w:customStyle="1" w:styleId="424">
    <w:name w:val="1 Char Char Char Char"/>
    <w:basedOn w:val="1"/>
    <w:qFormat/>
    <w:uiPriority w:val="0"/>
  </w:style>
  <w:style w:type="paragraph" w:customStyle="1" w:styleId="425">
    <w:name w:val="注×："/>
    <w:qFormat/>
    <w:uiPriority w:val="0"/>
    <w:pPr>
      <w:widowControl w:val="0"/>
      <w:numPr>
        <w:ilvl w:val="0"/>
        <w:numId w:val="39"/>
      </w:numPr>
      <w:tabs>
        <w:tab w:val="left" w:pos="630"/>
        <w:tab w:val="clear" w:pos="900"/>
      </w:tabs>
      <w:autoSpaceDE w:val="0"/>
      <w:autoSpaceDN w:val="0"/>
      <w:jc w:val="both"/>
    </w:pPr>
    <w:rPr>
      <w:rFonts w:ascii="宋体" w:hAnsi="Times New Roman" w:eastAsia="宋体" w:cs="Times New Roman"/>
      <w:sz w:val="18"/>
      <w:lang w:val="en-US" w:eastAsia="zh-CN" w:bidi="ar-SA"/>
    </w:rPr>
  </w:style>
  <w:style w:type="paragraph" w:customStyle="1" w:styleId="426">
    <w:name w:val="默认段落字体 Para Char Char Char1 Char Char Char Char Char Char Char Char Char Char Char Char Char Char Char Char Char Char Char Char Char Char Char Char Char Char Char Char Char Char Char Char"/>
    <w:basedOn w:val="1"/>
    <w:qFormat/>
    <w:uiPriority w:val="0"/>
    <w:pPr>
      <w:spacing w:line="240" w:lineRule="atLeast"/>
      <w:ind w:left="420" w:firstLine="420"/>
    </w:pPr>
    <w:rPr>
      <w:rFonts w:eastAsia="黑体"/>
      <w:sz w:val="30"/>
      <w:szCs w:val="30"/>
    </w:rPr>
  </w:style>
  <w:style w:type="paragraph" w:customStyle="1" w:styleId="427">
    <w:name w:val="标准书眉_偶数页"/>
    <w:basedOn w:val="378"/>
    <w:next w:val="1"/>
    <w:qFormat/>
    <w:uiPriority w:val="0"/>
    <w:pPr>
      <w:jc w:val="left"/>
    </w:pPr>
  </w:style>
  <w:style w:type="paragraph" w:customStyle="1" w:styleId="428">
    <w:name w:val="工程建设表标题"/>
    <w:basedOn w:val="323"/>
    <w:qFormat/>
    <w:uiPriority w:val="0"/>
    <w:pPr>
      <w:numPr>
        <w:ilvl w:val="4"/>
      </w:numPr>
      <w:jc w:val="center"/>
      <w:outlineLvl w:val="4"/>
    </w:pPr>
  </w:style>
  <w:style w:type="paragraph" w:customStyle="1" w:styleId="429">
    <w:name w:val="Char3"/>
    <w:basedOn w:val="1"/>
    <w:qFormat/>
    <w:uiPriority w:val="0"/>
    <w:pPr>
      <w:spacing w:line="360" w:lineRule="auto"/>
    </w:pPr>
    <w:rPr>
      <w:rFonts w:ascii="Tahoma" w:hAnsi="Tahoma"/>
      <w:b/>
      <w:sz w:val="30"/>
      <w:szCs w:val="20"/>
    </w:rPr>
  </w:style>
  <w:style w:type="paragraph" w:customStyle="1" w:styleId="430">
    <w:name w:val="其他标准称谓"/>
    <w:qFormat/>
    <w:uiPriority w:val="0"/>
    <w:pPr>
      <w:spacing w:line="0" w:lineRule="atLeast"/>
      <w:jc w:val="distribute"/>
    </w:pPr>
    <w:rPr>
      <w:rFonts w:ascii="黑体" w:hAnsi="宋体" w:eastAsia="黑体" w:cs="Times New Roman"/>
      <w:sz w:val="52"/>
      <w:lang w:val="en-US" w:eastAsia="zh-CN" w:bidi="ar-SA"/>
    </w:rPr>
  </w:style>
  <w:style w:type="paragraph" w:customStyle="1" w:styleId="431">
    <w:name w:val="工程建设无节条标题"/>
    <w:basedOn w:val="1"/>
    <w:next w:val="85"/>
    <w:qFormat/>
    <w:uiPriority w:val="0"/>
    <w:pPr>
      <w:numPr>
        <w:ilvl w:val="8"/>
        <w:numId w:val="10"/>
      </w:numPr>
      <w:tabs>
        <w:tab w:val="clear" w:pos="720"/>
      </w:tabs>
      <w:outlineLvl w:val="3"/>
    </w:pPr>
    <w:rPr>
      <w:szCs w:val="24"/>
    </w:rPr>
  </w:style>
  <w:style w:type="paragraph" w:customStyle="1" w:styleId="432">
    <w:name w:val="科东_缩排_2"/>
    <w:basedOn w:val="1"/>
    <w:next w:val="242"/>
    <w:qFormat/>
    <w:uiPriority w:val="0"/>
    <w:pPr>
      <w:numPr>
        <w:ilvl w:val="1"/>
        <w:numId w:val="40"/>
      </w:numPr>
      <w:spacing w:line="360" w:lineRule="auto"/>
    </w:pPr>
    <w:rPr>
      <w:sz w:val="24"/>
    </w:rPr>
  </w:style>
  <w:style w:type="paragraph" w:customStyle="1" w:styleId="433">
    <w:name w:val="正文5"/>
    <w:basedOn w:val="1"/>
    <w:qFormat/>
    <w:uiPriority w:val="0"/>
    <w:pPr>
      <w:numPr>
        <w:ilvl w:val="0"/>
        <w:numId w:val="17"/>
      </w:numPr>
      <w:spacing w:before="156" w:beforeLines="50" w:after="156" w:afterLines="50" w:line="300" w:lineRule="auto"/>
      <w:ind w:left="1620" w:leftChars="500"/>
    </w:pPr>
    <w:rPr>
      <w:rFonts w:ascii="Segoe UI" w:hAnsi="宋体" w:cs="Latha"/>
      <w:sz w:val="24"/>
      <w:szCs w:val="24"/>
    </w:rPr>
  </w:style>
  <w:style w:type="paragraph" w:customStyle="1" w:styleId="434">
    <w:name w:val="参考资料"/>
    <w:basedOn w:val="1"/>
    <w:qFormat/>
    <w:uiPriority w:val="0"/>
    <w:pPr>
      <w:widowControl/>
      <w:tabs>
        <w:tab w:val="left" w:pos="426"/>
        <w:tab w:val="left" w:pos="851"/>
      </w:tabs>
      <w:autoSpaceDE w:val="0"/>
      <w:autoSpaceDN w:val="0"/>
      <w:adjustRightInd w:val="0"/>
      <w:spacing w:before="120" w:line="300" w:lineRule="atLeast"/>
      <w:jc w:val="left"/>
      <w:textAlignment w:val="bottom"/>
    </w:pPr>
    <w:rPr>
      <w:rFonts w:ascii="宋体"/>
      <w:spacing w:val="20"/>
      <w:kern w:val="0"/>
      <w:sz w:val="18"/>
      <w:szCs w:val="20"/>
      <w:lang w:val="en-GB" w:eastAsia="en-US"/>
    </w:rPr>
  </w:style>
  <w:style w:type="paragraph" w:customStyle="1" w:styleId="435">
    <w:name w:val="内容目录 10"/>
    <w:basedOn w:val="352"/>
    <w:qFormat/>
    <w:uiPriority w:val="0"/>
    <w:pPr>
      <w:tabs>
        <w:tab w:val="right" w:leader="dot" w:pos="7091"/>
      </w:tabs>
      <w:ind w:left="2547"/>
    </w:pPr>
  </w:style>
  <w:style w:type="paragraph" w:customStyle="1" w:styleId="436">
    <w:name w:val="附录一级条标题"/>
    <w:basedOn w:val="267"/>
    <w:next w:val="85"/>
    <w:qFormat/>
    <w:uiPriority w:val="0"/>
    <w:pPr>
      <w:numPr>
        <w:ilvl w:val="2"/>
      </w:numPr>
      <w:autoSpaceDN w:val="0"/>
      <w:spacing w:before="0" w:beforeLines="0" w:after="0" w:afterLines="0"/>
      <w:outlineLvl w:val="2"/>
    </w:pPr>
  </w:style>
  <w:style w:type="paragraph" w:customStyle="1" w:styleId="437">
    <w:name w:val="标准规范2级"/>
    <w:basedOn w:val="1"/>
    <w:qFormat/>
    <w:uiPriority w:val="0"/>
    <w:pPr>
      <w:numPr>
        <w:ilvl w:val="0"/>
        <w:numId w:val="41"/>
      </w:numPr>
      <w:spacing w:before="120" w:line="360" w:lineRule="auto"/>
      <w:ind w:firstLine="0" w:firstLineChars="0"/>
    </w:pPr>
    <w:rPr>
      <w:rFonts w:eastAsia="黑体" w:cs="宋体"/>
      <w:color w:val="000000"/>
      <w:szCs w:val="20"/>
    </w:rPr>
  </w:style>
  <w:style w:type="paragraph" w:customStyle="1" w:styleId="438">
    <w:name w:val="封面标准英文名称"/>
    <w:qFormat/>
    <w:uiPriority w:val="0"/>
    <w:pPr>
      <w:widowControl w:val="0"/>
      <w:spacing w:before="370" w:line="400" w:lineRule="exact"/>
      <w:jc w:val="center"/>
    </w:pPr>
    <w:rPr>
      <w:rFonts w:ascii="Times New Roman" w:hAnsi="Times New Roman" w:eastAsia="宋体" w:cs="Times New Roman"/>
      <w:sz w:val="28"/>
      <w:lang w:val="en-US" w:eastAsia="zh-CN" w:bidi="ar-SA"/>
    </w:rPr>
  </w:style>
  <w:style w:type="paragraph" w:customStyle="1" w:styleId="439">
    <w:name w:val="首页公司日期"/>
    <w:basedOn w:val="1"/>
    <w:qFormat/>
    <w:uiPriority w:val="0"/>
    <w:pPr>
      <w:jc w:val="center"/>
    </w:pPr>
    <w:rPr>
      <w:rFonts w:ascii="楷体_GB2312" w:eastAsia="楷体_GB2312" w:cs="宋体"/>
      <w:sz w:val="28"/>
      <w:szCs w:val="20"/>
    </w:rPr>
  </w:style>
  <w:style w:type="paragraph" w:customStyle="1" w:styleId="440">
    <w:name w:val="附录 2"/>
    <w:basedOn w:val="54"/>
    <w:next w:val="85"/>
    <w:qFormat/>
    <w:uiPriority w:val="0"/>
    <w:pPr>
      <w:numPr>
        <w:ilvl w:val="1"/>
        <w:numId w:val="15"/>
      </w:numPr>
      <w:suppressAutoHyphens w:val="0"/>
    </w:pPr>
    <w:rPr>
      <w:rFonts w:ascii="Calibri" w:hAnsi="Calibri"/>
      <w:kern w:val="2"/>
      <w:szCs w:val="24"/>
      <w:lang w:eastAsia="zh-CN"/>
    </w:rPr>
  </w:style>
  <w:style w:type="paragraph" w:customStyle="1" w:styleId="441">
    <w:name w:val="Char Char Char1"/>
    <w:basedOn w:val="1"/>
    <w:qFormat/>
    <w:uiPriority w:val="0"/>
    <w:pPr>
      <w:spacing w:line="360" w:lineRule="auto"/>
    </w:pPr>
    <w:rPr>
      <w:rFonts w:ascii="Tahoma" w:hAnsi="Tahoma"/>
      <w:sz w:val="24"/>
      <w:szCs w:val="20"/>
    </w:rPr>
  </w:style>
  <w:style w:type="paragraph" w:customStyle="1" w:styleId="442">
    <w:name w:val="Char12"/>
    <w:basedOn w:val="1"/>
    <w:qFormat/>
    <w:uiPriority w:val="0"/>
    <w:pPr>
      <w:spacing w:line="360" w:lineRule="auto"/>
    </w:pPr>
    <w:rPr>
      <w:rFonts w:ascii="Tahoma" w:hAnsi="Tahoma"/>
      <w:sz w:val="24"/>
      <w:szCs w:val="20"/>
    </w:rPr>
  </w:style>
  <w:style w:type="paragraph" w:customStyle="1" w:styleId="443">
    <w:name w:val="居中文字"/>
    <w:basedOn w:val="1"/>
    <w:qFormat/>
    <w:uiPriority w:val="0"/>
    <w:pPr>
      <w:widowControl/>
      <w:spacing w:line="360" w:lineRule="auto"/>
      <w:jc w:val="center"/>
    </w:pPr>
    <w:rPr>
      <w:rFonts w:ascii="Arial" w:hAnsi="Arial"/>
      <w:kern w:val="0"/>
      <w:szCs w:val="24"/>
    </w:rPr>
  </w:style>
  <w:style w:type="paragraph" w:customStyle="1" w:styleId="444">
    <w:name w:val="Style First line:  0.74 cm"/>
    <w:basedOn w:val="1"/>
    <w:qFormat/>
    <w:uiPriority w:val="0"/>
    <w:pPr>
      <w:widowControl/>
      <w:ind w:firstLine="420"/>
    </w:pPr>
    <w:rPr>
      <w:rFonts w:cs="宋体"/>
      <w:kern w:val="0"/>
      <w:szCs w:val="20"/>
      <w:lang w:val="en-GB" w:eastAsia="en-US"/>
    </w:rPr>
  </w:style>
  <w:style w:type="paragraph" w:customStyle="1" w:styleId="445">
    <w:name w:val="参考文献、索引标题"/>
    <w:basedOn w:val="84"/>
    <w:next w:val="1"/>
    <w:qFormat/>
    <w:uiPriority w:val="0"/>
    <w:pPr>
      <w:spacing w:after="200"/>
    </w:pPr>
    <w:rPr>
      <w:sz w:val="21"/>
    </w:rPr>
  </w:style>
  <w:style w:type="paragraph" w:customStyle="1" w:styleId="446">
    <w:name w:val="封面标准代替信息"/>
    <w:basedOn w:val="303"/>
    <w:qFormat/>
    <w:uiPriority w:val="0"/>
    <w:pPr>
      <w:framePr w:wrap="around"/>
      <w:spacing w:before="57"/>
    </w:pPr>
    <w:rPr>
      <w:rFonts w:ascii="宋体"/>
      <w:sz w:val="21"/>
    </w:rPr>
  </w:style>
  <w:style w:type="paragraph" w:customStyle="1" w:styleId="447">
    <w:name w:val="示例"/>
    <w:next w:val="85"/>
    <w:qFormat/>
    <w:uiPriority w:val="0"/>
    <w:pPr>
      <w:numPr>
        <w:ilvl w:val="0"/>
        <w:numId w:val="42"/>
      </w:numPr>
      <w:tabs>
        <w:tab w:val="clear" w:pos="1140"/>
      </w:tabs>
      <w:ind w:left="0" w:firstLine="200" w:firstLineChars="200"/>
      <w:jc w:val="both"/>
    </w:pPr>
    <w:rPr>
      <w:rFonts w:ascii="宋体" w:hAnsi="Times New Roman" w:eastAsia="宋体" w:cs="Times New Roman"/>
      <w:sz w:val="18"/>
      <w:lang w:val="en-US" w:eastAsia="zh-CN" w:bidi="ar-SA"/>
    </w:rPr>
  </w:style>
  <w:style w:type="paragraph" w:customStyle="1" w:styleId="448">
    <w:name w:val="封面公司英文名称"/>
    <w:qFormat/>
    <w:uiPriority w:val="0"/>
    <w:pPr>
      <w:spacing w:line="360" w:lineRule="auto"/>
      <w:jc w:val="center"/>
    </w:pPr>
    <w:rPr>
      <w:rFonts w:ascii="Arial" w:hAnsi="Arial" w:eastAsia="黑体" w:cs="Times New Roman"/>
      <w:sz w:val="21"/>
      <w:szCs w:val="24"/>
      <w:lang w:val="en-US" w:eastAsia="zh-CN" w:bidi="ar-SA"/>
    </w:rPr>
  </w:style>
  <w:style w:type="paragraph" w:customStyle="1" w:styleId="449">
    <w:name w:val="表格行"/>
    <w:basedOn w:val="54"/>
    <w:qFormat/>
    <w:uiPriority w:val="0"/>
    <w:pPr>
      <w:suppressAutoHyphens w:val="0"/>
      <w:spacing w:before="120" w:after="0"/>
      <w:ind w:firstLine="0"/>
      <w:jc w:val="center"/>
    </w:pPr>
    <w:rPr>
      <w:rFonts w:ascii="Calibri" w:hAnsi="Calibri"/>
      <w:kern w:val="2"/>
      <w:szCs w:val="24"/>
      <w:lang w:eastAsia="zh-CN"/>
    </w:rPr>
  </w:style>
  <w:style w:type="paragraph" w:customStyle="1" w:styleId="450">
    <w:name w:val="Char Char Char Char Char Char Char2"/>
    <w:basedOn w:val="1"/>
    <w:qFormat/>
    <w:uiPriority w:val="0"/>
    <w:pPr>
      <w:widowControl/>
      <w:spacing w:after="160" w:line="240" w:lineRule="exact"/>
      <w:jc w:val="left"/>
    </w:pPr>
    <w:rPr>
      <w:rFonts w:ascii="Verdana" w:hAnsi="Verdana" w:eastAsia="仿宋_GB2312"/>
      <w:kern w:val="0"/>
      <w:sz w:val="30"/>
      <w:szCs w:val="30"/>
      <w:lang w:eastAsia="en-US"/>
    </w:rPr>
  </w:style>
  <w:style w:type="paragraph" w:customStyle="1" w:styleId="451">
    <w:name w:val="标准名称"/>
    <w:basedOn w:val="1"/>
    <w:next w:val="418"/>
    <w:qFormat/>
    <w:uiPriority w:val="0"/>
    <w:pPr>
      <w:jc w:val="center"/>
    </w:pPr>
    <w:rPr>
      <w:b/>
      <w:spacing w:val="300"/>
      <w:sz w:val="44"/>
    </w:rPr>
  </w:style>
  <w:style w:type="paragraph" w:customStyle="1" w:styleId="452">
    <w:name w:val="图表索引 Char Char Char Char Char"/>
    <w:basedOn w:val="52"/>
    <w:next w:val="1"/>
    <w:qFormat/>
    <w:uiPriority w:val="0"/>
    <w:pPr>
      <w:spacing w:line="240" w:lineRule="auto"/>
    </w:pPr>
    <w:rPr>
      <w:rFonts w:ascii="宋体" w:hAnsi="宋体"/>
      <w:b/>
      <w:bCs/>
      <w:color w:val="0000FF"/>
      <w:kern w:val="2"/>
      <w:sz w:val="24"/>
      <w:u w:val="single"/>
    </w:rPr>
  </w:style>
  <w:style w:type="paragraph" w:customStyle="1" w:styleId="453">
    <w:name w:val="附录三级条标题"/>
    <w:basedOn w:val="454"/>
    <w:next w:val="85"/>
    <w:qFormat/>
    <w:uiPriority w:val="0"/>
    <w:pPr>
      <w:numPr>
        <w:ilvl w:val="4"/>
      </w:numPr>
      <w:outlineLvl w:val="4"/>
    </w:pPr>
  </w:style>
  <w:style w:type="paragraph" w:customStyle="1" w:styleId="454">
    <w:name w:val="附录二级条标题"/>
    <w:basedOn w:val="436"/>
    <w:next w:val="85"/>
    <w:qFormat/>
    <w:uiPriority w:val="0"/>
    <w:pPr>
      <w:numPr>
        <w:ilvl w:val="3"/>
      </w:numPr>
      <w:outlineLvl w:val="3"/>
    </w:pPr>
  </w:style>
  <w:style w:type="paragraph" w:customStyle="1" w:styleId="455">
    <w:name w:val="_图表编号"/>
    <w:basedOn w:val="17"/>
    <w:next w:val="254"/>
    <w:qFormat/>
    <w:uiPriority w:val="0"/>
    <w:pPr>
      <w:snapToGrid w:val="0"/>
      <w:spacing w:before="15" w:beforeLines="15" w:after="15" w:afterLines="15"/>
    </w:pPr>
    <w:rPr>
      <w:rFonts w:ascii="Arial" w:cs="Times New Roman"/>
      <w:szCs w:val="21"/>
    </w:rPr>
  </w:style>
  <w:style w:type="paragraph" w:customStyle="1" w:styleId="456">
    <w:name w:val="PMS2.0-正文"/>
    <w:basedOn w:val="1"/>
    <w:qFormat/>
    <w:uiPriority w:val="0"/>
    <w:pPr>
      <w:spacing w:line="360" w:lineRule="auto"/>
    </w:pPr>
    <w:rPr>
      <w:rFonts w:eastAsia="仿宋_GB2312"/>
      <w:sz w:val="24"/>
      <w:szCs w:val="20"/>
    </w:rPr>
  </w:style>
  <w:style w:type="paragraph" w:customStyle="1" w:styleId="457">
    <w:name w:val="样式 表格内容 + 加粗"/>
    <w:basedOn w:val="1"/>
    <w:qFormat/>
    <w:uiPriority w:val="0"/>
    <w:pPr>
      <w:jc w:val="center"/>
    </w:pPr>
    <w:rPr>
      <w:b/>
      <w:bCs/>
      <w:sz w:val="18"/>
      <w:szCs w:val="24"/>
    </w:rPr>
  </w:style>
  <w:style w:type="paragraph" w:customStyle="1" w:styleId="458">
    <w:name w:val="术语定义四级条标题"/>
    <w:basedOn w:val="316"/>
    <w:next w:val="85"/>
    <w:qFormat/>
    <w:uiPriority w:val="0"/>
    <w:pPr>
      <w:numPr>
        <w:ilvl w:val="3"/>
      </w:numPr>
    </w:pPr>
  </w:style>
  <w:style w:type="paragraph" w:customStyle="1" w:styleId="459">
    <w:name w:val="其他发布日期"/>
    <w:basedOn w:val="1"/>
    <w:qFormat/>
    <w:uiPriority w:val="0"/>
    <w:pPr>
      <w:framePr w:w="3997" w:h="471" w:hRule="exact" w:vSpace="181" w:wrap="around" w:vAnchor="page" w:hAnchor="page" w:x="1419" w:y="14097" w:anchorLock="1"/>
      <w:widowControl/>
      <w:jc w:val="left"/>
    </w:pPr>
    <w:rPr>
      <w:rFonts w:eastAsia="黑体"/>
      <w:kern w:val="0"/>
      <w:sz w:val="28"/>
      <w:szCs w:val="20"/>
    </w:rPr>
  </w:style>
  <w:style w:type="paragraph" w:customStyle="1" w:styleId="460">
    <w:name w:val="TOC 标题1"/>
    <w:basedOn w:val="4"/>
    <w:next w:val="1"/>
    <w:qFormat/>
    <w:uiPriority w:val="39"/>
    <w:pPr>
      <w:spacing w:before="480" w:line="276" w:lineRule="auto"/>
      <w:outlineLvl w:val="9"/>
    </w:pPr>
    <w:rPr>
      <w:rFonts w:ascii="Cambria" w:hAnsi="Cambria"/>
      <w:color w:val="365F91"/>
      <w:kern w:val="0"/>
      <w:sz w:val="28"/>
      <w:szCs w:val="28"/>
    </w:rPr>
  </w:style>
  <w:style w:type="paragraph" w:customStyle="1" w:styleId="461">
    <w:name w:val="样式 标题 1章标题 1Section Headh1l1&amp;31st levelList level 1H11..."/>
    <w:basedOn w:val="4"/>
    <w:qFormat/>
    <w:uiPriority w:val="0"/>
    <w:pPr>
      <w:tabs>
        <w:tab w:val="left" w:pos="360"/>
        <w:tab w:val="left" w:pos="432"/>
      </w:tabs>
      <w:spacing w:before="340" w:after="330" w:line="578" w:lineRule="auto"/>
      <w:ind w:left="432" w:hanging="432"/>
    </w:pPr>
    <w:rPr>
      <w:rFonts w:cs="宋体"/>
      <w:szCs w:val="20"/>
    </w:rPr>
  </w:style>
  <w:style w:type="paragraph" w:customStyle="1" w:styleId="462">
    <w:name w:val="CM45"/>
    <w:basedOn w:val="1"/>
    <w:next w:val="1"/>
    <w:qFormat/>
    <w:uiPriority w:val="0"/>
    <w:pPr>
      <w:autoSpaceDE w:val="0"/>
      <w:autoSpaceDN w:val="0"/>
      <w:adjustRightInd w:val="0"/>
      <w:spacing w:after="473"/>
      <w:jc w:val="left"/>
    </w:pPr>
    <w:rPr>
      <w:kern w:val="0"/>
      <w:sz w:val="24"/>
    </w:rPr>
  </w:style>
  <w:style w:type="paragraph" w:customStyle="1" w:styleId="463">
    <w:name w:val="NOTE"/>
    <w:basedOn w:val="387"/>
    <w:qFormat/>
    <w:uiPriority w:val="0"/>
    <w:pPr>
      <w:tabs>
        <w:tab w:val="left" w:pos="709"/>
      </w:tabs>
      <w:spacing w:before="0" w:after="100"/>
    </w:pPr>
    <w:rPr>
      <w:kern w:val="0"/>
      <w:sz w:val="16"/>
      <w:szCs w:val="20"/>
      <w:lang w:val="en-US" w:eastAsia="en-US"/>
    </w:rPr>
  </w:style>
  <w:style w:type="paragraph" w:customStyle="1" w:styleId="464">
    <w:name w:val="附录表标题续表"/>
    <w:basedOn w:val="377"/>
    <w:next w:val="85"/>
    <w:qFormat/>
    <w:uiPriority w:val="0"/>
    <w:pPr>
      <w:numPr>
        <w:numId w:val="43"/>
      </w:numPr>
      <w:tabs>
        <w:tab w:val="left" w:pos="360"/>
      </w:tabs>
    </w:pPr>
    <w:rPr>
      <w:b w:val="0"/>
    </w:rPr>
  </w:style>
  <w:style w:type="paragraph" w:customStyle="1" w:styleId="465">
    <w:name w:val="段 1"/>
    <w:basedOn w:val="85"/>
    <w:next w:val="85"/>
    <w:qFormat/>
    <w:uiPriority w:val="0"/>
    <w:pPr>
      <w:widowControl w:val="0"/>
      <w:spacing w:before="120" w:beforeLines="50" w:after="120"/>
      <w:ind w:firstLine="416" w:firstLineChars="0"/>
    </w:pPr>
    <w:rPr>
      <w:rFonts w:ascii="Calibri" w:hAnsi="Calibri"/>
      <w:bCs/>
      <w:i/>
      <w:iCs/>
      <w:color w:val="000000"/>
      <w:spacing w:val="20"/>
      <w:kern w:val="2"/>
      <w:szCs w:val="21"/>
    </w:rPr>
  </w:style>
  <w:style w:type="paragraph" w:customStyle="1" w:styleId="466">
    <w:name w:val="默认段落字体 Para Char Char Char"/>
    <w:basedOn w:val="1"/>
    <w:qFormat/>
    <w:uiPriority w:val="0"/>
  </w:style>
  <w:style w:type="paragraph" w:customStyle="1" w:styleId="467">
    <w:name w:val="正文_首行缩进2字符_段前段后"/>
    <w:basedOn w:val="1"/>
    <w:qFormat/>
    <w:uiPriority w:val="0"/>
    <w:pPr>
      <w:widowControl/>
      <w:spacing w:before="50" w:beforeLines="50" w:after="50" w:afterLines="50"/>
    </w:pPr>
    <w:rPr>
      <w:kern w:val="0"/>
      <w:sz w:val="24"/>
      <w:lang w:val="en-GB"/>
    </w:rPr>
  </w:style>
  <w:style w:type="paragraph" w:customStyle="1" w:styleId="468">
    <w:name w:val="C代码"/>
    <w:basedOn w:val="227"/>
    <w:qFormat/>
    <w:uiPriority w:val="0"/>
    <w:pPr>
      <w:widowControl w:val="0"/>
      <w:ind w:firstLine="452"/>
    </w:pPr>
    <w:rPr>
      <w:rFonts w:cs="宋体"/>
      <w:kern w:val="2"/>
      <w:szCs w:val="20"/>
      <w:lang w:val="en-US" w:eastAsia="zh-CN"/>
    </w:rPr>
  </w:style>
  <w:style w:type="paragraph" w:customStyle="1" w:styleId="469">
    <w:name w:val="附录四级条标题"/>
    <w:basedOn w:val="453"/>
    <w:next w:val="85"/>
    <w:qFormat/>
    <w:uiPriority w:val="0"/>
    <w:pPr>
      <w:numPr>
        <w:ilvl w:val="5"/>
      </w:numPr>
      <w:outlineLvl w:val="5"/>
    </w:pPr>
  </w:style>
  <w:style w:type="paragraph" w:customStyle="1" w:styleId="470">
    <w:name w:val="五级无标题条"/>
    <w:basedOn w:val="1"/>
    <w:qFormat/>
    <w:uiPriority w:val="0"/>
    <w:rPr>
      <w:rFonts w:ascii="黑体" w:eastAsia="黑体"/>
      <w:b/>
      <w:szCs w:val="24"/>
    </w:rPr>
  </w:style>
  <w:style w:type="paragraph" w:customStyle="1" w:styleId="471">
    <w:name w:val="封面公司名称"/>
    <w:basedOn w:val="1"/>
    <w:qFormat/>
    <w:uiPriority w:val="0"/>
    <w:pPr>
      <w:widowControl/>
      <w:jc w:val="center"/>
    </w:pPr>
    <w:rPr>
      <w:rFonts w:ascii="Arial" w:hAnsi="Arial" w:eastAsia="黑体"/>
      <w:b/>
      <w:kern w:val="0"/>
      <w:sz w:val="24"/>
    </w:rPr>
  </w:style>
  <w:style w:type="paragraph" w:customStyle="1" w:styleId="472">
    <w:name w:val="表格列标题"/>
    <w:basedOn w:val="1"/>
    <w:qFormat/>
    <w:uiPriority w:val="0"/>
    <w:pPr>
      <w:keepNext/>
      <w:autoSpaceDE w:val="0"/>
      <w:autoSpaceDN w:val="0"/>
      <w:adjustRightInd w:val="0"/>
      <w:jc w:val="center"/>
    </w:pPr>
    <w:rPr>
      <w:b/>
      <w:kern w:val="0"/>
      <w:szCs w:val="20"/>
    </w:rPr>
  </w:style>
  <w:style w:type="paragraph" w:customStyle="1" w:styleId="473">
    <w:name w:val="标准编号"/>
    <w:basedOn w:val="1"/>
    <w:next w:val="1"/>
    <w:qFormat/>
    <w:uiPriority w:val="0"/>
    <w:pPr>
      <w:pBdr>
        <w:bottom w:val="single" w:color="auto" w:sz="4" w:space="1"/>
      </w:pBdr>
      <w:jc w:val="center"/>
    </w:pPr>
    <w:rPr>
      <w:b/>
      <w:sz w:val="32"/>
    </w:rPr>
  </w:style>
  <w:style w:type="paragraph" w:customStyle="1" w:styleId="474">
    <w:name w:val="正文缩进斜体"/>
    <w:basedOn w:val="16"/>
    <w:qFormat/>
    <w:uiPriority w:val="0"/>
    <w:pPr>
      <w:widowControl/>
      <w:spacing w:line="360" w:lineRule="auto"/>
      <w:jc w:val="left"/>
    </w:pPr>
    <w:rPr>
      <w:rFonts w:ascii="Arial" w:hAnsi="Arial"/>
      <w:i/>
      <w:sz w:val="21"/>
    </w:rPr>
  </w:style>
  <w:style w:type="paragraph" w:customStyle="1" w:styleId="475">
    <w:name w:val="样式 样式 段前: 0.1 行 首行缩进:  2 字符 + 首行缩进:  2 字符 段前: 0.1 行1"/>
    <w:basedOn w:val="1"/>
    <w:qFormat/>
    <w:uiPriority w:val="0"/>
    <w:pPr>
      <w:spacing w:before="24" w:beforeLines="10" w:line="276" w:lineRule="auto"/>
      <w:ind w:firstLine="420"/>
    </w:pPr>
    <w:rPr>
      <w:rFonts w:cs="宋体"/>
      <w:szCs w:val="20"/>
    </w:rPr>
  </w:style>
  <w:style w:type="paragraph" w:customStyle="1" w:styleId="476">
    <w:name w:val="Tabletext"/>
    <w:basedOn w:val="1"/>
    <w:qFormat/>
    <w:uiPriority w:val="0"/>
    <w:pPr>
      <w:keepLines/>
      <w:spacing w:after="120" w:line="240" w:lineRule="atLeast"/>
      <w:jc w:val="left"/>
    </w:pPr>
    <w:rPr>
      <w:kern w:val="0"/>
      <w:sz w:val="20"/>
      <w:lang w:eastAsia="en-US"/>
    </w:rPr>
  </w:style>
  <w:style w:type="paragraph" w:customStyle="1" w:styleId="477">
    <w:name w:val="修订2"/>
    <w:semiHidden/>
    <w:qFormat/>
    <w:uiPriority w:val="99"/>
    <w:rPr>
      <w:rFonts w:ascii="Times New Roman" w:hAnsi="Times New Roman" w:eastAsia="宋体" w:cs="Times New Roman"/>
      <w:kern w:val="2"/>
      <w:sz w:val="21"/>
      <w:szCs w:val="24"/>
      <w:lang w:val="en-US" w:eastAsia="zh-CN" w:bidi="ar-SA"/>
    </w:rPr>
  </w:style>
  <w:style w:type="paragraph" w:customStyle="1" w:styleId="478">
    <w:name w:val="标准规范1级"/>
    <w:basedOn w:val="3"/>
    <w:qFormat/>
    <w:uiPriority w:val="0"/>
    <w:pPr>
      <w:numPr>
        <w:ilvl w:val="0"/>
        <w:numId w:val="44"/>
      </w:numPr>
      <w:spacing w:line="360" w:lineRule="auto"/>
      <w:ind w:firstLine="0" w:firstLineChars="0"/>
      <w:jc w:val="both"/>
    </w:pPr>
    <w:rPr>
      <w:rFonts w:ascii="Times New Roman" w:hAnsi="Times New Roman" w:eastAsia="黑体" w:cs="宋体"/>
      <w:b w:val="0"/>
      <w:bCs w:val="0"/>
      <w:kern w:val="0"/>
      <w:sz w:val="21"/>
      <w:szCs w:val="20"/>
    </w:rPr>
  </w:style>
  <w:style w:type="paragraph" w:customStyle="1" w:styleId="479">
    <w:name w:val="文章标题"/>
    <w:basedOn w:val="1"/>
    <w:qFormat/>
    <w:uiPriority w:val="0"/>
    <w:pPr>
      <w:widowControl/>
      <w:jc w:val="center"/>
    </w:pPr>
    <w:rPr>
      <w:rFonts w:ascii="Arial" w:hAnsi="Arial" w:cs="宋体"/>
      <w:b/>
      <w:bCs/>
      <w:kern w:val="0"/>
      <w:sz w:val="32"/>
      <w:szCs w:val="20"/>
    </w:rPr>
  </w:style>
  <w:style w:type="paragraph" w:customStyle="1" w:styleId="480">
    <w:name w:val="表格样式"/>
    <w:basedOn w:val="1"/>
    <w:qFormat/>
    <w:uiPriority w:val="0"/>
    <w:rPr>
      <w:rFonts w:ascii="宋体" w:hAnsi="宋体"/>
    </w:rPr>
  </w:style>
  <w:style w:type="paragraph" w:customStyle="1" w:styleId="481">
    <w:name w:val="正文圆点编号"/>
    <w:basedOn w:val="1"/>
    <w:qFormat/>
    <w:uiPriority w:val="0"/>
    <w:pPr>
      <w:adjustRightInd w:val="0"/>
      <w:spacing w:line="312" w:lineRule="atLeast"/>
      <w:ind w:left="907" w:hanging="425" w:firstLineChars="0"/>
      <w:textAlignment w:val="baseline"/>
    </w:pPr>
    <w:rPr>
      <w:rFonts w:ascii="宋体" w:hAnsi="Arial"/>
      <w:kern w:val="0"/>
      <w:sz w:val="24"/>
      <w:szCs w:val="20"/>
    </w:rPr>
  </w:style>
  <w:style w:type="paragraph" w:customStyle="1" w:styleId="482">
    <w:name w:val="封面标题头"/>
    <w:basedOn w:val="1"/>
    <w:next w:val="1"/>
    <w:qFormat/>
    <w:uiPriority w:val="0"/>
    <w:pPr>
      <w:widowControl/>
      <w:pBdr>
        <w:top w:val="single" w:color="auto" w:sz="18" w:space="1"/>
      </w:pBdr>
      <w:ind w:left="1600" w:leftChars="1600"/>
      <w:jc w:val="left"/>
    </w:pPr>
    <w:rPr>
      <w:rFonts w:ascii="Arial" w:hAnsi="Arial"/>
      <w:kern w:val="0"/>
    </w:rPr>
  </w:style>
  <w:style w:type="paragraph" w:customStyle="1" w:styleId="483">
    <w:name w:val="一级菜单"/>
    <w:basedOn w:val="4"/>
    <w:qFormat/>
    <w:uiPriority w:val="0"/>
    <w:pPr>
      <w:numPr>
        <w:numId w:val="29"/>
      </w:numPr>
      <w:suppressAutoHyphens/>
      <w:spacing w:before="340" w:after="330" w:line="400" w:lineRule="exact"/>
      <w:ind w:right="280"/>
    </w:pPr>
    <w:rPr>
      <w:kern w:val="1"/>
      <w:sz w:val="44"/>
    </w:rPr>
  </w:style>
  <w:style w:type="paragraph" w:customStyle="1" w:styleId="484">
    <w:name w:val="附录五级条标题"/>
    <w:basedOn w:val="469"/>
    <w:next w:val="85"/>
    <w:qFormat/>
    <w:uiPriority w:val="0"/>
    <w:pPr>
      <w:numPr>
        <w:ilvl w:val="6"/>
      </w:numPr>
      <w:outlineLvl w:val="6"/>
    </w:pPr>
  </w:style>
  <w:style w:type="paragraph" w:customStyle="1" w:styleId="485">
    <w:name w:val="实施日期"/>
    <w:basedOn w:val="296"/>
    <w:qFormat/>
    <w:uiPriority w:val="0"/>
    <w:pPr>
      <w:framePr w:hSpace="0" w:wrap="around" w:xAlign="right"/>
      <w:jc w:val="right"/>
    </w:pPr>
  </w:style>
  <w:style w:type="paragraph" w:customStyle="1" w:styleId="486">
    <w:name w:val="无间隔1"/>
    <w:qFormat/>
    <w:uiPriority w:val="1"/>
    <w:pPr>
      <w:widowControl w:val="0"/>
      <w:spacing w:after="200" w:line="276" w:lineRule="auto"/>
    </w:pPr>
    <w:rPr>
      <w:rFonts w:ascii="Times New Roman" w:hAnsi="Times New Roman" w:eastAsia="宋体" w:cs="Times New Roman"/>
      <w:kern w:val="2"/>
      <w:sz w:val="24"/>
      <w:szCs w:val="24"/>
      <w:lang w:val="en-US" w:eastAsia="zh-CN" w:bidi="ar-SA"/>
    </w:rPr>
  </w:style>
  <w:style w:type="paragraph" w:customStyle="1" w:styleId="487">
    <w:name w:val="突出显示"/>
    <w:basedOn w:val="1"/>
    <w:qFormat/>
    <w:uiPriority w:val="0"/>
    <w:pPr>
      <w:spacing w:line="360" w:lineRule="auto"/>
    </w:pPr>
    <w:rPr>
      <w:rFonts w:ascii="宋体" w:hAnsi="宋体"/>
      <w:b/>
      <w:sz w:val="24"/>
      <w:szCs w:val="24"/>
    </w:rPr>
  </w:style>
  <w:style w:type="paragraph" w:customStyle="1" w:styleId="488">
    <w:name w:val="标记 1"/>
    <w:basedOn w:val="85"/>
    <w:qFormat/>
    <w:uiPriority w:val="0"/>
    <w:pPr>
      <w:widowControl w:val="0"/>
      <w:numPr>
        <w:ilvl w:val="0"/>
        <w:numId w:val="45"/>
      </w:numPr>
      <w:spacing w:after="120"/>
      <w:ind w:firstLine="0" w:firstLineChars="0"/>
    </w:pPr>
    <w:rPr>
      <w:rFonts w:ascii="Calibri" w:hAnsi="Calibri"/>
      <w:spacing w:val="20"/>
      <w:kern w:val="2"/>
      <w:sz w:val="18"/>
      <w:szCs w:val="24"/>
    </w:rPr>
  </w:style>
  <w:style w:type="table" w:customStyle="1" w:styleId="489">
    <w:name w:val="浅色网格1"/>
    <w:basedOn w:val="55"/>
    <w:qFormat/>
    <w:uiPriority w:val="62"/>
    <w:rPr>
      <w:sz w:val="22"/>
      <w:lang w:eastAsia="en-US" w:bidi="en-US"/>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eastAsia="System" w:cs="Times New Roman"/>
        <w:b/>
        <w:bCs/>
      </w:rPr>
      <w:tcPr>
        <w:tcBorders>
          <w:top w:val="single" w:color="000000" w:sz="8" w:space="0"/>
          <w:left w:val="single" w:color="000000" w:sz="8" w:space="0"/>
          <w:bottom w:val="single" w:color="000000" w:sz="18" w:space="0"/>
          <w:right w:val="single" w:color="000000" w:sz="8" w:space="0"/>
          <w:insideH w:val="nil"/>
          <w:insideV w:val="single" w:sz="8" w:space="0"/>
          <w:tl2br w:val="nil"/>
          <w:tr2bl w:val="nil"/>
        </w:tcBorders>
      </w:tcPr>
    </w:tblStylePr>
    <w:tblStylePr w:type="lastRow">
      <w:pPr>
        <w:spacing w:before="0" w:after="0" w:line="240" w:lineRule="auto"/>
      </w:pPr>
      <w:rPr>
        <w:rFonts w:eastAsia="System" w:cs="Times New Roman"/>
        <w:b/>
        <w:bCs/>
      </w:rPr>
      <w:tcPr>
        <w:tcBorders>
          <w:top w:val="double" w:color="000000" w:sz="6" w:space="0"/>
          <w:left w:val="single" w:color="000000" w:sz="8" w:space="0"/>
          <w:bottom w:val="single" w:color="000000" w:sz="8" w:space="0"/>
          <w:right w:val="single" w:color="000000" w:sz="8" w:space="0"/>
          <w:insideH w:val="nil"/>
          <w:insideV w:val="single" w:sz="8" w:space="0"/>
          <w:tl2br w:val="nil"/>
          <w:tr2bl w:val="nil"/>
        </w:tcBorders>
      </w:tcPr>
    </w:tblStylePr>
    <w:tblStylePr w:type="firstCol">
      <w:rPr>
        <w:rFonts w:eastAsia="System" w:cs="Times New Roman"/>
        <w:b/>
        <w:bCs/>
      </w:rPr>
    </w:tblStylePr>
    <w:tblStylePr w:type="lastCol">
      <w:rPr>
        <w:rFonts w:eastAsia="System" w:cs="Times New Roman"/>
        <w:b/>
        <w:bCs/>
      </w:rPr>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shd w:val="clear" w:color="auto" w:fill="C0C0C0"/>
      </w:tcPr>
    </w:tblStylePr>
    <w:tblStylePr w:type="band1Horz">
      <w:tcPr>
        <w:tcBorders>
          <w:top w:val="single" w:color="000000" w:sz="8" w:space="0"/>
          <w:left w:val="single" w:color="000000" w:sz="8" w:space="0"/>
          <w:bottom w:val="single" w:color="000000" w:sz="8" w:space="0"/>
          <w:right w:val="single" w:color="000000" w:sz="8" w:space="0"/>
          <w:insideH w:val="nil"/>
          <w:insideV w:val="single" w:sz="8" w:space="0"/>
          <w:tl2br w:val="nil"/>
          <w:tr2bl w:val="nil"/>
        </w:tcBorders>
        <w:shd w:val="clear" w:color="auto" w:fill="C0C0C0"/>
      </w:tcPr>
    </w:tblStylePr>
    <w:tblStylePr w:type="band2Horz">
      <w:tcPr>
        <w:tcBorders>
          <w:top w:val="single" w:color="000000" w:sz="8" w:space="0"/>
          <w:left w:val="single" w:color="000000" w:sz="8" w:space="0"/>
          <w:bottom w:val="single" w:color="000000" w:sz="8" w:space="0"/>
          <w:right w:val="single" w:color="000000" w:sz="8" w:space="0"/>
          <w:insideH w:val="nil"/>
          <w:insideV w:val="single" w:sz="8" w:space="0"/>
          <w:tl2br w:val="nil"/>
          <w:tr2bl w:val="nil"/>
        </w:tcBorders>
      </w:tcPr>
    </w:tblStylePr>
  </w:style>
  <w:style w:type="table" w:customStyle="1" w:styleId="490">
    <w:name w:val="中等深浅底纹 12"/>
    <w:basedOn w:val="55"/>
    <w:qFormat/>
    <w:uiPriority w:val="63"/>
    <w:rPr>
      <w:rFonts w:ascii="Cambria" w:hAnsi="Cambria"/>
    </w:rPr>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cPr>
        <w:tcBorders>
          <w:top w:val="single" w:color="404040" w:sz="8" w:space="0"/>
          <w:left w:val="single" w:color="404040" w:sz="8" w:space="0"/>
          <w:bottom w:val="single" w:color="404040" w:sz="8" w:space="0"/>
          <w:right w:val="single" w:color="404040" w:sz="8" w:space="0"/>
          <w:insideH w:val="nil"/>
          <w:insideV w:val="nil"/>
          <w:tl2br w:val="nil"/>
          <w:tr2bl w:val="nil"/>
        </w:tcBorders>
        <w:shd w:val="clear" w:color="auto" w:fill="000000"/>
      </w:tcPr>
    </w:tblStylePr>
    <w:tblStylePr w:type="lastRow">
      <w:pPr>
        <w:spacing w:before="0" w:after="0" w:line="240" w:lineRule="auto"/>
      </w:pPr>
      <w:rPr>
        <w:b/>
        <w:bCs/>
      </w:rPr>
      <w:tcPr>
        <w:tcBorders>
          <w:top w:val="double" w:color="404040" w:sz="6" w:space="0"/>
          <w:left w:val="single" w:color="404040" w:sz="8" w:space="0"/>
          <w:bottom w:val="single" w:color="404040" w:sz="8" w:space="0"/>
          <w:right w:val="single" w:color="404040" w:sz="8" w:space="0"/>
          <w:insideH w:val="nil"/>
          <w:insideV w:val="nil"/>
          <w:tl2br w:val="nil"/>
          <w:tr2bl w:val="nil"/>
        </w:tcBorders>
      </w:tcPr>
    </w:tblStylePr>
    <w:tblStylePr w:type="firstCol">
      <w:rPr>
        <w:b/>
        <w:bCs/>
      </w:rPr>
    </w:tblStylePr>
    <w:tblStylePr w:type="lastCol">
      <w:rPr>
        <w:b/>
        <w:bCs/>
      </w:rPr>
    </w:tblStylePr>
    <w:tblStylePr w:type="band1Vert">
      <w:tcPr>
        <w:shd w:val="clear" w:color="auto" w:fill="C0C0C0"/>
      </w:tcPr>
    </w:tblStylePr>
    <w:tblStylePr w:type="band1Horz">
      <w:tcPr>
        <w:shd w:val="clear" w:color="auto" w:fill="C0C0C0"/>
      </w:tcPr>
    </w:tblStylePr>
  </w:style>
  <w:style w:type="table" w:customStyle="1" w:styleId="491">
    <w:name w:val="中等深浅底纹 1 - 强调文字颜色 11"/>
    <w:basedOn w:val="55"/>
    <w:qFormat/>
    <w:uiPriority w:val="63"/>
    <w:rPr>
      <w:sz w:val="22"/>
      <w:lang w:eastAsia="en-US" w:bidi="en-US"/>
    </w:rPr>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cPr>
        <w:tcBorders>
          <w:top w:val="single" w:color="7BA0CD" w:sz="8" w:space="0"/>
          <w:left w:val="single" w:color="7BA0CD" w:sz="8" w:space="0"/>
          <w:bottom w:val="single" w:color="7BA0CD" w:sz="8" w:space="0"/>
          <w:right w:val="single" w:color="7BA0CD" w:sz="8" w:space="0"/>
          <w:insideH w:val="nil"/>
          <w:insideV w:val="nil"/>
          <w:tl2br w:val="nil"/>
          <w:tr2bl w:val="nil"/>
        </w:tcBorders>
        <w:shd w:val="clear" w:color="auto" w:fill="4F81BD"/>
      </w:tcPr>
    </w:tblStylePr>
    <w:tblStylePr w:type="lastRow">
      <w:pPr>
        <w:spacing w:before="0" w:after="0" w:line="240" w:lineRule="auto"/>
      </w:pPr>
      <w:rPr>
        <w:b/>
        <w:bCs/>
      </w:rPr>
      <w:tcPr>
        <w:tcBorders>
          <w:top w:val="double" w:color="7BA0CD" w:sz="6" w:space="0"/>
          <w:left w:val="single" w:color="7BA0CD" w:sz="8" w:space="0"/>
          <w:bottom w:val="single" w:color="7BA0CD" w:sz="8" w:space="0"/>
          <w:right w:val="single" w:color="7BA0CD" w:sz="8" w:space="0"/>
          <w:insideH w:val="nil"/>
          <w:insideV w:val="nil"/>
          <w:tl2br w:val="nil"/>
          <w:tr2bl w:val="nil"/>
        </w:tcBorders>
      </w:tcPr>
    </w:tblStylePr>
    <w:tblStylePr w:type="firstCol">
      <w:rPr>
        <w:b/>
        <w:bCs/>
      </w:rPr>
    </w:tblStylePr>
    <w:tblStylePr w:type="lastCol">
      <w:rPr>
        <w:b/>
        <w:bCs/>
      </w:rPr>
    </w:tblStylePr>
    <w:tblStylePr w:type="band1Vert">
      <w:tcPr>
        <w:shd w:val="clear" w:color="auto" w:fill="D3DFEE"/>
      </w:tcPr>
    </w:tblStylePr>
    <w:tblStylePr w:type="band1Horz">
      <w:tcPr>
        <w:shd w:val="clear" w:color="auto" w:fill="D3DFEE"/>
      </w:tcPr>
    </w:tblStylePr>
  </w:style>
  <w:style w:type="table" w:customStyle="1" w:styleId="492">
    <w:name w:val="中等深浅底纹 111"/>
    <w:basedOn w:val="55"/>
    <w:qFormat/>
    <w:uiPriority w:val="63"/>
    <w:rPr>
      <w:rFonts w:ascii="Cambria" w:hAnsi="Cambria"/>
    </w:rPr>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cPr>
        <w:tcBorders>
          <w:top w:val="single" w:color="404040" w:sz="8" w:space="0"/>
          <w:left w:val="single" w:color="404040" w:sz="8" w:space="0"/>
          <w:bottom w:val="single" w:color="404040" w:sz="8" w:space="0"/>
          <w:right w:val="single" w:color="404040" w:sz="8" w:space="0"/>
          <w:insideH w:val="nil"/>
          <w:insideV w:val="nil"/>
          <w:tl2br w:val="nil"/>
          <w:tr2bl w:val="nil"/>
        </w:tcBorders>
        <w:shd w:val="clear" w:color="auto" w:fill="000000"/>
      </w:tcPr>
    </w:tblStylePr>
    <w:tblStylePr w:type="lastRow">
      <w:pPr>
        <w:spacing w:before="0" w:after="0" w:line="240" w:lineRule="auto"/>
      </w:pPr>
      <w:rPr>
        <w:b/>
        <w:bCs/>
      </w:rPr>
      <w:tcPr>
        <w:tcBorders>
          <w:top w:val="double" w:color="404040" w:sz="6" w:space="0"/>
          <w:left w:val="single" w:color="404040" w:sz="8" w:space="0"/>
          <w:bottom w:val="single" w:color="404040" w:sz="8" w:space="0"/>
          <w:right w:val="single" w:color="404040" w:sz="8" w:space="0"/>
          <w:insideH w:val="nil"/>
          <w:insideV w:val="nil"/>
          <w:tl2br w:val="nil"/>
          <w:tr2bl w:val="nil"/>
        </w:tcBorders>
      </w:tcPr>
    </w:tblStylePr>
    <w:tblStylePr w:type="firstCol">
      <w:rPr>
        <w:b/>
        <w:bCs/>
      </w:rPr>
    </w:tblStylePr>
    <w:tblStylePr w:type="lastCol">
      <w:rPr>
        <w:b/>
        <w:bCs/>
      </w:rPr>
    </w:tblStylePr>
    <w:tblStylePr w:type="band1Vert">
      <w:tcPr>
        <w:shd w:val="clear" w:color="auto" w:fill="C0C0C0"/>
      </w:tcPr>
    </w:tblStylePr>
    <w:tblStylePr w:type="band1Horz">
      <w:tcPr>
        <w:shd w:val="clear" w:color="auto" w:fill="C0C0C0"/>
      </w:tcPr>
    </w:tblStylePr>
  </w:style>
  <w:style w:type="table" w:customStyle="1" w:styleId="493">
    <w:name w:val="浅色底纹2"/>
    <w:basedOn w:val="55"/>
    <w:qFormat/>
    <w:uiPriority w:val="60"/>
    <w:rPr>
      <w:color w:val="000000"/>
      <w:sz w:val="22"/>
      <w:lang w:eastAsia="en-US" w:bidi="en-US"/>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l2br w:val="nil"/>
          <w:tr2bl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l2br w:val="nil"/>
          <w:tr2bl w:val="nil"/>
        </w:tcBorders>
      </w:tcPr>
    </w:tblStylePr>
    <w:tblStylePr w:type="firstCol">
      <w:rPr>
        <w:b/>
        <w:bCs/>
      </w:rPr>
    </w:tblStylePr>
    <w:tblStylePr w:type="lastCol">
      <w:rPr>
        <w:b/>
        <w:bCs/>
      </w:rPr>
    </w:tblStylePr>
    <w:tblStylePr w:type="band1Vert">
      <w:tcPr>
        <w:tcBorders>
          <w:top w:val="nil"/>
          <w:left w:val="nil"/>
          <w:bottom w:val="nil"/>
          <w:right w:val="nil"/>
          <w:insideH w:val="nil"/>
          <w:insideV w:val="nil"/>
          <w:tl2br w:val="nil"/>
          <w:tr2bl w:val="nil"/>
        </w:tcBorders>
        <w:shd w:val="clear" w:color="auto" w:fill="C0C0C0"/>
      </w:tcPr>
    </w:tblStylePr>
    <w:tblStylePr w:type="band1Horz">
      <w:tcPr>
        <w:tcBorders>
          <w:top w:val="nil"/>
          <w:left w:val="nil"/>
          <w:bottom w:val="nil"/>
          <w:right w:val="nil"/>
          <w:insideH w:val="nil"/>
          <w:insideV w:val="nil"/>
          <w:tl2br w:val="nil"/>
          <w:tr2bl w:val="nil"/>
        </w:tcBorders>
        <w:shd w:val="clear" w:color="auto" w:fill="C0C0C0"/>
      </w:tcPr>
    </w:tblStylePr>
  </w:style>
  <w:style w:type="table" w:customStyle="1" w:styleId="494">
    <w:name w:val="网格型1"/>
    <w:basedOn w:val="55"/>
    <w:qFormat/>
    <w:uiPriority w:val="0"/>
    <w:rPr>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95">
    <w:name w:val="中等深浅底纹 11"/>
    <w:basedOn w:val="55"/>
    <w:qFormat/>
    <w:uiPriority w:val="63"/>
    <w:rPr>
      <w:rFonts w:ascii="Cambria" w:hAnsi="Cambria"/>
    </w:rPr>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cPr>
        <w:tcBorders>
          <w:top w:val="single" w:color="404040" w:sz="8" w:space="0"/>
          <w:left w:val="single" w:color="404040" w:sz="8" w:space="0"/>
          <w:bottom w:val="single" w:color="404040" w:sz="8" w:space="0"/>
          <w:right w:val="single" w:color="404040" w:sz="8" w:space="0"/>
          <w:insideH w:val="nil"/>
          <w:insideV w:val="nil"/>
          <w:tl2br w:val="nil"/>
          <w:tr2bl w:val="nil"/>
        </w:tcBorders>
        <w:shd w:val="clear" w:color="auto" w:fill="000000"/>
      </w:tcPr>
    </w:tblStylePr>
    <w:tblStylePr w:type="lastRow">
      <w:pPr>
        <w:spacing w:before="0" w:after="0" w:line="240" w:lineRule="auto"/>
      </w:pPr>
      <w:rPr>
        <w:b/>
        <w:bCs/>
      </w:rPr>
      <w:tcPr>
        <w:tcBorders>
          <w:top w:val="double" w:color="404040" w:sz="6" w:space="0"/>
          <w:left w:val="single" w:color="404040" w:sz="8" w:space="0"/>
          <w:bottom w:val="single" w:color="404040" w:sz="8" w:space="0"/>
          <w:right w:val="single" w:color="404040" w:sz="8" w:space="0"/>
          <w:insideH w:val="nil"/>
          <w:insideV w:val="nil"/>
          <w:tl2br w:val="nil"/>
          <w:tr2bl w:val="nil"/>
        </w:tcBorders>
      </w:tcPr>
    </w:tblStylePr>
    <w:tblStylePr w:type="firstCol">
      <w:rPr>
        <w:b/>
        <w:bCs/>
      </w:rPr>
    </w:tblStylePr>
    <w:tblStylePr w:type="lastCol">
      <w:rPr>
        <w:b/>
        <w:bCs/>
      </w:rPr>
    </w:tblStylePr>
    <w:tblStylePr w:type="band1Vert">
      <w:tcPr>
        <w:shd w:val="clear" w:color="auto" w:fill="C0C0C0"/>
      </w:tcPr>
    </w:tblStylePr>
    <w:tblStylePr w:type="band1Horz">
      <w:tcPr>
        <w:shd w:val="clear" w:color="auto" w:fill="C0C0C0"/>
      </w:tcPr>
    </w:tblStylePr>
  </w:style>
  <w:style w:type="table" w:customStyle="1" w:styleId="496">
    <w:name w:val="浅色列表 - 强调文字颜色 11"/>
    <w:basedOn w:val="55"/>
    <w:qFormat/>
    <w:uiPriority w:val="61"/>
    <w:rPr>
      <w:sz w:val="22"/>
      <w:lang w:eastAsia="en-US" w:bidi="en-US"/>
    </w:rPr>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cPr>
        <w:shd w:val="clear" w:color="auto" w:fill="4F81BD"/>
      </w:tcPr>
    </w:tblStylePr>
    <w:tblStylePr w:type="lastRow">
      <w:pPr>
        <w:spacing w:before="0" w:after="0" w:line="240" w:lineRule="auto"/>
      </w:pPr>
      <w:rPr>
        <w:b/>
        <w:bCs/>
      </w:rPr>
      <w:tcPr>
        <w:tcBorders>
          <w:top w:val="double" w:color="4F81BD" w:sz="6" w:space="0"/>
          <w:left w:val="single" w:color="4F81BD" w:sz="8" w:space="0"/>
          <w:bottom w:val="single" w:color="4F81BD" w:sz="8" w:space="0"/>
          <w:right w:val="single" w:color="4F81BD"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tblStylePr w:type="band1Horz">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style>
  <w:style w:type="table" w:customStyle="1" w:styleId="497">
    <w:name w:val="浅色底纹1"/>
    <w:basedOn w:val="55"/>
    <w:qFormat/>
    <w:uiPriority w:val="60"/>
    <w:rPr>
      <w:color w:val="000000"/>
      <w:sz w:val="22"/>
      <w:lang w:eastAsia="en-US" w:bidi="en-US"/>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l2br w:val="nil"/>
          <w:tr2bl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l2br w:val="nil"/>
          <w:tr2bl w:val="nil"/>
        </w:tcBorders>
      </w:tcPr>
    </w:tblStylePr>
    <w:tblStylePr w:type="firstCol">
      <w:rPr>
        <w:b/>
        <w:bCs/>
      </w:rPr>
    </w:tblStylePr>
    <w:tblStylePr w:type="lastCol">
      <w:rPr>
        <w:b/>
        <w:bCs/>
      </w:rPr>
    </w:tblStylePr>
    <w:tblStylePr w:type="band1Vert">
      <w:tcPr>
        <w:tcBorders>
          <w:top w:val="nil"/>
          <w:left w:val="nil"/>
          <w:bottom w:val="nil"/>
          <w:right w:val="nil"/>
          <w:insideH w:val="nil"/>
          <w:insideV w:val="nil"/>
          <w:tl2br w:val="nil"/>
          <w:tr2bl w:val="nil"/>
        </w:tcBorders>
        <w:shd w:val="clear" w:color="auto" w:fill="C0C0C0"/>
      </w:tcPr>
    </w:tblStylePr>
    <w:tblStylePr w:type="band1Horz">
      <w:tcPr>
        <w:tcBorders>
          <w:top w:val="nil"/>
          <w:left w:val="nil"/>
          <w:bottom w:val="nil"/>
          <w:right w:val="nil"/>
          <w:insideH w:val="nil"/>
          <w:insideV w:val="nil"/>
          <w:tl2br w:val="nil"/>
          <w:tr2bl w:val="nil"/>
        </w:tcBorders>
        <w:shd w:val="clear" w:color="auto" w:fill="C0C0C0"/>
      </w:tcPr>
    </w:tblStylePr>
  </w:style>
  <w:style w:type="paragraph" w:customStyle="1" w:styleId="498">
    <w:name w:val="Default"/>
    <w:qFormat/>
    <w:uiPriority w:val="0"/>
    <w:pPr>
      <w:widowControl w:val="0"/>
      <w:autoSpaceDE w:val="0"/>
      <w:autoSpaceDN w:val="0"/>
      <w:adjustRightInd w:val="0"/>
    </w:pPr>
    <w:rPr>
      <w:rFonts w:ascii="黑体" w:hAnsi="Times New Roman" w:eastAsia="黑体" w:cs="黑体"/>
      <w:color w:val="000000"/>
      <w:sz w:val="24"/>
      <w:szCs w:val="24"/>
      <w:lang w:val="en-US" w:eastAsia="zh-CN" w:bidi="ar-SA"/>
    </w:rPr>
  </w:style>
  <w:style w:type="character" w:customStyle="1" w:styleId="499">
    <w:name w:val="题注 Char"/>
    <w:link w:val="17"/>
    <w:qFormat/>
    <w:uiPriority w:val="0"/>
    <w:rPr>
      <w:rFonts w:ascii="Times New Roman" w:hAnsi="Times New Roman" w:eastAsia="黑体" w:cs="Arial"/>
      <w:kern w:val="2"/>
      <w:sz w:val="21"/>
    </w:rPr>
  </w:style>
  <w:style w:type="character" w:customStyle="1" w:styleId="500">
    <w:name w:val="一级条标题 字符"/>
    <w:qFormat/>
    <w:uiPriority w:val="0"/>
    <w:rPr>
      <w:rFonts w:ascii="黑体" w:eastAsia="黑体"/>
      <w:sz w:val="21"/>
      <w:szCs w:val="21"/>
    </w:rPr>
  </w:style>
  <w:style w:type="character" w:customStyle="1" w:styleId="501">
    <w:name w:val="csg正文 Char"/>
    <w:link w:val="502"/>
    <w:qFormat/>
    <w:uiPriority w:val="0"/>
    <w:rPr>
      <w:sz w:val="21"/>
      <w:szCs w:val="21"/>
    </w:rPr>
  </w:style>
  <w:style w:type="paragraph" w:customStyle="1" w:styleId="502">
    <w:name w:val="csg正文"/>
    <w:link w:val="501"/>
    <w:qFormat/>
    <w:uiPriority w:val="0"/>
    <w:pPr>
      <w:ind w:firstLine="640" w:firstLineChars="200"/>
      <w:jc w:val="both"/>
    </w:pPr>
    <w:rPr>
      <w:rFonts w:ascii="Times New Roman" w:hAnsi="Times New Roman" w:eastAsia="宋体" w:cs="Times New Roman"/>
      <w:sz w:val="21"/>
      <w:szCs w:val="21"/>
      <w:lang w:val="en-US" w:eastAsia="zh-CN" w:bidi="ar-SA"/>
    </w:rPr>
  </w:style>
  <w:style w:type="character" w:customStyle="1" w:styleId="503">
    <w:name w:val="二级条标题 字符"/>
    <w:link w:val="348"/>
    <w:qFormat/>
    <w:uiPriority w:val="0"/>
    <w:rPr>
      <w:rFonts w:ascii="黑体" w:eastAsia="黑体"/>
      <w:b/>
      <w:sz w:val="21"/>
    </w:rPr>
  </w:style>
  <w:style w:type="paragraph" w:customStyle="1" w:styleId="504">
    <w:name w:val="Table Paragraph"/>
    <w:basedOn w:val="1"/>
    <w:qFormat/>
    <w:uiPriority w:val="1"/>
    <w:pPr>
      <w:autoSpaceDE w:val="0"/>
      <w:autoSpaceDN w:val="0"/>
      <w:ind w:left="107"/>
      <w:jc w:val="left"/>
    </w:pPr>
    <w:rPr>
      <w:rFonts w:eastAsia="Times New Roman"/>
      <w:kern w:val="0"/>
      <w:sz w:val="22"/>
      <w:lang w:eastAsia="en-US"/>
    </w:rPr>
  </w:style>
  <w:style w:type="paragraph" w:customStyle="1" w:styleId="505">
    <w:name w:val="修订3"/>
    <w:hidden/>
    <w:semiHidden/>
    <w:qFormat/>
    <w:uiPriority w:val="99"/>
    <w:rPr>
      <w:rFonts w:ascii="Times New Roman" w:hAnsi="Times New Roman" w:eastAsia="宋体" w:cs="Times New Roman"/>
      <w:kern w:val="2"/>
      <w:sz w:val="21"/>
      <w:szCs w:val="22"/>
      <w:lang w:val="en-US" w:eastAsia="zh-CN" w:bidi="ar-SA"/>
    </w:rPr>
  </w:style>
  <w:style w:type="paragraph" w:customStyle="1" w:styleId="506">
    <w:name w:val="注×：（正文）"/>
    <w:qFormat/>
    <w:uiPriority w:val="0"/>
    <w:pPr>
      <w:numPr>
        <w:ilvl w:val="0"/>
        <w:numId w:val="46"/>
      </w:numPr>
      <w:jc w:val="both"/>
    </w:pPr>
    <w:rPr>
      <w:rFonts w:ascii="宋体" w:hAnsi="Times New Roman" w:eastAsia="宋体" w:cs="Times New Roman"/>
      <w:sz w:val="18"/>
      <w:szCs w:val="18"/>
      <w:lang w:val="en-US" w:eastAsia="zh-CN" w:bidi="ar-SA"/>
    </w:rPr>
  </w:style>
  <w:style w:type="paragraph" w:customStyle="1" w:styleId="507">
    <w:name w:val="本文正文"/>
    <w:basedOn w:val="85"/>
    <w:link w:val="508"/>
    <w:qFormat/>
    <w:uiPriority w:val="0"/>
    <w:pPr>
      <w:tabs>
        <w:tab w:val="center" w:pos="4201"/>
        <w:tab w:val="right" w:leader="dot" w:pos="9298"/>
      </w:tabs>
      <w:autoSpaceDE w:val="0"/>
      <w:autoSpaceDN w:val="0"/>
      <w:ind w:firstLine="420"/>
    </w:pPr>
    <w:rPr>
      <w:lang w:val="zh-CN"/>
    </w:rPr>
  </w:style>
  <w:style w:type="character" w:customStyle="1" w:styleId="508">
    <w:name w:val="本文正文 Char"/>
    <w:link w:val="507"/>
    <w:qFormat/>
    <w:uiPriority w:val="0"/>
    <w:rPr>
      <w:rFonts w:ascii="宋体"/>
      <w:sz w:val="21"/>
      <w:lang w:val="zh-CN" w:eastAsia="zh-CN"/>
    </w:rPr>
  </w:style>
  <w:style w:type="character" w:customStyle="1" w:styleId="509">
    <w:name w:val="表格文本 Char"/>
    <w:link w:val="293"/>
    <w:qFormat/>
    <w:uiPriority w:val="0"/>
    <w:rPr>
      <w:sz w:val="24"/>
    </w:rPr>
  </w:style>
  <w:style w:type="character" w:customStyle="1" w:styleId="510">
    <w:name w:val="fontstyle01"/>
    <w:qFormat/>
    <w:uiPriority w:val="0"/>
    <w:rPr>
      <w:rFonts w:hint="default" w:ascii="TimesNewRomanPS-BoldMT" w:hAnsi="TimesNewRomanPS-BoldMT"/>
      <w:b/>
      <w:bCs/>
      <w:color w:val="000000"/>
      <w:sz w:val="18"/>
      <w:szCs w:val="18"/>
    </w:rPr>
  </w:style>
  <w:style w:type="table" w:customStyle="1" w:styleId="511">
    <w:name w:val="网格型2"/>
    <w:basedOn w:val="55"/>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12">
    <w:name w:val="网格型3"/>
    <w:basedOn w:val="55"/>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13">
    <w:name w:val="yq标题4"/>
    <w:basedOn w:val="147"/>
    <w:link w:val="514"/>
    <w:qFormat/>
    <w:uiPriority w:val="0"/>
  </w:style>
  <w:style w:type="character" w:customStyle="1" w:styleId="514">
    <w:name w:val="yq标题4 Char"/>
    <w:basedOn w:val="215"/>
    <w:link w:val="513"/>
    <w:qFormat/>
    <w:uiPriority w:val="0"/>
    <w:rPr>
      <w:rFonts w:ascii="黑体" w:hAnsi="黑体" w:eastAsia="黑体" w:cs="黑体"/>
      <w:kern w:val="2"/>
      <w:sz w:val="21"/>
      <w:szCs w:val="24"/>
    </w:rPr>
  </w:style>
  <w:style w:type="paragraph" w:customStyle="1" w:styleId="515">
    <w:name w:val="WPSOffice手动目录 1"/>
    <w:qFormat/>
    <w:uiPriority w:val="0"/>
    <w:pPr>
      <w:ind w:leftChars="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9" Type="http://schemas.openxmlformats.org/officeDocument/2006/relationships/fontTable" Target="fontTable.xml"/><Relationship Id="rId98" Type="http://schemas.openxmlformats.org/officeDocument/2006/relationships/customXml" Target="../customXml/item2.xml"/><Relationship Id="rId97" Type="http://schemas.openxmlformats.org/officeDocument/2006/relationships/numbering" Target="numbering.xml"/><Relationship Id="rId96" Type="http://schemas.openxmlformats.org/officeDocument/2006/relationships/customXml" Target="../customXml/item1.xml"/><Relationship Id="rId95" Type="http://schemas.openxmlformats.org/officeDocument/2006/relationships/image" Target="media/image39.wmf"/><Relationship Id="rId94" Type="http://schemas.openxmlformats.org/officeDocument/2006/relationships/oleObject" Target="embeddings/oleObject25.bin"/><Relationship Id="rId93" Type="http://schemas.openxmlformats.org/officeDocument/2006/relationships/image" Target="media/image38.wmf"/><Relationship Id="rId92" Type="http://schemas.openxmlformats.org/officeDocument/2006/relationships/oleObject" Target="embeddings/oleObject24.bin"/><Relationship Id="rId91" Type="http://schemas.openxmlformats.org/officeDocument/2006/relationships/image" Target="media/image37.wmf"/><Relationship Id="rId90" Type="http://schemas.openxmlformats.org/officeDocument/2006/relationships/oleObject" Target="embeddings/oleObject23.bin"/><Relationship Id="rId9" Type="http://schemas.openxmlformats.org/officeDocument/2006/relationships/header" Target="header3.xml"/><Relationship Id="rId89" Type="http://schemas.openxmlformats.org/officeDocument/2006/relationships/image" Target="media/image36.png"/><Relationship Id="rId88" Type="http://schemas.openxmlformats.org/officeDocument/2006/relationships/image" Target="media/image35.png"/><Relationship Id="rId87" Type="http://schemas.openxmlformats.org/officeDocument/2006/relationships/image" Target="media/image34.emf"/><Relationship Id="rId86" Type="http://schemas.openxmlformats.org/officeDocument/2006/relationships/image" Target="media/image33.wmf"/><Relationship Id="rId85" Type="http://schemas.openxmlformats.org/officeDocument/2006/relationships/oleObject" Target="embeddings/oleObject22.bin"/><Relationship Id="rId84" Type="http://schemas.openxmlformats.org/officeDocument/2006/relationships/image" Target="media/image32.wmf"/><Relationship Id="rId83" Type="http://schemas.openxmlformats.org/officeDocument/2006/relationships/oleObject" Target="embeddings/oleObject21.bin"/><Relationship Id="rId82" Type="http://schemas.openxmlformats.org/officeDocument/2006/relationships/image" Target="media/image31.wmf"/><Relationship Id="rId81" Type="http://schemas.openxmlformats.org/officeDocument/2006/relationships/oleObject" Target="embeddings/oleObject20.bin"/><Relationship Id="rId80" Type="http://schemas.openxmlformats.org/officeDocument/2006/relationships/oleObject" Target="embeddings/oleObject19.bin"/><Relationship Id="rId8" Type="http://schemas.openxmlformats.org/officeDocument/2006/relationships/header" Target="header2.xml"/><Relationship Id="rId79" Type="http://schemas.openxmlformats.org/officeDocument/2006/relationships/image" Target="media/image30.wmf"/><Relationship Id="rId78" Type="http://schemas.openxmlformats.org/officeDocument/2006/relationships/oleObject" Target="embeddings/oleObject18.bin"/><Relationship Id="rId77" Type="http://schemas.openxmlformats.org/officeDocument/2006/relationships/image" Target="media/image29.wmf"/><Relationship Id="rId76" Type="http://schemas.openxmlformats.org/officeDocument/2006/relationships/oleObject" Target="embeddings/oleObject17.bin"/><Relationship Id="rId75" Type="http://schemas.openxmlformats.org/officeDocument/2006/relationships/image" Target="media/image28.wmf"/><Relationship Id="rId74" Type="http://schemas.openxmlformats.org/officeDocument/2006/relationships/oleObject" Target="embeddings/oleObject16.bin"/><Relationship Id="rId73" Type="http://schemas.openxmlformats.org/officeDocument/2006/relationships/image" Target="media/image27.wmf"/><Relationship Id="rId72" Type="http://schemas.openxmlformats.org/officeDocument/2006/relationships/oleObject" Target="embeddings/oleObject15.bin"/><Relationship Id="rId71" Type="http://schemas.openxmlformats.org/officeDocument/2006/relationships/image" Target="media/image26.wmf"/><Relationship Id="rId70" Type="http://schemas.openxmlformats.org/officeDocument/2006/relationships/oleObject" Target="embeddings/oleObject14.bin"/><Relationship Id="rId7" Type="http://schemas.openxmlformats.org/officeDocument/2006/relationships/header" Target="header1.xml"/><Relationship Id="rId69" Type="http://schemas.openxmlformats.org/officeDocument/2006/relationships/image" Target="media/image25.wmf"/><Relationship Id="rId68" Type="http://schemas.openxmlformats.org/officeDocument/2006/relationships/oleObject" Target="embeddings/oleObject13.bin"/><Relationship Id="rId67" Type="http://schemas.openxmlformats.org/officeDocument/2006/relationships/image" Target="media/image24.wmf"/><Relationship Id="rId66" Type="http://schemas.openxmlformats.org/officeDocument/2006/relationships/oleObject" Target="embeddings/oleObject12.bin"/><Relationship Id="rId65" Type="http://schemas.openxmlformats.org/officeDocument/2006/relationships/image" Target="media/image23.wmf"/><Relationship Id="rId64" Type="http://schemas.openxmlformats.org/officeDocument/2006/relationships/oleObject" Target="embeddings/oleObject11.bin"/><Relationship Id="rId63" Type="http://schemas.openxmlformats.org/officeDocument/2006/relationships/image" Target="media/image22.emf"/><Relationship Id="rId62" Type="http://schemas.openxmlformats.org/officeDocument/2006/relationships/oleObject" Target="embeddings/Microsoft_Visio_2003-2010___5.vsd"/><Relationship Id="rId61" Type="http://schemas.openxmlformats.org/officeDocument/2006/relationships/image" Target="media/image21.wmf"/><Relationship Id="rId60" Type="http://schemas.openxmlformats.org/officeDocument/2006/relationships/oleObject" Target="embeddings/oleObject10.bin"/><Relationship Id="rId6" Type="http://schemas.openxmlformats.org/officeDocument/2006/relationships/endnotes" Target="endnotes.xml"/><Relationship Id="rId59" Type="http://schemas.openxmlformats.org/officeDocument/2006/relationships/image" Target="media/image20.wmf"/><Relationship Id="rId58" Type="http://schemas.openxmlformats.org/officeDocument/2006/relationships/oleObject" Target="embeddings/oleObject9.bin"/><Relationship Id="rId57" Type="http://schemas.openxmlformats.org/officeDocument/2006/relationships/image" Target="media/image19.wmf"/><Relationship Id="rId56" Type="http://schemas.openxmlformats.org/officeDocument/2006/relationships/oleObject" Target="embeddings/oleObject8.bin"/><Relationship Id="rId55" Type="http://schemas.openxmlformats.org/officeDocument/2006/relationships/image" Target="media/image18.wmf"/><Relationship Id="rId54" Type="http://schemas.openxmlformats.org/officeDocument/2006/relationships/oleObject" Target="embeddings/oleObject7.bin"/><Relationship Id="rId53" Type="http://schemas.openxmlformats.org/officeDocument/2006/relationships/image" Target="media/image17.emf"/><Relationship Id="rId52" Type="http://schemas.openxmlformats.org/officeDocument/2006/relationships/oleObject" Target="embeddings/Microsoft_Visio_2003-2010___4.vsd"/><Relationship Id="rId51" Type="http://schemas.openxmlformats.org/officeDocument/2006/relationships/image" Target="media/image16.wmf"/><Relationship Id="rId50" Type="http://schemas.openxmlformats.org/officeDocument/2006/relationships/oleObject" Target="embeddings/oleObject6.bin"/><Relationship Id="rId5" Type="http://schemas.openxmlformats.org/officeDocument/2006/relationships/footnotes" Target="footnotes.xml"/><Relationship Id="rId49" Type="http://schemas.openxmlformats.org/officeDocument/2006/relationships/image" Target="media/image15.wmf"/><Relationship Id="rId48" Type="http://schemas.openxmlformats.org/officeDocument/2006/relationships/oleObject" Target="embeddings/oleObject5.bin"/><Relationship Id="rId47" Type="http://schemas.openxmlformats.org/officeDocument/2006/relationships/image" Target="media/image14.wmf"/><Relationship Id="rId46" Type="http://schemas.openxmlformats.org/officeDocument/2006/relationships/oleObject" Target="embeddings/oleObject4.bin"/><Relationship Id="rId45" Type="http://schemas.openxmlformats.org/officeDocument/2006/relationships/image" Target="media/image13.wmf"/><Relationship Id="rId44" Type="http://schemas.openxmlformats.org/officeDocument/2006/relationships/oleObject" Target="embeddings/oleObject3.bin"/><Relationship Id="rId43" Type="http://schemas.openxmlformats.org/officeDocument/2006/relationships/image" Target="media/image12.wmf"/><Relationship Id="rId42" Type="http://schemas.openxmlformats.org/officeDocument/2006/relationships/oleObject" Target="embeddings/oleObject2.bin"/><Relationship Id="rId41" Type="http://schemas.openxmlformats.org/officeDocument/2006/relationships/image" Target="media/image11.wmf"/><Relationship Id="rId40" Type="http://schemas.openxmlformats.org/officeDocument/2006/relationships/oleObject" Target="embeddings/oleObject1.bin"/><Relationship Id="rId4" Type="http://schemas.microsoft.com/office/2011/relationships/commentsExtended" Target="commentsExtended.xml"/><Relationship Id="rId39" Type="http://schemas.openxmlformats.org/officeDocument/2006/relationships/image" Target="media/image10.png"/><Relationship Id="rId38" Type="http://schemas.openxmlformats.org/officeDocument/2006/relationships/image" Target="media/image9.png"/><Relationship Id="rId37" Type="http://schemas.openxmlformats.org/officeDocument/2006/relationships/image" Target="media/image8.png"/><Relationship Id="rId36" Type="http://schemas.openxmlformats.org/officeDocument/2006/relationships/image" Target="media/image7.png"/><Relationship Id="rId35" Type="http://schemas.openxmlformats.org/officeDocument/2006/relationships/image" Target="media/image6.png"/><Relationship Id="rId34" Type="http://schemas.openxmlformats.org/officeDocument/2006/relationships/image" Target="media/image5.png"/><Relationship Id="rId33" Type="http://schemas.openxmlformats.org/officeDocument/2006/relationships/image" Target="media/image4.png"/><Relationship Id="rId32" Type="http://schemas.openxmlformats.org/officeDocument/2006/relationships/image" Target="media/image3.emf"/><Relationship Id="rId31" Type="http://schemas.openxmlformats.org/officeDocument/2006/relationships/package" Target="embeddings/Microsoft_Visio___3.vsdx"/><Relationship Id="rId30" Type="http://schemas.openxmlformats.org/officeDocument/2006/relationships/image" Target="media/image2.emf"/><Relationship Id="rId3" Type="http://schemas.openxmlformats.org/officeDocument/2006/relationships/comments" Target="comments.xml"/><Relationship Id="rId29" Type="http://schemas.openxmlformats.org/officeDocument/2006/relationships/package" Target="embeddings/Microsoft_Visio___2.vsdx"/><Relationship Id="rId28" Type="http://schemas.openxmlformats.org/officeDocument/2006/relationships/image" Target="media/image1.emf"/><Relationship Id="rId27" Type="http://schemas.openxmlformats.org/officeDocument/2006/relationships/package" Target="embeddings/Microsoft_Visio___1.vsdx"/><Relationship Id="rId26" Type="http://schemas.openxmlformats.org/officeDocument/2006/relationships/theme" Target="theme/theme1.xml"/><Relationship Id="rId25" Type="http://schemas.openxmlformats.org/officeDocument/2006/relationships/footer" Target="footer11.xml"/><Relationship Id="rId24" Type="http://schemas.openxmlformats.org/officeDocument/2006/relationships/footer" Target="footer10.xml"/><Relationship Id="rId23" Type="http://schemas.openxmlformats.org/officeDocument/2006/relationships/header" Target="header8.xml"/><Relationship Id="rId22" Type="http://schemas.openxmlformats.org/officeDocument/2006/relationships/footer" Target="footer9.xml"/><Relationship Id="rId21" Type="http://schemas.openxmlformats.org/officeDocument/2006/relationships/footer" Target="footer8.xml"/><Relationship Id="rId20" Type="http://schemas.openxmlformats.org/officeDocument/2006/relationships/footer" Target="footer7.xml"/><Relationship Id="rId2" Type="http://schemas.openxmlformats.org/officeDocument/2006/relationships/settings" Target="settings.xml"/><Relationship Id="rId19" Type="http://schemas.openxmlformats.org/officeDocument/2006/relationships/header" Target="header7.xml"/><Relationship Id="rId18" Type="http://schemas.openxmlformats.org/officeDocument/2006/relationships/footer" Target="footer6.xml"/><Relationship Id="rId17" Type="http://schemas.openxmlformats.org/officeDocument/2006/relationships/header" Target="header6.xml"/><Relationship Id="rId16" Type="http://schemas.openxmlformats.org/officeDocument/2006/relationships/footer" Target="footer5.xml"/><Relationship Id="rId15" Type="http://schemas.openxmlformats.org/officeDocument/2006/relationships/footer" Target="footer4.xml"/><Relationship Id="rId14" Type="http://schemas.openxmlformats.org/officeDocument/2006/relationships/header" Target="header5.xml"/><Relationship Id="rId13" Type="http://schemas.openxmlformats.org/officeDocument/2006/relationships/header" Target="header4.xml"/><Relationship Id="rId12" Type="http://schemas.openxmlformats.org/officeDocument/2006/relationships/footer" Target="footer3.xml"/><Relationship Id="rId11" Type="http://schemas.openxmlformats.org/officeDocument/2006/relationships/footer" Target="footer2.xml"/><Relationship Id="rId100" Type="http://schemas.microsoft.com/office/2011/relationships/people" Target="people.xml"/><Relationship Id="rId10" Type="http://schemas.openxmlformats.org/officeDocument/2006/relationships/footer" Target="footer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D9B2904-52FC-4A9A-8FE6-86D5840DBCD3}">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45</Pages>
  <Words>8531</Words>
  <Characters>11668</Characters>
  <Lines>454</Lines>
  <Paragraphs>128</Paragraphs>
  <TotalTime>2</TotalTime>
  <ScaleCrop>false</ScaleCrop>
  <LinksUpToDate>false</LinksUpToDate>
  <CharactersWithSpaces>12080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2025-10-17T02:11:00Z</dcterms:created>
  <dc:creator>裴爱华</dc:creator>
  <cp:lastModifiedBy>黄博阳</cp:lastModifiedBy>
  <cp:lastPrinted>2024-03-22T07:25:00Z</cp:lastPrinted>
  <dcterms:modified xsi:type="dcterms:W3CDTF">2026-03-02T03:26:46Z</dcterms:modified>
  <cp:revision>135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_2015_ms_pID_725343">
    <vt:lpwstr>(3)5RzHUrrNrjYftt4INUrA4VAjwlbCS+ESKIQ3mf0De3BmKvrDDyKls+ZAaAsquZkmRAiZBkWd
TuVUfbZg8APYLuRIjJcz33CthJ49+bLrv9oRdtJbx0OvL264WKFd+yIfUqlQSOGEww1PkB+E
RRK3UelAMmOUkSQKjU5UKoGC7MmvdC/vd6L6A/Sw9hZU4eFxK67kAgle+f5SPIebY08FTfx4
HxeKLL+FRLDGx6T1sv</vt:lpwstr>
  </property>
  <property fmtid="{D5CDD505-2E9C-101B-9397-08002B2CF9AE}" pid="4" name="_2015_ms_pID_7253431">
    <vt:lpwstr>Gu0ksHsIxqaDzMGPmW3qHUDOPbU8fPLHBxBUrz9FoCdJWN+UuGhjHv
vZIe6RyJCyyyNB91IIijG7OsvT1WSr1ww8aEQn905NrTnCmDkNX4NGRQp2HBn3ht+RHI/rCK
+mYyUkg6WCSskw0Cr978GMEAdsKVLOs9ThemUXbnzEbRjCi1bca1KQIR7+0H3lfewCjJNUv+
khHprXC0zUpFcvFKBjom17mbqHV/sl/Ibep7</vt:lpwstr>
  </property>
  <property fmtid="{D5CDD505-2E9C-101B-9397-08002B2CF9AE}" pid="5" name="_2015_ms_pID_7253432">
    <vt:lpwstr>Rg==</vt:lpwstr>
  </property>
  <property fmtid="{D5CDD505-2E9C-101B-9397-08002B2CF9AE}" pid="6" name="ICV">
    <vt:lpwstr>AFFE6A72516544C69670D39D13F8CAB6</vt:lpwstr>
  </property>
  <property fmtid="{D5CDD505-2E9C-101B-9397-08002B2CF9AE}" pid="7" name="_readonly">
    <vt:lpwstr/>
  </property>
  <property fmtid="{D5CDD505-2E9C-101B-9397-08002B2CF9AE}" pid="8" name="_change">
    <vt:lpwstr/>
  </property>
  <property fmtid="{D5CDD505-2E9C-101B-9397-08002B2CF9AE}" pid="9" name="_full-control">
    <vt:lpwstr/>
  </property>
  <property fmtid="{D5CDD505-2E9C-101B-9397-08002B2CF9AE}" pid="10" name="sflag">
    <vt:lpwstr>1761186181</vt:lpwstr>
  </property>
  <property fmtid="{D5CDD505-2E9C-101B-9397-08002B2CF9AE}" pid="11" name="KSOTemplateDocerSaveRecord">
    <vt:lpwstr>eyJoZGlkIjoiNmJmMzdlYzI0NGUyOGU5ZjM2ZmE5NmZlMDk5NzYxMDkiLCJ1c2VySWQiOiI2Mjg0ODM1MzYifQ==</vt:lpwstr>
  </property>
  <property fmtid="{D5CDD505-2E9C-101B-9397-08002B2CF9AE}" pid="12" name="MTWinEqns">
    <vt:bool>true</vt:bool>
  </property>
</Properties>
</file>